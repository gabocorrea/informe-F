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E02554" w:rsidRDefault="00EE2482" w:rsidP="00EE2482">
      <w:pPr>
        <w:jc w:val="center"/>
      </w:pPr>
      <w:r w:rsidRPr="00E02554">
        <w:rPr>
          <w:b/>
          <w:rPrChange w:id="0" w:author="Gabriel Correa" w:date="2015-08-25T14:24:00Z">
            <w:rPr>
              <w:b/>
              <w:sz w:val="28"/>
            </w:rPr>
          </w:rPrChange>
        </w:rPr>
        <w:t>TEXT MINING APLICADO A DOCUMENTACIÓN DE API PARA LA DETECCIÓN DE DIRECTIVAS</w:t>
      </w: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EE2482" w:rsidRPr="00E02554" w:rsidRDefault="00EE2482" w:rsidP="00EE2482">
      <w:pPr>
        <w:jc w:val="center"/>
      </w:pPr>
    </w:p>
    <w:p w:rsidR="00EE2482" w:rsidRPr="00F00A63" w:rsidRDefault="00EE2482" w:rsidP="00EE2482">
      <w:pPr>
        <w:jc w:val="center"/>
        <w:rPr>
          <w:rFonts w:cs="Times New Roman"/>
        </w:rPr>
      </w:pPr>
      <w:r w:rsidRPr="00F00A63">
        <w:rPr>
          <w:rFonts w:cs="Times New Roman"/>
        </w:rPr>
        <w:t>GABRIEL CORREA GAETE</w:t>
      </w:r>
    </w:p>
    <w:p w:rsidR="00EE2482" w:rsidRPr="00106B0C" w:rsidRDefault="00EE2482"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1"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2" w:author="Gabriel Correa" w:date="2015-08-26T15:31:00Z">
            <w:rPr>
              <w:sz w:val="24"/>
            </w:rPr>
          </w:rPrChange>
        </w:rPr>
      </w:pPr>
      <w:r w:rsidRPr="00F00A63">
        <w:rPr>
          <w:rFonts w:ascii="Times New Roman" w:hAnsi="Times New Roman" w:cs="Times New Roman"/>
          <w:sz w:val="24"/>
        </w:rPr>
        <w:t>ROMAIN ROBBES</w:t>
      </w:r>
    </w:p>
    <w:p w:rsidR="00EE2482" w:rsidRPr="00E02554" w:rsidRDefault="00EE2482"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JORGE PÉREZ R.</w:t>
      </w:r>
    </w:p>
    <w:p w:rsidR="00EE2482" w:rsidRPr="00E02554" w:rsidRDefault="00EE2482" w:rsidP="00EE2482">
      <w:pPr>
        <w:jc w:val="center"/>
      </w:pPr>
      <w:r w:rsidRPr="00E02554">
        <w:t>BÁRBARA POBLETE L.</w:t>
      </w:r>
    </w:p>
    <w:p w:rsidR="00EE2482" w:rsidRDefault="00EE2482"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5"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6"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p w:rsidR="00465D91" w:rsidRPr="00465D91" w:rsidRDefault="00465D91">
      <w:pPr>
        <w:pStyle w:val="Sinespaciado"/>
        <w:ind w:left="4253"/>
        <w:rPr>
          <w:ins w:id="7" w:author="Gabriel Correa" w:date="2015-08-28T05:05:00Z"/>
          <w:rStyle w:val="SinespaciadoCar"/>
          <w:rFonts w:ascii="Times New Roman" w:hAnsi="Times New Roman" w:cs="Times New Roman"/>
          <w:rPrChange w:id="8" w:author="Gabriel Correa" w:date="2015-08-28T05:05:00Z">
            <w:rPr>
              <w:ins w:id="9" w:author="Gabriel Correa" w:date="2015-08-28T05:05:00Z"/>
              <w:rStyle w:val="SinespaciadoCar"/>
              <w:rFonts w:ascii="Times New Roman" w:hAnsi="Times New Roman"/>
              <w:sz w:val="24"/>
            </w:rPr>
          </w:rPrChange>
        </w:rPr>
        <w:pPrChange w:id="10" w:author="Gabriel Correa" w:date="2015-08-28T05:07:00Z">
          <w:pPr>
            <w:pStyle w:val="Sinespaciado"/>
            <w:ind w:left="4395"/>
          </w:pPr>
        </w:pPrChange>
      </w:pPr>
      <w:bookmarkStart w:id="11" w:name="_Ref405455820"/>
      <w:ins w:id="12" w:author="Gabriel Correa" w:date="2015-08-28T05:05:00Z">
        <w:r w:rsidRPr="00465D91">
          <w:rPr>
            <w:rFonts w:ascii="Times New Roman" w:hAnsi="Times New Roman" w:cs="Times New Roman"/>
            <w:lang w:bidi="en-US"/>
            <w:rPrChange w:id="13" w:author="Gabriel Correa" w:date="2015-08-28T05:05:00Z">
              <w:rPr>
                <w:lang w:bidi="en-US"/>
              </w:rPr>
            </w:rPrChange>
          </w:rPr>
          <w:lastRenderedPageBreak/>
          <w:t xml:space="preserve">RESUMEN DE LA MEMORIA PARA OPTAR </w:t>
        </w:r>
        <w:r w:rsidRPr="00465D91">
          <w:rPr>
            <w:rStyle w:val="SinespaciadoCar"/>
            <w:rFonts w:ascii="Times New Roman" w:hAnsi="Times New Roman" w:cs="Times New Roman"/>
            <w:rPrChange w:id="14" w:author="Gabriel Correa" w:date="2015-08-28T05:05:00Z">
              <w:rPr>
                <w:rStyle w:val="SinespaciadoCar"/>
              </w:rPr>
            </w:rPrChange>
          </w:rPr>
          <w:t xml:space="preserve">AL TÍTULO DE INGENIERO CIVIL </w:t>
        </w:r>
      </w:ins>
      <w:ins w:id="15" w:author="Gabriel Correa" w:date="2015-08-28T05:07:00Z">
        <w:r>
          <w:rPr>
            <w:rStyle w:val="SinespaciadoCar"/>
            <w:rFonts w:ascii="Times New Roman" w:hAnsi="Times New Roman" w:cs="Times New Roman"/>
          </w:rPr>
          <w:t>EN COMPUTACIÓN</w:t>
        </w:r>
      </w:ins>
    </w:p>
    <w:p w:rsidR="00465D91" w:rsidRPr="00465D91" w:rsidRDefault="00465D91">
      <w:pPr>
        <w:pStyle w:val="Sinespaciado"/>
        <w:ind w:left="4253"/>
        <w:rPr>
          <w:ins w:id="16" w:author="Gabriel Correa" w:date="2015-08-28T05:05:00Z"/>
          <w:rStyle w:val="SinespaciadoCar"/>
          <w:rFonts w:ascii="Times New Roman" w:hAnsi="Times New Roman" w:cs="Times New Roman"/>
          <w:rPrChange w:id="17" w:author="Gabriel Correa" w:date="2015-08-28T05:05:00Z">
            <w:rPr>
              <w:ins w:id="18" w:author="Gabriel Correa" w:date="2015-08-28T05:05:00Z"/>
              <w:rStyle w:val="SinespaciadoCar"/>
            </w:rPr>
          </w:rPrChange>
        </w:rPr>
        <w:pPrChange w:id="19" w:author="Gabriel Correa" w:date="2015-08-28T05:07:00Z">
          <w:pPr>
            <w:pStyle w:val="Sinespaciado"/>
            <w:ind w:left="4395"/>
          </w:pPr>
        </w:pPrChange>
      </w:pPr>
      <w:ins w:id="20" w:author="Gabriel Correa" w:date="2015-08-28T05:05:00Z">
        <w:r w:rsidRPr="00465D91">
          <w:rPr>
            <w:rStyle w:val="SinespaciadoCar"/>
            <w:rFonts w:ascii="Times New Roman" w:hAnsi="Times New Roman" w:cs="Times New Roman"/>
            <w:rPrChange w:id="21" w:author="Gabriel Correa" w:date="2015-08-28T05:05:00Z">
              <w:rPr>
                <w:rStyle w:val="SinespaciadoCar"/>
              </w:rPr>
            </w:rPrChange>
          </w:rPr>
          <w:t xml:space="preserve">POR: </w:t>
        </w:r>
        <w:r>
          <w:rPr>
            <w:rStyle w:val="SinespaciadoCar"/>
            <w:rFonts w:ascii="Times New Roman" w:hAnsi="Times New Roman" w:cs="Times New Roman"/>
          </w:rPr>
          <w:t>GABRIEL CORREA GAETE</w:t>
        </w:r>
      </w:ins>
    </w:p>
    <w:p w:rsidR="00465D91" w:rsidRPr="00465D91" w:rsidRDefault="00465D91">
      <w:pPr>
        <w:pStyle w:val="Sinespaciado"/>
        <w:ind w:left="4253"/>
        <w:rPr>
          <w:ins w:id="22" w:author="Gabriel Correa" w:date="2015-08-28T05:05:00Z"/>
          <w:rStyle w:val="SinespaciadoCar"/>
          <w:rFonts w:ascii="Times New Roman" w:hAnsi="Times New Roman" w:cs="Times New Roman"/>
          <w:rPrChange w:id="23" w:author="Gabriel Correa" w:date="2015-08-28T05:05:00Z">
            <w:rPr>
              <w:ins w:id="24" w:author="Gabriel Correa" w:date="2015-08-28T05:05:00Z"/>
              <w:rStyle w:val="SinespaciadoCar"/>
            </w:rPr>
          </w:rPrChange>
        </w:rPr>
        <w:pPrChange w:id="25" w:author="Gabriel Correa" w:date="2015-08-28T05:07:00Z">
          <w:pPr>
            <w:pStyle w:val="Sinespaciado"/>
            <w:ind w:left="4395"/>
          </w:pPr>
        </w:pPrChange>
      </w:pPr>
      <w:ins w:id="26" w:author="Gabriel Correa" w:date="2015-08-28T05:05:00Z">
        <w:r w:rsidRPr="00465D91">
          <w:rPr>
            <w:rStyle w:val="SinespaciadoCar"/>
            <w:rFonts w:ascii="Times New Roman" w:hAnsi="Times New Roman" w:cs="Times New Roman"/>
            <w:rPrChange w:id="27" w:author="Gabriel Correa" w:date="2015-08-28T05:05:00Z">
              <w:rPr>
                <w:rStyle w:val="SinespaciadoCar"/>
              </w:rPr>
            </w:rPrChange>
          </w:rPr>
          <w:t xml:space="preserve">FECHA: </w:t>
        </w:r>
      </w:ins>
      <w:ins w:id="28" w:author="Gabriel Correa" w:date="2015-08-28T05:06:00Z">
        <w:r>
          <w:rPr>
            <w:rStyle w:val="SinespaciadoCar"/>
            <w:rFonts w:ascii="Times New Roman" w:hAnsi="Times New Roman" w:cs="Times New Roman"/>
          </w:rPr>
          <w:t>28</w:t>
        </w:r>
      </w:ins>
      <w:ins w:id="29" w:author="Gabriel Correa" w:date="2015-08-28T05:05:00Z">
        <w:r w:rsidRPr="00465D91">
          <w:rPr>
            <w:rStyle w:val="SinespaciadoCar"/>
            <w:rFonts w:ascii="Times New Roman" w:hAnsi="Times New Roman" w:cs="Times New Roman"/>
            <w:rPrChange w:id="30" w:author="Gabriel Correa" w:date="2015-08-28T05:05:00Z">
              <w:rPr>
                <w:rStyle w:val="SinespaciadoCar"/>
              </w:rPr>
            </w:rPrChange>
          </w:rPr>
          <w:t xml:space="preserve"> DE </w:t>
        </w:r>
      </w:ins>
      <w:ins w:id="31" w:author="Gabriel Correa" w:date="2015-08-28T05:06:00Z">
        <w:r>
          <w:rPr>
            <w:rStyle w:val="SinespaciadoCar"/>
            <w:rFonts w:ascii="Times New Roman" w:hAnsi="Times New Roman" w:cs="Times New Roman"/>
          </w:rPr>
          <w:t xml:space="preserve">AGOSTO </w:t>
        </w:r>
      </w:ins>
      <w:ins w:id="32" w:author="Gabriel Correa" w:date="2015-08-28T05:05:00Z">
        <w:r w:rsidRPr="00465D91">
          <w:rPr>
            <w:rStyle w:val="SinespaciadoCar"/>
            <w:rFonts w:ascii="Times New Roman" w:hAnsi="Times New Roman" w:cs="Times New Roman"/>
          </w:rPr>
          <w:t>DE 201</w:t>
        </w:r>
      </w:ins>
      <w:ins w:id="33" w:author="Gabriel Correa" w:date="2015-08-28T05:06:00Z">
        <w:r>
          <w:rPr>
            <w:rStyle w:val="SinespaciadoCar"/>
            <w:rFonts w:ascii="Times New Roman" w:hAnsi="Times New Roman" w:cs="Times New Roman"/>
          </w:rPr>
          <w:t>5</w:t>
        </w:r>
      </w:ins>
    </w:p>
    <w:p w:rsidR="00465D91" w:rsidRPr="00465D91" w:rsidRDefault="00465D91">
      <w:pPr>
        <w:ind w:left="4253"/>
        <w:rPr>
          <w:ins w:id="34" w:author="Gabriel Correa" w:date="2015-08-28T05:05:00Z"/>
          <w:rStyle w:val="SinespaciadoCar"/>
          <w:rFonts w:asciiTheme="minorHAnsi" w:hAnsiTheme="minorHAnsi" w:cs="Times New Roman"/>
          <w:sz w:val="22"/>
        </w:rPr>
        <w:pPrChange w:id="35" w:author="Gabriel Correa" w:date="2015-08-28T05:07:00Z">
          <w:pPr>
            <w:ind w:left="4395"/>
          </w:pPr>
        </w:pPrChange>
      </w:pPr>
      <w:ins w:id="36" w:author="Gabriel Correa" w:date="2015-08-28T05:05:00Z">
        <w:r w:rsidRPr="00465D91">
          <w:rPr>
            <w:rStyle w:val="SinespaciadoCar"/>
            <w:rFonts w:cs="Times New Roman"/>
          </w:rPr>
          <w:t xml:space="preserve">PROF. GUÍA: </w:t>
        </w:r>
      </w:ins>
      <w:ins w:id="37" w:author="Gabriel Correa" w:date="2015-08-28T05:06:00Z">
        <w:r>
          <w:rPr>
            <w:rStyle w:val="SinespaciadoCar"/>
            <w:rFonts w:cs="Times New Roman"/>
          </w:rPr>
          <w:t>DR</w:t>
        </w:r>
      </w:ins>
      <w:ins w:id="38" w:author="Gabriel Correa" w:date="2015-08-28T05:05:00Z">
        <w:r w:rsidRPr="00465D91">
          <w:rPr>
            <w:rStyle w:val="SinespaciadoCar"/>
            <w:rFonts w:cs="Times New Roman"/>
          </w:rPr>
          <w:t xml:space="preserve">. </w:t>
        </w:r>
      </w:ins>
      <w:ins w:id="39" w:author="Gabriel Correa" w:date="2015-08-28T05:06:00Z">
        <w:r>
          <w:rPr>
            <w:rStyle w:val="SinespaciadoCar"/>
            <w:rFonts w:cs="Times New Roman"/>
          </w:rPr>
          <w:t>ROMAIN ROBBES</w:t>
        </w:r>
      </w:ins>
    </w:p>
    <w:p w:rsidR="00465D91" w:rsidRPr="00465D91" w:rsidRDefault="00465D91" w:rsidP="00465D91">
      <w:pPr>
        <w:jc w:val="center"/>
        <w:rPr>
          <w:ins w:id="40" w:author="Gabriel Correa" w:date="2015-08-28T05:05:00Z"/>
          <w:rFonts w:cs="Times New Roman"/>
          <w:b/>
          <w:lang w:bidi="en-US"/>
        </w:rPr>
      </w:pPr>
      <w:ins w:id="41" w:author="Gabriel Correa" w:date="2015-08-28T05:05:00Z">
        <w:r w:rsidRPr="00465D91">
          <w:rPr>
            <w:rFonts w:cs="Times New Roman"/>
            <w:b/>
            <w:lang w:bidi="en-US"/>
          </w:rPr>
          <w:t>“</w:t>
        </w:r>
      </w:ins>
      <w:ins w:id="42" w:author="Gabriel Correa" w:date="2015-08-28T05:09:00Z">
        <w:r w:rsidR="00433F78" w:rsidRPr="00433F78">
          <w:rPr>
            <w:rFonts w:cs="Times New Roman"/>
            <w:b/>
            <w:lang w:bidi="en-US"/>
          </w:rPr>
          <w:t>TEXT MINING APLICADO A DOCUMENTACIÓN DE API PARA LA DETECCIÓN DE DIRECTIVAS</w:t>
        </w:r>
      </w:ins>
      <w:ins w:id="43" w:author="Gabriel Correa" w:date="2015-08-28T05:05:00Z">
        <w:r w:rsidRPr="00465D91">
          <w:rPr>
            <w:rFonts w:cs="Times New Roman"/>
            <w:b/>
            <w:lang w:bidi="en-US"/>
          </w:rPr>
          <w:t>”</w:t>
        </w:r>
      </w:ins>
    </w:p>
    <w:p w:rsidR="00233A49" w:rsidRDefault="00233A49">
      <w:pPr>
        <w:spacing w:after="200" w:line="276" w:lineRule="auto"/>
        <w:jc w:val="left"/>
        <w:rPr>
          <w:ins w:id="44" w:author="Gabriel Correa" w:date="2015-08-28T05:49:00Z"/>
        </w:rPr>
      </w:pPr>
      <w:ins w:id="45" w:author="Gabriel Correa" w:date="2015-08-28T05:15:00Z">
        <w:r>
          <w:rPr>
            <w:lang w:bidi="en-US"/>
          </w:rPr>
          <w:t xml:space="preserve">En esta memoria de Título se estudia la </w:t>
        </w:r>
      </w:ins>
      <w:ins w:id="46" w:author="Gabriel Correa" w:date="2015-08-28T05:16:00Z">
        <w:r>
          <w:rPr>
            <w:lang w:bidi="en-US"/>
          </w:rPr>
          <w:t>factibilidad de detectar directivas de API usando</w:t>
        </w:r>
      </w:ins>
      <w:ins w:id="47" w:author="Gabriel Correa" w:date="2015-08-28T05:18:00Z">
        <w:r>
          <w:rPr>
            <w:lang w:bidi="en-US"/>
          </w:rPr>
          <w:t xml:space="preserve"> </w:t>
        </w:r>
      </w:ins>
      <w:ins w:id="48" w:author="Gabriel Correa" w:date="2015-08-28T05:16:00Z">
        <w:r>
          <w:rPr>
            <w:lang w:bidi="en-US"/>
          </w:rPr>
          <w:t xml:space="preserve">herramientas </w:t>
        </w:r>
      </w:ins>
      <w:ins w:id="49" w:author="Gabriel Correa" w:date="2015-08-28T06:17:00Z">
        <w:r w:rsidR="000B16CF">
          <w:rPr>
            <w:lang w:bidi="en-US"/>
          </w:rPr>
          <w:t xml:space="preserve">de </w:t>
        </w:r>
      </w:ins>
      <w:ins w:id="50" w:author="Gabriel Correa" w:date="2015-08-28T05:18:00Z">
        <w:r>
          <w:rPr>
            <w:lang w:bidi="en-US"/>
          </w:rPr>
          <w:t xml:space="preserve">Machine </w:t>
        </w:r>
        <w:proofErr w:type="spellStart"/>
        <w:r>
          <w:rPr>
            <w:lang w:bidi="en-US"/>
          </w:rPr>
          <w:t>Learning</w:t>
        </w:r>
        <w:proofErr w:type="spellEnd"/>
        <w:r>
          <w:rPr>
            <w:lang w:bidi="en-US"/>
          </w:rPr>
          <w:t xml:space="preserve"> y </w:t>
        </w:r>
      </w:ins>
      <w:ins w:id="51" w:author="Gabriel Correa" w:date="2015-08-28T05:16:00Z">
        <w:r>
          <w:rPr>
            <w:lang w:bidi="en-US"/>
          </w:rPr>
          <w:t>Text Mining</w:t>
        </w:r>
      </w:ins>
      <w:ins w:id="52" w:author="Gabriel Correa" w:date="2015-08-28T05:22:00Z">
        <w:r w:rsidR="00671D4D">
          <w:rPr>
            <w:lang w:bidi="en-US"/>
          </w:rPr>
          <w:t xml:space="preserve">. Las directivas </w:t>
        </w:r>
        <w:r w:rsidR="00154490">
          <w:rPr>
            <w:lang w:bidi="en-US"/>
          </w:rPr>
          <w:t>son instrucciones</w:t>
        </w:r>
      </w:ins>
      <w:ins w:id="53" w:author="Gabriel Correa" w:date="2015-08-28T05:24:00Z">
        <w:r w:rsidR="00154490">
          <w:rPr>
            <w:lang w:bidi="en-US"/>
          </w:rPr>
          <w:t xml:space="preserve"> </w:t>
        </w:r>
      </w:ins>
      <w:ins w:id="54" w:author="Gabriel Correa" w:date="2015-08-28T05:35:00Z">
        <w:r w:rsidR="00671D4D">
          <w:rPr>
            <w:lang w:bidi="en-US"/>
          </w:rPr>
          <w:t xml:space="preserve">importantes sobre </w:t>
        </w:r>
      </w:ins>
      <w:ins w:id="55" w:author="Gabriel Correa" w:date="2015-08-28T05:34:00Z">
        <w:r w:rsidR="00671D4D">
          <w:rPr>
            <w:lang w:bidi="en-US"/>
          </w:rPr>
          <w:t>e</w:t>
        </w:r>
      </w:ins>
      <w:ins w:id="56" w:author="Gabriel Correa" w:date="2015-08-28T05:35:00Z">
        <w:r w:rsidR="00671D4D">
          <w:rPr>
            <w:lang w:bidi="en-US"/>
          </w:rPr>
          <w:t>l correcto</w:t>
        </w:r>
      </w:ins>
      <w:ins w:id="57" w:author="Gabriel Correa" w:date="2015-08-28T05:34:00Z">
        <w:r w:rsidR="00671D4D">
          <w:rPr>
            <w:lang w:bidi="en-US"/>
          </w:rPr>
          <w:t xml:space="preserve"> uso de </w:t>
        </w:r>
      </w:ins>
      <w:ins w:id="58" w:author="Gabriel Correa" w:date="2015-08-28T05:35:00Z">
        <w:r w:rsidR="00671D4D">
          <w:rPr>
            <w:lang w:bidi="en-US"/>
          </w:rPr>
          <w:t>una</w:t>
        </w:r>
      </w:ins>
      <w:ins w:id="59" w:author="Gabriel Correa" w:date="2015-08-28T05:34:00Z">
        <w:r w:rsidR="00671D4D">
          <w:rPr>
            <w:lang w:bidi="en-US"/>
          </w:rPr>
          <w:t xml:space="preserve"> API</w:t>
        </w:r>
      </w:ins>
      <w:ins w:id="60" w:author="Gabriel Correa" w:date="2015-08-28T05:37:00Z">
        <w:r w:rsidR="00671D4D">
          <w:rPr>
            <w:lang w:bidi="en-US"/>
          </w:rPr>
          <w:t xml:space="preserve"> </w:t>
        </w:r>
      </w:ins>
      <w:ins w:id="61" w:author="Gabriel Correa" w:date="2015-08-28T05:38:00Z">
        <w:r w:rsidR="00671D4D">
          <w:rPr>
            <w:lang w:bidi="en-US"/>
          </w:rPr>
          <w:t xml:space="preserve">junto con restricciones y precauciones para </w:t>
        </w:r>
      </w:ins>
      <w:ins w:id="62" w:author="Gabriel Correa" w:date="2015-08-28T06:08:00Z">
        <w:r w:rsidR="00127CE8">
          <w:rPr>
            <w:lang w:bidi="en-US"/>
          </w:rPr>
          <w:t>prevenir</w:t>
        </w:r>
      </w:ins>
      <w:ins w:id="63" w:author="Gabriel Correa" w:date="2015-08-28T05:38:00Z">
        <w:r w:rsidR="00671D4D">
          <w:rPr>
            <w:lang w:bidi="en-US"/>
          </w:rPr>
          <w:t xml:space="preserve"> errores. </w:t>
        </w:r>
      </w:ins>
      <w:ins w:id="64" w:author="Gabriel Correa" w:date="2015-08-28T05:40:00Z">
        <w:r w:rsidR="00781AF5">
          <w:rPr>
            <w:lang w:bidi="en-US"/>
          </w:rPr>
          <w:t>Sin embargo</w:t>
        </w:r>
      </w:ins>
      <w:ins w:id="65" w:author="Gabriel Correa" w:date="2015-08-28T07:11:00Z">
        <w:r w:rsidR="00D53013">
          <w:rPr>
            <w:lang w:bidi="en-US"/>
          </w:rPr>
          <w:t>,</w:t>
        </w:r>
      </w:ins>
      <w:ins w:id="66" w:author="Gabriel Correa" w:date="2015-08-28T05:40:00Z">
        <w:r w:rsidR="00781AF5">
          <w:rPr>
            <w:lang w:bidi="en-US"/>
          </w:rPr>
          <w:t xml:space="preserve"> existe la necesidad de destacar las directivas </w:t>
        </w:r>
      </w:ins>
      <w:ins w:id="67" w:author="Gabriel Correa" w:date="2015-08-28T07:11:00Z">
        <w:r w:rsidR="00D53013">
          <w:rPr>
            <w:lang w:bidi="en-US"/>
          </w:rPr>
          <w:t>ya que</w:t>
        </w:r>
      </w:ins>
      <w:ins w:id="68" w:author="Gabriel Correa" w:date="2015-08-28T05:42:00Z">
        <w:r w:rsidR="00781AF5">
          <w:rPr>
            <w:lang w:bidi="en-US"/>
          </w:rPr>
          <w:t xml:space="preserve"> pueden pasar desapercibidas para los desarrolladores de software.</w:t>
        </w:r>
      </w:ins>
      <w:ins w:id="69" w:author="Gabriel Correa" w:date="2015-08-28T05:43:00Z">
        <w:r w:rsidR="00E724B1" w:rsidRPr="00E724B1">
          <w:t xml:space="preserve"> </w:t>
        </w:r>
        <w:r w:rsidR="00E724B1">
          <w:t xml:space="preserve">El objetivo general de este trabajo es diseñar e implementar un sistema de detección </w:t>
        </w:r>
        <w:proofErr w:type="spellStart"/>
        <w:r w:rsidR="00E724B1">
          <w:t>semi</w:t>
        </w:r>
        <w:proofErr w:type="spellEnd"/>
        <w:r w:rsidR="00E724B1">
          <w:t xml:space="preserve">-automático de directivas de API. </w:t>
        </w:r>
      </w:ins>
      <w:ins w:id="70" w:author="Gabriel Correa" w:date="2015-08-28T05:47:00Z">
        <w:r w:rsidR="00D53013">
          <w:t xml:space="preserve">En </w:t>
        </w:r>
      </w:ins>
      <w:ins w:id="71" w:author="Gabriel Correa" w:date="2015-08-28T07:12:00Z">
        <w:r w:rsidR="00D53013">
          <w:t>este</w:t>
        </w:r>
      </w:ins>
      <w:ins w:id="72" w:author="Gabriel Correa" w:date="2015-08-28T05:47:00Z">
        <w:r w:rsidR="004E41BB">
          <w:t xml:space="preserve"> </w:t>
        </w:r>
      </w:ins>
      <w:ins w:id="73" w:author="Gabriel Correa" w:date="2015-08-28T07:12:00Z">
        <w:r w:rsidR="00D53013">
          <w:t>proyecto</w:t>
        </w:r>
      </w:ins>
      <w:ins w:id="74" w:author="Gabriel Correa" w:date="2015-08-28T05:44:00Z">
        <w:r w:rsidR="00E724B1">
          <w:t xml:space="preserve"> se realiza una </w:t>
        </w:r>
      </w:ins>
      <w:ins w:id="75" w:author="Gabriel Correa" w:date="2015-08-28T05:43:00Z">
        <w:r w:rsidR="00E724B1">
          <w:t xml:space="preserve">búsqueda de los mejores algoritmos de Machine </w:t>
        </w:r>
        <w:proofErr w:type="spellStart"/>
        <w:r w:rsidR="00E724B1">
          <w:t>Learning</w:t>
        </w:r>
        <w:proofErr w:type="spellEnd"/>
        <w:r w:rsidR="00E724B1">
          <w:t xml:space="preserve"> para detectar </w:t>
        </w:r>
      </w:ins>
      <w:ins w:id="76" w:author="Gabriel Correa" w:date="2015-08-28T05:45:00Z">
        <w:r w:rsidR="00E724B1">
          <w:t xml:space="preserve">las </w:t>
        </w:r>
      </w:ins>
      <w:ins w:id="77" w:author="Gabriel Correa" w:date="2015-08-28T05:43:00Z">
        <w:r w:rsidR="00E724B1">
          <w:t>directivas</w:t>
        </w:r>
      </w:ins>
      <w:ins w:id="78" w:author="Gabriel Correa" w:date="2015-08-28T05:45:00Z">
        <w:r w:rsidR="00E724B1">
          <w:t xml:space="preserve"> de una API</w:t>
        </w:r>
      </w:ins>
      <w:ins w:id="79" w:author="Gabriel Correa" w:date="2015-08-28T05:43:00Z">
        <w:r w:rsidR="00E724B1">
          <w:t>.</w:t>
        </w:r>
      </w:ins>
    </w:p>
    <w:p w:rsidR="002E2DCA" w:rsidRDefault="00B12DF9">
      <w:pPr>
        <w:spacing w:after="200" w:line="276" w:lineRule="auto"/>
        <w:jc w:val="left"/>
        <w:rPr>
          <w:ins w:id="80" w:author="Gabriel Correa" w:date="2015-08-28T07:00:00Z"/>
          <w:lang w:bidi="en-US"/>
        </w:rPr>
      </w:pPr>
      <w:ins w:id="81" w:author="Gabriel Correa" w:date="2015-08-28T05:51:00Z">
        <w:r>
          <w:rPr>
            <w:lang w:bidi="en-US"/>
          </w:rPr>
          <w:t xml:space="preserve">Se realizaron una serie de experimentos de Text Mining para evaluar </w:t>
        </w:r>
      </w:ins>
      <w:ins w:id="82" w:author="Gabriel Correa" w:date="2015-08-28T05:55:00Z">
        <w:r>
          <w:rPr>
            <w:lang w:bidi="en-US"/>
          </w:rPr>
          <w:t>la precisión</w:t>
        </w:r>
      </w:ins>
      <w:ins w:id="83" w:author="Gabriel Correa" w:date="2015-08-28T05:51:00Z">
        <w:r>
          <w:rPr>
            <w:lang w:bidi="en-US"/>
          </w:rPr>
          <w:t xml:space="preserve"> de algoritmos que </w:t>
        </w:r>
      </w:ins>
      <w:ins w:id="84" w:author="Gabriel Correa" w:date="2015-08-28T05:53:00Z">
        <w:r>
          <w:rPr>
            <w:lang w:bidi="en-US"/>
          </w:rPr>
          <w:t xml:space="preserve">intentan </w:t>
        </w:r>
      </w:ins>
      <w:ins w:id="85" w:author="Gabriel Correa" w:date="2015-08-28T05:54:00Z">
        <w:r>
          <w:rPr>
            <w:lang w:bidi="en-US"/>
          </w:rPr>
          <w:t xml:space="preserve">separar las frases de una documentación en </w:t>
        </w:r>
        <w:r>
          <w:rPr>
            <w:i/>
            <w:lang w:bidi="en-US"/>
          </w:rPr>
          <w:t xml:space="preserve">directivas </w:t>
        </w:r>
        <w:r>
          <w:rPr>
            <w:lang w:bidi="en-US"/>
          </w:rPr>
          <w:t xml:space="preserve">y en </w:t>
        </w:r>
        <w:r>
          <w:rPr>
            <w:i/>
            <w:lang w:bidi="en-US"/>
          </w:rPr>
          <w:t>no-directivas</w:t>
        </w:r>
        <w:r>
          <w:rPr>
            <w:lang w:bidi="en-US"/>
          </w:rPr>
          <w:t>.</w:t>
        </w:r>
      </w:ins>
      <w:ins w:id="86" w:author="Gabriel Correa" w:date="2015-08-28T05:56:00Z">
        <w:r w:rsidR="008B4F10">
          <w:rPr>
            <w:lang w:bidi="en-US"/>
          </w:rPr>
          <w:t xml:space="preserve"> </w:t>
        </w:r>
      </w:ins>
      <w:ins w:id="87" w:author="Gabriel Correa" w:date="2015-08-28T07:13:00Z">
        <w:r w:rsidR="00553CB8">
          <w:rPr>
            <w:lang w:bidi="en-US"/>
          </w:rPr>
          <w:t>Previo a la realización de los experimentos</w:t>
        </w:r>
      </w:ins>
      <w:ins w:id="88" w:author="Gabriel Correa" w:date="2015-08-28T07:14:00Z">
        <w:r w:rsidR="00553CB8">
          <w:rPr>
            <w:lang w:bidi="en-US"/>
          </w:rPr>
          <w:t>,</w:t>
        </w:r>
      </w:ins>
      <w:ins w:id="89" w:author="Gabriel Correa" w:date="2015-08-28T05:56:00Z">
        <w:r w:rsidR="008B4F10">
          <w:rPr>
            <w:lang w:bidi="en-US"/>
          </w:rPr>
          <w:t xml:space="preserve"> fue necesario </w:t>
        </w:r>
      </w:ins>
      <w:ins w:id="90" w:author="Gabriel Correa" w:date="2015-08-28T05:58:00Z">
        <w:r w:rsidR="008B4F10">
          <w:rPr>
            <w:lang w:bidi="en-US"/>
          </w:rPr>
          <w:t>reunir</w:t>
        </w:r>
      </w:ins>
      <w:ins w:id="91" w:author="Gabriel Correa" w:date="2015-08-28T05:56:00Z">
        <w:r w:rsidR="008B4F10">
          <w:rPr>
            <w:lang w:bidi="en-US"/>
          </w:rPr>
          <w:t xml:space="preserve"> </w:t>
        </w:r>
      </w:ins>
      <w:ins w:id="92" w:author="Gabriel Correa" w:date="2015-08-28T05:58:00Z">
        <w:r w:rsidR="008B4F10">
          <w:rPr>
            <w:lang w:bidi="en-US"/>
          </w:rPr>
          <w:t xml:space="preserve">una </w:t>
        </w:r>
      </w:ins>
      <w:ins w:id="93" w:author="Gabriel Correa" w:date="2015-08-28T06:10:00Z">
        <w:r w:rsidR="00113B3E">
          <w:rPr>
            <w:lang w:bidi="en-US"/>
          </w:rPr>
          <w:t>colección</w:t>
        </w:r>
      </w:ins>
      <w:ins w:id="94" w:author="Gabriel Correa" w:date="2015-08-28T06:11:00Z">
        <w:r w:rsidR="00113B3E">
          <w:rPr>
            <w:lang w:bidi="en-US"/>
          </w:rPr>
          <w:t xml:space="preserve"> </w:t>
        </w:r>
      </w:ins>
      <w:ins w:id="95" w:author="Gabriel Correa" w:date="2015-08-28T06:01:00Z">
        <w:r w:rsidR="00113B3E">
          <w:rPr>
            <w:lang w:bidi="en-US"/>
          </w:rPr>
          <w:t xml:space="preserve">de </w:t>
        </w:r>
        <w:r w:rsidR="00113B3E" w:rsidRPr="00113B3E">
          <w:rPr>
            <w:i/>
            <w:lang w:bidi="en-US"/>
            <w:rPrChange w:id="96" w:author="Gabriel Correa" w:date="2015-08-28T06:10:00Z">
              <w:rPr>
                <w:lang w:bidi="en-US"/>
              </w:rPr>
            </w:rPrChange>
          </w:rPr>
          <w:t>directivas</w:t>
        </w:r>
        <w:r w:rsidR="00113B3E">
          <w:rPr>
            <w:lang w:bidi="en-US"/>
          </w:rPr>
          <w:t xml:space="preserve"> y de </w:t>
        </w:r>
      </w:ins>
      <w:ins w:id="97" w:author="Gabriel Correa" w:date="2015-08-28T06:10:00Z">
        <w:r w:rsidR="00113B3E" w:rsidRPr="00113B3E">
          <w:rPr>
            <w:i/>
            <w:lang w:bidi="en-US"/>
            <w:rPrChange w:id="98" w:author="Gabriel Correa" w:date="2015-08-28T06:10:00Z">
              <w:rPr>
                <w:lang w:bidi="en-US"/>
              </w:rPr>
            </w:rPrChange>
          </w:rPr>
          <w:t>no-directivas</w:t>
        </w:r>
      </w:ins>
      <w:ins w:id="99" w:author="Gabriel Correa" w:date="2015-08-28T06:01:00Z">
        <w:r w:rsidR="00127CE8">
          <w:rPr>
            <w:lang w:bidi="en-US"/>
          </w:rPr>
          <w:t xml:space="preserve">, requeridos para </w:t>
        </w:r>
      </w:ins>
      <w:ins w:id="100" w:author="Gabriel Correa" w:date="2015-08-28T06:02:00Z">
        <w:r w:rsidR="00127CE8">
          <w:rPr>
            <w:lang w:bidi="en-US"/>
          </w:rPr>
          <w:t>‘</w:t>
        </w:r>
      </w:ins>
      <w:ins w:id="101" w:author="Gabriel Correa" w:date="2015-08-28T06:01:00Z">
        <w:r w:rsidR="00127CE8">
          <w:rPr>
            <w:lang w:bidi="en-US"/>
          </w:rPr>
          <w:t>entrenar</w:t>
        </w:r>
      </w:ins>
      <w:ins w:id="102" w:author="Gabriel Correa" w:date="2015-08-28T06:02:00Z">
        <w:r w:rsidR="00127CE8">
          <w:rPr>
            <w:lang w:bidi="en-US"/>
          </w:rPr>
          <w:t>’</w:t>
        </w:r>
        <w:r w:rsidR="00113B3E">
          <w:rPr>
            <w:lang w:bidi="en-US"/>
          </w:rPr>
          <w:t xml:space="preserve"> los programas de Machine </w:t>
        </w:r>
        <w:proofErr w:type="spellStart"/>
        <w:r w:rsidR="00113B3E">
          <w:rPr>
            <w:lang w:bidi="en-US"/>
          </w:rPr>
          <w:t>Learning</w:t>
        </w:r>
      </w:ins>
      <w:proofErr w:type="spellEnd"/>
      <w:ins w:id="103" w:author="Gabriel Correa" w:date="2015-08-28T06:03:00Z">
        <w:r w:rsidR="00127CE8">
          <w:rPr>
            <w:lang w:bidi="en-US"/>
          </w:rPr>
          <w:t xml:space="preserve">. </w:t>
        </w:r>
      </w:ins>
      <w:ins w:id="104" w:author="Gabriel Correa" w:date="2015-08-28T06:14:00Z">
        <w:r w:rsidR="00113B3E">
          <w:rPr>
            <w:lang w:bidi="en-US"/>
          </w:rPr>
          <w:t>Para facilitar la recopilación de estos datos</w:t>
        </w:r>
      </w:ins>
      <w:ins w:id="105" w:author="Gabriel Correa" w:date="2015-08-28T06:15:00Z">
        <w:r w:rsidR="00113B3E">
          <w:rPr>
            <w:lang w:bidi="en-US"/>
          </w:rPr>
          <w:t xml:space="preserve">, </w:t>
        </w:r>
      </w:ins>
      <w:ins w:id="106" w:author="Gabriel Correa" w:date="2015-08-28T06:03:00Z">
        <w:r w:rsidR="00127CE8">
          <w:rPr>
            <w:lang w:bidi="en-US"/>
          </w:rPr>
          <w:t>se</w:t>
        </w:r>
      </w:ins>
      <w:ins w:id="107" w:author="Gabriel Correa" w:date="2015-08-28T06:04:00Z">
        <w:r w:rsidR="00113B3E">
          <w:rPr>
            <w:lang w:bidi="en-US"/>
          </w:rPr>
          <w:t xml:space="preserve"> implementó </w:t>
        </w:r>
      </w:ins>
      <w:proofErr w:type="spellStart"/>
      <w:ins w:id="108" w:author="Gabriel Correa" w:date="2015-08-28T06:25:00Z">
        <w:r w:rsidR="00EA773C" w:rsidRPr="00EA773C">
          <w:rPr>
            <w:i/>
            <w:lang w:bidi="en-US"/>
            <w:rPrChange w:id="109" w:author="Gabriel Correa" w:date="2015-08-28T06:26:00Z">
              <w:rPr>
                <w:lang w:bidi="en-US"/>
              </w:rPr>
            </w:rPrChange>
          </w:rPr>
          <w:t>Comments</w:t>
        </w:r>
        <w:proofErr w:type="spellEnd"/>
        <w:r w:rsidR="00EA773C" w:rsidRPr="00EA773C">
          <w:rPr>
            <w:i/>
            <w:lang w:bidi="en-US"/>
            <w:rPrChange w:id="110" w:author="Gabriel Correa" w:date="2015-08-28T06:26:00Z">
              <w:rPr>
                <w:lang w:bidi="en-US"/>
              </w:rPr>
            </w:rPrChange>
          </w:rPr>
          <w:t xml:space="preserve"> </w:t>
        </w:r>
        <w:proofErr w:type="spellStart"/>
        <w:r w:rsidR="00EA773C" w:rsidRPr="00EA773C">
          <w:rPr>
            <w:i/>
            <w:lang w:bidi="en-US"/>
            <w:rPrChange w:id="111" w:author="Gabriel Correa" w:date="2015-08-28T06:26:00Z">
              <w:rPr>
                <w:lang w:bidi="en-US"/>
              </w:rPr>
            </w:rPrChange>
          </w:rPr>
          <w:t>Highlighter</w:t>
        </w:r>
        <w:proofErr w:type="spellEnd"/>
        <w:r w:rsidR="00EA773C">
          <w:rPr>
            <w:lang w:bidi="en-US"/>
          </w:rPr>
          <w:t xml:space="preserve"> o </w:t>
        </w:r>
        <w:proofErr w:type="spellStart"/>
        <w:r w:rsidR="00EA773C" w:rsidRPr="00EA773C">
          <w:rPr>
            <w:i/>
            <w:lang w:bidi="en-US"/>
            <w:rPrChange w:id="112" w:author="Gabriel Correa" w:date="2015-08-28T06:26:00Z">
              <w:rPr>
                <w:lang w:bidi="en-US"/>
              </w:rPr>
            </w:rPrChange>
          </w:rPr>
          <w:t>CHi</w:t>
        </w:r>
      </w:ins>
      <w:proofErr w:type="spellEnd"/>
      <w:ins w:id="113" w:author="Gabriel Correa" w:date="2015-08-28T06:16:00Z">
        <w:r w:rsidR="00113B3E">
          <w:rPr>
            <w:lang w:bidi="en-US"/>
          </w:rPr>
          <w:t xml:space="preserve">: </w:t>
        </w:r>
      </w:ins>
      <w:ins w:id="114" w:author="Gabriel Correa" w:date="2015-08-28T06:04:00Z">
        <w:r w:rsidR="00113B3E">
          <w:rPr>
            <w:lang w:bidi="en-US"/>
          </w:rPr>
          <w:t>una aplicación web</w:t>
        </w:r>
      </w:ins>
      <w:ins w:id="115" w:author="Gabriel Correa" w:date="2015-08-28T06:15:00Z">
        <w:r w:rsidR="00113B3E">
          <w:rPr>
            <w:lang w:bidi="en-US"/>
          </w:rPr>
          <w:t xml:space="preserve"> que ayuda a </w:t>
        </w:r>
      </w:ins>
      <w:ins w:id="116" w:author="Gabriel Correa" w:date="2015-08-28T06:18:00Z">
        <w:r w:rsidR="001D5C03">
          <w:rPr>
            <w:lang w:bidi="en-US"/>
          </w:rPr>
          <w:t xml:space="preserve">buscar y </w:t>
        </w:r>
      </w:ins>
      <w:ins w:id="117" w:author="Gabriel Correa" w:date="2015-08-28T06:15:00Z">
        <w:r w:rsidR="00113B3E">
          <w:rPr>
            <w:lang w:bidi="en-US"/>
          </w:rPr>
          <w:t>destacar manualmente las directivas</w:t>
        </w:r>
      </w:ins>
      <w:ins w:id="118" w:author="Gabriel Correa" w:date="2015-08-28T06:17:00Z">
        <w:r w:rsidR="001D5C03">
          <w:rPr>
            <w:lang w:bidi="en-US"/>
          </w:rPr>
          <w:t xml:space="preserve"> </w:t>
        </w:r>
      </w:ins>
      <w:ins w:id="119" w:author="Gabriel Correa" w:date="2015-08-28T06:18:00Z">
        <w:r w:rsidR="001D5C03">
          <w:rPr>
            <w:lang w:bidi="en-US"/>
          </w:rPr>
          <w:t xml:space="preserve">de una API. De este modo, se utilizó la herramienta implementada para </w:t>
        </w:r>
      </w:ins>
      <w:ins w:id="120" w:author="Gabriel Correa" w:date="2015-08-28T06:20:00Z">
        <w:r w:rsidR="001252AD">
          <w:rPr>
            <w:lang w:bidi="en-US"/>
          </w:rPr>
          <w:t>reunir</w:t>
        </w:r>
      </w:ins>
      <w:ins w:id="121" w:author="Gabriel Correa" w:date="2015-08-28T06:18:00Z">
        <w:r w:rsidR="001252AD">
          <w:rPr>
            <w:lang w:bidi="en-US"/>
          </w:rPr>
          <w:t xml:space="preserve"> l</w:t>
        </w:r>
      </w:ins>
      <w:ins w:id="122" w:author="Gabriel Correa" w:date="2015-08-28T06:20:00Z">
        <w:r w:rsidR="001252AD">
          <w:rPr>
            <w:lang w:bidi="en-US"/>
          </w:rPr>
          <w:t>os</w:t>
        </w:r>
      </w:ins>
      <w:ins w:id="123" w:author="Gabriel Correa" w:date="2015-08-28T06:18:00Z">
        <w:r w:rsidR="001D5C03">
          <w:rPr>
            <w:lang w:bidi="en-US"/>
          </w:rPr>
          <w:t xml:space="preserve"> </w:t>
        </w:r>
      </w:ins>
      <w:ins w:id="124" w:author="Gabriel Correa" w:date="2015-08-28T06:19:00Z">
        <w:r w:rsidR="001D5C03">
          <w:rPr>
            <w:lang w:bidi="en-US"/>
          </w:rPr>
          <w:t xml:space="preserve">datos </w:t>
        </w:r>
        <w:r w:rsidR="001252AD">
          <w:rPr>
            <w:lang w:bidi="en-US"/>
          </w:rPr>
          <w:t>precisad</w:t>
        </w:r>
      </w:ins>
      <w:ins w:id="125" w:author="Gabriel Correa" w:date="2015-08-28T06:21:00Z">
        <w:r w:rsidR="001252AD">
          <w:rPr>
            <w:lang w:bidi="en-US"/>
          </w:rPr>
          <w:t xml:space="preserve">os por </w:t>
        </w:r>
      </w:ins>
      <w:ins w:id="126" w:author="Gabriel Correa" w:date="2015-08-28T06:22:00Z">
        <w:r w:rsidR="001252AD">
          <w:rPr>
            <w:lang w:bidi="en-US"/>
          </w:rPr>
          <w:t xml:space="preserve">los algoritmos de clasificación y </w:t>
        </w:r>
      </w:ins>
      <w:ins w:id="127" w:author="Gabriel Correa" w:date="2015-08-28T06:27:00Z">
        <w:r w:rsidR="00EA773C">
          <w:rPr>
            <w:lang w:bidi="en-US"/>
          </w:rPr>
          <w:t xml:space="preserve">posteriormente </w:t>
        </w:r>
      </w:ins>
      <w:ins w:id="128" w:author="Gabriel Correa" w:date="2015-08-28T06:22:00Z">
        <w:r w:rsidR="001252AD">
          <w:rPr>
            <w:lang w:bidi="en-US"/>
          </w:rPr>
          <w:t xml:space="preserve">se realizaron pruebas para medir </w:t>
        </w:r>
      </w:ins>
      <w:ins w:id="129" w:author="Gabriel Correa" w:date="2015-08-28T06:23:00Z">
        <w:r w:rsidR="001252AD">
          <w:rPr>
            <w:lang w:bidi="en-US"/>
          </w:rPr>
          <w:t>el rendimiento de la detecci</w:t>
        </w:r>
      </w:ins>
      <w:ins w:id="130" w:author="Gabriel Correa" w:date="2015-08-28T06:24:00Z">
        <w:r w:rsidR="001252AD">
          <w:rPr>
            <w:lang w:bidi="en-US"/>
          </w:rPr>
          <w:t>ón automática de directivas.</w:t>
        </w:r>
      </w:ins>
      <w:ins w:id="131" w:author="Gabriel Correa" w:date="2015-08-28T06:26:00Z">
        <w:r w:rsidR="00EA773C">
          <w:rPr>
            <w:lang w:bidi="en-US"/>
          </w:rPr>
          <w:t xml:space="preserve"> </w:t>
        </w:r>
      </w:ins>
      <w:ins w:id="132" w:author="Gabriel Correa" w:date="2015-08-28T07:15:00Z">
        <w:r w:rsidR="006959C4">
          <w:rPr>
            <w:lang w:bidi="en-US"/>
          </w:rPr>
          <w:t>Luego</w:t>
        </w:r>
      </w:ins>
      <w:ins w:id="133" w:author="Gabriel Correa" w:date="2015-08-28T06:28:00Z">
        <w:r w:rsidR="00EA773C">
          <w:rPr>
            <w:lang w:bidi="en-US"/>
          </w:rPr>
          <w:t>,</w:t>
        </w:r>
      </w:ins>
      <w:ins w:id="134" w:author="Gabriel Correa" w:date="2015-08-28T06:27:00Z">
        <w:r w:rsidR="00EA773C">
          <w:rPr>
            <w:lang w:bidi="en-US"/>
          </w:rPr>
          <w:t xml:space="preserve"> </w:t>
        </w:r>
      </w:ins>
      <w:ins w:id="135" w:author="Gabriel Correa" w:date="2015-08-28T06:28:00Z">
        <w:r w:rsidR="00EA773C">
          <w:rPr>
            <w:lang w:bidi="en-US"/>
          </w:rPr>
          <w:t xml:space="preserve">la habilidad de detectar las </w:t>
        </w:r>
      </w:ins>
      <w:ins w:id="136" w:author="Gabriel Correa" w:date="2015-08-28T06:27:00Z">
        <w:r w:rsidR="00EA773C">
          <w:rPr>
            <w:lang w:bidi="en-US"/>
          </w:rPr>
          <w:t xml:space="preserve">directivas </w:t>
        </w:r>
      </w:ins>
      <w:ins w:id="137" w:author="Gabriel Correa" w:date="2015-08-28T06:28:00Z">
        <w:r w:rsidR="00EA773C">
          <w:rPr>
            <w:lang w:bidi="en-US"/>
          </w:rPr>
          <w:t>es agregada a</w:t>
        </w:r>
      </w:ins>
      <w:ins w:id="138" w:author="Gabriel Correa" w:date="2015-08-28T06:31:00Z">
        <w:r w:rsidR="00C10F2A">
          <w:rPr>
            <w:lang w:bidi="en-US"/>
          </w:rPr>
          <w:t xml:space="preserve"> la aplicación</w:t>
        </w:r>
      </w:ins>
      <w:ins w:id="139" w:author="Gabriel Correa" w:date="2015-08-28T06:30:00Z">
        <w:r w:rsidR="00EA773C">
          <w:rPr>
            <w:lang w:bidi="en-US"/>
          </w:rPr>
          <w:t xml:space="preserve">, y como la detección no es perfecta, los errores </w:t>
        </w:r>
      </w:ins>
      <w:ins w:id="140" w:author="Gabriel Correa" w:date="2015-08-28T06:31:00Z">
        <w:r w:rsidR="00C10F2A">
          <w:rPr>
            <w:lang w:bidi="en-US"/>
          </w:rPr>
          <w:t xml:space="preserve">pueden ser corregidos </w:t>
        </w:r>
        <w:r w:rsidR="00633A59">
          <w:rPr>
            <w:lang w:bidi="en-US"/>
          </w:rPr>
          <w:t xml:space="preserve">manualmente </w:t>
        </w:r>
        <w:r w:rsidR="00C10F2A">
          <w:rPr>
            <w:lang w:bidi="en-US"/>
          </w:rPr>
          <w:t xml:space="preserve">usando </w:t>
        </w:r>
        <w:proofErr w:type="spellStart"/>
        <w:r w:rsidR="00C10F2A" w:rsidRPr="00C10F2A">
          <w:rPr>
            <w:i/>
            <w:lang w:bidi="en-US"/>
            <w:rPrChange w:id="141" w:author="Gabriel Correa" w:date="2015-08-28T06:31:00Z">
              <w:rPr>
                <w:lang w:bidi="en-US"/>
              </w:rPr>
            </w:rPrChange>
          </w:rPr>
          <w:t>CHi</w:t>
        </w:r>
        <w:proofErr w:type="spellEnd"/>
        <w:r w:rsidR="00633A59">
          <w:rPr>
            <w:lang w:bidi="en-US"/>
          </w:rPr>
          <w:t xml:space="preserve">. </w:t>
        </w:r>
      </w:ins>
      <w:ins w:id="142" w:author="Gabriel Correa" w:date="2015-08-28T07:15:00Z">
        <w:r w:rsidR="00426565">
          <w:rPr>
            <w:lang w:bidi="en-US"/>
          </w:rPr>
          <w:t xml:space="preserve">Es </w:t>
        </w:r>
      </w:ins>
      <w:ins w:id="143" w:author="Gabriel Correa" w:date="2015-08-28T07:16:00Z">
        <w:r w:rsidR="00426565">
          <w:rPr>
            <w:lang w:bidi="en-US"/>
          </w:rPr>
          <w:t>p</w:t>
        </w:r>
      </w:ins>
      <w:ins w:id="144" w:author="Gabriel Correa" w:date="2015-08-28T06:32:00Z">
        <w:r w:rsidR="00426565">
          <w:rPr>
            <w:lang w:bidi="en-US"/>
          </w:rPr>
          <w:t>or e</w:t>
        </w:r>
      </w:ins>
      <w:ins w:id="145" w:author="Gabriel Correa" w:date="2015-08-28T07:16:00Z">
        <w:r w:rsidR="00426565">
          <w:rPr>
            <w:lang w:bidi="en-US"/>
          </w:rPr>
          <w:t>sto</w:t>
        </w:r>
      </w:ins>
      <w:ins w:id="146" w:author="Gabriel Correa" w:date="2015-08-28T06:32:00Z">
        <w:r w:rsidR="00633A59">
          <w:rPr>
            <w:lang w:bidi="en-US"/>
          </w:rPr>
          <w:t xml:space="preserve"> </w:t>
        </w:r>
      </w:ins>
      <w:ins w:id="147" w:author="Gabriel Correa" w:date="2015-08-28T07:16:00Z">
        <w:r w:rsidR="00426565">
          <w:rPr>
            <w:lang w:bidi="en-US"/>
          </w:rPr>
          <w:t xml:space="preserve">que </w:t>
        </w:r>
      </w:ins>
      <w:ins w:id="148" w:author="Gabriel Correa" w:date="2015-08-28T06:35:00Z">
        <w:r w:rsidR="00633A59">
          <w:rPr>
            <w:lang w:bidi="en-US"/>
          </w:rPr>
          <w:t xml:space="preserve">el sistema es </w:t>
        </w:r>
      </w:ins>
      <w:ins w:id="149" w:author="Gabriel Correa" w:date="2015-08-28T06:36:00Z">
        <w:r w:rsidR="00633A59">
          <w:rPr>
            <w:lang w:bidi="en-US"/>
          </w:rPr>
          <w:t xml:space="preserve">denominado como </w:t>
        </w:r>
      </w:ins>
      <w:ins w:id="150" w:author="Gabriel Correa" w:date="2015-08-28T06:37:00Z">
        <w:r w:rsidR="00633A59">
          <w:rPr>
            <w:lang w:bidi="en-US"/>
          </w:rPr>
          <w:t>una solución</w:t>
        </w:r>
      </w:ins>
      <w:ins w:id="151" w:author="Gabriel Correa" w:date="2015-08-28T06:36:00Z">
        <w:r w:rsidR="00633A59">
          <w:rPr>
            <w:lang w:bidi="en-US"/>
          </w:rPr>
          <w:t xml:space="preserve"> </w:t>
        </w:r>
      </w:ins>
      <w:proofErr w:type="spellStart"/>
      <w:ins w:id="152" w:author="Gabriel Correa" w:date="2015-08-28T06:32:00Z">
        <w:r w:rsidR="00633A59">
          <w:rPr>
            <w:lang w:bidi="en-US"/>
          </w:rPr>
          <w:t>semi</w:t>
        </w:r>
        <w:proofErr w:type="spellEnd"/>
        <w:r w:rsidR="00633A59">
          <w:rPr>
            <w:lang w:bidi="en-US"/>
          </w:rPr>
          <w:t>-autom</w:t>
        </w:r>
      </w:ins>
      <w:ins w:id="153" w:author="Gabriel Correa" w:date="2015-08-28T06:33:00Z">
        <w:r w:rsidR="00633A59">
          <w:rPr>
            <w:lang w:bidi="en-US"/>
          </w:rPr>
          <w:t>átic</w:t>
        </w:r>
      </w:ins>
      <w:ins w:id="154" w:author="Gabriel Correa" w:date="2015-08-28T06:37:00Z">
        <w:r w:rsidR="00633A59">
          <w:rPr>
            <w:lang w:bidi="en-US"/>
          </w:rPr>
          <w:t>a</w:t>
        </w:r>
      </w:ins>
      <w:ins w:id="155" w:author="Gabriel Correa" w:date="2015-08-28T06:36:00Z">
        <w:r w:rsidR="00633A59">
          <w:rPr>
            <w:lang w:bidi="en-US"/>
          </w:rPr>
          <w:t>.</w:t>
        </w:r>
      </w:ins>
    </w:p>
    <w:p w:rsidR="00633A59" w:rsidRPr="00327B27" w:rsidRDefault="002D3E83">
      <w:pPr>
        <w:spacing w:after="200" w:line="276" w:lineRule="auto"/>
        <w:jc w:val="left"/>
        <w:rPr>
          <w:ins w:id="156" w:author="Gabriel Correa" w:date="2015-08-28T05:10:00Z"/>
          <w:lang w:bidi="en-US"/>
        </w:rPr>
      </w:pPr>
      <w:ins w:id="157" w:author="Gabriel Correa" w:date="2015-08-28T06:38:00Z">
        <w:r>
          <w:rPr>
            <w:lang w:bidi="en-US"/>
          </w:rPr>
          <w:t xml:space="preserve">Los </w:t>
        </w:r>
      </w:ins>
      <w:ins w:id="158" w:author="Gabriel Correa" w:date="2015-08-28T06:39:00Z">
        <w:r>
          <w:rPr>
            <w:lang w:bidi="en-US"/>
          </w:rPr>
          <w:t xml:space="preserve">resultados </w:t>
        </w:r>
      </w:ins>
      <w:ins w:id="159" w:author="Gabriel Correa" w:date="2015-08-28T07:16:00Z">
        <w:r w:rsidR="0026534A">
          <w:rPr>
            <w:lang w:bidi="en-US"/>
          </w:rPr>
          <w:t>de</w:t>
        </w:r>
      </w:ins>
      <w:ins w:id="160" w:author="Gabriel Correa" w:date="2015-08-28T06:40:00Z">
        <w:r w:rsidR="0026534A">
          <w:rPr>
            <w:lang w:bidi="en-US"/>
          </w:rPr>
          <w:t>muestran que</w:t>
        </w:r>
        <w:r>
          <w:rPr>
            <w:lang w:bidi="en-US"/>
          </w:rPr>
          <w:t xml:space="preserve"> es factible detectar directivas usando clasificadores de </w:t>
        </w:r>
        <w:r w:rsidRPr="002D3E83">
          <w:rPr>
            <w:i/>
            <w:lang w:bidi="en-US"/>
            <w:rPrChange w:id="161" w:author="Gabriel Correa" w:date="2015-08-28T06:41:00Z">
              <w:rPr>
                <w:lang w:bidi="en-US"/>
              </w:rPr>
            </w:rPrChange>
          </w:rPr>
          <w:t xml:space="preserve">Machine </w:t>
        </w:r>
        <w:proofErr w:type="spellStart"/>
        <w:r w:rsidRPr="002D3E83">
          <w:rPr>
            <w:i/>
            <w:lang w:bidi="en-US"/>
            <w:rPrChange w:id="162" w:author="Gabriel Correa" w:date="2015-08-28T06:41:00Z">
              <w:rPr>
                <w:lang w:bidi="en-US"/>
              </w:rPr>
            </w:rPrChange>
          </w:rPr>
          <w:t>Learning</w:t>
        </w:r>
      </w:ins>
      <w:proofErr w:type="spellEnd"/>
      <w:ins w:id="163" w:author="Gabriel Correa" w:date="2015-08-28T06:41:00Z">
        <w:r>
          <w:rPr>
            <w:lang w:bidi="en-US"/>
          </w:rPr>
          <w:t>.</w:t>
        </w:r>
      </w:ins>
      <w:ins w:id="164" w:author="Gabriel Correa" w:date="2015-08-28T06:43:00Z">
        <w:r w:rsidR="00327B27">
          <w:rPr>
            <w:lang w:bidi="en-US"/>
          </w:rPr>
          <w:t xml:space="preserve"> </w:t>
        </w:r>
      </w:ins>
      <w:ins w:id="165" w:author="Gabriel Correa" w:date="2015-08-28T07:06:00Z">
        <w:r w:rsidR="007D5FD6">
          <w:rPr>
            <w:lang w:bidi="en-US"/>
          </w:rPr>
          <w:t>Además</w:t>
        </w:r>
      </w:ins>
      <w:ins w:id="166" w:author="Gabriel Correa" w:date="2015-08-28T07:10:00Z">
        <w:r w:rsidR="007D5FD6">
          <w:rPr>
            <w:lang w:bidi="en-US"/>
          </w:rPr>
          <w:t>,</w:t>
        </w:r>
      </w:ins>
      <w:ins w:id="167" w:author="Gabriel Correa" w:date="2015-08-28T07:06:00Z">
        <w:r w:rsidR="007D5FD6">
          <w:rPr>
            <w:lang w:bidi="en-US"/>
          </w:rPr>
          <w:t xml:space="preserve"> se hacen pruebas variando </w:t>
        </w:r>
      </w:ins>
      <w:ins w:id="168" w:author="Gabriel Correa" w:date="2015-08-28T07:08:00Z">
        <w:r w:rsidR="007D5FD6">
          <w:rPr>
            <w:lang w:bidi="en-US"/>
          </w:rPr>
          <w:t xml:space="preserve">el tamaño de los datos </w:t>
        </w:r>
      </w:ins>
      <w:ins w:id="169" w:author="Gabriel Correa" w:date="2015-08-28T07:10:00Z">
        <w:r w:rsidR="007D5FD6">
          <w:rPr>
            <w:lang w:bidi="en-US"/>
          </w:rPr>
          <w:t>usados para entrenar los clasificadores</w:t>
        </w:r>
      </w:ins>
      <w:ins w:id="170" w:author="Gabriel Correa" w:date="2015-08-28T07:08:00Z">
        <w:r w:rsidR="007D5FD6">
          <w:rPr>
            <w:lang w:bidi="en-US"/>
          </w:rPr>
          <w:t xml:space="preserve">, obteniendo información sobre </w:t>
        </w:r>
      </w:ins>
      <w:ins w:id="171" w:author="Gabriel Correa" w:date="2015-08-28T07:09:00Z">
        <w:r w:rsidR="007D5FD6">
          <w:rPr>
            <w:lang w:bidi="en-US"/>
          </w:rPr>
          <w:t xml:space="preserve">cuántas muestras es necesario </w:t>
        </w:r>
      </w:ins>
      <w:ins w:id="172" w:author="Gabriel Correa" w:date="2015-08-28T07:10:00Z">
        <w:r w:rsidR="007D5FD6">
          <w:rPr>
            <w:lang w:bidi="en-US"/>
          </w:rPr>
          <w:t xml:space="preserve">reunir </w:t>
        </w:r>
      </w:ins>
      <w:ins w:id="173" w:author="Gabriel Correa" w:date="2015-08-28T07:09:00Z">
        <w:r w:rsidR="007D5FD6">
          <w:rPr>
            <w:lang w:bidi="en-US"/>
          </w:rPr>
          <w:t>para lograr un porcentaje satisfactorio de directivas detectadas.</w:t>
        </w:r>
      </w:ins>
      <w:ins w:id="174" w:author="Gabriel Correa" w:date="2015-08-28T07:18:00Z">
        <w:r w:rsidR="0026534A">
          <w:rPr>
            <w:lang w:bidi="en-US"/>
          </w:rPr>
          <w:t xml:space="preserve"> Finalmente</w:t>
        </w:r>
      </w:ins>
      <w:ins w:id="175" w:author="Gabriel Correa" w:date="2015-08-28T06:44:00Z">
        <w:r w:rsidR="00327B27">
          <w:rPr>
            <w:lang w:bidi="en-US"/>
          </w:rPr>
          <w:t xml:space="preserve"> </w:t>
        </w:r>
      </w:ins>
      <w:ins w:id="176" w:author="Gabriel Correa" w:date="2015-08-28T06:45:00Z">
        <w:r w:rsidR="00327B27">
          <w:rPr>
            <w:lang w:bidi="en-US"/>
          </w:rPr>
          <w:t xml:space="preserve">se observa que hay dos algoritmos </w:t>
        </w:r>
      </w:ins>
      <w:ins w:id="177" w:author="Gabriel Correa" w:date="2015-08-28T06:46:00Z">
        <w:r w:rsidR="00327B27">
          <w:rPr>
            <w:lang w:bidi="en-US"/>
          </w:rPr>
          <w:t>que funcionan signific</w:t>
        </w:r>
        <w:r w:rsidR="007D5FD6">
          <w:rPr>
            <w:lang w:bidi="en-US"/>
          </w:rPr>
          <w:t>ativamente mejor que los otros</w:t>
        </w:r>
      </w:ins>
      <w:ins w:id="178" w:author="Gabriel Correa" w:date="2015-08-28T07:18:00Z">
        <w:r w:rsidR="0026534A">
          <w:rPr>
            <w:lang w:bidi="en-US"/>
          </w:rPr>
          <w:t xml:space="preserve"> y</w:t>
        </w:r>
      </w:ins>
      <w:ins w:id="179" w:author="Gabriel Correa" w:date="2015-08-28T07:03:00Z">
        <w:r w:rsidR="0026534A">
          <w:rPr>
            <w:lang w:bidi="en-US"/>
          </w:rPr>
          <w:t xml:space="preserve"> </w:t>
        </w:r>
      </w:ins>
      <w:ins w:id="180" w:author="Gabriel Correa" w:date="2015-08-28T07:18:00Z">
        <w:r w:rsidR="0026534A">
          <w:rPr>
            <w:lang w:bidi="en-US"/>
          </w:rPr>
          <w:t>u</w:t>
        </w:r>
      </w:ins>
      <w:ins w:id="181" w:author="Gabriel Correa" w:date="2015-08-28T07:03:00Z">
        <w:r w:rsidR="007D5FD6">
          <w:rPr>
            <w:lang w:bidi="en-US"/>
          </w:rPr>
          <w:t xml:space="preserve">no de ellos </w:t>
        </w:r>
      </w:ins>
      <w:ins w:id="182" w:author="Gabriel Correa" w:date="2015-08-28T07:04:00Z">
        <w:r w:rsidR="007D5FD6">
          <w:rPr>
            <w:lang w:bidi="en-US"/>
          </w:rPr>
          <w:t xml:space="preserve">es agregado </w:t>
        </w:r>
      </w:ins>
      <w:ins w:id="183" w:author="Gabriel Correa" w:date="2015-08-28T06:46:00Z">
        <w:r w:rsidR="0026534A">
          <w:rPr>
            <w:lang w:bidi="en-US"/>
          </w:rPr>
          <w:t>a las</w:t>
        </w:r>
      </w:ins>
      <w:ins w:id="184" w:author="Gabriel Correa" w:date="2015-08-28T07:18:00Z">
        <w:r w:rsidR="0026534A">
          <w:rPr>
            <w:lang w:bidi="en-US"/>
          </w:rPr>
          <w:t xml:space="preserve"> </w:t>
        </w:r>
      </w:ins>
      <w:ins w:id="185" w:author="Gabriel Correa" w:date="2015-08-28T06:46:00Z">
        <w:r w:rsidR="00327B27">
          <w:rPr>
            <w:lang w:bidi="en-US"/>
          </w:rPr>
          <w:t xml:space="preserve">funcionalidades de </w:t>
        </w:r>
      </w:ins>
      <w:proofErr w:type="spellStart"/>
      <w:ins w:id="186" w:author="Gabriel Correa" w:date="2015-08-28T07:18:00Z">
        <w:r w:rsidR="0026534A">
          <w:rPr>
            <w:i/>
            <w:lang w:bidi="en-US"/>
          </w:rPr>
          <w:t>CHi</w:t>
        </w:r>
      </w:ins>
      <w:proofErr w:type="spellEnd"/>
      <w:ins w:id="187" w:author="Gabriel Correa" w:date="2015-08-28T07:04:00Z">
        <w:r w:rsidR="007D5FD6">
          <w:rPr>
            <w:lang w:bidi="en-US"/>
          </w:rPr>
          <w:t>.</w:t>
        </w:r>
      </w:ins>
    </w:p>
    <w:p w:rsidR="00465D91" w:rsidRDefault="00465D91">
      <w:pPr>
        <w:spacing w:after="200" w:line="276" w:lineRule="auto"/>
        <w:jc w:val="left"/>
        <w:rPr>
          <w:ins w:id="188" w:author="Gabriel Correa" w:date="2015-08-28T05:03:00Z"/>
          <w:rFonts w:eastAsiaTheme="majorEastAsia" w:cstheme="majorBidi"/>
          <w:b/>
          <w:bCs/>
          <w:color w:val="365F91" w:themeColor="accent1" w:themeShade="BF"/>
          <w:szCs w:val="28"/>
        </w:rPr>
      </w:pPr>
      <w:ins w:id="189" w:author="Gabriel Correa" w:date="2015-08-28T05:03:00Z">
        <w:r>
          <w:rPr>
            <w:rFonts w:eastAsiaTheme="majorEastAsia" w:cstheme="majorBidi"/>
            <w:b/>
            <w:bCs/>
            <w:color w:val="365F91" w:themeColor="accent1" w:themeShade="BF"/>
            <w:szCs w:val="28"/>
          </w:rPr>
          <w:br w:type="page"/>
        </w:r>
      </w:ins>
    </w:p>
    <w:bookmarkStart w:id="190" w:name="h.5eekowx7m98q" w:colFirst="0" w:colLast="0" w:displacedByCustomXml="next"/>
    <w:bookmarkEnd w:id="190" w:displacedByCustomXml="next"/>
    <w:bookmarkStart w:id="191" w:name="h.vjv830dxdbj8" w:colFirst="0" w:colLast="0" w:displacedByCustomXml="next"/>
    <w:bookmarkEnd w:id="191" w:displacedByCustomXml="next"/>
    <w:bookmarkEnd w:id="11" w:displacedByCustomXml="next"/>
    <w:sdt>
      <w:sdtPr>
        <w:rPr>
          <w:rFonts w:eastAsiaTheme="minorEastAsia" w:cstheme="minorBidi"/>
          <w:b w:val="0"/>
          <w:bCs w:val="0"/>
          <w:color w:val="auto"/>
          <w:sz w:val="24"/>
          <w:szCs w:val="22"/>
          <w:lang w:val="es-ES"/>
        </w:rPr>
        <w:id w:val="-53467268"/>
        <w:docPartObj>
          <w:docPartGallery w:val="Table of Contents"/>
          <w:docPartUnique/>
        </w:docPartObj>
      </w:sdtPr>
      <w:sdtContent>
        <w:p w:rsidR="00D65CF6" w:rsidRDefault="00D65CF6">
          <w:pPr>
            <w:pStyle w:val="TtulodeTDC"/>
          </w:pPr>
          <w:r>
            <w:rPr>
              <w:lang w:val="es-ES"/>
            </w:rPr>
            <w:t>Tabla de contenidos</w:t>
          </w:r>
        </w:p>
        <w:p w:rsidR="007D493B" w:rsidRDefault="00D65CF6">
          <w:pPr>
            <w:pStyle w:val="TDC1"/>
            <w:tabs>
              <w:tab w:val="left" w:pos="440"/>
              <w:tab w:val="right" w:leader="dot" w:pos="9395"/>
            </w:tabs>
            <w:rPr>
              <w:rFonts w:asciiTheme="minorHAnsi" w:hAnsiTheme="minorHAnsi"/>
              <w:noProof/>
              <w:sz w:val="22"/>
            </w:rPr>
          </w:pPr>
          <w:r>
            <w:fldChar w:fldCharType="begin"/>
          </w:r>
          <w:r>
            <w:instrText xml:space="preserve"> TOC \o "1-3" \h \z \u </w:instrText>
          </w:r>
          <w:r>
            <w:fldChar w:fldCharType="separate"/>
          </w:r>
          <w:hyperlink w:anchor="_Toc428516497" w:history="1">
            <w:r w:rsidR="007D493B" w:rsidRPr="00EB442B">
              <w:rPr>
                <w:rStyle w:val="Hipervnculo"/>
                <w:noProof/>
              </w:rPr>
              <w:t>1</w:t>
            </w:r>
            <w:r w:rsidR="007D493B">
              <w:rPr>
                <w:rFonts w:asciiTheme="minorHAnsi" w:hAnsiTheme="minorHAnsi"/>
                <w:noProof/>
                <w:sz w:val="22"/>
              </w:rPr>
              <w:tab/>
            </w:r>
            <w:r w:rsidR="007D493B" w:rsidRPr="00EB442B">
              <w:rPr>
                <w:rStyle w:val="Hipervnculo"/>
                <w:noProof/>
              </w:rPr>
              <w:t>Introducción</w:t>
            </w:r>
            <w:r w:rsidR="007D493B">
              <w:rPr>
                <w:noProof/>
                <w:webHidden/>
              </w:rPr>
              <w:tab/>
            </w:r>
            <w:r w:rsidR="007D493B">
              <w:rPr>
                <w:noProof/>
                <w:webHidden/>
              </w:rPr>
              <w:fldChar w:fldCharType="begin"/>
            </w:r>
            <w:r w:rsidR="007D493B">
              <w:rPr>
                <w:noProof/>
                <w:webHidden/>
              </w:rPr>
              <w:instrText xml:space="preserve"> PAGEREF _Toc428516497 \h </w:instrText>
            </w:r>
            <w:r w:rsidR="007D493B">
              <w:rPr>
                <w:noProof/>
                <w:webHidden/>
              </w:rPr>
            </w:r>
            <w:r w:rsidR="007D493B">
              <w:rPr>
                <w:noProof/>
                <w:webHidden/>
              </w:rPr>
              <w:fldChar w:fldCharType="separate"/>
            </w:r>
            <w:r w:rsidR="00E159AF">
              <w:rPr>
                <w:noProof/>
                <w:webHidden/>
              </w:rPr>
              <w:t>1</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498" w:history="1">
            <w:r w:rsidR="007D493B" w:rsidRPr="00EB442B">
              <w:rPr>
                <w:rStyle w:val="Hipervnculo"/>
                <w:noProof/>
              </w:rPr>
              <w:t>1.1</w:t>
            </w:r>
            <w:r w:rsidR="007D493B">
              <w:rPr>
                <w:rFonts w:asciiTheme="minorHAnsi" w:hAnsiTheme="minorHAnsi"/>
                <w:noProof/>
                <w:sz w:val="22"/>
              </w:rPr>
              <w:tab/>
            </w:r>
            <w:r w:rsidR="007D493B" w:rsidRPr="00EB442B">
              <w:rPr>
                <w:rStyle w:val="Hipervnculo"/>
                <w:noProof/>
              </w:rPr>
              <w:t>Documentación de API</w:t>
            </w:r>
            <w:r w:rsidR="007D493B">
              <w:rPr>
                <w:noProof/>
                <w:webHidden/>
              </w:rPr>
              <w:tab/>
            </w:r>
            <w:r w:rsidR="007D493B">
              <w:rPr>
                <w:noProof/>
                <w:webHidden/>
              </w:rPr>
              <w:fldChar w:fldCharType="begin"/>
            </w:r>
            <w:r w:rsidR="007D493B">
              <w:rPr>
                <w:noProof/>
                <w:webHidden/>
              </w:rPr>
              <w:instrText xml:space="preserve"> PAGEREF _Toc428516498 \h </w:instrText>
            </w:r>
            <w:r w:rsidR="007D493B">
              <w:rPr>
                <w:noProof/>
                <w:webHidden/>
              </w:rPr>
            </w:r>
            <w:r w:rsidR="007D493B">
              <w:rPr>
                <w:noProof/>
                <w:webHidden/>
              </w:rPr>
              <w:fldChar w:fldCharType="separate"/>
            </w:r>
            <w:r w:rsidR="00E159AF">
              <w:rPr>
                <w:noProof/>
                <w:webHidden/>
              </w:rPr>
              <w:t>1</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499" w:history="1">
            <w:r w:rsidR="007D493B" w:rsidRPr="00EB442B">
              <w:rPr>
                <w:rStyle w:val="Hipervnculo"/>
                <w:noProof/>
              </w:rPr>
              <w:t>1.2</w:t>
            </w:r>
            <w:r w:rsidR="007D493B">
              <w:rPr>
                <w:rFonts w:asciiTheme="minorHAnsi" w:hAnsiTheme="minorHAnsi"/>
                <w:noProof/>
                <w:sz w:val="22"/>
              </w:rPr>
              <w:tab/>
            </w:r>
            <w:r w:rsidR="007D493B" w:rsidRPr="00EB442B">
              <w:rPr>
                <w:rStyle w:val="Hipervnculo"/>
                <w:noProof/>
              </w:rPr>
              <w:t>Problema con las Directivas</w:t>
            </w:r>
            <w:r w:rsidR="007D493B">
              <w:rPr>
                <w:noProof/>
                <w:webHidden/>
              </w:rPr>
              <w:tab/>
            </w:r>
            <w:r w:rsidR="007D493B">
              <w:rPr>
                <w:noProof/>
                <w:webHidden/>
              </w:rPr>
              <w:fldChar w:fldCharType="begin"/>
            </w:r>
            <w:r w:rsidR="007D493B">
              <w:rPr>
                <w:noProof/>
                <w:webHidden/>
              </w:rPr>
              <w:instrText xml:space="preserve"> PAGEREF _Toc428516499 \h </w:instrText>
            </w:r>
            <w:r w:rsidR="007D493B">
              <w:rPr>
                <w:noProof/>
                <w:webHidden/>
              </w:rPr>
            </w:r>
            <w:r w:rsidR="007D493B">
              <w:rPr>
                <w:noProof/>
                <w:webHidden/>
              </w:rPr>
              <w:fldChar w:fldCharType="separate"/>
            </w:r>
            <w:r w:rsidR="00E159AF">
              <w:rPr>
                <w:noProof/>
                <w:webHidden/>
              </w:rPr>
              <w:t>2</w:t>
            </w:r>
            <w:r w:rsidR="007D493B">
              <w:rPr>
                <w:noProof/>
                <w:webHidden/>
              </w:rPr>
              <w:fldChar w:fldCharType="end"/>
            </w:r>
          </w:hyperlink>
        </w:p>
        <w:p w:rsidR="007D493B" w:rsidRDefault="00477C4E">
          <w:pPr>
            <w:pStyle w:val="TDC2"/>
            <w:tabs>
              <w:tab w:val="left" w:pos="660"/>
              <w:tab w:val="right" w:leader="dot" w:pos="9395"/>
            </w:tabs>
            <w:rPr>
              <w:rFonts w:asciiTheme="minorHAnsi" w:hAnsiTheme="minorHAnsi"/>
              <w:noProof/>
              <w:sz w:val="22"/>
            </w:rPr>
          </w:pPr>
          <w:hyperlink w:anchor="_Toc428516501" w:history="1">
            <w:r w:rsidR="007D493B">
              <w:rPr>
                <w:rFonts w:asciiTheme="minorHAnsi" w:hAnsiTheme="minorHAnsi"/>
                <w:noProof/>
                <w:sz w:val="22"/>
              </w:rPr>
              <w:tab/>
            </w:r>
            <w:r w:rsidR="007D493B" w:rsidRPr="00EB442B">
              <w:rPr>
                <w:rStyle w:val="Hipervnculo"/>
                <w:noProof/>
              </w:rPr>
              <w:t>Una Solución</w:t>
            </w:r>
            <w:r w:rsidR="007D493B">
              <w:rPr>
                <w:noProof/>
                <w:webHidden/>
              </w:rPr>
              <w:tab/>
            </w:r>
            <w:r w:rsidR="007D493B">
              <w:rPr>
                <w:noProof/>
                <w:webHidden/>
              </w:rPr>
              <w:fldChar w:fldCharType="begin"/>
            </w:r>
            <w:r w:rsidR="007D493B">
              <w:rPr>
                <w:noProof/>
                <w:webHidden/>
              </w:rPr>
              <w:instrText xml:space="preserve"> PAGEREF _Toc428516501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477C4E">
          <w:pPr>
            <w:pStyle w:val="TDC2"/>
            <w:tabs>
              <w:tab w:val="right" w:leader="dot" w:pos="9395"/>
            </w:tabs>
            <w:rPr>
              <w:rFonts w:asciiTheme="minorHAnsi" w:hAnsiTheme="minorHAnsi"/>
              <w:noProof/>
              <w:sz w:val="22"/>
            </w:rPr>
          </w:pPr>
          <w:hyperlink w:anchor="_Toc428516502" w:history="1">
            <w:r w:rsidR="007D493B" w:rsidRPr="00EB442B">
              <w:rPr>
                <w:rStyle w:val="Hipervnculo"/>
                <w:noProof/>
              </w:rPr>
              <w:t>1.3</w:t>
            </w:r>
            <w:r w:rsidR="007D493B">
              <w:rPr>
                <w:noProof/>
                <w:webHidden/>
              </w:rPr>
              <w:tab/>
            </w:r>
            <w:r w:rsidR="007D493B">
              <w:rPr>
                <w:noProof/>
                <w:webHidden/>
              </w:rPr>
              <w:fldChar w:fldCharType="begin"/>
            </w:r>
            <w:r w:rsidR="007D493B">
              <w:rPr>
                <w:noProof/>
                <w:webHidden/>
              </w:rPr>
              <w:instrText xml:space="preserve"> PAGEREF _Toc428516502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04" w:history="1">
            <w:r w:rsidR="007D493B" w:rsidRPr="00EB442B">
              <w:rPr>
                <w:rStyle w:val="Hipervnculo"/>
                <w:noProof/>
              </w:rPr>
              <w:t>1.4</w:t>
            </w:r>
            <w:r w:rsidR="007D493B">
              <w:rPr>
                <w:rFonts w:asciiTheme="minorHAnsi" w:hAnsiTheme="minorHAnsi"/>
                <w:noProof/>
                <w:sz w:val="22"/>
              </w:rPr>
              <w:tab/>
            </w:r>
            <w:r w:rsidR="007D493B" w:rsidRPr="00EB442B">
              <w:rPr>
                <w:rStyle w:val="Hipervnculo"/>
                <w:noProof/>
              </w:rPr>
              <w:t>Objetivos</w:t>
            </w:r>
            <w:r w:rsidR="007D493B">
              <w:rPr>
                <w:noProof/>
                <w:webHidden/>
              </w:rPr>
              <w:tab/>
            </w:r>
            <w:r w:rsidR="007D493B">
              <w:rPr>
                <w:noProof/>
                <w:webHidden/>
              </w:rPr>
              <w:fldChar w:fldCharType="begin"/>
            </w:r>
            <w:r w:rsidR="007D493B">
              <w:rPr>
                <w:noProof/>
                <w:webHidden/>
              </w:rPr>
              <w:instrText xml:space="preserve"> PAGEREF _Toc428516504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06" w:history="1">
            <w:r w:rsidR="007D493B" w:rsidRPr="00EB442B">
              <w:rPr>
                <w:rStyle w:val="Hipervnculo"/>
                <w:noProof/>
              </w:rPr>
              <w:t>1.4.1</w:t>
            </w:r>
            <w:r w:rsidR="007D493B">
              <w:rPr>
                <w:rFonts w:asciiTheme="minorHAnsi" w:hAnsiTheme="minorHAnsi"/>
                <w:noProof/>
                <w:sz w:val="22"/>
              </w:rPr>
              <w:tab/>
            </w:r>
            <w:r w:rsidR="007D493B" w:rsidRPr="00EB442B">
              <w:rPr>
                <w:rStyle w:val="Hipervnculo"/>
                <w:noProof/>
              </w:rPr>
              <w:t>Objetivos Generales</w:t>
            </w:r>
            <w:r w:rsidR="007D493B">
              <w:rPr>
                <w:noProof/>
                <w:webHidden/>
              </w:rPr>
              <w:tab/>
            </w:r>
            <w:r w:rsidR="007D493B">
              <w:rPr>
                <w:noProof/>
                <w:webHidden/>
              </w:rPr>
              <w:fldChar w:fldCharType="begin"/>
            </w:r>
            <w:r w:rsidR="007D493B">
              <w:rPr>
                <w:noProof/>
                <w:webHidden/>
              </w:rPr>
              <w:instrText xml:space="preserve"> PAGEREF _Toc428516506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07" w:history="1">
            <w:r w:rsidR="007D493B" w:rsidRPr="00EB442B">
              <w:rPr>
                <w:rStyle w:val="Hipervnculo"/>
                <w:noProof/>
              </w:rPr>
              <w:t>1.4.2</w:t>
            </w:r>
            <w:r w:rsidR="007D493B">
              <w:rPr>
                <w:rFonts w:asciiTheme="minorHAnsi" w:hAnsiTheme="minorHAnsi"/>
                <w:noProof/>
                <w:sz w:val="22"/>
              </w:rPr>
              <w:tab/>
            </w:r>
            <w:r w:rsidR="007D493B" w:rsidRPr="00EB442B">
              <w:rPr>
                <w:rStyle w:val="Hipervnculo"/>
                <w:noProof/>
              </w:rPr>
              <w:t>Objetivos Específicos</w:t>
            </w:r>
            <w:r w:rsidR="007D493B">
              <w:rPr>
                <w:noProof/>
                <w:webHidden/>
              </w:rPr>
              <w:tab/>
            </w:r>
            <w:r w:rsidR="007D493B">
              <w:rPr>
                <w:noProof/>
                <w:webHidden/>
              </w:rPr>
              <w:fldChar w:fldCharType="begin"/>
            </w:r>
            <w:r w:rsidR="007D493B">
              <w:rPr>
                <w:noProof/>
                <w:webHidden/>
              </w:rPr>
              <w:instrText xml:space="preserve"> PAGEREF _Toc428516507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477C4E">
          <w:pPr>
            <w:pStyle w:val="TDC1"/>
            <w:tabs>
              <w:tab w:val="left" w:pos="440"/>
              <w:tab w:val="right" w:leader="dot" w:pos="9395"/>
            </w:tabs>
            <w:rPr>
              <w:rFonts w:asciiTheme="minorHAnsi" w:hAnsiTheme="minorHAnsi"/>
              <w:noProof/>
              <w:sz w:val="22"/>
            </w:rPr>
          </w:pPr>
          <w:hyperlink w:anchor="_Toc428516509" w:history="1">
            <w:r w:rsidR="007D493B" w:rsidRPr="00EB442B">
              <w:rPr>
                <w:rStyle w:val="Hipervnculo"/>
                <w:noProof/>
              </w:rPr>
              <w:t>2</w:t>
            </w:r>
            <w:r w:rsidR="007D493B">
              <w:rPr>
                <w:rFonts w:asciiTheme="minorHAnsi" w:hAnsiTheme="minorHAnsi"/>
                <w:noProof/>
                <w:sz w:val="22"/>
              </w:rPr>
              <w:tab/>
            </w:r>
            <w:r w:rsidR="007D493B" w:rsidRPr="00EB442B">
              <w:rPr>
                <w:rStyle w:val="Hipervnculo"/>
                <w:noProof/>
              </w:rPr>
              <w:t>Marco teórico y trabajos anteriores</w:t>
            </w:r>
            <w:r w:rsidR="007D493B">
              <w:rPr>
                <w:noProof/>
                <w:webHidden/>
              </w:rPr>
              <w:tab/>
            </w:r>
            <w:r w:rsidR="007D493B">
              <w:rPr>
                <w:noProof/>
                <w:webHidden/>
              </w:rPr>
              <w:fldChar w:fldCharType="begin"/>
            </w:r>
            <w:r w:rsidR="007D493B">
              <w:rPr>
                <w:noProof/>
                <w:webHidden/>
              </w:rPr>
              <w:instrText xml:space="preserve"> PAGEREF _Toc428516509 \h </w:instrText>
            </w:r>
            <w:r w:rsidR="007D493B">
              <w:rPr>
                <w:noProof/>
                <w:webHidden/>
              </w:rPr>
            </w:r>
            <w:r w:rsidR="007D493B">
              <w:rPr>
                <w:noProof/>
                <w:webHidden/>
              </w:rPr>
              <w:fldChar w:fldCharType="separate"/>
            </w:r>
            <w:r w:rsidR="00E159AF">
              <w:rPr>
                <w:noProof/>
                <w:webHidden/>
              </w:rPr>
              <w:t>4</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13" w:history="1">
            <w:r w:rsidR="007D493B" w:rsidRPr="00EB442B">
              <w:rPr>
                <w:rStyle w:val="Hipervnculo"/>
                <w:noProof/>
              </w:rPr>
              <w:t>2.1</w:t>
            </w:r>
            <w:r w:rsidR="007D493B">
              <w:rPr>
                <w:rFonts w:asciiTheme="minorHAnsi" w:hAnsiTheme="minorHAnsi"/>
                <w:noProof/>
                <w:sz w:val="22"/>
              </w:rPr>
              <w:tab/>
            </w:r>
            <w:r w:rsidR="007D493B" w:rsidRPr="00EB442B">
              <w:rPr>
                <w:rStyle w:val="Hipervnculo"/>
                <w:noProof/>
              </w:rPr>
              <w:t>Destacación de directivas en API</w:t>
            </w:r>
            <w:r w:rsidR="007D493B">
              <w:rPr>
                <w:noProof/>
                <w:webHidden/>
              </w:rPr>
              <w:tab/>
            </w:r>
            <w:r w:rsidR="007D493B">
              <w:rPr>
                <w:noProof/>
                <w:webHidden/>
              </w:rPr>
              <w:fldChar w:fldCharType="begin"/>
            </w:r>
            <w:r w:rsidR="007D493B">
              <w:rPr>
                <w:noProof/>
                <w:webHidden/>
              </w:rPr>
              <w:instrText xml:space="preserve"> PAGEREF _Toc428516513 \h </w:instrText>
            </w:r>
            <w:r w:rsidR="007D493B">
              <w:rPr>
                <w:noProof/>
                <w:webHidden/>
              </w:rPr>
            </w:r>
            <w:r w:rsidR="007D493B">
              <w:rPr>
                <w:noProof/>
                <w:webHidden/>
              </w:rPr>
              <w:fldChar w:fldCharType="separate"/>
            </w:r>
            <w:r w:rsidR="00E159AF">
              <w:rPr>
                <w:noProof/>
                <w:webHidden/>
              </w:rPr>
              <w:t>4</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16" w:history="1">
            <w:r w:rsidR="007D493B" w:rsidRPr="00EB442B">
              <w:rPr>
                <w:rStyle w:val="Hipervnculo"/>
                <w:noProof/>
              </w:rPr>
              <w:t>2.1.1</w:t>
            </w:r>
            <w:r w:rsidR="007D493B">
              <w:rPr>
                <w:rFonts w:asciiTheme="minorHAnsi" w:hAnsiTheme="minorHAnsi"/>
                <w:noProof/>
                <w:sz w:val="22"/>
              </w:rPr>
              <w:tab/>
            </w:r>
            <w:r w:rsidR="007D493B" w:rsidRPr="00EB442B">
              <w:rPr>
                <w:rStyle w:val="Hipervnculo"/>
                <w:noProof/>
              </w:rPr>
              <w:t>Syntax highlighting en editores de texto</w:t>
            </w:r>
            <w:r w:rsidR="007D493B">
              <w:rPr>
                <w:noProof/>
                <w:webHidden/>
              </w:rPr>
              <w:tab/>
            </w:r>
            <w:r w:rsidR="007D493B">
              <w:rPr>
                <w:noProof/>
                <w:webHidden/>
              </w:rPr>
              <w:fldChar w:fldCharType="begin"/>
            </w:r>
            <w:r w:rsidR="007D493B">
              <w:rPr>
                <w:noProof/>
                <w:webHidden/>
              </w:rPr>
              <w:instrText xml:space="preserve"> PAGEREF _Toc428516516 \h </w:instrText>
            </w:r>
            <w:r w:rsidR="007D493B">
              <w:rPr>
                <w:noProof/>
                <w:webHidden/>
              </w:rPr>
            </w:r>
            <w:r w:rsidR="007D493B">
              <w:rPr>
                <w:noProof/>
                <w:webHidden/>
              </w:rPr>
              <w:fldChar w:fldCharType="separate"/>
            </w:r>
            <w:r w:rsidR="00E159AF">
              <w:rPr>
                <w:noProof/>
                <w:webHidden/>
              </w:rPr>
              <w:t>4</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17" w:history="1">
            <w:r w:rsidR="007D493B" w:rsidRPr="00EB442B">
              <w:rPr>
                <w:rStyle w:val="Hipervnculo"/>
                <w:noProof/>
              </w:rPr>
              <w:t>2.1.2</w:t>
            </w:r>
            <w:r w:rsidR="007D493B">
              <w:rPr>
                <w:rFonts w:asciiTheme="minorHAnsi" w:hAnsiTheme="minorHAnsi"/>
                <w:noProof/>
                <w:sz w:val="22"/>
              </w:rPr>
              <w:tab/>
            </w:r>
            <w:r w:rsidR="007D493B" w:rsidRPr="00EB442B">
              <w:rPr>
                <w:rStyle w:val="Hipervnculo"/>
                <w:noProof/>
              </w:rPr>
              <w:t>eMoose y tagSea</w:t>
            </w:r>
            <w:r w:rsidR="007D493B">
              <w:rPr>
                <w:noProof/>
                <w:webHidden/>
              </w:rPr>
              <w:tab/>
            </w:r>
            <w:r w:rsidR="007D493B">
              <w:rPr>
                <w:noProof/>
                <w:webHidden/>
              </w:rPr>
              <w:fldChar w:fldCharType="begin"/>
            </w:r>
            <w:r w:rsidR="007D493B">
              <w:rPr>
                <w:noProof/>
                <w:webHidden/>
              </w:rPr>
              <w:instrText xml:space="preserve"> PAGEREF _Toc428516517 \h </w:instrText>
            </w:r>
            <w:r w:rsidR="007D493B">
              <w:rPr>
                <w:noProof/>
                <w:webHidden/>
              </w:rPr>
            </w:r>
            <w:r w:rsidR="007D493B">
              <w:rPr>
                <w:noProof/>
                <w:webHidden/>
              </w:rPr>
              <w:fldChar w:fldCharType="separate"/>
            </w:r>
            <w:r w:rsidR="00E159AF">
              <w:rPr>
                <w:noProof/>
                <w:webHidden/>
              </w:rPr>
              <w:t>5</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18" w:history="1">
            <w:r w:rsidR="007D493B" w:rsidRPr="00EB442B">
              <w:rPr>
                <w:rStyle w:val="Hipervnculo"/>
                <w:noProof/>
              </w:rPr>
              <w:t>2.2</w:t>
            </w:r>
            <w:r w:rsidR="007D493B">
              <w:rPr>
                <w:rFonts w:asciiTheme="minorHAnsi" w:hAnsiTheme="minorHAnsi"/>
                <w:noProof/>
                <w:sz w:val="22"/>
              </w:rPr>
              <w:tab/>
            </w:r>
            <w:r w:rsidR="007D493B" w:rsidRPr="00EB442B">
              <w:rPr>
                <w:rStyle w:val="Hipervnculo"/>
                <w:noProof/>
              </w:rPr>
              <w:t>Trabajo de Monperrus et al.</w:t>
            </w:r>
            <w:r w:rsidR="007D493B">
              <w:rPr>
                <w:noProof/>
                <w:webHidden/>
              </w:rPr>
              <w:tab/>
            </w:r>
            <w:r w:rsidR="007D493B">
              <w:rPr>
                <w:noProof/>
                <w:webHidden/>
              </w:rPr>
              <w:fldChar w:fldCharType="begin"/>
            </w:r>
            <w:r w:rsidR="007D493B">
              <w:rPr>
                <w:noProof/>
                <w:webHidden/>
              </w:rPr>
              <w:instrText xml:space="preserve"> PAGEREF _Toc428516518 \h </w:instrText>
            </w:r>
            <w:r w:rsidR="007D493B">
              <w:rPr>
                <w:noProof/>
                <w:webHidden/>
              </w:rPr>
            </w:r>
            <w:r w:rsidR="007D493B">
              <w:rPr>
                <w:noProof/>
                <w:webHidden/>
              </w:rPr>
              <w:fldChar w:fldCharType="separate"/>
            </w:r>
            <w:r w:rsidR="00E159AF">
              <w:rPr>
                <w:noProof/>
                <w:webHidden/>
              </w:rPr>
              <w:t>6</w:t>
            </w:r>
            <w:r w:rsidR="007D493B">
              <w:rPr>
                <w:noProof/>
                <w:webHidden/>
              </w:rPr>
              <w:fldChar w:fldCharType="end"/>
            </w:r>
          </w:hyperlink>
        </w:p>
        <w:p w:rsidR="007D493B" w:rsidRDefault="00477C4E">
          <w:pPr>
            <w:pStyle w:val="TDC1"/>
            <w:tabs>
              <w:tab w:val="left" w:pos="440"/>
              <w:tab w:val="right" w:leader="dot" w:pos="9395"/>
            </w:tabs>
            <w:rPr>
              <w:rFonts w:asciiTheme="minorHAnsi" w:hAnsiTheme="minorHAnsi"/>
              <w:noProof/>
              <w:sz w:val="22"/>
            </w:rPr>
          </w:pPr>
          <w:hyperlink w:anchor="_Toc428516519" w:history="1">
            <w:r w:rsidR="007D493B" w:rsidRPr="00EB442B">
              <w:rPr>
                <w:rStyle w:val="Hipervnculo"/>
                <w:noProof/>
              </w:rPr>
              <w:t>3</w:t>
            </w:r>
            <w:r w:rsidR="007D493B">
              <w:rPr>
                <w:rFonts w:asciiTheme="minorHAnsi" w:hAnsiTheme="minorHAnsi"/>
                <w:noProof/>
                <w:sz w:val="22"/>
              </w:rPr>
              <w:tab/>
            </w:r>
            <w:r w:rsidR="007D493B" w:rsidRPr="00EB442B">
              <w:rPr>
                <w:rStyle w:val="Hipervnculo"/>
                <w:noProof/>
              </w:rPr>
              <w:t>Desarrollo de CHi</w:t>
            </w:r>
            <w:r w:rsidR="007D493B">
              <w:rPr>
                <w:noProof/>
                <w:webHidden/>
              </w:rPr>
              <w:tab/>
            </w:r>
            <w:r w:rsidR="007D493B">
              <w:rPr>
                <w:noProof/>
                <w:webHidden/>
              </w:rPr>
              <w:fldChar w:fldCharType="begin"/>
            </w:r>
            <w:r w:rsidR="007D493B">
              <w:rPr>
                <w:noProof/>
                <w:webHidden/>
              </w:rPr>
              <w:instrText xml:space="preserve"> PAGEREF _Toc428516519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20" w:history="1">
            <w:r w:rsidR="007D493B" w:rsidRPr="00EB442B">
              <w:rPr>
                <w:rStyle w:val="Hipervnculo"/>
                <w:noProof/>
              </w:rPr>
              <w:t>3.1</w:t>
            </w:r>
            <w:r w:rsidR="007D493B">
              <w:rPr>
                <w:rFonts w:asciiTheme="minorHAnsi" w:hAnsiTheme="minorHAnsi"/>
                <w:noProof/>
                <w:sz w:val="22"/>
              </w:rPr>
              <w:tab/>
            </w:r>
            <w:r w:rsidR="007D493B" w:rsidRPr="00EB442B">
              <w:rPr>
                <w:rStyle w:val="Hipervnculo"/>
                <w:noProof/>
              </w:rPr>
              <w:t>Usuarios Finales</w:t>
            </w:r>
            <w:r w:rsidR="007D493B">
              <w:rPr>
                <w:noProof/>
                <w:webHidden/>
              </w:rPr>
              <w:tab/>
            </w:r>
            <w:r w:rsidR="007D493B">
              <w:rPr>
                <w:noProof/>
                <w:webHidden/>
              </w:rPr>
              <w:fldChar w:fldCharType="begin"/>
            </w:r>
            <w:r w:rsidR="007D493B">
              <w:rPr>
                <w:noProof/>
                <w:webHidden/>
              </w:rPr>
              <w:instrText xml:space="preserve"> PAGEREF _Toc428516520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21" w:history="1">
            <w:r w:rsidR="007D493B" w:rsidRPr="00EB442B">
              <w:rPr>
                <w:rStyle w:val="Hipervnculo"/>
                <w:noProof/>
              </w:rPr>
              <w:t>3.1.1</w:t>
            </w:r>
            <w:r w:rsidR="007D493B">
              <w:rPr>
                <w:rFonts w:asciiTheme="minorHAnsi" w:hAnsiTheme="minorHAnsi"/>
                <w:noProof/>
                <w:sz w:val="22"/>
              </w:rPr>
              <w:tab/>
            </w:r>
            <w:r w:rsidR="007D493B" w:rsidRPr="00EB442B">
              <w:rPr>
                <w:rStyle w:val="Hipervnculo"/>
                <w:noProof/>
              </w:rPr>
              <w:t>Usuario Encargado de Documentar una API</w:t>
            </w:r>
            <w:r w:rsidR="007D493B">
              <w:rPr>
                <w:noProof/>
                <w:webHidden/>
              </w:rPr>
              <w:tab/>
            </w:r>
            <w:r w:rsidR="007D493B">
              <w:rPr>
                <w:noProof/>
                <w:webHidden/>
              </w:rPr>
              <w:fldChar w:fldCharType="begin"/>
            </w:r>
            <w:r w:rsidR="007D493B">
              <w:rPr>
                <w:noProof/>
                <w:webHidden/>
              </w:rPr>
              <w:instrText xml:space="preserve"> PAGEREF _Toc428516521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22" w:history="1">
            <w:r w:rsidR="007D493B" w:rsidRPr="00EB442B">
              <w:rPr>
                <w:rStyle w:val="Hipervnculo"/>
                <w:noProof/>
              </w:rPr>
              <w:t>3.1.2</w:t>
            </w:r>
            <w:r w:rsidR="007D493B">
              <w:rPr>
                <w:rFonts w:asciiTheme="minorHAnsi" w:hAnsiTheme="minorHAnsi"/>
                <w:noProof/>
                <w:sz w:val="22"/>
              </w:rPr>
              <w:tab/>
            </w:r>
            <w:r w:rsidR="007D493B" w:rsidRPr="00EB442B">
              <w:rPr>
                <w:rStyle w:val="Hipervnculo"/>
                <w:noProof/>
              </w:rPr>
              <w:t>Usuario Investigador de Text Mining</w:t>
            </w:r>
            <w:r w:rsidR="007D493B">
              <w:rPr>
                <w:noProof/>
                <w:webHidden/>
              </w:rPr>
              <w:tab/>
            </w:r>
            <w:r w:rsidR="007D493B">
              <w:rPr>
                <w:noProof/>
                <w:webHidden/>
              </w:rPr>
              <w:fldChar w:fldCharType="begin"/>
            </w:r>
            <w:r w:rsidR="007D493B">
              <w:rPr>
                <w:noProof/>
                <w:webHidden/>
              </w:rPr>
              <w:instrText xml:space="preserve"> PAGEREF _Toc428516522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23" w:history="1">
            <w:r w:rsidR="007D493B" w:rsidRPr="00EB442B">
              <w:rPr>
                <w:rStyle w:val="Hipervnculo"/>
                <w:noProof/>
              </w:rPr>
              <w:t>3.2</w:t>
            </w:r>
            <w:r w:rsidR="007D493B">
              <w:rPr>
                <w:rFonts w:asciiTheme="minorHAnsi" w:hAnsiTheme="minorHAnsi"/>
                <w:noProof/>
                <w:sz w:val="22"/>
              </w:rPr>
              <w:tab/>
            </w:r>
            <w:r w:rsidR="007D493B" w:rsidRPr="00EB442B">
              <w:rPr>
                <w:rStyle w:val="Hipervnculo"/>
                <w:noProof/>
              </w:rPr>
              <w:t>Casos de Uso</w:t>
            </w:r>
            <w:r w:rsidR="007D493B">
              <w:rPr>
                <w:noProof/>
                <w:webHidden/>
              </w:rPr>
              <w:tab/>
            </w:r>
            <w:r w:rsidR="007D493B">
              <w:rPr>
                <w:noProof/>
                <w:webHidden/>
              </w:rPr>
              <w:fldChar w:fldCharType="begin"/>
            </w:r>
            <w:r w:rsidR="007D493B">
              <w:rPr>
                <w:noProof/>
                <w:webHidden/>
              </w:rPr>
              <w:instrText xml:space="preserve"> PAGEREF _Toc428516523 \h </w:instrText>
            </w:r>
            <w:r w:rsidR="007D493B">
              <w:rPr>
                <w:noProof/>
                <w:webHidden/>
              </w:rPr>
            </w:r>
            <w:r w:rsidR="007D493B">
              <w:rPr>
                <w:noProof/>
                <w:webHidden/>
              </w:rPr>
              <w:fldChar w:fldCharType="separate"/>
            </w:r>
            <w:r w:rsidR="00E159AF">
              <w:rPr>
                <w:noProof/>
                <w:webHidden/>
              </w:rPr>
              <w:t>10</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24" w:history="1">
            <w:r w:rsidR="007D493B" w:rsidRPr="00EB442B">
              <w:rPr>
                <w:rStyle w:val="Hipervnculo"/>
                <w:noProof/>
              </w:rPr>
              <w:t>3.2.1</w:t>
            </w:r>
            <w:r w:rsidR="007D493B">
              <w:rPr>
                <w:rFonts w:asciiTheme="minorHAnsi" w:hAnsiTheme="minorHAnsi"/>
                <w:noProof/>
                <w:sz w:val="22"/>
              </w:rPr>
              <w:tab/>
            </w:r>
            <w:r w:rsidR="007D493B" w:rsidRPr="00EB442B">
              <w:rPr>
                <w:rStyle w:val="Hipervnculo"/>
                <w:noProof/>
              </w:rPr>
              <w:t>Documentador de API</w:t>
            </w:r>
            <w:r w:rsidR="007D493B">
              <w:rPr>
                <w:noProof/>
                <w:webHidden/>
              </w:rPr>
              <w:tab/>
            </w:r>
            <w:r w:rsidR="007D493B">
              <w:rPr>
                <w:noProof/>
                <w:webHidden/>
              </w:rPr>
              <w:fldChar w:fldCharType="begin"/>
            </w:r>
            <w:r w:rsidR="007D493B">
              <w:rPr>
                <w:noProof/>
                <w:webHidden/>
              </w:rPr>
              <w:instrText xml:space="preserve"> PAGEREF _Toc428516524 \h </w:instrText>
            </w:r>
            <w:r w:rsidR="007D493B">
              <w:rPr>
                <w:noProof/>
                <w:webHidden/>
              </w:rPr>
            </w:r>
            <w:r w:rsidR="007D493B">
              <w:rPr>
                <w:noProof/>
                <w:webHidden/>
              </w:rPr>
              <w:fldChar w:fldCharType="separate"/>
            </w:r>
            <w:r w:rsidR="00E159AF">
              <w:rPr>
                <w:noProof/>
                <w:webHidden/>
              </w:rPr>
              <w:t>10</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25" w:history="1">
            <w:r w:rsidR="007D493B" w:rsidRPr="00EB442B">
              <w:rPr>
                <w:rStyle w:val="Hipervnculo"/>
                <w:noProof/>
              </w:rPr>
              <w:t>3.2.2</w:t>
            </w:r>
            <w:r w:rsidR="007D493B">
              <w:rPr>
                <w:rFonts w:asciiTheme="minorHAnsi" w:hAnsiTheme="minorHAnsi"/>
                <w:noProof/>
                <w:sz w:val="22"/>
              </w:rPr>
              <w:tab/>
            </w:r>
            <w:r w:rsidR="007D493B" w:rsidRPr="00EB442B">
              <w:rPr>
                <w:rStyle w:val="Hipervnculo"/>
                <w:noProof/>
              </w:rPr>
              <w:t>Investigador de Text Mining</w:t>
            </w:r>
            <w:r w:rsidR="007D493B">
              <w:rPr>
                <w:noProof/>
                <w:webHidden/>
              </w:rPr>
              <w:tab/>
            </w:r>
            <w:r w:rsidR="007D493B">
              <w:rPr>
                <w:noProof/>
                <w:webHidden/>
              </w:rPr>
              <w:fldChar w:fldCharType="begin"/>
            </w:r>
            <w:r w:rsidR="007D493B">
              <w:rPr>
                <w:noProof/>
                <w:webHidden/>
              </w:rPr>
              <w:instrText xml:space="preserve"> PAGEREF _Toc428516525 \h </w:instrText>
            </w:r>
            <w:r w:rsidR="007D493B">
              <w:rPr>
                <w:noProof/>
                <w:webHidden/>
              </w:rPr>
            </w:r>
            <w:r w:rsidR="007D493B">
              <w:rPr>
                <w:noProof/>
                <w:webHidden/>
              </w:rPr>
              <w:fldChar w:fldCharType="separate"/>
            </w:r>
            <w:r w:rsidR="00E159AF">
              <w:rPr>
                <w:noProof/>
                <w:webHidden/>
              </w:rPr>
              <w:t>10</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26" w:history="1">
            <w:r w:rsidR="007D493B" w:rsidRPr="00EB442B">
              <w:rPr>
                <w:rStyle w:val="Hipervnculo"/>
                <w:noProof/>
              </w:rPr>
              <w:t>3.3</w:t>
            </w:r>
            <w:r w:rsidR="007D493B">
              <w:rPr>
                <w:rFonts w:asciiTheme="minorHAnsi" w:hAnsiTheme="minorHAnsi"/>
                <w:noProof/>
                <w:sz w:val="22"/>
              </w:rPr>
              <w:tab/>
            </w:r>
            <w:r w:rsidR="007D493B" w:rsidRPr="00EB442B">
              <w:rPr>
                <w:rStyle w:val="Hipervnculo"/>
                <w:noProof/>
              </w:rPr>
              <w:t>Interfaz de CHi</w:t>
            </w:r>
            <w:r w:rsidR="007D493B">
              <w:rPr>
                <w:noProof/>
                <w:webHidden/>
              </w:rPr>
              <w:tab/>
            </w:r>
            <w:r w:rsidR="007D493B">
              <w:rPr>
                <w:noProof/>
                <w:webHidden/>
              </w:rPr>
              <w:fldChar w:fldCharType="begin"/>
            </w:r>
            <w:r w:rsidR="007D493B">
              <w:rPr>
                <w:noProof/>
                <w:webHidden/>
              </w:rPr>
              <w:instrText xml:space="preserve"> PAGEREF _Toc428516526 \h </w:instrText>
            </w:r>
            <w:r w:rsidR="007D493B">
              <w:rPr>
                <w:noProof/>
                <w:webHidden/>
              </w:rPr>
            </w:r>
            <w:r w:rsidR="007D493B">
              <w:rPr>
                <w:noProof/>
                <w:webHidden/>
              </w:rPr>
              <w:fldChar w:fldCharType="separate"/>
            </w:r>
            <w:r w:rsidR="00E159AF">
              <w:rPr>
                <w:noProof/>
                <w:webHidden/>
              </w:rPr>
              <w:t>11</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27" w:history="1">
            <w:r w:rsidR="007D493B" w:rsidRPr="00EB442B">
              <w:rPr>
                <w:rStyle w:val="Hipervnculo"/>
                <w:noProof/>
              </w:rPr>
              <w:t>3.4</w:t>
            </w:r>
            <w:r w:rsidR="007D493B">
              <w:rPr>
                <w:rFonts w:asciiTheme="minorHAnsi" w:hAnsiTheme="minorHAnsi"/>
                <w:noProof/>
                <w:sz w:val="22"/>
              </w:rPr>
              <w:tab/>
            </w:r>
            <w:r w:rsidR="007D493B" w:rsidRPr="00EB442B">
              <w:rPr>
                <w:rStyle w:val="Hipervnculo"/>
                <w:noProof/>
              </w:rPr>
              <w:t>Implementación de CHi</w:t>
            </w:r>
            <w:r w:rsidR="007D493B">
              <w:rPr>
                <w:noProof/>
                <w:webHidden/>
              </w:rPr>
              <w:tab/>
            </w:r>
            <w:r w:rsidR="007D493B">
              <w:rPr>
                <w:noProof/>
                <w:webHidden/>
              </w:rPr>
              <w:fldChar w:fldCharType="begin"/>
            </w:r>
            <w:r w:rsidR="007D493B">
              <w:rPr>
                <w:noProof/>
                <w:webHidden/>
              </w:rPr>
              <w:instrText xml:space="preserve"> PAGEREF _Toc428516527 \h </w:instrText>
            </w:r>
            <w:r w:rsidR="007D493B">
              <w:rPr>
                <w:noProof/>
                <w:webHidden/>
              </w:rPr>
            </w:r>
            <w:r w:rsidR="007D493B">
              <w:rPr>
                <w:noProof/>
                <w:webHidden/>
              </w:rPr>
              <w:fldChar w:fldCharType="separate"/>
            </w:r>
            <w:r w:rsidR="00E159AF">
              <w:rPr>
                <w:noProof/>
                <w:webHidden/>
              </w:rPr>
              <w:t>12</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28" w:history="1">
            <w:r w:rsidR="007D493B" w:rsidRPr="00EB442B">
              <w:rPr>
                <w:rStyle w:val="Hipervnculo"/>
                <w:noProof/>
              </w:rPr>
              <w:t>3.4.1</w:t>
            </w:r>
            <w:r w:rsidR="007D493B">
              <w:rPr>
                <w:rFonts w:asciiTheme="minorHAnsi" w:hAnsiTheme="minorHAnsi"/>
                <w:noProof/>
                <w:sz w:val="22"/>
              </w:rPr>
              <w:tab/>
            </w:r>
            <w:r w:rsidR="007D493B" w:rsidRPr="00EB442B">
              <w:rPr>
                <w:rStyle w:val="Hipervnculo"/>
                <w:noProof/>
              </w:rPr>
              <w:t>Extracción de comentarios</w:t>
            </w:r>
            <w:r w:rsidR="007D493B">
              <w:rPr>
                <w:noProof/>
                <w:webHidden/>
              </w:rPr>
              <w:tab/>
            </w:r>
            <w:r w:rsidR="007D493B">
              <w:rPr>
                <w:noProof/>
                <w:webHidden/>
              </w:rPr>
              <w:fldChar w:fldCharType="begin"/>
            </w:r>
            <w:r w:rsidR="007D493B">
              <w:rPr>
                <w:noProof/>
                <w:webHidden/>
              </w:rPr>
              <w:instrText xml:space="preserve"> PAGEREF _Toc428516528 \h </w:instrText>
            </w:r>
            <w:r w:rsidR="007D493B">
              <w:rPr>
                <w:noProof/>
                <w:webHidden/>
              </w:rPr>
            </w:r>
            <w:r w:rsidR="007D493B">
              <w:rPr>
                <w:noProof/>
                <w:webHidden/>
              </w:rPr>
              <w:fldChar w:fldCharType="separate"/>
            </w:r>
            <w:r w:rsidR="00E159AF">
              <w:rPr>
                <w:noProof/>
                <w:webHidden/>
              </w:rPr>
              <w:t>12</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29" w:history="1">
            <w:r w:rsidR="007D493B" w:rsidRPr="00EB442B">
              <w:rPr>
                <w:rStyle w:val="Hipervnculo"/>
                <w:noProof/>
              </w:rPr>
              <w:t>3.4.2</w:t>
            </w:r>
            <w:r w:rsidR="007D493B">
              <w:rPr>
                <w:rFonts w:asciiTheme="minorHAnsi" w:hAnsiTheme="minorHAnsi"/>
                <w:noProof/>
                <w:sz w:val="22"/>
              </w:rPr>
              <w:tab/>
            </w:r>
            <w:r w:rsidR="007D493B" w:rsidRPr="00EB442B">
              <w:rPr>
                <w:rStyle w:val="Hipervnculo"/>
                <w:noProof/>
              </w:rPr>
              <w:t>Aplicación y hotkeys</w:t>
            </w:r>
            <w:r w:rsidR="007D493B">
              <w:rPr>
                <w:noProof/>
                <w:webHidden/>
              </w:rPr>
              <w:tab/>
            </w:r>
            <w:r w:rsidR="007D493B">
              <w:rPr>
                <w:noProof/>
                <w:webHidden/>
              </w:rPr>
              <w:fldChar w:fldCharType="begin"/>
            </w:r>
            <w:r w:rsidR="007D493B">
              <w:rPr>
                <w:noProof/>
                <w:webHidden/>
              </w:rPr>
              <w:instrText xml:space="preserve"> PAGEREF _Toc428516529 \h </w:instrText>
            </w:r>
            <w:r w:rsidR="007D493B">
              <w:rPr>
                <w:noProof/>
                <w:webHidden/>
              </w:rPr>
            </w:r>
            <w:r w:rsidR="007D493B">
              <w:rPr>
                <w:noProof/>
                <w:webHidden/>
              </w:rPr>
              <w:fldChar w:fldCharType="separate"/>
            </w:r>
            <w:r w:rsidR="00E159AF">
              <w:rPr>
                <w:noProof/>
                <w:webHidden/>
              </w:rPr>
              <w:t>12</w:t>
            </w:r>
            <w:r w:rsidR="007D493B">
              <w:rPr>
                <w:noProof/>
                <w:webHidden/>
              </w:rPr>
              <w:fldChar w:fldCharType="end"/>
            </w:r>
          </w:hyperlink>
        </w:p>
        <w:p w:rsidR="007D493B" w:rsidRDefault="00477C4E">
          <w:pPr>
            <w:pStyle w:val="TDC1"/>
            <w:tabs>
              <w:tab w:val="right" w:leader="dot" w:pos="9395"/>
            </w:tabs>
            <w:rPr>
              <w:rFonts w:asciiTheme="minorHAnsi" w:hAnsiTheme="minorHAnsi"/>
              <w:noProof/>
              <w:sz w:val="22"/>
            </w:rPr>
          </w:pPr>
          <w:hyperlink w:anchor="_Toc428516530" w:history="1">
            <w:r w:rsidR="007D493B">
              <w:rPr>
                <w:rFonts w:asciiTheme="minorHAnsi" w:hAnsiTheme="minorHAnsi"/>
                <w:noProof/>
                <w:sz w:val="22"/>
              </w:rPr>
              <w:tab/>
            </w:r>
            <w:r w:rsidR="007D493B" w:rsidRPr="00EB442B">
              <w:rPr>
                <w:rStyle w:val="Hipervnculo"/>
                <w:noProof/>
              </w:rPr>
              <w:t>Revisión Manual de Comentarios de API</w:t>
            </w:r>
            <w:r w:rsidR="007D493B">
              <w:rPr>
                <w:noProof/>
                <w:webHidden/>
              </w:rPr>
              <w:tab/>
            </w:r>
            <w:r w:rsidR="007D493B">
              <w:rPr>
                <w:noProof/>
                <w:webHidden/>
              </w:rPr>
              <w:fldChar w:fldCharType="begin"/>
            </w:r>
            <w:r w:rsidR="007D493B">
              <w:rPr>
                <w:noProof/>
                <w:webHidden/>
              </w:rPr>
              <w:instrText xml:space="preserve"> PAGEREF _Toc428516530 \h </w:instrText>
            </w:r>
            <w:r w:rsidR="007D493B">
              <w:rPr>
                <w:noProof/>
                <w:webHidden/>
              </w:rPr>
            </w:r>
            <w:r w:rsidR="007D493B">
              <w:rPr>
                <w:noProof/>
                <w:webHidden/>
              </w:rPr>
              <w:fldChar w:fldCharType="separate"/>
            </w:r>
            <w:r w:rsidR="00E159AF">
              <w:rPr>
                <w:noProof/>
                <w:webHidden/>
              </w:rPr>
              <w:t>14</w:t>
            </w:r>
            <w:r w:rsidR="007D493B">
              <w:rPr>
                <w:noProof/>
                <w:webHidden/>
              </w:rPr>
              <w:fldChar w:fldCharType="end"/>
            </w:r>
          </w:hyperlink>
        </w:p>
        <w:p w:rsidR="007D493B" w:rsidRDefault="00477C4E">
          <w:pPr>
            <w:pStyle w:val="TDC1"/>
            <w:tabs>
              <w:tab w:val="right" w:leader="dot" w:pos="9395"/>
            </w:tabs>
            <w:rPr>
              <w:rFonts w:asciiTheme="minorHAnsi" w:hAnsiTheme="minorHAnsi"/>
              <w:noProof/>
              <w:sz w:val="22"/>
            </w:rPr>
          </w:pPr>
          <w:hyperlink w:anchor="_Toc428516533" w:history="1">
            <w:r w:rsidR="007D493B" w:rsidRPr="00EB442B">
              <w:rPr>
                <w:rStyle w:val="Hipervnculo"/>
                <w:noProof/>
              </w:rPr>
              <w:t>4</w:t>
            </w:r>
            <w:r w:rsidR="007D493B">
              <w:rPr>
                <w:noProof/>
                <w:webHidden/>
              </w:rPr>
              <w:tab/>
            </w:r>
            <w:r w:rsidR="007D493B">
              <w:rPr>
                <w:noProof/>
                <w:webHidden/>
              </w:rPr>
              <w:fldChar w:fldCharType="begin"/>
            </w:r>
            <w:r w:rsidR="007D493B">
              <w:rPr>
                <w:noProof/>
                <w:webHidden/>
              </w:rPr>
              <w:instrText xml:space="preserve"> PAGEREF _Toc428516533 \h </w:instrText>
            </w:r>
            <w:r w:rsidR="007D493B">
              <w:rPr>
                <w:noProof/>
                <w:webHidden/>
              </w:rPr>
            </w:r>
            <w:r w:rsidR="007D493B">
              <w:rPr>
                <w:noProof/>
                <w:webHidden/>
              </w:rPr>
              <w:fldChar w:fldCharType="separate"/>
            </w:r>
            <w:r w:rsidR="00E159AF">
              <w:rPr>
                <w:noProof/>
                <w:webHidden/>
              </w:rPr>
              <w:t>14</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34" w:history="1">
            <w:r w:rsidR="007D493B" w:rsidRPr="00EB442B">
              <w:rPr>
                <w:rStyle w:val="Hipervnculo"/>
                <w:noProof/>
              </w:rPr>
              <w:t>4.1</w:t>
            </w:r>
            <w:r w:rsidR="007D493B">
              <w:rPr>
                <w:rFonts w:asciiTheme="minorHAnsi" w:hAnsiTheme="minorHAnsi"/>
                <w:noProof/>
                <w:sz w:val="22"/>
              </w:rPr>
              <w:tab/>
            </w:r>
            <w:r w:rsidR="007D493B" w:rsidRPr="00EB442B">
              <w:rPr>
                <w:rStyle w:val="Hipervnculo"/>
                <w:noProof/>
              </w:rPr>
              <w:t>Revisión de los datos preliminares</w:t>
            </w:r>
            <w:r w:rsidR="007D493B">
              <w:rPr>
                <w:noProof/>
                <w:webHidden/>
              </w:rPr>
              <w:tab/>
            </w:r>
            <w:r w:rsidR="007D493B">
              <w:rPr>
                <w:noProof/>
                <w:webHidden/>
              </w:rPr>
              <w:fldChar w:fldCharType="begin"/>
            </w:r>
            <w:r w:rsidR="007D493B">
              <w:rPr>
                <w:noProof/>
                <w:webHidden/>
              </w:rPr>
              <w:instrText xml:space="preserve"> PAGEREF _Toc428516534 \h </w:instrText>
            </w:r>
            <w:r w:rsidR="007D493B">
              <w:rPr>
                <w:noProof/>
                <w:webHidden/>
              </w:rPr>
            </w:r>
            <w:r w:rsidR="007D493B">
              <w:rPr>
                <w:noProof/>
                <w:webHidden/>
              </w:rPr>
              <w:fldChar w:fldCharType="separate"/>
            </w:r>
            <w:r w:rsidR="00E159AF">
              <w:rPr>
                <w:noProof/>
                <w:webHidden/>
              </w:rPr>
              <w:t>14</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35" w:history="1">
            <w:r w:rsidR="007D493B" w:rsidRPr="00EB442B">
              <w:rPr>
                <w:rStyle w:val="Hipervnculo"/>
                <w:noProof/>
              </w:rPr>
              <w:t>4.1.1</w:t>
            </w:r>
            <w:r w:rsidR="007D493B">
              <w:rPr>
                <w:rFonts w:asciiTheme="minorHAnsi" w:hAnsiTheme="minorHAnsi"/>
                <w:noProof/>
                <w:sz w:val="22"/>
              </w:rPr>
              <w:tab/>
            </w:r>
            <w:r w:rsidR="007D493B" w:rsidRPr="00EB442B">
              <w:rPr>
                <w:rStyle w:val="Hipervnculo"/>
                <w:noProof/>
              </w:rPr>
              <w:t>Método de Revisión de Datos Preliminares</w:t>
            </w:r>
            <w:r w:rsidR="007D493B">
              <w:rPr>
                <w:noProof/>
                <w:webHidden/>
              </w:rPr>
              <w:tab/>
            </w:r>
            <w:r w:rsidR="007D493B">
              <w:rPr>
                <w:noProof/>
                <w:webHidden/>
              </w:rPr>
              <w:fldChar w:fldCharType="begin"/>
            </w:r>
            <w:r w:rsidR="007D493B">
              <w:rPr>
                <w:noProof/>
                <w:webHidden/>
              </w:rPr>
              <w:instrText xml:space="preserve"> PAGEREF _Toc428516535 \h </w:instrText>
            </w:r>
            <w:r w:rsidR="007D493B">
              <w:rPr>
                <w:noProof/>
                <w:webHidden/>
              </w:rPr>
            </w:r>
            <w:r w:rsidR="007D493B">
              <w:rPr>
                <w:noProof/>
                <w:webHidden/>
              </w:rPr>
              <w:fldChar w:fldCharType="separate"/>
            </w:r>
            <w:r w:rsidR="00E159AF">
              <w:rPr>
                <w:noProof/>
                <w:webHidden/>
              </w:rPr>
              <w:t>15</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36" w:history="1">
            <w:r w:rsidR="007D493B" w:rsidRPr="00EB442B">
              <w:rPr>
                <w:rStyle w:val="Hipervnculo"/>
                <w:noProof/>
              </w:rPr>
              <w:t>4.1.2</w:t>
            </w:r>
            <w:r w:rsidR="007D493B">
              <w:rPr>
                <w:rFonts w:asciiTheme="minorHAnsi" w:hAnsiTheme="minorHAnsi"/>
                <w:noProof/>
                <w:sz w:val="22"/>
              </w:rPr>
              <w:tab/>
            </w:r>
            <w:r w:rsidR="007D493B" w:rsidRPr="00EB442B">
              <w:rPr>
                <w:rStyle w:val="Hipervnculo"/>
                <w:noProof/>
              </w:rPr>
              <w:t>Observaciones sobre los datos preliminares</w:t>
            </w:r>
            <w:r w:rsidR="007D493B">
              <w:rPr>
                <w:noProof/>
                <w:webHidden/>
              </w:rPr>
              <w:tab/>
            </w:r>
            <w:r w:rsidR="007D493B">
              <w:rPr>
                <w:noProof/>
                <w:webHidden/>
              </w:rPr>
              <w:fldChar w:fldCharType="begin"/>
            </w:r>
            <w:r w:rsidR="007D493B">
              <w:rPr>
                <w:noProof/>
                <w:webHidden/>
              </w:rPr>
              <w:instrText xml:space="preserve"> PAGEREF _Toc428516536 \h </w:instrText>
            </w:r>
            <w:r w:rsidR="007D493B">
              <w:rPr>
                <w:noProof/>
                <w:webHidden/>
              </w:rPr>
            </w:r>
            <w:r w:rsidR="007D493B">
              <w:rPr>
                <w:noProof/>
                <w:webHidden/>
              </w:rPr>
              <w:fldChar w:fldCharType="separate"/>
            </w:r>
            <w:r w:rsidR="00E159AF">
              <w:rPr>
                <w:noProof/>
                <w:webHidden/>
              </w:rPr>
              <w:t>15</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37" w:history="1">
            <w:r w:rsidR="007D493B" w:rsidRPr="00EB442B">
              <w:rPr>
                <w:rStyle w:val="Hipervnculo"/>
                <w:noProof/>
              </w:rPr>
              <w:t>4.2</w:t>
            </w:r>
            <w:r w:rsidR="007D493B">
              <w:rPr>
                <w:rFonts w:asciiTheme="minorHAnsi" w:hAnsiTheme="minorHAnsi"/>
                <w:noProof/>
                <w:sz w:val="22"/>
              </w:rPr>
              <w:tab/>
            </w:r>
            <w:r w:rsidR="007D493B" w:rsidRPr="00EB442B">
              <w:rPr>
                <w:rStyle w:val="Hipervnculo"/>
                <w:noProof/>
              </w:rPr>
              <w:t>Revisión de los datos finales</w:t>
            </w:r>
            <w:r w:rsidR="007D493B">
              <w:rPr>
                <w:noProof/>
                <w:webHidden/>
              </w:rPr>
              <w:tab/>
            </w:r>
            <w:r w:rsidR="007D493B">
              <w:rPr>
                <w:noProof/>
                <w:webHidden/>
              </w:rPr>
              <w:fldChar w:fldCharType="begin"/>
            </w:r>
            <w:r w:rsidR="007D493B">
              <w:rPr>
                <w:noProof/>
                <w:webHidden/>
              </w:rPr>
              <w:instrText xml:space="preserve"> PAGEREF _Toc428516537 \h </w:instrText>
            </w:r>
            <w:r w:rsidR="007D493B">
              <w:rPr>
                <w:noProof/>
                <w:webHidden/>
              </w:rPr>
            </w:r>
            <w:r w:rsidR="007D493B">
              <w:rPr>
                <w:noProof/>
                <w:webHidden/>
              </w:rPr>
              <w:fldChar w:fldCharType="separate"/>
            </w:r>
            <w:r w:rsidR="00E159AF">
              <w:rPr>
                <w:noProof/>
                <w:webHidden/>
              </w:rPr>
              <w:t>17</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38" w:history="1">
            <w:r w:rsidR="007D493B" w:rsidRPr="00EB442B">
              <w:rPr>
                <w:rStyle w:val="Hipervnculo"/>
                <w:noProof/>
              </w:rPr>
              <w:t>4.2.1</w:t>
            </w:r>
            <w:r w:rsidR="007D493B">
              <w:rPr>
                <w:rFonts w:asciiTheme="minorHAnsi" w:hAnsiTheme="minorHAnsi"/>
                <w:noProof/>
                <w:sz w:val="22"/>
              </w:rPr>
              <w:tab/>
            </w:r>
            <w:r w:rsidR="007D493B" w:rsidRPr="00EB442B">
              <w:rPr>
                <w:rStyle w:val="Hipervnculo"/>
                <w:noProof/>
              </w:rPr>
              <w:t>Método de revisión de los datos finales</w:t>
            </w:r>
            <w:r w:rsidR="007D493B">
              <w:rPr>
                <w:noProof/>
                <w:webHidden/>
              </w:rPr>
              <w:tab/>
            </w:r>
            <w:r w:rsidR="007D493B">
              <w:rPr>
                <w:noProof/>
                <w:webHidden/>
              </w:rPr>
              <w:fldChar w:fldCharType="begin"/>
            </w:r>
            <w:r w:rsidR="007D493B">
              <w:rPr>
                <w:noProof/>
                <w:webHidden/>
              </w:rPr>
              <w:instrText xml:space="preserve"> PAGEREF _Toc428516538 \h </w:instrText>
            </w:r>
            <w:r w:rsidR="007D493B">
              <w:rPr>
                <w:noProof/>
                <w:webHidden/>
              </w:rPr>
            </w:r>
            <w:r w:rsidR="007D493B">
              <w:rPr>
                <w:noProof/>
                <w:webHidden/>
              </w:rPr>
              <w:fldChar w:fldCharType="separate"/>
            </w:r>
            <w:r w:rsidR="00E159AF">
              <w:rPr>
                <w:noProof/>
                <w:webHidden/>
              </w:rPr>
              <w:t>17</w:t>
            </w:r>
            <w:r w:rsidR="007D493B">
              <w:rPr>
                <w:noProof/>
                <w:webHidden/>
              </w:rPr>
              <w:fldChar w:fldCharType="end"/>
            </w:r>
          </w:hyperlink>
        </w:p>
        <w:p w:rsidR="007D493B" w:rsidRDefault="00477C4E">
          <w:pPr>
            <w:pStyle w:val="TDC1"/>
            <w:tabs>
              <w:tab w:val="left" w:pos="440"/>
              <w:tab w:val="right" w:leader="dot" w:pos="9395"/>
            </w:tabs>
            <w:rPr>
              <w:rFonts w:asciiTheme="minorHAnsi" w:hAnsiTheme="minorHAnsi"/>
              <w:noProof/>
              <w:sz w:val="22"/>
            </w:rPr>
          </w:pPr>
          <w:hyperlink w:anchor="_Toc428516541" w:history="1">
            <w:r w:rsidR="007D493B" w:rsidRPr="00EB442B">
              <w:rPr>
                <w:rStyle w:val="Hipervnculo"/>
                <w:noProof/>
              </w:rPr>
              <w:t>5</w:t>
            </w:r>
            <w:r w:rsidR="007D493B">
              <w:rPr>
                <w:rFonts w:asciiTheme="minorHAnsi" w:hAnsiTheme="minorHAnsi"/>
                <w:noProof/>
                <w:sz w:val="22"/>
              </w:rPr>
              <w:tab/>
            </w:r>
            <w:r w:rsidR="007D493B" w:rsidRPr="00EB442B">
              <w:rPr>
                <w:rStyle w:val="Hipervnculo"/>
                <w:noProof/>
              </w:rPr>
              <w:t>Aplicación de Text Mining</w:t>
            </w:r>
            <w:r w:rsidR="007D493B">
              <w:rPr>
                <w:noProof/>
                <w:webHidden/>
              </w:rPr>
              <w:tab/>
            </w:r>
            <w:r w:rsidR="007D493B">
              <w:rPr>
                <w:noProof/>
                <w:webHidden/>
              </w:rPr>
              <w:fldChar w:fldCharType="begin"/>
            </w:r>
            <w:r w:rsidR="007D493B">
              <w:rPr>
                <w:noProof/>
                <w:webHidden/>
              </w:rPr>
              <w:instrText xml:space="preserve"> PAGEREF _Toc428516541 \h </w:instrText>
            </w:r>
            <w:r w:rsidR="007D493B">
              <w:rPr>
                <w:noProof/>
                <w:webHidden/>
              </w:rPr>
            </w:r>
            <w:r w:rsidR="007D493B">
              <w:rPr>
                <w:noProof/>
                <w:webHidden/>
              </w:rPr>
              <w:fldChar w:fldCharType="separate"/>
            </w:r>
            <w:r w:rsidR="00E159AF">
              <w:rPr>
                <w:noProof/>
                <w:webHidden/>
              </w:rPr>
              <w:t>18</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42" w:history="1">
            <w:r w:rsidR="007D493B" w:rsidRPr="00EB442B">
              <w:rPr>
                <w:rStyle w:val="Hipervnculo"/>
                <w:noProof/>
              </w:rPr>
              <w:t>5.1</w:t>
            </w:r>
            <w:r w:rsidR="007D493B">
              <w:rPr>
                <w:rFonts w:asciiTheme="minorHAnsi" w:hAnsiTheme="minorHAnsi"/>
                <w:noProof/>
                <w:sz w:val="22"/>
              </w:rPr>
              <w:tab/>
            </w:r>
            <w:r w:rsidR="007D493B" w:rsidRPr="00EB442B">
              <w:rPr>
                <w:rStyle w:val="Hipervnculo"/>
                <w:noProof/>
              </w:rPr>
              <w:t>Weka</w:t>
            </w:r>
            <w:r w:rsidR="007D493B">
              <w:rPr>
                <w:noProof/>
                <w:webHidden/>
              </w:rPr>
              <w:tab/>
            </w:r>
            <w:r w:rsidR="007D493B">
              <w:rPr>
                <w:noProof/>
                <w:webHidden/>
              </w:rPr>
              <w:fldChar w:fldCharType="begin"/>
            </w:r>
            <w:r w:rsidR="007D493B">
              <w:rPr>
                <w:noProof/>
                <w:webHidden/>
              </w:rPr>
              <w:instrText xml:space="preserve"> PAGEREF _Toc428516542 \h </w:instrText>
            </w:r>
            <w:r w:rsidR="007D493B">
              <w:rPr>
                <w:noProof/>
                <w:webHidden/>
              </w:rPr>
            </w:r>
            <w:r w:rsidR="007D493B">
              <w:rPr>
                <w:noProof/>
                <w:webHidden/>
              </w:rPr>
              <w:fldChar w:fldCharType="separate"/>
            </w:r>
            <w:r w:rsidR="00E159AF">
              <w:rPr>
                <w:noProof/>
                <w:webHidden/>
              </w:rPr>
              <w:t>18</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43" w:history="1">
            <w:r w:rsidR="007D493B" w:rsidRPr="00EB442B">
              <w:rPr>
                <w:rStyle w:val="Hipervnculo"/>
                <w:noProof/>
              </w:rPr>
              <w:t>5.1.1</w:t>
            </w:r>
            <w:r w:rsidR="007D493B">
              <w:rPr>
                <w:rFonts w:asciiTheme="minorHAnsi" w:hAnsiTheme="minorHAnsi"/>
                <w:noProof/>
                <w:sz w:val="22"/>
              </w:rPr>
              <w:tab/>
            </w:r>
            <w:r w:rsidR="007D493B" w:rsidRPr="00EB442B">
              <w:rPr>
                <w:rStyle w:val="Hipervnculo"/>
                <w:noProof/>
              </w:rPr>
              <w:t>Filtros</w:t>
            </w:r>
            <w:r w:rsidR="007D493B">
              <w:rPr>
                <w:noProof/>
                <w:webHidden/>
              </w:rPr>
              <w:tab/>
            </w:r>
            <w:r w:rsidR="007D493B">
              <w:rPr>
                <w:noProof/>
                <w:webHidden/>
              </w:rPr>
              <w:fldChar w:fldCharType="begin"/>
            </w:r>
            <w:r w:rsidR="007D493B">
              <w:rPr>
                <w:noProof/>
                <w:webHidden/>
              </w:rPr>
              <w:instrText xml:space="preserve"> PAGEREF _Toc428516543 \h </w:instrText>
            </w:r>
            <w:r w:rsidR="007D493B">
              <w:rPr>
                <w:noProof/>
                <w:webHidden/>
              </w:rPr>
            </w:r>
            <w:r w:rsidR="007D493B">
              <w:rPr>
                <w:noProof/>
                <w:webHidden/>
              </w:rPr>
              <w:fldChar w:fldCharType="separate"/>
            </w:r>
            <w:r w:rsidR="00E159AF">
              <w:rPr>
                <w:noProof/>
                <w:webHidden/>
              </w:rPr>
              <w:t>19</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44" w:history="1">
            <w:r w:rsidR="007D493B" w:rsidRPr="00EB442B">
              <w:rPr>
                <w:rStyle w:val="Hipervnculo"/>
                <w:noProof/>
              </w:rPr>
              <w:t>5.2</w:t>
            </w:r>
            <w:r w:rsidR="007D493B">
              <w:rPr>
                <w:rFonts w:asciiTheme="minorHAnsi" w:hAnsiTheme="minorHAnsi"/>
                <w:noProof/>
                <w:sz w:val="22"/>
              </w:rPr>
              <w:tab/>
            </w:r>
            <w:r w:rsidR="007D493B" w:rsidRPr="00EB442B">
              <w:rPr>
                <w:rStyle w:val="Hipervnculo"/>
                <w:noProof/>
              </w:rPr>
              <w:t>Clasificadores y parámetros probados</w:t>
            </w:r>
            <w:r w:rsidR="007D493B">
              <w:rPr>
                <w:noProof/>
                <w:webHidden/>
              </w:rPr>
              <w:tab/>
            </w:r>
            <w:r w:rsidR="007D493B">
              <w:rPr>
                <w:noProof/>
                <w:webHidden/>
              </w:rPr>
              <w:fldChar w:fldCharType="begin"/>
            </w:r>
            <w:r w:rsidR="007D493B">
              <w:rPr>
                <w:noProof/>
                <w:webHidden/>
              </w:rPr>
              <w:instrText xml:space="preserve"> PAGEREF _Toc428516544 \h </w:instrText>
            </w:r>
            <w:r w:rsidR="007D493B">
              <w:rPr>
                <w:noProof/>
                <w:webHidden/>
              </w:rPr>
            </w:r>
            <w:r w:rsidR="007D493B">
              <w:rPr>
                <w:noProof/>
                <w:webHidden/>
              </w:rPr>
              <w:fldChar w:fldCharType="separate"/>
            </w:r>
            <w:r w:rsidR="00E159AF">
              <w:rPr>
                <w:noProof/>
                <w:webHidden/>
              </w:rPr>
              <w:t>21</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46" w:history="1">
            <w:r w:rsidR="007D493B" w:rsidRPr="00EB442B">
              <w:rPr>
                <w:rStyle w:val="Hipervnculo"/>
                <w:noProof/>
              </w:rPr>
              <w:t>5.3</w:t>
            </w:r>
            <w:r w:rsidR="007D493B">
              <w:rPr>
                <w:rFonts w:asciiTheme="minorHAnsi" w:hAnsiTheme="minorHAnsi"/>
                <w:noProof/>
                <w:sz w:val="22"/>
              </w:rPr>
              <w:tab/>
            </w:r>
            <w:r w:rsidR="007D493B" w:rsidRPr="00EB442B">
              <w:rPr>
                <w:rStyle w:val="Hipervnculo"/>
                <w:noProof/>
              </w:rPr>
              <w:t>Evaluación del rendimiento de un clasificador</w:t>
            </w:r>
            <w:r w:rsidR="007D493B">
              <w:rPr>
                <w:noProof/>
                <w:webHidden/>
              </w:rPr>
              <w:tab/>
            </w:r>
            <w:r w:rsidR="007D493B">
              <w:rPr>
                <w:noProof/>
                <w:webHidden/>
              </w:rPr>
              <w:fldChar w:fldCharType="begin"/>
            </w:r>
            <w:r w:rsidR="007D493B">
              <w:rPr>
                <w:noProof/>
                <w:webHidden/>
              </w:rPr>
              <w:instrText xml:space="preserve"> PAGEREF _Toc428516546 \h </w:instrText>
            </w:r>
            <w:r w:rsidR="007D493B">
              <w:rPr>
                <w:noProof/>
                <w:webHidden/>
              </w:rPr>
            </w:r>
            <w:r w:rsidR="007D493B">
              <w:rPr>
                <w:noProof/>
                <w:webHidden/>
              </w:rPr>
              <w:fldChar w:fldCharType="separate"/>
            </w:r>
            <w:r w:rsidR="00E159AF">
              <w:rPr>
                <w:noProof/>
                <w:webHidden/>
              </w:rPr>
              <w:t>21</w:t>
            </w:r>
            <w:r w:rsidR="007D493B">
              <w:rPr>
                <w:noProof/>
                <w:webHidden/>
              </w:rPr>
              <w:fldChar w:fldCharType="end"/>
            </w:r>
          </w:hyperlink>
        </w:p>
        <w:p w:rsidR="007D493B" w:rsidRDefault="00477C4E">
          <w:pPr>
            <w:pStyle w:val="TDC3"/>
            <w:tabs>
              <w:tab w:val="left" w:pos="880"/>
              <w:tab w:val="right" w:leader="dot" w:pos="9395"/>
            </w:tabs>
            <w:rPr>
              <w:rFonts w:asciiTheme="minorHAnsi" w:hAnsiTheme="minorHAnsi"/>
              <w:noProof/>
              <w:sz w:val="22"/>
            </w:rPr>
          </w:pPr>
          <w:hyperlink w:anchor="_Toc428516547" w:history="1">
            <w:r w:rsidR="007D493B">
              <w:rPr>
                <w:rFonts w:asciiTheme="minorHAnsi" w:hAnsiTheme="minorHAnsi"/>
                <w:noProof/>
                <w:sz w:val="22"/>
              </w:rPr>
              <w:tab/>
            </w:r>
            <w:r w:rsidR="007D493B" w:rsidRPr="00EB442B">
              <w:rPr>
                <w:rStyle w:val="Hipervnculo"/>
                <w:noProof/>
              </w:rPr>
              <w:t>Métricas principales</w:t>
            </w:r>
            <w:r w:rsidR="007D493B">
              <w:rPr>
                <w:noProof/>
                <w:webHidden/>
              </w:rPr>
              <w:tab/>
            </w:r>
            <w:r w:rsidR="007D493B">
              <w:rPr>
                <w:noProof/>
                <w:webHidden/>
              </w:rPr>
              <w:fldChar w:fldCharType="begin"/>
            </w:r>
            <w:r w:rsidR="007D493B">
              <w:rPr>
                <w:noProof/>
                <w:webHidden/>
              </w:rPr>
              <w:instrText xml:space="preserve"> PAGEREF _Toc428516547 \h </w:instrText>
            </w:r>
            <w:r w:rsidR="007D493B">
              <w:rPr>
                <w:noProof/>
                <w:webHidden/>
              </w:rPr>
            </w:r>
            <w:r w:rsidR="007D493B">
              <w:rPr>
                <w:noProof/>
                <w:webHidden/>
              </w:rPr>
              <w:fldChar w:fldCharType="separate"/>
            </w:r>
            <w:r w:rsidR="00E159AF">
              <w:rPr>
                <w:noProof/>
                <w:webHidden/>
              </w:rPr>
              <w:t>22</w:t>
            </w:r>
            <w:r w:rsidR="007D493B">
              <w:rPr>
                <w:noProof/>
                <w:webHidden/>
              </w:rPr>
              <w:fldChar w:fldCharType="end"/>
            </w:r>
          </w:hyperlink>
        </w:p>
        <w:p w:rsidR="007D493B" w:rsidRDefault="00477C4E">
          <w:pPr>
            <w:pStyle w:val="TDC3"/>
            <w:tabs>
              <w:tab w:val="right" w:leader="dot" w:pos="9395"/>
            </w:tabs>
            <w:rPr>
              <w:rFonts w:asciiTheme="minorHAnsi" w:hAnsiTheme="minorHAnsi"/>
              <w:noProof/>
              <w:sz w:val="22"/>
            </w:rPr>
          </w:pPr>
          <w:hyperlink w:anchor="_Toc428516548" w:history="1">
            <w:r w:rsidR="007D493B" w:rsidRPr="00EB442B">
              <w:rPr>
                <w:rStyle w:val="Hipervnculo"/>
                <w:noProof/>
              </w:rPr>
              <w:t>5.3.1</w:t>
            </w:r>
            <w:r w:rsidR="007D493B">
              <w:rPr>
                <w:noProof/>
                <w:webHidden/>
              </w:rPr>
              <w:tab/>
            </w:r>
            <w:r w:rsidR="007D493B">
              <w:rPr>
                <w:noProof/>
                <w:webHidden/>
              </w:rPr>
              <w:fldChar w:fldCharType="begin"/>
            </w:r>
            <w:r w:rsidR="007D493B">
              <w:rPr>
                <w:noProof/>
                <w:webHidden/>
              </w:rPr>
              <w:instrText xml:space="preserve"> PAGEREF _Toc428516548 \h </w:instrText>
            </w:r>
            <w:r w:rsidR="007D493B">
              <w:rPr>
                <w:noProof/>
                <w:webHidden/>
              </w:rPr>
            </w:r>
            <w:r w:rsidR="007D493B">
              <w:rPr>
                <w:noProof/>
                <w:webHidden/>
              </w:rPr>
              <w:fldChar w:fldCharType="separate"/>
            </w:r>
            <w:r w:rsidR="00E159AF">
              <w:rPr>
                <w:noProof/>
                <w:webHidden/>
              </w:rPr>
              <w:t>22</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49" w:history="1">
            <w:r w:rsidR="007D493B" w:rsidRPr="00EB442B">
              <w:rPr>
                <w:rStyle w:val="Hipervnculo"/>
                <w:noProof/>
              </w:rPr>
              <w:t>5.3.2</w:t>
            </w:r>
            <w:r w:rsidR="007D493B">
              <w:rPr>
                <w:rFonts w:asciiTheme="minorHAnsi" w:hAnsiTheme="minorHAnsi"/>
                <w:noProof/>
                <w:sz w:val="22"/>
              </w:rPr>
              <w:tab/>
            </w:r>
            <w:r w:rsidR="007D493B" w:rsidRPr="00EB442B">
              <w:rPr>
                <w:rStyle w:val="Hipervnculo"/>
                <w:noProof/>
              </w:rPr>
              <w:t>Métricas secundarias</w:t>
            </w:r>
            <w:r w:rsidR="007D493B">
              <w:rPr>
                <w:noProof/>
                <w:webHidden/>
              </w:rPr>
              <w:tab/>
            </w:r>
            <w:r w:rsidR="007D493B">
              <w:rPr>
                <w:noProof/>
                <w:webHidden/>
              </w:rPr>
              <w:fldChar w:fldCharType="begin"/>
            </w:r>
            <w:r w:rsidR="007D493B">
              <w:rPr>
                <w:noProof/>
                <w:webHidden/>
              </w:rPr>
              <w:instrText xml:space="preserve"> PAGEREF _Toc428516549 \h </w:instrText>
            </w:r>
            <w:r w:rsidR="007D493B">
              <w:rPr>
                <w:noProof/>
                <w:webHidden/>
              </w:rPr>
            </w:r>
            <w:r w:rsidR="007D493B">
              <w:rPr>
                <w:noProof/>
                <w:webHidden/>
              </w:rPr>
              <w:fldChar w:fldCharType="separate"/>
            </w:r>
            <w:r w:rsidR="00E159AF">
              <w:rPr>
                <w:noProof/>
                <w:webHidden/>
              </w:rPr>
              <w:t>23</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50" w:history="1">
            <w:r w:rsidR="007D493B" w:rsidRPr="00EB442B">
              <w:rPr>
                <w:rStyle w:val="Hipervnculo"/>
                <w:noProof/>
              </w:rPr>
              <w:t>5.3.3</w:t>
            </w:r>
            <w:r w:rsidR="007D493B">
              <w:rPr>
                <w:rFonts w:asciiTheme="minorHAnsi" w:hAnsiTheme="minorHAnsi"/>
                <w:noProof/>
                <w:sz w:val="22"/>
              </w:rPr>
              <w:tab/>
            </w:r>
            <w:r w:rsidR="007D493B" w:rsidRPr="00EB442B">
              <w:rPr>
                <w:rStyle w:val="Hipervnculo"/>
                <w:noProof/>
              </w:rPr>
              <w:t>Criterio de comparación entre modelos de clasificación en Weka</w:t>
            </w:r>
            <w:r w:rsidR="007D493B">
              <w:rPr>
                <w:noProof/>
                <w:webHidden/>
              </w:rPr>
              <w:tab/>
            </w:r>
            <w:r w:rsidR="007D493B">
              <w:rPr>
                <w:noProof/>
                <w:webHidden/>
              </w:rPr>
              <w:fldChar w:fldCharType="begin"/>
            </w:r>
            <w:r w:rsidR="007D493B">
              <w:rPr>
                <w:noProof/>
                <w:webHidden/>
              </w:rPr>
              <w:instrText xml:space="preserve"> PAGEREF _Toc428516550 \h </w:instrText>
            </w:r>
            <w:r w:rsidR="007D493B">
              <w:rPr>
                <w:noProof/>
                <w:webHidden/>
              </w:rPr>
            </w:r>
            <w:r w:rsidR="007D493B">
              <w:rPr>
                <w:noProof/>
                <w:webHidden/>
              </w:rPr>
              <w:fldChar w:fldCharType="separate"/>
            </w:r>
            <w:r w:rsidR="00E159AF">
              <w:rPr>
                <w:noProof/>
                <w:webHidden/>
              </w:rPr>
              <w:t>24</w:t>
            </w:r>
            <w:r w:rsidR="007D493B">
              <w:rPr>
                <w:noProof/>
                <w:webHidden/>
              </w:rPr>
              <w:fldChar w:fldCharType="end"/>
            </w:r>
          </w:hyperlink>
        </w:p>
        <w:p w:rsidR="007D493B" w:rsidRDefault="00477C4E">
          <w:pPr>
            <w:pStyle w:val="TDC1"/>
            <w:tabs>
              <w:tab w:val="left" w:pos="440"/>
              <w:tab w:val="right" w:leader="dot" w:pos="9395"/>
            </w:tabs>
            <w:rPr>
              <w:rFonts w:asciiTheme="minorHAnsi" w:hAnsiTheme="minorHAnsi"/>
              <w:noProof/>
              <w:sz w:val="22"/>
            </w:rPr>
          </w:pPr>
          <w:hyperlink w:anchor="_Toc428516551" w:history="1">
            <w:r w:rsidR="007D493B" w:rsidRPr="00EB442B">
              <w:rPr>
                <w:rStyle w:val="Hipervnculo"/>
                <w:noProof/>
              </w:rPr>
              <w:t>6</w:t>
            </w:r>
            <w:r w:rsidR="007D493B">
              <w:rPr>
                <w:rFonts w:asciiTheme="minorHAnsi" w:hAnsiTheme="minorHAnsi"/>
                <w:noProof/>
                <w:sz w:val="22"/>
              </w:rPr>
              <w:tab/>
            </w:r>
            <w:r w:rsidR="007D493B" w:rsidRPr="00EB442B">
              <w:rPr>
                <w:rStyle w:val="Hipervnculo"/>
                <w:noProof/>
              </w:rPr>
              <w:t>Resultados</w:t>
            </w:r>
            <w:r w:rsidR="007D493B">
              <w:rPr>
                <w:noProof/>
                <w:webHidden/>
              </w:rPr>
              <w:tab/>
            </w:r>
            <w:r w:rsidR="007D493B">
              <w:rPr>
                <w:noProof/>
                <w:webHidden/>
              </w:rPr>
              <w:fldChar w:fldCharType="begin"/>
            </w:r>
            <w:r w:rsidR="007D493B">
              <w:rPr>
                <w:noProof/>
                <w:webHidden/>
              </w:rPr>
              <w:instrText xml:space="preserve"> PAGEREF _Toc428516551 \h </w:instrText>
            </w:r>
            <w:r w:rsidR="007D493B">
              <w:rPr>
                <w:noProof/>
                <w:webHidden/>
              </w:rPr>
            </w:r>
            <w:r w:rsidR="007D493B">
              <w:rPr>
                <w:noProof/>
                <w:webHidden/>
              </w:rPr>
              <w:fldChar w:fldCharType="separate"/>
            </w:r>
            <w:r w:rsidR="00E159AF">
              <w:rPr>
                <w:noProof/>
                <w:webHidden/>
              </w:rPr>
              <w:t>27</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52" w:history="1">
            <w:r w:rsidR="007D493B" w:rsidRPr="00EB442B">
              <w:rPr>
                <w:rStyle w:val="Hipervnculo"/>
                <w:noProof/>
              </w:rPr>
              <w:t>6.1</w:t>
            </w:r>
            <w:r w:rsidR="007D493B">
              <w:rPr>
                <w:rFonts w:asciiTheme="minorHAnsi" w:hAnsiTheme="minorHAnsi"/>
                <w:noProof/>
                <w:sz w:val="22"/>
              </w:rPr>
              <w:tab/>
            </w:r>
            <w:r w:rsidR="007D493B" w:rsidRPr="00EB442B">
              <w:rPr>
                <w:rStyle w:val="Hipervnculo"/>
                <w:noProof/>
              </w:rPr>
              <w:t>Resultados Preliminares</w:t>
            </w:r>
            <w:r w:rsidR="007D493B">
              <w:rPr>
                <w:noProof/>
                <w:webHidden/>
              </w:rPr>
              <w:tab/>
            </w:r>
            <w:r w:rsidR="007D493B">
              <w:rPr>
                <w:noProof/>
                <w:webHidden/>
              </w:rPr>
              <w:fldChar w:fldCharType="begin"/>
            </w:r>
            <w:r w:rsidR="007D493B">
              <w:rPr>
                <w:noProof/>
                <w:webHidden/>
              </w:rPr>
              <w:instrText xml:space="preserve"> PAGEREF _Toc428516552 \h </w:instrText>
            </w:r>
            <w:r w:rsidR="007D493B">
              <w:rPr>
                <w:noProof/>
                <w:webHidden/>
              </w:rPr>
            </w:r>
            <w:r w:rsidR="007D493B">
              <w:rPr>
                <w:noProof/>
                <w:webHidden/>
              </w:rPr>
              <w:fldChar w:fldCharType="separate"/>
            </w:r>
            <w:r w:rsidR="00E159AF">
              <w:rPr>
                <w:noProof/>
                <w:webHidden/>
              </w:rPr>
              <w:t>27</w:t>
            </w:r>
            <w:r w:rsidR="007D493B">
              <w:rPr>
                <w:noProof/>
                <w:webHidden/>
              </w:rPr>
              <w:fldChar w:fldCharType="end"/>
            </w:r>
          </w:hyperlink>
        </w:p>
        <w:p w:rsidR="007D493B" w:rsidRDefault="00477C4E">
          <w:pPr>
            <w:pStyle w:val="TDC2"/>
            <w:tabs>
              <w:tab w:val="left" w:pos="660"/>
              <w:tab w:val="right" w:leader="dot" w:pos="9395"/>
            </w:tabs>
            <w:rPr>
              <w:rFonts w:asciiTheme="minorHAnsi" w:hAnsiTheme="minorHAnsi"/>
              <w:noProof/>
              <w:sz w:val="22"/>
            </w:rPr>
          </w:pPr>
          <w:hyperlink w:anchor="_Toc428516554" w:history="1">
            <w:r w:rsidR="007D493B">
              <w:rPr>
                <w:rFonts w:asciiTheme="minorHAnsi" w:hAnsiTheme="minorHAnsi"/>
                <w:noProof/>
                <w:sz w:val="22"/>
              </w:rPr>
              <w:tab/>
            </w:r>
            <w:r w:rsidR="007D493B" w:rsidRPr="00EB442B">
              <w:rPr>
                <w:rStyle w:val="Hipervnculo"/>
                <w:noProof/>
              </w:rPr>
              <w:t>Resultados Finales</w:t>
            </w:r>
            <w:r w:rsidR="007D493B">
              <w:rPr>
                <w:noProof/>
                <w:webHidden/>
              </w:rPr>
              <w:tab/>
            </w:r>
            <w:r w:rsidR="007D493B">
              <w:rPr>
                <w:noProof/>
                <w:webHidden/>
              </w:rPr>
              <w:fldChar w:fldCharType="begin"/>
            </w:r>
            <w:r w:rsidR="007D493B">
              <w:rPr>
                <w:noProof/>
                <w:webHidden/>
              </w:rPr>
              <w:instrText xml:space="preserve"> PAGEREF _Toc428516554 \h </w:instrText>
            </w:r>
            <w:r w:rsidR="007D493B">
              <w:rPr>
                <w:noProof/>
                <w:webHidden/>
              </w:rPr>
            </w:r>
            <w:r w:rsidR="007D493B">
              <w:rPr>
                <w:noProof/>
                <w:webHidden/>
              </w:rPr>
              <w:fldChar w:fldCharType="separate"/>
            </w:r>
            <w:r w:rsidR="00E159AF">
              <w:rPr>
                <w:noProof/>
                <w:webHidden/>
              </w:rPr>
              <w:t>30</w:t>
            </w:r>
            <w:r w:rsidR="007D493B">
              <w:rPr>
                <w:noProof/>
                <w:webHidden/>
              </w:rPr>
              <w:fldChar w:fldCharType="end"/>
            </w:r>
          </w:hyperlink>
        </w:p>
        <w:p w:rsidR="007D493B" w:rsidRDefault="00477C4E">
          <w:pPr>
            <w:pStyle w:val="TDC2"/>
            <w:tabs>
              <w:tab w:val="right" w:leader="dot" w:pos="9395"/>
            </w:tabs>
            <w:rPr>
              <w:rFonts w:asciiTheme="minorHAnsi" w:hAnsiTheme="minorHAnsi"/>
              <w:noProof/>
              <w:sz w:val="22"/>
            </w:rPr>
          </w:pPr>
          <w:hyperlink w:anchor="_Toc428516558" w:history="1">
            <w:r w:rsidR="007D493B" w:rsidRPr="00EB442B">
              <w:rPr>
                <w:rStyle w:val="Hipervnculo"/>
                <w:noProof/>
              </w:rPr>
              <w:t>6.2</w:t>
            </w:r>
            <w:r w:rsidR="007D493B">
              <w:rPr>
                <w:noProof/>
                <w:webHidden/>
              </w:rPr>
              <w:tab/>
            </w:r>
            <w:r w:rsidR="007D493B">
              <w:rPr>
                <w:noProof/>
                <w:webHidden/>
              </w:rPr>
              <w:fldChar w:fldCharType="begin"/>
            </w:r>
            <w:r w:rsidR="007D493B">
              <w:rPr>
                <w:noProof/>
                <w:webHidden/>
              </w:rPr>
              <w:instrText xml:space="preserve"> PAGEREF _Toc428516558 \h </w:instrText>
            </w:r>
            <w:r w:rsidR="007D493B">
              <w:rPr>
                <w:noProof/>
                <w:webHidden/>
              </w:rPr>
            </w:r>
            <w:r w:rsidR="007D493B">
              <w:rPr>
                <w:noProof/>
                <w:webHidden/>
              </w:rPr>
              <w:fldChar w:fldCharType="separate"/>
            </w:r>
            <w:r w:rsidR="00E159AF">
              <w:rPr>
                <w:noProof/>
                <w:webHidden/>
              </w:rPr>
              <w:t>30</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59" w:history="1">
            <w:r w:rsidR="007D493B" w:rsidRPr="00EB442B">
              <w:rPr>
                <w:rStyle w:val="Hipervnculo"/>
                <w:noProof/>
              </w:rPr>
              <w:t>6.2.1</w:t>
            </w:r>
            <w:r w:rsidR="007D493B">
              <w:rPr>
                <w:rFonts w:asciiTheme="minorHAnsi" w:hAnsiTheme="minorHAnsi"/>
                <w:noProof/>
                <w:sz w:val="22"/>
              </w:rPr>
              <w:tab/>
            </w:r>
            <w:r w:rsidR="007D493B" w:rsidRPr="00EB442B">
              <w:rPr>
                <w:rStyle w:val="Hipervnculo"/>
                <w:noProof/>
              </w:rPr>
              <w:t>F-Measure vs Recall</w:t>
            </w:r>
            <w:r w:rsidR="007D493B">
              <w:rPr>
                <w:noProof/>
                <w:webHidden/>
              </w:rPr>
              <w:tab/>
            </w:r>
            <w:r w:rsidR="007D493B">
              <w:rPr>
                <w:noProof/>
                <w:webHidden/>
              </w:rPr>
              <w:fldChar w:fldCharType="begin"/>
            </w:r>
            <w:r w:rsidR="007D493B">
              <w:rPr>
                <w:noProof/>
                <w:webHidden/>
              </w:rPr>
              <w:instrText xml:space="preserve"> PAGEREF _Toc428516559 \h </w:instrText>
            </w:r>
            <w:r w:rsidR="007D493B">
              <w:rPr>
                <w:noProof/>
                <w:webHidden/>
              </w:rPr>
            </w:r>
            <w:r w:rsidR="007D493B">
              <w:rPr>
                <w:noProof/>
                <w:webHidden/>
              </w:rPr>
              <w:fldChar w:fldCharType="separate"/>
            </w:r>
            <w:r w:rsidR="00E159AF">
              <w:rPr>
                <w:noProof/>
                <w:webHidden/>
              </w:rPr>
              <w:t>30</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60" w:history="1">
            <w:r w:rsidR="007D493B" w:rsidRPr="00EB442B">
              <w:rPr>
                <w:rStyle w:val="Hipervnculo"/>
                <w:noProof/>
              </w:rPr>
              <w:t>6.2.2</w:t>
            </w:r>
            <w:r w:rsidR="007D493B">
              <w:rPr>
                <w:rFonts w:asciiTheme="minorHAnsi" w:hAnsiTheme="minorHAnsi"/>
                <w:noProof/>
                <w:sz w:val="22"/>
              </w:rPr>
              <w:tab/>
            </w:r>
            <w:r w:rsidR="007D493B" w:rsidRPr="00EB442B">
              <w:rPr>
                <w:rStyle w:val="Hipervnculo"/>
                <w:noProof/>
              </w:rPr>
              <w:t>Usando Keywords</w:t>
            </w:r>
            <w:r w:rsidR="007D493B">
              <w:rPr>
                <w:noProof/>
                <w:webHidden/>
              </w:rPr>
              <w:tab/>
            </w:r>
            <w:r w:rsidR="007D493B">
              <w:rPr>
                <w:noProof/>
                <w:webHidden/>
              </w:rPr>
              <w:fldChar w:fldCharType="begin"/>
            </w:r>
            <w:r w:rsidR="007D493B">
              <w:rPr>
                <w:noProof/>
                <w:webHidden/>
              </w:rPr>
              <w:instrText xml:space="preserve"> PAGEREF _Toc428516560 \h </w:instrText>
            </w:r>
            <w:r w:rsidR="007D493B">
              <w:rPr>
                <w:noProof/>
                <w:webHidden/>
              </w:rPr>
            </w:r>
            <w:r w:rsidR="007D493B">
              <w:rPr>
                <w:noProof/>
                <w:webHidden/>
              </w:rPr>
              <w:fldChar w:fldCharType="separate"/>
            </w:r>
            <w:r w:rsidR="00E159AF">
              <w:rPr>
                <w:noProof/>
                <w:webHidden/>
              </w:rPr>
              <w:t>32</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61" w:history="1">
            <w:r w:rsidR="007D493B" w:rsidRPr="00EB442B">
              <w:rPr>
                <w:rStyle w:val="Hipervnculo"/>
                <w:noProof/>
              </w:rPr>
              <w:t>6.2.3</w:t>
            </w:r>
            <w:r w:rsidR="007D493B">
              <w:rPr>
                <w:rFonts w:asciiTheme="minorHAnsi" w:hAnsiTheme="minorHAnsi"/>
                <w:noProof/>
                <w:sz w:val="22"/>
              </w:rPr>
              <w:tab/>
            </w:r>
            <w:r w:rsidR="007D493B" w:rsidRPr="00EB442B">
              <w:rPr>
                <w:rStyle w:val="Hipervnculo"/>
                <w:noProof/>
              </w:rPr>
              <w:t>Usando una API</w:t>
            </w:r>
            <w:r w:rsidR="007D493B">
              <w:rPr>
                <w:noProof/>
                <w:webHidden/>
              </w:rPr>
              <w:tab/>
            </w:r>
            <w:r w:rsidR="007D493B">
              <w:rPr>
                <w:noProof/>
                <w:webHidden/>
              </w:rPr>
              <w:fldChar w:fldCharType="begin"/>
            </w:r>
            <w:r w:rsidR="007D493B">
              <w:rPr>
                <w:noProof/>
                <w:webHidden/>
              </w:rPr>
              <w:instrText xml:space="preserve"> PAGEREF _Toc428516561 \h </w:instrText>
            </w:r>
            <w:r w:rsidR="007D493B">
              <w:rPr>
                <w:noProof/>
                <w:webHidden/>
              </w:rPr>
            </w:r>
            <w:r w:rsidR="007D493B">
              <w:rPr>
                <w:noProof/>
                <w:webHidden/>
              </w:rPr>
              <w:fldChar w:fldCharType="separate"/>
            </w:r>
            <w:r w:rsidR="00E159AF">
              <w:rPr>
                <w:noProof/>
                <w:webHidden/>
              </w:rPr>
              <w:t>33</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62" w:history="1">
            <w:r w:rsidR="007D493B" w:rsidRPr="00EB442B">
              <w:rPr>
                <w:rStyle w:val="Hipervnculo"/>
                <w:noProof/>
              </w:rPr>
              <w:t>6.2.4</w:t>
            </w:r>
            <w:r w:rsidR="007D493B">
              <w:rPr>
                <w:rFonts w:asciiTheme="minorHAnsi" w:hAnsiTheme="minorHAnsi"/>
                <w:noProof/>
                <w:sz w:val="22"/>
              </w:rPr>
              <w:tab/>
            </w:r>
            <w:r w:rsidR="007D493B" w:rsidRPr="00EB442B">
              <w:rPr>
                <w:rStyle w:val="Hipervnculo"/>
                <w:noProof/>
              </w:rPr>
              <w:t>Entrenando con 1 API y probando con 2 API</w:t>
            </w:r>
            <w:r w:rsidR="007D493B">
              <w:rPr>
                <w:noProof/>
                <w:webHidden/>
              </w:rPr>
              <w:tab/>
            </w:r>
            <w:r w:rsidR="007D493B">
              <w:rPr>
                <w:noProof/>
                <w:webHidden/>
              </w:rPr>
              <w:fldChar w:fldCharType="begin"/>
            </w:r>
            <w:r w:rsidR="007D493B">
              <w:rPr>
                <w:noProof/>
                <w:webHidden/>
              </w:rPr>
              <w:instrText xml:space="preserve"> PAGEREF _Toc428516562 \h </w:instrText>
            </w:r>
            <w:r w:rsidR="007D493B">
              <w:rPr>
                <w:noProof/>
                <w:webHidden/>
              </w:rPr>
            </w:r>
            <w:r w:rsidR="007D493B">
              <w:rPr>
                <w:noProof/>
                <w:webHidden/>
              </w:rPr>
              <w:fldChar w:fldCharType="separate"/>
            </w:r>
            <w:r w:rsidR="00E159AF">
              <w:rPr>
                <w:noProof/>
                <w:webHidden/>
              </w:rPr>
              <w:t>34</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63" w:history="1">
            <w:r w:rsidR="007D493B" w:rsidRPr="00EB442B">
              <w:rPr>
                <w:rStyle w:val="Hipervnculo"/>
                <w:noProof/>
              </w:rPr>
              <w:t>6.2.5</w:t>
            </w:r>
            <w:r w:rsidR="007D493B">
              <w:rPr>
                <w:rFonts w:asciiTheme="minorHAnsi" w:hAnsiTheme="minorHAnsi"/>
                <w:noProof/>
                <w:sz w:val="22"/>
              </w:rPr>
              <w:tab/>
            </w:r>
            <w:r w:rsidR="007D493B" w:rsidRPr="00EB442B">
              <w:rPr>
                <w:rStyle w:val="Hipervnculo"/>
                <w:noProof/>
              </w:rPr>
              <w:t>Entrenando con 2 API y probando con 1 API</w:t>
            </w:r>
            <w:r w:rsidR="007D493B">
              <w:rPr>
                <w:noProof/>
                <w:webHidden/>
              </w:rPr>
              <w:tab/>
            </w:r>
            <w:r w:rsidR="007D493B">
              <w:rPr>
                <w:noProof/>
                <w:webHidden/>
              </w:rPr>
              <w:fldChar w:fldCharType="begin"/>
            </w:r>
            <w:r w:rsidR="007D493B">
              <w:rPr>
                <w:noProof/>
                <w:webHidden/>
              </w:rPr>
              <w:instrText xml:space="preserve"> PAGEREF _Toc428516563 \h </w:instrText>
            </w:r>
            <w:r w:rsidR="007D493B">
              <w:rPr>
                <w:noProof/>
                <w:webHidden/>
              </w:rPr>
            </w:r>
            <w:r w:rsidR="007D493B">
              <w:rPr>
                <w:noProof/>
                <w:webHidden/>
              </w:rPr>
              <w:fldChar w:fldCharType="separate"/>
            </w:r>
            <w:r w:rsidR="00E159AF">
              <w:rPr>
                <w:noProof/>
                <w:webHidden/>
              </w:rPr>
              <w:t>36</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64" w:history="1">
            <w:r w:rsidR="007D493B" w:rsidRPr="00EB442B">
              <w:rPr>
                <w:rStyle w:val="Hipervnculo"/>
                <w:noProof/>
              </w:rPr>
              <w:t>6.2.6</w:t>
            </w:r>
            <w:r w:rsidR="007D493B">
              <w:rPr>
                <w:rFonts w:asciiTheme="minorHAnsi" w:hAnsiTheme="minorHAnsi"/>
                <w:noProof/>
                <w:sz w:val="22"/>
              </w:rPr>
              <w:tab/>
            </w:r>
            <w:r w:rsidR="007D493B" w:rsidRPr="00EB442B">
              <w:rPr>
                <w:rStyle w:val="Hipervnculo"/>
                <w:noProof/>
              </w:rPr>
              <w:t>Reduciendo errores con la matriz de costos</w:t>
            </w:r>
            <w:r w:rsidR="007D493B">
              <w:rPr>
                <w:noProof/>
                <w:webHidden/>
              </w:rPr>
              <w:tab/>
            </w:r>
            <w:r w:rsidR="007D493B">
              <w:rPr>
                <w:noProof/>
                <w:webHidden/>
              </w:rPr>
              <w:fldChar w:fldCharType="begin"/>
            </w:r>
            <w:r w:rsidR="007D493B">
              <w:rPr>
                <w:noProof/>
                <w:webHidden/>
              </w:rPr>
              <w:instrText xml:space="preserve"> PAGEREF _Toc428516564 \h </w:instrText>
            </w:r>
            <w:r w:rsidR="007D493B">
              <w:rPr>
                <w:noProof/>
                <w:webHidden/>
              </w:rPr>
            </w:r>
            <w:r w:rsidR="007D493B">
              <w:rPr>
                <w:noProof/>
                <w:webHidden/>
              </w:rPr>
              <w:fldChar w:fldCharType="separate"/>
            </w:r>
            <w:r w:rsidR="00E159AF">
              <w:rPr>
                <w:noProof/>
                <w:webHidden/>
              </w:rPr>
              <w:t>38</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65" w:history="1">
            <w:r w:rsidR="007D493B" w:rsidRPr="00EB442B">
              <w:rPr>
                <w:rStyle w:val="Hipervnculo"/>
                <w:noProof/>
                <w:lang w:val="en-US"/>
              </w:rPr>
              <w:t>6.2.7</w:t>
            </w:r>
            <w:r w:rsidR="007D493B">
              <w:rPr>
                <w:rFonts w:asciiTheme="minorHAnsi" w:hAnsiTheme="minorHAnsi"/>
                <w:noProof/>
                <w:sz w:val="22"/>
              </w:rPr>
              <w:tab/>
            </w:r>
            <w:r w:rsidR="007D493B" w:rsidRPr="00EB442B">
              <w:rPr>
                <w:rStyle w:val="Hipervnculo"/>
                <w:i/>
                <w:iCs/>
                <w:noProof/>
                <w:lang w:val="en-US"/>
              </w:rPr>
              <w:t xml:space="preserve">Stop-words, stemming, </w:t>
            </w:r>
            <w:r w:rsidR="007D493B" w:rsidRPr="00EB442B">
              <w:rPr>
                <w:rStyle w:val="Hipervnculo"/>
                <w:noProof/>
                <w:lang w:val="en-US"/>
              </w:rPr>
              <w:t>TF-IDF Transform y</w:t>
            </w:r>
            <w:r w:rsidR="007D493B" w:rsidRPr="00EB442B">
              <w:rPr>
                <w:rStyle w:val="Hipervnculo"/>
                <w:i/>
                <w:iCs/>
                <w:noProof/>
                <w:lang w:val="en-US"/>
              </w:rPr>
              <w:t xml:space="preserve"> wordcounts</w:t>
            </w:r>
            <w:r w:rsidR="007D493B">
              <w:rPr>
                <w:noProof/>
                <w:webHidden/>
              </w:rPr>
              <w:tab/>
            </w:r>
            <w:r w:rsidR="007D493B">
              <w:rPr>
                <w:noProof/>
                <w:webHidden/>
              </w:rPr>
              <w:fldChar w:fldCharType="begin"/>
            </w:r>
            <w:r w:rsidR="007D493B">
              <w:rPr>
                <w:noProof/>
                <w:webHidden/>
              </w:rPr>
              <w:instrText xml:space="preserve"> PAGEREF _Toc428516565 \h </w:instrText>
            </w:r>
            <w:r w:rsidR="007D493B">
              <w:rPr>
                <w:noProof/>
                <w:webHidden/>
              </w:rPr>
            </w:r>
            <w:r w:rsidR="007D493B">
              <w:rPr>
                <w:noProof/>
                <w:webHidden/>
              </w:rPr>
              <w:fldChar w:fldCharType="separate"/>
            </w:r>
            <w:r w:rsidR="00E159AF">
              <w:rPr>
                <w:noProof/>
                <w:webHidden/>
              </w:rPr>
              <w:t>40</w:t>
            </w:r>
            <w:r w:rsidR="007D493B">
              <w:rPr>
                <w:noProof/>
                <w:webHidden/>
              </w:rPr>
              <w:fldChar w:fldCharType="end"/>
            </w:r>
          </w:hyperlink>
        </w:p>
        <w:p w:rsidR="007D493B" w:rsidRDefault="00477C4E">
          <w:pPr>
            <w:pStyle w:val="TDC3"/>
            <w:tabs>
              <w:tab w:val="left" w:pos="1320"/>
              <w:tab w:val="right" w:leader="dot" w:pos="9395"/>
            </w:tabs>
            <w:rPr>
              <w:rFonts w:asciiTheme="minorHAnsi" w:hAnsiTheme="minorHAnsi"/>
              <w:noProof/>
              <w:sz w:val="22"/>
            </w:rPr>
          </w:pPr>
          <w:hyperlink w:anchor="_Toc428516569" w:history="1">
            <w:r w:rsidR="007D493B" w:rsidRPr="00EB442B">
              <w:rPr>
                <w:rStyle w:val="Hipervnculo"/>
                <w:noProof/>
              </w:rPr>
              <w:t>6.2.8</w:t>
            </w:r>
            <w:r w:rsidR="007D493B">
              <w:rPr>
                <w:rFonts w:asciiTheme="minorHAnsi" w:hAnsiTheme="minorHAnsi"/>
                <w:noProof/>
                <w:sz w:val="22"/>
              </w:rPr>
              <w:tab/>
            </w:r>
            <w:r w:rsidR="007D493B" w:rsidRPr="00EB442B">
              <w:rPr>
                <w:rStyle w:val="Hipervnculo"/>
                <w:noProof/>
              </w:rPr>
              <w:t>Tiempos de entrenamiento y de prueba</w:t>
            </w:r>
            <w:r w:rsidR="007D493B">
              <w:rPr>
                <w:noProof/>
                <w:webHidden/>
              </w:rPr>
              <w:tab/>
            </w:r>
            <w:r w:rsidR="007D493B">
              <w:rPr>
                <w:noProof/>
                <w:webHidden/>
              </w:rPr>
              <w:fldChar w:fldCharType="begin"/>
            </w:r>
            <w:r w:rsidR="007D493B">
              <w:rPr>
                <w:noProof/>
                <w:webHidden/>
              </w:rPr>
              <w:instrText xml:space="preserve"> PAGEREF _Toc428516569 \h </w:instrText>
            </w:r>
            <w:r w:rsidR="007D493B">
              <w:rPr>
                <w:noProof/>
                <w:webHidden/>
              </w:rPr>
            </w:r>
            <w:r w:rsidR="007D493B">
              <w:rPr>
                <w:noProof/>
                <w:webHidden/>
              </w:rPr>
              <w:fldChar w:fldCharType="separate"/>
            </w:r>
            <w:r w:rsidR="00E159AF">
              <w:rPr>
                <w:noProof/>
                <w:webHidden/>
              </w:rPr>
              <w:t>41</w:t>
            </w:r>
            <w:r w:rsidR="007D493B">
              <w:rPr>
                <w:noProof/>
                <w:webHidden/>
              </w:rPr>
              <w:fldChar w:fldCharType="end"/>
            </w:r>
          </w:hyperlink>
        </w:p>
        <w:p w:rsidR="007D493B" w:rsidRDefault="00477C4E">
          <w:pPr>
            <w:pStyle w:val="TDC1"/>
            <w:tabs>
              <w:tab w:val="left" w:pos="440"/>
              <w:tab w:val="right" w:leader="dot" w:pos="9395"/>
            </w:tabs>
            <w:rPr>
              <w:rFonts w:asciiTheme="minorHAnsi" w:hAnsiTheme="minorHAnsi"/>
              <w:noProof/>
              <w:sz w:val="22"/>
            </w:rPr>
          </w:pPr>
          <w:hyperlink w:anchor="_Toc428516571" w:history="1">
            <w:r w:rsidR="007D493B" w:rsidRPr="00EB442B">
              <w:rPr>
                <w:rStyle w:val="Hipervnculo"/>
                <w:noProof/>
              </w:rPr>
              <w:t>7</w:t>
            </w:r>
            <w:r w:rsidR="007D493B">
              <w:rPr>
                <w:rFonts w:asciiTheme="minorHAnsi" w:hAnsiTheme="minorHAnsi"/>
                <w:noProof/>
                <w:sz w:val="22"/>
              </w:rPr>
              <w:tab/>
            </w:r>
            <w:r w:rsidR="007D493B" w:rsidRPr="00EB442B">
              <w:rPr>
                <w:rStyle w:val="Hipervnculo"/>
                <w:noProof/>
              </w:rPr>
              <w:t>Conclusiones y trabajo futuro</w:t>
            </w:r>
            <w:r w:rsidR="007D493B">
              <w:rPr>
                <w:noProof/>
                <w:webHidden/>
              </w:rPr>
              <w:tab/>
            </w:r>
            <w:r w:rsidR="007D493B">
              <w:rPr>
                <w:noProof/>
                <w:webHidden/>
              </w:rPr>
              <w:fldChar w:fldCharType="begin"/>
            </w:r>
            <w:r w:rsidR="007D493B">
              <w:rPr>
                <w:noProof/>
                <w:webHidden/>
              </w:rPr>
              <w:instrText xml:space="preserve"> PAGEREF _Toc428516571 \h </w:instrText>
            </w:r>
            <w:r w:rsidR="007D493B">
              <w:rPr>
                <w:noProof/>
                <w:webHidden/>
              </w:rPr>
            </w:r>
            <w:r w:rsidR="007D493B">
              <w:rPr>
                <w:noProof/>
                <w:webHidden/>
              </w:rPr>
              <w:fldChar w:fldCharType="separate"/>
            </w:r>
            <w:r w:rsidR="00E159AF">
              <w:rPr>
                <w:noProof/>
                <w:webHidden/>
              </w:rPr>
              <w:t>42</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72" w:history="1">
            <w:r w:rsidR="007D493B" w:rsidRPr="00EB442B">
              <w:rPr>
                <w:rStyle w:val="Hipervnculo"/>
                <w:noProof/>
              </w:rPr>
              <w:t>7.1</w:t>
            </w:r>
            <w:r w:rsidR="007D493B">
              <w:rPr>
                <w:rFonts w:asciiTheme="minorHAnsi" w:hAnsiTheme="minorHAnsi"/>
                <w:noProof/>
                <w:sz w:val="22"/>
              </w:rPr>
              <w:tab/>
            </w:r>
            <w:r w:rsidR="007D493B" w:rsidRPr="00EB442B">
              <w:rPr>
                <w:rStyle w:val="Hipervnculo"/>
                <w:noProof/>
              </w:rPr>
              <w:t>Conclusiones</w:t>
            </w:r>
            <w:r w:rsidR="007D493B">
              <w:rPr>
                <w:noProof/>
                <w:webHidden/>
              </w:rPr>
              <w:tab/>
            </w:r>
            <w:r w:rsidR="007D493B">
              <w:rPr>
                <w:noProof/>
                <w:webHidden/>
              </w:rPr>
              <w:fldChar w:fldCharType="begin"/>
            </w:r>
            <w:r w:rsidR="007D493B">
              <w:rPr>
                <w:noProof/>
                <w:webHidden/>
              </w:rPr>
              <w:instrText xml:space="preserve"> PAGEREF _Toc428516572 \h </w:instrText>
            </w:r>
            <w:r w:rsidR="007D493B">
              <w:rPr>
                <w:noProof/>
                <w:webHidden/>
              </w:rPr>
            </w:r>
            <w:r w:rsidR="007D493B">
              <w:rPr>
                <w:noProof/>
                <w:webHidden/>
              </w:rPr>
              <w:fldChar w:fldCharType="separate"/>
            </w:r>
            <w:r w:rsidR="00E159AF">
              <w:rPr>
                <w:noProof/>
                <w:webHidden/>
              </w:rPr>
              <w:t>42</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73" w:history="1">
            <w:r w:rsidR="007D493B" w:rsidRPr="00EB442B">
              <w:rPr>
                <w:rStyle w:val="Hipervnculo"/>
                <w:noProof/>
              </w:rPr>
              <w:t>7.2</w:t>
            </w:r>
            <w:r w:rsidR="007D493B">
              <w:rPr>
                <w:rFonts w:asciiTheme="minorHAnsi" w:hAnsiTheme="minorHAnsi"/>
                <w:noProof/>
                <w:sz w:val="22"/>
              </w:rPr>
              <w:tab/>
            </w:r>
            <w:r w:rsidR="007D493B" w:rsidRPr="00EB442B">
              <w:rPr>
                <w:rStyle w:val="Hipervnculo"/>
                <w:noProof/>
              </w:rPr>
              <w:t>Trabajo Futuro</w:t>
            </w:r>
            <w:r w:rsidR="007D493B">
              <w:rPr>
                <w:noProof/>
                <w:webHidden/>
              </w:rPr>
              <w:tab/>
            </w:r>
            <w:r w:rsidR="007D493B">
              <w:rPr>
                <w:noProof/>
                <w:webHidden/>
              </w:rPr>
              <w:fldChar w:fldCharType="begin"/>
            </w:r>
            <w:r w:rsidR="007D493B">
              <w:rPr>
                <w:noProof/>
                <w:webHidden/>
              </w:rPr>
              <w:instrText xml:space="preserve"> PAGEREF _Toc428516573 \h </w:instrText>
            </w:r>
            <w:r w:rsidR="007D493B">
              <w:rPr>
                <w:noProof/>
                <w:webHidden/>
              </w:rPr>
            </w:r>
            <w:r w:rsidR="007D493B">
              <w:rPr>
                <w:noProof/>
                <w:webHidden/>
              </w:rPr>
              <w:fldChar w:fldCharType="separate"/>
            </w:r>
            <w:r w:rsidR="00E159AF">
              <w:rPr>
                <w:noProof/>
                <w:webHidden/>
              </w:rPr>
              <w:t>43</w:t>
            </w:r>
            <w:r w:rsidR="007D493B">
              <w:rPr>
                <w:noProof/>
                <w:webHidden/>
              </w:rPr>
              <w:fldChar w:fldCharType="end"/>
            </w:r>
          </w:hyperlink>
        </w:p>
        <w:p w:rsidR="007D493B" w:rsidRDefault="00477C4E">
          <w:pPr>
            <w:pStyle w:val="TDC1"/>
            <w:tabs>
              <w:tab w:val="left" w:pos="440"/>
              <w:tab w:val="right" w:leader="dot" w:pos="9395"/>
            </w:tabs>
            <w:rPr>
              <w:rFonts w:asciiTheme="minorHAnsi" w:hAnsiTheme="minorHAnsi"/>
              <w:noProof/>
              <w:sz w:val="22"/>
            </w:rPr>
          </w:pPr>
          <w:hyperlink w:anchor="_Toc428516576" w:history="1">
            <w:r w:rsidR="007D493B" w:rsidRPr="00EB442B">
              <w:rPr>
                <w:rStyle w:val="Hipervnculo"/>
                <w:noProof/>
              </w:rPr>
              <w:t>8</w:t>
            </w:r>
            <w:r w:rsidR="007D493B">
              <w:rPr>
                <w:rFonts w:asciiTheme="minorHAnsi" w:hAnsiTheme="minorHAnsi"/>
                <w:noProof/>
                <w:sz w:val="22"/>
              </w:rPr>
              <w:tab/>
            </w:r>
            <w:r w:rsidR="007D493B" w:rsidRPr="00EB442B">
              <w:rPr>
                <w:rStyle w:val="Hipervnculo"/>
                <w:noProof/>
              </w:rPr>
              <w:t>Bibliografía</w:t>
            </w:r>
            <w:r w:rsidR="007D493B">
              <w:rPr>
                <w:noProof/>
                <w:webHidden/>
              </w:rPr>
              <w:tab/>
            </w:r>
            <w:r w:rsidR="007D493B">
              <w:rPr>
                <w:noProof/>
                <w:webHidden/>
              </w:rPr>
              <w:fldChar w:fldCharType="begin"/>
            </w:r>
            <w:r w:rsidR="007D493B">
              <w:rPr>
                <w:noProof/>
                <w:webHidden/>
              </w:rPr>
              <w:instrText xml:space="preserve"> PAGEREF _Toc428516576 \h </w:instrText>
            </w:r>
            <w:r w:rsidR="007D493B">
              <w:rPr>
                <w:noProof/>
                <w:webHidden/>
              </w:rPr>
            </w:r>
            <w:r w:rsidR="007D493B">
              <w:rPr>
                <w:noProof/>
                <w:webHidden/>
              </w:rPr>
              <w:fldChar w:fldCharType="separate"/>
            </w:r>
            <w:r w:rsidR="00E159AF">
              <w:rPr>
                <w:noProof/>
                <w:webHidden/>
              </w:rPr>
              <w:t>44</w:t>
            </w:r>
            <w:r w:rsidR="007D493B">
              <w:rPr>
                <w:noProof/>
                <w:webHidden/>
              </w:rPr>
              <w:fldChar w:fldCharType="end"/>
            </w:r>
          </w:hyperlink>
        </w:p>
        <w:p w:rsidR="007D493B" w:rsidRDefault="00477C4E">
          <w:pPr>
            <w:pStyle w:val="TDC1"/>
            <w:tabs>
              <w:tab w:val="left" w:pos="440"/>
              <w:tab w:val="right" w:leader="dot" w:pos="9395"/>
            </w:tabs>
            <w:rPr>
              <w:rFonts w:asciiTheme="minorHAnsi" w:hAnsiTheme="minorHAnsi"/>
              <w:noProof/>
              <w:sz w:val="22"/>
            </w:rPr>
          </w:pPr>
          <w:hyperlink w:anchor="_Toc428516577" w:history="1">
            <w:r w:rsidR="007D493B" w:rsidRPr="00EB442B">
              <w:rPr>
                <w:rStyle w:val="Hipervnculo"/>
                <w:noProof/>
              </w:rPr>
              <w:t>9</w:t>
            </w:r>
            <w:r w:rsidR="007D493B">
              <w:rPr>
                <w:rFonts w:asciiTheme="minorHAnsi" w:hAnsiTheme="minorHAnsi"/>
                <w:noProof/>
                <w:sz w:val="22"/>
              </w:rPr>
              <w:tab/>
            </w:r>
            <w:r w:rsidR="007D493B" w:rsidRPr="00EB442B">
              <w:rPr>
                <w:rStyle w:val="Hipervnculo"/>
                <w:noProof/>
              </w:rPr>
              <w:t>Anexo</w:t>
            </w:r>
            <w:r w:rsidR="007D493B">
              <w:rPr>
                <w:noProof/>
                <w:webHidden/>
              </w:rPr>
              <w:tab/>
            </w:r>
            <w:r w:rsidR="007D493B">
              <w:rPr>
                <w:noProof/>
                <w:webHidden/>
              </w:rPr>
              <w:fldChar w:fldCharType="begin"/>
            </w:r>
            <w:r w:rsidR="007D493B">
              <w:rPr>
                <w:noProof/>
                <w:webHidden/>
              </w:rPr>
              <w:instrText xml:space="preserve"> PAGEREF _Toc428516577 \h </w:instrText>
            </w:r>
            <w:r w:rsidR="007D493B">
              <w:rPr>
                <w:noProof/>
                <w:webHidden/>
              </w:rPr>
            </w:r>
            <w:r w:rsidR="007D493B">
              <w:rPr>
                <w:noProof/>
                <w:webHidden/>
              </w:rPr>
              <w:fldChar w:fldCharType="separate"/>
            </w:r>
            <w:r w:rsidR="00E159AF">
              <w:rPr>
                <w:noProof/>
                <w:webHidden/>
              </w:rPr>
              <w:t>45</w:t>
            </w:r>
            <w:r w:rsidR="007D493B">
              <w:rPr>
                <w:noProof/>
                <w:webHidden/>
              </w:rPr>
              <w:fldChar w:fldCharType="end"/>
            </w:r>
          </w:hyperlink>
        </w:p>
        <w:p w:rsidR="007D493B" w:rsidRDefault="00477C4E">
          <w:pPr>
            <w:pStyle w:val="TDC2"/>
            <w:tabs>
              <w:tab w:val="left" w:pos="880"/>
              <w:tab w:val="right" w:leader="dot" w:pos="9395"/>
            </w:tabs>
            <w:rPr>
              <w:rFonts w:asciiTheme="minorHAnsi" w:hAnsiTheme="minorHAnsi"/>
              <w:noProof/>
              <w:sz w:val="22"/>
            </w:rPr>
          </w:pPr>
          <w:hyperlink w:anchor="_Toc428516578" w:history="1">
            <w:r w:rsidR="007D493B" w:rsidRPr="00EB442B">
              <w:rPr>
                <w:rStyle w:val="Hipervnculo"/>
                <w:noProof/>
              </w:rPr>
              <w:t>9.1</w:t>
            </w:r>
            <w:r w:rsidR="007D493B">
              <w:rPr>
                <w:rFonts w:asciiTheme="minorHAnsi" w:hAnsiTheme="minorHAnsi"/>
                <w:noProof/>
                <w:sz w:val="22"/>
              </w:rPr>
              <w:tab/>
            </w:r>
            <w:r w:rsidR="007D493B" w:rsidRPr="00EB442B">
              <w:rPr>
                <w:rStyle w:val="Hipervnculo"/>
                <w:noProof/>
              </w:rPr>
              <w:t>Stop-words, stemming, TF-IDF Transform y wordcounts</w:t>
            </w:r>
            <w:r w:rsidR="007D493B">
              <w:rPr>
                <w:noProof/>
                <w:webHidden/>
              </w:rPr>
              <w:tab/>
            </w:r>
            <w:r w:rsidR="007D493B">
              <w:rPr>
                <w:noProof/>
                <w:webHidden/>
              </w:rPr>
              <w:fldChar w:fldCharType="begin"/>
            </w:r>
            <w:r w:rsidR="007D493B">
              <w:rPr>
                <w:noProof/>
                <w:webHidden/>
              </w:rPr>
              <w:instrText xml:space="preserve"> PAGEREF _Toc428516578 \h </w:instrText>
            </w:r>
            <w:r w:rsidR="007D493B">
              <w:rPr>
                <w:noProof/>
                <w:webHidden/>
              </w:rPr>
            </w:r>
            <w:r w:rsidR="007D493B">
              <w:rPr>
                <w:noProof/>
                <w:webHidden/>
              </w:rPr>
              <w:fldChar w:fldCharType="separate"/>
            </w:r>
            <w:r w:rsidR="00E159AF">
              <w:rPr>
                <w:noProof/>
                <w:webHidden/>
              </w:rPr>
              <w:t>45</w:t>
            </w:r>
            <w:r w:rsidR="007D493B">
              <w:rPr>
                <w:noProof/>
                <w:webHidden/>
              </w:rPr>
              <w:fldChar w:fldCharType="end"/>
            </w:r>
          </w:hyperlink>
        </w:p>
        <w:p w:rsidR="00D65CF6" w:rsidRDefault="00D65CF6">
          <w:r>
            <w:rPr>
              <w:b/>
              <w:bCs/>
              <w:lang w:val="es-ES"/>
            </w:rPr>
            <w:fldChar w:fldCharType="end"/>
          </w:r>
        </w:p>
      </w:sdtContent>
    </w:sdt>
    <w:p w:rsidR="00465D91" w:rsidRDefault="00465D91">
      <w:pPr>
        <w:rPr>
          <w:ins w:id="192" w:author="Gabriel Correa" w:date="2015-08-28T05:03:00Z"/>
        </w:rPr>
        <w:pPrChange w:id="193" w:author="Gabriel Correa" w:date="2015-08-28T05:03:00Z">
          <w:pPr>
            <w:pStyle w:val="Ttulo1"/>
          </w:pPr>
        </w:pPrChange>
      </w:pPr>
    </w:p>
    <w:p w:rsidR="00465D91" w:rsidRDefault="00465D91">
      <w:pPr>
        <w:rPr>
          <w:ins w:id="194" w:author="Gabriel Correa" w:date="2015-08-28T05:03:00Z"/>
        </w:rPr>
        <w:pPrChange w:id="195" w:author="Gabriel Correa" w:date="2015-08-28T05:03:00Z">
          <w:pPr>
            <w:pStyle w:val="Ttulo1"/>
          </w:pPr>
        </w:pPrChange>
      </w:pPr>
    </w:p>
    <w:p w:rsidR="00465D91" w:rsidRPr="00465D91" w:rsidRDefault="00465D91">
      <w:pPr>
        <w:rPr>
          <w:ins w:id="196" w:author="Gabriel Correa" w:date="2015-08-28T04:59:00Z"/>
          <w:b/>
          <w:bCs/>
        </w:rPr>
        <w:sectPr w:rsidR="00465D91" w:rsidRPr="00465D91" w:rsidSect="00A24F11">
          <w:footerReference w:type="default" r:id="rId11"/>
          <w:pgSz w:w="12240" w:h="15840"/>
          <w:pgMar w:top="1134" w:right="1134" w:bottom="1134" w:left="1701" w:header="720" w:footer="720" w:gutter="0"/>
          <w:pgNumType w:fmt="lowerRoman" w:start="1"/>
          <w:cols w:space="720"/>
        </w:sectPr>
        <w:pPrChange w:id="197" w:author="Gabriel Correa" w:date="2015-08-28T05:03:00Z">
          <w:pPr>
            <w:pStyle w:val="Ttulo1"/>
          </w:pPr>
        </w:pPrChange>
      </w:pPr>
    </w:p>
    <w:p w:rsidR="00EE2482" w:rsidRDefault="00EE2482" w:rsidP="00EE2482">
      <w:pPr>
        <w:pStyle w:val="Ttulo1"/>
      </w:pPr>
      <w:bookmarkStart w:id="198" w:name="_Toc428516497"/>
      <w:r>
        <w:lastRenderedPageBreak/>
        <w:t>Introducción</w:t>
      </w:r>
      <w:bookmarkEnd w:id="198"/>
    </w:p>
    <w:p w:rsidR="00EE2482" w:rsidRDefault="00EE2482" w:rsidP="00EE2482">
      <w:pPr>
        <w:pStyle w:val="Ttulo2"/>
      </w:pPr>
      <w:bookmarkStart w:id="199" w:name="_Toc428516498"/>
      <w:r>
        <w:t>Documentación de API</w:t>
      </w:r>
      <w:bookmarkEnd w:id="199"/>
    </w:p>
    <w:p w:rsidR="0021747B" w:rsidRDefault="00EE2482">
      <w:pPr>
        <w:rPr>
          <w:ins w:id="200" w:author="Gabriel Correa" w:date="2015-08-26T15:28:00Z"/>
        </w:rPr>
      </w:pPr>
      <w:del w:id="201" w:author="Gabriel Correa" w:date="2015-08-26T17:27:00Z">
        <w:r w:rsidRPr="00E02554" w:rsidDel="00C556A1">
          <w:delText>Explicar que es la documentación de api y más.</w:delText>
        </w:r>
      </w:del>
      <w:ins w:id="202" w:author="Gabriel Correa" w:date="2015-08-26T15:37:00Z">
        <w:r w:rsidR="00614837">
          <w:t>En la actualidad</w:t>
        </w:r>
      </w:ins>
      <w:ins w:id="203" w:author="Gabriel Correa" w:date="2015-08-27T18:23:00Z">
        <w:r w:rsidR="00FD391B">
          <w:t>,</w:t>
        </w:r>
      </w:ins>
      <w:ins w:id="204" w:author="Gabriel Correa" w:date="2015-08-26T15:37:00Z">
        <w:r w:rsidR="00614837">
          <w:t xml:space="preserve"> </w:t>
        </w:r>
      </w:ins>
      <w:ins w:id="205" w:author="Gabriel Correa" w:date="2015-08-26T15:38:00Z">
        <w:r w:rsidR="00614837">
          <w:t>e</w:t>
        </w:r>
      </w:ins>
      <w:ins w:id="206" w:author="Gabriel Correa" w:date="2015-08-26T15:35:00Z">
        <w:r w:rsidR="00614837">
          <w:t>xiste</w:t>
        </w:r>
      </w:ins>
      <w:ins w:id="207" w:author="Gabriel Correa" w:date="2015-08-26T15:38:00Z">
        <w:r w:rsidR="00614837">
          <w:t xml:space="preserve"> </w:t>
        </w:r>
      </w:ins>
      <w:ins w:id="208" w:author="Gabriel Correa" w:date="2015-08-26T15:35:00Z">
        <w:r w:rsidR="00614837">
          <w:t xml:space="preserve">una amplia variedad de programas </w:t>
        </w:r>
      </w:ins>
      <w:ins w:id="209" w:author="Gabriel Correa" w:date="2015-08-26T15:37:00Z">
        <w:r w:rsidR="00614837">
          <w:t xml:space="preserve">y herramientas </w:t>
        </w:r>
      </w:ins>
      <w:ins w:id="210" w:author="Gabriel Correa" w:date="2015-08-26T15:38:00Z">
        <w:r w:rsidR="00614837">
          <w:t>disponibles en el mercado</w:t>
        </w:r>
      </w:ins>
      <w:ins w:id="211" w:author="Gabriel Correa" w:date="2015-08-26T15:40:00Z">
        <w:r w:rsidR="00614837">
          <w:t xml:space="preserve"> de software. </w:t>
        </w:r>
      </w:ins>
      <w:ins w:id="212" w:author="Gabriel Correa" w:date="2015-08-26T15:43:00Z">
        <w:r w:rsidR="00614837">
          <w:t xml:space="preserve">Estos programas son </w:t>
        </w:r>
      </w:ins>
      <w:ins w:id="213" w:author="Gabriel Correa" w:date="2015-08-27T18:24:00Z">
        <w:r w:rsidR="00D5642E">
          <w:t>utilizados</w:t>
        </w:r>
      </w:ins>
      <w:ins w:id="214" w:author="Gabriel Correa" w:date="2015-08-26T15:44:00Z">
        <w:r w:rsidR="002D012E">
          <w:t xml:space="preserve"> por </w:t>
        </w:r>
      </w:ins>
      <w:ins w:id="215" w:author="Gabriel Correa" w:date="2015-08-26T15:45:00Z">
        <w:r w:rsidR="002D012E">
          <w:t>distintos usuarios</w:t>
        </w:r>
      </w:ins>
      <w:ins w:id="216" w:author="Gabriel Correa" w:date="2015-08-26T15:53:00Z">
        <w:r w:rsidR="002D012E">
          <w:t xml:space="preserve"> que</w:t>
        </w:r>
      </w:ins>
      <w:ins w:id="217" w:author="Gabriel Correa" w:date="2015-08-26T15:45:00Z">
        <w:r w:rsidR="002D012E">
          <w:t xml:space="preserve"> deben conocer c</w:t>
        </w:r>
      </w:ins>
      <w:ins w:id="218" w:author="Gabriel Correa" w:date="2015-08-26T15:47:00Z">
        <w:r w:rsidR="002D012E">
          <w:t xml:space="preserve">ómo </w:t>
        </w:r>
      </w:ins>
      <w:ins w:id="219" w:author="Gabriel Correa" w:date="2015-08-27T18:24:00Z">
        <w:r w:rsidR="00D5642E">
          <w:t>manejar</w:t>
        </w:r>
      </w:ins>
      <w:ins w:id="220" w:author="Gabriel Correa" w:date="2015-08-26T15:48:00Z">
        <w:r w:rsidR="002D012E">
          <w:t xml:space="preserve"> </w:t>
        </w:r>
      </w:ins>
      <w:ins w:id="221" w:author="Gabriel Correa" w:date="2015-08-26T16:14:00Z">
        <w:r w:rsidR="008229C1">
          <w:t>tales</w:t>
        </w:r>
      </w:ins>
      <w:ins w:id="222" w:author="Gabriel Correa" w:date="2015-08-26T15:47:00Z">
        <w:r w:rsidR="002D012E">
          <w:t xml:space="preserve"> </w:t>
        </w:r>
      </w:ins>
      <w:ins w:id="223" w:author="Gabriel Correa" w:date="2015-08-26T15:48:00Z">
        <w:r w:rsidR="002D012E">
          <w:t>herramientas</w:t>
        </w:r>
      </w:ins>
      <w:ins w:id="224" w:author="Gabriel Correa" w:date="2015-08-27T18:25:00Z">
        <w:r w:rsidR="00D5642E">
          <w:t>,</w:t>
        </w:r>
      </w:ins>
      <w:ins w:id="225" w:author="Gabriel Correa" w:date="2015-08-26T15:53:00Z">
        <w:r w:rsidR="002D012E">
          <w:t xml:space="preserve"> </w:t>
        </w:r>
      </w:ins>
      <w:ins w:id="226" w:author="Gabriel Correa" w:date="2015-08-26T16:02:00Z">
        <w:r w:rsidR="00934565">
          <w:t xml:space="preserve">lo cual </w:t>
        </w:r>
      </w:ins>
      <w:ins w:id="227" w:author="Gabriel Correa" w:date="2015-08-26T15:47:00Z">
        <w:r w:rsidR="002D012E">
          <w:t xml:space="preserve">normalmente </w:t>
        </w:r>
      </w:ins>
      <w:ins w:id="228" w:author="Gabriel Correa" w:date="2015-08-26T15:51:00Z">
        <w:r w:rsidR="002D012E">
          <w:t>significa pasar por</w:t>
        </w:r>
      </w:ins>
      <w:ins w:id="229" w:author="Gabriel Correa" w:date="2015-08-26T15:47:00Z">
        <w:r w:rsidR="002D012E">
          <w:t xml:space="preserve"> </w:t>
        </w:r>
      </w:ins>
      <w:ins w:id="230" w:author="Gabriel Correa" w:date="2015-08-26T15:50:00Z">
        <w:r w:rsidR="002D012E">
          <w:t>una etapa de aprendizaje</w:t>
        </w:r>
      </w:ins>
      <w:ins w:id="231" w:author="Gabriel Correa" w:date="2015-08-26T15:53:00Z">
        <w:r w:rsidR="002D012E">
          <w:t xml:space="preserve"> </w:t>
        </w:r>
      </w:ins>
      <w:ins w:id="232" w:author="Gabriel Correa" w:date="2015-08-27T18:31:00Z">
        <w:r w:rsidR="00D5642E">
          <w:t>para</w:t>
        </w:r>
      </w:ins>
      <w:ins w:id="233" w:author="Gabriel Correa" w:date="2015-08-26T15:54:00Z">
        <w:r w:rsidR="00934565">
          <w:t xml:space="preserve"> comenzar el uso de </w:t>
        </w:r>
      </w:ins>
      <w:ins w:id="234" w:author="Gabriel Correa" w:date="2015-08-26T16:02:00Z">
        <w:r w:rsidR="00934565">
          <w:t>un</w:t>
        </w:r>
      </w:ins>
      <w:ins w:id="235" w:author="Gabriel Correa" w:date="2015-08-26T15:54:00Z">
        <w:r w:rsidR="00934565">
          <w:t xml:space="preserve"> software. </w:t>
        </w:r>
      </w:ins>
      <w:ins w:id="236" w:author="Gabriel Correa" w:date="2015-08-26T16:05:00Z">
        <w:r w:rsidR="00B9712B">
          <w:t>En p</w:t>
        </w:r>
      </w:ins>
      <w:ins w:id="237" w:author="Gabriel Correa" w:date="2015-08-26T15:54:00Z">
        <w:r w:rsidR="00B9712B">
          <w:t>articular</w:t>
        </w:r>
        <w:r w:rsidR="00934565">
          <w:t xml:space="preserve"> existen miles de programas </w:t>
        </w:r>
      </w:ins>
      <w:ins w:id="238" w:author="Gabriel Correa" w:date="2015-08-26T16:00:00Z">
        <w:r w:rsidR="00934565">
          <w:t>creados</w:t>
        </w:r>
      </w:ins>
      <w:ins w:id="239" w:author="Gabriel Correa" w:date="2015-08-26T15:54:00Z">
        <w:r w:rsidR="00934565">
          <w:t xml:space="preserve"> </w:t>
        </w:r>
      </w:ins>
      <w:ins w:id="240" w:author="Gabriel Correa" w:date="2015-08-26T15:59:00Z">
        <w:r w:rsidR="00934565">
          <w:t xml:space="preserve">para ser usados por </w:t>
        </w:r>
      </w:ins>
      <w:ins w:id="241" w:author="Gabriel Correa" w:date="2015-08-26T15:57:00Z">
        <w:r w:rsidR="00934565">
          <w:t>desarrolladores de software</w:t>
        </w:r>
      </w:ins>
      <w:ins w:id="242" w:author="Gabriel Correa" w:date="2015-08-26T16:05:00Z">
        <w:r w:rsidR="00B9712B">
          <w:t>.</w:t>
        </w:r>
      </w:ins>
      <w:ins w:id="243" w:author="Gabriel Correa" w:date="2015-08-26T16:04:00Z">
        <w:r w:rsidR="00B9712B">
          <w:t xml:space="preserve"> </w:t>
        </w:r>
      </w:ins>
      <w:ins w:id="244" w:author="Gabriel Correa" w:date="2015-08-26T16:05:00Z">
        <w:r w:rsidR="00B9712B">
          <w:t>E</w:t>
        </w:r>
      </w:ins>
      <w:ins w:id="245" w:author="Gabriel Correa" w:date="2015-08-26T16:04:00Z">
        <w:r w:rsidR="00B9712B">
          <w:t xml:space="preserve">stos programas </w:t>
        </w:r>
      </w:ins>
      <w:ins w:id="246" w:author="Gabriel Correa" w:date="2015-08-26T16:01:00Z">
        <w:r w:rsidR="00934565">
          <w:t>son llamados librer</w:t>
        </w:r>
      </w:ins>
      <w:ins w:id="247" w:author="Gabriel Correa" w:date="2015-08-26T16:02:00Z">
        <w:r w:rsidR="00934565">
          <w:t>ías o API</w:t>
        </w:r>
      </w:ins>
      <w:ins w:id="248" w:author="Gabriel Correa" w:date="2015-08-26T16:15:00Z">
        <w:r w:rsidR="008229C1">
          <w:t xml:space="preserve"> y del mismo modo que otros programas deben ser aprendidos</w:t>
        </w:r>
      </w:ins>
      <w:ins w:id="249" w:author="Gabriel Correa" w:date="2015-08-26T16:17:00Z">
        <w:r w:rsidR="008229C1">
          <w:t xml:space="preserve"> a usar correctamente por sus usuarios.</w:t>
        </w:r>
      </w:ins>
    </w:p>
    <w:p w:rsidR="00614837" w:rsidRDefault="00EC1E31">
      <w:pPr>
        <w:rPr>
          <w:ins w:id="250" w:author="Gabriel Correa" w:date="2015-08-26T15:34:00Z"/>
        </w:rPr>
      </w:pPr>
      <w:ins w:id="251" w:author="Gabriel Correa" w:date="2015-08-26T15:28:00Z">
        <w:r w:rsidRPr="00EC1E31">
          <w:t xml:space="preserve">Sistemas de software modernos suelen hacer uso de múltiples </w:t>
        </w:r>
      </w:ins>
      <w:ins w:id="252" w:author="Gabriel Correa" w:date="2015-08-26T16:21:00Z">
        <w:r w:rsidR="00A07ED9">
          <w:t xml:space="preserve">herramientas </w:t>
        </w:r>
      </w:ins>
      <w:ins w:id="253" w:author="Gabriel Correa" w:date="2015-08-26T15:28:00Z">
        <w:r w:rsidRPr="00EC1E31">
          <w:t>externas y APIS.</w:t>
        </w:r>
      </w:ins>
      <w:ins w:id="254" w:author="Gabriel Correa" w:date="2015-08-26T16:21:00Z">
        <w:r w:rsidR="00A07ED9">
          <w:t xml:space="preserve"> Esto les ayuda a crear mejores programas o </w:t>
        </w:r>
      </w:ins>
      <w:ins w:id="255" w:author="Gabriel Correa" w:date="2015-08-26T16:22:00Z">
        <w:r w:rsidR="00A07ED9">
          <w:t xml:space="preserve">acortar los tiempos de desarrollo. Pero herramientas nuevas de este tipo son creadas </w:t>
        </w:r>
      </w:ins>
      <w:ins w:id="256" w:author="Gabriel Correa" w:date="2015-08-26T16:23:00Z">
        <w:r w:rsidR="00A07ED9">
          <w:t xml:space="preserve">todo el tiempo y es común que desarrolladores tengan que actualizar sus conocimientos aprendiendo a usar librerías nuevas para </w:t>
        </w:r>
      </w:ins>
      <w:ins w:id="257" w:author="Gabriel Correa" w:date="2015-08-26T16:24:00Z">
        <w:r w:rsidR="00A07ED9">
          <w:t xml:space="preserve">mantenerse en la competencia del mercado o cumplir con los requisitos de </w:t>
        </w:r>
      </w:ins>
      <w:ins w:id="258" w:author="Gabriel Correa" w:date="2015-08-26T16:25:00Z">
        <w:r w:rsidR="00A07ED9">
          <w:t>algunos empleos.</w:t>
        </w:r>
        <w:r w:rsidR="00856382">
          <w:t xml:space="preserve"> Es así como los manuales que explican </w:t>
        </w:r>
      </w:ins>
      <w:ins w:id="259" w:author="Gabriel Correa" w:date="2015-08-26T16:26:00Z">
        <w:r w:rsidR="00856382">
          <w:t xml:space="preserve">el uso una API son frecuentemente </w:t>
        </w:r>
      </w:ins>
      <w:ins w:id="260" w:author="Gabriel Correa" w:date="2015-08-26T17:08:00Z">
        <w:r w:rsidR="007802BA">
          <w:t xml:space="preserve">visitados </w:t>
        </w:r>
      </w:ins>
      <w:ins w:id="261" w:author="Gabriel Correa" w:date="2015-08-26T16:26:00Z">
        <w:r w:rsidR="00856382">
          <w:t>por los desarrolladores de software.</w:t>
        </w:r>
      </w:ins>
      <w:ins w:id="262" w:author="Gabriel Correa" w:date="2015-08-26T16:27:00Z">
        <w:r w:rsidR="00856382">
          <w:t xml:space="preserve"> Estos manuales son comúnmente llamados documentación de API y son </w:t>
        </w:r>
      </w:ins>
      <w:ins w:id="263" w:author="Gabriel Correa" w:date="2015-08-26T17:09:00Z">
        <w:r w:rsidR="007802BA">
          <w:t>generalmente</w:t>
        </w:r>
      </w:ins>
      <w:ins w:id="264" w:author="Gabriel Correa" w:date="2015-08-26T16:27:00Z">
        <w:r w:rsidR="00856382">
          <w:t xml:space="preserve"> provistos en la web del creador de cada librer</w:t>
        </w:r>
      </w:ins>
      <w:ins w:id="265" w:author="Gabriel Correa" w:date="2015-08-26T16:28:00Z">
        <w:r w:rsidR="00856382">
          <w:t>ía.</w:t>
        </w:r>
      </w:ins>
      <w:sdt>
        <w:sdtPr>
          <w:id w:val="-1496566057"/>
          <w:citation/>
        </w:sdtPr>
        <w:sdtContent>
          <w:r w:rsidR="00475270">
            <w:fldChar w:fldCharType="begin"/>
          </w:r>
          <w:r w:rsidR="00475270">
            <w:instrText xml:space="preserve"> CITATION DSt13 \l 13322 </w:instrText>
          </w:r>
          <w:r w:rsidR="00475270">
            <w:fldChar w:fldCharType="separate"/>
          </w:r>
          <w:r w:rsidR="00E159AF">
            <w:rPr>
              <w:noProof/>
            </w:rPr>
            <w:t xml:space="preserve"> [</w:t>
          </w:r>
          <w:hyperlink w:anchor="DSt13" w:history="1">
            <w:r w:rsidR="00E159AF" w:rsidRPr="00E159AF">
              <w:rPr>
                <w:rStyle w:val="CodeUsercreatedCar"/>
                <w:noProof/>
                <w:shd w:val="clear" w:color="auto" w:fill="auto"/>
                <w:lang w:val="es-CL"/>
              </w:rPr>
              <w:t>1</w:t>
            </w:r>
          </w:hyperlink>
          <w:r w:rsidR="00E159AF">
            <w:rPr>
              <w:noProof/>
            </w:rPr>
            <w:t>]</w:t>
          </w:r>
          <w:r w:rsidR="00475270">
            <w:fldChar w:fldCharType="end"/>
          </w:r>
        </w:sdtContent>
      </w:sdt>
    </w:p>
    <w:p w:rsidR="00116478" w:rsidRDefault="00EC1E31">
      <w:pPr>
        <w:rPr>
          <w:ins w:id="266" w:author="Gabriel Correa" w:date="2015-08-26T17:26:00Z"/>
        </w:rPr>
        <w:pPrChange w:id="267" w:author="Gabriel Correa" w:date="2015-08-26T17:38:00Z">
          <w:pPr>
            <w:spacing w:after="200" w:line="276" w:lineRule="auto"/>
            <w:jc w:val="left"/>
          </w:pPr>
        </w:pPrChange>
      </w:pPr>
      <w:ins w:id="268" w:author="Gabriel Correa" w:date="2015-08-26T15:28:00Z">
        <w:r w:rsidRPr="00EC1E31">
          <w:t xml:space="preserve">Los autores de </w:t>
        </w:r>
      </w:ins>
      <w:ins w:id="269" w:author="Gabriel Correa" w:date="2015-08-26T16:18:00Z">
        <w:r w:rsidR="008229C1">
          <w:t>librerías</w:t>
        </w:r>
      </w:ins>
      <w:ins w:id="270" w:author="Gabriel Correa" w:date="2015-08-26T15:28:00Z">
        <w:r w:rsidRPr="00EC1E31">
          <w:t xml:space="preserve"> suelen invertir esfuerzos </w:t>
        </w:r>
      </w:ins>
      <w:ins w:id="271" w:author="Gabriel Correa" w:date="2015-08-26T16:18:00Z">
        <w:r w:rsidR="008229C1">
          <w:t xml:space="preserve">considerables </w:t>
        </w:r>
      </w:ins>
      <w:ins w:id="272" w:author="Gabriel Correa" w:date="2015-08-26T15:28:00Z">
        <w:r w:rsidRPr="00EC1E31">
          <w:t xml:space="preserve">en la creación de documentación </w:t>
        </w:r>
      </w:ins>
      <w:ins w:id="273" w:author="Gabriel Correa" w:date="2015-08-26T16:19:00Z">
        <w:r w:rsidR="008229C1">
          <w:t xml:space="preserve">donde especifican </w:t>
        </w:r>
      </w:ins>
      <w:ins w:id="274" w:author="Gabriel Correa" w:date="2015-08-26T15:28:00Z">
        <w:r w:rsidRPr="00EC1E31">
          <w:t>con d</w:t>
        </w:r>
        <w:r w:rsidR="008229C1">
          <w:t>etalle todo lo que los clientes</w:t>
        </w:r>
      </w:ins>
      <w:ins w:id="275" w:author="Gabriel Correa" w:date="2015-08-26T16:19:00Z">
        <w:r w:rsidR="008229C1">
          <w:t xml:space="preserve"> </w:t>
        </w:r>
      </w:ins>
      <w:ins w:id="276" w:author="Gabriel Correa" w:date="2015-08-26T15:28:00Z">
        <w:r w:rsidR="008229C1">
          <w:t>necesita</w:t>
        </w:r>
      </w:ins>
      <w:ins w:id="277" w:author="Gabriel Correa" w:date="2015-08-26T16:19:00Z">
        <w:r w:rsidR="008229C1">
          <w:t>n</w:t>
        </w:r>
      </w:ins>
      <w:ins w:id="278" w:author="Gabriel Correa" w:date="2015-08-26T15:28:00Z">
        <w:r w:rsidRPr="00EC1E31">
          <w:t xml:space="preserve"> saber sobre el </w:t>
        </w:r>
      </w:ins>
      <w:ins w:id="279" w:author="Gabriel Correa" w:date="2015-08-26T16:19:00Z">
        <w:r w:rsidR="008229C1">
          <w:t xml:space="preserve">correcto </w:t>
        </w:r>
      </w:ins>
      <w:ins w:id="280" w:author="Gabriel Correa" w:date="2015-08-26T15:28:00Z">
        <w:r w:rsidRPr="00EC1E31">
          <w:t xml:space="preserve">uso de </w:t>
        </w:r>
      </w:ins>
      <w:ins w:id="281" w:author="Gabriel Correa" w:date="2015-08-26T15:34:00Z">
        <w:r w:rsidR="00614837">
          <w:t>su</w:t>
        </w:r>
      </w:ins>
      <w:ins w:id="282" w:author="Gabriel Correa" w:date="2015-08-26T15:28:00Z">
        <w:r w:rsidRPr="00EC1E31">
          <w:t xml:space="preserve"> </w:t>
        </w:r>
      </w:ins>
      <w:ins w:id="283" w:author="Gabriel Correa" w:date="2015-08-26T16:19:00Z">
        <w:r w:rsidR="008229C1">
          <w:t>API</w:t>
        </w:r>
      </w:ins>
      <w:ins w:id="284" w:author="Gabriel Correa" w:date="2015-08-26T15:28:00Z">
        <w:r w:rsidRPr="00EC1E31">
          <w:t>.</w:t>
        </w:r>
      </w:ins>
      <w:ins w:id="285" w:author="Gabriel Correa" w:date="2015-08-26T16:29:00Z">
        <w:r w:rsidR="00BB1F0B">
          <w:t xml:space="preserve"> </w:t>
        </w:r>
        <w:r w:rsidR="00A4341B">
          <w:t xml:space="preserve">Las instrucciones de uso son </w:t>
        </w:r>
      </w:ins>
      <w:ins w:id="286" w:author="Gabriel Correa" w:date="2015-08-26T15:28:00Z">
        <w:r w:rsidRPr="00EC1E31">
          <w:t>usualmente escrita</w:t>
        </w:r>
      </w:ins>
      <w:ins w:id="287" w:author="Gabriel Correa" w:date="2015-08-26T16:29:00Z">
        <w:r w:rsidR="00A4341B">
          <w:t>s</w:t>
        </w:r>
      </w:ins>
      <w:ins w:id="288" w:author="Gabriel Correa" w:date="2015-08-26T15:28:00Z">
        <w:r w:rsidRPr="00EC1E31">
          <w:t xml:space="preserve"> en </w:t>
        </w:r>
      </w:ins>
      <w:ins w:id="289" w:author="Gabriel Correa" w:date="2015-08-26T16:30:00Z">
        <w:r w:rsidR="00A4341B">
          <w:t xml:space="preserve">los </w:t>
        </w:r>
      </w:ins>
      <w:ins w:id="290" w:author="Gabriel Correa" w:date="2015-08-26T15:28:00Z">
        <w:r w:rsidRPr="00EC1E31">
          <w:t>comentarios</w:t>
        </w:r>
        <w:r w:rsidR="001C4AC0">
          <w:t xml:space="preserve"> que acompañan al código fuente</w:t>
        </w:r>
      </w:ins>
      <w:ins w:id="291" w:author="Gabriel Correa" w:date="2015-08-26T17:11:00Z">
        <w:r w:rsidR="001C4AC0">
          <w:t xml:space="preserve"> y</w:t>
        </w:r>
      </w:ins>
      <w:ins w:id="292" w:author="Gabriel Correa" w:date="2015-08-26T15:28:00Z">
        <w:r w:rsidR="001C4AC0">
          <w:t xml:space="preserve"> </w:t>
        </w:r>
      </w:ins>
      <w:ins w:id="293" w:author="Gabriel Correa" w:date="2015-08-26T17:11:00Z">
        <w:r w:rsidR="001C4AC0">
          <w:t>e</w:t>
        </w:r>
      </w:ins>
      <w:ins w:id="294" w:author="Gabriel Correa" w:date="2015-08-26T15:28:00Z">
        <w:r w:rsidRPr="00EC1E31">
          <w:t>n el caso de</w:t>
        </w:r>
      </w:ins>
      <w:ins w:id="295" w:author="Gabriel Correa" w:date="2015-08-26T16:30:00Z">
        <w:r w:rsidR="0069611A">
          <w:t>l lenguaje</w:t>
        </w:r>
      </w:ins>
      <w:ins w:id="296" w:author="Gabriel Correa" w:date="2015-08-26T15:28:00Z">
        <w:r w:rsidRPr="00EC1E31">
          <w:t xml:space="preserve"> Java</w:t>
        </w:r>
      </w:ins>
      <w:ins w:id="297" w:author="Gabriel Correa" w:date="2015-08-26T17:11:00Z">
        <w:r w:rsidR="001C4AC0">
          <w:t xml:space="preserve"> por ejemplo</w:t>
        </w:r>
      </w:ins>
      <w:ins w:id="298" w:author="Gabriel Correa" w:date="2015-08-26T15:28:00Z">
        <w:r w:rsidRPr="00EC1E31">
          <w:t xml:space="preserve">, los comentarios de estilo </w:t>
        </w:r>
        <w:proofErr w:type="spellStart"/>
        <w:r w:rsidRPr="0069611A">
          <w:rPr>
            <w:i/>
            <w:rPrChange w:id="299" w:author="Gabriel Correa" w:date="2015-08-26T16:31:00Z">
              <w:rPr/>
            </w:rPrChange>
          </w:rPr>
          <w:t>Javadoc</w:t>
        </w:r>
        <w:proofErr w:type="spellEnd"/>
        <w:r w:rsidRPr="00EC1E31">
          <w:t xml:space="preserve"> son ampliamente usados para documentar. La </w:t>
        </w:r>
      </w:ins>
      <w:r w:rsidR="00F940D9">
        <w:fldChar w:fldCharType="begin"/>
      </w:r>
      <w:r w:rsidR="00F940D9">
        <w:instrText xml:space="preserve"> REF _Ref428515321 \h </w:instrText>
      </w:r>
      <w:r w:rsidR="00F940D9">
        <w:fldChar w:fldCharType="separate"/>
      </w:r>
      <w:ins w:id="300" w:author="Gabriel Correa" w:date="2015-08-26T17:19:00Z">
        <w:r w:rsidR="00E159AF">
          <w:t xml:space="preserve">Imagen </w:t>
        </w:r>
      </w:ins>
      <w:r w:rsidR="00E159AF">
        <w:rPr>
          <w:noProof/>
        </w:rPr>
        <w:t>1</w:t>
      </w:r>
      <w:r w:rsidR="00E159AF">
        <w:t>.</w:t>
      </w:r>
      <w:r w:rsidR="00E159AF">
        <w:rPr>
          <w:noProof/>
        </w:rPr>
        <w:t>1</w:t>
      </w:r>
      <w:r w:rsidR="00F940D9">
        <w:fldChar w:fldCharType="end"/>
      </w:r>
      <w:ins w:id="301" w:author="Gabriel Correa" w:date="2015-08-26T15:28:00Z">
        <w:r w:rsidRPr="00EC1E31">
          <w:t xml:space="preserve"> muestra un ejemplo de documentación de la librería </w:t>
        </w:r>
        <w:proofErr w:type="spellStart"/>
        <w:r w:rsidRPr="0069611A">
          <w:rPr>
            <w:i/>
            <w:rPrChange w:id="302" w:author="Gabriel Correa" w:date="2015-08-26T16:31:00Z">
              <w:rPr/>
            </w:rPrChange>
          </w:rPr>
          <w:t>Ant</w:t>
        </w:r>
        <w:proofErr w:type="spellEnd"/>
        <w:r w:rsidRPr="00EC1E31">
          <w:t xml:space="preserve"> </w:t>
        </w:r>
      </w:ins>
      <w:ins w:id="303" w:author="Gabriel Correa" w:date="2015-08-26T16:31:00Z">
        <w:r w:rsidR="0069611A">
          <w:t xml:space="preserve">de </w:t>
        </w:r>
      </w:ins>
      <w:ins w:id="304" w:author="Gabriel Correa" w:date="2015-08-26T15:28:00Z">
        <w:r w:rsidRPr="00EC1E31">
          <w:t>Java</w:t>
        </w:r>
      </w:ins>
      <w:ins w:id="305" w:author="Gabriel Correa" w:date="2015-08-26T17:12:00Z">
        <w:r w:rsidR="0078615A">
          <w:t xml:space="preserve"> donde </w:t>
        </w:r>
      </w:ins>
      <w:ins w:id="306" w:author="Gabriel Correa" w:date="2015-08-26T17:13:00Z">
        <w:r w:rsidR="0078615A">
          <w:t xml:space="preserve">se escribió </w:t>
        </w:r>
      </w:ins>
      <w:ins w:id="307" w:author="Gabriel Correa" w:date="2015-08-26T17:12:00Z">
        <w:r w:rsidR="0078615A">
          <w:t xml:space="preserve">un texto explicativo </w:t>
        </w:r>
      </w:ins>
      <w:ins w:id="308" w:author="Gabriel Correa" w:date="2015-08-26T17:13:00Z">
        <w:r w:rsidR="0078615A">
          <w:t>antes del código de una función.</w:t>
        </w:r>
      </w:ins>
    </w:p>
    <w:p w:rsidR="0078615A" w:rsidRDefault="00F43B49">
      <w:pPr>
        <w:keepNext/>
        <w:jc w:val="center"/>
        <w:rPr>
          <w:ins w:id="309" w:author="Gabriel Correa" w:date="2015-08-26T17:19:00Z"/>
        </w:rPr>
        <w:pPrChange w:id="310" w:author="Gabriel Correa" w:date="2015-08-26T17:39:00Z">
          <w:pPr/>
        </w:pPrChange>
      </w:pPr>
      <w:ins w:id="311" w:author="Gabriel Correa" w:date="2015-08-26T17:12:00Z">
        <w:r>
          <w:rPr>
            <w:noProof/>
          </w:rPr>
          <w:drawing>
            <wp:inline distT="0" distB="0" distL="0" distR="0" wp14:anchorId="3CC27842" wp14:editId="0B8C43B0">
              <wp:extent cx="4704339" cy="146304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898" cy="1461970"/>
                      </a:xfrm>
                      <a:prstGeom prst="rect">
                        <a:avLst/>
                      </a:prstGeom>
                      <a:noFill/>
                    </pic:spPr>
                  </pic:pic>
                </a:graphicData>
              </a:graphic>
            </wp:inline>
          </w:drawing>
        </w:r>
      </w:ins>
      <w:ins w:id="312" w:author="Gabriel Correa" w:date="2015-08-26T17:18:00Z">
        <w:r w:rsidR="0078615A">
          <w:rPr>
            <w:noProof/>
          </w:rPr>
          <w:drawing>
            <wp:inline distT="0" distB="0" distL="0" distR="0" wp14:anchorId="1F0D63E6" wp14:editId="5FBE216E">
              <wp:extent cx="4707173" cy="1636892"/>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3">
                        <a:extLst>
                          <a:ext uri="{28A0092B-C50C-407E-A947-70E740481C1C}">
                            <a14:useLocalDpi xmlns:a14="http://schemas.microsoft.com/office/drawing/2010/main" val="0"/>
                          </a:ext>
                        </a:extLst>
                      </a:blip>
                      <a:stretch>
                        <a:fillRect/>
                      </a:stretch>
                    </pic:blipFill>
                    <pic:spPr>
                      <a:xfrm>
                        <a:off x="0" y="0"/>
                        <a:ext cx="4709986" cy="1637870"/>
                      </a:xfrm>
                      <a:prstGeom prst="rect">
                        <a:avLst/>
                      </a:prstGeom>
                    </pic:spPr>
                  </pic:pic>
                </a:graphicData>
              </a:graphic>
            </wp:inline>
          </w:drawing>
        </w:r>
      </w:ins>
    </w:p>
    <w:p w:rsidR="002B58BF" w:rsidRPr="00E02554" w:rsidRDefault="0078615A">
      <w:pPr>
        <w:pStyle w:val="Epgrafe"/>
        <w:ind w:left="1416" w:right="1325"/>
        <w:pPrChange w:id="313" w:author="Gabriel Correa" w:date="2015-08-26T17:22:00Z">
          <w:pPr/>
        </w:pPrChange>
      </w:pPr>
      <w:bookmarkStart w:id="314" w:name="_Ref428515321"/>
      <w:ins w:id="315" w:author="Gabriel Correa" w:date="2015-08-26T17:19:00Z">
        <w:r>
          <w:t xml:space="preserve">Imagen </w:t>
        </w:r>
      </w:ins>
      <w:fldSimple w:instr=" STYLEREF 1 \s ">
        <w:r w:rsidR="00E159AF">
          <w:rPr>
            <w:noProof/>
          </w:rPr>
          <w:t>1</w:t>
        </w:r>
      </w:fldSimple>
      <w:r w:rsidR="00146CA9">
        <w:t>.</w:t>
      </w:r>
      <w:fldSimple w:instr=" SEQ Imagen \* ARABIC \s 1 ">
        <w:r w:rsidR="00E159AF">
          <w:rPr>
            <w:noProof/>
          </w:rPr>
          <w:t>1</w:t>
        </w:r>
      </w:fldSimple>
      <w:bookmarkEnd w:id="314"/>
      <w:ins w:id="316" w:author="Gabriel Correa" w:date="2015-08-26T17:19:00Z">
        <w:r>
          <w:t xml:space="preserve">:   Ejemplo de documentación en Java de tipo </w:t>
        </w:r>
        <w:proofErr w:type="spellStart"/>
        <w:r>
          <w:t>Javadoc</w:t>
        </w:r>
        <w:proofErr w:type="spellEnd"/>
        <w:r>
          <w:t>. Arriba aparece</w:t>
        </w:r>
      </w:ins>
      <w:ins w:id="317" w:author="Gabriel Correa" w:date="2015-08-26T17:20:00Z">
        <w:r>
          <w:t xml:space="preserve"> el comentario </w:t>
        </w:r>
      </w:ins>
      <w:ins w:id="318" w:author="Gabriel Correa" w:date="2015-08-26T17:19:00Z">
        <w:r>
          <w:t>adentro del archivo de c</w:t>
        </w:r>
      </w:ins>
      <w:ins w:id="319" w:author="Gabriel Correa" w:date="2015-08-26T17:20:00Z">
        <w:r>
          <w:t>ódigo</w:t>
        </w:r>
      </w:ins>
      <w:ins w:id="320" w:author="Gabriel Correa" w:date="2015-08-26T17:21:00Z">
        <w:r>
          <w:t xml:space="preserve"> y abajo se encuentra el mismo comentario en forma de HTML </w:t>
        </w:r>
      </w:ins>
      <w:ins w:id="321" w:author="Gabriel Correa" w:date="2015-08-26T17:22:00Z">
        <w:r>
          <w:t xml:space="preserve">después de ser procesado por </w:t>
        </w:r>
        <w:proofErr w:type="spellStart"/>
        <w:r>
          <w:t>Javadoc</w:t>
        </w:r>
        <w:proofErr w:type="spellEnd"/>
        <w:r>
          <w:t>.</w:t>
        </w:r>
      </w:ins>
    </w:p>
    <w:p w:rsidR="00116478" w:rsidRDefault="00116478">
      <w:pPr>
        <w:rPr>
          <w:ins w:id="322" w:author="Gabriel Correa" w:date="2015-08-26T17:25:00Z"/>
        </w:rPr>
        <w:pPrChange w:id="323" w:author="Gabriel Correa" w:date="2015-08-26T17:25:00Z">
          <w:pPr>
            <w:pStyle w:val="Ttulo2"/>
          </w:pPr>
        </w:pPrChange>
      </w:pPr>
    </w:p>
    <w:p w:rsidR="00EE2482" w:rsidRDefault="00EE2482" w:rsidP="00EE2482">
      <w:pPr>
        <w:pStyle w:val="Ttulo2"/>
      </w:pPr>
      <w:bookmarkStart w:id="324" w:name="_Toc428516499"/>
      <w:r>
        <w:lastRenderedPageBreak/>
        <w:t xml:space="preserve">Problema </w:t>
      </w:r>
      <w:del w:id="325" w:author="Gabriel Correa" w:date="2015-08-26T17:48:00Z">
        <w:r w:rsidDel="00B45967">
          <w:delText>y Motivación</w:delText>
        </w:r>
      </w:del>
      <w:ins w:id="326" w:author="Gabriel Correa" w:date="2015-08-26T17:49:00Z">
        <w:r w:rsidR="00B45967">
          <w:t>con</w:t>
        </w:r>
      </w:ins>
      <w:ins w:id="327" w:author="Gabriel Correa" w:date="2015-08-26T17:48:00Z">
        <w:r w:rsidR="00B45967">
          <w:t xml:space="preserve"> las Directivas</w:t>
        </w:r>
      </w:ins>
      <w:bookmarkEnd w:id="324"/>
    </w:p>
    <w:p w:rsidR="00122728" w:rsidRPr="00B45967" w:rsidRDefault="00EE2482">
      <w:del w:id="328" w:author="Gabriel Correa" w:date="2015-08-26T20:49:00Z">
        <w:r w:rsidRPr="00E02554" w:rsidDel="00055DA3">
          <w:delText xml:space="preserve">Directivas no se ven. Esto hace </w:delText>
        </w:r>
      </w:del>
      <w:del w:id="329" w:author="Gabriel Correa" w:date="2015-08-26T17:39:00Z">
        <w:r w:rsidRPr="00E02554" w:rsidDel="00945E30">
          <w:delText>mas</w:delText>
        </w:r>
      </w:del>
      <w:del w:id="330" w:author="Gabriel Correa" w:date="2015-08-26T20:49:00Z">
        <w:r w:rsidRPr="00E02554" w:rsidDel="00055DA3">
          <w:delText xml:space="preserve"> probable la existencia de bugs</w:delText>
        </w:r>
      </w:del>
      <w:del w:id="331" w:author="Gabriel Correa" w:date="2015-08-26T20:50:00Z">
        <w:r w:rsidRPr="00E02554" w:rsidDel="00055DA3">
          <w:delText>.</w:delText>
        </w:r>
      </w:del>
      <w:del w:id="332" w:author="Gabriel Correa" w:date="2015-08-26T15:21:00Z">
        <w:r w:rsidRPr="00E02554" w:rsidDel="0021747B">
          <w:delText xml:space="preserve"> </w:delText>
        </w:r>
      </w:del>
      <w:del w:id="333"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334" w:author="Gabriel Correa" w:date="2015-08-26T17:39:00Z">
        <w:r w:rsidRPr="00E02554" w:rsidDel="00945E30">
          <w:delText>ultima</w:delText>
        </w:r>
      </w:del>
      <w:del w:id="335" w:author="Gabriel Correa" w:date="2015-08-26T20:52:00Z">
        <w:r w:rsidRPr="00E02554" w:rsidDel="00055DA3">
          <w:delText xml:space="preserve"> frase]]</w:delText>
        </w:r>
      </w:del>
      <w:ins w:id="336" w:author="Gabriel Correa" w:date="2015-08-26T17:49:00Z">
        <w:r w:rsidR="00B45967">
          <w:t xml:space="preserve">En todo manual de </w:t>
        </w:r>
      </w:ins>
      <w:ins w:id="337" w:author="Gabriel Correa" w:date="2015-08-26T17:50:00Z">
        <w:r w:rsidR="00B45967">
          <w:t>instrucciones</w:t>
        </w:r>
      </w:ins>
      <w:ins w:id="338" w:author="Gabriel Correa" w:date="2015-08-26T17:49:00Z">
        <w:r w:rsidR="00B45967">
          <w:t xml:space="preserve"> pueden existir </w:t>
        </w:r>
      </w:ins>
      <w:ins w:id="339" w:author="Gabriel Correa" w:date="2015-08-26T17:52:00Z">
        <w:r w:rsidR="00B45967">
          <w:t>sugerencias críticas</w:t>
        </w:r>
      </w:ins>
      <w:ins w:id="340" w:author="Gabriel Correa" w:date="2015-08-26T19:51:00Z">
        <w:r w:rsidR="00F00A63">
          <w:t>,</w:t>
        </w:r>
      </w:ins>
      <w:ins w:id="341" w:author="Gabriel Correa" w:date="2015-08-26T17:52:00Z">
        <w:r w:rsidR="00B45967">
          <w:t xml:space="preserve"> o al menos más importantes que otr</w:t>
        </w:r>
      </w:ins>
      <w:ins w:id="342" w:author="Gabriel Correa" w:date="2015-08-26T17:53:00Z">
        <w:r w:rsidR="00B45967">
          <w:t xml:space="preserve">os consejos de uso, como por ejemplo la instrucción de </w:t>
        </w:r>
      </w:ins>
      <w:ins w:id="343" w:author="Gabriel Correa" w:date="2015-08-26T19:52:00Z">
        <w:r w:rsidR="00F00A63">
          <w:t>no encender un microondas con metales</w:t>
        </w:r>
      </w:ins>
      <w:ins w:id="344" w:author="Gabriel Correa" w:date="2015-08-26T17:54:00Z">
        <w:r w:rsidR="00B45967">
          <w:t xml:space="preserve"> </w:t>
        </w:r>
      </w:ins>
      <w:ins w:id="345" w:author="Gabriel Correa" w:date="2015-08-26T19:52:00Z">
        <w:r w:rsidR="00F00A63">
          <w:t xml:space="preserve">en su interior </w:t>
        </w:r>
      </w:ins>
      <w:ins w:id="346" w:author="Gabriel Correa" w:date="2015-08-26T17:54:00Z">
        <w:r w:rsidR="00B45967">
          <w:t>por razones de seguridad. Así mismo, en documentación de API hay instrucciones cr</w:t>
        </w:r>
      </w:ins>
      <w:ins w:id="347" w:author="Gabriel Correa" w:date="2015-08-26T17:55:00Z">
        <w:r w:rsidR="00B45967">
          <w:t xml:space="preserve">íticas o sugerencias importantes las cuales llamamos </w:t>
        </w:r>
        <w:r w:rsidR="00B45967">
          <w:rPr>
            <w:i/>
          </w:rPr>
          <w:t>directivas</w:t>
        </w:r>
      </w:ins>
      <w:ins w:id="348" w:author="Gabriel Correa" w:date="2015-08-26T17:56:00Z">
        <w:r w:rsidR="00E044E2">
          <w:t xml:space="preserve"> y no percatarse de ellas puede </w:t>
        </w:r>
      </w:ins>
      <w:ins w:id="349" w:author="Gabriel Correa" w:date="2015-08-26T17:58:00Z">
        <w:r w:rsidR="00EC4FF7">
          <w:t>ocasionar</w:t>
        </w:r>
      </w:ins>
      <w:ins w:id="350" w:author="Gabriel Correa" w:date="2015-08-26T17:56:00Z">
        <w:r w:rsidR="00E044E2">
          <w:t xml:space="preserve"> errores difíciles de solucionar posteriormente</w:t>
        </w:r>
      </w:ins>
      <w:ins w:id="351" w:author="Gabriel Correa" w:date="2015-08-26T17:57:00Z">
        <w:r w:rsidR="00E044E2">
          <w:t>.</w:t>
        </w:r>
      </w:ins>
      <w:ins w:id="352" w:author="Gabriel Correa" w:date="2015-08-26T18:05:00Z">
        <w:r w:rsidR="00EC4FF7">
          <w:t xml:space="preserve"> </w:t>
        </w:r>
        <w:r w:rsidR="00857A67">
          <w:t xml:space="preserve">Lo siguiente se entiende por </w:t>
        </w:r>
      </w:ins>
      <w:ins w:id="353" w:author="Gabriel Correa" w:date="2015-08-26T19:53:00Z">
        <w:r w:rsidR="00857A67">
          <w:t xml:space="preserve">una </w:t>
        </w:r>
      </w:ins>
      <w:ins w:id="354" w:author="Gabriel Correa" w:date="2015-08-26T18:05:00Z">
        <w:r w:rsidR="00EC4FF7">
          <w:t>directiva durante este trabajo:</w:t>
        </w:r>
      </w:ins>
    </w:p>
    <w:p w:rsidR="00122728" w:rsidRPr="00122728" w:rsidRDefault="00EE2482">
      <w:pPr>
        <w:pStyle w:val="Cita"/>
        <w:rPr>
          <w:ins w:id="355" w:author="Gabriel Correa" w:date="2015-08-26T18:36:00Z"/>
          <w:iCs/>
          <w:color w:val="262626" w:themeColor="text1" w:themeTint="D9"/>
          <w:sz w:val="22"/>
          <w:rPrChange w:id="356" w:author="Gabriel Correa" w:date="2015-08-26T18:36:00Z">
            <w:rPr>
              <w:ins w:id="357" w:author="Gabriel Correa" w:date="2015-08-26T18:36:00Z"/>
            </w:rPr>
          </w:rPrChange>
        </w:rPr>
        <w:pPrChange w:id="358" w:author="Gabriel Correa" w:date="2015-08-26T18:37:00Z">
          <w:pPr>
            <w:ind w:right="2246" w:firstLine="1134"/>
            <w:jc w:val="center"/>
          </w:pPr>
        </w:pPrChange>
      </w:pPr>
      <w:del w:id="359" w:author="Gabriel Correa" w:date="2015-08-26T18:22:00Z">
        <w:r w:rsidRPr="00122728" w:rsidDel="009A43E1">
          <w:rPr>
            <w:rStyle w:val="nfasis"/>
            <w:color w:val="262626" w:themeColor="text1" w:themeTint="D9"/>
            <w:sz w:val="22"/>
            <w:rPrChange w:id="360" w:author="Gabriel Correa" w:date="2015-08-26T18:36:00Z">
              <w:rPr>
                <w:rStyle w:val="CitaCar"/>
                <w:i w:val="0"/>
              </w:rPr>
            </w:rPrChange>
          </w:rPr>
          <w:delText>Una directiva es</w:delText>
        </w:r>
      </w:del>
      <w:ins w:id="361" w:author="Gabriel Correa" w:date="2015-08-26T18:22:00Z">
        <w:r w:rsidR="009A43E1" w:rsidRPr="00122728">
          <w:rPr>
            <w:rStyle w:val="nfasis"/>
            <w:color w:val="262626" w:themeColor="text1" w:themeTint="D9"/>
            <w:sz w:val="22"/>
            <w:rPrChange w:id="362" w:author="Gabriel Correa" w:date="2015-08-26T18:36:00Z">
              <w:rPr>
                <w:rStyle w:val="CitaCar"/>
                <w:i w:val="0"/>
              </w:rPr>
            </w:rPrChange>
          </w:rPr>
          <w:t xml:space="preserve">Las directivas de </w:t>
        </w:r>
      </w:ins>
      <w:ins w:id="363" w:author="Gabriel Correa" w:date="2015-08-26T18:23:00Z">
        <w:r w:rsidR="009A43E1" w:rsidRPr="00122728">
          <w:rPr>
            <w:rStyle w:val="nfasis"/>
            <w:color w:val="262626" w:themeColor="text1" w:themeTint="D9"/>
            <w:sz w:val="22"/>
            <w:rPrChange w:id="364" w:author="Gabriel Correa" w:date="2015-08-26T18:36:00Z">
              <w:rPr>
                <w:rStyle w:val="CitaCar"/>
                <w:i w:val="0"/>
              </w:rPr>
            </w:rPrChange>
          </w:rPr>
          <w:t>API son declaraciones</w:t>
        </w:r>
      </w:ins>
      <w:ins w:id="365" w:author="Gabriel Correa" w:date="2015-08-26T18:26:00Z">
        <w:r w:rsidR="009A43E1" w:rsidRPr="00122728">
          <w:rPr>
            <w:rStyle w:val="nfasis"/>
            <w:color w:val="262626" w:themeColor="text1" w:themeTint="D9"/>
            <w:sz w:val="22"/>
            <w:rPrChange w:id="366" w:author="Gabriel Correa" w:date="2015-08-26T18:36:00Z">
              <w:rPr>
                <w:rStyle w:val="CitaCar"/>
                <w:i w:val="0"/>
              </w:rPr>
            </w:rPrChange>
          </w:rPr>
          <w:t xml:space="preserve"> </w:t>
        </w:r>
      </w:ins>
      <w:ins w:id="367" w:author="Gabriel Correa" w:date="2015-08-26T18:29:00Z">
        <w:r w:rsidR="009A43E1" w:rsidRPr="00122728">
          <w:rPr>
            <w:rStyle w:val="nfasis"/>
            <w:color w:val="262626" w:themeColor="text1" w:themeTint="D9"/>
            <w:sz w:val="22"/>
            <w:rPrChange w:id="368" w:author="Gabriel Correa" w:date="2015-08-26T18:36:00Z">
              <w:rPr>
                <w:rStyle w:val="CitaCar"/>
                <w:i w:val="0"/>
              </w:rPr>
            </w:rPrChange>
          </w:rPr>
          <w:t xml:space="preserve">en lenguaje natural </w:t>
        </w:r>
      </w:ins>
      <w:ins w:id="369" w:author="Gabriel Correa" w:date="2015-08-26T18:27:00Z">
        <w:r w:rsidR="009A43E1" w:rsidRPr="00122728">
          <w:rPr>
            <w:rStyle w:val="nfasis"/>
            <w:color w:val="262626" w:themeColor="text1" w:themeTint="D9"/>
            <w:sz w:val="22"/>
            <w:rPrChange w:id="370" w:author="Gabriel Correa" w:date="2015-08-26T18:36:00Z">
              <w:rPr>
                <w:rStyle w:val="CitaCar"/>
                <w:i w:val="0"/>
              </w:rPr>
            </w:rPrChange>
          </w:rPr>
          <w:t xml:space="preserve">que permiten </w:t>
        </w:r>
      </w:ins>
      <w:ins w:id="371" w:author="Gabriel Correa" w:date="2015-08-26T18:31:00Z">
        <w:r w:rsidR="009A43E1" w:rsidRPr="00122728">
          <w:rPr>
            <w:rStyle w:val="nfasis"/>
            <w:color w:val="262626" w:themeColor="text1" w:themeTint="D9"/>
            <w:sz w:val="22"/>
            <w:rPrChange w:id="372" w:author="Gabriel Correa" w:date="2015-08-26T18:36:00Z">
              <w:rPr>
                <w:rStyle w:val="CitaCar"/>
                <w:i w:val="0"/>
              </w:rPr>
            </w:rPrChange>
          </w:rPr>
          <w:t xml:space="preserve">a </w:t>
        </w:r>
      </w:ins>
      <w:ins w:id="373" w:author="Gabriel Correa" w:date="2015-08-26T18:27:00Z">
        <w:r w:rsidR="009A43E1" w:rsidRPr="00122728">
          <w:rPr>
            <w:rStyle w:val="nfasis"/>
            <w:color w:val="262626" w:themeColor="text1" w:themeTint="D9"/>
            <w:sz w:val="22"/>
            <w:rPrChange w:id="374" w:author="Gabriel Correa" w:date="2015-08-26T18:36:00Z">
              <w:rPr>
                <w:rStyle w:val="CitaCar"/>
                <w:i w:val="0"/>
              </w:rPr>
            </w:rPrChange>
          </w:rPr>
          <w:t xml:space="preserve">los </w:t>
        </w:r>
      </w:ins>
      <w:ins w:id="375" w:author="Gabriel Correa" w:date="2015-08-26T18:26:00Z">
        <w:r w:rsidR="009A43E1" w:rsidRPr="00122728">
          <w:rPr>
            <w:rStyle w:val="nfasis"/>
            <w:color w:val="262626" w:themeColor="text1" w:themeTint="D9"/>
            <w:sz w:val="22"/>
            <w:rPrChange w:id="376" w:author="Gabriel Correa" w:date="2015-08-26T18:36:00Z">
              <w:rPr>
                <w:rStyle w:val="CitaCar"/>
                <w:i w:val="0"/>
              </w:rPr>
            </w:rPrChange>
          </w:rPr>
          <w:t>desarrolladores</w:t>
        </w:r>
      </w:ins>
      <w:ins w:id="377" w:author="Gabriel Correa" w:date="2015-08-26T18:27:00Z">
        <w:r w:rsidR="009A43E1" w:rsidRPr="00122728">
          <w:rPr>
            <w:rStyle w:val="nfasis"/>
            <w:color w:val="262626" w:themeColor="text1" w:themeTint="D9"/>
            <w:sz w:val="22"/>
            <w:rPrChange w:id="378" w:author="Gabriel Correa" w:date="2015-08-26T18:36:00Z">
              <w:rPr>
                <w:rStyle w:val="CitaCar"/>
                <w:i w:val="0"/>
              </w:rPr>
            </w:rPrChange>
          </w:rPr>
          <w:t xml:space="preserve"> </w:t>
        </w:r>
      </w:ins>
      <w:ins w:id="379" w:author="Gabriel Correa" w:date="2015-08-26T18:31:00Z">
        <w:r w:rsidR="009A43E1" w:rsidRPr="00122728">
          <w:rPr>
            <w:rStyle w:val="nfasis"/>
            <w:color w:val="262626" w:themeColor="text1" w:themeTint="D9"/>
            <w:sz w:val="22"/>
            <w:rPrChange w:id="380" w:author="Gabriel Correa" w:date="2015-08-26T18:36:00Z">
              <w:rPr>
                <w:rStyle w:val="CitaCar"/>
                <w:i w:val="0"/>
              </w:rPr>
            </w:rPrChange>
          </w:rPr>
          <w:t xml:space="preserve">ser </w:t>
        </w:r>
      </w:ins>
      <w:ins w:id="381" w:author="Gabriel Correa" w:date="2015-08-26T18:27:00Z">
        <w:r w:rsidR="009A43E1" w:rsidRPr="00122728">
          <w:rPr>
            <w:rStyle w:val="nfasis"/>
            <w:color w:val="262626" w:themeColor="text1" w:themeTint="D9"/>
            <w:sz w:val="22"/>
            <w:rPrChange w:id="382" w:author="Gabriel Correa" w:date="2015-08-26T18:36:00Z">
              <w:rPr>
                <w:rStyle w:val="CitaCar"/>
                <w:i w:val="0"/>
              </w:rPr>
            </w:rPrChange>
          </w:rPr>
          <w:t>con</w:t>
        </w:r>
      </w:ins>
      <w:ins w:id="383" w:author="Gabriel Correa" w:date="2015-08-26T18:30:00Z">
        <w:r w:rsidR="009A43E1" w:rsidRPr="00122728">
          <w:rPr>
            <w:rStyle w:val="nfasis"/>
            <w:color w:val="262626" w:themeColor="text1" w:themeTint="D9"/>
            <w:sz w:val="22"/>
            <w:rPrChange w:id="384" w:author="Gabriel Correa" w:date="2015-08-26T18:36:00Z">
              <w:rPr>
                <w:rStyle w:val="CitaCar"/>
                <w:i w:val="0"/>
              </w:rPr>
            </w:rPrChange>
          </w:rPr>
          <w:t>s</w:t>
        </w:r>
      </w:ins>
      <w:ins w:id="385" w:author="Gabriel Correa" w:date="2015-08-26T18:27:00Z">
        <w:r w:rsidR="009A43E1" w:rsidRPr="00122728">
          <w:rPr>
            <w:rStyle w:val="nfasis"/>
            <w:color w:val="262626" w:themeColor="text1" w:themeTint="D9"/>
            <w:sz w:val="22"/>
            <w:rPrChange w:id="386" w:author="Gabriel Correa" w:date="2015-08-26T18:36:00Z">
              <w:rPr>
                <w:rStyle w:val="CitaCar"/>
                <w:i w:val="0"/>
              </w:rPr>
            </w:rPrChange>
          </w:rPr>
          <w:t xml:space="preserve">cientes de las </w:t>
        </w:r>
      </w:ins>
      <w:ins w:id="387" w:author="Gabriel Correa" w:date="2015-08-26T18:32:00Z">
        <w:r w:rsidR="009A43E1" w:rsidRPr="00122728">
          <w:rPr>
            <w:rStyle w:val="nfasis"/>
            <w:color w:val="262626" w:themeColor="text1" w:themeTint="D9"/>
            <w:sz w:val="22"/>
            <w:rPrChange w:id="388" w:author="Gabriel Correa" w:date="2015-08-26T18:36:00Z">
              <w:rPr>
                <w:rStyle w:val="CitaCar"/>
                <w:i w:val="0"/>
              </w:rPr>
            </w:rPrChange>
          </w:rPr>
          <w:t xml:space="preserve">instrucciones y restricciones </w:t>
        </w:r>
      </w:ins>
      <w:ins w:id="389" w:author="Gabriel Correa" w:date="2015-08-26T18:29:00Z">
        <w:r w:rsidR="009A43E1" w:rsidRPr="00682F82">
          <w:rPr>
            <w:rStyle w:val="nfasis"/>
            <w:color w:val="262626" w:themeColor="text1" w:themeTint="D9"/>
            <w:sz w:val="22"/>
            <w:rPrChange w:id="390" w:author="Gabriel Correa" w:date="2015-08-27T12:41:00Z">
              <w:rPr>
                <w:rStyle w:val="CitaCar"/>
                <w:i w:val="0"/>
              </w:rPr>
            </w:rPrChange>
          </w:rPr>
          <w:t xml:space="preserve">relacionadas </w:t>
        </w:r>
      </w:ins>
      <w:ins w:id="391" w:author="Gabriel Correa" w:date="2015-08-26T19:53:00Z">
        <w:r w:rsidR="00857A67" w:rsidRPr="00682F82">
          <w:rPr>
            <w:rStyle w:val="nfasis"/>
            <w:color w:val="262626" w:themeColor="text1" w:themeTint="D9"/>
            <w:sz w:val="22"/>
          </w:rPr>
          <w:t>con el</w:t>
        </w:r>
      </w:ins>
      <w:ins w:id="392" w:author="Gabriel Correa" w:date="2015-08-26T18:29:00Z">
        <w:r w:rsidR="009A43E1" w:rsidRPr="00682F82">
          <w:rPr>
            <w:rStyle w:val="nfasis"/>
            <w:color w:val="262626" w:themeColor="text1" w:themeTint="D9"/>
            <w:sz w:val="22"/>
            <w:rPrChange w:id="393" w:author="Gabriel Correa" w:date="2015-08-27T12:41:00Z">
              <w:rPr>
                <w:rStyle w:val="CitaCar"/>
                <w:i w:val="0"/>
              </w:rPr>
            </w:rPrChange>
          </w:rPr>
          <w:t xml:space="preserve"> uso</w:t>
        </w:r>
        <w:r w:rsidR="009A43E1" w:rsidRPr="00122728">
          <w:rPr>
            <w:rStyle w:val="nfasis"/>
            <w:color w:val="262626" w:themeColor="text1" w:themeTint="D9"/>
            <w:sz w:val="22"/>
            <w:rPrChange w:id="394" w:author="Gabriel Correa" w:date="2015-08-26T18:36:00Z">
              <w:rPr>
                <w:rStyle w:val="CitaCar"/>
                <w:i w:val="0"/>
              </w:rPr>
            </w:rPrChange>
          </w:rPr>
          <w:t xml:space="preserve"> de una API.</w:t>
        </w:r>
      </w:ins>
      <w:del w:id="395" w:author="Gabriel Correa" w:date="2015-08-26T18:32:00Z">
        <w:r w:rsidRPr="00122728" w:rsidDel="009A43E1">
          <w:rPr>
            <w:rStyle w:val="nfasis"/>
            <w:color w:val="262626" w:themeColor="text1" w:themeTint="D9"/>
            <w:sz w:val="22"/>
            <w:rPrChange w:id="396" w:author="Gabriel Correa" w:date="2015-08-26T18:36:00Z">
              <w:rPr>
                <w:rStyle w:val="CitaCar"/>
                <w:i w:val="0"/>
              </w:rPr>
            </w:rPrChange>
          </w:rPr>
          <w:delText xml:space="preserve"> … [[definición corta aca]].  .. [[Para una explicación detallada del concepto ver [°n] o Anexo/Directivas]]</w:delText>
        </w:r>
      </w:del>
    </w:p>
    <w:p w:rsidR="00D52236" w:rsidRDefault="006E4F2A">
      <w:pPr>
        <w:rPr>
          <w:ins w:id="397" w:author="Gabriel Correa" w:date="2015-08-26T20:06:00Z"/>
        </w:rPr>
        <w:pPrChange w:id="398" w:author="Gabriel Correa" w:date="2015-08-26T20:49:00Z">
          <w:pPr>
            <w:ind w:right="2246" w:firstLine="1134"/>
            <w:jc w:val="center"/>
          </w:pPr>
        </w:pPrChange>
      </w:pPr>
      <w:ins w:id="399" w:author="Gabriel Correa" w:date="2015-08-26T20:42:00Z">
        <w:r>
          <w:t>Como se mencionó,</w:t>
        </w:r>
      </w:ins>
      <w:ins w:id="400" w:author="Gabriel Correa" w:date="2015-08-26T19:54:00Z">
        <w:r w:rsidR="00152E62">
          <w:t xml:space="preserve"> </w:t>
        </w:r>
      </w:ins>
      <w:ins w:id="401" w:author="Gabriel Correa" w:date="2015-08-26T20:42:00Z">
        <w:r>
          <w:t xml:space="preserve">las </w:t>
        </w:r>
      </w:ins>
      <w:ins w:id="402" w:author="Gabriel Correa" w:date="2015-08-26T19:54:00Z">
        <w:r>
          <w:t>directivas</w:t>
        </w:r>
      </w:ins>
      <w:ins w:id="403" w:author="Gabriel Correa" w:date="2015-08-26T20:42:00Z">
        <w:r>
          <w:t xml:space="preserve"> </w:t>
        </w:r>
      </w:ins>
      <w:ins w:id="404" w:author="Gabriel Correa" w:date="2015-08-26T19:56:00Z">
        <w:r w:rsidR="005A7B2A">
          <w:t>pueden pasar desapercibidas para un desarrollador que est</w:t>
        </w:r>
      </w:ins>
      <w:ins w:id="405" w:author="Gabriel Correa" w:date="2015-08-26T19:57:00Z">
        <w:r w:rsidR="005A7B2A">
          <w:t>á revisando la documentación</w:t>
        </w:r>
      </w:ins>
      <w:ins w:id="406" w:author="Gabriel Correa" w:date="2015-08-26T19:58:00Z">
        <w:r w:rsidR="005A7B2A">
          <w:t xml:space="preserve">. </w:t>
        </w:r>
      </w:ins>
      <w:ins w:id="407" w:author="Gabriel Correa" w:date="2015-08-26T20:01:00Z">
        <w:r w:rsidR="00D52236">
          <w:t xml:space="preserve">Algunas funcionalidades de API </w:t>
        </w:r>
      </w:ins>
      <w:ins w:id="408" w:author="Gabriel Correa" w:date="2015-08-26T20:44:00Z">
        <w:r>
          <w:t xml:space="preserve">son documentadas en extensos párrafos </w:t>
        </w:r>
      </w:ins>
      <w:ins w:id="409" w:author="Gabriel Correa" w:date="2015-08-26T20:45:00Z">
        <w:r>
          <w:t>donde</w:t>
        </w:r>
      </w:ins>
      <w:ins w:id="410" w:author="Gabriel Correa" w:date="2015-08-26T20:02:00Z">
        <w:r w:rsidR="00D52236">
          <w:t xml:space="preserve"> </w:t>
        </w:r>
      </w:ins>
      <w:ins w:id="411" w:author="Gabriel Correa" w:date="2015-08-26T20:03:00Z">
        <w:r w:rsidR="00D52236">
          <w:t xml:space="preserve">las directivas no se encuentran destacadas de ninguna forma como </w:t>
        </w:r>
      </w:ins>
      <w:ins w:id="412" w:author="Gabriel Correa" w:date="2015-08-26T20:04:00Z">
        <w:r w:rsidR="00D52236">
          <w:t xml:space="preserve">lo muestra la </w:t>
        </w:r>
      </w:ins>
      <w:ins w:id="413" w:author="Gabriel Correa" w:date="2015-08-26T21:23:00Z">
        <w:r w:rsidR="00662412">
          <w:fldChar w:fldCharType="begin"/>
        </w:r>
        <w:r w:rsidR="00662412">
          <w:instrText xml:space="preserve"> REF _Ref428387532 \h </w:instrText>
        </w:r>
      </w:ins>
      <w:r w:rsidR="00662412">
        <w:fldChar w:fldCharType="separate"/>
      </w:r>
      <w:ins w:id="414" w:author="Gabriel Correa" w:date="2015-08-26T21:21:00Z">
        <w:r w:rsidR="00E159AF">
          <w:t xml:space="preserve">Imagen </w:t>
        </w:r>
      </w:ins>
      <w:r w:rsidR="00E159AF">
        <w:rPr>
          <w:noProof/>
        </w:rPr>
        <w:t>1</w:t>
      </w:r>
      <w:r w:rsidR="00E159AF">
        <w:t>.</w:t>
      </w:r>
      <w:r w:rsidR="00E159AF">
        <w:rPr>
          <w:noProof/>
        </w:rPr>
        <w:t>2</w:t>
      </w:r>
      <w:ins w:id="415" w:author="Gabriel Correa" w:date="2015-08-26T21:23:00Z">
        <w:r w:rsidR="00662412">
          <w:fldChar w:fldCharType="end"/>
        </w:r>
        <w:r w:rsidR="00662412">
          <w:t xml:space="preserve"> </w:t>
        </w:r>
      </w:ins>
      <w:ins w:id="416" w:author="Gabriel Correa" w:date="2015-08-26T20:29:00Z">
        <w:r w:rsidR="00DE22E0">
          <w:t>donde hay una instrucci</w:t>
        </w:r>
      </w:ins>
      <w:ins w:id="417" w:author="Gabriel Correa" w:date="2015-08-26T20:30:00Z">
        <w:r w:rsidR="00DE22E0">
          <w:t xml:space="preserve">ón importante </w:t>
        </w:r>
        <w:proofErr w:type="gramStart"/>
        <w:r w:rsidR="00DE22E0">
          <w:t>entremedio</w:t>
        </w:r>
        <w:proofErr w:type="gramEnd"/>
        <w:r w:rsidR="00DE22E0">
          <w:t xml:space="preserve"> de otras frases</w:t>
        </w:r>
      </w:ins>
      <w:ins w:id="418" w:author="Gabriel Correa" w:date="2015-08-26T20:04:00Z">
        <w:r>
          <w:t>.</w:t>
        </w:r>
      </w:ins>
      <w:ins w:id="419" w:author="Gabriel Correa" w:date="2015-08-26T20:47:00Z">
        <w:r w:rsidR="00D200B5">
          <w:t xml:space="preserve"> Todo esto se traduce a un probable aumento de errores de código, tiempo solucionando </w:t>
        </w:r>
        <w:r w:rsidR="00D200B5" w:rsidRPr="00D200B5">
          <w:rPr>
            <w:i/>
            <w:rPrChange w:id="420" w:author="Gabriel Correa" w:date="2015-08-26T20:49:00Z">
              <w:rPr/>
            </w:rPrChange>
          </w:rPr>
          <w:t>bugs</w:t>
        </w:r>
      </w:ins>
      <w:ins w:id="421" w:author="Gabriel Correa" w:date="2015-08-26T20:48:00Z">
        <w:r w:rsidR="00D200B5">
          <w:t xml:space="preserve"> y problemas de</w:t>
        </w:r>
      </w:ins>
      <w:ins w:id="422" w:author="Gabriel Correa" w:date="2015-08-26T20:47:00Z">
        <w:r w:rsidR="00D200B5">
          <w:t xml:space="preserve"> mantenimiento del c</w:t>
        </w:r>
      </w:ins>
      <w:ins w:id="423" w:author="Gabriel Correa" w:date="2015-08-26T20:48:00Z">
        <w:r w:rsidR="00D200B5">
          <w:t>ódigo</w:t>
        </w:r>
      </w:ins>
      <w:customXmlInsRangeStart w:id="424" w:author="Gabriel Correa" w:date="2015-08-26T21:11:00Z"/>
      <w:sdt>
        <w:sdtPr>
          <w:id w:val="-1966805320"/>
          <w:citation/>
        </w:sdtPr>
        <w:sdtContent>
          <w:customXmlInsRangeEnd w:id="424"/>
          <w:ins w:id="425" w:author="Gabriel Correa" w:date="2015-08-26T21:11:00Z">
            <w:r w:rsidR="00CD7C36">
              <w:fldChar w:fldCharType="begin"/>
            </w:r>
            <w:r w:rsidR="00CD7C36">
              <w:instrText xml:space="preserve"> CITATION UDe09_2 \l 13322 </w:instrText>
            </w:r>
          </w:ins>
          <w:r w:rsidR="00CD7C36">
            <w:fldChar w:fldCharType="separate"/>
          </w:r>
          <w:r w:rsidR="00E159AF">
            <w:rPr>
              <w:noProof/>
            </w:rPr>
            <w:t xml:space="preserve"> [</w:t>
          </w:r>
          <w:r w:rsidR="00E159AF">
            <w:rPr>
              <w:noProof/>
            </w:rPr>
            <w:fldChar w:fldCharType="begin"/>
          </w:r>
          <w:r w:rsidR="00E159AF">
            <w:rPr>
              <w:noProof/>
            </w:rPr>
            <w:instrText xml:space="preserve"> HYPERLINK "" \l "UDe09_2" </w:instrText>
          </w:r>
          <w:r w:rsidR="00E159AF">
            <w:rPr>
              <w:noProof/>
            </w:rPr>
            <w:fldChar w:fldCharType="separate"/>
          </w:r>
          <w:r w:rsidR="00E159AF" w:rsidRPr="00E159AF">
            <w:rPr>
              <w:rStyle w:val="CodeUsercreatedCar"/>
              <w:noProof/>
              <w:shd w:val="clear" w:color="auto" w:fill="auto"/>
              <w:lang w:val="es-CL"/>
            </w:rPr>
            <w:t>2</w:t>
          </w:r>
          <w:r w:rsidR="00E159AF">
            <w:rPr>
              <w:noProof/>
            </w:rPr>
            <w:fldChar w:fldCharType="end"/>
          </w:r>
          <w:r w:rsidR="00E159AF">
            <w:rPr>
              <w:noProof/>
            </w:rPr>
            <w:t>]</w:t>
          </w:r>
          <w:ins w:id="426" w:author="Gabriel Correa" w:date="2015-08-26T21:11:00Z">
            <w:r w:rsidR="00CD7C36">
              <w:fldChar w:fldCharType="end"/>
            </w:r>
          </w:ins>
          <w:customXmlInsRangeStart w:id="427" w:author="Gabriel Correa" w:date="2015-08-26T21:11:00Z"/>
        </w:sdtContent>
      </w:sdt>
      <w:customXmlInsRangeEnd w:id="427"/>
      <w:ins w:id="428" w:author="Gabriel Correa" w:date="2015-08-26T20:49:00Z">
        <w:r w:rsidR="00D200B5">
          <w:t>.</w:t>
        </w:r>
      </w:ins>
    </w:p>
    <w:p w:rsidR="00EC4FF7" w:rsidRDefault="00DE22E0">
      <w:pPr>
        <w:rPr>
          <w:ins w:id="429" w:author="Gabriel Correa" w:date="2015-08-26T21:15:00Z"/>
        </w:rPr>
        <w:pPrChange w:id="430" w:author="Gabriel Correa" w:date="2015-08-26T20:51:00Z">
          <w:pPr>
            <w:ind w:right="2246" w:firstLine="1134"/>
            <w:jc w:val="center"/>
          </w:pPr>
        </w:pPrChange>
      </w:pPr>
      <w:ins w:id="431" w:author="Gabriel Correa" w:date="2015-08-26T20:31:00Z">
        <w:r>
          <w:t xml:space="preserve">Este problema se presenta en mayor manera para un </w:t>
        </w:r>
      </w:ins>
      <w:ins w:id="432" w:author="Gabriel Correa" w:date="2015-08-26T20:32:00Z">
        <w:r>
          <w:t>desarrollador con prisa, o que no tiene el tiempo suficiente para conocer a fondo todas las librer</w:t>
        </w:r>
      </w:ins>
      <w:ins w:id="433" w:author="Gabriel Correa" w:date="2015-08-26T20:33:00Z">
        <w:r>
          <w:t xml:space="preserve">ías externas que </w:t>
        </w:r>
      </w:ins>
      <w:ins w:id="434" w:author="Gabriel Correa" w:date="2015-08-26T20:34:00Z">
        <w:r>
          <w:t xml:space="preserve">puede </w:t>
        </w:r>
      </w:ins>
      <w:ins w:id="435" w:author="Gabriel Correa" w:date="2015-08-26T20:33:00Z">
        <w:r>
          <w:t>es</w:t>
        </w:r>
      </w:ins>
      <w:ins w:id="436" w:author="Gabriel Correa" w:date="2015-08-26T20:34:00Z">
        <w:r>
          <w:t>tar</w:t>
        </w:r>
      </w:ins>
      <w:ins w:id="437" w:author="Gabriel Correa" w:date="2015-08-26T20:33:00Z">
        <w:r>
          <w:t xml:space="preserve"> </w:t>
        </w:r>
      </w:ins>
      <w:ins w:id="438" w:author="Gabriel Correa" w:date="2015-08-26T20:34:00Z">
        <w:r>
          <w:t>usando</w:t>
        </w:r>
      </w:ins>
      <w:ins w:id="439" w:author="Gabriel Correa" w:date="2015-08-26T20:32:00Z">
        <w:r>
          <w:t xml:space="preserve">. </w:t>
        </w:r>
      </w:ins>
      <w:ins w:id="440"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441" w:author="Gabriel Correa" w:date="2015-08-26T20:07:00Z">
        <w:r w:rsidR="00D52236">
          <w:t xml:space="preserve"> </w:t>
        </w:r>
      </w:ins>
      <w:ins w:id="442" w:author="Gabriel Correa" w:date="2015-08-26T20:26:00Z">
        <w:r w:rsidR="001263B6">
          <w:t>Puede ocurrir que u</w:t>
        </w:r>
      </w:ins>
      <w:ins w:id="443" w:author="Gabriel Correa" w:date="2015-08-26T20:25:00Z">
        <w:r w:rsidR="001263B6">
          <w:t>n desarrollador</w:t>
        </w:r>
      </w:ins>
      <w:ins w:id="444" w:author="Gabriel Correa" w:date="2015-08-26T20:07:00Z">
        <w:r w:rsidR="00D52236">
          <w:t xml:space="preserve"> </w:t>
        </w:r>
      </w:ins>
      <w:ins w:id="445" w:author="Gabriel Correa" w:date="2015-08-26T20:26:00Z">
        <w:r w:rsidR="001263B6">
          <w:t xml:space="preserve">no realice </w:t>
        </w:r>
      </w:ins>
      <w:ins w:id="446" w:author="Gabriel Correa" w:date="2015-08-26T20:07:00Z">
        <w:r w:rsidR="00D52236">
          <w:t xml:space="preserve">una lectura </w:t>
        </w:r>
      </w:ins>
      <w:ins w:id="447" w:author="Gabriel Correa" w:date="2015-08-26T20:27:00Z">
        <w:r w:rsidR="00A72318">
          <w:t xml:space="preserve">completa </w:t>
        </w:r>
      </w:ins>
      <w:ins w:id="448" w:author="Gabriel Correa" w:date="2015-08-26T20:07:00Z">
        <w:r w:rsidR="00D52236">
          <w:t>d</w:t>
        </w:r>
        <w:r w:rsidR="00A72318">
          <w:t xml:space="preserve">e </w:t>
        </w:r>
      </w:ins>
      <w:ins w:id="449" w:author="Gabriel Correa" w:date="2015-08-26T20:27:00Z">
        <w:r w:rsidR="00A72318">
          <w:t>la</w:t>
        </w:r>
      </w:ins>
      <w:ins w:id="450" w:author="Gabriel Correa" w:date="2015-08-26T20:07:00Z">
        <w:r w:rsidR="00D52236">
          <w:t xml:space="preserve"> documentación, más bien </w:t>
        </w:r>
      </w:ins>
      <w:ins w:id="451" w:author="Gabriel Correa" w:date="2015-08-26T20:27:00Z">
        <w:r w:rsidR="00A72318">
          <w:t>prefiriendo</w:t>
        </w:r>
      </w:ins>
      <w:ins w:id="452" w:author="Gabriel Correa" w:date="2015-08-26T20:07:00Z">
        <w:r w:rsidR="00A72318">
          <w:t xml:space="preserve"> revisar</w:t>
        </w:r>
      </w:ins>
      <w:ins w:id="453" w:author="Gabriel Correa" w:date="2015-08-26T20:28:00Z">
        <w:r w:rsidR="00A72318">
          <w:t xml:space="preserve">la </w:t>
        </w:r>
      </w:ins>
      <w:ins w:id="454" w:author="Gabriel Correa" w:date="2015-08-26T20:08:00Z">
        <w:r w:rsidR="00D52236">
          <w:t xml:space="preserve">cuando la </w:t>
        </w:r>
      </w:ins>
      <w:ins w:id="455" w:author="Gabriel Correa" w:date="2015-08-26T20:27:00Z">
        <w:r w:rsidR="00A72318">
          <w:t>necesit</w:t>
        </w:r>
      </w:ins>
      <w:ins w:id="456" w:author="Gabriel Correa" w:date="2015-08-26T20:28:00Z">
        <w:r w:rsidR="00A72318">
          <w:t>e</w:t>
        </w:r>
      </w:ins>
      <w:ins w:id="457" w:author="Gabriel Correa" w:date="2015-08-26T20:27:00Z">
        <w:r w:rsidR="00A72318">
          <w:t xml:space="preserve"> </w:t>
        </w:r>
      </w:ins>
      <w:ins w:id="458" w:author="Gabriel Correa" w:date="2015-08-26T20:08:00Z">
        <w:r w:rsidR="00D52236">
          <w:t xml:space="preserve">para </w:t>
        </w:r>
      </w:ins>
      <w:ins w:id="459" w:author="Gabriel Correa" w:date="2015-08-26T20:09:00Z">
        <w:r w:rsidR="00D52236">
          <w:t xml:space="preserve">comprender funcionalidades puntuales. Esto es referido </w:t>
        </w:r>
      </w:ins>
      <w:ins w:id="460" w:author="Gabriel Correa" w:date="2015-08-26T20:29:00Z">
        <w:r w:rsidR="00D50793">
          <w:t>de la forma</w:t>
        </w:r>
      </w:ins>
      <w:ins w:id="461" w:author="Gabriel Correa" w:date="2015-08-26T20:09:00Z">
        <w:r w:rsidR="00D52236">
          <w:t xml:space="preserve"> </w:t>
        </w:r>
        <w:r w:rsidR="00D52236" w:rsidRPr="000677EA">
          <w:rPr>
            <w:rStyle w:val="CitaCar"/>
            <w:rPrChange w:id="462" w:author="Gabriel Correa" w:date="2015-08-26T20:20:00Z">
              <w:rPr/>
            </w:rPrChange>
          </w:rPr>
          <w:t>‘</w:t>
        </w:r>
      </w:ins>
      <w:ins w:id="463" w:author="Gabriel Correa" w:date="2015-08-26T20:11:00Z">
        <w:r w:rsidR="00D52236" w:rsidRPr="000677EA">
          <w:rPr>
            <w:rStyle w:val="CitaCar"/>
            <w:rPrChange w:id="464" w:author="Gabriel Correa" w:date="2015-08-26T20:20:00Z">
              <w:rPr/>
            </w:rPrChange>
          </w:rPr>
          <w:t xml:space="preserve">explore </w:t>
        </w:r>
        <w:proofErr w:type="spellStart"/>
        <w:r w:rsidR="00D52236" w:rsidRPr="000677EA">
          <w:rPr>
            <w:rStyle w:val="CitaCar"/>
            <w:rPrChange w:id="465" w:author="Gabriel Correa" w:date="2015-08-26T20:20:00Z">
              <w:rPr/>
            </w:rPrChange>
          </w:rPr>
          <w:t>documentation</w:t>
        </w:r>
        <w:proofErr w:type="spellEnd"/>
        <w:r w:rsidR="00D52236" w:rsidRPr="000677EA">
          <w:rPr>
            <w:rStyle w:val="CitaCar"/>
            <w:rPrChange w:id="466" w:author="Gabriel Correa" w:date="2015-08-26T20:20:00Z">
              <w:rPr/>
            </w:rPrChange>
          </w:rPr>
          <w:t xml:space="preserve"> </w:t>
        </w:r>
        <w:proofErr w:type="spellStart"/>
        <w:r w:rsidR="00D52236" w:rsidRPr="000677EA">
          <w:rPr>
            <w:rStyle w:val="CitaCar"/>
            <w:rPrChange w:id="467" w:author="Gabriel Correa" w:date="2015-08-26T20:20:00Z">
              <w:rPr/>
            </w:rPrChange>
          </w:rPr>
          <w:t>with</w:t>
        </w:r>
        <w:proofErr w:type="spellEnd"/>
        <w:r w:rsidR="00D52236" w:rsidRPr="000677EA">
          <w:rPr>
            <w:rStyle w:val="CitaCar"/>
            <w:rPrChange w:id="468" w:author="Gabriel Correa" w:date="2015-08-26T20:20:00Z">
              <w:rPr/>
            </w:rPrChange>
          </w:rPr>
          <w:t xml:space="preserve"> </w:t>
        </w:r>
        <w:proofErr w:type="spellStart"/>
        <w:r w:rsidR="00D52236" w:rsidRPr="000677EA">
          <w:rPr>
            <w:rStyle w:val="CitaCar"/>
            <w:rPrChange w:id="469" w:author="Gabriel Correa" w:date="2015-08-26T20:20:00Z">
              <w:rPr/>
            </w:rPrChange>
          </w:rPr>
          <w:t>an</w:t>
        </w:r>
        <w:proofErr w:type="spellEnd"/>
        <w:r w:rsidR="00D52236" w:rsidRPr="000677EA">
          <w:rPr>
            <w:rStyle w:val="CitaCar"/>
            <w:rPrChange w:id="470" w:author="Gabriel Correa" w:date="2015-08-26T20:20:00Z">
              <w:rPr/>
            </w:rPrChange>
          </w:rPr>
          <w:t xml:space="preserve"> “as-</w:t>
        </w:r>
        <w:proofErr w:type="spellStart"/>
        <w:r w:rsidR="00D52236" w:rsidRPr="000677EA">
          <w:rPr>
            <w:rStyle w:val="CitaCar"/>
            <w:rPrChange w:id="471" w:author="Gabriel Correa" w:date="2015-08-26T20:20:00Z">
              <w:rPr/>
            </w:rPrChange>
          </w:rPr>
          <w:t>needed</w:t>
        </w:r>
        <w:proofErr w:type="spellEnd"/>
        <w:r w:rsidR="00D52236" w:rsidRPr="000677EA">
          <w:rPr>
            <w:rStyle w:val="CitaCar"/>
            <w:rPrChange w:id="472" w:author="Gabriel Correa" w:date="2015-08-26T20:20:00Z">
              <w:rPr/>
            </w:rPrChange>
          </w:rPr>
          <w:t xml:space="preserve">” </w:t>
        </w:r>
        <w:proofErr w:type="spellStart"/>
        <w:r w:rsidR="00D52236" w:rsidRPr="000677EA">
          <w:rPr>
            <w:rStyle w:val="CitaCar"/>
            <w:rPrChange w:id="473" w:author="Gabriel Correa" w:date="2015-08-26T20:20:00Z">
              <w:rPr/>
            </w:rPrChange>
          </w:rPr>
          <w:t>strategy</w:t>
        </w:r>
      </w:ins>
      <w:proofErr w:type="spellEnd"/>
      <w:ins w:id="474" w:author="Gabriel Correa" w:date="2015-08-26T20:09:00Z">
        <w:r w:rsidR="00D52236" w:rsidRPr="000677EA">
          <w:rPr>
            <w:rStyle w:val="CitaCar"/>
            <w:rPrChange w:id="475" w:author="Gabriel Correa" w:date="2015-08-26T20:20:00Z">
              <w:rPr/>
            </w:rPrChange>
          </w:rPr>
          <w:t>’</w:t>
        </w:r>
      </w:ins>
      <w:ins w:id="476" w:author="Gabriel Correa" w:date="2015-08-26T20:12:00Z">
        <w:r w:rsidR="00363146" w:rsidRPr="000677EA">
          <w:rPr>
            <w:rStyle w:val="CitaCar"/>
            <w:rPrChange w:id="477" w:author="Gabriel Correa" w:date="2015-08-26T20:20:00Z">
              <w:rPr/>
            </w:rPrChange>
          </w:rPr>
          <w:t xml:space="preserve"> </w:t>
        </w:r>
        <w:r w:rsidR="00363146">
          <w:t xml:space="preserve">por </w:t>
        </w:r>
      </w:ins>
      <w:proofErr w:type="spellStart"/>
      <w:ins w:id="478" w:author="Gabriel Correa" w:date="2015-08-26T20:13:00Z">
        <w:r w:rsidR="00363146">
          <w:t>Soloway</w:t>
        </w:r>
        <w:proofErr w:type="spellEnd"/>
        <w:r w:rsidR="00363146">
          <w:t xml:space="preserve"> et al. </w:t>
        </w:r>
      </w:ins>
      <w:customXmlInsRangeStart w:id="479" w:author="Gabriel Correa" w:date="2015-08-26T20:18:00Z"/>
      <w:sdt>
        <w:sdtPr>
          <w:id w:val="-1448921319"/>
          <w:citation/>
        </w:sdtPr>
        <w:sdtContent>
          <w:customXmlInsRangeEnd w:id="479"/>
          <w:ins w:id="480" w:author="Gabriel Correa" w:date="2015-08-26T20:18:00Z">
            <w:r w:rsidR="00363146">
              <w:fldChar w:fldCharType="begin"/>
            </w:r>
            <w:r w:rsidR="00363146">
              <w:instrText xml:space="preserve"> CITATION ESo88 \l 13322 </w:instrText>
            </w:r>
          </w:ins>
          <w:r w:rsidR="00363146">
            <w:fldChar w:fldCharType="separate"/>
          </w:r>
          <w:r w:rsidR="00E159AF">
            <w:rPr>
              <w:noProof/>
            </w:rPr>
            <w:t>[</w:t>
          </w:r>
          <w:r w:rsidR="00E159AF">
            <w:rPr>
              <w:noProof/>
            </w:rPr>
            <w:fldChar w:fldCharType="begin"/>
          </w:r>
          <w:r w:rsidR="00E159AF">
            <w:rPr>
              <w:noProof/>
            </w:rPr>
            <w:instrText xml:space="preserve"> HYPERLINK "" \l "ESo88" </w:instrText>
          </w:r>
          <w:r w:rsidR="00E159AF">
            <w:rPr>
              <w:noProof/>
            </w:rPr>
            <w:fldChar w:fldCharType="separate"/>
          </w:r>
          <w:r w:rsidR="00E159AF" w:rsidRPr="00E159AF">
            <w:rPr>
              <w:rStyle w:val="CodeUsercreatedCar"/>
              <w:noProof/>
              <w:shd w:val="clear" w:color="auto" w:fill="auto"/>
              <w:lang w:val="es-CL"/>
            </w:rPr>
            <w:t>3</w:t>
          </w:r>
          <w:r w:rsidR="00E159AF">
            <w:rPr>
              <w:noProof/>
            </w:rPr>
            <w:fldChar w:fldCharType="end"/>
          </w:r>
          <w:r w:rsidR="00E159AF">
            <w:rPr>
              <w:noProof/>
            </w:rPr>
            <w:t>]</w:t>
          </w:r>
          <w:ins w:id="481" w:author="Gabriel Correa" w:date="2015-08-26T20:18:00Z">
            <w:r w:rsidR="00363146">
              <w:fldChar w:fldCharType="end"/>
            </w:r>
          </w:ins>
          <w:customXmlInsRangeStart w:id="482" w:author="Gabriel Correa" w:date="2015-08-26T20:18:00Z"/>
        </w:sdtContent>
      </w:sdt>
      <w:customXmlInsRangeEnd w:id="482"/>
    </w:p>
    <w:p w:rsidR="00BF56A9" w:rsidRDefault="00BF56A9">
      <w:pPr>
        <w:keepNext/>
        <w:jc w:val="center"/>
        <w:rPr>
          <w:ins w:id="483" w:author="Gabriel Correa" w:date="2015-08-26T21:21:00Z"/>
        </w:rPr>
        <w:pPrChange w:id="484" w:author="Gabriel Correa" w:date="2015-08-26T21:21:00Z">
          <w:pPr>
            <w:jc w:val="center"/>
          </w:pPr>
        </w:pPrChange>
      </w:pPr>
      <w:ins w:id="485" w:author="Gabriel Correa" w:date="2015-08-26T21:20:00Z">
        <w:r>
          <w:rPr>
            <w:noProof/>
          </w:rPr>
          <w:drawing>
            <wp:inline distT="0" distB="0" distL="0" distR="0" wp14:anchorId="2559D8FA" wp14:editId="02E5B7E1">
              <wp:extent cx="4174435" cy="2986685"/>
              <wp:effectExtent l="0" t="0" r="0" b="444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4">
                        <a:extLst>
                          <a:ext uri="{28A0092B-C50C-407E-A947-70E740481C1C}">
                            <a14:useLocalDpi xmlns:a14="http://schemas.microsoft.com/office/drawing/2010/main" val="0"/>
                          </a:ext>
                        </a:extLst>
                      </a:blip>
                      <a:stretch>
                        <a:fillRect/>
                      </a:stretch>
                    </pic:blipFill>
                    <pic:spPr>
                      <a:xfrm>
                        <a:off x="0" y="0"/>
                        <a:ext cx="4191352" cy="2998788"/>
                      </a:xfrm>
                      <a:prstGeom prst="rect">
                        <a:avLst/>
                      </a:prstGeom>
                    </pic:spPr>
                  </pic:pic>
                </a:graphicData>
              </a:graphic>
            </wp:inline>
          </w:drawing>
        </w:r>
      </w:ins>
    </w:p>
    <w:p w:rsidR="00BF56A9" w:rsidRDefault="00BF56A9">
      <w:pPr>
        <w:pStyle w:val="Epgrafe"/>
        <w:ind w:left="993" w:right="758"/>
        <w:jc w:val="center"/>
        <w:rPr>
          <w:ins w:id="486" w:author="Gabriel Correa" w:date="2015-08-26T21:15:00Z"/>
        </w:rPr>
        <w:pPrChange w:id="487" w:author="Gabriel Correa" w:date="2015-08-26T21:21:00Z">
          <w:pPr>
            <w:ind w:right="2246" w:firstLine="1134"/>
            <w:jc w:val="center"/>
          </w:pPr>
        </w:pPrChange>
      </w:pPr>
      <w:bookmarkStart w:id="488" w:name="_Ref428387532"/>
      <w:ins w:id="489" w:author="Gabriel Correa" w:date="2015-08-26T21:21:00Z">
        <w:r>
          <w:t xml:space="preserve">Imagen </w:t>
        </w:r>
      </w:ins>
      <w:fldSimple w:instr=" STYLEREF 1 \s ">
        <w:r w:rsidR="00E159AF">
          <w:rPr>
            <w:noProof/>
          </w:rPr>
          <w:t>1</w:t>
        </w:r>
      </w:fldSimple>
      <w:r w:rsidR="00146CA9">
        <w:t>.</w:t>
      </w:r>
      <w:fldSimple w:instr=" SEQ Imagen \* ARABIC \s 1 ">
        <w:r w:rsidR="00E159AF">
          <w:rPr>
            <w:noProof/>
          </w:rPr>
          <w:t>2</w:t>
        </w:r>
      </w:fldSimple>
      <w:bookmarkEnd w:id="488"/>
      <w:ins w:id="490" w:author="Gabriel Correa" w:date="2015-08-26T21:21:00Z">
        <w:r>
          <w:t xml:space="preserve">:   </w:t>
        </w:r>
        <w:r w:rsidRPr="00497D08">
          <w:t>Documen</w:t>
        </w:r>
        <w:r w:rsidR="009E5A63">
          <w:t>tación de un método de J</w:t>
        </w:r>
        <w:r>
          <w:t>ava JMS. La frase destacada es una directiva que no es sim</w:t>
        </w:r>
        <w:r w:rsidR="009E5A63">
          <w:t>ple de detectar a primera vista</w:t>
        </w:r>
      </w:ins>
      <w:ins w:id="491" w:author="Gabriel Correa" w:date="2015-08-26T21:22:00Z">
        <w:r w:rsidR="009E5A63">
          <w:t xml:space="preserve"> pues</w:t>
        </w:r>
      </w:ins>
      <w:ins w:id="492" w:author="Gabriel Correa" w:date="2015-08-26T21:21:00Z">
        <w:r>
          <w:t xml:space="preserve"> </w:t>
        </w:r>
      </w:ins>
      <w:ins w:id="493" w:author="Gabriel Correa" w:date="2015-08-26T21:22:00Z">
        <w:r w:rsidR="009E5A63">
          <w:t>se encuentra al</w:t>
        </w:r>
      </w:ins>
      <w:ins w:id="494" w:author="Gabriel Correa" w:date="2015-08-26T21:21:00Z">
        <w:r w:rsidR="00662412">
          <w:t xml:space="preserve"> medio de un largo párrafo</w:t>
        </w:r>
      </w:ins>
      <w:ins w:id="495" w:author="Gabriel Correa" w:date="2015-08-26T21:24:00Z">
        <w:r w:rsidR="00662412">
          <w:t>.</w:t>
        </w:r>
        <w:r w:rsidR="00662412">
          <w:br/>
        </w:r>
        <w:r w:rsidR="00662412" w:rsidRPr="00662412">
          <w:rPr>
            <w:i/>
            <w:rPrChange w:id="496" w:author="Gabriel Correa" w:date="2015-08-26T21:25:00Z">
              <w:rPr/>
            </w:rPrChange>
          </w:rPr>
          <w:t>(</w:t>
        </w:r>
        <w:proofErr w:type="gramStart"/>
        <w:r w:rsidR="00662412" w:rsidRPr="00662412">
          <w:rPr>
            <w:i/>
            <w:rPrChange w:id="497" w:author="Gabriel Correa" w:date="2015-08-26T21:25:00Z">
              <w:rPr/>
            </w:rPrChange>
          </w:rPr>
          <w:t>en</w:t>
        </w:r>
        <w:proofErr w:type="gramEnd"/>
        <w:r w:rsidR="00662412" w:rsidRPr="00662412">
          <w:rPr>
            <w:i/>
            <w:rPrChange w:id="498" w:author="Gabriel Correa" w:date="2015-08-26T21:25:00Z">
              <w:rPr/>
            </w:rPrChange>
          </w:rPr>
          <w:t xml:space="preserve"> la documentación original la directiva no aparece destacada)</w:t>
        </w:r>
      </w:ins>
    </w:p>
    <w:p w:rsidR="00BF56A9" w:rsidRPr="00E02554" w:rsidDel="00DD6085" w:rsidRDefault="00BF56A9">
      <w:pPr>
        <w:rPr>
          <w:del w:id="499" w:author="Gabriel Correa" w:date="2015-08-27T12:45:00Z"/>
        </w:rPr>
        <w:pPrChange w:id="500" w:author="Gabriel Correa" w:date="2015-08-26T20:51:00Z">
          <w:pPr>
            <w:ind w:right="2246" w:firstLine="1134"/>
            <w:jc w:val="center"/>
          </w:pPr>
        </w:pPrChange>
      </w:pPr>
      <w:bookmarkStart w:id="501" w:name="_Toc428442996"/>
      <w:bookmarkStart w:id="502" w:name="_Toc428443072"/>
      <w:bookmarkStart w:id="503" w:name="_Toc428510349"/>
      <w:bookmarkStart w:id="504" w:name="_Toc428515139"/>
      <w:bookmarkStart w:id="505" w:name="_Toc428515242"/>
      <w:bookmarkStart w:id="506" w:name="_Toc428515607"/>
      <w:bookmarkStart w:id="507" w:name="_Toc428516418"/>
      <w:bookmarkStart w:id="508" w:name="_Toc428516500"/>
      <w:bookmarkEnd w:id="501"/>
      <w:bookmarkEnd w:id="502"/>
      <w:bookmarkEnd w:id="503"/>
      <w:bookmarkEnd w:id="504"/>
      <w:bookmarkEnd w:id="505"/>
      <w:bookmarkEnd w:id="506"/>
      <w:bookmarkEnd w:id="507"/>
      <w:bookmarkEnd w:id="508"/>
    </w:p>
    <w:p w:rsidR="00EE2482" w:rsidDel="00F72467" w:rsidRDefault="00EE2482" w:rsidP="00EE2482">
      <w:pPr>
        <w:pStyle w:val="Ttulo2"/>
        <w:rPr>
          <w:del w:id="509" w:author="Gabriel Correa" w:date="2015-08-26T22:08:00Z"/>
        </w:rPr>
      </w:pPr>
      <w:bookmarkStart w:id="510" w:name="_Toc428516501"/>
      <w:r>
        <w:t>Una Solución</w:t>
      </w:r>
      <w:bookmarkEnd w:id="510"/>
    </w:p>
    <w:p w:rsidR="00EE2482" w:rsidRDefault="00EE2482">
      <w:pPr>
        <w:pStyle w:val="Ttulo2"/>
        <w:rPr>
          <w:ins w:id="511" w:author="Gabriel Correa" w:date="2015-08-26T21:46:00Z"/>
        </w:rPr>
        <w:pPrChange w:id="512" w:author="Gabriel Correa" w:date="2015-08-26T22:08:00Z">
          <w:pPr/>
        </w:pPrChange>
      </w:pPr>
      <w:del w:id="513" w:author="Gabriel Correa" w:date="2015-08-26T22:08:00Z">
        <w:r w:rsidRPr="00E02554" w:rsidDel="00F72467">
          <w:delText>[[</w:delText>
        </w:r>
      </w:del>
      <w:del w:id="514" w:author="Gabriel Correa" w:date="2015-08-26T22:07:00Z">
        <w:r w:rsidRPr="00E02554" w:rsidDel="00F72467">
          <w:delText>Hablar de destacar directivas y de la necesidad de mayor automatización pues la asignación manual de directivas es muy tedioso y toma mucho tiempo.]]</w:delText>
        </w:r>
      </w:del>
      <w:bookmarkStart w:id="515" w:name="_Toc428516502"/>
      <w:bookmarkEnd w:id="515"/>
    </w:p>
    <w:p w:rsidR="00391BB5" w:rsidRDefault="00391BB5" w:rsidP="00EE2482">
      <w:pPr>
        <w:rPr>
          <w:ins w:id="516" w:author="Gabriel Correa" w:date="2015-08-26T21:54:00Z"/>
        </w:rPr>
      </w:pPr>
      <w:ins w:id="517" w:author="Gabriel Correa" w:date="2015-08-26T21:47:00Z">
        <w:r>
          <w:t xml:space="preserve">Para ayudar a que las directivas sean más fácilmente detectables </w:t>
        </w:r>
      </w:ins>
      <w:ins w:id="518" w:author="Gabriel Correa" w:date="2015-08-26T21:49:00Z">
        <w:r>
          <w:t xml:space="preserve">se </w:t>
        </w:r>
      </w:ins>
      <w:ins w:id="519" w:author="Gabriel Correa" w:date="2015-08-26T21:48:00Z">
        <w:r>
          <w:t xml:space="preserve">podría obligar a seguir un </w:t>
        </w:r>
      </w:ins>
      <w:ins w:id="520" w:author="Gabriel Correa" w:date="2015-08-26T21:49:00Z">
        <w:r>
          <w:t xml:space="preserve">procedimiento estándar al </w:t>
        </w:r>
      </w:ins>
      <w:ins w:id="521" w:author="Gabriel Correa" w:date="2015-08-26T21:50:00Z">
        <w:r>
          <w:t>crear la documentación de una API o bien se podría destacar de alguna manera las directivas. La pr</w:t>
        </w:r>
      </w:ins>
      <w:ins w:id="522" w:author="Gabriel Correa" w:date="2015-08-26T21:51:00Z">
        <w:r>
          <w:t xml:space="preserve">imera opción probablemente tardaría años en adoptarse </w:t>
        </w:r>
      </w:ins>
      <w:ins w:id="523" w:author="Gabriel Correa" w:date="2015-08-26T21:52:00Z">
        <w:r>
          <w:t xml:space="preserve">y </w:t>
        </w:r>
      </w:ins>
      <w:ins w:id="524" w:author="Gabriel Correa" w:date="2015-08-26T21:53:00Z">
        <w:r>
          <w:t xml:space="preserve">puede ser complicado lograr que sea usado en todo proyecto de software. Por otra parte se pueden realizar esfuerzos para destacar </w:t>
        </w:r>
      </w:ins>
      <w:ins w:id="525" w:author="Gabriel Correa" w:date="2015-08-26T23:18:00Z">
        <w:r w:rsidR="00106B0C">
          <w:t xml:space="preserve">visualmente </w:t>
        </w:r>
      </w:ins>
      <w:ins w:id="526" w:author="Gabriel Correa" w:date="2015-08-26T21:53:00Z">
        <w:r w:rsidR="00106B0C">
          <w:t>las</w:t>
        </w:r>
      </w:ins>
      <w:ins w:id="527" w:author="Gabriel Correa" w:date="2015-08-26T23:18:00Z">
        <w:r w:rsidR="00106B0C">
          <w:t xml:space="preserve"> </w:t>
        </w:r>
      </w:ins>
      <w:ins w:id="528" w:author="Gabriel Correa" w:date="2015-08-26T21:53:00Z">
        <w:r>
          <w:t>directivas</w:t>
        </w:r>
      </w:ins>
      <w:ins w:id="529" w:author="Gabriel Correa" w:date="2015-08-26T21:54:00Z">
        <w:r>
          <w:t xml:space="preserve"> en la documentación.</w:t>
        </w:r>
      </w:ins>
    </w:p>
    <w:p w:rsidR="00391BB5" w:rsidRPr="00E02554" w:rsidRDefault="00D95285" w:rsidP="00EE2482">
      <w:ins w:id="530" w:author="Gabriel Correa" w:date="2015-08-26T21:59:00Z">
        <w:r>
          <w:t>Sin embargo para destacar las directivas primero es necesario detectar cuáles son las instrucciones importantes de la documentación. Sin embargo una librer</w:t>
        </w:r>
      </w:ins>
      <w:ins w:id="531" w:author="Gabriel Correa" w:date="2015-08-26T22:00:00Z">
        <w:r>
          <w:t xml:space="preserve">ía puede tener demasiados comentarios como para ser </w:t>
        </w:r>
      </w:ins>
      <w:ins w:id="532" w:author="Gabriel Correa" w:date="2015-08-26T22:01:00Z">
        <w:r>
          <w:t>revisados por una persona. Por ejemplo, Java tiene</w:t>
        </w:r>
      </w:ins>
      <w:ins w:id="533" w:author="Gabriel Correa" w:date="2015-08-26T22:03:00Z">
        <w:r>
          <w:t xml:space="preserve"> más de 4000 clases, cada una con varios métodos comentados.</w:t>
        </w:r>
      </w:ins>
      <w:ins w:id="534" w:author="Gabriel Correa" w:date="2015-08-26T22:04:00Z">
        <w:r>
          <w:t xml:space="preserve"> Una revisión manual puede ser muy tediosa y además costosa en horas-hombre para una empresa.</w:t>
        </w:r>
      </w:ins>
    </w:p>
    <w:p w:rsidR="00EE2482" w:rsidRPr="00D95285" w:rsidRDefault="00EE2482" w:rsidP="00EE2482">
      <w:r w:rsidRPr="00E02554">
        <w:t xml:space="preserve">Una solución – la propuesta por este trabajo – es que se detecten de manera </w:t>
      </w:r>
      <w:proofErr w:type="spellStart"/>
      <w:r w:rsidRPr="00E02554">
        <w:t>semi</w:t>
      </w:r>
      <w:proofErr w:type="spellEnd"/>
      <w:ins w:id="535" w:author="Gabriel Correa" w:date="2015-08-27T12:44:00Z">
        <w:r w:rsidR="00AE702C">
          <w:t>-</w:t>
        </w:r>
      </w:ins>
      <w:r w:rsidRPr="00E02554">
        <w:t xml:space="preserve">automática las directivas de API usando </w:t>
      </w:r>
      <w:ins w:id="536" w:author="Gabriel Correa" w:date="2015-08-26T22:06:00Z">
        <w:r w:rsidR="00D95285">
          <w:t xml:space="preserve">un clasificador entrenado por </w:t>
        </w:r>
      </w:ins>
      <w:del w:id="537" w:author="Gabriel Correa" w:date="2015-08-26T22:05:00Z">
        <w:r w:rsidRPr="00D95285" w:rsidDel="00D95285">
          <w:rPr>
            <w:i/>
            <w:rPrChange w:id="538" w:author="Gabriel Correa" w:date="2015-08-26T22:07:00Z">
              <w:rPr/>
            </w:rPrChange>
          </w:rPr>
          <w:delText xml:space="preserve">las herramientas de Text Mining y </w:delText>
        </w:r>
      </w:del>
      <w:r w:rsidRPr="00D95285">
        <w:rPr>
          <w:i/>
          <w:rPrChange w:id="539" w:author="Gabriel Correa" w:date="2015-08-26T22:07:00Z">
            <w:rPr/>
          </w:rPrChange>
        </w:rPr>
        <w:t xml:space="preserve">Machine </w:t>
      </w:r>
      <w:proofErr w:type="spellStart"/>
      <w:r w:rsidRPr="00D95285">
        <w:rPr>
          <w:i/>
          <w:rPrChange w:id="540" w:author="Gabriel Correa" w:date="2015-08-26T22:07:00Z">
            <w:rPr/>
          </w:rPrChange>
        </w:rPr>
        <w:t>Learning</w:t>
      </w:r>
      <w:proofErr w:type="spellEnd"/>
      <w:ins w:id="541" w:author="Gabriel Correa" w:date="2015-08-26T22:07:00Z">
        <w:r w:rsidR="00D95285">
          <w:t xml:space="preserve"> y herramientas de </w:t>
        </w:r>
        <w:r w:rsidR="00D95285" w:rsidRPr="00D95285">
          <w:rPr>
            <w:i/>
            <w:rPrChange w:id="542" w:author="Gabriel Correa" w:date="2015-08-26T22:07:00Z">
              <w:rPr/>
            </w:rPrChange>
          </w:rPr>
          <w:t>Text Mining</w:t>
        </w:r>
      </w:ins>
      <w:r w:rsidRPr="00E02554">
        <w:t xml:space="preserve">, </w:t>
      </w:r>
      <w:del w:id="543" w:author="Gabriel Correa" w:date="2015-08-26T23:21:00Z">
        <w:r w:rsidRPr="00E02554" w:rsidDel="00106B0C">
          <w:delText xml:space="preserve">usando </w:delText>
        </w:r>
      </w:del>
      <w:ins w:id="544" w:author="Gabriel Correa" w:date="2015-08-26T23:21:00Z">
        <w:r w:rsidR="00106B0C">
          <w:t>aprendiendo de</w:t>
        </w:r>
        <w:r w:rsidR="00106B0C" w:rsidRPr="00E02554">
          <w:t xml:space="preserve"> </w:t>
        </w:r>
      </w:ins>
      <w:r w:rsidRPr="00E02554">
        <w:t xml:space="preserve">comentarios </w:t>
      </w:r>
      <w:del w:id="545" w:author="Gabriel Correa" w:date="2015-08-26T23:21:00Z">
        <w:r w:rsidRPr="00E02554" w:rsidDel="00E83290">
          <w:delText xml:space="preserve">reales </w:delText>
        </w:r>
      </w:del>
      <w:ins w:id="546" w:author="Gabriel Correa" w:date="2015-08-26T23:21:00Z">
        <w:r w:rsidR="00E83290">
          <w:t>en</w:t>
        </w:r>
        <w:r w:rsidR="00E83290" w:rsidRPr="00E02554">
          <w:t xml:space="preserve"> </w:t>
        </w:r>
      </w:ins>
      <w:r w:rsidRPr="00E02554">
        <w:t xml:space="preserve">de librerías API como </w:t>
      </w:r>
      <w:del w:id="547" w:author="Gabriel Correa" w:date="2015-08-26T22:07:00Z">
        <w:r w:rsidRPr="00E02554" w:rsidDel="00D95285">
          <w:delText xml:space="preserve">base </w:delText>
        </w:r>
      </w:del>
      <w:ins w:id="548" w:author="Gabriel Correa" w:date="2015-08-26T22:07:00Z">
        <w:r w:rsidR="00D95285">
          <w:t>fuente</w:t>
        </w:r>
      </w:ins>
      <w:del w:id="549" w:author="Gabriel Correa" w:date="2015-08-26T22:07:00Z">
        <w:r w:rsidRPr="00E02554" w:rsidDel="00D95285">
          <w:delText xml:space="preserve">y </w:delText>
        </w:r>
      </w:del>
      <w:del w:id="550" w:author="Gabriel Correa" w:date="2015-08-26T23:21:00Z">
        <w:r w:rsidRPr="00E02554" w:rsidDel="00106B0C">
          <w:delText>aprendizaje</w:delText>
        </w:r>
      </w:del>
      <w:r w:rsidRPr="00E02554">
        <w:t>.</w:t>
      </w:r>
      <w:ins w:id="551" w:author="Gabriel Correa" w:date="2015-08-26T23:24:00Z">
        <w:r w:rsidR="00F0680F">
          <w:t xml:space="preserve"> Es decir, un programa </w:t>
        </w:r>
      </w:ins>
      <w:ins w:id="552" w:author="Gabriel Correa" w:date="2015-08-28T05:19:00Z">
        <w:r w:rsidR="009E752B">
          <w:t xml:space="preserve">intentará </w:t>
        </w:r>
      </w:ins>
      <w:ins w:id="553" w:author="Gabriel Correa" w:date="2015-08-26T23:24:00Z">
        <w:r w:rsidR="00F0680F">
          <w:t>adivina</w:t>
        </w:r>
      </w:ins>
      <w:ins w:id="554" w:author="Gabriel Correa" w:date="2015-08-28T05:19:00Z">
        <w:r w:rsidR="009E752B">
          <w:t>r la</w:t>
        </w:r>
      </w:ins>
      <w:ins w:id="555" w:author="Gabriel Correa" w:date="2015-08-26T23:24:00Z">
        <w:r w:rsidR="00F0680F">
          <w:t xml:space="preserve"> mayor cantidad de directivas posibles y luego</w:t>
        </w:r>
      </w:ins>
      <w:ins w:id="556" w:author="Gabriel Correa" w:date="2015-08-28T05:20:00Z">
        <w:r w:rsidR="009E752B">
          <w:t>,</w:t>
        </w:r>
      </w:ins>
      <w:ins w:id="557" w:author="Gabriel Correa" w:date="2015-08-26T23:24:00Z">
        <w:r w:rsidR="00F0680F">
          <w:t xml:space="preserve"> opcionalmente</w:t>
        </w:r>
      </w:ins>
      <w:ins w:id="558" w:author="Gabriel Correa" w:date="2015-08-28T05:20:00Z">
        <w:r w:rsidR="009E752B">
          <w:t>,</w:t>
        </w:r>
      </w:ins>
      <w:ins w:id="559" w:author="Gabriel Correa" w:date="2015-08-26T23:24:00Z">
        <w:r w:rsidR="00F0680F">
          <w:t xml:space="preserve"> </w:t>
        </w:r>
      </w:ins>
      <w:ins w:id="560" w:author="Gabriel Correa" w:date="2015-08-26T23:25:00Z">
        <w:r w:rsidR="00924DD5">
          <w:t xml:space="preserve">se puede revisar de forma manual </w:t>
        </w:r>
      </w:ins>
      <w:ins w:id="561" w:author="Gabriel Correa" w:date="2015-08-28T05:20:00Z">
        <w:r w:rsidR="009E752B">
          <w:t xml:space="preserve">los resultados </w:t>
        </w:r>
      </w:ins>
      <w:ins w:id="562" w:author="Gabriel Correa" w:date="2015-08-26T23:26:00Z">
        <w:r w:rsidR="00924DD5">
          <w:t>para</w:t>
        </w:r>
      </w:ins>
      <w:ins w:id="563" w:author="Gabriel Correa" w:date="2015-08-26T23:25:00Z">
        <w:r w:rsidR="00924DD5">
          <w:t xml:space="preserve"> </w:t>
        </w:r>
      </w:ins>
      <w:ins w:id="564" w:author="Gabriel Correa" w:date="2015-08-26T23:26:00Z">
        <w:r w:rsidR="00924DD5">
          <w:t xml:space="preserve">corregir </w:t>
        </w:r>
      </w:ins>
      <w:ins w:id="565" w:author="Gabriel Correa" w:date="2015-08-26T23:25:00Z">
        <w:r w:rsidR="00924DD5">
          <w:t>errores</w:t>
        </w:r>
      </w:ins>
      <w:ins w:id="566" w:author="Gabriel Correa" w:date="2015-08-26T23:26:00Z">
        <w:r w:rsidR="00924DD5">
          <w:t>.</w:t>
        </w:r>
      </w:ins>
      <w:ins w:id="567" w:author="Gabriel Correa" w:date="2015-08-26T23:34:00Z">
        <w:r w:rsidR="00EE19DE" w:rsidRPr="00EE19DE">
          <w:t xml:space="preserve"> </w:t>
        </w:r>
        <w:r w:rsidR="00EE19DE" w:rsidRPr="00E02554">
          <w:t xml:space="preserve">La solución incluye </w:t>
        </w:r>
      </w:ins>
      <w:ins w:id="568" w:author="Gabriel Correa" w:date="2015-08-26T23:35:00Z">
        <w:r w:rsidR="00EE19DE">
          <w:t xml:space="preserve">el desarrollo de </w:t>
        </w:r>
      </w:ins>
      <w:ins w:id="569"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r w:rsidR="00EE19DE" w:rsidRPr="00E02554">
          <w:t>.</w:t>
        </w:r>
      </w:ins>
    </w:p>
    <w:p w:rsidR="00EE2482" w:rsidDel="001A06B9" w:rsidRDefault="00EE2482" w:rsidP="00EE2482">
      <w:pPr>
        <w:rPr>
          <w:del w:id="570" w:author="Gabriel Correa" w:date="2015-08-27T12:45:00Z"/>
        </w:rPr>
      </w:pPr>
      <w:del w:id="571" w:author="Gabriel Correa" w:date="2015-08-26T22:08:00Z">
        <w:r w:rsidRPr="00E02554" w:rsidDel="00F72467">
          <w:delText xml:space="preserve">Es </w:delText>
        </w:r>
      </w:del>
      <w:commentRangeStart w:id="572"/>
      <w:del w:id="573" w:author="Gabriel Correa" w:date="2015-08-26T23:22:00Z">
        <w:r w:rsidRPr="00E02554" w:rsidDel="00F0680F">
          <w:delText xml:space="preserve">posible que </w:delText>
        </w:r>
      </w:del>
      <w:ins w:id="574" w:author="Gabriel Correa" w:date="2015-08-26T23:22:00Z">
        <w:r w:rsidR="00F0680F">
          <w:t>U</w:t>
        </w:r>
      </w:ins>
      <w:del w:id="575" w:author="Gabriel Correa" w:date="2015-08-26T23:22:00Z">
        <w:r w:rsidRPr="00E02554" w:rsidDel="00F0680F">
          <w:delText>u</w:delText>
        </w:r>
      </w:del>
      <w:r w:rsidRPr="00E02554">
        <w:t xml:space="preserve">n programa </w:t>
      </w:r>
      <w:ins w:id="576" w:author="Gabriel Correa" w:date="2015-08-26T23:22:00Z">
        <w:r w:rsidR="00F0680F">
          <w:t xml:space="preserve">puede </w:t>
        </w:r>
      </w:ins>
      <w:r w:rsidRPr="00E02554">
        <w:t>aprend</w:t>
      </w:r>
      <w:ins w:id="577" w:author="Gabriel Correa" w:date="2015-08-26T23:22:00Z">
        <w:r w:rsidR="00F0680F">
          <w:t>er</w:t>
        </w:r>
      </w:ins>
      <w:del w:id="578" w:author="Gabriel Correa" w:date="2015-08-26T23:22:00Z">
        <w:r w:rsidRPr="00E02554" w:rsidDel="00F0680F">
          <w:delText>a</w:delText>
        </w:r>
      </w:del>
      <w:r w:rsidRPr="00E02554">
        <w:t xml:space="preserve"> a detectar directivas, la duda es ¿con cuánta eficacia o precisión lo hace?</w:t>
      </w:r>
      <w:commentRangeStart w:id="579"/>
      <w:r w:rsidRPr="00E02554">
        <w:t xml:space="preserve"> El rendimiento </w:t>
      </w:r>
      <w:del w:id="580" w:author="Gabriel Correa" w:date="2015-08-26T22:08:00Z">
        <w:r w:rsidRPr="00E02554" w:rsidDel="00F72467">
          <w:delText>de este método</w:delText>
        </w:r>
      </w:del>
      <w:ins w:id="581" w:author="Gabriel Correa" w:date="2015-08-26T22:08:00Z">
        <w:r w:rsidR="00F72467">
          <w:t>de estos clasificadores</w:t>
        </w:r>
      </w:ins>
      <w:r w:rsidRPr="00E02554">
        <w:t xml:space="preserve"> es medido en el presente trabajo </w:t>
      </w:r>
      <w:ins w:id="582" w:author="Gabriel Correa" w:date="2015-08-26T22:08:00Z">
        <w:r w:rsidR="00F72467">
          <w:t>a lo largo de</w:t>
        </w:r>
      </w:ins>
      <w:del w:id="583" w:author="Gabriel Correa" w:date="2015-08-26T22:08:00Z">
        <w:r w:rsidRPr="00E02554" w:rsidDel="00F72467">
          <w:delText>en</w:delText>
        </w:r>
      </w:del>
      <w:r w:rsidRPr="00E02554">
        <w:t xml:space="preserve"> una serie de experimentos </w:t>
      </w:r>
      <w:del w:id="584" w:author="Gabriel Correa" w:date="2015-08-26T22:08:00Z">
        <w:r w:rsidRPr="00E02554" w:rsidDel="00F72467">
          <w:delText xml:space="preserve">usando </w:delText>
        </w:r>
      </w:del>
      <w:ins w:id="585" w:author="Gabriel Correa" w:date="2015-08-26T22:08:00Z">
        <w:r w:rsidR="00F72467">
          <w:t xml:space="preserve">aplicando </w:t>
        </w:r>
      </w:ins>
      <w:r w:rsidRPr="00E02554">
        <w:t>Text Mining</w:t>
      </w:r>
      <w:ins w:id="586" w:author="Gabriel Correa" w:date="2015-08-26T22:09:00Z">
        <w:r w:rsidR="00F72467">
          <w:t>.</w:t>
        </w:r>
      </w:ins>
      <w:del w:id="587" w:author="Gabriel Correa" w:date="2015-08-26T22:09:00Z">
        <w:r w:rsidRPr="00E02554" w:rsidDel="00F72467">
          <w:delText>,</w:delText>
        </w:r>
      </w:del>
      <w:moveFromRangeStart w:id="588" w:author="Gabriel Correa" w:date="2015-08-26T22:09:00Z" w:name="move428390299"/>
      <w:moveFrom w:id="589"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579"/>
        <w:r w:rsidRPr="008D122B" w:rsidDel="00A639ED">
          <w:rPr>
            <w:rStyle w:val="Refdecomentario"/>
            <w:sz w:val="24"/>
          </w:rPr>
          <w:commentReference w:id="590"/>
        </w:r>
      </w:moveFrom>
    </w:p>
    <w:p w:rsidR="001A06B9" w:rsidRPr="00E02554" w:rsidRDefault="001A06B9">
      <w:pPr>
        <w:rPr>
          <w:ins w:id="591" w:author="Gabriel Correa" w:date="2015-08-27T12:45:00Z"/>
        </w:rPr>
      </w:pPr>
    </w:p>
    <w:moveFromRangeEnd w:id="588"/>
    <w:p w:rsidR="009208B9" w:rsidRDefault="00EE2482" w:rsidP="00EE2482">
      <w:pPr>
        <w:rPr>
          <w:ins w:id="592" w:author="Gabriel Correa" w:date="2015-08-26T18:08:00Z"/>
        </w:rPr>
      </w:pPr>
      <w:del w:id="593" w:author="Gabriel Correa" w:date="2015-08-26T23:34:00Z">
        <w:r w:rsidRPr="00E02554" w:rsidDel="00EE19DE">
          <w:delText xml:space="preserve">La solución incluye </w:delText>
        </w:r>
      </w:del>
      <w:del w:id="594" w:author="Gabriel Correa" w:date="2015-08-26T23:32:00Z">
        <w:r w:rsidRPr="00E02554" w:rsidDel="00EE19DE">
          <w:delText>un software</w:delText>
        </w:r>
      </w:del>
      <w:del w:id="595"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572"/>
        <w:r w:rsidRPr="008D122B" w:rsidDel="00EE19DE">
          <w:rPr>
            <w:rStyle w:val="Refdecomentario"/>
            <w:sz w:val="24"/>
          </w:rPr>
          <w:commentReference w:id="572"/>
        </w:r>
      </w:del>
    </w:p>
    <w:p w:rsidR="009208B9" w:rsidRPr="00E02554" w:rsidDel="0037525B" w:rsidRDefault="009208B9" w:rsidP="00EE2482">
      <w:pPr>
        <w:rPr>
          <w:del w:id="596" w:author="Gabriel Correa" w:date="2015-08-26T23:46:00Z"/>
        </w:rPr>
      </w:pPr>
      <w:bookmarkStart w:id="597" w:name="_Toc428442999"/>
      <w:bookmarkStart w:id="598" w:name="_Toc428443075"/>
      <w:bookmarkStart w:id="599" w:name="_Toc428510352"/>
      <w:bookmarkStart w:id="600" w:name="_Toc428515142"/>
      <w:bookmarkStart w:id="601" w:name="_Toc428515245"/>
      <w:bookmarkStart w:id="602" w:name="_Toc428515610"/>
      <w:bookmarkStart w:id="603" w:name="_Toc428516421"/>
      <w:bookmarkStart w:id="604" w:name="_Toc428516503"/>
      <w:bookmarkEnd w:id="597"/>
      <w:bookmarkEnd w:id="598"/>
      <w:bookmarkEnd w:id="599"/>
      <w:bookmarkEnd w:id="600"/>
      <w:bookmarkEnd w:id="601"/>
      <w:bookmarkEnd w:id="602"/>
      <w:bookmarkEnd w:id="603"/>
      <w:bookmarkEnd w:id="604"/>
    </w:p>
    <w:p w:rsidR="00EE2482" w:rsidRDefault="00EE2482" w:rsidP="00EE2482">
      <w:pPr>
        <w:pStyle w:val="Ttulo2"/>
      </w:pPr>
      <w:bookmarkStart w:id="605" w:name="_Toc428516504"/>
      <w:r>
        <w:t>Objetivos</w:t>
      </w:r>
      <w:bookmarkEnd w:id="605"/>
    </w:p>
    <w:p w:rsidR="00B61C94" w:rsidRPr="00E02554" w:rsidDel="002C1870" w:rsidRDefault="00EE2482" w:rsidP="00EE2482">
      <w:pPr>
        <w:rPr>
          <w:del w:id="606" w:author="Gabriel Correa" w:date="2015-08-27T12:20:00Z"/>
          <w:color w:val="808080" w:themeColor="background1" w:themeShade="80"/>
        </w:rPr>
      </w:pPr>
      <w:del w:id="607" w:author="Gabriel Correa" w:date="2015-08-27T12:20:00Z">
        <w:r w:rsidRPr="00E02554" w:rsidDel="002C1870">
          <w:rPr>
            <w:color w:val="808080" w:themeColor="background1" w:themeShade="80"/>
          </w:rPr>
          <w:delText>(parte similar al informe de CC6908)</w:delText>
        </w:r>
        <w:bookmarkStart w:id="608" w:name="_Toc428443001"/>
        <w:bookmarkStart w:id="609" w:name="_Toc428443077"/>
        <w:bookmarkStart w:id="610" w:name="_Toc428510354"/>
        <w:bookmarkStart w:id="611" w:name="_Toc428515144"/>
        <w:bookmarkStart w:id="612" w:name="_Toc428515247"/>
        <w:bookmarkStart w:id="613" w:name="_Toc428515612"/>
        <w:bookmarkStart w:id="614" w:name="_Toc428516423"/>
        <w:bookmarkStart w:id="615" w:name="_Toc428516505"/>
        <w:bookmarkEnd w:id="608"/>
        <w:bookmarkEnd w:id="609"/>
        <w:bookmarkEnd w:id="610"/>
        <w:bookmarkEnd w:id="611"/>
        <w:bookmarkEnd w:id="612"/>
        <w:bookmarkEnd w:id="613"/>
        <w:bookmarkEnd w:id="614"/>
        <w:bookmarkEnd w:id="615"/>
      </w:del>
    </w:p>
    <w:p w:rsidR="00EE2482" w:rsidRDefault="00EE2482" w:rsidP="00EE2482">
      <w:pPr>
        <w:pStyle w:val="Ttulo3"/>
        <w:rPr>
          <w:ins w:id="616" w:author="Gabriel Correa" w:date="2015-08-27T11:22:00Z"/>
        </w:rPr>
      </w:pPr>
      <w:bookmarkStart w:id="617" w:name="_Toc428516506"/>
      <w:r>
        <w:t>Objetivos Generales</w:t>
      </w:r>
      <w:bookmarkEnd w:id="617"/>
    </w:p>
    <w:p w:rsidR="00B61C94" w:rsidRPr="008D122B" w:rsidRDefault="00B61C94">
      <w:pPr>
        <w:pPrChange w:id="618" w:author="Gabriel Correa" w:date="2015-08-27T11:22:00Z">
          <w:pPr>
            <w:pStyle w:val="Ttulo3"/>
          </w:pPr>
        </w:pPrChange>
      </w:pPr>
      <w:ins w:id="619" w:author="Gabriel Correa" w:date="2015-08-27T11:22:00Z">
        <w:r>
          <w:t xml:space="preserve">El objetivo general de este trabajo es </w:t>
        </w:r>
      </w:ins>
      <w:ins w:id="620" w:author="Gabriel Correa" w:date="2015-08-27T11:29:00Z">
        <w:r w:rsidR="00854A2B">
          <w:t xml:space="preserve">diseñar </w:t>
        </w:r>
      </w:ins>
      <w:ins w:id="621" w:author="Gabriel Correa" w:date="2015-08-27T11:36:00Z">
        <w:r w:rsidR="00854A2B">
          <w:t>e implementar</w:t>
        </w:r>
      </w:ins>
      <w:ins w:id="622" w:author="Gabriel Correa" w:date="2015-08-27T11:26:00Z">
        <w:r>
          <w:t xml:space="preserve"> un sistema de detección </w:t>
        </w:r>
        <w:proofErr w:type="spellStart"/>
        <w:r>
          <w:t>semi</w:t>
        </w:r>
        <w:proofErr w:type="spellEnd"/>
        <w:r>
          <w:t xml:space="preserve">-automático de directivas de API </w:t>
        </w:r>
      </w:ins>
      <w:ins w:id="623" w:author="Gabriel Correa" w:date="2015-08-27T11:27:00Z">
        <w:r w:rsidR="00854A2B">
          <w:t xml:space="preserve">basado </w:t>
        </w:r>
      </w:ins>
      <w:ins w:id="624" w:author="Gabriel Correa" w:date="2015-08-27T11:28:00Z">
        <w:r w:rsidR="00854A2B">
          <w:t>en la aplicación de Text Mining</w:t>
        </w:r>
      </w:ins>
      <w:ins w:id="625" w:author="Gabriel Correa" w:date="2015-08-27T11:31:00Z">
        <w:r w:rsidR="00854A2B">
          <w:t xml:space="preserve">. </w:t>
        </w:r>
      </w:ins>
      <w:ins w:id="626" w:author="Gabriel Correa" w:date="2015-08-27T11:33:00Z">
        <w:r w:rsidR="00854A2B">
          <w:t>Junto con esto,</w:t>
        </w:r>
      </w:ins>
      <w:ins w:id="627" w:author="Gabriel Correa" w:date="2015-08-27T11:32:00Z">
        <w:r w:rsidR="00854A2B">
          <w:t xml:space="preserve"> realizar una </w:t>
        </w:r>
      </w:ins>
      <w:ins w:id="628" w:author="Gabriel Correa" w:date="2015-08-27T11:34:00Z">
        <w:r w:rsidR="00854A2B">
          <w:t xml:space="preserve">búsqueda de los mejores algoritmos de Machine </w:t>
        </w:r>
        <w:proofErr w:type="spellStart"/>
        <w:r w:rsidR="00854A2B">
          <w:t>Learning</w:t>
        </w:r>
        <w:proofErr w:type="spellEnd"/>
        <w:r w:rsidR="00854A2B">
          <w:t xml:space="preserve"> para detectar directivas.</w:t>
        </w:r>
      </w:ins>
      <w:ins w:id="629" w:author="Gabriel Correa" w:date="2015-08-27T11:35:00Z">
        <w:r w:rsidR="00854A2B">
          <w:tab/>
        </w:r>
      </w:ins>
      <w:ins w:id="630" w:author="Gabriel Correa" w:date="2015-08-27T11:36:00Z">
        <w:r w:rsidR="00854A2B">
          <w:tab/>
        </w:r>
      </w:ins>
    </w:p>
    <w:p w:rsidR="00EE2482" w:rsidRDefault="00EE2482" w:rsidP="00EE2482">
      <w:pPr>
        <w:pStyle w:val="Ttulo3"/>
        <w:rPr>
          <w:ins w:id="631" w:author="Gabriel Correa" w:date="2015-08-27T11:37:00Z"/>
        </w:rPr>
      </w:pPr>
      <w:bookmarkStart w:id="632" w:name="_Toc428516507"/>
      <w:r>
        <w:t>Objetivos Específicos</w:t>
      </w:r>
      <w:bookmarkEnd w:id="632"/>
    </w:p>
    <w:p w:rsidR="00854A2B" w:rsidRDefault="00D72C19">
      <w:pPr>
        <w:rPr>
          <w:ins w:id="633" w:author="Gabriel Correa" w:date="2015-08-27T11:38:00Z"/>
        </w:rPr>
        <w:pPrChange w:id="634" w:author="Gabriel Correa" w:date="2015-08-27T11:37:00Z">
          <w:pPr>
            <w:pStyle w:val="Ttulo3"/>
          </w:pPr>
        </w:pPrChange>
      </w:pPr>
      <w:ins w:id="635" w:author="Gabriel Correa" w:date="2015-08-27T11:37:00Z">
        <w:r>
          <w:t xml:space="preserve">Los objetivos </w:t>
        </w:r>
      </w:ins>
      <w:ins w:id="636" w:author="Gabriel Correa" w:date="2015-08-27T11:57:00Z">
        <w:r w:rsidR="00463B0D">
          <w:t>específicos</w:t>
        </w:r>
      </w:ins>
      <w:ins w:id="637" w:author="Gabriel Correa" w:date="2015-08-27T11:38:00Z">
        <w:r>
          <w:t xml:space="preserve"> </w:t>
        </w:r>
      </w:ins>
      <w:ins w:id="638" w:author="Gabriel Correa" w:date="2015-08-27T11:37:00Z">
        <w:r>
          <w:t>son l</w:t>
        </w:r>
      </w:ins>
      <w:ins w:id="639" w:author="Gabriel Correa" w:date="2015-08-27T11:38:00Z">
        <w:r>
          <w:t>os siguientes:</w:t>
        </w:r>
      </w:ins>
    </w:p>
    <w:p w:rsidR="00D72C19" w:rsidRDefault="00D72C19">
      <w:pPr>
        <w:pStyle w:val="Prrafodelista"/>
        <w:numPr>
          <w:ilvl w:val="0"/>
          <w:numId w:val="53"/>
        </w:numPr>
        <w:rPr>
          <w:ins w:id="640" w:author="Gabriel Correa" w:date="2015-08-27T11:45:00Z"/>
        </w:rPr>
        <w:pPrChange w:id="641" w:author="Gabriel Correa" w:date="2015-08-27T11:54:00Z">
          <w:pPr>
            <w:pStyle w:val="Ttulo3"/>
          </w:pPr>
        </w:pPrChange>
      </w:pPr>
      <w:ins w:id="642" w:author="Gabriel Correa" w:date="2015-08-27T11:41:00Z">
        <w:r>
          <w:t xml:space="preserve">Diseñar e implementar una aplicación que </w:t>
        </w:r>
      </w:ins>
      <w:ins w:id="643" w:author="Gabriel Correa" w:date="2015-08-27T11:42:00Z">
        <w:r>
          <w:t xml:space="preserve">permita </w:t>
        </w:r>
      </w:ins>
      <w:ins w:id="644" w:author="Gabriel Correa" w:date="2015-08-27T11:43:00Z">
        <w:r>
          <w:t>destacar manualmente las directivas de los comentarios de una API</w:t>
        </w:r>
      </w:ins>
      <w:ins w:id="645" w:author="Gabriel Correa" w:date="2015-08-27T11:45:00Z">
        <w:r>
          <w:t>.</w:t>
        </w:r>
      </w:ins>
    </w:p>
    <w:p w:rsidR="00D72C19" w:rsidRDefault="00D72C19">
      <w:pPr>
        <w:pStyle w:val="Prrafodelista"/>
        <w:numPr>
          <w:ilvl w:val="0"/>
          <w:numId w:val="54"/>
        </w:numPr>
        <w:rPr>
          <w:ins w:id="646" w:author="Gabriel Correa" w:date="2015-08-27T11:46:00Z"/>
        </w:rPr>
        <w:pPrChange w:id="647" w:author="Gabriel Correa" w:date="2015-08-27T11:54:00Z">
          <w:pPr>
            <w:pStyle w:val="Ttulo3"/>
          </w:pPr>
        </w:pPrChange>
      </w:pPr>
      <w:ins w:id="648" w:author="Gabriel Correa" w:date="2015-08-27T11:45:00Z">
        <w:r>
          <w:t>Realizar una revisión manual de comentarios de API para obtener datos con los cuales poder aplicar Text Mining</w:t>
        </w:r>
      </w:ins>
    </w:p>
    <w:p w:rsidR="00D72C19" w:rsidRDefault="00D72C19">
      <w:pPr>
        <w:pStyle w:val="Prrafodelista"/>
        <w:numPr>
          <w:ilvl w:val="0"/>
          <w:numId w:val="55"/>
        </w:numPr>
        <w:rPr>
          <w:ins w:id="649" w:author="Gabriel Correa" w:date="2015-08-27T11:50:00Z"/>
        </w:rPr>
        <w:pPrChange w:id="650" w:author="Gabriel Correa" w:date="2015-08-27T11:54:00Z">
          <w:pPr>
            <w:pStyle w:val="Ttulo3"/>
          </w:pPr>
        </w:pPrChange>
      </w:pPr>
      <w:ins w:id="651" w:author="Gabriel Correa" w:date="2015-08-27T11:46:00Z">
        <w:r>
          <w:t xml:space="preserve">Investigar </w:t>
        </w:r>
      </w:ins>
      <w:ins w:id="652" w:author="Gabriel Correa" w:date="2015-08-27T11:48:00Z">
        <w:r w:rsidR="00463B0D">
          <w:t xml:space="preserve">la capacidad </w:t>
        </w:r>
      </w:ins>
      <w:ins w:id="653" w:author="Gabriel Correa" w:date="2015-08-27T11:49:00Z">
        <w:r w:rsidR="00463B0D">
          <w:t xml:space="preserve">que tienen algunos </w:t>
        </w:r>
      </w:ins>
      <w:ins w:id="654" w:author="Gabriel Correa" w:date="2015-08-27T11:48:00Z">
        <w:r w:rsidR="00463B0D">
          <w:t xml:space="preserve">algoritmos de Machine </w:t>
        </w:r>
        <w:proofErr w:type="spellStart"/>
        <w:r w:rsidR="00463B0D">
          <w:t>Learning</w:t>
        </w:r>
      </w:ins>
      <w:proofErr w:type="spellEnd"/>
      <w:ins w:id="655" w:author="Gabriel Correa" w:date="2015-08-27T11:49:00Z">
        <w:r w:rsidR="00463B0D">
          <w:t xml:space="preserve"> para detectar automáticamente las directivas </w:t>
        </w:r>
      </w:ins>
      <w:ins w:id="656" w:author="Gabriel Correa" w:date="2015-08-27T11:50:00Z">
        <w:r w:rsidR="00463B0D">
          <w:t>en los comentarios de API.</w:t>
        </w:r>
      </w:ins>
    </w:p>
    <w:p w:rsidR="00463B0D" w:rsidRPr="008D122B" w:rsidRDefault="00463B0D">
      <w:pPr>
        <w:pStyle w:val="Prrafodelista"/>
        <w:numPr>
          <w:ilvl w:val="0"/>
          <w:numId w:val="56"/>
        </w:numPr>
        <w:pPrChange w:id="657" w:author="Gabriel Correa" w:date="2015-08-27T11:54:00Z">
          <w:pPr>
            <w:pStyle w:val="Ttulo3"/>
          </w:pPr>
        </w:pPrChange>
      </w:pPr>
      <w:ins w:id="658" w:author="Gabriel Correa" w:date="2015-08-27T11:50:00Z">
        <w:r>
          <w:t xml:space="preserve">Agregar </w:t>
        </w:r>
      </w:ins>
      <w:ins w:id="659" w:author="Gabriel Correa" w:date="2015-08-27T11:51:00Z">
        <w:r>
          <w:t xml:space="preserve">a la aplicación </w:t>
        </w:r>
      </w:ins>
      <w:ins w:id="660" w:author="Gabriel Correa" w:date="2015-08-27T11:52:00Z">
        <w:r>
          <w:t xml:space="preserve">implementada que destaca directivas </w:t>
        </w:r>
      </w:ins>
      <w:ins w:id="661" w:author="Gabriel Correa" w:date="2015-08-27T11:53:00Z">
        <w:r>
          <w:t>un componente de detección automática de directivas de API.</w:t>
        </w:r>
      </w:ins>
    </w:p>
    <w:p w:rsidR="00DD6085" w:rsidRDefault="00DD6085">
      <w:pPr>
        <w:spacing w:after="200" w:line="276" w:lineRule="auto"/>
        <w:jc w:val="left"/>
        <w:rPr>
          <w:ins w:id="662" w:author="Gabriel Correa" w:date="2015-08-27T12:44:00Z"/>
          <w:rFonts w:eastAsiaTheme="majorEastAsia" w:cstheme="majorBidi"/>
          <w:b/>
          <w:bCs/>
          <w:color w:val="365F91" w:themeColor="accent1" w:themeShade="BF"/>
          <w:sz w:val="28"/>
          <w:szCs w:val="28"/>
        </w:rPr>
      </w:pPr>
      <w:ins w:id="663" w:author="Gabriel Correa" w:date="2015-08-27T12:44:00Z">
        <w:r>
          <w:br w:type="page"/>
        </w:r>
      </w:ins>
    </w:p>
    <w:p w:rsidR="00EE2482" w:rsidDel="0025099C" w:rsidRDefault="00EE2482" w:rsidP="00EE2482">
      <w:pPr>
        <w:pStyle w:val="Ttulo3"/>
        <w:rPr>
          <w:del w:id="664" w:author="Gabriel Correa" w:date="2015-08-27T12:41:00Z"/>
        </w:rPr>
      </w:pPr>
      <w:del w:id="665" w:author="Gabriel Correa" w:date="2015-08-27T12:41:00Z">
        <w:r w:rsidDel="0025099C">
          <w:lastRenderedPageBreak/>
          <w:delText>Metodología</w:delText>
        </w:r>
        <w:bookmarkStart w:id="666" w:name="_Toc428443004"/>
        <w:bookmarkStart w:id="667" w:name="_Toc428443080"/>
        <w:bookmarkStart w:id="668" w:name="_Toc428510357"/>
        <w:bookmarkStart w:id="669" w:name="_Toc428515147"/>
        <w:bookmarkStart w:id="670" w:name="_Toc428515250"/>
        <w:bookmarkStart w:id="671" w:name="_Toc428515615"/>
        <w:bookmarkStart w:id="672" w:name="_Toc428516426"/>
        <w:bookmarkStart w:id="673" w:name="_Toc428516508"/>
        <w:bookmarkEnd w:id="666"/>
        <w:bookmarkEnd w:id="667"/>
        <w:bookmarkEnd w:id="668"/>
        <w:bookmarkEnd w:id="669"/>
        <w:bookmarkEnd w:id="670"/>
        <w:bookmarkEnd w:id="671"/>
        <w:bookmarkEnd w:id="672"/>
        <w:bookmarkEnd w:id="673"/>
      </w:del>
    </w:p>
    <w:p w:rsidR="00EE2482" w:rsidRDefault="00EE2482" w:rsidP="00EE2482">
      <w:pPr>
        <w:pStyle w:val="Ttulo1"/>
      </w:pPr>
      <w:bookmarkStart w:id="674" w:name="_Toc428516509"/>
      <w:r>
        <w:t>Marco teórico y trabajos anteriores</w:t>
      </w:r>
      <w:bookmarkEnd w:id="674"/>
    </w:p>
    <w:p w:rsidR="00EE2482" w:rsidDel="004C54E8" w:rsidRDefault="00EE2482" w:rsidP="00EE2482">
      <w:pPr>
        <w:pStyle w:val="Ttulo2"/>
        <w:rPr>
          <w:del w:id="675" w:author="Gabriel Correa" w:date="2015-08-27T20:09:00Z"/>
        </w:rPr>
      </w:pPr>
      <w:del w:id="676" w:author="Gabriel Correa" w:date="2015-08-27T20:09:00Z">
        <w:r w:rsidDel="004C54E8">
          <w:delText>Importancia de comentarios en API y código fuente</w:delText>
        </w:r>
        <w:bookmarkStart w:id="677" w:name="_Toc428510359"/>
        <w:bookmarkStart w:id="678" w:name="_Toc428515149"/>
        <w:bookmarkStart w:id="679" w:name="_Toc428515252"/>
        <w:bookmarkStart w:id="680" w:name="_Toc428515617"/>
        <w:bookmarkStart w:id="681" w:name="_Toc428516428"/>
        <w:bookmarkStart w:id="682" w:name="_Toc428516510"/>
        <w:bookmarkEnd w:id="677"/>
        <w:bookmarkEnd w:id="678"/>
        <w:bookmarkEnd w:id="679"/>
        <w:bookmarkEnd w:id="680"/>
        <w:bookmarkEnd w:id="681"/>
        <w:bookmarkEnd w:id="682"/>
      </w:del>
    </w:p>
    <w:p w:rsidR="00EE2482" w:rsidDel="004C54E8" w:rsidRDefault="00EE2482" w:rsidP="00EE2482">
      <w:pPr>
        <w:pStyle w:val="Prrafodelista"/>
        <w:numPr>
          <w:ilvl w:val="0"/>
          <w:numId w:val="17"/>
        </w:numPr>
        <w:rPr>
          <w:del w:id="683" w:author="Gabriel Correa" w:date="2015-08-27T20:09:00Z"/>
        </w:rPr>
      </w:pPr>
      <w:del w:id="684" w:author="Gabriel Correa" w:date="2015-08-27T20:09:00Z">
        <w:r w:rsidDel="004C54E8">
          <w:delText>% de comentarios en código fuente</w:delText>
        </w:r>
        <w:bookmarkStart w:id="685" w:name="_Toc428510360"/>
        <w:bookmarkStart w:id="686" w:name="_Toc428515150"/>
        <w:bookmarkStart w:id="687" w:name="_Toc428515253"/>
        <w:bookmarkStart w:id="688" w:name="_Toc428515618"/>
        <w:bookmarkStart w:id="689" w:name="_Toc428516429"/>
        <w:bookmarkStart w:id="690" w:name="_Toc428516511"/>
        <w:bookmarkEnd w:id="685"/>
        <w:bookmarkEnd w:id="686"/>
        <w:bookmarkEnd w:id="687"/>
        <w:bookmarkEnd w:id="688"/>
        <w:bookmarkEnd w:id="689"/>
        <w:bookmarkEnd w:id="690"/>
      </w:del>
    </w:p>
    <w:p w:rsidR="00EE2482" w:rsidRPr="003D0E42" w:rsidDel="004C54E8" w:rsidRDefault="00EE2482" w:rsidP="00EE2482">
      <w:pPr>
        <w:pStyle w:val="Prrafodelista"/>
        <w:numPr>
          <w:ilvl w:val="0"/>
          <w:numId w:val="17"/>
        </w:numPr>
        <w:rPr>
          <w:del w:id="691" w:author="Gabriel Correa" w:date="2015-08-27T20:09:00Z"/>
        </w:rPr>
      </w:pPr>
      <w:del w:id="692" w:author="Gabriel Correa" w:date="2015-08-27T20:09:00Z">
        <w:r w:rsidDel="004C54E8">
          <w:delText>Trabajos pasados que apoyan la inclusión de comentarios para ayudar a desarrolladores</w:delText>
        </w:r>
        <w:bookmarkStart w:id="693" w:name="_Toc428510361"/>
        <w:bookmarkStart w:id="694" w:name="_Toc428515151"/>
        <w:bookmarkStart w:id="695" w:name="_Toc428515254"/>
        <w:bookmarkStart w:id="696" w:name="_Toc428515619"/>
        <w:bookmarkStart w:id="697" w:name="_Toc428516430"/>
        <w:bookmarkStart w:id="698" w:name="_Toc428516512"/>
        <w:bookmarkEnd w:id="693"/>
        <w:bookmarkEnd w:id="694"/>
        <w:bookmarkEnd w:id="695"/>
        <w:bookmarkEnd w:id="696"/>
        <w:bookmarkEnd w:id="697"/>
        <w:bookmarkEnd w:id="698"/>
      </w:del>
    </w:p>
    <w:p w:rsidR="00EE2482" w:rsidRDefault="00EE2482" w:rsidP="00EE2482">
      <w:pPr>
        <w:pStyle w:val="Ttulo2"/>
      </w:pPr>
      <w:bookmarkStart w:id="699" w:name="_Toc428516513"/>
      <w:proofErr w:type="spellStart"/>
      <w:r>
        <w:t>Destacación</w:t>
      </w:r>
      <w:proofErr w:type="spellEnd"/>
      <w:r>
        <w:t xml:space="preserve"> de directivas en API</w:t>
      </w:r>
      <w:bookmarkEnd w:id="699"/>
    </w:p>
    <w:p w:rsidR="00EE2482" w:rsidDel="00EC0283" w:rsidRDefault="00EE2482" w:rsidP="00EE2482">
      <w:pPr>
        <w:pStyle w:val="Ttulo3"/>
        <w:rPr>
          <w:del w:id="700" w:author="Gabriel Correa" w:date="2015-08-28T07:22:00Z"/>
        </w:rPr>
      </w:pPr>
      <w:del w:id="701" w:author="Gabriel Correa" w:date="2015-08-28T07:22:00Z">
        <w:r w:rsidDel="00EC0283">
          <w:delText>Problema: Las directivas pueden pasar desapercibidas</w:delText>
        </w:r>
        <w:bookmarkStart w:id="702" w:name="_Toc428510363"/>
        <w:bookmarkStart w:id="703" w:name="_Toc428515153"/>
        <w:bookmarkStart w:id="704" w:name="_Toc428515256"/>
        <w:bookmarkStart w:id="705" w:name="_Toc428515621"/>
        <w:bookmarkStart w:id="706" w:name="_Toc428516432"/>
        <w:bookmarkStart w:id="707" w:name="_Toc428516514"/>
        <w:bookmarkEnd w:id="702"/>
        <w:bookmarkEnd w:id="703"/>
        <w:bookmarkEnd w:id="704"/>
        <w:bookmarkEnd w:id="705"/>
        <w:bookmarkEnd w:id="706"/>
        <w:bookmarkEnd w:id="707"/>
      </w:del>
    </w:p>
    <w:p w:rsidR="00EE2482" w:rsidRPr="003D0E42" w:rsidDel="00EC0283" w:rsidRDefault="00EE2482" w:rsidP="00EE2482">
      <w:pPr>
        <w:pStyle w:val="Prrafodelista"/>
        <w:numPr>
          <w:ilvl w:val="0"/>
          <w:numId w:val="20"/>
        </w:numPr>
        <w:rPr>
          <w:del w:id="708" w:author="Gabriel Correa" w:date="2015-08-28T07:22:00Z"/>
        </w:rPr>
      </w:pPr>
      <w:del w:id="709" w:author="Gabriel Correa" w:date="2015-08-28T07:22:00Z">
        <w:r w:rsidDel="00EC0283">
          <w:delText>Mostrar ejemplos de directivas no vistas</w:delText>
        </w:r>
        <w:bookmarkStart w:id="710" w:name="_Toc428510364"/>
        <w:bookmarkStart w:id="711" w:name="_Toc428515154"/>
        <w:bookmarkStart w:id="712" w:name="_Toc428515257"/>
        <w:bookmarkStart w:id="713" w:name="_Toc428515622"/>
        <w:bookmarkStart w:id="714" w:name="_Toc428516433"/>
        <w:bookmarkStart w:id="715" w:name="_Toc428516515"/>
        <w:bookmarkEnd w:id="710"/>
        <w:bookmarkEnd w:id="711"/>
        <w:bookmarkEnd w:id="712"/>
        <w:bookmarkEnd w:id="713"/>
        <w:bookmarkEnd w:id="714"/>
        <w:bookmarkEnd w:id="715"/>
      </w:del>
    </w:p>
    <w:p w:rsidR="00EE2482" w:rsidRDefault="00EE2482" w:rsidP="00EE2482">
      <w:pPr>
        <w:pStyle w:val="Ttulo3"/>
      </w:pPr>
      <w:bookmarkStart w:id="716" w:name="_Toc428516516"/>
      <w:proofErr w:type="spellStart"/>
      <w:r>
        <w:t>Syntax</w:t>
      </w:r>
      <w:proofErr w:type="spellEnd"/>
      <w:r>
        <w:t xml:space="preserve"> </w:t>
      </w:r>
      <w:proofErr w:type="spellStart"/>
      <w:r>
        <w:t>highlighting</w:t>
      </w:r>
      <w:proofErr w:type="spellEnd"/>
      <w:r>
        <w:t xml:space="preserve"> en editores de texto</w:t>
      </w:r>
      <w:bookmarkEnd w:id="716"/>
    </w:p>
    <w:p w:rsidR="00EE2482" w:rsidDel="002D4886" w:rsidRDefault="00EE2482" w:rsidP="00EE2482">
      <w:pPr>
        <w:pStyle w:val="Prrafodelista"/>
        <w:numPr>
          <w:ilvl w:val="0"/>
          <w:numId w:val="20"/>
        </w:numPr>
        <w:rPr>
          <w:del w:id="717" w:author="Gabriel Correa" w:date="2015-08-27T16:50:00Z"/>
        </w:rPr>
      </w:pPr>
      <w:del w:id="718" w:author="Gabriel Correa" w:date="2015-08-27T16:50:00Z">
        <w:r w:rsidDel="002D4886">
          <w:delText xml:space="preserve">Mencionar que es posible extender eclipse y sublime text para que haga highlight de ciertas cosas.. que esto podría ayudar a destacar directivas adentro de los editores. </w:delText>
        </w:r>
      </w:del>
    </w:p>
    <w:p w:rsidR="00B25246" w:rsidRDefault="00EE2482">
      <w:pPr>
        <w:rPr>
          <w:ins w:id="719" w:author="Gabriel Correa" w:date="2015-08-27T16:23:00Z"/>
        </w:rPr>
        <w:pPrChange w:id="720" w:author="Gabriel Correa" w:date="2015-08-27T16:19:00Z">
          <w:pPr>
            <w:pStyle w:val="Prrafodelista"/>
            <w:numPr>
              <w:numId w:val="20"/>
            </w:numPr>
            <w:ind w:hanging="360"/>
          </w:pPr>
        </w:pPrChange>
      </w:pPr>
      <w:del w:id="721" w:author="Gabriel Correa" w:date="2015-08-27T16:50:00Z">
        <w:r w:rsidDel="002D4886">
          <w:delText>Mostrar imágenes de la prueba realizada en sublime text</w:delText>
        </w:r>
      </w:del>
      <w:ins w:id="722" w:author="Gabriel Correa" w:date="2015-08-27T16:19:00Z">
        <w:r w:rsidR="00B25246">
          <w:t xml:space="preserve">Para destacar directivas de API hay que considerar que hay </w:t>
        </w:r>
      </w:ins>
      <w:ins w:id="723" w:author="Gabriel Correa" w:date="2015-08-27T16:20:00Z">
        <w:r w:rsidR="00B25246">
          <w:t>principalmente dos lugares donde la documentación es revisada: en el código fuente</w:t>
        </w:r>
      </w:ins>
      <w:ins w:id="724" w:author="Gabriel Correa" w:date="2015-08-27T16:21:00Z">
        <w:r w:rsidR="00B25246">
          <w:t xml:space="preserve"> </w:t>
        </w:r>
      </w:ins>
      <w:ins w:id="725" w:author="Gabriel Correa" w:date="2015-08-27T16:20:00Z">
        <w:r w:rsidR="00B25246">
          <w:t xml:space="preserve">y </w:t>
        </w:r>
      </w:ins>
      <w:ins w:id="726" w:author="Gabriel Correa" w:date="2015-08-27T16:21:00Z">
        <w:r w:rsidR="00B25246">
          <w:t xml:space="preserve">por otra parte </w:t>
        </w:r>
      </w:ins>
      <w:ins w:id="727" w:author="Gabriel Correa" w:date="2015-08-27T16:20:00Z">
        <w:r w:rsidR="00B25246">
          <w:t>en páginas web</w:t>
        </w:r>
      </w:ins>
      <w:ins w:id="728" w:author="Gabriel Correa" w:date="2015-08-27T16:21:00Z">
        <w:r w:rsidR="00B25246">
          <w:t xml:space="preserve"> donde suele publicarse una documentación </w:t>
        </w:r>
      </w:ins>
      <w:ins w:id="729" w:author="Gabriel Correa" w:date="2015-08-27T16:22:00Z">
        <w:r w:rsidR="008B18AE">
          <w:t>oficial</w:t>
        </w:r>
      </w:ins>
      <w:ins w:id="730" w:author="Gabriel Correa" w:date="2015-08-27T16:21:00Z">
        <w:r w:rsidR="00B25246">
          <w:t>.</w:t>
        </w:r>
      </w:ins>
    </w:p>
    <w:p w:rsidR="00126808" w:rsidRDefault="00126808">
      <w:pPr>
        <w:rPr>
          <w:ins w:id="731" w:author="Gabriel Correa" w:date="2015-08-27T16:31:00Z"/>
        </w:rPr>
        <w:pPrChange w:id="732" w:author="Gabriel Correa" w:date="2015-08-27T16:19:00Z">
          <w:pPr>
            <w:pStyle w:val="Prrafodelista"/>
            <w:numPr>
              <w:numId w:val="20"/>
            </w:numPr>
            <w:ind w:hanging="360"/>
          </w:pPr>
        </w:pPrChange>
      </w:pPr>
      <w:ins w:id="733" w:author="Gabriel Correa" w:date="2015-08-27T16:23:00Z">
        <w:r>
          <w:t xml:space="preserve">En particular, si es necesario destacar directivas sobre el código fuente existe la posibilidad de usar el coloreo de sintaxis que ofrecen algunos editores de texto. El coloreo de sintaxis es un mecanismo </w:t>
        </w:r>
      </w:ins>
      <w:ins w:id="734" w:author="Gabriel Correa" w:date="2015-08-27T16:24:00Z">
        <w:r>
          <w:t xml:space="preserve">común </w:t>
        </w:r>
      </w:ins>
      <w:ins w:id="735" w:author="Gabriel Correa" w:date="2015-08-27T16:23:00Z">
        <w:r>
          <w:t>que usan los editores de texto para</w:t>
        </w:r>
      </w:ins>
      <w:ins w:id="736" w:author="Gabriel Correa" w:date="2015-08-27T16:25:00Z">
        <w:r>
          <w:t xml:space="preserve"> darle formato a algunas partes del código, como color de fuente o color de fondo. Lo m</w:t>
        </w:r>
      </w:ins>
      <w:ins w:id="737" w:author="Gabriel Correa" w:date="2015-08-27T16:26:00Z">
        <w:r>
          <w:t xml:space="preserve">ás común es usarlo para colorear </w:t>
        </w:r>
      </w:ins>
      <w:ins w:id="738" w:author="Gabriel Correa" w:date="2015-08-27T16:27:00Z">
        <w:r>
          <w:t xml:space="preserve">el texto </w:t>
        </w:r>
      </w:ins>
      <w:ins w:id="739" w:author="Gabriel Correa" w:date="2015-08-27T16:26:00Z">
        <w:r>
          <w:t xml:space="preserve">de </w:t>
        </w:r>
      </w:ins>
      <w:ins w:id="740" w:author="Gabriel Correa" w:date="2015-08-27T16:27:00Z">
        <w:r>
          <w:t>variables</w:t>
        </w:r>
      </w:ins>
      <w:ins w:id="741" w:author="Gabriel Correa" w:date="2015-08-27T16:26:00Z">
        <w:r>
          <w:t>, funciones</w:t>
        </w:r>
      </w:ins>
      <w:ins w:id="742" w:author="Gabriel Correa" w:date="2015-08-27T16:29:00Z">
        <w:r>
          <w:t xml:space="preserve"> y</w:t>
        </w:r>
      </w:ins>
      <w:ins w:id="743" w:author="Gabriel Correa" w:date="2015-08-27T16:26:00Z">
        <w:r>
          <w:t xml:space="preserve"> </w:t>
        </w:r>
      </w:ins>
      <w:ins w:id="744" w:author="Gabriel Correa" w:date="2015-08-27T16:27:00Z">
        <w:r>
          <w:t>palabras reservadas del lenguaje de programaci</w:t>
        </w:r>
      </w:ins>
      <w:ins w:id="745" w:author="Gabriel Correa" w:date="2015-08-27T16:28:00Z">
        <w:r>
          <w:t>ón</w:t>
        </w:r>
      </w:ins>
      <w:ins w:id="746" w:author="Gabriel Correa" w:date="2015-08-27T16:29:00Z">
        <w:r>
          <w:t>,</w:t>
        </w:r>
      </w:ins>
      <w:ins w:id="747" w:author="Gabriel Correa" w:date="2015-08-27T16:28:00Z">
        <w:r>
          <w:t xml:space="preserve"> cad</w:t>
        </w:r>
        <w:r w:rsidR="006B6EFE">
          <w:t>a uno con diferentes colores. E</w:t>
        </w:r>
      </w:ins>
      <w:ins w:id="748" w:author="Gabriel Correa" w:date="2015-08-27T16:29:00Z">
        <w:r w:rsidR="006B6EFE">
          <w:t>l</w:t>
        </w:r>
      </w:ins>
      <w:ins w:id="749" w:author="Gabriel Correa" w:date="2015-08-27T16:28:00Z">
        <w:r>
          <w:t xml:space="preserve"> mismo mecanismo puede permitir d</w:t>
        </w:r>
        <w:r w:rsidR="006B6EFE">
          <w:t xml:space="preserve">estacar </w:t>
        </w:r>
        <w:r>
          <w:t>directivas</w:t>
        </w:r>
      </w:ins>
      <w:ins w:id="750" w:author="Gabriel Correa" w:date="2015-08-27T16:30:00Z">
        <w:r w:rsidR="006B6EFE">
          <w:t>.</w:t>
        </w:r>
      </w:ins>
    </w:p>
    <w:p w:rsidR="006B6EFE" w:rsidRPr="00CD3F5B" w:rsidRDefault="006B6EFE">
      <w:pPr>
        <w:rPr>
          <w:ins w:id="751" w:author="Gabriel Correa" w:date="2015-08-27T16:32:00Z"/>
        </w:rPr>
        <w:pPrChange w:id="752" w:author="Gabriel Correa" w:date="2015-08-27T16:19:00Z">
          <w:pPr>
            <w:pStyle w:val="Prrafodelista"/>
            <w:numPr>
              <w:numId w:val="20"/>
            </w:numPr>
            <w:ind w:hanging="360"/>
          </w:pPr>
        </w:pPrChange>
      </w:pPr>
      <w:ins w:id="753" w:author="Gabriel Correa" w:date="2015-08-27T16:31:00Z">
        <w:r>
          <w:t>La</w:t>
        </w:r>
      </w:ins>
      <w:ins w:id="754" w:author="Gabriel Correa" w:date="2015-08-27T16:44:00Z">
        <w:r w:rsidR="00B35DD7">
          <w:t xml:space="preserve"> </w:t>
        </w:r>
      </w:ins>
      <w:ins w:id="755" w:author="Gabriel Correa" w:date="2015-08-27T16:49:00Z">
        <w:r w:rsidR="004416EB">
          <w:fldChar w:fldCharType="begin"/>
        </w:r>
        <w:r w:rsidR="004416EB">
          <w:instrText xml:space="preserve"> REF _Ref428457483 \h </w:instrText>
        </w:r>
      </w:ins>
      <w:r w:rsidR="004416EB">
        <w:fldChar w:fldCharType="separate"/>
      </w:r>
      <w:ins w:id="756" w:author="Gabriel Correa" w:date="2015-08-27T16:44:00Z">
        <w:r w:rsidR="00E159AF">
          <w:t xml:space="preserve">Imagen </w:t>
        </w:r>
      </w:ins>
      <w:r w:rsidR="00E159AF">
        <w:rPr>
          <w:noProof/>
        </w:rPr>
        <w:t>2</w:t>
      </w:r>
      <w:r w:rsidR="00E159AF">
        <w:t>.</w:t>
      </w:r>
      <w:r w:rsidR="00E159AF">
        <w:rPr>
          <w:noProof/>
        </w:rPr>
        <w:t>1</w:t>
      </w:r>
      <w:ins w:id="757" w:author="Gabriel Correa" w:date="2015-08-27T16:49:00Z">
        <w:r w:rsidR="004416EB">
          <w:fldChar w:fldCharType="end"/>
        </w:r>
      </w:ins>
      <w:ins w:id="758" w:author="Gabriel Correa" w:date="2015-08-27T16:44:00Z">
        <w:r w:rsidR="00B35DD7">
          <w:t xml:space="preserve"> </w:t>
        </w:r>
      </w:ins>
      <w:ins w:id="759" w:author="Gabriel Correa" w:date="2015-08-27T16:31:00Z">
        <w:r>
          <w:t xml:space="preserve">muestra un ejemplo de prueba realizado </w:t>
        </w:r>
      </w:ins>
      <w:ins w:id="760" w:author="Gabriel Correa" w:date="2015-08-27T16:53:00Z">
        <w:r w:rsidR="00636AAC">
          <w:t xml:space="preserve">durante este trabajo </w:t>
        </w:r>
      </w:ins>
      <w:ins w:id="761" w:author="Gabriel Correa" w:date="2015-08-27T16:52:00Z">
        <w:r w:rsidR="00636AAC">
          <w:t>en</w:t>
        </w:r>
      </w:ins>
      <w:ins w:id="762" w:author="Gabriel Correa" w:date="2015-08-27T16:53:00Z">
        <w:r w:rsidR="00636AAC">
          <w:t xml:space="preserve"> el editor de texto</w:t>
        </w:r>
      </w:ins>
      <w:ins w:id="763" w:author="Gabriel Correa" w:date="2015-08-27T16:52:00Z">
        <w:r w:rsidR="00636AAC">
          <w:t xml:space="preserve"> Sublime Text </w:t>
        </w:r>
      </w:ins>
      <w:ins w:id="764" w:author="Gabriel Correa" w:date="2015-08-27T16:53:00Z">
        <w:r w:rsidR="00636AAC">
          <w:t xml:space="preserve">con el fin de </w:t>
        </w:r>
      </w:ins>
      <w:ins w:id="765" w:author="Gabriel Correa" w:date="2015-08-27T16:31:00Z">
        <w:r>
          <w:t xml:space="preserve">comprobar si esto era posible de realizar. </w:t>
        </w:r>
      </w:ins>
      <w:ins w:id="766" w:author="Gabriel Correa" w:date="2015-08-27T16:37:00Z">
        <w:r w:rsidR="00CD3F5B">
          <w:t xml:space="preserve">El editor de texto quedó programado para destacar una línea completa cuando encontrase </w:t>
        </w:r>
      </w:ins>
      <w:ins w:id="767" w:author="Gabriel Correa" w:date="2015-08-27T16:38:00Z">
        <w:r w:rsidR="00CD3F5B">
          <w:t xml:space="preserve">la expresión </w:t>
        </w:r>
      </w:ins>
      <w:ins w:id="768" w:author="Gabriel Correa" w:date="2015-08-27T16:37:00Z">
        <w:r w:rsidR="00CD3F5B">
          <w:t>‘</w:t>
        </w:r>
      </w:ins>
      <w:ins w:id="769" w:author="Gabriel Correa" w:date="2015-08-27T16:38:00Z">
        <w:r w:rsidR="00CD3F5B">
          <w:t>@</w:t>
        </w:r>
        <w:proofErr w:type="spellStart"/>
        <w:r w:rsidR="00CD3F5B">
          <w:t>tag</w:t>
        </w:r>
        <w:proofErr w:type="spellEnd"/>
        <w:r w:rsidR="00CD3F5B">
          <w:t xml:space="preserve"> </w:t>
        </w:r>
      </w:ins>
      <w:proofErr w:type="spellStart"/>
      <w:ins w:id="770" w:author="Gabriel Correa" w:date="2015-08-27T16:37:00Z">
        <w:r w:rsidR="00CD3F5B">
          <w:rPr>
            <w:i/>
          </w:rPr>
          <w:t>usage.res</w:t>
        </w:r>
      </w:ins>
      <w:ins w:id="771" w:author="Gabriel Correa" w:date="2015-08-27T16:38:00Z">
        <w:r w:rsidR="00CD3F5B">
          <w:rPr>
            <w:i/>
          </w:rPr>
          <w:t>triction</w:t>
        </w:r>
        <w:proofErr w:type="spellEnd"/>
        <w:r w:rsidR="00CD3F5B">
          <w:rPr>
            <w:i/>
          </w:rPr>
          <w:t>’</w:t>
        </w:r>
        <w:r w:rsidR="00CD3F5B">
          <w:t xml:space="preserve"> </w:t>
        </w:r>
      </w:ins>
      <w:ins w:id="772" w:author="Gabriel Correa" w:date="2015-08-27T16:43:00Z">
        <w:r w:rsidR="00AA07E0">
          <w:t>adentro de un comentario</w:t>
        </w:r>
      </w:ins>
      <w:ins w:id="773" w:author="Gabriel Correa" w:date="2015-08-27T16:38:00Z">
        <w:r w:rsidR="00CD3F5B">
          <w:t xml:space="preserve">. </w:t>
        </w:r>
      </w:ins>
      <w:ins w:id="774" w:author="Gabriel Correa" w:date="2015-08-27T16:39:00Z">
        <w:r w:rsidR="00CD3F5B">
          <w:t>De manera similar, en la</w:t>
        </w:r>
      </w:ins>
      <w:ins w:id="775" w:author="Gabriel Correa" w:date="2015-08-27T16:49:00Z">
        <w:r w:rsidR="004416EB">
          <w:t xml:space="preserve"> </w:t>
        </w:r>
        <w:r w:rsidR="004416EB">
          <w:fldChar w:fldCharType="begin"/>
        </w:r>
        <w:r w:rsidR="004416EB">
          <w:instrText xml:space="preserve"> REF _Ref428457499 \h </w:instrText>
        </w:r>
      </w:ins>
      <w:r w:rsidR="004416EB">
        <w:fldChar w:fldCharType="separate"/>
      </w:r>
      <w:ins w:id="776" w:author="Gabriel Correa" w:date="2015-08-27T16:47:00Z">
        <w:r w:rsidR="00E159AF">
          <w:t xml:space="preserve">Imagen </w:t>
        </w:r>
      </w:ins>
      <w:r w:rsidR="00E159AF">
        <w:rPr>
          <w:noProof/>
        </w:rPr>
        <w:t>2</w:t>
      </w:r>
      <w:r w:rsidR="00E159AF">
        <w:t>.</w:t>
      </w:r>
      <w:r w:rsidR="00E159AF">
        <w:rPr>
          <w:noProof/>
        </w:rPr>
        <w:t>2</w:t>
      </w:r>
      <w:ins w:id="777" w:author="Gabriel Correa" w:date="2015-08-27T16:49:00Z">
        <w:r w:rsidR="004416EB">
          <w:fldChar w:fldCharType="end"/>
        </w:r>
      </w:ins>
      <w:ins w:id="778" w:author="Gabriel Correa" w:date="2015-08-27T16:39:00Z">
        <w:r w:rsidR="00CD3F5B">
          <w:t xml:space="preserve"> se destacan las palabras </w:t>
        </w:r>
        <w:r w:rsidR="00CD3F5B" w:rsidRPr="00CD3F5B">
          <w:rPr>
            <w:i/>
            <w:rPrChange w:id="779" w:author="Gabriel Correa" w:date="2015-08-27T16:40:00Z">
              <w:rPr/>
            </w:rPrChange>
          </w:rPr>
          <w:t>‘</w:t>
        </w:r>
      </w:ins>
      <w:proofErr w:type="spellStart"/>
      <w:ins w:id="780" w:author="Gabriel Correa" w:date="2015-08-27T16:40:00Z">
        <w:r w:rsidR="00CD3F5B" w:rsidRPr="00CD3F5B">
          <w:rPr>
            <w:i/>
            <w:rPrChange w:id="781" w:author="Gabriel Correa" w:date="2015-08-27T16:40:00Z">
              <w:rPr/>
            </w:rPrChange>
          </w:rPr>
          <w:t>M</w:t>
        </w:r>
      </w:ins>
      <w:ins w:id="782" w:author="Gabriel Correa" w:date="2015-08-27T16:39:00Z">
        <w:r w:rsidR="00CD3F5B" w:rsidRPr="00CD3F5B">
          <w:rPr>
            <w:i/>
            <w:rPrChange w:id="783" w:author="Gabriel Correa" w:date="2015-08-27T16:40:00Z">
              <w:rPr/>
            </w:rPrChange>
          </w:rPr>
          <w:t>ust</w:t>
        </w:r>
      </w:ins>
      <w:proofErr w:type="spellEnd"/>
      <w:ins w:id="784" w:author="Gabriel Correa" w:date="2015-08-27T16:40:00Z">
        <w:r w:rsidR="00CD3F5B" w:rsidRPr="00CD3F5B">
          <w:rPr>
            <w:i/>
            <w:rPrChange w:id="785" w:author="Gabriel Correa" w:date="2015-08-27T16:40:00Z">
              <w:rPr/>
            </w:rPrChange>
          </w:rPr>
          <w:t>’</w:t>
        </w:r>
        <w:r w:rsidR="00CD3F5B">
          <w:t xml:space="preserve"> cuando se encuentr</w:t>
        </w:r>
        <w:r w:rsidR="00AA07E0">
          <w:t>an adentro de un comentario</w:t>
        </w:r>
        <w:r w:rsidR="00ED48EB">
          <w:t xml:space="preserve"> y a modo de aclaraci</w:t>
        </w:r>
      </w:ins>
      <w:ins w:id="786" w:author="Gabriel Correa" w:date="2015-08-27T16:59:00Z">
        <w:r w:rsidR="00ED48EB">
          <w:t xml:space="preserve">ón este </w:t>
        </w:r>
      </w:ins>
      <w:ins w:id="787" w:author="Gabriel Correa" w:date="2015-08-27T17:00:00Z">
        <w:r w:rsidR="00ED48EB">
          <w:t xml:space="preserve">mecanismo </w:t>
        </w:r>
      </w:ins>
      <w:ins w:id="788" w:author="Gabriel Correa" w:date="2015-08-27T16:59:00Z">
        <w:r w:rsidR="00ED48EB">
          <w:t xml:space="preserve">no modifica de ningún modo el </w:t>
        </w:r>
      </w:ins>
      <w:ins w:id="789" w:author="Gabriel Correa" w:date="2015-08-27T17:00:00Z">
        <w:r w:rsidR="00ED48EB">
          <w:t xml:space="preserve">texto </w:t>
        </w:r>
      </w:ins>
      <w:ins w:id="790" w:author="Gabriel Correa" w:date="2015-08-27T16:59:00Z">
        <w:r w:rsidR="00ED48EB">
          <w:t xml:space="preserve">del </w:t>
        </w:r>
      </w:ins>
      <w:ins w:id="791" w:author="Gabriel Correa" w:date="2015-08-27T17:00:00Z">
        <w:r w:rsidR="00ED48EB">
          <w:t xml:space="preserve">archivo con el </w:t>
        </w:r>
      </w:ins>
      <w:ins w:id="792" w:author="Gabriel Correa" w:date="2015-08-27T16:59:00Z">
        <w:r w:rsidR="00ED48EB">
          <w:t>código fuente</w:t>
        </w:r>
      </w:ins>
      <w:ins w:id="793" w:author="Gabriel Correa" w:date="2015-08-27T17:00:00Z">
        <w:r w:rsidR="00ED48EB">
          <w:t xml:space="preserve">. </w:t>
        </w:r>
      </w:ins>
      <w:ins w:id="794" w:author="Gabriel Correa" w:date="2015-08-27T16:55:00Z">
        <w:r w:rsidR="007359B1">
          <w:t xml:space="preserve">Para lograr esto fue necesario extender </w:t>
        </w:r>
        <w:r w:rsidR="00ED48EB">
          <w:t>el módulo de coloreo de sintaxis</w:t>
        </w:r>
      </w:ins>
      <w:ins w:id="795" w:author="Gabriel Correa" w:date="2015-08-27T16:56:00Z">
        <w:r w:rsidR="00ED48EB">
          <w:t xml:space="preserve"> de Sublime Text pero una vez implementado, se puede compartir la funcionalidad creando un plugin que </w:t>
        </w:r>
      </w:ins>
      <w:ins w:id="796" w:author="Gabriel Correa" w:date="2015-08-27T16:57:00Z">
        <w:r w:rsidR="00ED48EB">
          <w:t xml:space="preserve">queda disponible a </w:t>
        </w:r>
      </w:ins>
      <w:ins w:id="797" w:author="Gabriel Correa" w:date="2015-08-27T16:56:00Z">
        <w:r w:rsidR="00ED48EB">
          <w:t>ser usado por otros usuarios.</w:t>
        </w:r>
      </w:ins>
    </w:p>
    <w:p w:rsidR="00B35DD7" w:rsidRDefault="00E41B6D">
      <w:pPr>
        <w:keepNext/>
        <w:jc w:val="center"/>
        <w:rPr>
          <w:ins w:id="798" w:author="Gabriel Correa" w:date="2015-08-27T16:44:00Z"/>
        </w:rPr>
        <w:pPrChange w:id="799" w:author="Gabriel Correa" w:date="2015-08-27T16:47:00Z">
          <w:pPr/>
        </w:pPrChange>
      </w:pPr>
      <w:ins w:id="800" w:author="Gabriel Correa" w:date="2015-08-27T16:35:00Z">
        <w:r>
          <w:rPr>
            <w:noProof/>
          </w:rPr>
          <w:drawing>
            <wp:inline distT="0" distB="0" distL="0" distR="0" wp14:anchorId="41CBEA09" wp14:editId="46DE370F">
              <wp:extent cx="5362467" cy="1749287"/>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1.PNG"/>
                      <pic:cNvPicPr/>
                    </pic:nvPicPr>
                    <pic:blipFill>
                      <a:blip r:embed="rId16">
                        <a:extLst>
                          <a:ext uri="{28A0092B-C50C-407E-A947-70E740481C1C}">
                            <a14:useLocalDpi xmlns:a14="http://schemas.microsoft.com/office/drawing/2010/main" val="0"/>
                          </a:ext>
                        </a:extLst>
                      </a:blip>
                      <a:stretch>
                        <a:fillRect/>
                      </a:stretch>
                    </pic:blipFill>
                    <pic:spPr>
                      <a:xfrm>
                        <a:off x="0" y="0"/>
                        <a:ext cx="5363136" cy="1749505"/>
                      </a:xfrm>
                      <a:prstGeom prst="rect">
                        <a:avLst/>
                      </a:prstGeom>
                    </pic:spPr>
                  </pic:pic>
                </a:graphicData>
              </a:graphic>
            </wp:inline>
          </w:drawing>
        </w:r>
      </w:ins>
    </w:p>
    <w:p w:rsidR="00B35DD7" w:rsidRDefault="00B35DD7">
      <w:pPr>
        <w:pStyle w:val="Epgrafe"/>
        <w:jc w:val="center"/>
        <w:rPr>
          <w:ins w:id="801" w:author="Gabriel Correa" w:date="2015-08-27T16:44:00Z"/>
        </w:rPr>
        <w:pPrChange w:id="802" w:author="Gabriel Correa" w:date="2015-08-27T16:47:00Z">
          <w:pPr>
            <w:pStyle w:val="Prrafodelista"/>
            <w:numPr>
              <w:numId w:val="20"/>
            </w:numPr>
            <w:ind w:hanging="360"/>
          </w:pPr>
        </w:pPrChange>
      </w:pPr>
      <w:bookmarkStart w:id="803" w:name="_Ref428457483"/>
      <w:ins w:id="804" w:author="Gabriel Correa" w:date="2015-08-27T16:44:00Z">
        <w:r>
          <w:t xml:space="preserve">Imagen </w:t>
        </w:r>
      </w:ins>
      <w:fldSimple w:instr=" STYLEREF 1 \s ">
        <w:r w:rsidR="00E159AF">
          <w:rPr>
            <w:noProof/>
          </w:rPr>
          <w:t>2</w:t>
        </w:r>
      </w:fldSimple>
      <w:r w:rsidR="00146CA9">
        <w:t>.</w:t>
      </w:r>
      <w:fldSimple w:instr=" SEQ Imagen \* ARABIC \s 1 ">
        <w:r w:rsidR="00E159AF">
          <w:rPr>
            <w:noProof/>
          </w:rPr>
          <w:t>1</w:t>
        </w:r>
      </w:fldSimple>
      <w:bookmarkEnd w:id="803"/>
      <w:ins w:id="805" w:author="Gabriel Correa" w:date="2015-08-27T16:44:00Z">
        <w:r>
          <w:t xml:space="preserve">:   </w:t>
        </w:r>
      </w:ins>
      <w:ins w:id="806" w:author="Gabriel Correa" w:date="2015-08-27T16:47:00Z">
        <w:r w:rsidR="00EF0BC1">
          <w:t>Línea</w:t>
        </w:r>
      </w:ins>
      <w:ins w:id="807" w:author="Gabriel Correa" w:date="2015-08-27T16:46:00Z">
        <w:r w:rsidR="00EF0BC1">
          <w:t xml:space="preserve"> completa </w:t>
        </w:r>
      </w:ins>
      <w:ins w:id="808" w:author="Gabriel Correa" w:date="2015-08-27T16:45:00Z">
        <w:r>
          <w:t>siendo destacada</w:t>
        </w:r>
      </w:ins>
      <w:ins w:id="809" w:author="Gabriel Correa" w:date="2015-08-27T16:46:00Z">
        <w:r w:rsidR="00EF0BC1">
          <w:t xml:space="preserve"> gracias al coloreo de sintaxis dentro de Sublime Text, un editor de texto</w:t>
        </w:r>
      </w:ins>
      <w:ins w:id="810" w:author="Gabriel Correa" w:date="2015-08-27T16:47:00Z">
        <w:r w:rsidR="008C41DF">
          <w:t>.</w:t>
        </w:r>
      </w:ins>
    </w:p>
    <w:p w:rsidR="002D4886" w:rsidRDefault="002D4886">
      <w:pPr>
        <w:rPr>
          <w:ins w:id="811" w:author="Gabriel Correa" w:date="2015-08-27T16:50:00Z"/>
        </w:rPr>
      </w:pPr>
    </w:p>
    <w:p w:rsidR="008C41DF" w:rsidRDefault="00CD3F5B">
      <w:pPr>
        <w:keepNext/>
        <w:jc w:val="center"/>
        <w:rPr>
          <w:ins w:id="812" w:author="Gabriel Correa" w:date="2015-08-27T16:47:00Z"/>
        </w:rPr>
        <w:pPrChange w:id="813" w:author="Gabriel Correa" w:date="2015-08-27T16:48:00Z">
          <w:pPr/>
        </w:pPrChange>
      </w:pPr>
      <w:ins w:id="814" w:author="Gabriel Correa" w:date="2015-08-27T16:35:00Z">
        <w:r>
          <w:rPr>
            <w:noProof/>
          </w:rPr>
          <w:drawing>
            <wp:inline distT="0" distB="0" distL="0" distR="0" wp14:anchorId="55F3187C" wp14:editId="69FF254F">
              <wp:extent cx="5397933" cy="17734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2.PNG"/>
                      <pic:cNvPicPr/>
                    </pic:nvPicPr>
                    <pic:blipFill>
                      <a:blip r:embed="rId17">
                        <a:extLst>
                          <a:ext uri="{28A0092B-C50C-407E-A947-70E740481C1C}">
                            <a14:useLocalDpi xmlns:a14="http://schemas.microsoft.com/office/drawing/2010/main" val="0"/>
                          </a:ext>
                        </a:extLst>
                      </a:blip>
                      <a:stretch>
                        <a:fillRect/>
                      </a:stretch>
                    </pic:blipFill>
                    <pic:spPr>
                      <a:xfrm>
                        <a:off x="0" y="0"/>
                        <a:ext cx="5399597" cy="1774029"/>
                      </a:xfrm>
                      <a:prstGeom prst="rect">
                        <a:avLst/>
                      </a:prstGeom>
                    </pic:spPr>
                  </pic:pic>
                </a:graphicData>
              </a:graphic>
            </wp:inline>
          </w:drawing>
        </w:r>
      </w:ins>
    </w:p>
    <w:p w:rsidR="006B6EFE" w:rsidRPr="00255D3C" w:rsidRDefault="008C41DF">
      <w:pPr>
        <w:pStyle w:val="Epgrafe"/>
        <w:jc w:val="center"/>
        <w:pPrChange w:id="815" w:author="Gabriel Correa" w:date="2015-08-27T16:48:00Z">
          <w:pPr>
            <w:pStyle w:val="Prrafodelista"/>
            <w:numPr>
              <w:numId w:val="20"/>
            </w:numPr>
            <w:ind w:hanging="360"/>
          </w:pPr>
        </w:pPrChange>
      </w:pPr>
      <w:bookmarkStart w:id="816" w:name="_Ref428457499"/>
      <w:ins w:id="817" w:author="Gabriel Correa" w:date="2015-08-27T16:47:00Z">
        <w:r>
          <w:t xml:space="preserve">Imagen </w:t>
        </w:r>
      </w:ins>
      <w:fldSimple w:instr=" STYLEREF 1 \s ">
        <w:r w:rsidR="00E159AF">
          <w:rPr>
            <w:noProof/>
          </w:rPr>
          <w:t>2</w:t>
        </w:r>
      </w:fldSimple>
      <w:r w:rsidR="00146CA9">
        <w:t>.</w:t>
      </w:r>
      <w:fldSimple w:instr=" SEQ Imagen \* ARABIC \s 1 ">
        <w:r w:rsidR="00E159AF">
          <w:rPr>
            <w:noProof/>
          </w:rPr>
          <w:t>2</w:t>
        </w:r>
      </w:fldSimple>
      <w:bookmarkEnd w:id="816"/>
      <w:ins w:id="818" w:author="Gabriel Correa" w:date="2015-08-27T16:47:00Z">
        <w:r>
          <w:t>:   Palabra ‘</w:t>
        </w:r>
        <w:proofErr w:type="spellStart"/>
        <w:r>
          <w:t>Must</w:t>
        </w:r>
        <w:proofErr w:type="spellEnd"/>
        <w:r>
          <w:t>’ siendo destacada gracias al coloreo de sintaxis dentro de Sublime Text, un editor de texto.</w:t>
        </w:r>
      </w:ins>
    </w:p>
    <w:p w:rsidR="002D4886" w:rsidRDefault="00ED48EB">
      <w:pPr>
        <w:rPr>
          <w:ins w:id="819" w:author="Gabriel Correa" w:date="2015-08-27T16:50:00Z"/>
        </w:rPr>
        <w:pPrChange w:id="820" w:author="Gabriel Correa" w:date="2015-08-27T16:50:00Z">
          <w:pPr>
            <w:pStyle w:val="Ttulo3"/>
          </w:pPr>
        </w:pPrChange>
      </w:pPr>
      <w:ins w:id="821" w:author="Gabriel Correa" w:date="2015-08-27T16:58:00Z">
        <w:r>
          <w:lastRenderedPageBreak/>
          <w:t xml:space="preserve">Hay varios editores de texto que soportarían el destacar directivas usando coloreo de </w:t>
        </w:r>
      </w:ins>
      <w:ins w:id="822" w:author="Gabriel Correa" w:date="2015-08-27T17:01:00Z">
        <w:r w:rsidR="00046DB2">
          <w:t xml:space="preserve">sintaxis. </w:t>
        </w:r>
      </w:ins>
      <w:ins w:id="823" w:author="Gabriel Correa" w:date="2015-08-27T17:02:00Z">
        <w:r w:rsidR="00046DB2">
          <w:t xml:space="preserve">De hecho </w:t>
        </w:r>
      </w:ins>
      <w:ins w:id="824" w:author="Gabriel Correa" w:date="2015-08-27T17:01:00Z">
        <w:r w:rsidR="00046DB2">
          <w:t xml:space="preserve">otro ejemplo es dado </w:t>
        </w:r>
      </w:ins>
      <w:ins w:id="825" w:author="Gabriel Correa" w:date="2015-08-27T17:04:00Z">
        <w:r w:rsidR="00046DB2">
          <w:t>en la siguiente sección a continuación</w:t>
        </w:r>
      </w:ins>
      <w:ins w:id="826" w:author="Gabriel Correa" w:date="2015-08-27T17:02:00Z">
        <w:r w:rsidR="00046DB2">
          <w:t xml:space="preserve">. </w:t>
        </w:r>
      </w:ins>
      <w:ins w:id="827" w:author="Gabriel Correa" w:date="2015-08-27T17:03:00Z">
        <w:r w:rsidR="00046DB2">
          <w:t>Es u</w:t>
        </w:r>
      </w:ins>
      <w:ins w:id="828" w:author="Gabriel Correa" w:date="2015-08-27T17:02:00Z">
        <w:r w:rsidR="00046DB2">
          <w:t xml:space="preserve">n plugin de </w:t>
        </w:r>
      </w:ins>
      <w:ins w:id="829" w:author="Gabriel Correa" w:date="2015-08-27T17:03:00Z">
        <w:r w:rsidR="00046DB2">
          <w:t xml:space="preserve">la IDE </w:t>
        </w:r>
      </w:ins>
      <w:ins w:id="830" w:author="Gabriel Correa" w:date="2015-08-27T17:02:00Z">
        <w:r w:rsidR="00046DB2">
          <w:t xml:space="preserve">Eclipse llamado eMoose que </w:t>
        </w:r>
      </w:ins>
      <w:ins w:id="831" w:author="Gabriel Correa" w:date="2015-08-27T17:03:00Z">
        <w:r w:rsidR="00046DB2">
          <w:t xml:space="preserve">permite </w:t>
        </w:r>
      </w:ins>
      <w:ins w:id="832" w:author="Gabriel Correa" w:date="2015-08-27T17:02:00Z">
        <w:r w:rsidR="00046DB2">
          <w:t>destaca</w:t>
        </w:r>
      </w:ins>
      <w:ins w:id="833" w:author="Gabriel Correa" w:date="2015-08-27T17:03:00Z">
        <w:r w:rsidR="00046DB2">
          <w:t>r</w:t>
        </w:r>
      </w:ins>
      <w:ins w:id="834" w:author="Gabriel Correa" w:date="2015-08-27T17:02:00Z">
        <w:r w:rsidR="00046DB2">
          <w:t xml:space="preserve"> las directivas en </w:t>
        </w:r>
      </w:ins>
      <w:ins w:id="835" w:author="Gabriel Correa" w:date="2015-08-27T17:03:00Z">
        <w:r w:rsidR="00046DB2">
          <w:t>código de Java.</w:t>
        </w:r>
      </w:ins>
    </w:p>
    <w:p w:rsidR="00EE2482" w:rsidRDefault="00EE2482" w:rsidP="00EE2482">
      <w:pPr>
        <w:pStyle w:val="Ttulo3"/>
      </w:pPr>
      <w:bookmarkStart w:id="836" w:name="_Toc428516517"/>
      <w:proofErr w:type="gramStart"/>
      <w:r>
        <w:t>eMo</w:t>
      </w:r>
      <w:r w:rsidRPr="0076151A">
        <w:t>o</w:t>
      </w:r>
      <w:r>
        <w:t>se</w:t>
      </w:r>
      <w:proofErr w:type="gramEnd"/>
      <w:r>
        <w:t xml:space="preserve"> y </w:t>
      </w:r>
      <w:proofErr w:type="spellStart"/>
      <w:r>
        <w:t>tagSea</w:t>
      </w:r>
      <w:bookmarkEnd w:id="836"/>
      <w:proofErr w:type="spellEnd"/>
    </w:p>
    <w:p w:rsidR="00EE2482" w:rsidRPr="003D0E42" w:rsidDel="00E67A02" w:rsidRDefault="00EE2482" w:rsidP="00EE2482">
      <w:pPr>
        <w:pStyle w:val="Prrafodelista"/>
        <w:numPr>
          <w:ilvl w:val="0"/>
          <w:numId w:val="18"/>
        </w:numPr>
        <w:rPr>
          <w:del w:id="837" w:author="Gabriel Correa" w:date="2015-08-27T19:48:00Z"/>
        </w:rPr>
      </w:pPr>
      <w:del w:id="838" w:author="Gabriel Correa" w:date="2015-08-27T19:48:00Z">
        <w:r w:rsidDel="00E67A02">
          <w:delText>Resultados de este estudio con las directivas destacadas en Eclipse</w:delText>
        </w:r>
      </w:del>
    </w:p>
    <w:p w:rsidR="00EE2482" w:rsidDel="00BE204A" w:rsidRDefault="00EE2482" w:rsidP="00EE2482">
      <w:pPr>
        <w:pStyle w:val="Prrafodelista"/>
        <w:numPr>
          <w:ilvl w:val="0"/>
          <w:numId w:val="16"/>
        </w:numPr>
        <w:rPr>
          <w:del w:id="839" w:author="Gabriel Correa" w:date="2015-08-27T19:27:00Z"/>
        </w:rPr>
      </w:pPr>
      <w:del w:id="840" w:author="Gabriel Correa" w:date="2015-08-27T19:27:00Z">
        <w:r w:rsidDel="00BE204A">
          <w:delText>Imágenes de eMoose</w:delText>
        </w:r>
      </w:del>
    </w:p>
    <w:p w:rsidR="00EE2482" w:rsidDel="00BE204A" w:rsidRDefault="00EE2482" w:rsidP="00EE2482">
      <w:pPr>
        <w:pStyle w:val="Prrafodelista"/>
        <w:numPr>
          <w:ilvl w:val="0"/>
          <w:numId w:val="16"/>
        </w:numPr>
        <w:rPr>
          <w:del w:id="841" w:author="Gabriel Correa" w:date="2015-08-27T19:27:00Z"/>
        </w:rPr>
      </w:pPr>
      <w:del w:id="842" w:author="Gabriel Correa" w:date="2015-08-27T19:27:00Z">
        <w:r w:rsidDel="00BE204A">
          <w:delText>Explicación de eMoose y su posible utilidad y poder</w:delText>
        </w:r>
      </w:del>
    </w:p>
    <w:p w:rsidR="005C4CEB" w:rsidRDefault="00EE2482">
      <w:pPr>
        <w:rPr>
          <w:ins w:id="843" w:author="Gabriel Correa" w:date="2015-08-27T18:56:00Z"/>
        </w:rPr>
        <w:pPrChange w:id="844" w:author="Gabriel Correa" w:date="2015-08-27T18:14:00Z">
          <w:pPr>
            <w:pStyle w:val="Prrafodelista"/>
            <w:numPr>
              <w:numId w:val="16"/>
            </w:numPr>
            <w:ind w:hanging="360"/>
          </w:pPr>
        </w:pPrChange>
      </w:pPr>
      <w:del w:id="845" w:author="Gabriel Correa" w:date="2015-08-27T19:59:00Z">
        <w:r w:rsidDel="00F2084F">
          <w:delText>Taxonomía propuesta</w:delText>
        </w:r>
      </w:del>
      <w:ins w:id="846" w:author="Gabriel Correa" w:date="2015-08-27T18:14:00Z">
        <w:r w:rsidR="00FD391B">
          <w:t xml:space="preserve">El proyecto </w:t>
        </w:r>
        <w:r w:rsidR="00FD391B" w:rsidRPr="00F72E42">
          <w:rPr>
            <w:i/>
            <w:rPrChange w:id="847" w:author="Gabriel Correa" w:date="2015-08-27T18:37:00Z">
              <w:rPr/>
            </w:rPrChange>
          </w:rPr>
          <w:t>eMoose</w:t>
        </w:r>
        <w:r w:rsidR="00FD391B">
          <w:t xml:space="preserve"> </w:t>
        </w:r>
      </w:ins>
      <w:ins w:id="848" w:author="Gabriel Correa" w:date="2015-08-27T18:15:00Z">
        <w:r w:rsidR="00FD391B">
          <w:t>se trata de un plugin de Eclipse IDE que ayuda a destacar las directivas de la documentaci</w:t>
        </w:r>
      </w:ins>
      <w:ins w:id="849" w:author="Gabriel Correa" w:date="2015-08-27T18:16:00Z">
        <w:r w:rsidR="00FD391B">
          <w:t>ón</w:t>
        </w:r>
      </w:ins>
      <w:ins w:id="850" w:author="Gabriel Correa" w:date="2015-08-27T18:37:00Z">
        <w:r w:rsidR="00F72E42">
          <w:rPr>
            <w:rStyle w:val="Refdenotaalpie"/>
          </w:rPr>
          <w:footnoteReference w:id="1"/>
        </w:r>
      </w:ins>
      <w:ins w:id="853" w:author="Gabriel Correa" w:date="2015-08-27T18:16:00Z">
        <w:r w:rsidR="00E1016A">
          <w:t xml:space="preserve">. La </w:t>
        </w:r>
      </w:ins>
      <w:ins w:id="854" w:author="Gabriel Correa" w:date="2015-08-27T18:41:00Z">
        <w:r w:rsidR="00E1016A">
          <w:fldChar w:fldCharType="begin"/>
        </w:r>
        <w:r w:rsidR="00E1016A">
          <w:instrText xml:space="preserve"> REF _Ref428464238 \h </w:instrText>
        </w:r>
      </w:ins>
      <w:r w:rsidR="00E1016A">
        <w:fldChar w:fldCharType="separate"/>
      </w:r>
      <w:ins w:id="855" w:author="Gabriel Correa" w:date="2015-08-27T18:41:00Z">
        <w:r w:rsidR="00E159AF">
          <w:t xml:space="preserve">Imagen </w:t>
        </w:r>
      </w:ins>
      <w:r w:rsidR="00E159AF">
        <w:rPr>
          <w:noProof/>
        </w:rPr>
        <w:t>2</w:t>
      </w:r>
      <w:r w:rsidR="00E159AF">
        <w:t>.</w:t>
      </w:r>
      <w:r w:rsidR="00E159AF">
        <w:rPr>
          <w:noProof/>
        </w:rPr>
        <w:t>3</w:t>
      </w:r>
      <w:ins w:id="856" w:author="Gabriel Correa" w:date="2015-08-27T18:41:00Z">
        <w:r w:rsidR="00E1016A">
          <w:fldChar w:fldCharType="end"/>
        </w:r>
        <w:r w:rsidR="00E1016A">
          <w:t xml:space="preserve"> </w:t>
        </w:r>
      </w:ins>
      <w:ins w:id="857" w:author="Gabriel Correa" w:date="2015-08-27T18:16:00Z">
        <w:r w:rsidR="00A344FB">
          <w:t>muestra</w:t>
        </w:r>
        <w:r w:rsidR="00E1016A">
          <w:t xml:space="preserve"> dos m</w:t>
        </w:r>
      </w:ins>
      <w:ins w:id="858" w:author="Gabriel Correa" w:date="2015-08-27T18:42:00Z">
        <w:r w:rsidR="00E1016A">
          <w:t>étodos destacados</w:t>
        </w:r>
      </w:ins>
      <w:ins w:id="859" w:author="Gabriel Correa" w:date="2015-08-27T18:43:00Z">
        <w:r w:rsidR="00E1016A">
          <w:t xml:space="preserve"> </w:t>
        </w:r>
      </w:ins>
      <w:ins w:id="860" w:author="Gabriel Correa" w:date="2015-08-27T18:51:00Z">
        <w:r w:rsidR="005C4CEB">
          <w:t xml:space="preserve">por eMoose </w:t>
        </w:r>
      </w:ins>
      <w:ins w:id="861" w:author="Gabriel Correa" w:date="2015-08-27T18:50:00Z">
        <w:r w:rsidR="005C4CEB">
          <w:t>ya que</w:t>
        </w:r>
      </w:ins>
      <w:ins w:id="862" w:author="Gabriel Correa" w:date="2015-08-27T18:43:00Z">
        <w:r w:rsidR="00E1016A">
          <w:t xml:space="preserve"> sus </w:t>
        </w:r>
      </w:ins>
      <w:ins w:id="863" w:author="Gabriel Correa" w:date="2015-08-27T18:50:00Z">
        <w:r w:rsidR="000D1019">
          <w:t>documentaciones</w:t>
        </w:r>
      </w:ins>
      <w:ins w:id="864" w:author="Gabriel Correa" w:date="2015-08-27T18:43:00Z">
        <w:r w:rsidR="00E1016A">
          <w:t xml:space="preserve"> de API contienen directivas. De este modo un us</w:t>
        </w:r>
      </w:ins>
      <w:ins w:id="865" w:author="Gabriel Correa" w:date="2015-08-27T18:44:00Z">
        <w:r w:rsidR="00BA0EA5">
          <w:t>u</w:t>
        </w:r>
      </w:ins>
      <w:ins w:id="866" w:author="Gabriel Correa" w:date="2015-08-27T18:43:00Z">
        <w:r w:rsidR="00E1016A">
          <w:t xml:space="preserve">ario puede percatarse de </w:t>
        </w:r>
      </w:ins>
      <w:ins w:id="867" w:author="Gabriel Correa" w:date="2015-08-27T18:44:00Z">
        <w:r w:rsidR="00E1016A">
          <w:t>que elementos de una API contienen instrucciones importantes de uso.</w:t>
        </w:r>
      </w:ins>
      <w:ins w:id="868" w:author="Gabriel Correa" w:date="2015-08-27T18:45:00Z">
        <w:r w:rsidR="00BA0EA5">
          <w:t xml:space="preserve"> Además se puede ver en la </w:t>
        </w:r>
      </w:ins>
      <w:ins w:id="869" w:author="Gabriel Correa" w:date="2015-08-27T18:46:00Z">
        <w:r w:rsidR="00BA0EA5">
          <w:fldChar w:fldCharType="begin"/>
        </w:r>
        <w:r w:rsidR="00BA0EA5">
          <w:instrText xml:space="preserve"> REF _Ref428464501 \h </w:instrText>
        </w:r>
      </w:ins>
      <w:r w:rsidR="00BA0EA5">
        <w:fldChar w:fldCharType="separate"/>
      </w:r>
      <w:ins w:id="870" w:author="Gabriel Correa" w:date="2015-08-27T18:41:00Z">
        <w:r w:rsidR="00E159AF">
          <w:t xml:space="preserve">Imagen </w:t>
        </w:r>
      </w:ins>
      <w:r w:rsidR="00E159AF">
        <w:rPr>
          <w:noProof/>
        </w:rPr>
        <w:t>2</w:t>
      </w:r>
      <w:r w:rsidR="00E159AF">
        <w:t>.</w:t>
      </w:r>
      <w:r w:rsidR="00E159AF">
        <w:rPr>
          <w:noProof/>
        </w:rPr>
        <w:t>4</w:t>
      </w:r>
      <w:ins w:id="871" w:author="Gabriel Correa" w:date="2015-08-27T18:46:00Z">
        <w:r w:rsidR="00BA0EA5">
          <w:fldChar w:fldCharType="end"/>
        </w:r>
        <w:r w:rsidR="00BA0EA5">
          <w:t xml:space="preserve"> </w:t>
        </w:r>
      </w:ins>
      <w:ins w:id="872" w:author="Gabriel Correa" w:date="2015-08-27T18:47:00Z">
        <w:r w:rsidR="00BA0EA5">
          <w:t xml:space="preserve">una ventana </w:t>
        </w:r>
      </w:ins>
      <w:ins w:id="873" w:author="Gabriel Correa" w:date="2015-08-27T18:46:00Z">
        <w:r w:rsidR="00BA0EA5">
          <w:t xml:space="preserve">de ayuda </w:t>
        </w:r>
      </w:ins>
      <w:ins w:id="874" w:author="Gabriel Correa" w:date="2015-08-27T18:47:00Z">
        <w:r w:rsidR="00BA0EA5">
          <w:t>de Eclipse</w:t>
        </w:r>
        <w:r w:rsidR="00FF738B">
          <w:t xml:space="preserve"> donde las tres últimas líneas fueron agregadas por eMoo</w:t>
        </w:r>
        <w:r w:rsidR="005C4CEB">
          <w:t>se. Estas indican qu</w:t>
        </w:r>
      </w:ins>
      <w:ins w:id="875" w:author="Gabriel Correa" w:date="2015-08-27T18:52:00Z">
        <w:r w:rsidR="005C4CEB">
          <w:t>e</w:t>
        </w:r>
      </w:ins>
      <w:ins w:id="876" w:author="Gabriel Correa" w:date="2015-08-27T18:47:00Z">
        <w:r w:rsidR="00FF738B">
          <w:t xml:space="preserve"> la documentaci</w:t>
        </w:r>
      </w:ins>
      <w:ins w:id="877" w:author="Gabriel Correa" w:date="2015-08-27T18:48:00Z">
        <w:r w:rsidR="00FF738B">
          <w:t xml:space="preserve">ón del método </w:t>
        </w:r>
        <w:proofErr w:type="spellStart"/>
        <w:proofErr w:type="gramStart"/>
        <w:r w:rsidR="00FF738B" w:rsidRPr="00FF738B">
          <w:rPr>
            <w:i/>
            <w:rPrChange w:id="878" w:author="Gabriel Correa" w:date="2015-08-27T18:48:00Z">
              <w:rPr/>
            </w:rPrChange>
          </w:rPr>
          <w:t>setClientID</w:t>
        </w:r>
        <w:proofErr w:type="spellEnd"/>
        <w:r w:rsidR="00FF738B" w:rsidRPr="00FF738B">
          <w:rPr>
            <w:i/>
            <w:rPrChange w:id="879" w:author="Gabriel Correa" w:date="2015-08-27T18:48:00Z">
              <w:rPr/>
            </w:rPrChange>
          </w:rPr>
          <w:t>(</w:t>
        </w:r>
        <w:proofErr w:type="spellStart"/>
        <w:proofErr w:type="gramEnd"/>
        <w:r w:rsidR="00FF738B" w:rsidRPr="00FF738B">
          <w:rPr>
            <w:i/>
            <w:rPrChange w:id="880" w:author="Gabriel Correa" w:date="2015-08-27T18:48:00Z">
              <w:rPr/>
            </w:rPrChange>
          </w:rPr>
          <w:t>String</w:t>
        </w:r>
        <w:proofErr w:type="spellEnd"/>
        <w:r w:rsidR="00FF738B" w:rsidRPr="00FF738B">
          <w:rPr>
            <w:i/>
            <w:rPrChange w:id="881" w:author="Gabriel Correa" w:date="2015-08-27T18:48:00Z">
              <w:rPr/>
            </w:rPrChange>
          </w:rPr>
          <w:t>)</w:t>
        </w:r>
      </w:ins>
      <w:ins w:id="882" w:author="Gabriel Correa" w:date="2015-08-27T18:49:00Z">
        <w:r w:rsidR="00FF738B">
          <w:t xml:space="preserve"> </w:t>
        </w:r>
      </w:ins>
      <w:ins w:id="883" w:author="Gabriel Correa" w:date="2015-08-27T18:52:00Z">
        <w:r w:rsidR="005C4CEB">
          <w:t>contiene</w:t>
        </w:r>
      </w:ins>
      <w:ins w:id="884" w:author="Gabriel Correa" w:date="2015-08-27T18:49:00Z">
        <w:r w:rsidR="00FF738B">
          <w:t xml:space="preserve"> tres directivas</w:t>
        </w:r>
      </w:ins>
      <w:ins w:id="885" w:author="Gabriel Correa" w:date="2015-08-27T18:52:00Z">
        <w:r w:rsidR="005C4CEB">
          <w:t>.</w:t>
        </w:r>
      </w:ins>
    </w:p>
    <w:p w:rsidR="00FD391B" w:rsidRDefault="005C4CEB">
      <w:pPr>
        <w:rPr>
          <w:ins w:id="886" w:author="Gabriel Correa" w:date="2015-08-27T19:02:00Z"/>
        </w:rPr>
        <w:pPrChange w:id="887" w:author="Gabriel Correa" w:date="2015-08-27T18:14:00Z">
          <w:pPr>
            <w:pStyle w:val="Prrafodelista"/>
            <w:numPr>
              <w:numId w:val="16"/>
            </w:numPr>
            <w:ind w:hanging="360"/>
          </w:pPr>
        </w:pPrChange>
      </w:pPr>
      <w:ins w:id="888" w:author="Gabriel Correa" w:date="2015-08-27T18:55:00Z">
        <w:r>
          <w:t xml:space="preserve">Las </w:t>
        </w:r>
      </w:ins>
      <w:ins w:id="889" w:author="Gabriel Correa" w:date="2015-08-27T18:52:00Z">
        <w:r>
          <w:t xml:space="preserve">ventanas de ayuda </w:t>
        </w:r>
      </w:ins>
      <w:ins w:id="890" w:author="Gabriel Correa" w:date="2015-08-27T18:55:00Z">
        <w:r>
          <w:t>en</w:t>
        </w:r>
      </w:ins>
      <w:ins w:id="891" w:author="Gabriel Correa" w:date="2015-08-27T18:52:00Z">
        <w:r>
          <w:t xml:space="preserve"> Eclipse </w:t>
        </w:r>
      </w:ins>
      <w:ins w:id="892" w:author="Gabriel Correa" w:date="2015-08-27T18:53:00Z">
        <w:r>
          <w:t>se muestran al mantener el cursor sobre m</w:t>
        </w:r>
      </w:ins>
      <w:ins w:id="893" w:author="Gabriel Correa" w:date="2015-08-27T18:54:00Z">
        <w:r>
          <w:t>étodos y clases</w:t>
        </w:r>
      </w:ins>
      <w:ins w:id="894" w:author="Gabriel Correa" w:date="2015-08-27T18:56:00Z">
        <w:r>
          <w:t xml:space="preserve">, haciendo mucho más fácil que un desarrollador se percate de las directivas relacionadas con su </w:t>
        </w:r>
      </w:ins>
      <w:ins w:id="895" w:author="Gabriel Correa" w:date="2015-08-27T18:57:00Z">
        <w:r>
          <w:t>código</w:t>
        </w:r>
      </w:ins>
      <w:ins w:id="896" w:author="Gabriel Correa" w:date="2015-08-27T18:56:00Z">
        <w:r>
          <w:t>.</w:t>
        </w:r>
      </w:ins>
      <w:ins w:id="897" w:author="Gabriel Correa" w:date="2015-08-27T18:57:00Z">
        <w:r w:rsidR="00336F4B">
          <w:t xml:space="preserve"> Pero u</w:t>
        </w:r>
        <w:r w:rsidR="00A344FB">
          <w:t>n problema de eMoose es que</w:t>
        </w:r>
        <w:r w:rsidR="00336F4B">
          <w:t xml:space="preserve"> tiene pocas librerías </w:t>
        </w:r>
      </w:ins>
      <w:ins w:id="898" w:author="Gabriel Correa" w:date="2015-08-27T18:58:00Z">
        <w:r w:rsidR="00336F4B">
          <w:t xml:space="preserve">con la información </w:t>
        </w:r>
      </w:ins>
      <w:ins w:id="899" w:author="Gabriel Correa" w:date="2015-08-28T00:58:00Z">
        <w:r w:rsidR="00A344FB">
          <w:t>requerida</w:t>
        </w:r>
      </w:ins>
      <w:ins w:id="900" w:author="Gabriel Correa" w:date="2015-08-27T18:58:00Z">
        <w:r w:rsidR="00336F4B">
          <w:t xml:space="preserve"> de las directivas. Las API que no han </w:t>
        </w:r>
      </w:ins>
      <w:ins w:id="901" w:author="Gabriel Correa" w:date="2015-08-27T18:59:00Z">
        <w:r w:rsidR="00336F4B">
          <w:t>sido complementadas con la información de directivas, son mostradas en Eclipse sin ning</w:t>
        </w:r>
      </w:ins>
      <w:ins w:id="902" w:author="Gabriel Correa" w:date="2015-08-27T19:00:00Z">
        <w:r w:rsidR="00336F4B">
          <w:t xml:space="preserve">ún tipo de </w:t>
        </w:r>
        <w:proofErr w:type="spellStart"/>
        <w:r w:rsidR="0089702F">
          <w:t>destacaciones</w:t>
        </w:r>
        <w:proofErr w:type="spellEnd"/>
        <w:r w:rsidR="00336F4B">
          <w:t xml:space="preserve"> que realiza eMoose.</w:t>
        </w:r>
      </w:ins>
      <w:ins w:id="903" w:author="Gabriel Correa" w:date="2015-08-27T19:01:00Z">
        <w:r w:rsidR="0089702F">
          <w:t xml:space="preserve"> Esto puede suceder </w:t>
        </w:r>
      </w:ins>
      <w:ins w:id="904" w:author="Gabriel Correa" w:date="2015-08-28T00:59:00Z">
        <w:r w:rsidR="00A344FB">
          <w:t>ya que</w:t>
        </w:r>
      </w:ins>
      <w:ins w:id="905" w:author="Gabriel Correa" w:date="2015-08-27T19:01:00Z">
        <w:r w:rsidR="0089702F">
          <w:t xml:space="preserve"> la tarea de </w:t>
        </w:r>
      </w:ins>
      <w:ins w:id="906" w:author="Gabriel Correa" w:date="2015-08-27T19:25:00Z">
        <w:r w:rsidR="00BE204A">
          <w:t>agregar</w:t>
        </w:r>
      </w:ins>
      <w:ins w:id="907" w:author="Gabriel Correa" w:date="2015-08-27T19:01:00Z">
        <w:r w:rsidR="0089702F">
          <w:t xml:space="preserve"> las directivas </w:t>
        </w:r>
      </w:ins>
      <w:ins w:id="908" w:author="Gabriel Correa" w:date="2015-08-27T19:25:00Z">
        <w:r w:rsidR="00BE204A">
          <w:t xml:space="preserve">de forma manual </w:t>
        </w:r>
        <w:r w:rsidR="00BE204A" w:rsidRPr="00BE204A">
          <w:t>toma tiempo pues las librerías pueden contener cientos o miles de funciones</w:t>
        </w:r>
        <w:r w:rsidR="00BE204A">
          <w:t>.</w:t>
        </w:r>
      </w:ins>
    </w:p>
    <w:p w:rsidR="0089702F" w:rsidRPr="00FF738B" w:rsidRDefault="0089702F">
      <w:pPr>
        <w:rPr>
          <w:ins w:id="909" w:author="Gabriel Correa" w:date="2015-08-27T18:40:00Z"/>
        </w:rPr>
        <w:pPrChange w:id="910" w:author="Gabriel Correa" w:date="2015-08-27T18:14:00Z">
          <w:pPr>
            <w:pStyle w:val="Prrafodelista"/>
            <w:numPr>
              <w:numId w:val="16"/>
            </w:numPr>
            <w:ind w:hanging="360"/>
          </w:pPr>
        </w:pPrChange>
      </w:pPr>
      <w:ins w:id="911" w:author="Gabriel Correa" w:date="2015-08-27T19:03:00Z">
        <w:r>
          <w:t xml:space="preserve">Un sistema que ayude a identificar las directivas de forma automática o </w:t>
        </w:r>
        <w:proofErr w:type="spellStart"/>
        <w:r>
          <w:t>semi</w:t>
        </w:r>
        <w:proofErr w:type="spellEnd"/>
        <w:r>
          <w:t xml:space="preserve">-automática podría complementarse bien con eMoose, proveyendo </w:t>
        </w:r>
      </w:ins>
      <w:ins w:id="912" w:author="Gabriel Correa" w:date="2015-08-27T19:04:00Z">
        <w:r>
          <w:t>de la información de las librer</w:t>
        </w:r>
      </w:ins>
      <w:ins w:id="913" w:author="Gabriel Correa" w:date="2015-08-27T19:05:00Z">
        <w:r>
          <w:t>ías que eMoose necesita para presentar su ayuda</w:t>
        </w:r>
      </w:ins>
      <w:ins w:id="914" w:author="Gabriel Correa" w:date="2015-08-27T19:06:00Z">
        <w:r>
          <w:t xml:space="preserve"> con diversas API</w:t>
        </w:r>
      </w:ins>
      <w:ins w:id="915" w:author="Gabriel Correa" w:date="2015-08-27T19:05:00Z">
        <w:r>
          <w:t>.</w:t>
        </w:r>
      </w:ins>
    </w:p>
    <w:p w:rsidR="00E1016A" w:rsidRDefault="00E1016A">
      <w:pPr>
        <w:rPr>
          <w:ins w:id="916" w:author="Gabriel Correa" w:date="2015-08-27T18:40:00Z"/>
        </w:rPr>
        <w:pPrChange w:id="917" w:author="Gabriel Correa" w:date="2015-08-27T18:14:00Z">
          <w:pPr>
            <w:pStyle w:val="Prrafodelista"/>
            <w:numPr>
              <w:numId w:val="16"/>
            </w:numPr>
            <w:ind w:hanging="360"/>
          </w:pPr>
        </w:pPrChange>
      </w:pPr>
    </w:p>
    <w:p w:rsidR="00E1016A" w:rsidRDefault="00E1016A">
      <w:pPr>
        <w:keepNext/>
        <w:rPr>
          <w:ins w:id="918" w:author="Gabriel Correa" w:date="2015-08-27T18:41:00Z"/>
        </w:rPr>
        <w:pPrChange w:id="919" w:author="Gabriel Correa" w:date="2015-08-27T18:41:00Z">
          <w:pPr/>
        </w:pPrChange>
      </w:pPr>
      <w:ins w:id="920" w:author="Gabriel Correa" w:date="2015-08-27T18:40:00Z">
        <w:r>
          <w:rPr>
            <w:noProof/>
          </w:rPr>
          <w:drawing>
            <wp:inline distT="0" distB="0" distL="0" distR="0" wp14:anchorId="7C4746D9" wp14:editId="5575FC66">
              <wp:extent cx="5972175" cy="645160"/>
              <wp:effectExtent l="0" t="0" r="952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1.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645160"/>
                      </a:xfrm>
                      <a:prstGeom prst="rect">
                        <a:avLst/>
                      </a:prstGeom>
                    </pic:spPr>
                  </pic:pic>
                </a:graphicData>
              </a:graphic>
            </wp:inline>
          </w:drawing>
        </w:r>
      </w:ins>
    </w:p>
    <w:p w:rsidR="00E1016A" w:rsidRDefault="00E1016A">
      <w:pPr>
        <w:pStyle w:val="Epgrafe"/>
        <w:rPr>
          <w:ins w:id="921" w:author="Gabriel Correa" w:date="2015-08-27T18:40:00Z"/>
        </w:rPr>
        <w:pPrChange w:id="922" w:author="Gabriel Correa" w:date="2015-08-27T18:41:00Z">
          <w:pPr>
            <w:pStyle w:val="Prrafodelista"/>
            <w:numPr>
              <w:numId w:val="16"/>
            </w:numPr>
            <w:ind w:hanging="360"/>
          </w:pPr>
        </w:pPrChange>
      </w:pPr>
      <w:bookmarkStart w:id="923" w:name="_Ref428464238"/>
      <w:ins w:id="924" w:author="Gabriel Correa" w:date="2015-08-27T18:41:00Z">
        <w:r>
          <w:t xml:space="preserve">Imagen </w:t>
        </w:r>
      </w:ins>
      <w:fldSimple w:instr=" STYLEREF 1 \s ">
        <w:r w:rsidR="00E159AF">
          <w:rPr>
            <w:noProof/>
          </w:rPr>
          <w:t>2</w:t>
        </w:r>
      </w:fldSimple>
      <w:r w:rsidR="00146CA9">
        <w:t>.</w:t>
      </w:r>
      <w:fldSimple w:instr=" SEQ Imagen \* ARABIC \s 1 ">
        <w:r w:rsidR="00E159AF">
          <w:rPr>
            <w:noProof/>
          </w:rPr>
          <w:t>3</w:t>
        </w:r>
      </w:fldSimple>
      <w:bookmarkEnd w:id="923"/>
      <w:ins w:id="925" w:author="Gabriel Correa" w:date="2015-08-27T18:41:00Z">
        <w:r w:rsidR="00CE7E98">
          <w:t xml:space="preserve">:   </w:t>
        </w:r>
      </w:ins>
      <w:ins w:id="926" w:author="Gabriel Correa" w:date="2015-08-27T20:06:00Z">
        <w:r w:rsidR="00CE7E98">
          <w:t>Ejemplo de código visualizado en Eclipse con eMoose</w:t>
        </w:r>
      </w:ins>
    </w:p>
    <w:p w:rsidR="00E1016A" w:rsidRDefault="00E1016A">
      <w:pPr>
        <w:rPr>
          <w:ins w:id="927" w:author="Gabriel Correa" w:date="2015-08-27T18:40:00Z"/>
        </w:rPr>
        <w:pPrChange w:id="928" w:author="Gabriel Correa" w:date="2015-08-27T18:14:00Z">
          <w:pPr>
            <w:pStyle w:val="Prrafodelista"/>
            <w:numPr>
              <w:numId w:val="16"/>
            </w:numPr>
            <w:ind w:hanging="360"/>
          </w:pPr>
        </w:pPrChange>
      </w:pPr>
    </w:p>
    <w:p w:rsidR="00E1016A" w:rsidRDefault="00E1016A">
      <w:pPr>
        <w:keepNext/>
        <w:rPr>
          <w:ins w:id="929" w:author="Gabriel Correa" w:date="2015-08-27T18:41:00Z"/>
        </w:rPr>
        <w:pPrChange w:id="930" w:author="Gabriel Correa" w:date="2015-08-27T20:08:00Z">
          <w:pPr/>
        </w:pPrChange>
      </w:pPr>
      <w:ins w:id="931" w:author="Gabriel Correa" w:date="2015-08-27T18:40:00Z">
        <w:r>
          <w:rPr>
            <w:noProof/>
          </w:rPr>
          <w:drawing>
            <wp:inline distT="0" distB="0" distL="0" distR="0" wp14:anchorId="2A60C1C7" wp14:editId="5CF6B846">
              <wp:extent cx="5972175" cy="562610"/>
              <wp:effectExtent l="0" t="0" r="9525" b="889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2.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562610"/>
                      </a:xfrm>
                      <a:prstGeom prst="rect">
                        <a:avLst/>
                      </a:prstGeom>
                    </pic:spPr>
                  </pic:pic>
                </a:graphicData>
              </a:graphic>
            </wp:inline>
          </w:drawing>
        </w:r>
      </w:ins>
    </w:p>
    <w:p w:rsidR="00E1016A" w:rsidRDefault="00E1016A">
      <w:pPr>
        <w:pStyle w:val="Epgrafe"/>
        <w:pPrChange w:id="932" w:author="Gabriel Correa" w:date="2015-08-27T18:41:00Z">
          <w:pPr>
            <w:pStyle w:val="Prrafodelista"/>
            <w:numPr>
              <w:numId w:val="16"/>
            </w:numPr>
            <w:ind w:hanging="360"/>
          </w:pPr>
        </w:pPrChange>
      </w:pPr>
      <w:bookmarkStart w:id="933" w:name="_Ref428464501"/>
      <w:ins w:id="934" w:author="Gabriel Correa" w:date="2015-08-27T18:41:00Z">
        <w:r>
          <w:t xml:space="preserve">Imagen </w:t>
        </w:r>
      </w:ins>
      <w:fldSimple w:instr=" STYLEREF 1 \s ">
        <w:r w:rsidR="00E159AF">
          <w:rPr>
            <w:noProof/>
          </w:rPr>
          <w:t>2</w:t>
        </w:r>
      </w:fldSimple>
      <w:r w:rsidR="00146CA9">
        <w:t>.</w:t>
      </w:r>
      <w:fldSimple w:instr=" SEQ Imagen \* ARABIC \s 1 ">
        <w:r w:rsidR="00E159AF">
          <w:rPr>
            <w:noProof/>
          </w:rPr>
          <w:t>4</w:t>
        </w:r>
      </w:fldSimple>
      <w:bookmarkEnd w:id="933"/>
      <w:proofErr w:type="gramStart"/>
      <w:ins w:id="935" w:author="Gabriel Correa" w:date="2015-08-27T18:41:00Z">
        <w:r>
          <w:t xml:space="preserve">:  </w:t>
        </w:r>
      </w:ins>
      <w:ins w:id="936" w:author="Gabriel Correa" w:date="2015-08-27T20:06:00Z">
        <w:r w:rsidR="00CE7E98">
          <w:t>Ejemplo</w:t>
        </w:r>
        <w:proofErr w:type="gramEnd"/>
        <w:r w:rsidR="00CE7E98">
          <w:t xml:space="preserve"> de ventana emergente </w:t>
        </w:r>
      </w:ins>
      <w:ins w:id="937" w:author="Gabriel Correa" w:date="2015-08-27T20:07:00Z">
        <w:r w:rsidR="00CE7E98">
          <w:t>de Eclipse mostrando directivas agregadas por eMoose.</w:t>
        </w:r>
      </w:ins>
    </w:p>
    <w:p w:rsidR="00BE204A" w:rsidRDefault="00BE204A">
      <w:pPr>
        <w:rPr>
          <w:ins w:id="938" w:author="Gabriel Correa" w:date="2015-08-27T19:35:00Z"/>
        </w:rPr>
        <w:pPrChange w:id="939" w:author="Gabriel Correa" w:date="2015-08-27T19:27:00Z">
          <w:pPr>
            <w:pStyle w:val="Ttulo2"/>
          </w:pPr>
        </w:pPrChange>
      </w:pPr>
      <w:ins w:id="940" w:author="Gabriel Correa" w:date="2015-08-27T19:27:00Z">
        <w:r>
          <w:t xml:space="preserve">Junto con la implementación de eMoose, los </w:t>
        </w:r>
      </w:ins>
      <w:ins w:id="941" w:author="Gabriel Correa" w:date="2015-08-27T19:29:00Z">
        <w:r>
          <w:t xml:space="preserve">creadores </w:t>
        </w:r>
      </w:ins>
      <w:ins w:id="942" w:author="Gabriel Correa" w:date="2015-08-27T20:01:00Z">
        <w:r w:rsidR="00F2084F">
          <w:t>(</w:t>
        </w:r>
      </w:ins>
      <w:ins w:id="943" w:author="Gabriel Correa" w:date="2015-08-27T20:03:00Z">
        <w:r w:rsidR="000E39C3" w:rsidRPr="000E39C3">
          <w:rPr>
            <w:i/>
            <w:rPrChange w:id="944" w:author="Gabriel Correa" w:date="2015-08-27T20:03:00Z">
              <w:rPr>
                <w:b w:val="0"/>
                <w:bCs w:val="0"/>
              </w:rPr>
            </w:rPrChange>
          </w:rPr>
          <w:t>Dekel et al.</w:t>
        </w:r>
      </w:ins>
      <w:customXmlInsRangeStart w:id="945" w:author="Gabriel Correa" w:date="2015-08-27T20:02:00Z"/>
      <w:sdt>
        <w:sdtPr>
          <w:id w:val="38414288"/>
          <w:citation/>
        </w:sdtPr>
        <w:sdtContent>
          <w:customXmlInsRangeEnd w:id="945"/>
          <w:ins w:id="946" w:author="Gabriel Correa" w:date="2015-08-27T20:02:00Z">
            <w:r w:rsidR="00F2084F" w:rsidRPr="00BF7FE6">
              <w:fldChar w:fldCharType="begin"/>
            </w:r>
            <w:r w:rsidR="00F2084F" w:rsidRPr="00BF7FE6">
              <w:instrText xml:space="preserve"> CITATION UDe09 \l 13322 </w:instrText>
            </w:r>
          </w:ins>
          <w:r w:rsidR="00F2084F" w:rsidRPr="00BF7FE6">
            <w:fldChar w:fldCharType="separate"/>
          </w:r>
          <w:r w:rsidR="00E159AF">
            <w:rPr>
              <w:noProof/>
            </w:rPr>
            <w:t xml:space="preserve"> [</w:t>
          </w:r>
          <w:r w:rsidR="00E159AF">
            <w:rPr>
              <w:noProof/>
            </w:rPr>
            <w:fldChar w:fldCharType="begin"/>
          </w:r>
          <w:r w:rsidR="00E159AF">
            <w:rPr>
              <w:noProof/>
            </w:rPr>
            <w:instrText xml:space="preserve"> HYPERLINK "" \l "UDe09" </w:instrText>
          </w:r>
          <w:r w:rsidR="00E159AF">
            <w:rPr>
              <w:noProof/>
            </w:rPr>
            <w:fldChar w:fldCharType="separate"/>
          </w:r>
          <w:r w:rsidR="00E159AF" w:rsidRPr="00E159AF">
            <w:rPr>
              <w:rStyle w:val="CodeUsercreatedCar"/>
              <w:noProof/>
              <w:shd w:val="clear" w:color="auto" w:fill="auto"/>
              <w:lang w:val="es-CL"/>
            </w:rPr>
            <w:t>4</w:t>
          </w:r>
          <w:r w:rsidR="00E159AF">
            <w:rPr>
              <w:noProof/>
            </w:rPr>
            <w:fldChar w:fldCharType="end"/>
          </w:r>
          <w:r w:rsidR="00E159AF">
            <w:rPr>
              <w:noProof/>
            </w:rPr>
            <w:t>]</w:t>
          </w:r>
          <w:ins w:id="947" w:author="Gabriel Correa" w:date="2015-08-27T20:02:00Z">
            <w:r w:rsidR="00F2084F" w:rsidRPr="00BF7FE6">
              <w:fldChar w:fldCharType="end"/>
            </w:r>
          </w:ins>
          <w:customXmlInsRangeStart w:id="948" w:author="Gabriel Correa" w:date="2015-08-27T20:02:00Z"/>
        </w:sdtContent>
      </w:sdt>
      <w:customXmlInsRangeEnd w:id="948"/>
      <w:ins w:id="949" w:author="Gabriel Correa" w:date="2015-08-27T20:01:00Z">
        <w:r w:rsidR="00F2084F">
          <w:t>)</w:t>
        </w:r>
      </w:ins>
      <w:proofErr w:type="gramStart"/>
      <w:ins w:id="950" w:author="Gabriel Correa" w:date="2015-08-27T19:29:00Z">
        <w:r>
          <w:t>realizaron</w:t>
        </w:r>
        <w:proofErr w:type="gramEnd"/>
        <w:r>
          <w:t xml:space="preserve"> un estudio con el propósito de estudiar si los usuarios de la librería pueden percatarse de instrucciones importantes en la documentación con </w:t>
        </w:r>
      </w:ins>
      <w:ins w:id="951" w:author="Gabriel Correa" w:date="2015-08-27T19:30:00Z">
        <w:r>
          <w:t xml:space="preserve">una </w:t>
        </w:r>
      </w:ins>
      <w:ins w:id="952" w:author="Gabriel Correa" w:date="2015-08-27T19:29:00Z">
        <w:r>
          <w:t>mayor facilidad</w:t>
        </w:r>
      </w:ins>
      <w:ins w:id="953" w:author="Gabriel Correa" w:date="2015-08-27T19:30:00Z">
        <w:r>
          <w:t>.</w:t>
        </w:r>
      </w:ins>
      <w:ins w:id="954" w:author="Gabriel Correa" w:date="2015-08-27T19:31:00Z">
        <w:r w:rsidR="00253A40">
          <w:t xml:space="preserve"> </w:t>
        </w:r>
      </w:ins>
      <w:ins w:id="955" w:author="Gabriel Correa" w:date="2015-08-27T19:29:00Z">
        <w:r>
          <w:t>Comparan el desempeño entre los que usan las decoraciones sobre el c</w:t>
        </w:r>
        <w:r w:rsidR="00253A40">
          <w:t xml:space="preserve">ódigo </w:t>
        </w:r>
      </w:ins>
      <w:ins w:id="956" w:author="Gabriel Correa" w:date="2015-08-27T19:31:00Z">
        <w:r w:rsidR="00253A40">
          <w:t>y</w:t>
        </w:r>
      </w:ins>
      <w:ins w:id="957" w:author="Gabriel Correa" w:date="2015-08-27T19:29:00Z">
        <w:r>
          <w:t xml:space="preserve"> los que no las usan. Los resultados indican que los sujetos de prueba que </w:t>
        </w:r>
      </w:ins>
      <w:ins w:id="958" w:author="Gabriel Correa" w:date="2015-08-27T19:31:00Z">
        <w:r w:rsidR="00253A40">
          <w:t xml:space="preserve">sí </w:t>
        </w:r>
      </w:ins>
      <w:ins w:id="959" w:author="Gabriel Correa" w:date="2015-08-27T19:29:00Z">
        <w:r>
          <w:t xml:space="preserve">usaron </w:t>
        </w:r>
      </w:ins>
      <w:ins w:id="960" w:author="Gabriel Correa" w:date="2015-08-27T19:32:00Z">
        <w:r w:rsidR="00253A40">
          <w:t>eMoose</w:t>
        </w:r>
      </w:ins>
      <w:ins w:id="961" w:author="Gabriel Correa" w:date="2015-08-27T19:29:00Z">
        <w:r>
          <w:t xml:space="preserve"> tuvieron más éxito en detectar y corregir </w:t>
        </w:r>
      </w:ins>
      <w:ins w:id="962" w:author="Gabriel Correa" w:date="2015-08-27T19:32:00Z">
        <w:r w:rsidR="00253A40">
          <w:t>los errores</w:t>
        </w:r>
      </w:ins>
      <w:ins w:id="963" w:author="Gabriel Correa" w:date="2015-08-27T19:29:00Z">
        <w:r>
          <w:t xml:space="preserve"> de un código analizado. La </w:t>
        </w:r>
      </w:ins>
      <w:ins w:id="964" w:author="Gabriel Correa" w:date="2015-08-27T19:42:00Z">
        <w:r w:rsidR="007A4E66">
          <w:fldChar w:fldCharType="begin"/>
        </w:r>
        <w:r w:rsidR="007A4E66">
          <w:instrText xml:space="preserve"> REF _Ref428467905 \h </w:instrText>
        </w:r>
      </w:ins>
      <w:r w:rsidR="007A4E66">
        <w:fldChar w:fldCharType="separate"/>
      </w:r>
      <w:ins w:id="965" w:author="Gabriel Correa" w:date="2015-08-27T19:37:00Z">
        <w:r w:rsidR="00E159AF">
          <w:t xml:space="preserve">Imagen </w:t>
        </w:r>
      </w:ins>
      <w:r w:rsidR="00E159AF">
        <w:rPr>
          <w:noProof/>
        </w:rPr>
        <w:t>2</w:t>
      </w:r>
      <w:r w:rsidR="00E159AF">
        <w:t>.</w:t>
      </w:r>
      <w:r w:rsidR="00E159AF">
        <w:rPr>
          <w:noProof/>
        </w:rPr>
        <w:t>5</w:t>
      </w:r>
      <w:ins w:id="966" w:author="Gabriel Correa" w:date="2015-08-27T19:42:00Z">
        <w:r w:rsidR="007A4E66">
          <w:fldChar w:fldCharType="end"/>
        </w:r>
      </w:ins>
      <w:ins w:id="967" w:author="Gabriel Correa" w:date="2015-08-27T19:32:00Z">
        <w:r w:rsidR="00253A40">
          <w:t xml:space="preserve"> </w:t>
        </w:r>
      </w:ins>
      <w:ins w:id="968" w:author="Gabriel Correa" w:date="2015-08-27T19:29:00Z">
        <w:r>
          <w:t>muestra los resultados del experimento controlado. Estos corresponden a un promedio de éxito hace debugging de 92% para los que usaron decoraciones y un promedio de éxito de 41% para los que no usaron decoraciones en directivas.</w:t>
        </w:r>
      </w:ins>
      <w:ins w:id="969" w:author="Gabriel Correa" w:date="2015-08-27T19:28:00Z">
        <w:r>
          <w:t xml:space="preserve"> </w:t>
        </w:r>
      </w:ins>
      <w:ins w:id="970" w:author="Gabriel Correa" w:date="2015-08-27T19:44:00Z">
        <w:r w:rsidR="00725B14">
          <w:t xml:space="preserve">Los resultados </w:t>
        </w:r>
      </w:ins>
      <w:ins w:id="971" w:author="Gabriel Correa" w:date="2015-08-27T19:47:00Z">
        <w:r w:rsidR="00725B14">
          <w:t>reafirman la importancia del papel que juegan las directivas en la documentación de librerías.</w:t>
        </w:r>
      </w:ins>
    </w:p>
    <w:p w:rsidR="00253A40" w:rsidRDefault="00253A40">
      <w:pPr>
        <w:keepNext/>
        <w:jc w:val="center"/>
        <w:rPr>
          <w:ins w:id="972" w:author="Gabriel Correa" w:date="2015-08-27T19:37:00Z"/>
        </w:rPr>
        <w:pPrChange w:id="973" w:author="Gabriel Correa" w:date="2015-08-27T19:37:00Z">
          <w:pPr>
            <w:jc w:val="center"/>
          </w:pPr>
        </w:pPrChange>
      </w:pPr>
      <w:ins w:id="974" w:author="Gabriel Correa" w:date="2015-08-27T19:35:00Z">
        <w:r>
          <w:rPr>
            <w:noProof/>
          </w:rPr>
          <w:lastRenderedPageBreak/>
          <w:drawing>
            <wp:inline distT="0" distB="0" distL="0" distR="0" wp14:anchorId="00082C20" wp14:editId="5491812B">
              <wp:extent cx="3741218" cy="1656000"/>
              <wp:effectExtent l="0" t="0" r="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ose-paper-resultados.PNG"/>
                      <pic:cNvPicPr/>
                    </pic:nvPicPr>
                    <pic:blipFill>
                      <a:blip r:embed="rId20">
                        <a:extLst>
                          <a:ext uri="{28A0092B-C50C-407E-A947-70E740481C1C}">
                            <a14:useLocalDpi xmlns:a14="http://schemas.microsoft.com/office/drawing/2010/main" val="0"/>
                          </a:ext>
                        </a:extLst>
                      </a:blip>
                      <a:stretch>
                        <a:fillRect/>
                      </a:stretch>
                    </pic:blipFill>
                    <pic:spPr>
                      <a:xfrm>
                        <a:off x="0" y="0"/>
                        <a:ext cx="3741218" cy="1656000"/>
                      </a:xfrm>
                      <a:prstGeom prst="rect">
                        <a:avLst/>
                      </a:prstGeom>
                    </pic:spPr>
                  </pic:pic>
                </a:graphicData>
              </a:graphic>
            </wp:inline>
          </w:drawing>
        </w:r>
      </w:ins>
    </w:p>
    <w:p w:rsidR="00253A40" w:rsidRDefault="00253A40">
      <w:pPr>
        <w:pStyle w:val="Epgrafe"/>
        <w:tabs>
          <w:tab w:val="left" w:pos="7655"/>
        </w:tabs>
        <w:ind w:left="1134" w:right="1750"/>
        <w:jc w:val="center"/>
        <w:rPr>
          <w:ins w:id="975" w:author="Gabriel Correa" w:date="2015-08-27T19:27:00Z"/>
        </w:rPr>
        <w:pPrChange w:id="976" w:author="Gabriel Correa" w:date="2015-08-27T19:38:00Z">
          <w:pPr>
            <w:pStyle w:val="Ttulo2"/>
          </w:pPr>
        </w:pPrChange>
      </w:pPr>
      <w:bookmarkStart w:id="977" w:name="_Ref428467905"/>
      <w:ins w:id="978" w:author="Gabriel Correa" w:date="2015-08-27T19:37:00Z">
        <w:r>
          <w:t xml:space="preserve">Imagen </w:t>
        </w:r>
      </w:ins>
      <w:fldSimple w:instr=" STYLEREF 1 \s ">
        <w:r w:rsidR="00E159AF">
          <w:rPr>
            <w:noProof/>
          </w:rPr>
          <w:t>2</w:t>
        </w:r>
      </w:fldSimple>
      <w:r w:rsidR="00146CA9">
        <w:t>.</w:t>
      </w:r>
      <w:fldSimple w:instr=" SEQ Imagen \* ARABIC \s 1 ">
        <w:r w:rsidR="00E159AF">
          <w:rPr>
            <w:noProof/>
          </w:rPr>
          <w:t>5</w:t>
        </w:r>
      </w:fldSimple>
      <w:bookmarkEnd w:id="977"/>
      <w:ins w:id="979" w:author="Gabriel Correa" w:date="2015-08-27T19:37:00Z">
        <w:r>
          <w:t xml:space="preserve">:   Tasa de éxito </w:t>
        </w:r>
      </w:ins>
      <w:ins w:id="980" w:author="Gabriel Correa" w:date="2015-08-27T19:38:00Z">
        <w:r>
          <w:t>de desarrolladores</w:t>
        </w:r>
      </w:ins>
      <w:ins w:id="981" w:author="Gabriel Correa" w:date="2015-08-27T19:37:00Z">
        <w:r>
          <w:t xml:space="preserve"> </w:t>
        </w:r>
      </w:ins>
      <w:ins w:id="982" w:author="Gabriel Correa" w:date="2015-08-27T19:39:00Z">
        <w:r>
          <w:t>corrigiendo b</w:t>
        </w:r>
        <w:r w:rsidR="00417F32">
          <w:t>ugs sin</w:t>
        </w:r>
        <w:r>
          <w:t xml:space="preserve"> eMoose versus </w:t>
        </w:r>
      </w:ins>
      <w:ins w:id="983" w:author="Gabriel Correa" w:date="2015-08-27T19:42:00Z">
        <w:r w:rsidR="00417F32">
          <w:t>los que sí usaron eMoose</w:t>
        </w:r>
      </w:ins>
      <w:ins w:id="984" w:author="Gabriel Correa" w:date="2015-08-27T19:39:00Z">
        <w:r>
          <w:t xml:space="preserve">. </w:t>
        </w:r>
      </w:ins>
      <w:ins w:id="985" w:author="Gabriel Correa" w:date="2015-08-27T19:37:00Z">
        <w:r>
          <w:t xml:space="preserve">EXP </w:t>
        </w:r>
      </w:ins>
      <w:ins w:id="986" w:author="Gabriel Correa" w:date="2015-08-27T19:40:00Z">
        <w:r>
          <w:t xml:space="preserve">corresponde a los que </w:t>
        </w:r>
      </w:ins>
      <w:ins w:id="987" w:author="Gabriel Correa" w:date="2015-08-27T19:41:00Z">
        <w:r>
          <w:t xml:space="preserve">usaron </w:t>
        </w:r>
      </w:ins>
      <w:ins w:id="988" w:author="Gabriel Correa" w:date="2015-08-27T19:37:00Z">
        <w:r>
          <w:t>eMoose</w:t>
        </w:r>
      </w:ins>
      <w:ins w:id="989" w:author="Gabriel Correa" w:date="2015-08-27T19:41:00Z">
        <w:r>
          <w:t>; CTL, a los que no.</w:t>
        </w:r>
      </w:ins>
      <w:ins w:id="990" w:author="Gabriel Correa" w:date="2015-08-27T19:37:00Z">
        <w:r>
          <w:t xml:space="preserve"> </w:t>
        </w:r>
      </w:ins>
      <w:ins w:id="991" w:author="Gabriel Correa" w:date="2015-08-27T19:41:00Z">
        <w:r>
          <w:t>(</w:t>
        </w:r>
      </w:ins>
      <w:ins w:id="992" w:author="Gabriel Correa" w:date="2015-08-27T19:37:00Z">
        <w:r>
          <w:t>Verde representa éxito y rosado representa fracaso</w:t>
        </w:r>
      </w:ins>
      <w:ins w:id="993" w:author="Gabriel Correa" w:date="2015-08-27T19:41:00Z">
        <w:r>
          <w:t>)</w:t>
        </w:r>
      </w:ins>
    </w:p>
    <w:p w:rsidR="00E67A02" w:rsidRDefault="00E67A02">
      <w:pPr>
        <w:rPr>
          <w:ins w:id="994" w:author="Gabriel Correa" w:date="2015-08-27T19:55:00Z"/>
        </w:rPr>
        <w:pPrChange w:id="995" w:author="Gabriel Correa" w:date="2015-08-27T19:48:00Z">
          <w:pPr>
            <w:pStyle w:val="Ttulo2"/>
          </w:pPr>
        </w:pPrChange>
      </w:pPr>
      <w:ins w:id="996" w:author="Gabriel Correa" w:date="2015-08-27T19:48:00Z">
        <w:r>
          <w:t xml:space="preserve">Además de resultados que obtuvieron, Dekel et al. </w:t>
        </w:r>
      </w:ins>
      <w:proofErr w:type="gramStart"/>
      <w:ins w:id="997" w:author="Gabriel Correa" w:date="2015-08-27T19:50:00Z">
        <w:r>
          <w:t>presentan</w:t>
        </w:r>
        <w:proofErr w:type="gramEnd"/>
        <w:r>
          <w:t xml:space="preserve"> una lista de los tipos de directivas más prominentes que se encontraron durante una </w:t>
        </w:r>
      </w:ins>
      <w:ins w:id="998" w:author="Gabriel Correa" w:date="2015-08-27T19:52:00Z">
        <w:r w:rsidR="00F2084F">
          <w:t>revisión de documentaci</w:t>
        </w:r>
      </w:ins>
      <w:ins w:id="999" w:author="Gabriel Correa" w:date="2015-08-27T19:53:00Z">
        <w:r w:rsidR="00F2084F">
          <w:t xml:space="preserve">ón de API que realizaron. La </w:t>
        </w:r>
      </w:ins>
      <w:ins w:id="1000" w:author="Gabriel Correa" w:date="2015-08-27T19:54:00Z">
        <w:r w:rsidR="00F2084F">
          <w:t>lista de tipos de directivas que crearon se encuentra en la tabla</w:t>
        </w:r>
      </w:ins>
      <w:ins w:id="1001" w:author="Gabriel Correa" w:date="2015-08-27T20:03:00Z">
        <w:r w:rsidR="007525DC">
          <w:t xml:space="preserve"> </w:t>
        </w:r>
        <w:r w:rsidR="007525DC">
          <w:fldChar w:fldCharType="begin"/>
        </w:r>
        <w:r w:rsidR="007525DC">
          <w:instrText xml:space="preserve"> REF _Ref428469164 \h </w:instrText>
        </w:r>
      </w:ins>
      <w:r w:rsidR="007525DC">
        <w:fldChar w:fldCharType="separate"/>
      </w:r>
      <w:proofErr w:type="spellStart"/>
      <w:ins w:id="1002" w:author="Gabriel Correa" w:date="2015-08-27T19:58:00Z">
        <w:r w:rsidR="00E159AF">
          <w:t>Tabla</w:t>
        </w:r>
        <w:proofErr w:type="spellEnd"/>
        <w:r w:rsidR="00E159AF">
          <w:t xml:space="preserve"> </w:t>
        </w:r>
      </w:ins>
      <w:r w:rsidR="00E159AF">
        <w:rPr>
          <w:noProof/>
        </w:rPr>
        <w:t>2</w:t>
      </w:r>
      <w:ins w:id="1003" w:author="Gabriel Correa" w:date="2015-08-28T00:22:00Z">
        <w:r w:rsidR="00E159AF">
          <w:t>.</w:t>
        </w:r>
      </w:ins>
      <w:r w:rsidR="00E159AF">
        <w:rPr>
          <w:noProof/>
        </w:rPr>
        <w:t>1</w:t>
      </w:r>
      <w:ins w:id="1004" w:author="Gabriel Correa" w:date="2015-08-27T20:03:00Z">
        <w:r w:rsidR="007525DC">
          <w:fldChar w:fldCharType="end"/>
        </w:r>
        <w:r w:rsidR="007525DC">
          <w:t>.</w:t>
        </w:r>
      </w:ins>
    </w:p>
    <w:p w:rsidR="00F2084F" w:rsidRDefault="00F2084F">
      <w:pPr>
        <w:pStyle w:val="Epgrafe"/>
        <w:keepNext/>
        <w:rPr>
          <w:ins w:id="1005" w:author="Gabriel Correa" w:date="2015-08-27T19:58:00Z"/>
        </w:rPr>
        <w:pPrChange w:id="1006" w:author="Gabriel Correa" w:date="2015-08-27T19:58:00Z">
          <w:pPr/>
        </w:pPrChange>
      </w:pPr>
      <w:bookmarkStart w:id="1007" w:name="_Ref428469164"/>
      <w:ins w:id="1008" w:author="Gabriel Correa" w:date="2015-08-27T19:58:00Z">
        <w:r>
          <w:t xml:space="preserve">Tabla </w:t>
        </w:r>
      </w:ins>
      <w:ins w:id="1009" w:author="Gabriel Correa" w:date="2015-08-28T00:22:00Z">
        <w:r w:rsidR="00F002B6">
          <w:fldChar w:fldCharType="begin"/>
        </w:r>
        <w:r w:rsidR="00F002B6">
          <w:instrText xml:space="preserve"> STYLEREF 1 \s </w:instrText>
        </w:r>
      </w:ins>
      <w:r w:rsidR="00F002B6">
        <w:fldChar w:fldCharType="separate"/>
      </w:r>
      <w:r w:rsidR="00E159AF">
        <w:rPr>
          <w:noProof/>
        </w:rPr>
        <w:t>2</w:t>
      </w:r>
      <w:ins w:id="1010"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r w:rsidR="00E159AF">
        <w:rPr>
          <w:noProof/>
        </w:rPr>
        <w:t>1</w:t>
      </w:r>
      <w:ins w:id="1011" w:author="Gabriel Correa" w:date="2015-08-28T00:22:00Z">
        <w:r w:rsidR="00F002B6">
          <w:fldChar w:fldCharType="end"/>
        </w:r>
      </w:ins>
      <w:bookmarkEnd w:id="1007"/>
      <w:ins w:id="1012" w:author="Gabriel Correa" w:date="2015-08-27T19:58:00Z">
        <w:r>
          <w:t xml:space="preserve">:   Tipos de directivas </w:t>
        </w:r>
      </w:ins>
      <w:ins w:id="1013" w:author="Gabriel Correa" w:date="2015-08-27T19:59:00Z">
        <w:r>
          <w:t>identificadas</w:t>
        </w:r>
      </w:ins>
      <w:ins w:id="1014" w:author="Gabriel Correa" w:date="2015-08-27T20:04:00Z">
        <w:r w:rsidR="007525DC">
          <w:t xml:space="preserve"> </w:t>
        </w:r>
      </w:ins>
      <w:ins w:id="1015" w:author="Gabriel Correa" w:date="2015-08-27T19:58:00Z">
        <w:r>
          <w:t xml:space="preserve">en el estudio de </w:t>
        </w:r>
      </w:ins>
      <w:ins w:id="1016" w:author="Gabriel Correa" w:date="2015-08-27T19:59:00Z">
        <w:r>
          <w:t xml:space="preserve">Dekel </w:t>
        </w:r>
      </w:ins>
      <w:ins w:id="1017" w:author="Gabriel Correa" w:date="2015-08-27T19:58:00Z">
        <w:r>
          <w:t>et al.</w:t>
        </w:r>
      </w:ins>
    </w:p>
    <w:tbl>
      <w:tblPr>
        <w:tblStyle w:val="Estilo2"/>
        <w:tblW w:w="0" w:type="auto"/>
        <w:tblInd w:w="2376" w:type="dxa"/>
        <w:tblLook w:val="04A0" w:firstRow="1" w:lastRow="0" w:firstColumn="1" w:lastColumn="0" w:noHBand="0" w:noVBand="1"/>
        <w:tblPrChange w:id="1018" w:author="Gabriel Correa" w:date="2015-08-27T19:56:00Z">
          <w:tblPr>
            <w:tblStyle w:val="Tablaconcuadrcula"/>
            <w:tblW w:w="0" w:type="auto"/>
            <w:tblLook w:val="04A0" w:firstRow="1" w:lastRow="0" w:firstColumn="1" w:lastColumn="0" w:noHBand="0" w:noVBand="1"/>
          </w:tblPr>
        </w:tblPrChange>
      </w:tblPr>
      <w:tblGrid>
        <w:gridCol w:w="3543"/>
        <w:tblGridChange w:id="1019">
          <w:tblGrid>
            <w:gridCol w:w="9545"/>
          </w:tblGrid>
        </w:tblGridChange>
      </w:tblGrid>
      <w:tr w:rsidR="00F2084F" w:rsidTr="00F2084F">
        <w:trPr>
          <w:cnfStyle w:val="100000000000" w:firstRow="1" w:lastRow="0" w:firstColumn="0" w:lastColumn="0" w:oddVBand="0" w:evenVBand="0" w:oddHBand="0" w:evenHBand="0" w:firstRowFirstColumn="0" w:firstRowLastColumn="0" w:lastRowFirstColumn="0" w:lastRowLastColumn="0"/>
          <w:ins w:id="1020" w:author="Gabriel Correa" w:date="2015-08-27T19:55:00Z"/>
        </w:trPr>
        <w:tc>
          <w:tcPr>
            <w:cnfStyle w:val="000000000100" w:firstRow="0" w:lastRow="0" w:firstColumn="0" w:lastColumn="0" w:oddVBand="0" w:evenVBand="0" w:oddHBand="0" w:evenHBand="0" w:firstRowFirstColumn="1" w:firstRowLastColumn="0" w:lastRowFirstColumn="0" w:lastRowLastColumn="0"/>
            <w:tcW w:w="3543" w:type="dxa"/>
            <w:tcPrChange w:id="1021" w:author="Gabriel Correa" w:date="2015-08-27T19:56:00Z">
              <w:tcPr>
                <w:tcW w:w="9545" w:type="dxa"/>
              </w:tcPr>
            </w:tcPrChange>
          </w:tcPr>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2" w:author="Gabriel Correa" w:date="2015-08-27T19:56:00Z"/>
              </w:rPr>
              <w:pPrChange w:id="102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4" w:author="Gabriel Correa" w:date="2015-08-27T19:56:00Z">
              <w:r>
                <w:t>Restricciones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5" w:author="Gabriel Correa" w:date="2015-08-27T19:56:00Z"/>
              </w:rPr>
              <w:pPrChange w:id="1026"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7" w:author="Gabriel Correa" w:date="2015-08-27T19:56:00Z">
              <w:r>
                <w:t>Protocolos</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28" w:author="Gabriel Correa" w:date="2015-08-27T19:56:00Z"/>
                <w:i/>
                <w:rPrChange w:id="1029" w:author="Gabriel Correa" w:date="2015-08-27T20:05:00Z">
                  <w:rPr>
                    <w:ins w:id="1030" w:author="Gabriel Correa" w:date="2015-08-27T19:56:00Z"/>
                  </w:rPr>
                </w:rPrChange>
              </w:rPr>
              <w:pPrChange w:id="1031" w:author="Gabriel Correa" w:date="2015-08-27T19:57:00Z">
                <w:pPr>
                  <w:cnfStyle w:val="100000000100" w:firstRow="1" w:lastRow="0" w:firstColumn="0" w:lastColumn="0" w:oddVBand="0" w:evenVBand="0" w:oddHBand="0" w:evenHBand="0" w:firstRowFirstColumn="1" w:firstRowLastColumn="0" w:lastRowFirstColumn="0" w:lastRowLastColumn="0"/>
                </w:pPr>
              </w:pPrChange>
            </w:pPr>
            <w:proofErr w:type="spellStart"/>
            <w:ins w:id="1032" w:author="Gabriel Correa" w:date="2015-08-27T19:56:00Z">
              <w:r w:rsidRPr="003B0C7F">
                <w:rPr>
                  <w:i/>
                  <w:rPrChange w:id="1033" w:author="Gabriel Correa" w:date="2015-08-27T20:05:00Z">
                    <w:rPr/>
                  </w:rPrChange>
                </w:rPr>
                <w:t>Locking</w:t>
              </w:r>
              <w:proofErr w:type="spellEnd"/>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34" w:author="Gabriel Correa" w:date="2015-08-27T19:56:00Z"/>
              </w:rPr>
              <w:pPrChange w:id="103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6" w:author="Gabriel Correa" w:date="2015-08-27T19:56:00Z">
              <w:r>
                <w:t>Parámetros y valores de retorno</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37" w:author="Gabriel Correa" w:date="2015-08-27T19:56:00Z"/>
              </w:rPr>
              <w:pPrChange w:id="103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9" w:author="Gabriel Correa" w:date="2015-08-27T19:56:00Z">
              <w:r>
                <w:t>Alternativas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40" w:author="Gabriel Correa" w:date="2015-08-27T19:56:00Z"/>
              </w:rPr>
              <w:pPrChange w:id="1041"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42" w:author="Gabriel Correa" w:date="2015-08-27T19:56:00Z">
              <w:r>
                <w:t>Limitaciones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43" w:author="Gabriel Correa" w:date="2015-08-27T19:56:00Z"/>
              </w:rPr>
              <w:pPrChange w:id="1044"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45" w:author="Gabriel Correa" w:date="2015-08-27T19:56:00Z">
              <w:r>
                <w:t>Efectos secundarios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46" w:author="Gabriel Correa" w:date="2015-08-27T19:56:00Z"/>
              </w:rPr>
              <w:pPrChange w:id="1047"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48" w:author="Gabriel Correa" w:date="2015-08-27T19:56:00Z">
              <w:r>
                <w:t>Desempeño o Rendimiento</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49" w:author="Gabriel Correa" w:date="2015-08-27T19:56:00Z"/>
                <w:i/>
                <w:rPrChange w:id="1050" w:author="Gabriel Correa" w:date="2015-08-27T20:05:00Z">
                  <w:rPr>
                    <w:ins w:id="1051" w:author="Gabriel Correa" w:date="2015-08-27T19:56:00Z"/>
                  </w:rPr>
                </w:rPrChange>
              </w:rPr>
              <w:pPrChange w:id="1052" w:author="Gabriel Correa" w:date="2015-08-27T19:57:00Z">
                <w:pPr>
                  <w:cnfStyle w:val="100000000100" w:firstRow="1" w:lastRow="0" w:firstColumn="0" w:lastColumn="0" w:oddVBand="0" w:evenVBand="0" w:oddHBand="0" w:evenHBand="0" w:firstRowFirstColumn="1" w:firstRowLastColumn="0" w:lastRowFirstColumn="0" w:lastRowLastColumn="0"/>
                </w:pPr>
              </w:pPrChange>
            </w:pPr>
            <w:proofErr w:type="spellStart"/>
            <w:ins w:id="1053" w:author="Gabriel Correa" w:date="2015-08-27T19:56:00Z">
              <w:r w:rsidRPr="003B0C7F">
                <w:rPr>
                  <w:i/>
                  <w:rPrChange w:id="1054" w:author="Gabriel Correa" w:date="2015-08-27T20:05:00Z">
                    <w:rPr/>
                  </w:rPrChange>
                </w:rPr>
                <w:t>Threading</w:t>
              </w:r>
              <w:proofErr w:type="spellEnd"/>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55" w:author="Gabriel Correa" w:date="2015-08-27T19:55:00Z"/>
              </w:rPr>
              <w:pPrChange w:id="1056"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57" w:author="Gabriel Correa" w:date="2015-08-27T19:56:00Z">
              <w:r>
                <w:t>Seguridad</w:t>
              </w:r>
            </w:ins>
          </w:p>
        </w:tc>
      </w:tr>
    </w:tbl>
    <w:p w:rsidR="00F2084F" w:rsidRDefault="00F2084F">
      <w:pPr>
        <w:rPr>
          <w:ins w:id="1058" w:author="Gabriel Correa" w:date="2015-08-27T19:48:00Z"/>
        </w:rPr>
        <w:pPrChange w:id="1059" w:author="Gabriel Correa" w:date="2015-08-27T19:48:00Z">
          <w:pPr>
            <w:pStyle w:val="Ttulo2"/>
          </w:pPr>
        </w:pPrChange>
      </w:pPr>
    </w:p>
    <w:p w:rsidR="00EE2482" w:rsidRDefault="00EE2482" w:rsidP="00EE2482">
      <w:pPr>
        <w:pStyle w:val="Ttulo2"/>
      </w:pPr>
      <w:bookmarkStart w:id="1060" w:name="_Toc428516518"/>
      <w:r>
        <w:t>Trabajo de Monperrus et al.</w:t>
      </w:r>
      <w:bookmarkEnd w:id="1060"/>
    </w:p>
    <w:p w:rsidR="001862BB" w:rsidRDefault="00EE2482" w:rsidP="00EE2482">
      <w:pPr>
        <w:rPr>
          <w:ins w:id="1061" w:author="Gabriel Correa" w:date="2015-08-27T13:42:00Z"/>
        </w:rPr>
      </w:pPr>
      <w:del w:id="1062" w:author="Gabriel Correa" w:date="2015-08-27T16:15:00Z">
        <w:r w:rsidRPr="00E02554" w:rsidDel="008910C7">
          <w:delText>Mencionar que el trabajo presenta una buena referencia de comparación al detectar directivas automáticamente, pues el trabajo obtuvo los porcentajes de keywords en cada directiva que encontraron</w:delText>
        </w:r>
      </w:del>
      <w:ins w:id="1063" w:author="Gabriel Correa" w:date="2015-08-27T13:23:00Z">
        <w:r w:rsidR="008910C7">
          <w:t>Monperrus et al.</w:t>
        </w:r>
      </w:ins>
      <w:ins w:id="1064" w:author="Gabriel Correa" w:date="2015-08-27T16:15:00Z">
        <w:r w:rsidR="008910C7">
          <w:t xml:space="preserve"> </w:t>
        </w:r>
      </w:ins>
      <w:customXmlInsRangeStart w:id="1065" w:author="Gabriel Correa" w:date="2015-08-27T16:15:00Z"/>
      <w:sdt>
        <w:sdtPr>
          <w:id w:val="-796991190"/>
          <w:citation/>
        </w:sdtPr>
        <w:sdtContent>
          <w:customXmlInsRangeEnd w:id="1065"/>
          <w:ins w:id="1066" w:author="Gabriel Correa" w:date="2015-08-27T16:15:00Z">
            <w:r w:rsidR="008910C7">
              <w:fldChar w:fldCharType="begin"/>
            </w:r>
            <w:r w:rsidR="008910C7">
              <w:instrText xml:space="preserve"> CITATION MMo11 \l 13322 </w:instrText>
            </w:r>
          </w:ins>
          <w:r w:rsidR="008910C7">
            <w:fldChar w:fldCharType="separate"/>
          </w:r>
          <w:r w:rsidR="00E159AF">
            <w:rPr>
              <w:noProof/>
            </w:rPr>
            <w:t>[</w:t>
          </w:r>
          <w:hyperlink w:anchor="MMo11" w:history="1">
            <w:r w:rsidR="00E159AF" w:rsidRPr="00E159AF">
              <w:rPr>
                <w:rStyle w:val="CodeUsercreatedCar"/>
                <w:noProof/>
                <w:shd w:val="clear" w:color="auto" w:fill="auto"/>
                <w:lang w:val="es-CL"/>
              </w:rPr>
              <w:t>5</w:t>
            </w:r>
          </w:hyperlink>
          <w:r w:rsidR="00E159AF">
            <w:rPr>
              <w:noProof/>
            </w:rPr>
            <w:t>]</w:t>
          </w:r>
          <w:ins w:id="1067" w:author="Gabriel Correa" w:date="2015-08-27T16:15:00Z">
            <w:r w:rsidR="008910C7">
              <w:fldChar w:fldCharType="end"/>
            </w:r>
          </w:ins>
          <w:customXmlInsRangeStart w:id="1068" w:author="Gabriel Correa" w:date="2015-08-27T16:15:00Z"/>
        </w:sdtContent>
      </w:sdt>
      <w:customXmlInsRangeEnd w:id="1068"/>
      <w:ins w:id="1069" w:author="Gabriel Correa" w:date="2015-08-27T13:23:00Z">
        <w:r w:rsidR="008910C7">
          <w:t xml:space="preserve"> </w:t>
        </w:r>
        <w:proofErr w:type="gramStart"/>
        <w:r w:rsidR="001862BB">
          <w:t>realizaron</w:t>
        </w:r>
        <w:proofErr w:type="gramEnd"/>
        <w:r w:rsidR="001862BB">
          <w:t xml:space="preserve"> un estudio </w:t>
        </w:r>
      </w:ins>
      <w:ins w:id="1070" w:author="Gabriel Correa" w:date="2015-08-27T13:27:00Z">
        <w:r w:rsidR="001862BB">
          <w:t>en el cual</w:t>
        </w:r>
      </w:ins>
      <w:ins w:id="1071" w:author="Gabriel Correa" w:date="2015-08-27T13:26:00Z">
        <w:r w:rsidR="001862BB">
          <w:t xml:space="preserve"> </w:t>
        </w:r>
      </w:ins>
      <w:ins w:id="1072" w:author="Gabriel Correa" w:date="2015-08-27T13:27:00Z">
        <w:r w:rsidR="001862BB">
          <w:t xml:space="preserve">establecieron </w:t>
        </w:r>
      </w:ins>
      <w:ins w:id="1073" w:author="Gabriel Correa" w:date="2015-08-27T13:26:00Z">
        <w:r w:rsidR="001862BB">
          <w:t xml:space="preserve">una clasificación de </w:t>
        </w:r>
      </w:ins>
      <w:ins w:id="1074" w:author="Gabriel Correa" w:date="2015-08-27T13:27:00Z">
        <w:r w:rsidR="001862BB">
          <w:t xml:space="preserve">directivas. Por observación notaron que las directivas solían contener </w:t>
        </w:r>
      </w:ins>
      <w:ins w:id="1075" w:author="Gabriel Correa" w:date="2015-08-27T13:28:00Z">
        <w:r w:rsidR="001862BB">
          <w:t>algunas palabras clave que se repetían</w:t>
        </w:r>
      </w:ins>
      <w:ins w:id="1076" w:author="Gabriel Correa" w:date="2015-08-27T13:41:00Z">
        <w:r w:rsidR="0050382B">
          <w:t xml:space="preserve"> como pasa en el siguiente </w:t>
        </w:r>
      </w:ins>
      <w:ins w:id="1077" w:author="Gabriel Correa" w:date="2015-08-27T13:28:00Z">
        <w:r w:rsidR="001862BB">
          <w:t xml:space="preserve">ejemplo </w:t>
        </w:r>
      </w:ins>
      <w:ins w:id="1078" w:author="Gabriel Correa" w:date="2015-08-27T13:42:00Z">
        <w:r w:rsidR="0050382B">
          <w:t xml:space="preserve">con </w:t>
        </w:r>
      </w:ins>
      <w:ins w:id="1079" w:author="Gabriel Correa" w:date="2015-08-27T13:30:00Z">
        <w:r w:rsidR="001862BB">
          <w:t xml:space="preserve">la palabra </w:t>
        </w:r>
      </w:ins>
      <w:ins w:id="1080" w:author="Gabriel Correa" w:date="2015-08-27T13:40:00Z">
        <w:r w:rsidR="00CE6E7C">
          <w:t>‘</w:t>
        </w:r>
        <w:proofErr w:type="spellStart"/>
        <w:r w:rsidR="00CE6E7C">
          <w:t>ecouraged</w:t>
        </w:r>
        <w:proofErr w:type="spellEnd"/>
        <w:r w:rsidR="00CE6E7C">
          <w:t>’</w:t>
        </w:r>
      </w:ins>
      <w:ins w:id="1081" w:author="Gabriel Correa" w:date="2015-08-27T13:41:00Z">
        <w:r w:rsidR="0050382B">
          <w:t>.</w:t>
        </w:r>
      </w:ins>
    </w:p>
    <w:p w:rsidR="0050382B" w:rsidRDefault="0050382B">
      <w:pPr>
        <w:pStyle w:val="Code02User"/>
        <w:rPr>
          <w:ins w:id="1082" w:author="Gabriel Correa" w:date="2015-08-27T13:42:00Z"/>
        </w:rPr>
        <w:pPrChange w:id="1083" w:author="Gabriel Correa" w:date="2015-08-27T13:43:00Z">
          <w:pPr/>
        </w:pPrChange>
      </w:pPr>
      <w:ins w:id="1084" w:author="Gabriel Correa" w:date="2015-08-27T13:42:00Z">
        <w:r w:rsidRPr="0050382B">
          <w:t xml:space="preserve">While </w:t>
        </w:r>
        <w:proofErr w:type="spellStart"/>
        <w:r w:rsidRPr="0050382B">
          <w:t>Deque</w:t>
        </w:r>
        <w:proofErr w:type="spellEnd"/>
        <w:r w:rsidRPr="0050382B">
          <w:t xml:space="preserve"> implementations are not strictly required to prohibit the insertion of null elements, they are strongly encouraged to do so.</w:t>
        </w:r>
      </w:ins>
      <w:ins w:id="1085" w:author="Gabriel Correa" w:date="2015-08-27T17:05:00Z">
        <w:r w:rsidR="00735C55">
          <w:rPr>
            <w:rStyle w:val="Refdenotaalpie"/>
          </w:rPr>
          <w:footnoteReference w:id="2"/>
        </w:r>
      </w:ins>
    </w:p>
    <w:p w:rsidR="0050382B" w:rsidRDefault="0050382B" w:rsidP="00EE2482">
      <w:pPr>
        <w:rPr>
          <w:ins w:id="1087" w:author="Gabriel Correa" w:date="2015-08-27T13:43:00Z"/>
        </w:rPr>
      </w:pPr>
    </w:p>
    <w:p w:rsidR="0050382B" w:rsidRDefault="0050382B">
      <w:pPr>
        <w:pStyle w:val="Code02User"/>
        <w:rPr>
          <w:ins w:id="1088" w:author="Gabriel Correa" w:date="2015-08-27T13:22:00Z"/>
        </w:rPr>
        <w:pPrChange w:id="1089" w:author="Gabriel Correa" w:date="2015-08-27T13:43:00Z">
          <w:pPr/>
        </w:pPrChange>
      </w:pPr>
      <w:ins w:id="1090" w:author="Gabriel Correa" w:date="2015-08-27T13:42:00Z">
        <w:r w:rsidRPr="0050382B">
          <w:t xml:space="preserve">Subclasses of </w:t>
        </w:r>
        <w:proofErr w:type="spellStart"/>
        <w:r w:rsidRPr="0050382B">
          <w:t>ClassLoader</w:t>
        </w:r>
        <w:proofErr w:type="spellEnd"/>
        <w:r w:rsidRPr="0050382B">
          <w:t xml:space="preserve"> are encouraged to override {@link #</w:t>
        </w:r>
        <w:proofErr w:type="spellStart"/>
        <w:proofErr w:type="gramStart"/>
        <w:r w:rsidRPr="0050382B">
          <w:t>findClass</w:t>
        </w:r>
        <w:proofErr w:type="spellEnd"/>
        <w:r w:rsidRPr="0050382B">
          <w:t>(</w:t>
        </w:r>
        <w:proofErr w:type="gramEnd"/>
        <w:r w:rsidRPr="0050382B">
          <w:t>String)}, rather than this method.</w:t>
        </w:r>
      </w:ins>
      <w:ins w:id="1091" w:author="Gabriel Correa" w:date="2015-08-27T17:05:00Z">
        <w:r w:rsidR="00735C55">
          <w:rPr>
            <w:rStyle w:val="Refdenotaalpie"/>
          </w:rPr>
          <w:footnoteReference w:id="3"/>
        </w:r>
      </w:ins>
    </w:p>
    <w:p w:rsidR="001862BB" w:rsidRDefault="001862BB" w:rsidP="00EE2482">
      <w:pPr>
        <w:rPr>
          <w:ins w:id="1093" w:author="Gabriel Correa" w:date="2015-08-27T13:46:00Z"/>
        </w:rPr>
      </w:pPr>
    </w:p>
    <w:p w:rsidR="0050382B" w:rsidRDefault="0050382B" w:rsidP="00EE2482">
      <w:pPr>
        <w:rPr>
          <w:ins w:id="1094" w:author="Gabriel Correa" w:date="2015-08-27T15:27:00Z"/>
        </w:rPr>
      </w:pPr>
      <w:ins w:id="1095" w:author="Gabriel Correa" w:date="2015-08-27T13:46:00Z">
        <w:r>
          <w:lastRenderedPageBreak/>
          <w:t xml:space="preserve">Juntando todas estas palabras claves, a las cuales nos referiremos como </w:t>
        </w:r>
        <w:proofErr w:type="spellStart"/>
        <w:r>
          <w:rPr>
            <w:i/>
          </w:rPr>
          <w:t>keywords</w:t>
        </w:r>
        <w:proofErr w:type="spellEnd"/>
        <w:r>
          <w:t xml:space="preserve">, ellos </w:t>
        </w:r>
      </w:ins>
      <w:ins w:id="1096" w:author="Gabriel Correa" w:date="2015-08-27T13:47:00Z">
        <w:r>
          <w:t xml:space="preserve">las usaron para extraer de documentación de API a </w:t>
        </w:r>
      </w:ins>
      <w:ins w:id="1097" w:author="Gabriel Correa" w:date="2015-08-27T13:48:00Z">
        <w:r>
          <w:t xml:space="preserve">todos los </w:t>
        </w:r>
      </w:ins>
      <w:ins w:id="1098" w:author="Gabriel Correa" w:date="2015-08-27T13:46:00Z">
        <w:r>
          <w:t xml:space="preserve">comentarios que </w:t>
        </w:r>
      </w:ins>
      <w:ins w:id="1099" w:author="Gabriel Correa" w:date="2015-08-27T13:48:00Z">
        <w:r>
          <w:t>contuvieran</w:t>
        </w:r>
      </w:ins>
      <w:ins w:id="1100" w:author="Gabriel Correa" w:date="2015-08-27T13:46:00Z">
        <w:r>
          <w:t xml:space="preserve"> </w:t>
        </w:r>
      </w:ins>
      <w:ins w:id="1101" w:author="Gabriel Correa" w:date="2015-08-27T13:47:00Z">
        <w:r>
          <w:t>al menos un</w:t>
        </w:r>
      </w:ins>
      <w:ins w:id="1102" w:author="Gabriel Correa" w:date="2015-08-27T13:48:00Z">
        <w:r>
          <w:t xml:space="preserve">o de los </w:t>
        </w:r>
        <w:proofErr w:type="spellStart"/>
        <w:r>
          <w:rPr>
            <w:i/>
          </w:rPr>
          <w:t>keywords</w:t>
        </w:r>
        <w:proofErr w:type="spellEnd"/>
        <w:r>
          <w:t xml:space="preserve">. </w:t>
        </w:r>
      </w:ins>
      <w:ins w:id="1103"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1104" w:author="Gabriel Correa" w:date="2015-08-27T13:51:00Z">
        <w:r w:rsidR="004B3417">
          <w:t>ía de directivas. Adem</w:t>
        </w:r>
      </w:ins>
      <w:ins w:id="1105" w:author="Gabriel Correa" w:date="2015-08-27T13:52:00Z">
        <w:r w:rsidR="004B3417">
          <w:t xml:space="preserve">ás juntaron estadísticas de cuantas directivas correctas </w:t>
        </w:r>
      </w:ins>
      <w:ins w:id="1106" w:author="Gabriel Correa" w:date="2015-08-27T13:53:00Z">
        <w:r w:rsidR="004B3417">
          <w:t xml:space="preserve">podía adivinar </w:t>
        </w:r>
      </w:ins>
      <w:ins w:id="1107" w:author="Gabriel Correa" w:date="2015-08-27T13:52:00Z">
        <w:r w:rsidR="004B3417">
          <w:t xml:space="preserve">cada </w:t>
        </w:r>
        <w:proofErr w:type="spellStart"/>
        <w:r w:rsidR="004B3417">
          <w:rPr>
            <w:i/>
          </w:rPr>
          <w:t>keyword</w:t>
        </w:r>
      </w:ins>
      <w:proofErr w:type="spellEnd"/>
      <w:ins w:id="1108" w:author="Gabriel Correa" w:date="2015-08-27T13:53:00Z">
        <w:r w:rsidR="004B3417">
          <w:rPr>
            <w:i/>
          </w:rPr>
          <w:t xml:space="preserve">, </w:t>
        </w:r>
        <w:r w:rsidR="004B3417" w:rsidRPr="004B3417">
          <w:rPr>
            <w:rPrChange w:id="1109" w:author="Gabriel Correa" w:date="2015-08-27T13:53:00Z">
              <w:rPr>
                <w:i/>
              </w:rPr>
            </w:rPrChange>
          </w:rPr>
          <w:t>ya que por ejemplo</w:t>
        </w:r>
        <w:r w:rsidR="004B3417">
          <w:t xml:space="preserve"> la palabra </w:t>
        </w:r>
      </w:ins>
      <w:ins w:id="1110" w:author="Gabriel Correa" w:date="2015-08-27T13:56:00Z">
        <w:r w:rsidR="004B3417">
          <w:rPr>
            <w:i/>
          </w:rPr>
          <w:t>‘</w:t>
        </w:r>
        <w:proofErr w:type="spellStart"/>
        <w:r w:rsidR="004B3417">
          <w:rPr>
            <w:i/>
          </w:rPr>
          <w:t>should</w:t>
        </w:r>
      </w:ins>
      <w:proofErr w:type="spellEnd"/>
      <w:ins w:id="1111" w:author="Gabriel Correa" w:date="2015-08-27T13:53:00Z">
        <w:r w:rsidR="004B3417">
          <w:rPr>
            <w:i/>
          </w:rPr>
          <w:t>’</w:t>
        </w:r>
      </w:ins>
      <w:ins w:id="1112" w:author="Gabriel Correa" w:date="2015-08-27T13:54:00Z">
        <w:r w:rsidR="004B3417">
          <w:t xml:space="preserve"> junt</w:t>
        </w:r>
      </w:ins>
      <w:ins w:id="1113" w:author="Gabriel Correa" w:date="2015-08-27T13:55:00Z">
        <w:r w:rsidR="004B3417">
          <w:t xml:space="preserve">ó más comentarios que resultaron ser realmente directivas que la palabra </w:t>
        </w:r>
        <w:r w:rsidR="004B3417">
          <w:rPr>
            <w:i/>
          </w:rPr>
          <w:t>‘</w:t>
        </w:r>
        <w:proofErr w:type="spellStart"/>
        <w:r w:rsidR="004B3417">
          <w:rPr>
            <w:i/>
          </w:rPr>
          <w:t>inherit</w:t>
        </w:r>
        <w:proofErr w:type="spellEnd"/>
        <w:r w:rsidR="004B3417">
          <w:rPr>
            <w:i/>
          </w:rPr>
          <w:t>’</w:t>
        </w:r>
        <w:r w:rsidR="004B3417">
          <w:t>.</w:t>
        </w:r>
      </w:ins>
      <w:ins w:id="1114" w:author="Gabriel Correa" w:date="2015-08-27T15:16:00Z">
        <w:r w:rsidR="00956528">
          <w:t xml:space="preserve"> Una parte de sus resultados se encuentran en la </w:t>
        </w:r>
      </w:ins>
      <w:ins w:id="1115" w:author="Gabriel Correa" w:date="2015-08-27T15:17:00Z">
        <w:r w:rsidR="00956528">
          <w:fldChar w:fldCharType="begin"/>
        </w:r>
        <w:r w:rsidR="00956528">
          <w:instrText xml:space="preserve"> REF _Ref428451968 \h </w:instrText>
        </w:r>
      </w:ins>
      <w:r w:rsidR="00956528">
        <w:fldChar w:fldCharType="separate"/>
      </w:r>
      <w:ins w:id="1116" w:author="Gabriel Correa" w:date="2015-08-27T15:15:00Z">
        <w:r w:rsidR="00E159AF">
          <w:t xml:space="preserve">Imagen </w:t>
        </w:r>
      </w:ins>
      <w:r w:rsidR="00E159AF">
        <w:rPr>
          <w:noProof/>
        </w:rPr>
        <w:t>2</w:t>
      </w:r>
      <w:r w:rsidR="00E159AF">
        <w:t>.</w:t>
      </w:r>
      <w:r w:rsidR="00E159AF">
        <w:rPr>
          <w:noProof/>
        </w:rPr>
        <w:t>6</w:t>
      </w:r>
      <w:ins w:id="1117" w:author="Gabriel Correa" w:date="2015-08-27T15:17:00Z">
        <w:r w:rsidR="00956528">
          <w:fldChar w:fldCharType="end"/>
        </w:r>
      </w:ins>
      <w:ins w:id="1118" w:author="Gabriel Correa" w:date="2015-08-27T15:16:00Z">
        <w:r w:rsidR="00956528">
          <w:t>.</w:t>
        </w:r>
      </w:ins>
    </w:p>
    <w:p w:rsidR="009F019D" w:rsidRDefault="009F019D" w:rsidP="00EE2482">
      <w:pPr>
        <w:rPr>
          <w:ins w:id="1119" w:author="Gabriel Correa" w:date="2015-08-27T15:08:00Z"/>
        </w:rPr>
      </w:pPr>
    </w:p>
    <w:p w:rsidR="00113D0C" w:rsidRDefault="00113D0C">
      <w:pPr>
        <w:keepNext/>
        <w:jc w:val="center"/>
        <w:rPr>
          <w:ins w:id="1120" w:author="Gabriel Correa" w:date="2015-08-27T15:15:00Z"/>
        </w:rPr>
        <w:pPrChange w:id="1121" w:author="Gabriel Correa" w:date="2015-08-27T15:15:00Z">
          <w:pPr>
            <w:jc w:val="center"/>
          </w:pPr>
        </w:pPrChange>
      </w:pPr>
      <w:ins w:id="1122" w:author="Gabriel Correa" w:date="2015-08-27T15:13:00Z">
        <w:r>
          <w:rPr>
            <w:noProof/>
          </w:rPr>
          <w:drawing>
            <wp:inline distT="0" distB="0" distL="0" distR="0" wp14:anchorId="6D153BA4" wp14:editId="629DF511">
              <wp:extent cx="5972175" cy="2205355"/>
              <wp:effectExtent l="0" t="0" r="9525" b="444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errus-results-table.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2205355"/>
                      </a:xfrm>
                      <a:prstGeom prst="rect">
                        <a:avLst/>
                      </a:prstGeom>
                    </pic:spPr>
                  </pic:pic>
                </a:graphicData>
              </a:graphic>
            </wp:inline>
          </w:drawing>
        </w:r>
      </w:ins>
    </w:p>
    <w:p w:rsidR="00113D0C" w:rsidRDefault="00113D0C">
      <w:pPr>
        <w:pStyle w:val="Epgrafe"/>
        <w:jc w:val="center"/>
        <w:rPr>
          <w:ins w:id="1123" w:author="Gabriel Correa" w:date="2015-08-27T15:08:00Z"/>
        </w:rPr>
        <w:pPrChange w:id="1124" w:author="Gabriel Correa" w:date="2015-08-27T15:15:00Z">
          <w:pPr/>
        </w:pPrChange>
      </w:pPr>
      <w:bookmarkStart w:id="1125" w:name="_Ref428451968"/>
      <w:ins w:id="1126" w:author="Gabriel Correa" w:date="2015-08-27T15:15:00Z">
        <w:r>
          <w:t xml:space="preserve">Imagen </w:t>
        </w:r>
      </w:ins>
      <w:fldSimple w:instr=" STYLEREF 1 \s ">
        <w:r w:rsidR="00E159AF">
          <w:rPr>
            <w:noProof/>
          </w:rPr>
          <w:t>2</w:t>
        </w:r>
      </w:fldSimple>
      <w:r w:rsidR="00146CA9">
        <w:t>.</w:t>
      </w:r>
      <w:fldSimple w:instr=" SEQ Imagen \* ARABIC \s 1 ">
        <w:r w:rsidR="00E159AF">
          <w:rPr>
            <w:noProof/>
          </w:rPr>
          <w:t>6</w:t>
        </w:r>
      </w:fldSimple>
      <w:bookmarkEnd w:id="1125"/>
      <w:ins w:id="1127" w:author="Gabriel Correa" w:date="2015-08-27T15:15:00Z">
        <w:r>
          <w:t xml:space="preserve">:   (Parte de los datos de la Tabla 3 del trabajo de Monperrus et al. </w:t>
        </w:r>
      </w:ins>
      <w:customXmlInsRangeStart w:id="1128" w:author="Gabriel Correa" w:date="2015-08-27T15:15:00Z"/>
      <w:sdt>
        <w:sdtPr>
          <w:rPr>
            <w:vanish/>
            <w:highlight w:val="yellow"/>
          </w:rPr>
          <w:id w:val="-93334585"/>
          <w:citation/>
        </w:sdtPr>
        <w:sdtContent>
          <w:customXmlInsRangeEnd w:id="1128"/>
          <w:ins w:id="1129" w:author="Gabriel Correa" w:date="2015-08-27T15:15:00Z">
            <w:r>
              <w:fldChar w:fldCharType="begin"/>
            </w:r>
            <w:r>
              <w:instrText xml:space="preserve"> CITATION MMo11 \l 13322 </w:instrText>
            </w:r>
            <w:r>
              <w:fldChar w:fldCharType="separate"/>
            </w:r>
          </w:ins>
          <w:r w:rsidR="00E159AF">
            <w:rPr>
              <w:noProof/>
            </w:rPr>
            <w:t>[</w:t>
          </w:r>
          <w:r w:rsidR="00E159AF">
            <w:rPr>
              <w:noProof/>
            </w:rPr>
            <w:fldChar w:fldCharType="begin"/>
          </w:r>
          <w:r w:rsidR="00E159AF">
            <w:rPr>
              <w:noProof/>
            </w:rPr>
            <w:instrText xml:space="preserve"> HYPERLINK "" \l "MMo11" </w:instrText>
          </w:r>
          <w:r w:rsidR="00E159AF">
            <w:rPr>
              <w:noProof/>
            </w:rPr>
            <w:fldChar w:fldCharType="separate"/>
          </w:r>
          <w:r w:rsidR="00E159AF" w:rsidRPr="00E159AF">
            <w:rPr>
              <w:rStyle w:val="CodeUsercreatedCar"/>
              <w:noProof/>
              <w:shd w:val="clear" w:color="auto" w:fill="auto"/>
              <w:lang w:val="es-CL"/>
            </w:rPr>
            <w:t>5</w:t>
          </w:r>
          <w:r w:rsidR="00E159AF">
            <w:rPr>
              <w:noProof/>
            </w:rPr>
            <w:fldChar w:fldCharType="end"/>
          </w:r>
          <w:r w:rsidR="00E159AF">
            <w:rPr>
              <w:noProof/>
            </w:rPr>
            <w:t>]</w:t>
          </w:r>
          <w:ins w:id="1130" w:author="Gabriel Correa" w:date="2015-08-27T15:15:00Z">
            <w:r>
              <w:fldChar w:fldCharType="end"/>
            </w:r>
          </w:ins>
          <w:customXmlInsRangeStart w:id="1131" w:author="Gabriel Correa" w:date="2015-08-27T15:15:00Z"/>
        </w:sdtContent>
      </w:sdt>
      <w:customXmlInsRangeEnd w:id="1131"/>
      <w:ins w:id="1132" w:author="Gabriel Correa" w:date="2015-08-27T15:15:00Z">
        <w:r>
          <w:t xml:space="preserve">) Porcentajes de éxito que tiene cada patrón sintáctico para revelar directivas de los comentarios de Java SDK, </w:t>
        </w:r>
        <w:proofErr w:type="spellStart"/>
        <w:r>
          <w:t>JFace</w:t>
        </w:r>
        <w:proofErr w:type="spellEnd"/>
        <w:r>
          <w:t xml:space="preserve"> y Apache </w:t>
        </w:r>
        <w:proofErr w:type="spellStart"/>
        <w:r>
          <w:t>Commons</w:t>
        </w:r>
        <w:proofErr w:type="spellEnd"/>
        <w:r>
          <w:t xml:space="preserve"> </w:t>
        </w:r>
        <w:proofErr w:type="spellStart"/>
        <w:r>
          <w:t>Collections</w:t>
        </w:r>
        <w:proofErr w:type="spellEnd"/>
        <w:r>
          <w:t>. Los números entre paréntesis representan el número de comentarios analizados y los errores corresponden a un 95% de nivel de confianza. Un guión significa que el patrón sintáctico no fue hallado.</w:t>
        </w:r>
      </w:ins>
    </w:p>
    <w:p w:rsidR="0045412B" w:rsidRDefault="00112A7E" w:rsidP="00112A7E">
      <w:pPr>
        <w:rPr>
          <w:ins w:id="1133" w:author="Gabriel Correa" w:date="2015-08-27T15:49:00Z"/>
        </w:rPr>
      </w:pPr>
      <w:ins w:id="1134" w:author="Gabriel Correa" w:date="2015-08-27T15:43:00Z">
        <w:r>
          <w:t xml:space="preserve">La taxonomía que </w:t>
        </w:r>
      </w:ins>
      <w:ins w:id="1135" w:author="Gabriel Correa" w:date="2015-08-28T01:05:00Z">
        <w:r w:rsidR="00A344FB">
          <w:t xml:space="preserve">crearon, </w:t>
        </w:r>
      </w:ins>
      <w:ins w:id="1136" w:author="Gabriel Correa" w:date="2015-08-27T15:43:00Z">
        <w:r>
          <w:t xml:space="preserve">ayuda a comprender un poco más la </w:t>
        </w:r>
        <w:r w:rsidR="00A344FB">
          <w:t>naturaleza de las directivas. L</w:t>
        </w:r>
      </w:ins>
      <w:ins w:id="1137" w:author="Gabriel Correa" w:date="2015-08-28T01:05:00Z">
        <w:r w:rsidR="00A344FB">
          <w:t>o</w:t>
        </w:r>
      </w:ins>
      <w:ins w:id="1138" w:author="Gabriel Correa" w:date="2015-08-27T15:43:00Z">
        <w:r>
          <w:t>s tipos de directivas que distinguieron se encuentra</w:t>
        </w:r>
      </w:ins>
      <w:ins w:id="1139" w:author="Gabriel Correa" w:date="2015-08-28T01:06:00Z">
        <w:r w:rsidR="00A344FB">
          <w:t>n</w:t>
        </w:r>
      </w:ins>
      <w:ins w:id="1140" w:author="Gabriel Correa" w:date="2015-08-27T15:43:00Z">
        <w:r>
          <w:t xml:space="preserve"> en la </w:t>
        </w:r>
      </w:ins>
      <w:ins w:id="1141" w:author="Gabriel Correa" w:date="2015-08-27T15:58:00Z">
        <w:r w:rsidR="00F73B09">
          <w:fldChar w:fldCharType="begin"/>
        </w:r>
        <w:r w:rsidR="00F73B09">
          <w:instrText xml:space="preserve"> REF _Ref428454413 \h </w:instrText>
        </w:r>
      </w:ins>
      <w:r w:rsidR="00F73B09">
        <w:fldChar w:fldCharType="separate"/>
      </w:r>
      <w:ins w:id="1142" w:author="Gabriel Correa" w:date="2015-08-27T15:57:00Z">
        <w:r w:rsidR="00E159AF">
          <w:t xml:space="preserve">Tabla </w:t>
        </w:r>
      </w:ins>
      <w:r w:rsidR="00E159AF">
        <w:rPr>
          <w:noProof/>
        </w:rPr>
        <w:t>2</w:t>
      </w:r>
      <w:ins w:id="1143" w:author="Gabriel Correa" w:date="2015-08-28T00:22:00Z">
        <w:r w:rsidR="00E159AF">
          <w:t>.</w:t>
        </w:r>
      </w:ins>
      <w:r w:rsidR="00E159AF">
        <w:rPr>
          <w:noProof/>
        </w:rPr>
        <w:t>2</w:t>
      </w:r>
      <w:ins w:id="1144" w:author="Gabriel Correa" w:date="2015-08-27T15:58:00Z">
        <w:r w:rsidR="00F73B09">
          <w:fldChar w:fldCharType="end"/>
        </w:r>
      </w:ins>
      <w:ins w:id="1145" w:author="Gabriel Correa" w:date="2015-08-27T15:43:00Z">
        <w:r>
          <w:t>.</w:t>
        </w:r>
      </w:ins>
      <w:ins w:id="1146" w:author="Gabriel Correa" w:date="2015-08-28T01:06:00Z">
        <w:r w:rsidR="00A344FB">
          <w:t xml:space="preserve"> </w:t>
        </w:r>
      </w:ins>
      <w:ins w:id="1147" w:author="Gabriel Correa" w:date="2015-08-27T15:43:00Z">
        <w:r>
          <w:t>Además</w:t>
        </w:r>
      </w:ins>
      <w:ins w:id="1148" w:author="Gabriel Correa" w:date="2015-08-28T01:06:00Z">
        <w:r w:rsidR="00A344FB">
          <w:t>,</w:t>
        </w:r>
      </w:ins>
      <w:ins w:id="1149" w:author="Gabriel Correa" w:date="2015-08-27T15:43:00Z">
        <w:r>
          <w:t xml:space="preserve"> en su estudio </w:t>
        </w:r>
      </w:ins>
      <w:ins w:id="1150" w:author="Gabriel Correa" w:date="2015-08-28T01:07:00Z">
        <w:r w:rsidR="0045412B">
          <w:t>muestran</w:t>
        </w:r>
      </w:ins>
      <w:ins w:id="1151" w:author="Gabriel Correa" w:date="2015-08-27T15:43:00Z">
        <w:r>
          <w:t xml:space="preserve"> ejemplos </w:t>
        </w:r>
      </w:ins>
      <w:ins w:id="1152" w:author="Gabriel Correa" w:date="2015-08-28T01:06:00Z">
        <w:r w:rsidR="00A344FB">
          <w:t>para</w:t>
        </w:r>
        <w:r w:rsidR="0045412B">
          <w:t xml:space="preserve"> cada</w:t>
        </w:r>
      </w:ins>
      <w:ins w:id="1153" w:author="Gabriel Correa" w:date="2015-08-27T15:43:00Z">
        <w:r>
          <w:t xml:space="preserve"> tipo de directiva y definen las características que debe tener una frase para ser </w:t>
        </w:r>
      </w:ins>
      <w:ins w:id="1154" w:author="Gabriel Correa" w:date="2015-08-28T01:09:00Z">
        <w:r w:rsidR="0045412B">
          <w:t>clasificada según corresponda</w:t>
        </w:r>
      </w:ins>
      <w:ins w:id="1155" w:author="Gabriel Correa" w:date="2015-08-27T15:43:00Z">
        <w:r>
          <w:t xml:space="preserve">. En la sección </w:t>
        </w:r>
        <w:r>
          <w:fldChar w:fldCharType="begin"/>
        </w:r>
        <w:r>
          <w:instrText xml:space="preserve"> REF _Ref428453332 \r \h </w:instrText>
        </w:r>
      </w:ins>
      <w:ins w:id="1156" w:author="Gabriel Correa" w:date="2015-08-27T15:43:00Z">
        <w:r>
          <w:fldChar w:fldCharType="separate"/>
        </w:r>
      </w:ins>
      <w:r w:rsidR="00E159AF">
        <w:t>4</w:t>
      </w:r>
      <w:ins w:id="1157" w:author="Gabriel Correa" w:date="2015-08-27T15:43:00Z">
        <w:r>
          <w:fldChar w:fldCharType="end"/>
        </w:r>
        <w:r>
          <w:t xml:space="preserve"> se explica el proceso de revisión manual de comentarios</w:t>
        </w:r>
      </w:ins>
      <w:ins w:id="1158" w:author="Gabriel Correa" w:date="2015-08-28T01:14:00Z">
        <w:r w:rsidR="0045412B">
          <w:t xml:space="preserve"> que fue llevada a cabo en el presente </w:t>
        </w:r>
      </w:ins>
      <w:ins w:id="1159" w:author="Gabriel Correa" w:date="2015-08-28T01:02:00Z">
        <w:r w:rsidR="00A344FB">
          <w:t>estudio</w:t>
        </w:r>
      </w:ins>
      <w:ins w:id="1160" w:author="Gabriel Correa" w:date="2015-08-28T01:14:00Z">
        <w:r w:rsidR="0045412B">
          <w:t>.</w:t>
        </w:r>
      </w:ins>
      <w:ins w:id="1161" w:author="Gabriel Correa" w:date="2015-08-28T01:13:00Z">
        <w:r w:rsidR="0045412B">
          <w:t xml:space="preserve"> </w:t>
        </w:r>
      </w:ins>
      <w:ins w:id="1162" w:author="Gabriel Correa" w:date="2015-08-28T01:11:00Z">
        <w:r w:rsidR="0045412B">
          <w:t xml:space="preserve">Durante </w:t>
        </w:r>
      </w:ins>
      <w:ins w:id="1163" w:author="Gabriel Correa" w:date="2015-08-28T01:17:00Z">
        <w:r w:rsidR="000B2BAA">
          <w:t>esta</w:t>
        </w:r>
      </w:ins>
      <w:ins w:id="1164" w:author="Gabriel Correa" w:date="2015-08-28T01:11:00Z">
        <w:r w:rsidR="0045412B">
          <w:t xml:space="preserve"> revisión </w:t>
        </w:r>
      </w:ins>
      <w:ins w:id="1165" w:author="Gabriel Correa" w:date="2015-08-28T01:16:00Z">
        <w:r w:rsidR="0045412B">
          <w:t xml:space="preserve">fue fundamental </w:t>
        </w:r>
      </w:ins>
      <w:ins w:id="1166" w:author="Gabriel Correa" w:date="2015-08-28T01:15:00Z">
        <w:r w:rsidR="0045412B">
          <w:t>adherir</w:t>
        </w:r>
      </w:ins>
      <w:ins w:id="1167" w:author="Gabriel Correa" w:date="2015-08-28T01:16:00Z">
        <w:r w:rsidR="0045412B">
          <w:t>se</w:t>
        </w:r>
      </w:ins>
      <w:ins w:id="1168" w:author="Gabriel Correa" w:date="2015-08-28T01:15:00Z">
        <w:r w:rsidR="0045412B">
          <w:t xml:space="preserve"> </w:t>
        </w:r>
      </w:ins>
      <w:ins w:id="1169" w:author="Gabriel Correa" w:date="2015-08-28T01:16:00Z">
        <w:r w:rsidR="0045412B">
          <w:t>en lo</w:t>
        </w:r>
      </w:ins>
      <w:ins w:id="1170" w:author="Gabriel Correa" w:date="2015-08-28T01:15:00Z">
        <w:r w:rsidR="0045412B">
          <w:t xml:space="preserve"> posible a las mismas reglas utilizadas por Monperrus et al.</w:t>
        </w:r>
      </w:ins>
    </w:p>
    <w:p w:rsidR="00234004" w:rsidRDefault="00234004">
      <w:pPr>
        <w:pStyle w:val="Epgrafe"/>
        <w:keepNext/>
        <w:rPr>
          <w:ins w:id="1171" w:author="Gabriel Correa" w:date="2015-08-27T15:57:00Z"/>
        </w:rPr>
        <w:pPrChange w:id="1172" w:author="Gabriel Correa" w:date="2015-08-27T15:57:00Z">
          <w:pPr/>
        </w:pPrChange>
      </w:pPr>
      <w:bookmarkStart w:id="1173" w:name="_Ref428454413"/>
      <w:ins w:id="1174" w:author="Gabriel Correa" w:date="2015-08-27T15:57:00Z">
        <w:r>
          <w:lastRenderedPageBreak/>
          <w:t xml:space="preserve">Tabla </w:t>
        </w:r>
      </w:ins>
      <w:ins w:id="1175" w:author="Gabriel Correa" w:date="2015-08-28T00:22:00Z">
        <w:r w:rsidR="00F002B6">
          <w:fldChar w:fldCharType="begin"/>
        </w:r>
        <w:r w:rsidR="00F002B6">
          <w:instrText xml:space="preserve"> STYLEREF 1 \s </w:instrText>
        </w:r>
      </w:ins>
      <w:r w:rsidR="00F002B6">
        <w:fldChar w:fldCharType="separate"/>
      </w:r>
      <w:r w:rsidR="00E159AF">
        <w:rPr>
          <w:noProof/>
        </w:rPr>
        <w:t>2</w:t>
      </w:r>
      <w:ins w:id="1176"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r w:rsidR="00E159AF">
        <w:rPr>
          <w:noProof/>
        </w:rPr>
        <w:t>2</w:t>
      </w:r>
      <w:ins w:id="1177" w:author="Gabriel Correa" w:date="2015-08-28T00:22:00Z">
        <w:r w:rsidR="00F002B6">
          <w:fldChar w:fldCharType="end"/>
        </w:r>
      </w:ins>
      <w:bookmarkEnd w:id="1173"/>
      <w:ins w:id="1178" w:author="Gabriel Correa" w:date="2015-08-27T15:57:00Z">
        <w:r>
          <w:t>:   Taxonomía de directivas usada en el estudio de Monperrus et al.</w:t>
        </w:r>
      </w:ins>
      <w:ins w:id="1179" w:author="Gabriel Correa" w:date="2015-08-27T16:12:00Z">
        <w:r w:rsidR="00103C36">
          <w:t xml:space="preserve"> (</w:t>
        </w:r>
        <w:proofErr w:type="gramStart"/>
        <w:r w:rsidR="00103C36">
          <w:t>traducidas</w:t>
        </w:r>
        <w:proofErr w:type="gramEnd"/>
        <w:r w:rsidR="00103C36">
          <w:t xml:space="preserve"> al español)</w:t>
        </w:r>
      </w:ins>
    </w:p>
    <w:tbl>
      <w:tblPr>
        <w:tblStyle w:val="Estilo2"/>
        <w:tblW w:w="0" w:type="auto"/>
        <w:tblLook w:val="04A0" w:firstRow="1" w:lastRow="0" w:firstColumn="1" w:lastColumn="0" w:noHBand="0" w:noVBand="1"/>
        <w:tblPrChange w:id="1180" w:author="Gabriel Correa" w:date="2015-08-27T15:55:00Z">
          <w:tblPr>
            <w:tblStyle w:val="Tablaconcuadrcula"/>
            <w:tblW w:w="0" w:type="auto"/>
            <w:tblLook w:val="04A0" w:firstRow="1" w:lastRow="0" w:firstColumn="1" w:lastColumn="0" w:noHBand="0" w:noVBand="1"/>
          </w:tblPr>
        </w:tblPrChange>
      </w:tblPr>
      <w:tblGrid>
        <w:gridCol w:w="4772"/>
        <w:gridCol w:w="4773"/>
        <w:tblGridChange w:id="1181">
          <w:tblGrid>
            <w:gridCol w:w="4772"/>
            <w:gridCol w:w="4773"/>
          </w:tblGrid>
        </w:tblGridChange>
      </w:tblGrid>
      <w:tr w:rsidR="00234004" w:rsidTr="00234004">
        <w:trPr>
          <w:cnfStyle w:val="100000000000" w:firstRow="1" w:lastRow="0" w:firstColumn="0" w:lastColumn="0" w:oddVBand="0" w:evenVBand="0" w:oddHBand="0" w:evenHBand="0" w:firstRowFirstColumn="0" w:firstRowLastColumn="0" w:lastRowFirstColumn="0" w:lastRowLastColumn="0"/>
          <w:trHeight w:val="5674"/>
          <w:ins w:id="1182" w:author="Gabriel Correa" w:date="2015-08-27T15:50:00Z"/>
          <w:trPrChange w:id="1183" w:author="Gabriel Correa" w:date="2015-08-27T15:55:00Z">
            <w:trPr>
              <w:trHeight w:val="5674"/>
            </w:trPr>
          </w:trPrChange>
        </w:trPr>
        <w:tc>
          <w:tcPr>
            <w:cnfStyle w:val="000000000100" w:firstRow="0" w:lastRow="0" w:firstColumn="0" w:lastColumn="0" w:oddVBand="0" w:evenVBand="0" w:oddHBand="0" w:evenHBand="0" w:firstRowFirstColumn="1" w:firstRowLastColumn="0" w:lastRowFirstColumn="0" w:lastRowLastColumn="0"/>
            <w:tcW w:w="4772" w:type="dxa"/>
            <w:tcPrChange w:id="1184" w:author="Gabriel Correa" w:date="2015-08-27T15:55:00Z">
              <w:tcPr>
                <w:tcW w:w="4772" w:type="dxa"/>
              </w:tcPr>
            </w:tcPrChange>
          </w:tcPr>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85" w:author="Gabriel Correa" w:date="2015-08-27T15:50:00Z"/>
              </w:rPr>
            </w:pPr>
            <w:ins w:id="1186" w:author="Gabriel Correa" w:date="2015-08-27T15:53:00Z">
              <w:r>
                <w:rPr>
                  <w:noProof/>
                </w:rPr>
                <mc:AlternateContent>
                  <mc:Choice Requires="wps">
                    <w:drawing>
                      <wp:anchor distT="0" distB="0" distL="114300" distR="114300" simplePos="0" relativeHeight="251663360" behindDoc="0" locked="0" layoutInCell="1" allowOverlap="1" wp14:anchorId="60CF7BFE" wp14:editId="12D4B1EB">
                        <wp:simplePos x="0" y="0"/>
                        <wp:positionH relativeFrom="column">
                          <wp:posOffset>120512</wp:posOffset>
                        </wp:positionH>
                        <wp:positionV relativeFrom="paragraph">
                          <wp:posOffset>165735</wp:posOffset>
                        </wp:positionV>
                        <wp:extent cx="0" cy="2759103"/>
                        <wp:effectExtent l="0" t="0" r="19050" b="22225"/>
                        <wp:wrapNone/>
                        <wp:docPr id="32" name="32 Conector recto"/>
                        <wp:cNvGraphicFramePr/>
                        <a:graphic xmlns:a="http://schemas.openxmlformats.org/drawingml/2006/main">
                          <a:graphicData uri="http://schemas.microsoft.com/office/word/2010/wordprocessingShape">
                            <wps:wsp>
                              <wps:cNvCnPr/>
                              <wps:spPr>
                                <a:xfrm>
                                  <a:off x="0" y="0"/>
                                  <a:ext cx="0" cy="2759103"/>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2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3.05pt" to="9.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" strokecolor="#4a7ebb"/>
                    </w:pict>
                  </mc:Fallback>
                </mc:AlternateContent>
              </w:r>
            </w:ins>
            <w:ins w:id="1187" w:author="Gabriel Correa" w:date="2015-08-27T15:50:00Z">
              <w:r w:rsidRPr="00112A7E">
                <w:t>Directiva de Método:</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88" w:author="Gabriel Correa" w:date="2015-08-27T15:50:00Z"/>
                <w:noProof/>
              </w:rPr>
            </w:pPr>
            <w:ins w:id="1189" w:author="Gabriel Correa" w:date="2015-08-27T15:52:00Z">
              <w:r>
                <w:t xml:space="preserve">    </w:t>
              </w:r>
            </w:ins>
            <w:ins w:id="1190" w:author="Gabriel Correa" w:date="2015-08-27T16:11:00Z">
              <w:r w:rsidR="00103C36">
                <w:t xml:space="preserve"> </w:t>
              </w:r>
            </w:ins>
            <w:ins w:id="1191" w:author="Gabriel Correa" w:date="2015-08-27T15:50:00Z">
              <w:r w:rsidRPr="00112A7E">
                <w:t xml:space="preserve">No </w:t>
              </w:r>
              <w:proofErr w:type="spellStart"/>
              <w:r w:rsidRPr="00112A7E">
                <w:t>null</w:t>
              </w:r>
              <w:proofErr w:type="spellEnd"/>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2" w:author="Gabriel Correa" w:date="2015-08-27T15:50:00Z"/>
              </w:rPr>
            </w:pPr>
            <w:ins w:id="1193" w:author="Gabriel Correa" w:date="2015-08-27T15:52:00Z">
              <w:r>
                <w:t xml:space="preserve">    </w:t>
              </w:r>
            </w:ins>
            <w:ins w:id="1194" w:author="Gabriel Correa" w:date="2015-08-27T16:11:00Z">
              <w:r w:rsidR="00103C36">
                <w:t xml:space="preserve"> </w:t>
              </w:r>
            </w:ins>
            <w:ins w:id="1195" w:author="Gabriel Correa" w:date="2015-08-27T15:50:00Z">
              <w:r w:rsidRPr="00112A7E">
                <w:t>Valor de retorno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6" w:author="Gabriel Correa" w:date="2015-08-27T15:50:00Z"/>
              </w:rPr>
            </w:pPr>
            <w:ins w:id="1197" w:author="Gabriel Correa" w:date="2015-08-27T15:52:00Z">
              <w:r>
                <w:t xml:space="preserve">    </w:t>
              </w:r>
            </w:ins>
            <w:ins w:id="1198" w:author="Gabriel Correa" w:date="2015-08-27T16:11:00Z">
              <w:r w:rsidR="00103C36">
                <w:t xml:space="preserve"> </w:t>
              </w:r>
            </w:ins>
            <w:ins w:id="1199" w:author="Gabriel Correa" w:date="2015-08-27T15:50:00Z">
              <w:r w:rsidRPr="00112A7E">
                <w:t>Visibilidad del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0" w:author="Gabriel Correa" w:date="2015-08-27T15:50:00Z"/>
              </w:rPr>
            </w:pPr>
            <w:ins w:id="1201" w:author="Gabriel Correa" w:date="2015-08-27T15:52:00Z">
              <w:r>
                <w:t xml:space="preserve">    </w:t>
              </w:r>
            </w:ins>
            <w:ins w:id="1202" w:author="Gabriel Correa" w:date="2015-08-27T16:11:00Z">
              <w:r w:rsidR="00103C36">
                <w:t xml:space="preserve"> </w:t>
              </w:r>
            </w:ins>
            <w:ins w:id="1203" w:author="Gabriel Correa" w:date="2015-08-27T15:50:00Z">
              <w:r w:rsidRPr="00112A7E">
                <w:t xml:space="preserve">Posibles </w:t>
              </w:r>
              <w:commentRangeStart w:id="1204"/>
              <w:r w:rsidRPr="00112A7E">
                <w:t>excepciones</w:t>
              </w:r>
              <w:commentRangeEnd w:id="1204"/>
              <w:r w:rsidRPr="00112A7E">
                <w:commentReference w:id="1204"/>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5" w:author="Gabriel Correa" w:date="2015-08-27T15:50:00Z"/>
              </w:rPr>
            </w:pPr>
            <w:ins w:id="1206" w:author="Gabriel Correa" w:date="2015-08-27T15:52:00Z">
              <w:r>
                <w:t xml:space="preserve">    </w:t>
              </w:r>
            </w:ins>
            <w:ins w:id="1207" w:author="Gabriel Correa" w:date="2015-08-27T16:11:00Z">
              <w:r w:rsidR="00103C36">
                <w:t xml:space="preserve"> </w:t>
              </w:r>
            </w:ins>
            <w:proofErr w:type="spellStart"/>
            <w:ins w:id="1208" w:author="Gabriel Correa" w:date="2015-08-27T15:50:00Z">
              <w:r w:rsidRPr="00112A7E">
                <w:t>Null</w:t>
              </w:r>
              <w:proofErr w:type="spellEnd"/>
              <w:r w:rsidRPr="00112A7E">
                <w:t xml:space="preserve"> permitido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9" w:author="Gabriel Correa" w:date="2015-08-27T15:50:00Z"/>
              </w:rPr>
            </w:pPr>
            <w:ins w:id="1210" w:author="Gabriel Correa" w:date="2015-08-27T15:52:00Z">
              <w:r>
                <w:t xml:space="preserve">    </w:t>
              </w:r>
            </w:ins>
            <w:ins w:id="1211" w:author="Gabriel Correa" w:date="2015-08-27T16:11:00Z">
              <w:r w:rsidR="00103C36">
                <w:t xml:space="preserve"> </w:t>
              </w:r>
            </w:ins>
            <w:ins w:id="1212" w:author="Gabriel Correa" w:date="2015-08-27T15:50:00Z">
              <w:r w:rsidRPr="00112A7E">
                <w:t xml:space="preserve">Formato de </w:t>
              </w:r>
              <w:proofErr w:type="spellStart"/>
              <w:r w:rsidRPr="00112A7E">
                <w:t>strings</w:t>
              </w:r>
              <w:proofErr w:type="spellEnd"/>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13" w:author="Gabriel Correa" w:date="2015-08-27T15:50:00Z"/>
              </w:rPr>
            </w:pPr>
            <w:ins w:id="1214" w:author="Gabriel Correa" w:date="2015-08-27T15:52:00Z">
              <w:r>
                <w:t xml:space="preserve">    </w:t>
              </w:r>
            </w:ins>
            <w:ins w:id="1215" w:author="Gabriel Correa" w:date="2015-08-27T16:11:00Z">
              <w:r w:rsidR="00103C36">
                <w:t xml:space="preserve"> </w:t>
              </w:r>
            </w:ins>
            <w:ins w:id="1216" w:author="Gabriel Correa" w:date="2015-08-27T15:50:00Z">
              <w:r w:rsidRPr="00112A7E">
                <w:t>Rango numérico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17" w:author="Gabriel Correa" w:date="2015-08-27T15:50:00Z"/>
              </w:rPr>
            </w:pPr>
            <w:ins w:id="1218" w:author="Gabriel Correa" w:date="2015-08-27T15:52:00Z">
              <w:r>
                <w:t xml:space="preserve">    </w:t>
              </w:r>
            </w:ins>
            <w:ins w:id="1219" w:author="Gabriel Correa" w:date="2015-08-27T15:50:00Z">
              <w:r w:rsidRPr="00112A7E">
                <w:t>Tipo de parámetro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20" w:author="Gabriel Correa" w:date="2015-08-27T15:50:00Z"/>
              </w:rPr>
            </w:pPr>
            <w:ins w:id="1221" w:author="Gabriel Correa" w:date="2015-08-27T15:52:00Z">
              <w:r>
                <w:t xml:space="preserve">    </w:t>
              </w:r>
            </w:ins>
            <w:ins w:id="1222" w:author="Gabriel Correa" w:date="2015-08-27T16:11:00Z">
              <w:r w:rsidR="00103C36">
                <w:t xml:space="preserve"> </w:t>
              </w:r>
            </w:ins>
            <w:ins w:id="1223" w:author="Gabriel Correa" w:date="2015-08-27T15:50:00Z">
              <w:r w:rsidRPr="00112A7E">
                <w:t>Correlación entre parámetros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24" w:author="Gabriel Correa" w:date="2015-08-27T15:50:00Z"/>
              </w:rPr>
            </w:pPr>
            <w:ins w:id="1225" w:author="Gabriel Correa" w:date="2015-08-27T15:52:00Z">
              <w:r>
                <w:t xml:space="preserve">    </w:t>
              </w:r>
            </w:ins>
            <w:ins w:id="1226" w:author="Gabriel Correa" w:date="2015-08-27T16:11:00Z">
              <w:r w:rsidR="00103C36">
                <w:t xml:space="preserve"> </w:t>
              </w:r>
            </w:ins>
            <w:ins w:id="1227" w:author="Gabriel Correa" w:date="2015-08-27T15:50:00Z">
              <w:r w:rsidRPr="00112A7E">
                <w:t>Post llamada</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228" w:author="Gabriel Correa" w:date="2015-08-27T15:50:00Z"/>
              </w:rPr>
            </w:pPr>
            <w:ins w:id="1229" w:author="Gabriel Correa" w:date="2015-08-27T15:52:00Z">
              <w:r>
                <w:t xml:space="preserve">    </w:t>
              </w:r>
            </w:ins>
            <w:ins w:id="1230" w:author="Gabriel Correa" w:date="2015-08-27T16:11:00Z">
              <w:r w:rsidR="00103C36">
                <w:t xml:space="preserve"> </w:t>
              </w:r>
            </w:ins>
            <w:ins w:id="1231" w:author="Gabriel Correa" w:date="2015-08-27T15:50:00Z">
              <w:r w:rsidRPr="00112A7E">
                <w:t>Misceláneo</w:t>
              </w:r>
            </w:ins>
          </w:p>
        </w:tc>
        <w:tc>
          <w:tcPr>
            <w:tcW w:w="4773" w:type="dxa"/>
            <w:tcPrChange w:id="1232" w:author="Gabriel Correa" w:date="2015-08-27T15:55:00Z">
              <w:tcPr>
                <w:tcW w:w="4773" w:type="dxa"/>
              </w:tcPr>
            </w:tcPrChange>
          </w:tcPr>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3" w:author="Gabriel Correa" w:date="2015-08-27T15:50:00Z"/>
              </w:rPr>
            </w:pPr>
            <w:ins w:id="1234" w:author="Gabriel Correa" w:date="2015-08-27T15:53:00Z">
              <w:r>
                <w:rPr>
                  <w:noProof/>
                </w:rPr>
                <mc:AlternateContent>
                  <mc:Choice Requires="wps">
                    <w:drawing>
                      <wp:anchor distT="0" distB="0" distL="114300" distR="114300" simplePos="0" relativeHeight="251661312" behindDoc="0" locked="0" layoutInCell="1" allowOverlap="1" wp14:anchorId="04BA3467" wp14:editId="76791773">
                        <wp:simplePos x="0" y="0"/>
                        <wp:positionH relativeFrom="column">
                          <wp:posOffset>119490</wp:posOffset>
                        </wp:positionH>
                        <wp:positionV relativeFrom="paragraph">
                          <wp:posOffset>210820</wp:posOffset>
                        </wp:positionV>
                        <wp:extent cx="0" cy="1685677"/>
                        <wp:effectExtent l="0" t="0" r="19050" b="10160"/>
                        <wp:wrapNone/>
                        <wp:docPr id="25" name="25 Conector recto"/>
                        <wp:cNvGraphicFramePr/>
                        <a:graphic xmlns:a="http://schemas.openxmlformats.org/drawingml/2006/main">
                          <a:graphicData uri="http://schemas.microsoft.com/office/word/2010/wordprocessingShape">
                            <wps:wsp>
                              <wps:cNvCnPr/>
                              <wps:spPr>
                                <a:xfrm>
                                  <a:off x="0" y="0"/>
                                  <a:ext cx="0" cy="1685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5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6.6pt" to="9.4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" strokecolor="#4579b8 [3044]"/>
                    </w:pict>
                  </mc:Fallback>
                </mc:AlternateContent>
              </w:r>
            </w:ins>
            <w:ins w:id="1235" w:author="Gabriel Correa" w:date="2015-08-27T15:51:00Z">
              <w:r w:rsidRPr="00112A7E">
                <w:t>Directiva de Subclases: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6" w:author="Gabriel Correa" w:date="2015-08-27T15:50:00Z"/>
              </w:rPr>
            </w:pPr>
            <w:ins w:id="1237" w:author="Gabriel Correa" w:date="2015-08-27T15:52:00Z">
              <w:r>
                <w:t xml:space="preserve">    </w:t>
              </w:r>
            </w:ins>
            <w:ins w:id="1238" w:author="Gabriel Correa" w:date="2015-08-27T16:11:00Z">
              <w:r w:rsidR="00103C36">
                <w:t xml:space="preserve"> </w:t>
              </w:r>
            </w:ins>
            <w:ins w:id="1239" w:author="Gabriel Correa" w:date="2015-08-27T15:51:00Z">
              <w:r w:rsidRPr="00112A7E">
                <w:t>Redefinición de métodos</w:t>
              </w:r>
              <w:r w:rsidRPr="00112A7E">
                <w:rPr>
                  <w:vertAlign w:val="superscript"/>
                </w:rPr>
                <w:footnoteReference w:id="4"/>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2" w:author="Gabriel Correa" w:date="2015-08-27T15:50:00Z"/>
              </w:rPr>
            </w:pPr>
            <w:ins w:id="1243" w:author="Gabriel Correa" w:date="2015-08-27T15:52:00Z">
              <w:r>
                <w:t xml:space="preserve">    </w:t>
              </w:r>
            </w:ins>
            <w:ins w:id="1244" w:author="Gabriel Correa" w:date="2015-08-27T16:11:00Z">
              <w:r w:rsidR="00103C36">
                <w:t xml:space="preserve"> </w:t>
              </w:r>
            </w:ins>
            <w:ins w:id="1245" w:author="Gabriel Correa" w:date="2015-08-27T15:51:00Z">
              <w:r w:rsidRPr="00112A7E">
                <w:t>Identificación de clase extensible</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6" w:author="Gabriel Correa" w:date="2015-08-27T15:50:00Z"/>
              </w:rPr>
            </w:pPr>
            <w:ins w:id="1247" w:author="Gabriel Correa" w:date="2015-08-27T15:52:00Z">
              <w:r>
                <w:t xml:space="preserve">    </w:t>
              </w:r>
            </w:ins>
            <w:ins w:id="1248" w:author="Gabriel Correa" w:date="2015-08-27T16:11:00Z">
              <w:r w:rsidR="00103C36">
                <w:t xml:space="preserve"> </w:t>
              </w:r>
            </w:ins>
            <w:ins w:id="1249" w:author="Gabriel Correa" w:date="2015-08-27T15:51:00Z">
              <w:r w:rsidRPr="00112A7E">
                <w:t>Implementación de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0" w:author="Gabriel Correa" w:date="2015-08-27T15:50:00Z"/>
              </w:rPr>
            </w:pPr>
            <w:ins w:id="1251" w:author="Gabriel Correa" w:date="2015-08-27T15:52:00Z">
              <w:r>
                <w:t xml:space="preserve">    </w:t>
              </w:r>
            </w:ins>
            <w:ins w:id="1252" w:author="Gabriel Correa" w:date="2015-08-27T16:11:00Z">
              <w:r w:rsidR="00103C36">
                <w:t xml:space="preserve"> </w:t>
              </w:r>
            </w:ins>
            <w:ins w:id="1253" w:author="Gabriel Correa" w:date="2015-08-27T15:51:00Z">
              <w:r w:rsidRPr="00112A7E">
                <w:t>Extensión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4" w:author="Gabriel Correa" w:date="2015-08-27T15:50:00Z"/>
              </w:rPr>
            </w:pPr>
            <w:ins w:id="1255" w:author="Gabriel Correa" w:date="2015-08-27T15:52:00Z">
              <w:r>
                <w:t xml:space="preserve">    </w:t>
              </w:r>
            </w:ins>
            <w:ins w:id="1256" w:author="Gabriel Correa" w:date="2015-08-27T16:11:00Z">
              <w:r w:rsidR="00103C36">
                <w:t xml:space="preserve"> </w:t>
              </w:r>
            </w:ins>
            <w:ins w:id="1257" w:author="Gabriel Correa" w:date="2015-08-27T15:51:00Z">
              <w:r w:rsidRPr="00103C36">
                <w:rPr>
                  <w:i/>
                  <w:rPrChange w:id="1258" w:author="Gabriel Correa" w:date="2015-08-27T16:11:00Z">
                    <w:rPr/>
                  </w:rPrChange>
                </w:rPr>
                <w:t xml:space="preserve">Non-local </w:t>
              </w:r>
              <w:proofErr w:type="spellStart"/>
              <w:r w:rsidRPr="00103C36">
                <w:rPr>
                  <w:i/>
                  <w:rPrChange w:id="1259" w:author="Gabriel Correa" w:date="2015-08-27T16:11:00Z">
                    <w:rPr/>
                  </w:rPrChange>
                </w:rPr>
                <w:t>consistency</w:t>
              </w:r>
              <w:proofErr w:type="spellEnd"/>
              <w:r w:rsidRPr="00103C36">
                <w:rPr>
                  <w:i/>
                  <w:rPrChange w:id="1260" w:author="Gabriel Correa" w:date="2015-08-27T16:11:00Z">
                    <w:rPr/>
                  </w:rPrChange>
                </w:rPr>
                <w:t xml:space="preserve"> </w:t>
              </w:r>
              <w:commentRangeStart w:id="1261"/>
              <w:proofErr w:type="spellStart"/>
              <w:r w:rsidRPr="00103C36">
                <w:rPr>
                  <w:i/>
                  <w:rPrChange w:id="1262" w:author="Gabriel Correa" w:date="2015-08-27T16:11:00Z">
                    <w:rPr/>
                  </w:rPrChange>
                </w:rPr>
                <w:t>subclassing</w:t>
              </w:r>
              <w:commentRangeEnd w:id="1261"/>
              <w:proofErr w:type="spellEnd"/>
              <w:r w:rsidRPr="00103C36">
                <w:rPr>
                  <w:i/>
                  <w:rPrChange w:id="1263" w:author="Gabriel Correa" w:date="2015-08-27T16:11:00Z">
                    <w:rPr/>
                  </w:rPrChange>
                </w:rPr>
                <w:commentReference w:id="1261"/>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4" w:author="Gabriel Correa" w:date="2015-08-27T15:50:00Z"/>
              </w:rPr>
            </w:pPr>
            <w:ins w:id="1265" w:author="Gabriel Correa" w:date="2015-08-27T15:52:00Z">
              <w:r>
                <w:t xml:space="preserve">    </w:t>
              </w:r>
            </w:ins>
            <w:ins w:id="1266" w:author="Gabriel Correa" w:date="2015-08-27T16:11:00Z">
              <w:r w:rsidR="00103C36">
                <w:t xml:space="preserve"> </w:t>
              </w:r>
            </w:ins>
            <w:ins w:id="1267" w:author="Gabriel Correa" w:date="2015-08-27T15:51:00Z">
              <w:r w:rsidRPr="00112A7E">
                <w:t>Contrato de llamada de un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8" w:author="Gabriel Correa" w:date="2015-08-27T15:50:00Z"/>
              </w:rPr>
            </w:pPr>
            <w:ins w:id="1269" w:author="Gabriel Correa" w:date="2015-08-27T15:52:00Z">
              <w:r>
                <w:t xml:space="preserve">    </w:t>
              </w:r>
            </w:ins>
            <w:ins w:id="1270" w:author="Gabriel Correa" w:date="2015-08-27T16:11:00Z">
              <w:r w:rsidR="00103C36">
                <w:t xml:space="preserve"> </w:t>
              </w:r>
            </w:ins>
            <w:ins w:id="1271" w:author="Gabriel Correa" w:date="2015-08-27T15:51:00Z">
              <w:r w:rsidRPr="00112A7E">
                <w:t>Misceláneo</w:t>
              </w:r>
            </w:ins>
          </w:p>
          <w:p w:rsidR="00234004" w:rsidRDefault="00103C36" w:rsidP="00112A7E">
            <w:pPr>
              <w:cnfStyle w:val="100000000000" w:firstRow="1" w:lastRow="0" w:firstColumn="0" w:lastColumn="0" w:oddVBand="0" w:evenVBand="0" w:oddHBand="0" w:evenHBand="0" w:firstRowFirstColumn="0" w:firstRowLastColumn="0" w:lastRowFirstColumn="0" w:lastRowLastColumn="0"/>
              <w:rPr>
                <w:ins w:id="1272" w:author="Gabriel Correa" w:date="2015-08-27T15:50:00Z"/>
              </w:rPr>
            </w:pPr>
            <w:ins w:id="1273" w:author="Gabriel Correa" w:date="2015-08-27T15:54:00Z">
              <w:r>
                <w:rPr>
                  <w:noProof/>
                </w:rPr>
                <mc:AlternateContent>
                  <mc:Choice Requires="wps">
                    <w:drawing>
                      <wp:anchor distT="0" distB="0" distL="114300" distR="114300" simplePos="0" relativeHeight="251665408" behindDoc="0" locked="0" layoutInCell="1" allowOverlap="1" wp14:anchorId="1E859449" wp14:editId="05967197">
                        <wp:simplePos x="0" y="0"/>
                        <wp:positionH relativeFrom="column">
                          <wp:posOffset>119739</wp:posOffset>
                        </wp:positionH>
                        <wp:positionV relativeFrom="paragraph">
                          <wp:posOffset>189589</wp:posOffset>
                        </wp:positionV>
                        <wp:extent cx="0" cy="461176"/>
                        <wp:effectExtent l="0" t="0" r="19050" b="15240"/>
                        <wp:wrapNone/>
                        <wp:docPr id="35" name="35 Conector recto"/>
                        <wp:cNvGraphicFramePr/>
                        <a:graphic xmlns:a="http://schemas.openxmlformats.org/drawingml/2006/main">
                          <a:graphicData uri="http://schemas.microsoft.com/office/word/2010/wordprocessingShape">
                            <wps:wsp>
                              <wps:cNvCnPr/>
                              <wps:spPr>
                                <a:xfrm>
                                  <a:off x="0" y="0"/>
                                  <a:ext cx="0" cy="461176"/>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5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14.95pt" to="9.4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" strokecolor="#4a7ebb"/>
                    </w:pict>
                  </mc:Fallback>
                </mc:AlternateContent>
              </w:r>
            </w:ins>
            <w:ins w:id="1274" w:author="Gabriel Correa" w:date="2015-08-27T15:51:00Z">
              <w:r w:rsidR="00234004" w:rsidRPr="00112A7E">
                <w:t>Directiva de Estado: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75" w:author="Gabriel Correa" w:date="2015-08-27T15:50:00Z"/>
              </w:rPr>
            </w:pPr>
            <w:ins w:id="1276" w:author="Gabriel Correa" w:date="2015-08-27T15:52:00Z">
              <w:r>
                <w:t xml:space="preserve">    </w:t>
              </w:r>
            </w:ins>
            <w:ins w:id="1277" w:author="Gabriel Correa" w:date="2015-08-27T16:11:00Z">
              <w:r w:rsidR="00103C36">
                <w:t xml:space="preserve"> </w:t>
              </w:r>
            </w:ins>
            <w:ins w:id="1278" w:author="Gabriel Correa" w:date="2015-08-27T15:51:00Z">
              <w:r w:rsidRPr="00112A7E">
                <w:t>Secuencia de llamado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79" w:author="Gabriel Correa" w:date="2015-08-27T15:50:00Z"/>
              </w:rPr>
            </w:pPr>
            <w:ins w:id="1280" w:author="Gabriel Correa" w:date="2015-08-27T15:52:00Z">
              <w:r>
                <w:t xml:space="preserve">    </w:t>
              </w:r>
            </w:ins>
            <w:ins w:id="1281" w:author="Gabriel Correa" w:date="2015-08-27T16:11:00Z">
              <w:r w:rsidR="00103C36">
                <w:t xml:space="preserve"> </w:t>
              </w:r>
            </w:ins>
            <w:ins w:id="1282" w:author="Gabriel Correa" w:date="2015-08-27T15:51:00Z">
              <w:r w:rsidRPr="00112A7E">
                <w:t>No basados en llamadas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83" w:author="Gabriel Correa" w:date="2015-08-27T15:50:00Z"/>
              </w:rPr>
            </w:pPr>
            <w:ins w:id="1284" w:author="Gabriel Correa" w:date="2015-08-27T15:51:00Z">
              <w:r w:rsidRPr="00112A7E">
                <w:t>Alternativas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85" w:author="Gabriel Correa" w:date="2015-08-27T15:51:00Z"/>
              </w:rPr>
            </w:pPr>
            <w:ins w:id="1286" w:author="Gabriel Correa" w:date="2015-08-27T15:51:00Z">
              <w:r w:rsidRPr="00112A7E">
                <w:t>Sincronización</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87" w:author="Gabriel Correa" w:date="2015-08-27T15:50:00Z"/>
              </w:rPr>
            </w:pPr>
            <w:ins w:id="1288" w:author="Gabriel Correa" w:date="2015-08-27T15:51:00Z">
              <w:r w:rsidRPr="00112A7E">
                <w:t>Misceláneo</w:t>
              </w:r>
            </w:ins>
          </w:p>
        </w:tc>
      </w:tr>
    </w:tbl>
    <w:p w:rsidR="00234004" w:rsidRDefault="00234004" w:rsidP="00112A7E">
      <w:pPr>
        <w:rPr>
          <w:ins w:id="1289" w:author="Gabriel Correa" w:date="2015-08-27T15:50:00Z"/>
        </w:rPr>
      </w:pPr>
    </w:p>
    <w:p w:rsidR="00112A7E" w:rsidRDefault="00112A7E" w:rsidP="00EE2482">
      <w:pPr>
        <w:rPr>
          <w:ins w:id="1290" w:author="Gabriel Correa" w:date="2015-08-27T15:43:00Z"/>
        </w:rPr>
      </w:pPr>
      <w:ins w:id="1291" w:author="Gabriel Correa" w:date="2015-08-27T15:43:00Z">
        <w:r>
          <w:t xml:space="preserve">El estudio fue realizado sobre un subconjunto de tres </w:t>
        </w:r>
        <w:proofErr w:type="spellStart"/>
        <w:r>
          <w:t>APIs</w:t>
        </w:r>
        <w:proofErr w:type="spellEnd"/>
        <w:r>
          <w:t xml:space="preserve"> populares para Java: Java SDK (</w:t>
        </w:r>
        <w:proofErr w:type="spellStart"/>
        <w:r>
          <w:t>java.lang</w:t>
        </w:r>
        <w:proofErr w:type="spellEnd"/>
        <w:r>
          <w:t xml:space="preserve">, </w:t>
        </w:r>
        <w:proofErr w:type="spellStart"/>
        <w:r>
          <w:t>java.util</w:t>
        </w:r>
        <w:proofErr w:type="spellEnd"/>
        <w:r>
          <w:t xml:space="preserve">, java.io, </w:t>
        </w:r>
        <w:proofErr w:type="spellStart"/>
        <w:r>
          <w:t>java.math</w:t>
        </w:r>
        <w:proofErr w:type="spellEnd"/>
        <w:r>
          <w:t xml:space="preserve">, java.net, </w:t>
        </w:r>
        <w:proofErr w:type="spellStart"/>
        <w:r>
          <w:t>java.rmi</w:t>
        </w:r>
        <w:proofErr w:type="spellEnd"/>
        <w:r>
          <w:t xml:space="preserve">, </w:t>
        </w:r>
        <w:proofErr w:type="spellStart"/>
        <w:r>
          <w:t>java.sql</w:t>
        </w:r>
        <w:proofErr w:type="spellEnd"/>
        <w:r>
          <w:t xml:space="preserve">, </w:t>
        </w:r>
        <w:proofErr w:type="spellStart"/>
        <w:r>
          <w:t>java.security</w:t>
        </w:r>
        <w:proofErr w:type="spellEnd"/>
        <w:r>
          <w:t xml:space="preserve">, </w:t>
        </w:r>
        <w:proofErr w:type="spellStart"/>
        <w:r>
          <w:t>java.text</w:t>
        </w:r>
        <w:proofErr w:type="spellEnd"/>
        <w:r>
          <w:t xml:space="preserve">, </w:t>
        </w:r>
        <w:proofErr w:type="spellStart"/>
        <w:r>
          <w:t>java.applet</w:t>
        </w:r>
        <w:proofErr w:type="spellEnd"/>
        <w:r>
          <w:t xml:space="preserve">), </w:t>
        </w:r>
        <w:proofErr w:type="spellStart"/>
        <w:r>
          <w:t>JFace</w:t>
        </w:r>
        <w:proofErr w:type="spellEnd"/>
        <w:r>
          <w:t xml:space="preserve"> (parte del proyecto </w:t>
        </w:r>
        <w:proofErr w:type="spellStart"/>
        <w:r>
          <w:t>Ecplips</w:t>
        </w:r>
        <w:proofErr w:type="spellEnd"/>
        <w:r>
          <w:t xml:space="preserve">) y Apache </w:t>
        </w:r>
        <w:proofErr w:type="spellStart"/>
        <w:r>
          <w:t>Commons</w:t>
        </w:r>
        <w:proofErr w:type="spellEnd"/>
        <w:r>
          <w:t xml:space="preserve"> </w:t>
        </w:r>
        <w:proofErr w:type="spellStart"/>
        <w:r>
          <w:t>Collections</w:t>
        </w:r>
        <w:proofErr w:type="spellEnd"/>
        <w:r>
          <w:t xml:space="preserve">. Argumentan que estas </w:t>
        </w:r>
        <w:proofErr w:type="spellStart"/>
        <w:r>
          <w:t>APIs</w:t>
        </w:r>
        <w:proofErr w:type="spellEnd"/>
        <w:r>
          <w:t xml:space="preserve"> constituyen una muestra representativa y que son utilizadas por grandes organizaciones. En total trabajaron con una muestra de 2800 páginas de texto con un promedio de 500 palabras por página.</w:t>
        </w:r>
      </w:ins>
    </w:p>
    <w:p w:rsidR="00113D0C" w:rsidRPr="00C626B1" w:rsidRDefault="00C626B1" w:rsidP="00EE2482">
      <w:pPr>
        <w:rPr>
          <w:ins w:id="1292" w:author="Gabriel Correa" w:date="2015-08-26T22:09:00Z"/>
        </w:rPr>
      </w:pPr>
      <w:ins w:id="1293" w:author="Gabriel Correa" w:date="2015-08-27T15:21:00Z">
        <w:r>
          <w:t>En este trabajo se estudiarán las mismas API c</w:t>
        </w:r>
      </w:ins>
      <w:ins w:id="1294" w:author="Gabriel Correa" w:date="2015-08-27T15:22:00Z">
        <w:r>
          <w:t xml:space="preserve">onsideradas por Monperrus et al. </w:t>
        </w:r>
        <w:proofErr w:type="gramStart"/>
        <w:r>
          <w:t>y</w:t>
        </w:r>
        <w:proofErr w:type="gramEnd"/>
        <w:r>
          <w:t xml:space="preserve"> se usará la lista de </w:t>
        </w:r>
        <w:proofErr w:type="spellStart"/>
        <w:r>
          <w:rPr>
            <w:i/>
          </w:rPr>
          <w:t>keywords</w:t>
        </w:r>
        <w:proofErr w:type="spellEnd"/>
        <w:r>
          <w:t xml:space="preserve"> para detectar directivas con el </w:t>
        </w:r>
      </w:ins>
      <w:ins w:id="1295" w:author="Gabriel Correa" w:date="2015-08-27T15:23:00Z">
        <w:r>
          <w:t xml:space="preserve">fin de tener un punto de comparación </w:t>
        </w:r>
      </w:ins>
      <w:ins w:id="1296" w:author="Gabriel Correa" w:date="2015-08-27T15:24:00Z">
        <w:r w:rsidR="00B83F4E">
          <w:t>sobre</w:t>
        </w:r>
        <w:r>
          <w:t xml:space="preserve"> la calidad de un programa para </w:t>
        </w:r>
      </w:ins>
      <w:ins w:id="1297" w:author="Gabriel Correa" w:date="2015-08-27T15:25:00Z">
        <w:r w:rsidR="00C202E1">
          <w:t>seleccionar</w:t>
        </w:r>
      </w:ins>
      <w:ins w:id="1298" w:author="Gabriel Correa" w:date="2015-08-27T15:24:00Z">
        <w:r>
          <w:t xml:space="preserve"> las directivas.</w:t>
        </w:r>
      </w:ins>
    </w:p>
    <w:p w:rsidR="00A639ED" w:rsidRPr="00E02554" w:rsidDel="00A639ED" w:rsidRDefault="00A639ED" w:rsidP="00A639ED">
      <w:pPr>
        <w:rPr>
          <w:del w:id="1299" w:author="Gabriel Correa" w:date="2015-08-26T22:09:00Z"/>
        </w:rPr>
      </w:pPr>
      <w:moveToRangeStart w:id="1300" w:author="Gabriel Correa" w:date="2015-08-26T22:09:00Z" w:name="move428390299"/>
      <w:moveTo w:id="1301" w:author="Gabriel Correa" w:date="2015-08-26T22:09:00Z">
        <w:del w:id="1302" w:author="Gabriel Correa" w:date="2015-08-27T14:52:00Z">
          <w:r w:rsidRPr="00E02554" w:rsidDel="009F019D">
            <w:delText xml:space="preserve">y es comparado con el rendimiento de otro método: si un comentario contiene alguna palabras clave, o </w:delText>
          </w:r>
          <w:r w:rsidRPr="00E02554" w:rsidDel="009F019D">
            <w:rPr>
              <w:i/>
            </w:rPr>
            <w:delText>keyword</w:delText>
          </w:r>
          <w:r w:rsidRPr="00E02554" w:rsidDel="009F019D">
            <w:delText>, de cierto conjunto preestablecido, entonces es una directiva.</w:delText>
          </w:r>
          <w:r w:rsidRPr="000326FD" w:rsidDel="009F019D">
            <w:rPr>
              <w:rStyle w:val="Refdecomentario"/>
              <w:sz w:val="24"/>
            </w:rPr>
            <w:commentReference w:id="579"/>
          </w:r>
        </w:del>
      </w:moveTo>
    </w:p>
    <w:moveToRangeEnd w:id="1300"/>
    <w:p w:rsidR="00A639ED" w:rsidRPr="00E02554" w:rsidDel="009F019D" w:rsidRDefault="00A639ED" w:rsidP="00EE2482">
      <w:pPr>
        <w:rPr>
          <w:del w:id="1303" w:author="Gabriel Correa" w:date="2015-08-27T14:52:00Z"/>
        </w:rPr>
      </w:pPr>
    </w:p>
    <w:p w:rsidR="009F019D" w:rsidRPr="008D122B" w:rsidDel="009F019D" w:rsidRDefault="00EE2482">
      <w:pPr>
        <w:rPr>
          <w:del w:id="1304" w:author="Gabriel Correa" w:date="2015-08-27T14:53:00Z"/>
        </w:rPr>
        <w:pPrChange w:id="1305" w:author="Gabriel Correa" w:date="2015-08-27T14:51:00Z">
          <w:pPr>
            <w:pStyle w:val="Ttulo3"/>
          </w:pPr>
        </w:pPrChange>
      </w:pPr>
      <w:del w:id="1306" w:author="Gabriel Correa" w:date="2015-08-27T14:53:00Z">
        <w:r w:rsidDel="009F019D">
          <w:delText>Keywords para detectar directivas</w:delText>
        </w:r>
      </w:del>
    </w:p>
    <w:p w:rsidR="00EF5F34" w:rsidRPr="008D122B" w:rsidDel="004C54E8" w:rsidRDefault="00EE2482">
      <w:pPr>
        <w:rPr>
          <w:del w:id="1307" w:author="Gabriel Correa" w:date="2015-08-27T20:08:00Z"/>
        </w:rPr>
        <w:pPrChange w:id="1308" w:author="Gabriel Correa" w:date="2015-08-27T15:26:00Z">
          <w:pPr>
            <w:pStyle w:val="Ttulo3"/>
          </w:pPr>
        </w:pPrChange>
      </w:pPr>
      <w:del w:id="1309" w:author="Gabriel Correa" w:date="2015-08-27T20:08:00Z">
        <w:r w:rsidDel="004C54E8">
          <w:delText>Taxonomía de directivas</w:delText>
        </w:r>
      </w:del>
    </w:p>
    <w:p w:rsidR="00E62247" w:rsidRDefault="00E62247">
      <w:pPr>
        <w:spacing w:after="200" w:line="276" w:lineRule="auto"/>
        <w:jc w:val="left"/>
        <w:rPr>
          <w:ins w:id="1310" w:author="Gabriel Correa" w:date="2015-08-27T22:56:00Z"/>
          <w:rFonts w:eastAsiaTheme="majorEastAsia" w:cstheme="majorBidi"/>
          <w:b/>
          <w:bCs/>
          <w:color w:val="365F91" w:themeColor="accent1" w:themeShade="BF"/>
          <w:sz w:val="28"/>
          <w:szCs w:val="28"/>
        </w:rPr>
      </w:pPr>
      <w:ins w:id="1311" w:author="Gabriel Correa" w:date="2015-08-27T22:56:00Z">
        <w:r>
          <w:br w:type="page"/>
        </w:r>
      </w:ins>
    </w:p>
    <w:p w:rsidR="00EE2482" w:rsidRDefault="00EE2482" w:rsidP="00EE2482">
      <w:pPr>
        <w:pStyle w:val="Ttulo1"/>
      </w:pPr>
      <w:bookmarkStart w:id="1312" w:name="_Toc428516519"/>
      <w:r>
        <w:lastRenderedPageBreak/>
        <w:t xml:space="preserve">Desarrollo de </w:t>
      </w:r>
      <w:del w:id="1313" w:author="Gabriel Correa" w:date="2015-08-27T22:50:00Z">
        <w:r w:rsidDel="007E2915">
          <w:delText>&lt;NombrePrograma&gt;</w:delText>
        </w:r>
      </w:del>
      <w:proofErr w:type="spellStart"/>
      <w:ins w:id="1314" w:author="Gabriel Correa" w:date="2015-08-27T22:50:00Z">
        <w:r w:rsidR="007E2915">
          <w:t>CHi</w:t>
        </w:r>
      </w:ins>
      <w:bookmarkEnd w:id="1312"/>
      <w:proofErr w:type="spellEnd"/>
    </w:p>
    <w:p w:rsidR="00EE2482" w:rsidRPr="00E02554" w:rsidDel="007E2915" w:rsidRDefault="00EE2482" w:rsidP="00EE2482">
      <w:pPr>
        <w:rPr>
          <w:del w:id="1315" w:author="Gabriel Correa" w:date="2015-08-27T22:50:00Z"/>
          <w:color w:val="808080" w:themeColor="background1" w:themeShade="80"/>
          <w:szCs w:val="18"/>
          <w:lang w:val="en-US"/>
          <w:rPrChange w:id="1316" w:author="Gabriel Correa" w:date="2015-08-25T14:24:00Z">
            <w:rPr>
              <w:del w:id="1317" w:author="Gabriel Correa" w:date="2015-08-27T22:50:00Z"/>
              <w:color w:val="808080" w:themeColor="background1" w:themeShade="80"/>
              <w:sz w:val="18"/>
              <w:szCs w:val="18"/>
              <w:lang w:val="en-US"/>
            </w:rPr>
          </w:rPrChange>
        </w:rPr>
      </w:pPr>
      <w:del w:id="1318" w:author="Gabriel Correa" w:date="2015-08-27T22:50:00Z">
        <w:r w:rsidRPr="00E02554" w:rsidDel="007E2915">
          <w:rPr>
            <w:color w:val="808080" w:themeColor="background1" w:themeShade="80"/>
            <w:szCs w:val="18"/>
            <w:lang w:val="en-US"/>
            <w:rPrChange w:id="1319" w:author="Gabriel Correa" w:date="2015-08-25T14:24:00Z">
              <w:rPr>
                <w:rFonts w:eastAsiaTheme="majorEastAsia" w:cstheme="majorBidi"/>
                <w:b/>
                <w:bCs/>
                <w:color w:val="808080" w:themeColor="background1" w:themeShade="80"/>
                <w:sz w:val="18"/>
                <w:szCs w:val="18"/>
                <w:lang w:val="en-US"/>
              </w:rPr>
            </w:rPrChange>
          </w:rPr>
          <w:delText>Nombres posibles:  Comments Highlighter (CHI o CHi); Java Api Highlighter (JAH); Jah Api Highlighter (JAH)</w:delText>
        </w:r>
      </w:del>
    </w:p>
    <w:p w:rsidR="00EE2482" w:rsidRPr="00E02554" w:rsidRDefault="00EE2482" w:rsidP="00EE2482">
      <w:del w:id="1320" w:author="Gabriel Correa" w:date="2015-08-27T22:50:00Z">
        <w:r w:rsidRPr="00E02554" w:rsidDel="007E2915">
          <w:delText>&lt;NombrePrograma&gt;</w:delText>
        </w:r>
      </w:del>
      <w:proofErr w:type="spellStart"/>
      <w:ins w:id="1321" w:author="Gabriel Correa" w:date="2015-08-27T22:50:00Z">
        <w:r w:rsidR="007E2915">
          <w:t>CHi</w:t>
        </w:r>
      </w:ins>
      <w:proofErr w:type="spellEnd"/>
      <w:r w:rsidRPr="00E02554">
        <w:t xml:space="preserve"> </w:t>
      </w:r>
      <w:ins w:id="1322" w:author="Gabriel Correa" w:date="2015-08-27T22:51:00Z">
        <w:r w:rsidR="005F6F2E">
          <w:t xml:space="preserve">es </w:t>
        </w:r>
      </w:ins>
      <w:ins w:id="1323" w:author="Gabriel Correa" w:date="2015-08-28T01:21:00Z">
        <w:r w:rsidR="005F6F2E">
          <w:t>el</w:t>
        </w:r>
      </w:ins>
      <w:ins w:id="1324" w:author="Gabriel Correa" w:date="2015-08-27T22:51:00Z">
        <w:r w:rsidR="007E2915">
          <w:t xml:space="preserve"> </w:t>
        </w:r>
      </w:ins>
      <w:ins w:id="1325" w:author="Gabriel Correa" w:date="2015-08-27T22:53:00Z">
        <w:r w:rsidR="00E62247">
          <w:t>programa</w:t>
        </w:r>
      </w:ins>
      <w:ins w:id="1326" w:author="Gabriel Correa" w:date="2015-08-27T22:52:00Z">
        <w:r w:rsidR="00E62247">
          <w:t xml:space="preserve"> implementad</w:t>
        </w:r>
      </w:ins>
      <w:ins w:id="1327" w:author="Gabriel Correa" w:date="2015-08-27T22:53:00Z">
        <w:r w:rsidR="00E62247">
          <w:t>o</w:t>
        </w:r>
      </w:ins>
      <w:ins w:id="1328" w:author="Gabriel Correa" w:date="2015-08-27T22:52:00Z">
        <w:r w:rsidR="007E2915">
          <w:t xml:space="preserve"> durante este trabajo. F</w:t>
        </w:r>
      </w:ins>
      <w:del w:id="1329" w:author="Gabriel Correa" w:date="2015-08-27T22:52:00Z">
        <w:r w:rsidRPr="00E02554" w:rsidDel="007E2915">
          <w:delText>f</w:delText>
        </w:r>
      </w:del>
      <w:r w:rsidRPr="00E02554">
        <w:t>ue inicialmente concebid</w:t>
      </w:r>
      <w:ins w:id="1330" w:author="Gabriel Correa" w:date="2015-08-27T22:53:00Z">
        <w:r w:rsidR="00E62247">
          <w:t>o</w:t>
        </w:r>
      </w:ins>
      <w:del w:id="1331" w:author="Gabriel Correa" w:date="2015-08-27T22:53:00Z">
        <w:r w:rsidRPr="00E02554" w:rsidDel="00E62247">
          <w:delText>o</w:delText>
        </w:r>
      </w:del>
      <w:r w:rsidRPr="00E02554">
        <w:t xml:space="preserve"> como una manera de facilitar la visualización y revisión manual de comentarios de API, que permitiera destacar visualmente las frases que fueran directivas. Resultó ser algo necesario para </w:t>
      </w:r>
      <w:del w:id="1332" w:author="Gabriel Correa" w:date="2015-08-27T22:54:00Z">
        <w:r w:rsidRPr="00E02554" w:rsidDel="00E62247">
          <w:delText xml:space="preserve">facilitar y </w:delText>
        </w:r>
      </w:del>
      <w:r w:rsidRPr="00E02554">
        <w:t xml:space="preserve">hacer menos tediosa la revisión manual de más de 3000 comentarios </w:t>
      </w:r>
      <w:proofErr w:type="spellStart"/>
      <w:r w:rsidRPr="00E02554">
        <w:t>Javadoc</w:t>
      </w:r>
      <w:proofErr w:type="spellEnd"/>
      <w:r w:rsidRPr="00E02554">
        <w:t>. Los resultados de marcar las directivas fueron luego aplicados a Data Mining para obtener modelos que identifiquen automáticamente las directivas en datos futuros.</w:t>
      </w:r>
    </w:p>
    <w:p w:rsidR="00EE2482" w:rsidRPr="00E02554" w:rsidRDefault="00EE2482" w:rsidP="00EE2482">
      <w:r w:rsidRPr="00E02554">
        <w:t>Finalmente</w:t>
      </w:r>
      <w:ins w:id="1333" w:author="Gabriel Correa" w:date="2015-08-28T01:21:00Z">
        <w:r w:rsidR="005F6F2E">
          <w:t>,</w:t>
        </w:r>
      </w:ins>
      <w:r w:rsidRPr="00E02554">
        <w:t xml:space="preserve"> el </w:t>
      </w:r>
      <w:del w:id="1334" w:author="Gabriel Correa" w:date="2015-08-28T01:22:00Z">
        <w:r w:rsidRPr="00E02554" w:rsidDel="005F6F2E">
          <w:delText xml:space="preserve">esfuerzo </w:delText>
        </w:r>
      </w:del>
      <w:ins w:id="1335" w:author="Gabriel Correa" w:date="2015-08-28T01:22:00Z">
        <w:r w:rsidR="005F6F2E">
          <w:t>desarrollo</w:t>
        </w:r>
        <w:r w:rsidR="005F6F2E" w:rsidRPr="00E02554">
          <w:t xml:space="preserve"> </w:t>
        </w:r>
      </w:ins>
      <w:r w:rsidRPr="00E02554">
        <w:t xml:space="preserve">concluyó en un software que va a poder facilitar futuras </w:t>
      </w:r>
      <w:proofErr w:type="spellStart"/>
      <w:r w:rsidRPr="00E02554">
        <w:t>revisiónes</w:t>
      </w:r>
      <w:proofErr w:type="spellEnd"/>
      <w:r w:rsidRPr="00E02554">
        <w:t xml:space="preserve"> </w:t>
      </w:r>
      <w:proofErr w:type="spellStart"/>
      <w:r w:rsidRPr="00E02554">
        <w:t>semi</w:t>
      </w:r>
      <w:proofErr w:type="spellEnd"/>
      <w:r w:rsidRPr="00E02554">
        <w:t xml:space="preserve">-automáticas de documentación de API y que automatiza el pre-procesamiento necesario para poder aplicar algoritmos de Machine </w:t>
      </w:r>
      <w:proofErr w:type="spellStart"/>
      <w:r w:rsidRPr="00E02554">
        <w:t>Learning</w:t>
      </w:r>
      <w:proofErr w:type="spellEnd"/>
      <w:r w:rsidRPr="00E02554">
        <w:t xml:space="preserve"> en Weka a estos datos. El programa es una aplicación web, diseñado así para ser de fácil acceso para un usuario, requiriendo solo de un browser. También al ser una aplicación web, un browser permite visualizar el HTML que tiene un comentario </w:t>
      </w:r>
      <w:proofErr w:type="spellStart"/>
      <w:r w:rsidRPr="00E02554">
        <w:t>javadoc</w:t>
      </w:r>
      <w:proofErr w:type="spellEnd"/>
      <w:r w:rsidRPr="00E02554">
        <w:t xml:space="preserve">, mejorando la visualización de la </w:t>
      </w:r>
      <w:commentRangeStart w:id="1336"/>
      <w:r w:rsidRPr="00E02554">
        <w:t>documentación</w:t>
      </w:r>
      <w:commentRangeEnd w:id="1336"/>
      <w:r w:rsidRPr="00E02554">
        <w:rPr>
          <w:rStyle w:val="Refdecomentario"/>
          <w:sz w:val="24"/>
          <w:rPrChange w:id="1337" w:author="Gabriel Correa" w:date="2015-08-25T14:24:00Z">
            <w:rPr>
              <w:rStyle w:val="Refdecomentario"/>
              <w:rFonts w:eastAsiaTheme="majorEastAsia" w:cstheme="majorBidi"/>
              <w:b/>
              <w:bCs/>
              <w:color w:val="4F81BD" w:themeColor="accent1"/>
            </w:rPr>
          </w:rPrChange>
        </w:rPr>
        <w:commentReference w:id="1336"/>
      </w:r>
      <w:r w:rsidRPr="00E02554">
        <w:t>.</w:t>
      </w:r>
    </w:p>
    <w:p w:rsidR="006B458F" w:rsidRPr="00E02554" w:rsidRDefault="006B458F" w:rsidP="006B458F">
      <w:r w:rsidRPr="00E02554">
        <w:t xml:space="preserve">El objetivo principal de </w:t>
      </w:r>
      <w:del w:id="1338" w:author="Gabriel Correa" w:date="2015-08-27T22:50:00Z">
        <w:r w:rsidRPr="00E02554" w:rsidDel="007E2915">
          <w:delText>&lt;NombrePrograma&gt;</w:delText>
        </w:r>
      </w:del>
      <w:proofErr w:type="spellStart"/>
      <w:ins w:id="1339" w:author="Gabriel Correa" w:date="2015-08-27T22:50:00Z">
        <w:r w:rsidR="007E2915">
          <w:t>CHi</w:t>
        </w:r>
      </w:ins>
      <w:proofErr w:type="spellEnd"/>
      <w:r w:rsidRPr="00E02554">
        <w:t xml:space="preserve"> es facilitar la clasificación, manual o </w:t>
      </w:r>
      <w:proofErr w:type="spellStart"/>
      <w:r w:rsidRPr="00E02554">
        <w:t>semi</w:t>
      </w:r>
      <w:proofErr w:type="spellEnd"/>
      <w:r w:rsidRPr="00E02554">
        <w:t xml:space="preserve">-automática, de frases en la documentación de las API así como también, permitir una fácil visualización y navegación de los comentarios. </w:t>
      </w:r>
      <w:del w:id="1340" w:author="Gabriel Correa" w:date="2015-08-27T22:50:00Z">
        <w:r w:rsidRPr="00E02554" w:rsidDel="007E2915">
          <w:delText>&lt;NombrePrograma&gt;</w:delText>
        </w:r>
      </w:del>
      <w:proofErr w:type="spellStart"/>
      <w:ins w:id="1341" w:author="Gabriel Correa" w:date="2015-08-27T22:50:00Z">
        <w:r w:rsidR="007E2915">
          <w:t>CHi</w:t>
        </w:r>
      </w:ins>
      <w:proofErr w:type="spellEnd"/>
      <w:r w:rsidRPr="00E02554">
        <w:t xml:space="preserve"> ayuda a destacar directivas dentro de los comentarios de una API.</w:t>
      </w:r>
    </w:p>
    <w:p w:rsidR="006B458F" w:rsidRPr="00E02554" w:rsidRDefault="006B458F" w:rsidP="00EE2482"/>
    <w:p w:rsidR="00EE2482" w:rsidRDefault="006B458F" w:rsidP="00477C4E">
      <w:pPr>
        <w:pStyle w:val="Ttulo2"/>
      </w:pPr>
      <w:bookmarkStart w:id="1342" w:name="_Toc428516520"/>
      <w:r>
        <w:t xml:space="preserve">Usuarios </w:t>
      </w:r>
      <w:r w:rsidR="00EE2482">
        <w:t>Final</w:t>
      </w:r>
      <w:r>
        <w:t>es</w:t>
      </w:r>
      <w:bookmarkEnd w:id="1342"/>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343" w:name="_Ref428316602"/>
      <w:bookmarkStart w:id="1344" w:name="_Toc428516521"/>
      <w:r>
        <w:t xml:space="preserve">Usuario </w:t>
      </w:r>
      <w:r w:rsidR="004E5880">
        <w:t xml:space="preserve">Encargado de Documentar una </w:t>
      </w:r>
      <w:r w:rsidR="00EE2482" w:rsidRPr="00473570">
        <w:t>API</w:t>
      </w:r>
      <w:bookmarkEnd w:id="1343"/>
      <w:bookmarkEnd w:id="1344"/>
    </w:p>
    <w:p w:rsidR="00EE2482" w:rsidRPr="00E02554" w:rsidRDefault="00EE2482" w:rsidP="00EE2482">
      <w:r w:rsidRPr="00E02554">
        <w:t xml:space="preserve">Es una persona </w:t>
      </w:r>
      <w:r w:rsidR="004E5880" w:rsidRPr="00E02554">
        <w:t xml:space="preserve">que </w:t>
      </w:r>
      <w:del w:id="1345" w:author="Gabriel Correa" w:date="2015-08-28T01:23:00Z">
        <w:r w:rsidR="004E5880" w:rsidRPr="00E02554" w:rsidDel="00FF6ABF">
          <w:delText>está documentando</w:delText>
        </w:r>
      </w:del>
      <w:ins w:id="1346" w:author="Gabriel Correa" w:date="2015-08-28T01:23:00Z">
        <w:r w:rsidR="00FF6ABF">
          <w:t>debe documentar</w:t>
        </w:r>
      </w:ins>
      <w:r w:rsidR="004E5880" w:rsidRPr="00E02554">
        <w:t xml:space="preserve"> una librería con </w:t>
      </w:r>
      <w:proofErr w:type="spellStart"/>
      <w:r w:rsidR="004E5880" w:rsidRPr="00E02554">
        <w:t>javadoc</w:t>
      </w:r>
      <w:proofErr w:type="spellEnd"/>
      <w:r w:rsidR="004E5880" w:rsidRPr="00E02554">
        <w:t xml:space="preserve"> y </w:t>
      </w:r>
      <w:r w:rsidR="007F6B63" w:rsidRPr="00E02554">
        <w:t xml:space="preserve">le interesa </w:t>
      </w:r>
      <w:r w:rsidRPr="00E02554">
        <w:t>destacar las directivas de su AP</w:t>
      </w:r>
      <w:r w:rsidR="004E5880" w:rsidRPr="00E02554">
        <w:t xml:space="preserve">I. Quiere que los usuarios que </w:t>
      </w:r>
      <w:r w:rsidRPr="00E02554">
        <w:t>lean su documentación puedan advertir con mayor facilidad l</w:t>
      </w:r>
      <w:r w:rsidR="004E5880" w:rsidRPr="00E02554">
        <w:t xml:space="preserve">as instrucciones importantes </w:t>
      </w:r>
      <w:r w:rsidRPr="00E02554">
        <w:t xml:space="preserve">sobre el uso correcto de la librería. Entonces </w:t>
      </w:r>
      <w:r w:rsidR="007F6B63" w:rsidRPr="00E02554">
        <w:t xml:space="preserve">puede </w:t>
      </w:r>
      <w:r w:rsidRPr="00E02554">
        <w:t>usa</w:t>
      </w:r>
      <w:r w:rsidR="007F6B63" w:rsidRPr="00E02554">
        <w:t>r</w:t>
      </w:r>
      <w:r w:rsidRPr="00E02554">
        <w:t xml:space="preserve"> el progra</w:t>
      </w:r>
      <w:r w:rsidR="004E5880" w:rsidRPr="00E02554">
        <w:t xml:space="preserve">ma para que las directivas sean </w:t>
      </w:r>
      <w:r w:rsidRPr="00E02554">
        <w:t>detectadas automát</w:t>
      </w:r>
      <w:r w:rsidR="004E5880" w:rsidRPr="00E02554">
        <w:t xml:space="preserve">icamente. Luego si desea puede </w:t>
      </w:r>
      <w:r w:rsidRPr="00E02554">
        <w:t>revisar y corregir manualmente las directivas que fueron detectadas usando la aplicación.</w:t>
      </w:r>
    </w:p>
    <w:p w:rsidR="002E1EA1" w:rsidRPr="00E02554" w:rsidRDefault="002E1EA1" w:rsidP="00EE2482">
      <w:r w:rsidRPr="00E02554">
        <w:t xml:space="preserve">Este tipo de usuario documenta potencialmente una librería grande con varias clases y comentarios. Revisar manualmente todos los comentarios en búsqueda de las directivas es un proceso demasiado largo, pero con </w:t>
      </w:r>
      <w:del w:id="1347" w:author="Gabriel Correa" w:date="2015-08-27T22:50:00Z">
        <w:r w:rsidRPr="00E02554" w:rsidDel="007E2915">
          <w:delText>&lt;NombrePrograma&gt;</w:delText>
        </w:r>
      </w:del>
      <w:proofErr w:type="spellStart"/>
      <w:ins w:id="1348" w:author="Gabriel Correa" w:date="2015-08-27T22:50:00Z">
        <w:r w:rsidR="007E2915">
          <w:t>CHi</w:t>
        </w:r>
      </w:ins>
      <w:proofErr w:type="spellEnd"/>
      <w:r w:rsidRPr="00E02554">
        <w:t xml:space="preserve"> </w:t>
      </w:r>
      <w:del w:id="1349" w:author="Gabriel Correa" w:date="2015-08-28T01:25:00Z">
        <w:r w:rsidRPr="00E02554" w:rsidDel="00FF6ABF">
          <w:delText xml:space="preserve">las </w:delText>
        </w:r>
      </w:del>
      <w:ins w:id="1350" w:author="Gabriel Correa" w:date="2015-08-28T01:26:00Z">
        <w:r w:rsidR="00FF6ABF">
          <w:t xml:space="preserve">alto porcentaje </w:t>
        </w:r>
      </w:ins>
      <w:del w:id="1351" w:author="Gabriel Correa" w:date="2015-08-28T01:25:00Z">
        <w:r w:rsidRPr="00E02554" w:rsidDel="00FF6ABF">
          <w:delText xml:space="preserve">gran mayoría </w:delText>
        </w:r>
      </w:del>
      <w:r w:rsidRPr="00E02554">
        <w:t xml:space="preserve">de las directivas son destacadas automáticamente. Luego el usuario puede revisar las frases destacadas porque algunas de ellas pueden ser realmente comentarios normales. </w:t>
      </w:r>
      <w:r w:rsidR="00021069" w:rsidRPr="00E02554">
        <w:t>Se asume que e</w:t>
      </w:r>
      <w:r w:rsidRPr="00E02554">
        <w:t xml:space="preserve">l usuario necesita que el programa pueda </w:t>
      </w:r>
      <w:r w:rsidR="00021069" w:rsidRPr="00E02554">
        <w:t>detectar más del 85% de las directivas.</w:t>
      </w:r>
    </w:p>
    <w:p w:rsidR="00EE2482" w:rsidRPr="00E02554" w:rsidRDefault="00EE2482" w:rsidP="00EE2482"/>
    <w:p w:rsidR="00EE2482" w:rsidRDefault="007F6B63" w:rsidP="007F6B63">
      <w:pPr>
        <w:pStyle w:val="Ttulo3"/>
      </w:pPr>
      <w:bookmarkStart w:id="1352" w:name="_Toc428516522"/>
      <w:r>
        <w:t xml:space="preserve">Usuario </w:t>
      </w:r>
      <w:r w:rsidR="00EE2482" w:rsidRPr="00473570">
        <w:t>In</w:t>
      </w:r>
      <w:r w:rsidR="001C670B">
        <w:t>vestigador de Text Mining</w:t>
      </w:r>
      <w:bookmarkEnd w:id="1352"/>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 xml:space="preserve">directivas en la aplicación web para editar su set de datos con mayor </w:t>
      </w:r>
      <w:commentRangeStart w:id="1353"/>
      <w:r w:rsidR="002204E3" w:rsidRPr="00E02554">
        <w:t>facilidad</w:t>
      </w:r>
      <w:commentRangeEnd w:id="1353"/>
      <w:r w:rsidR="00BF7FE6">
        <w:rPr>
          <w:rStyle w:val="Refdecomentario"/>
        </w:rPr>
        <w:commentReference w:id="1353"/>
      </w:r>
      <w:r w:rsidR="002204E3" w:rsidRPr="00E02554">
        <w:t>.</w:t>
      </w:r>
    </w:p>
    <w:p w:rsidR="00083495" w:rsidRPr="00E02554" w:rsidRDefault="002204E3" w:rsidP="00EE2482">
      <w:r w:rsidRPr="00E02554">
        <w:t xml:space="preserve">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w:t>
      </w:r>
      <w:r w:rsidRPr="00E02554">
        <w:lastRenderedPageBreak/>
        <w:t xml:space="preserve">datos en un formato compatible con Weka por ejemplo. Es por </w:t>
      </w:r>
      <w:del w:id="1354" w:author="Gabriel Correa" w:date="2015-08-28T01:27:00Z">
        <w:r w:rsidRPr="00E02554" w:rsidDel="00BF7FE6">
          <w:delText xml:space="preserve">esto </w:delText>
        </w:r>
      </w:del>
      <w:ins w:id="1355" w:author="Gabriel Correa" w:date="2015-08-28T01:27:00Z">
        <w:r w:rsidR="00BF7FE6">
          <w:t>esta razón</w:t>
        </w:r>
        <w:r w:rsidR="00BF7FE6" w:rsidRPr="00E02554">
          <w:t xml:space="preserve"> </w:t>
        </w:r>
      </w:ins>
      <w:r w:rsidRPr="00E02554">
        <w:t xml:space="preserve">que </w:t>
      </w:r>
      <w:del w:id="1356" w:author="Gabriel Correa" w:date="2015-08-28T01:28:00Z">
        <w:r w:rsidRPr="00E02554" w:rsidDel="00BF7FE6">
          <w:delText>este tipo</w:delText>
        </w:r>
      </w:del>
      <w:ins w:id="1357" w:author="Gabriel Correa" w:date="2015-08-28T01:28:00Z">
        <w:r w:rsidR="00BF7FE6">
          <w:t>un</w:t>
        </w:r>
      </w:ins>
      <w:del w:id="1358" w:author="Gabriel Correa" w:date="2015-08-28T01:28:00Z">
        <w:r w:rsidRPr="00E02554" w:rsidDel="00BF7FE6">
          <w:delText xml:space="preserve"> de</w:delText>
        </w:r>
      </w:del>
      <w:r w:rsidRPr="00E02554">
        <w:t xml:space="preserve"> usuario puede tener interés en </w:t>
      </w:r>
      <w:del w:id="1359" w:author="Gabriel Correa" w:date="2015-08-28T01:28:00Z">
        <w:r w:rsidRPr="00E02554" w:rsidDel="00BF7FE6">
          <w:delText xml:space="preserve">utilizar </w:delText>
        </w:r>
      </w:del>
      <w:ins w:id="1360" w:author="Gabriel Correa" w:date="2015-08-28T01:28:00Z">
        <w:r w:rsidR="00BF7FE6">
          <w:t>usar las funciones de</w:t>
        </w:r>
        <w:r w:rsidR="00BF7FE6" w:rsidRPr="00E02554">
          <w:t xml:space="preserve"> </w:t>
        </w:r>
      </w:ins>
      <w:del w:id="1361" w:author="Gabriel Correa" w:date="2015-08-27T22:50:00Z">
        <w:r w:rsidRPr="00E02554" w:rsidDel="007E2915">
          <w:delText>&lt;NombrePrograma&gt;</w:delText>
        </w:r>
      </w:del>
      <w:proofErr w:type="spellStart"/>
      <w:ins w:id="1362" w:author="Gabriel Correa" w:date="2015-08-27T22:50:00Z">
        <w:r w:rsidR="007E2915">
          <w:t>CHi</w:t>
        </w:r>
      </w:ins>
      <w:proofErr w:type="spellEnd"/>
      <w:r w:rsidRPr="00E02554">
        <w:t>.</w:t>
      </w:r>
    </w:p>
    <w:p w:rsidR="00EE2482" w:rsidRPr="00E02554" w:rsidRDefault="00EE2482" w:rsidP="00EE2482"/>
    <w:p w:rsidR="007F6B63" w:rsidRPr="00146CA9" w:rsidRDefault="007F6B63" w:rsidP="00146CA9">
      <w:pPr>
        <w:pStyle w:val="Ttulo2"/>
      </w:pPr>
      <w:bookmarkStart w:id="1363" w:name="_Toc428516523"/>
      <w:r w:rsidRPr="00146CA9">
        <w:t>Casos de Uso</w:t>
      </w:r>
      <w:bookmarkEnd w:id="1363"/>
    </w:p>
    <w:p w:rsidR="007F6B63" w:rsidRDefault="007F6B63" w:rsidP="007F6B63">
      <w:pPr>
        <w:pStyle w:val="Ttulo3"/>
      </w:pPr>
      <w:bookmarkStart w:id="1364" w:name="_Ref428278205"/>
      <w:bookmarkStart w:id="1365" w:name="_Toc428516524"/>
      <w:r>
        <w:t xml:space="preserve">Documentador de </w:t>
      </w:r>
      <w:commentRangeStart w:id="1366"/>
      <w:r>
        <w:t>API</w:t>
      </w:r>
      <w:commentRangeEnd w:id="1366"/>
      <w:r>
        <w:rPr>
          <w:rStyle w:val="Refdecomentario"/>
          <w:rFonts w:asciiTheme="minorHAnsi" w:eastAsiaTheme="minorEastAsia" w:hAnsiTheme="minorHAnsi" w:cstheme="minorBidi"/>
          <w:b w:val="0"/>
          <w:bCs w:val="0"/>
          <w:i/>
          <w:iCs/>
          <w:color w:val="auto"/>
        </w:rPr>
        <w:commentReference w:id="1366"/>
      </w:r>
      <w:bookmarkEnd w:id="1364"/>
      <w:bookmarkEnd w:id="1365"/>
    </w:p>
    <w:p w:rsidR="007F6B63" w:rsidRPr="00E02554" w:rsidRDefault="007F6B63" w:rsidP="007F6B63">
      <w:r w:rsidRPr="00E02554">
        <w:t>Usuario crea nuevo proyecto seleccionando una carpeta en su directorio local. Su carpeta contiene los archivos con extensión .java y contiene más carpetas internas que a su vez contienen otros archivos .java. La carpeta también contiene archivos .</w:t>
      </w:r>
      <w:proofErr w:type="spellStart"/>
      <w:r w:rsidRPr="00E02554">
        <w:t>txt</w:t>
      </w:r>
      <w:proofErr w:type="spellEnd"/>
      <w:r w:rsidRPr="00E02554">
        <w:t xml:space="preserve"> y .</w:t>
      </w:r>
      <w:proofErr w:type="spellStart"/>
      <w:r w:rsidRPr="00E02554">
        <w:t>html</w:t>
      </w:r>
      <w:proofErr w:type="spellEnd"/>
      <w:r w:rsidRPr="00E02554">
        <w:t xml:space="preserve"> los cuales </w:t>
      </w:r>
      <w:commentRangeStart w:id="1367"/>
      <w:r w:rsidRPr="00E02554">
        <w:t>no son considerados</w:t>
      </w:r>
      <w:commentRangeEnd w:id="1367"/>
      <w:r w:rsidRPr="00E02554">
        <w:rPr>
          <w:rStyle w:val="Refdecomentario"/>
          <w:sz w:val="24"/>
          <w:rPrChange w:id="1368" w:author="Gabriel Correa" w:date="2015-08-25T14:24:00Z">
            <w:rPr>
              <w:rStyle w:val="Refdecomentario"/>
              <w:rFonts w:eastAsiaTheme="majorEastAsia" w:cstheme="majorBidi"/>
              <w:b/>
              <w:bCs/>
              <w:color w:val="4F81BD" w:themeColor="accent1"/>
            </w:rPr>
          </w:rPrChange>
        </w:rPr>
        <w:commentReference w:id="1367"/>
      </w:r>
      <w:r w:rsidRPr="00E02554">
        <w:t xml:space="preserve">. Para terminar de crear el proyecto elige si el programa va a destacar las directivas o si el proyecto comenzará sin frases destacadas. Tiene tres opciones: no adivinar directivas, adivinar usando el clasificador de Machine </w:t>
      </w:r>
      <w:proofErr w:type="spellStart"/>
      <w:r w:rsidRPr="00E02554">
        <w:t>Learning</w:t>
      </w:r>
      <w:proofErr w:type="spellEnd"/>
      <w:r w:rsidRPr="00E02554">
        <w:t xml:space="preserve"> o adivinar usando </w:t>
      </w:r>
      <w:commentRangeStart w:id="1369"/>
      <w:proofErr w:type="spellStart"/>
      <w:r w:rsidRPr="00E02554">
        <w:t>keywords</w:t>
      </w:r>
      <w:commentRangeEnd w:id="1369"/>
      <w:proofErr w:type="spellEnd"/>
      <w:r w:rsidRPr="00E02554">
        <w:rPr>
          <w:rStyle w:val="Refdecomentario"/>
          <w:sz w:val="24"/>
          <w:rPrChange w:id="1370" w:author="Gabriel Correa" w:date="2015-08-25T14:24:00Z">
            <w:rPr>
              <w:rStyle w:val="Refdecomentario"/>
              <w:rFonts w:eastAsiaTheme="majorEastAsia" w:cstheme="majorBidi"/>
              <w:b/>
              <w:bCs/>
              <w:color w:val="4F81BD" w:themeColor="accent1"/>
            </w:rPr>
          </w:rPrChange>
        </w:rPr>
        <w:commentReference w:id="1369"/>
      </w:r>
      <w:r w:rsidRPr="00E02554">
        <w:t xml:space="preserve">. El usuario elige adivinar automáticamente las directivas con un clasificador de Machine </w:t>
      </w:r>
      <w:proofErr w:type="spellStart"/>
      <w:r w:rsidRPr="00E02554">
        <w:t>Learning</w:t>
      </w:r>
      <w:proofErr w:type="spellEnd"/>
      <w:del w:id="1371" w:author="Gabriel Correa" w:date="2015-08-28T07:43:00Z">
        <w:r w:rsidRPr="00E02554" w:rsidDel="0067283D">
          <w:rPr>
            <w:rStyle w:val="Refdenotaalpie"/>
          </w:rPr>
          <w:footnoteReference w:id="5"/>
        </w:r>
      </w:del>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w:t>
      </w:r>
      <w:proofErr w:type="spellStart"/>
      <w:r w:rsidRPr="00E02554">
        <w:t>learning</w:t>
      </w:r>
      <w:proofErr w:type="spellEnd"/>
      <w:r w:rsidRPr="00E02554">
        <w:t xml:space="preserve"> de </w:t>
      </w:r>
      <w:del w:id="1374" w:author="Gabriel Correa" w:date="2015-08-27T22:50:00Z">
        <w:r w:rsidRPr="00E02554" w:rsidDel="007E2915">
          <w:delText>&lt;NombrePrograma&gt;</w:delText>
        </w:r>
      </w:del>
      <w:proofErr w:type="spellStart"/>
      <w:ins w:id="1375" w:author="Gabriel Correa" w:date="2015-08-27T22:50:00Z">
        <w:r w:rsidR="007E2915">
          <w:t>CHi</w:t>
        </w:r>
      </w:ins>
      <w:proofErr w:type="spellEnd"/>
      <w:r w:rsidRPr="00E02554">
        <w:t xml:space="preserve"> suele equivocarse poco en </w:t>
      </w:r>
      <w:commentRangeStart w:id="1376"/>
      <w:r w:rsidRPr="00E02554">
        <w:t>esto</w:t>
      </w:r>
      <w:commentRangeEnd w:id="1376"/>
      <w:r w:rsidR="001876CD" w:rsidRPr="00E02554">
        <w:rPr>
          <w:rStyle w:val="Refdecomentario"/>
          <w:sz w:val="24"/>
          <w:rPrChange w:id="1377" w:author="Gabriel Correa" w:date="2015-08-25T14:24:00Z">
            <w:rPr>
              <w:rStyle w:val="Refdecomentario"/>
              <w:rFonts w:eastAsiaTheme="majorEastAsia" w:cstheme="majorBidi"/>
              <w:b/>
              <w:bCs/>
              <w:color w:val="4F81BD" w:themeColor="accent1"/>
            </w:rPr>
          </w:rPrChange>
        </w:rPr>
        <w:commentReference w:id="1376"/>
      </w:r>
      <w:r w:rsidRPr="00E02554">
        <w:t>.</w:t>
      </w:r>
    </w:p>
    <w:p w:rsidR="007F6B63" w:rsidRPr="00E02554" w:rsidRDefault="007F6B63" w:rsidP="007F6B63"/>
    <w:p w:rsidR="007F6B63" w:rsidRDefault="007F6B63" w:rsidP="007F6B63">
      <w:pPr>
        <w:pStyle w:val="Ttulo3"/>
      </w:pPr>
      <w:bookmarkStart w:id="1378" w:name="_Toc428516525"/>
      <w:r>
        <w:t>Investigador de Text Mining</w:t>
      </w:r>
      <w:bookmarkEnd w:id="1378"/>
    </w:p>
    <w:p w:rsidR="007F6B63" w:rsidRPr="00E02554" w:rsidRDefault="007F6B63" w:rsidP="007F6B63">
      <w:r w:rsidRPr="00E02554">
        <w:t>Usuario crea nuevo proyecto seleccionando una carpeta en su directorio local. Su carpeta contiene los archivos con extensión .java y contiene más carpetas internas que a su vez contienen otros archivos .java. La carpeta contiene otros archivos .</w:t>
      </w:r>
      <w:proofErr w:type="spellStart"/>
      <w:r w:rsidRPr="00E02554">
        <w:t>txt</w:t>
      </w:r>
      <w:proofErr w:type="spellEnd"/>
      <w:r w:rsidRPr="00E02554">
        <w:t xml:space="preserve"> y .</w:t>
      </w:r>
      <w:proofErr w:type="spellStart"/>
      <w:r w:rsidRPr="00E02554">
        <w:t>html</w:t>
      </w:r>
      <w:proofErr w:type="spellEnd"/>
      <w:r w:rsidRPr="00E02554">
        <w:t xml:space="preserve">, pero estos </w:t>
      </w:r>
      <w:commentRangeStart w:id="1379"/>
      <w:r w:rsidRPr="00E02554">
        <w:t>no son considerados</w:t>
      </w:r>
      <w:commentRangeEnd w:id="1379"/>
      <w:r w:rsidRPr="00E02554">
        <w:rPr>
          <w:rStyle w:val="Refdecomentario"/>
          <w:sz w:val="24"/>
          <w:rPrChange w:id="1380" w:author="Gabriel Correa" w:date="2015-08-25T14:24:00Z">
            <w:rPr>
              <w:rStyle w:val="Refdecomentario"/>
              <w:rFonts w:eastAsiaTheme="majorEastAsia" w:cstheme="majorBidi"/>
              <w:b/>
              <w:bCs/>
              <w:color w:val="4F81BD" w:themeColor="accent1"/>
            </w:rPr>
          </w:rPrChange>
        </w:rPr>
        <w:commentReference w:id="1379"/>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t>El usuario revisa y marca varias frases de la documentación de su API, usando las flechas y tecla de espacio de su teclado y cuando ha terminado, presiona el botón de exportar datos para generar un archivo .</w:t>
      </w:r>
      <w:proofErr w:type="spellStart"/>
      <w:r w:rsidRPr="00E02554">
        <w:t>csv</w:t>
      </w:r>
      <w:proofErr w:type="spellEnd"/>
      <w:r w:rsidRPr="00E02554">
        <w:t xml:space="preserve"> y un archivo .</w:t>
      </w:r>
      <w:proofErr w:type="spellStart"/>
      <w:r w:rsidRPr="00E02554">
        <w:t>arff</w:t>
      </w:r>
      <w:proofErr w:type="spellEnd"/>
      <w:r w:rsidRPr="00E02554">
        <w:t>.</w:t>
      </w:r>
    </w:p>
    <w:p w:rsidR="007F6B63" w:rsidRPr="00E02554" w:rsidRDefault="007F6B63" w:rsidP="007F6B63">
      <w:r w:rsidRPr="00E02554">
        <w:t xml:space="preserve">El usuario luego aplica algoritmos de Machine </w:t>
      </w:r>
      <w:proofErr w:type="spellStart"/>
      <w:r w:rsidRPr="00E02554">
        <w:t>Learning</w:t>
      </w:r>
      <w:proofErr w:type="spellEnd"/>
      <w:r w:rsidRPr="00E02554">
        <w:t xml:space="preserve"> o análisis de Text Mining en el programa Weka abriendo el archivo .</w:t>
      </w:r>
      <w:proofErr w:type="spellStart"/>
      <w:r w:rsidRPr="00E02554">
        <w:t>arff</w:t>
      </w:r>
      <w:proofErr w:type="spellEnd"/>
      <w:r w:rsidRPr="00E02554">
        <w:t xml:space="preserve"> que contiene las frases de documentación que él manualmente revisó. Ahora puede probar con distintos clasificadores en esos datos para mejorar 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146CA9">
      <w:pPr>
        <w:pStyle w:val="Ttulo2"/>
      </w:pPr>
      <w:bookmarkStart w:id="1381" w:name="_Toc428516526"/>
      <w:r>
        <w:lastRenderedPageBreak/>
        <w:t xml:space="preserve">Interfaz de </w:t>
      </w:r>
      <w:del w:id="1382" w:author="Gabriel Correa" w:date="2015-08-27T22:50:00Z">
        <w:r w:rsidDel="007E2915">
          <w:delText>&lt;NombrePrograma&gt;</w:delText>
        </w:r>
      </w:del>
      <w:proofErr w:type="spellStart"/>
      <w:ins w:id="1383" w:author="Gabriel Correa" w:date="2015-08-27T22:50:00Z">
        <w:r w:rsidR="007E2915">
          <w:t>CHi</w:t>
        </w:r>
      </w:ins>
      <w:bookmarkEnd w:id="1381"/>
      <w:proofErr w:type="spellEnd"/>
    </w:p>
    <w:p w:rsidR="00EE2482" w:rsidRPr="00E02554" w:rsidRDefault="00EE2482" w:rsidP="00EE2482">
      <w:r w:rsidRPr="00E02554">
        <w:t xml:space="preserve">En la siguiente imagen se muestra la interfaz de </w:t>
      </w:r>
      <w:del w:id="1384" w:author="Gabriel Correa" w:date="2015-08-27T22:50:00Z">
        <w:r w:rsidRPr="00E02554" w:rsidDel="007E2915">
          <w:delText>&lt;NombrePrograma&gt;</w:delText>
        </w:r>
      </w:del>
      <w:proofErr w:type="spellStart"/>
      <w:ins w:id="1385" w:author="Gabriel Correa" w:date="2015-08-27T22:50:00Z">
        <w:r w:rsidR="007E2915">
          <w:t>CHi</w:t>
        </w:r>
      </w:ins>
      <w:proofErr w:type="spellEnd"/>
      <w:r w:rsidRPr="00E02554">
        <w:t xml:space="preserve"> y luego se detalla cada componente y funcionalidad.</w:t>
      </w:r>
      <w:ins w:id="1386" w:author="Gabriel Correa" w:date="2015-08-28T08:08:00Z">
        <w:r w:rsidR="00106EF1">
          <w:rPr>
            <w:rStyle w:val="Refdenotaalpie"/>
          </w:rPr>
          <w:footnoteReference w:id="6"/>
        </w:r>
      </w:ins>
    </w:p>
    <w:p w:rsidR="00146CA9" w:rsidRDefault="00EE2482" w:rsidP="00146CA9">
      <w:pPr>
        <w:keepNext/>
      </w:pPr>
      <w:r w:rsidRPr="007C2995">
        <w:rPr>
          <w:noProof/>
        </w:rPr>
        <w:drawing>
          <wp:inline distT="0" distB="0" distL="0" distR="0" wp14:anchorId="5CA06631" wp14:editId="107D3C32">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22">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146CA9" w:rsidRDefault="00146CA9" w:rsidP="00146CA9">
      <w:pPr>
        <w:pStyle w:val="Epgrafe"/>
      </w:pPr>
      <w:r>
        <w:t xml:space="preserve">Imagen </w:t>
      </w:r>
      <w:fldSimple w:instr=" STYLEREF 1 \s ">
        <w:r w:rsidR="00E159AF">
          <w:rPr>
            <w:noProof/>
          </w:rPr>
          <w:t>3</w:t>
        </w:r>
      </w:fldSimple>
      <w:r>
        <w:t>.</w:t>
      </w:r>
      <w:fldSimple w:instr=" SEQ Imagen \* ARABIC \s 1 ">
        <w:r w:rsidR="00E159AF">
          <w:rPr>
            <w:noProof/>
          </w:rPr>
          <w:t>1</w:t>
        </w:r>
      </w:fldSimple>
      <w:r>
        <w:t xml:space="preserve">:   Interfaz gráfica de </w:t>
      </w:r>
      <w:proofErr w:type="spellStart"/>
      <w:r>
        <w:t>CHi</w:t>
      </w:r>
      <w:proofErr w:type="spellEnd"/>
      <w:r>
        <w:t>, enumerando las botones y funcionalidades principales de la aplicación.</w:t>
      </w:r>
    </w:p>
    <w:p w:rsidR="00EE2482" w:rsidRPr="00E02554" w:rsidDel="00106EF1" w:rsidRDefault="00146CA9" w:rsidP="00EE2482">
      <w:pPr>
        <w:jc w:val="center"/>
        <w:rPr>
          <w:del w:id="1395" w:author="Gabriel Correa" w:date="2015-08-28T08:07:00Z"/>
          <w:color w:val="A6A6A6" w:themeColor="background1" w:themeShade="A6"/>
          <w:szCs w:val="20"/>
          <w:rPrChange w:id="1396" w:author="Gabriel Correa" w:date="2015-08-25T14:24:00Z">
            <w:rPr>
              <w:del w:id="1397" w:author="Gabriel Correa" w:date="2015-08-28T08:07:00Z"/>
              <w:color w:val="A6A6A6" w:themeColor="background1" w:themeShade="A6"/>
              <w:sz w:val="20"/>
              <w:szCs w:val="20"/>
            </w:rPr>
          </w:rPrChange>
        </w:rPr>
      </w:pPr>
      <w:r w:rsidRPr="00E02554" w:rsidDel="00106EF1">
        <w:rPr>
          <w:color w:val="A6A6A6" w:themeColor="background1" w:themeShade="A6"/>
          <w:szCs w:val="20"/>
          <w:rPrChange w:id="1398" w:author="Gabriel Correa" w:date="2015-08-25T14:24:00Z">
            <w:rPr>
              <w:rFonts w:eastAsiaTheme="majorEastAsia" w:cstheme="majorBidi"/>
              <w:b/>
              <w:bCs/>
              <w:color w:val="A6A6A6" w:themeColor="background1" w:themeShade="A6"/>
              <w:szCs w:val="20"/>
            </w:rPr>
          </w:rPrChange>
        </w:rPr>
        <w:t xml:space="preserve"> </w:t>
      </w:r>
      <w:del w:id="1399" w:author="Gabriel Correa" w:date="2015-08-28T08:07:00Z">
        <w:r w:rsidR="00EE2482" w:rsidRPr="00E02554" w:rsidDel="00106EF1">
          <w:rPr>
            <w:color w:val="A6A6A6" w:themeColor="background1" w:themeShade="A6"/>
            <w:szCs w:val="20"/>
            <w:rPrChange w:id="1400" w:author="Gabriel Correa" w:date="2015-08-25T14:24:00Z">
              <w:rPr>
                <w:rFonts w:eastAsiaTheme="majorEastAsia" w:cstheme="majorBidi"/>
                <w:b/>
                <w:bCs/>
                <w:color w:val="A6A6A6" w:themeColor="background1" w:themeShade="A6"/>
                <w:sz w:val="20"/>
                <w:szCs w:val="20"/>
              </w:rPr>
            </w:rPrChange>
          </w:rPr>
          <w:delText>(esta imagen va a ser actualizada y mejorada después)</w:delText>
        </w:r>
      </w:del>
    </w:p>
    <w:p w:rsidR="00EE2482" w:rsidRPr="00E02554" w:rsidRDefault="00EE2482" w:rsidP="00EE2482"/>
    <w:p w:rsidR="00EE2482" w:rsidRPr="00E02554" w:rsidRDefault="00EE2482" w:rsidP="00EE2482"/>
    <w:p w:rsidR="00EE2482" w:rsidRPr="006526D5" w:rsidRDefault="00EB59F2">
      <w:pPr>
        <w:ind w:left="360"/>
        <w:rPr>
          <w:u w:val="single"/>
        </w:rPr>
        <w:pPrChange w:id="1401" w:author="Gabriel Correa" w:date="2015-08-28T07:28:00Z">
          <w:pPr>
            <w:pStyle w:val="Prrafodelista"/>
            <w:numPr>
              <w:numId w:val="33"/>
            </w:numPr>
            <w:ind w:hanging="360"/>
          </w:pPr>
        </w:pPrChange>
      </w:pPr>
      <w:r w:rsidRPr="006526D5">
        <w:rPr>
          <w:u w:val="single"/>
        </w:rPr>
        <w:t xml:space="preserve">1 </w:t>
      </w:r>
      <w:r w:rsidR="00EE2482" w:rsidRPr="006526D5">
        <w:rPr>
          <w:u w:val="single"/>
        </w:rPr>
        <w:t xml:space="preserve">Comenzar nuevo proyecto </w:t>
      </w:r>
    </w:p>
    <w:p w:rsidR="00EE2482" w:rsidRDefault="00EE2482">
      <w:pPr>
        <w:ind w:left="1980"/>
        <w:pPrChange w:id="1402" w:author="Gabriel Correa" w:date="2015-08-28T07:28:00Z">
          <w:pPr>
            <w:pStyle w:val="Prrafodelista"/>
            <w:ind w:left="1440"/>
          </w:pPr>
        </w:pPrChange>
      </w:pPr>
      <w:r>
        <w:t>Selecciona la carpeta que contiene tu código fuente Java.</w:t>
      </w:r>
    </w:p>
    <w:p w:rsidR="00EE2482" w:rsidRPr="006526D5" w:rsidRDefault="00EB59F2">
      <w:pPr>
        <w:ind w:left="360"/>
        <w:rPr>
          <w:u w:val="single"/>
        </w:rPr>
        <w:pPrChange w:id="1403" w:author="Gabriel Correa" w:date="2015-08-28T07:28:00Z">
          <w:pPr>
            <w:pStyle w:val="Prrafodelista"/>
            <w:numPr>
              <w:numId w:val="33"/>
            </w:numPr>
            <w:ind w:hanging="360"/>
          </w:pPr>
        </w:pPrChange>
      </w:pPr>
      <w:r w:rsidRPr="006526D5">
        <w:rPr>
          <w:u w:val="single"/>
        </w:rPr>
        <w:t xml:space="preserve">2 </w:t>
      </w:r>
      <w:r w:rsidR="00EE2482" w:rsidRPr="006526D5">
        <w:rPr>
          <w:u w:val="single"/>
        </w:rPr>
        <w:t>Abrir proyecto</w:t>
      </w:r>
    </w:p>
    <w:p w:rsidR="00EE2482" w:rsidRDefault="00EE2482" w:rsidP="00146CA9">
      <w:pPr>
        <w:ind w:left="1980"/>
      </w:pPr>
      <w:proofErr w:type="gramStart"/>
      <w:r>
        <w:t>Continua</w:t>
      </w:r>
      <w:proofErr w:type="gramEnd"/>
      <w:r>
        <w:t xml:space="preserve"> revisando un proyecto ya existente.</w:t>
      </w:r>
    </w:p>
    <w:p w:rsidR="00EE2482" w:rsidRPr="006526D5" w:rsidRDefault="00EB59F2">
      <w:pPr>
        <w:ind w:left="360"/>
        <w:rPr>
          <w:u w:val="single"/>
        </w:rPr>
        <w:pPrChange w:id="1404" w:author="Gabriel Correa" w:date="2015-08-28T07:29:00Z">
          <w:pPr>
            <w:pStyle w:val="Prrafodelista"/>
            <w:numPr>
              <w:numId w:val="33"/>
            </w:numPr>
            <w:ind w:hanging="360"/>
          </w:pPr>
        </w:pPrChange>
      </w:pPr>
      <w:r w:rsidRPr="006526D5">
        <w:rPr>
          <w:u w:val="single"/>
        </w:rPr>
        <w:t xml:space="preserve">3 </w:t>
      </w:r>
      <w:r w:rsidR="00EE2482" w:rsidRPr="006526D5">
        <w:rPr>
          <w:u w:val="single"/>
        </w:rPr>
        <w:t xml:space="preserve">Navegación con botones (se recomienda usar </w:t>
      </w:r>
      <w:proofErr w:type="spellStart"/>
      <w:r w:rsidR="00EE2482" w:rsidRPr="006526D5">
        <w:rPr>
          <w:u w:val="single"/>
        </w:rPr>
        <w:t>hotkeys</w:t>
      </w:r>
      <w:proofErr w:type="spellEnd"/>
      <w:r w:rsidR="00EE2482" w:rsidRPr="006526D5">
        <w:rPr>
          <w:u w:val="single"/>
        </w:rPr>
        <w:t>)</w:t>
      </w:r>
    </w:p>
    <w:p w:rsidR="00EE2482" w:rsidRDefault="00EE2482">
      <w:pPr>
        <w:ind w:left="1980"/>
        <w:pPrChange w:id="1405" w:author="Gabriel Correa" w:date="2015-08-28T07:29:00Z">
          <w:pPr>
            <w:pStyle w:val="Prrafodelista"/>
            <w:ind w:left="1440"/>
          </w:pPr>
        </w:pPrChange>
      </w:pPr>
      <w:r>
        <w:t>Anda al anterior o siguiente comentario/frase y destaca una frase. Se recomienda usar las teclas de acceso rápido (teclas de flechas y tecla de espacio).</w:t>
      </w:r>
    </w:p>
    <w:p w:rsidR="00EE2482" w:rsidRPr="006526D5" w:rsidRDefault="00EB59F2">
      <w:pPr>
        <w:ind w:left="360"/>
        <w:rPr>
          <w:u w:val="single"/>
        </w:rPr>
        <w:pPrChange w:id="1406" w:author="Gabriel Correa" w:date="2015-08-28T07:29:00Z">
          <w:pPr>
            <w:pStyle w:val="Prrafodelista"/>
            <w:numPr>
              <w:numId w:val="33"/>
            </w:numPr>
            <w:ind w:hanging="360"/>
          </w:pPr>
        </w:pPrChange>
      </w:pPr>
      <w:r w:rsidRPr="006526D5">
        <w:rPr>
          <w:u w:val="single"/>
        </w:rPr>
        <w:t xml:space="preserve">4 </w:t>
      </w:r>
      <w:r w:rsidR="00EE2482" w:rsidRPr="006526D5">
        <w:rPr>
          <w:u w:val="single"/>
        </w:rPr>
        <w:t>Información</w:t>
      </w:r>
    </w:p>
    <w:p w:rsidR="00EE2482" w:rsidRDefault="00EE2482" w:rsidP="00146CA9">
      <w:pPr>
        <w:ind w:left="1980"/>
      </w:pPr>
      <w:r>
        <w:t xml:space="preserve">ID y </w:t>
      </w:r>
      <w:proofErr w:type="spellStart"/>
      <w:r>
        <w:t>path</w:t>
      </w:r>
      <w:proofErr w:type="spellEnd"/>
      <w:r>
        <w:t xml:space="preserve"> del comentario actual.</w:t>
      </w:r>
    </w:p>
    <w:p w:rsidR="00EE2482" w:rsidRPr="006526D5" w:rsidRDefault="00EB59F2">
      <w:pPr>
        <w:ind w:left="360"/>
        <w:rPr>
          <w:u w:val="single"/>
        </w:rPr>
        <w:pPrChange w:id="1407" w:author="Gabriel Correa" w:date="2015-08-28T07:29:00Z">
          <w:pPr>
            <w:pStyle w:val="Prrafodelista"/>
            <w:numPr>
              <w:numId w:val="33"/>
            </w:numPr>
            <w:ind w:hanging="360"/>
          </w:pPr>
        </w:pPrChange>
      </w:pPr>
      <w:r w:rsidRPr="006526D5">
        <w:rPr>
          <w:u w:val="single"/>
        </w:rPr>
        <w:t xml:space="preserve">5 </w:t>
      </w:r>
      <w:r w:rsidR="00EE2482" w:rsidRPr="006526D5">
        <w:rPr>
          <w:u w:val="single"/>
        </w:rPr>
        <w:t>Visualización de comentarios</w:t>
      </w:r>
    </w:p>
    <w:p w:rsidR="00EE2482" w:rsidRDefault="00EE2482" w:rsidP="00146CA9">
      <w:pPr>
        <w:ind w:left="1980"/>
      </w:pPr>
      <w:r>
        <w:t>Zona donde se despliegan los comentarios.</w:t>
      </w:r>
    </w:p>
    <w:p w:rsidR="00EE2482" w:rsidRPr="006526D5" w:rsidRDefault="00EB59F2">
      <w:pPr>
        <w:ind w:left="360"/>
        <w:rPr>
          <w:u w:val="single"/>
        </w:rPr>
        <w:pPrChange w:id="1408" w:author="Gabriel Correa" w:date="2015-08-28T07:29:00Z">
          <w:pPr>
            <w:pStyle w:val="Prrafodelista"/>
            <w:numPr>
              <w:numId w:val="33"/>
            </w:numPr>
            <w:ind w:hanging="360"/>
          </w:pPr>
        </w:pPrChange>
      </w:pPr>
      <w:r w:rsidRPr="006526D5">
        <w:rPr>
          <w:u w:val="single"/>
        </w:rPr>
        <w:t xml:space="preserve">6 </w:t>
      </w:r>
      <w:r w:rsidR="00EE2482" w:rsidRPr="006526D5">
        <w:rPr>
          <w:u w:val="single"/>
        </w:rPr>
        <w:t xml:space="preserve">Ver </w:t>
      </w:r>
      <w:proofErr w:type="spellStart"/>
      <w:r w:rsidR="00EE2482" w:rsidRPr="006526D5">
        <w:rPr>
          <w:u w:val="single"/>
        </w:rPr>
        <w:t>IDs</w:t>
      </w:r>
      <w:proofErr w:type="spellEnd"/>
      <w:r w:rsidR="00EE2482" w:rsidRPr="006526D5">
        <w:rPr>
          <w:u w:val="single"/>
        </w:rPr>
        <w:t xml:space="preserve"> modificados</w:t>
      </w:r>
    </w:p>
    <w:p w:rsidR="00EE2482" w:rsidRDefault="00EE2482" w:rsidP="00146CA9">
      <w:pPr>
        <w:ind w:left="1980"/>
      </w:pPr>
      <w:r>
        <w:lastRenderedPageBreak/>
        <w:t xml:space="preserve">Ver lista de </w:t>
      </w:r>
      <w:proofErr w:type="spellStart"/>
      <w:r>
        <w:t>IDs</w:t>
      </w:r>
      <w:proofErr w:type="spellEnd"/>
      <w:r>
        <w:t xml:space="preserve"> modificados hasta ahora. Puede ser útil en ciertas circunstancias, como por ejemplo para saber cuál fue la última ID que revisaste.</w:t>
      </w:r>
    </w:p>
    <w:p w:rsidR="00EE2482" w:rsidRPr="006526D5" w:rsidRDefault="00EB59F2">
      <w:pPr>
        <w:ind w:left="360"/>
        <w:rPr>
          <w:u w:val="single"/>
        </w:rPr>
        <w:pPrChange w:id="1409" w:author="Gabriel Correa" w:date="2015-08-28T07:29:00Z">
          <w:pPr>
            <w:pStyle w:val="Prrafodelista"/>
            <w:numPr>
              <w:numId w:val="33"/>
            </w:numPr>
            <w:ind w:hanging="360"/>
          </w:pPr>
        </w:pPrChange>
      </w:pPr>
      <w:r w:rsidRPr="006526D5">
        <w:rPr>
          <w:u w:val="single"/>
        </w:rPr>
        <w:t xml:space="preserve">7 </w:t>
      </w:r>
      <w:r w:rsidR="00EE2482" w:rsidRPr="006526D5">
        <w:rPr>
          <w:u w:val="single"/>
        </w:rPr>
        <w:t>Exportar proyecto</w:t>
      </w:r>
    </w:p>
    <w:p w:rsidR="00EE2482" w:rsidRDefault="00EE2482" w:rsidP="00146CA9">
      <w:pPr>
        <w:ind w:left="1980"/>
      </w:pPr>
      <w:r>
        <w:t>Exportar las marcas manualmente realizadas a .</w:t>
      </w:r>
      <w:proofErr w:type="spellStart"/>
      <w:r>
        <w:t>csv</w:t>
      </w:r>
      <w:proofErr w:type="spellEnd"/>
      <w:r>
        <w:t xml:space="preserve"> y .</w:t>
      </w:r>
      <w:proofErr w:type="spellStart"/>
      <w:r>
        <w:t>arff</w:t>
      </w:r>
      <w:proofErr w:type="spellEnd"/>
      <w:r>
        <w:t>.</w:t>
      </w:r>
    </w:p>
    <w:p w:rsidR="00EE2482" w:rsidRPr="006526D5" w:rsidRDefault="00EB59F2">
      <w:pPr>
        <w:ind w:left="360"/>
        <w:rPr>
          <w:u w:val="single"/>
        </w:rPr>
        <w:pPrChange w:id="1410" w:author="Gabriel Correa" w:date="2015-08-28T07:29:00Z">
          <w:pPr>
            <w:pStyle w:val="Prrafodelista"/>
            <w:numPr>
              <w:numId w:val="33"/>
            </w:numPr>
            <w:ind w:hanging="360"/>
          </w:pPr>
        </w:pPrChange>
      </w:pPr>
      <w:r w:rsidRPr="006526D5">
        <w:rPr>
          <w:u w:val="single"/>
        </w:rPr>
        <w:t xml:space="preserve">8 </w:t>
      </w:r>
      <w:r w:rsidR="00EE2482" w:rsidRPr="006526D5">
        <w:rPr>
          <w:u w:val="single"/>
        </w:rPr>
        <w:t>Borrar datos</w:t>
      </w:r>
    </w:p>
    <w:p w:rsidR="00EE2482" w:rsidRDefault="00EE2482" w:rsidP="00477C4E">
      <w:pPr>
        <w:ind w:left="1980"/>
      </w:pPr>
      <w:r>
        <w:t>Borrar todas las marcas manualmente realizadas.</w:t>
      </w:r>
    </w:p>
    <w:p w:rsidR="00EE2482" w:rsidRDefault="00EE2482" w:rsidP="00EE2482">
      <w:pPr>
        <w:pStyle w:val="Prrafodelista"/>
      </w:pPr>
    </w:p>
    <w:p w:rsidR="00EE2482" w:rsidRDefault="00EE2482" w:rsidP="00146CA9">
      <w:pPr>
        <w:pStyle w:val="Ttulo2"/>
        <w:rPr>
          <w:ins w:id="1411" w:author="Gabriel Correa" w:date="2015-08-28T07:53:00Z"/>
        </w:rPr>
      </w:pPr>
      <w:bookmarkStart w:id="1412" w:name="_Toc428516527"/>
      <w:r w:rsidRPr="00146CA9">
        <w:t>Implementación</w:t>
      </w:r>
      <w:r>
        <w:t xml:space="preserve"> de </w:t>
      </w:r>
      <w:del w:id="1413" w:author="Gabriel Correa" w:date="2015-08-27T22:50:00Z">
        <w:r w:rsidDel="007E2915">
          <w:delText>&lt;NombrePrograma&gt;</w:delText>
        </w:r>
      </w:del>
      <w:proofErr w:type="spellStart"/>
      <w:ins w:id="1414" w:author="Gabriel Correa" w:date="2015-08-27T22:50:00Z">
        <w:r w:rsidR="007E2915">
          <w:t>CHi</w:t>
        </w:r>
      </w:ins>
      <w:bookmarkEnd w:id="1412"/>
      <w:proofErr w:type="spellEnd"/>
    </w:p>
    <w:p w:rsidR="00380DBD" w:rsidRDefault="00380DBD">
      <w:pPr>
        <w:rPr>
          <w:ins w:id="1415" w:author="Gabriel Correa" w:date="2015-08-28T08:01:00Z"/>
        </w:rPr>
        <w:pPrChange w:id="1416" w:author="Gabriel Correa" w:date="2015-08-28T07:53:00Z">
          <w:pPr>
            <w:pStyle w:val="Ttulo2"/>
          </w:pPr>
        </w:pPrChange>
      </w:pPr>
      <w:ins w:id="1417" w:author="Gabriel Correa" w:date="2015-08-28T07:53:00Z">
        <w:r>
          <w:t xml:space="preserve">La aplicación </w:t>
        </w:r>
        <w:proofErr w:type="spellStart"/>
        <w:r w:rsidRPr="00380DBD">
          <w:rPr>
            <w:b/>
            <w:i/>
            <w:rPrChange w:id="1418" w:author="Gabriel Correa" w:date="2015-08-28T07:53:00Z">
              <w:rPr>
                <w:i/>
              </w:rPr>
            </w:rPrChange>
          </w:rPr>
          <w:t>C</w:t>
        </w:r>
        <w:r>
          <w:rPr>
            <w:i/>
          </w:rPr>
          <w:t>omments</w:t>
        </w:r>
        <w:proofErr w:type="spellEnd"/>
        <w:r>
          <w:rPr>
            <w:i/>
          </w:rPr>
          <w:t xml:space="preserve"> </w:t>
        </w:r>
        <w:proofErr w:type="spellStart"/>
        <w:r w:rsidRPr="00380DBD">
          <w:rPr>
            <w:b/>
            <w:i/>
            <w:rPrChange w:id="1419" w:author="Gabriel Correa" w:date="2015-08-28T07:54:00Z">
              <w:rPr>
                <w:i/>
              </w:rPr>
            </w:rPrChange>
          </w:rPr>
          <w:t>Hi</w:t>
        </w:r>
        <w:r>
          <w:rPr>
            <w:i/>
          </w:rPr>
          <w:t>ghlighter</w:t>
        </w:r>
        <w:proofErr w:type="spellEnd"/>
        <w:r>
          <w:t>, o bien ‘</w:t>
        </w:r>
        <w:proofErr w:type="spellStart"/>
        <w:r>
          <w:t>CHi</w:t>
        </w:r>
        <w:proofErr w:type="spellEnd"/>
        <w:r>
          <w:t>’,</w:t>
        </w:r>
      </w:ins>
      <w:ins w:id="1420" w:author="Gabriel Correa" w:date="2015-08-28T07:54:00Z">
        <w:r>
          <w:t xml:space="preserve"> fue implementada con el fin de facilitar el proceso de detectar y destacar</w:t>
        </w:r>
      </w:ins>
      <w:ins w:id="1421" w:author="Gabriel Correa" w:date="2015-08-28T07:55:00Z">
        <w:r>
          <w:t>,</w:t>
        </w:r>
      </w:ins>
      <w:ins w:id="1422" w:author="Gabriel Correa" w:date="2015-08-28T07:54:00Z">
        <w:r>
          <w:t xml:space="preserve"> de manera </w:t>
        </w:r>
        <w:proofErr w:type="spellStart"/>
        <w:r>
          <w:t>semi</w:t>
        </w:r>
        <w:proofErr w:type="spellEnd"/>
        <w:r>
          <w:t>-autom</w:t>
        </w:r>
      </w:ins>
      <w:ins w:id="1423" w:author="Gabriel Correa" w:date="2015-08-28T07:55:00Z">
        <w:r>
          <w:t xml:space="preserve">ática, las </w:t>
        </w:r>
      </w:ins>
      <w:ins w:id="1424" w:author="Gabriel Correa" w:date="2015-08-28T07:54:00Z">
        <w:r>
          <w:t>directivas</w:t>
        </w:r>
      </w:ins>
      <w:ins w:id="1425" w:author="Gabriel Correa" w:date="2015-08-28T07:55:00Z">
        <w:r>
          <w:t xml:space="preserve"> de una API.</w:t>
        </w:r>
      </w:ins>
    </w:p>
    <w:p w:rsidR="00380DBD" w:rsidRDefault="00380DBD">
      <w:pPr>
        <w:rPr>
          <w:ins w:id="1426" w:author="Gabriel Correa" w:date="2015-08-28T08:04:00Z"/>
        </w:rPr>
        <w:pPrChange w:id="1427" w:author="Gabriel Correa" w:date="2015-08-28T07:53:00Z">
          <w:pPr>
            <w:pStyle w:val="Ttulo2"/>
          </w:pPr>
        </w:pPrChange>
      </w:pPr>
      <w:ins w:id="1428" w:author="Gabriel Correa" w:date="2015-08-28T07:55:00Z">
        <w:r>
          <w:t>Los comentarios escritos junto al código fuente</w:t>
        </w:r>
      </w:ins>
      <w:ins w:id="1429" w:author="Gabriel Correa" w:date="2015-08-28T07:56:00Z">
        <w:r>
          <w:t xml:space="preserve"> son los que conforman la documentación de una librería</w:t>
        </w:r>
      </w:ins>
      <w:ins w:id="1430" w:author="Gabriel Correa" w:date="2015-08-28T07:57:00Z">
        <w:r>
          <w:t xml:space="preserve">. En el caso de Java, los comentarios usualmente </w:t>
        </w:r>
      </w:ins>
      <w:ins w:id="1431" w:author="Gabriel Correa" w:date="2015-08-28T07:58:00Z">
        <w:r>
          <w:t xml:space="preserve">se apegan a </w:t>
        </w:r>
      </w:ins>
      <w:ins w:id="1432" w:author="Gabriel Correa" w:date="2015-08-28T07:57:00Z">
        <w:r>
          <w:t xml:space="preserve">la </w:t>
        </w:r>
      </w:ins>
      <w:ins w:id="1433" w:author="Gabriel Correa" w:date="2015-08-28T07:58:00Z">
        <w:r>
          <w:t xml:space="preserve">sintaxis pedida </w:t>
        </w:r>
      </w:ins>
      <w:ins w:id="1434" w:author="Gabriel Correa" w:date="2015-08-28T07:57:00Z">
        <w:r>
          <w:t xml:space="preserve">por </w:t>
        </w:r>
        <w:proofErr w:type="spellStart"/>
        <w:r>
          <w:t>Javadoc</w:t>
        </w:r>
      </w:ins>
      <w:proofErr w:type="spellEnd"/>
      <w:ins w:id="1435" w:author="Gabriel Correa" w:date="2015-08-28T07:59:00Z">
        <w:r>
          <w:t>. Las documentaci</w:t>
        </w:r>
      </w:ins>
      <w:ins w:id="1436" w:author="Gabriel Correa" w:date="2015-08-28T08:00:00Z">
        <w:r>
          <w:t xml:space="preserve">ones de API realizadas con </w:t>
        </w:r>
        <w:proofErr w:type="spellStart"/>
        <w:r>
          <w:t>Javadoc</w:t>
        </w:r>
      </w:ins>
      <w:proofErr w:type="spellEnd"/>
      <w:ins w:id="1437" w:author="Gabriel Correa" w:date="2015-08-28T07:59:00Z">
        <w:r>
          <w:t xml:space="preserve"> pueden visualizarse en una </w:t>
        </w:r>
      </w:ins>
      <w:ins w:id="1438" w:author="Gabriel Correa" w:date="2015-08-28T08:01:00Z">
        <w:r>
          <w:t>página</w:t>
        </w:r>
      </w:ins>
      <w:ins w:id="1439" w:author="Gabriel Correa" w:date="2015-08-28T07:59:00Z">
        <w:r>
          <w:t xml:space="preserve"> web</w:t>
        </w:r>
      </w:ins>
      <w:ins w:id="1440" w:author="Gabriel Correa" w:date="2015-08-28T08:00:00Z">
        <w:r>
          <w:t xml:space="preserve"> o bien en los comentarios adentro de archivos de código fuente.</w:t>
        </w:r>
      </w:ins>
    </w:p>
    <w:p w:rsidR="00106EF1" w:rsidRDefault="00106EF1">
      <w:pPr>
        <w:rPr>
          <w:ins w:id="1441" w:author="Gabriel Correa" w:date="2015-08-28T08:05:00Z"/>
        </w:rPr>
        <w:pPrChange w:id="1442" w:author="Gabriel Correa" w:date="2015-08-28T07:53:00Z">
          <w:pPr>
            <w:pStyle w:val="Ttulo2"/>
          </w:pPr>
        </w:pPrChange>
      </w:pPr>
      <w:ins w:id="1443" w:author="Gabriel Correa" w:date="2015-08-28T08:04:00Z">
        <w:r>
          <w:t>A continuación se detallan l</w:t>
        </w:r>
      </w:ins>
      <w:ins w:id="1444" w:author="Gabriel Correa" w:date="2015-08-28T08:05:00Z">
        <w:r>
          <w:t>as fases principales del desarrollo y detalles de su implementación.</w:t>
        </w:r>
      </w:ins>
    </w:p>
    <w:p w:rsidR="00106EF1" w:rsidRDefault="00106EF1">
      <w:pPr>
        <w:pStyle w:val="Ttulo3"/>
        <w:rPr>
          <w:ins w:id="1445" w:author="Gabriel Correa" w:date="2015-08-28T08:09:00Z"/>
        </w:rPr>
        <w:pPrChange w:id="1446" w:author="Gabriel Correa" w:date="2015-08-28T08:06:00Z">
          <w:pPr>
            <w:pStyle w:val="Ttulo2"/>
          </w:pPr>
        </w:pPrChange>
      </w:pPr>
      <w:bookmarkStart w:id="1447" w:name="_Toc428516528"/>
      <w:ins w:id="1448" w:author="Gabriel Correa" w:date="2015-08-28T08:05:00Z">
        <w:r>
          <w:t>Extracción de comentarios</w:t>
        </w:r>
      </w:ins>
      <w:bookmarkEnd w:id="1447"/>
    </w:p>
    <w:p w:rsidR="00F90EBF" w:rsidRDefault="00F90EBF">
      <w:pPr>
        <w:rPr>
          <w:ins w:id="1449" w:author="Gabriel Correa" w:date="2015-08-28T08:13:00Z"/>
        </w:rPr>
        <w:pPrChange w:id="1450" w:author="Gabriel Correa" w:date="2015-08-28T08:09:00Z">
          <w:pPr>
            <w:pStyle w:val="Ttulo2"/>
          </w:pPr>
        </w:pPrChange>
      </w:pPr>
      <w:ins w:id="1451" w:author="Gabriel Correa" w:date="2015-08-28T08:09:00Z">
        <w:r>
          <w:t xml:space="preserve">El programa necesita poder acceder y revisar los comentarios de una API. Para esto necesita </w:t>
        </w:r>
      </w:ins>
      <w:ins w:id="1452" w:author="Gabriel Correa" w:date="2015-08-28T08:10:00Z">
        <w:r>
          <w:t>que el usuario seleccione la carpeta donde tiene los archivos de su proyecto Java</w:t>
        </w:r>
      </w:ins>
      <w:ins w:id="1453" w:author="Gabriel Correa" w:date="2015-08-28T08:11:00Z">
        <w:r>
          <w:t xml:space="preserve">. Luego extraerá todos los comentarios </w:t>
        </w:r>
      </w:ins>
      <w:ins w:id="1454" w:author="Gabriel Correa" w:date="2015-08-28T08:12:00Z">
        <w:r>
          <w:t xml:space="preserve">de </w:t>
        </w:r>
      </w:ins>
      <w:ins w:id="1455" w:author="Gabriel Correa" w:date="2015-08-28T08:11:00Z">
        <w:r>
          <w:t xml:space="preserve">tipo </w:t>
        </w:r>
        <w:proofErr w:type="spellStart"/>
        <w:r>
          <w:t>Javadoc</w:t>
        </w:r>
        <w:proofErr w:type="spellEnd"/>
        <w:r>
          <w:t xml:space="preserve"> </w:t>
        </w:r>
      </w:ins>
      <w:ins w:id="1456" w:author="Gabriel Correa" w:date="2015-08-28T08:12:00Z">
        <w:r>
          <w:t xml:space="preserve">que se encuentran </w:t>
        </w:r>
      </w:ins>
      <w:ins w:id="1457" w:author="Gabriel Correa" w:date="2015-08-28T08:11:00Z">
        <w:r>
          <w:t xml:space="preserve">al interior de cada archivo </w:t>
        </w:r>
      </w:ins>
      <w:ins w:id="1458" w:author="Gabriel Correa" w:date="2015-08-28T08:12:00Z">
        <w:r>
          <w:t>de extensión ‘</w:t>
        </w:r>
      </w:ins>
      <w:ins w:id="1459" w:author="Gabriel Correa" w:date="2015-08-28T08:11:00Z">
        <w:r>
          <w:t>.java</w:t>
        </w:r>
      </w:ins>
      <w:ins w:id="1460" w:author="Gabriel Correa" w:date="2015-08-28T08:12:00Z">
        <w:r>
          <w:t>’</w:t>
        </w:r>
        <w:r w:rsidR="00D72C8F">
          <w:t xml:space="preserve">, y </w:t>
        </w:r>
      </w:ins>
      <w:ins w:id="1461" w:author="Gabriel Correa" w:date="2015-08-28T08:13:00Z">
        <w:r w:rsidR="00D72C8F">
          <w:t>los deja disponibles para ser visualizados en la página web.</w:t>
        </w:r>
      </w:ins>
    </w:p>
    <w:p w:rsidR="00D72C8F" w:rsidRDefault="00D72C8F">
      <w:pPr>
        <w:rPr>
          <w:ins w:id="1462" w:author="Gabriel Correa" w:date="2015-08-28T08:18:00Z"/>
        </w:rPr>
        <w:pPrChange w:id="1463" w:author="Gabriel Correa" w:date="2015-08-28T08:09:00Z">
          <w:pPr>
            <w:pStyle w:val="Ttulo2"/>
          </w:pPr>
        </w:pPrChange>
      </w:pPr>
      <w:ins w:id="1464" w:author="Gabriel Correa" w:date="2015-08-28T08:13:00Z">
        <w:r>
          <w:t xml:space="preserve">Este proceso se realizó usando un script </w:t>
        </w:r>
      </w:ins>
      <w:ins w:id="1465" w:author="Gabriel Correa" w:date="2015-08-28T08:15:00Z">
        <w:r>
          <w:t xml:space="preserve">de Shell de </w:t>
        </w:r>
        <w:proofErr w:type="spellStart"/>
        <w:r>
          <w:t>unix</w:t>
        </w:r>
        <w:proofErr w:type="spellEnd"/>
        <w:r>
          <w:t xml:space="preserve"> llamado slocc.sh</w:t>
        </w:r>
      </w:ins>
      <w:ins w:id="1466" w:author="Gabriel Correa" w:date="2015-08-28T08:16:00Z">
        <w:r>
          <w:rPr>
            <w:rStyle w:val="Refdenotaalpie"/>
          </w:rPr>
          <w:footnoteReference w:id="7"/>
        </w:r>
        <w:r>
          <w:t xml:space="preserve"> el cual permite extraer los comentarios de varios archivos de manera recursiva por los directorios. Luego la salida de este script fue procesada por un script </w:t>
        </w:r>
      </w:ins>
      <w:ins w:id="1468" w:author="Gabriel Correa" w:date="2015-08-28T08:17:00Z">
        <w:r>
          <w:t>implementado en</w:t>
        </w:r>
      </w:ins>
      <w:ins w:id="1469" w:author="Gabriel Correa" w:date="2015-08-28T08:16:00Z">
        <w:r>
          <w:t xml:space="preserve"> </w:t>
        </w:r>
        <w:proofErr w:type="spellStart"/>
        <w:r>
          <w:t>python</w:t>
        </w:r>
        <w:proofErr w:type="spellEnd"/>
        <w:r>
          <w:t xml:space="preserve"> </w:t>
        </w:r>
      </w:ins>
      <w:ins w:id="1470" w:author="Gabriel Correa" w:date="2015-08-28T08:17:00Z">
        <w:r>
          <w:t xml:space="preserve">que </w:t>
        </w:r>
      </w:ins>
      <w:ins w:id="1471" w:author="Gabriel Correa" w:date="2015-08-28T08:20:00Z">
        <w:r>
          <w:t>separa todos los comentarios en frases</w:t>
        </w:r>
      </w:ins>
      <w:r w:rsidR="001E5B60">
        <w:t xml:space="preserve"> (usando expresiones </w:t>
      </w:r>
      <w:proofErr w:type="spellStart"/>
      <w:r w:rsidR="001E5B60">
        <w:t>regex</w:t>
      </w:r>
      <w:proofErr w:type="spellEnd"/>
      <w:r w:rsidR="001E5B60">
        <w:t>)</w:t>
      </w:r>
      <w:ins w:id="1472" w:author="Gabriel Correa" w:date="2015-08-28T08:20:00Z">
        <w:r>
          <w:t xml:space="preserve"> y luego </w:t>
        </w:r>
      </w:ins>
      <w:ins w:id="1473" w:author="Gabriel Correa" w:date="2015-08-28T08:17:00Z">
        <w:r>
          <w:t>junta todo en un archivo .</w:t>
        </w:r>
        <w:proofErr w:type="spellStart"/>
        <w:r>
          <w:t>csv</w:t>
        </w:r>
      </w:ins>
      <w:proofErr w:type="spellEnd"/>
      <w:ins w:id="1474" w:author="Gabriel Correa" w:date="2015-08-28T08:18:00Z">
        <w:r>
          <w:t>, que puede ser entendido por la aplicación web y finalmente se muestran los comentarios en un browser.</w:t>
        </w:r>
      </w:ins>
    </w:p>
    <w:p w:rsidR="00D72C8F" w:rsidRDefault="00611E8A">
      <w:pPr>
        <w:pStyle w:val="Ttulo3"/>
        <w:rPr>
          <w:ins w:id="1475" w:author="Gabriel Correa" w:date="2015-08-28T08:22:00Z"/>
        </w:rPr>
        <w:pPrChange w:id="1476" w:author="Gabriel Correa" w:date="2015-08-28T08:19:00Z">
          <w:pPr>
            <w:pStyle w:val="Ttulo2"/>
          </w:pPr>
        </w:pPrChange>
      </w:pPr>
      <w:bookmarkStart w:id="1477" w:name="_Toc428516529"/>
      <w:ins w:id="1478" w:author="Gabriel Correa" w:date="2015-08-28T08:21:00Z">
        <w:r>
          <w:t>Aplicación</w:t>
        </w:r>
      </w:ins>
      <w:ins w:id="1479" w:author="Gabriel Correa" w:date="2015-08-28T08:18:00Z">
        <w:r w:rsidR="00D72C8F">
          <w:t xml:space="preserve"> y </w:t>
        </w:r>
        <w:proofErr w:type="spellStart"/>
        <w:r w:rsidR="00D72C8F">
          <w:t>hotkeys</w:t>
        </w:r>
      </w:ins>
      <w:bookmarkEnd w:id="1477"/>
      <w:proofErr w:type="spellEnd"/>
    </w:p>
    <w:p w:rsidR="00611E8A" w:rsidRPr="0056788E" w:rsidRDefault="00611E8A">
      <w:pPr>
        <w:rPr>
          <w:ins w:id="1480" w:author="Gabriel Correa" w:date="2015-08-28T08:19:00Z"/>
        </w:rPr>
        <w:pPrChange w:id="1481" w:author="Gabriel Correa" w:date="2015-08-28T08:22:00Z">
          <w:pPr>
            <w:pStyle w:val="Ttulo2"/>
          </w:pPr>
        </w:pPrChange>
      </w:pPr>
      <w:ins w:id="1482" w:author="Gabriel Correa" w:date="2015-08-28T08:22:00Z">
        <w:r>
          <w:t xml:space="preserve">La aplicación fue programada en HTML5, usando </w:t>
        </w:r>
        <w:proofErr w:type="spellStart"/>
        <w:r>
          <w:t>javascript</w:t>
        </w:r>
        <w:proofErr w:type="spellEnd"/>
        <w:r>
          <w:t xml:space="preserve">, </w:t>
        </w:r>
        <w:proofErr w:type="spellStart"/>
        <w:r>
          <w:t>jQuery</w:t>
        </w:r>
        <w:proofErr w:type="spellEnd"/>
        <w:r>
          <w:t xml:space="preserve">, Ajax y </w:t>
        </w:r>
        <w:proofErr w:type="spellStart"/>
        <w:r>
          <w:t>php</w:t>
        </w:r>
        <w:proofErr w:type="spellEnd"/>
        <w:r>
          <w:t>. Además usa un archivo .</w:t>
        </w:r>
        <w:proofErr w:type="spellStart"/>
        <w:r>
          <w:t>css</w:t>
        </w:r>
        <w:proofErr w:type="spellEnd"/>
        <w:r>
          <w:t xml:space="preserve"> de </w:t>
        </w:r>
        <w:proofErr w:type="spellStart"/>
        <w:r>
          <w:t>Bootstrap</w:t>
        </w:r>
      </w:ins>
      <w:proofErr w:type="spellEnd"/>
      <w:ins w:id="1483" w:author="Gabriel Correa" w:date="2015-08-28T08:23:00Z">
        <w:r>
          <w:t xml:space="preserve"> para mejorar la presentación visual.</w:t>
        </w:r>
        <w:r w:rsidR="00033F44">
          <w:t xml:space="preserve"> Corre en usando un modelo cliente-servidor</w:t>
        </w:r>
      </w:ins>
      <w:ins w:id="1484" w:author="Gabriel Correa" w:date="2015-08-28T08:24:00Z">
        <w:r w:rsidR="00033F44">
          <w:t xml:space="preserve"> y el servidor es un programa que es parte de la api de </w:t>
        </w:r>
        <w:proofErr w:type="spellStart"/>
        <w:r w:rsidR="00033F44">
          <w:t>php</w:t>
        </w:r>
        <w:proofErr w:type="spellEnd"/>
        <w:r w:rsidR="00033F44">
          <w:t>.</w:t>
        </w:r>
      </w:ins>
      <w:r w:rsidR="001749A0">
        <w:t xml:space="preserve"> Su uso sólo ha sido probado con éxito en </w:t>
      </w:r>
      <w:proofErr w:type="spellStart"/>
      <w:r w:rsidR="001749A0">
        <w:t>Chrome</w:t>
      </w:r>
      <w:proofErr w:type="spellEnd"/>
      <w:r w:rsidR="001749A0">
        <w:t xml:space="preserve"> </w:t>
      </w:r>
      <w:proofErr w:type="spellStart"/>
      <w:r w:rsidR="001749A0">
        <w:t>realease</w:t>
      </w:r>
      <w:proofErr w:type="spellEnd"/>
      <w:r w:rsidR="001749A0">
        <w:t xml:space="preserve"> 42, 43 y 44. Se observaron errores en el sistema de almacenamiento local del cliente al usar Safari, por lo que se recomienda fuertemente usar la aplicación en </w:t>
      </w:r>
      <w:proofErr w:type="spellStart"/>
      <w:r w:rsidR="001749A0">
        <w:t>Chrome</w:t>
      </w:r>
      <w:proofErr w:type="spellEnd"/>
      <w:r w:rsidR="001749A0">
        <w:t>.</w:t>
      </w:r>
    </w:p>
    <w:p w:rsidR="00D72C8F" w:rsidRDefault="00D72C8F">
      <w:pPr>
        <w:pPrChange w:id="1485" w:author="Gabriel Correa" w:date="2015-08-28T08:19:00Z">
          <w:pPr>
            <w:pStyle w:val="Ttulo2"/>
          </w:pPr>
        </w:pPrChange>
      </w:pPr>
      <w:ins w:id="1486" w:author="Gabriel Correa" w:date="2015-08-28T08:19:00Z">
        <w:r>
          <w:t xml:space="preserve">La aplicación web permite el uso de </w:t>
        </w:r>
        <w:proofErr w:type="spellStart"/>
        <w:r>
          <w:t>hotkeys</w:t>
        </w:r>
        <w:proofErr w:type="spellEnd"/>
        <w:r>
          <w:t xml:space="preserve"> para navegar a través de los comentarios de API y para destacar las frases.</w:t>
        </w:r>
      </w:ins>
      <w:ins w:id="1487" w:author="Gabriel Correa" w:date="2015-08-28T08:26:00Z">
        <w:r w:rsidR="00033F44">
          <w:t xml:space="preserve"> Se usan las teclas de navegación del teclado (</w:t>
        </w:r>
        <w:proofErr w:type="spellStart"/>
        <w:r w:rsidR="00033F44">
          <w:t>arrows</w:t>
        </w:r>
        <w:proofErr w:type="spellEnd"/>
        <w:r w:rsidR="00033F44">
          <w:t>) para avanzar o retroceder</w:t>
        </w:r>
      </w:ins>
      <w:ins w:id="1488" w:author="Gabriel Correa" w:date="2015-08-28T08:27:00Z">
        <w:r w:rsidR="00033F44">
          <w:t xml:space="preserve"> y se usa la tecla de espacio para destacar la frase que aparece seleccionada en ese momento. Apretar la tecla de espacio nuevamente hace que la frase circule por </w:t>
        </w:r>
      </w:ins>
      <w:ins w:id="1489" w:author="Gabriel Correa" w:date="2015-08-28T08:28:00Z">
        <w:r w:rsidR="00033F44">
          <w:t xml:space="preserve">los 4 tipos de comentarios: no-directiva (sin color de fondo), directiva (color amarillo de fondo), </w:t>
        </w:r>
        <w:proofErr w:type="spellStart"/>
        <w:r w:rsidR="00033F44">
          <w:t>semi</w:t>
        </w:r>
        <w:proofErr w:type="spellEnd"/>
        <w:r w:rsidR="00033F44">
          <w:t xml:space="preserve">-directiva (color </w:t>
        </w:r>
      </w:ins>
      <w:ins w:id="1490" w:author="Gabriel Correa" w:date="2015-08-28T08:29:00Z">
        <w:r w:rsidR="00033F44">
          <w:t xml:space="preserve">de fondo naranjo) y </w:t>
        </w:r>
        <w:proofErr w:type="spellStart"/>
        <w:r w:rsidR="00033F44">
          <w:t>null-directive</w:t>
        </w:r>
        <w:proofErr w:type="spellEnd"/>
        <w:r w:rsidR="00033F44">
          <w:t xml:space="preserve"> (color de fondo morado).</w:t>
        </w:r>
      </w:ins>
    </w:p>
    <w:p w:rsidR="001E5B60" w:rsidRDefault="001749A0" w:rsidP="001749A0">
      <w:r>
        <w:lastRenderedPageBreak/>
        <w:t xml:space="preserve">La aplicación almacena las correcciones realizadas por el usuario de forma local usando </w:t>
      </w:r>
      <w:proofErr w:type="spellStart"/>
      <w:r>
        <w:t>LocalStorage</w:t>
      </w:r>
      <w:proofErr w:type="spellEnd"/>
      <w:r>
        <w:t xml:space="preserve"> de HTML5.</w:t>
      </w:r>
      <w:r w:rsidR="001E5B60">
        <w:t xml:space="preserve"> El sistema de destaque con colores de fondo es realizado usando </w:t>
      </w:r>
      <w:proofErr w:type="spellStart"/>
      <w:r w:rsidR="001E5B60">
        <w:t>css</w:t>
      </w:r>
      <w:proofErr w:type="spellEnd"/>
      <w:r w:rsidR="001E5B60">
        <w:t xml:space="preserve"> y </w:t>
      </w:r>
      <w:proofErr w:type="spellStart"/>
      <w:r w:rsidR="001E5B60">
        <w:t>jQuery</w:t>
      </w:r>
      <w:proofErr w:type="spellEnd"/>
      <w:r w:rsidR="001E5B60">
        <w:t>.</w:t>
      </w:r>
    </w:p>
    <w:p w:rsidR="001E5B60" w:rsidRPr="0056788E" w:rsidRDefault="001E5B60" w:rsidP="001749A0">
      <w:r>
        <w:t>Finalmente los datos pueden ser exportados a un archivo .</w:t>
      </w:r>
      <w:proofErr w:type="spellStart"/>
      <w:r>
        <w:t>csv</w:t>
      </w:r>
      <w:proofErr w:type="spellEnd"/>
      <w:r>
        <w:t xml:space="preserve"> el cual contiene los datos modificados por el usuario</w:t>
      </w:r>
      <w:r w:rsidR="00257173">
        <w:t>.</w:t>
      </w:r>
    </w:p>
    <w:p w:rsidR="007F1F33" w:rsidRDefault="007F1F33">
      <w:pPr>
        <w:spacing w:after="200" w:line="276" w:lineRule="auto"/>
        <w:jc w:val="left"/>
        <w:rPr>
          <w:rFonts w:eastAsiaTheme="majorEastAsia" w:cstheme="majorBidi"/>
          <w:b/>
          <w:bCs/>
          <w:color w:val="365F91" w:themeColor="accent1" w:themeShade="BF"/>
          <w:sz w:val="28"/>
          <w:szCs w:val="28"/>
        </w:rPr>
      </w:pPr>
      <w:bookmarkStart w:id="1491" w:name="_Ref427234276"/>
      <w:r>
        <w:br w:type="page"/>
      </w:r>
    </w:p>
    <w:p w:rsidR="00EE2482" w:rsidDel="006E029D" w:rsidRDefault="00EE2482" w:rsidP="00146CA9">
      <w:pPr>
        <w:pStyle w:val="Ttulo1"/>
        <w:rPr>
          <w:del w:id="1492" w:author="Gabriel Correa" w:date="2015-08-26T11:37:00Z"/>
        </w:rPr>
      </w:pPr>
      <w:bookmarkStart w:id="1493" w:name="_Toc428516530"/>
      <w:r>
        <w:lastRenderedPageBreak/>
        <w:t>Revisión Manual de Comentarios de API</w:t>
      </w:r>
      <w:bookmarkEnd w:id="1491"/>
      <w:bookmarkEnd w:id="1493"/>
    </w:p>
    <w:p w:rsidR="00EE2482" w:rsidDel="006E029D" w:rsidRDefault="00EE2482">
      <w:pPr>
        <w:pStyle w:val="Ttulo1"/>
        <w:rPr>
          <w:del w:id="1494" w:author="Gabriel Correa" w:date="2015-08-26T11:37:00Z"/>
        </w:rPr>
        <w:pPrChange w:id="1495" w:author="Gabriel Correa" w:date="2015-08-26T11:37:00Z">
          <w:pPr>
            <w:pStyle w:val="Prrafodelista"/>
            <w:numPr>
              <w:numId w:val="23"/>
            </w:numPr>
            <w:ind w:hanging="360"/>
          </w:pPr>
        </w:pPrChange>
      </w:pPr>
      <w:del w:id="1496" w:author="Gabriel Correa" w:date="2015-08-26T11:37:00Z">
        <w:r w:rsidDel="006E029D">
          <w:delText>Explicar Datos del trabajo de Monperrus.</w:delText>
        </w:r>
        <w:bookmarkStart w:id="1497" w:name="_Toc428443025"/>
        <w:bookmarkStart w:id="1498" w:name="_Toc428443101"/>
        <w:bookmarkStart w:id="1499" w:name="_Toc428510379"/>
        <w:bookmarkStart w:id="1500" w:name="_Toc428515170"/>
        <w:bookmarkStart w:id="1501" w:name="_Toc428515273"/>
        <w:bookmarkStart w:id="1502" w:name="_Toc428515638"/>
        <w:bookmarkStart w:id="1503" w:name="_Toc428516449"/>
        <w:bookmarkStart w:id="1504" w:name="_Toc428516531"/>
        <w:bookmarkEnd w:id="1497"/>
        <w:bookmarkEnd w:id="1498"/>
        <w:bookmarkEnd w:id="1499"/>
        <w:bookmarkEnd w:id="1500"/>
        <w:bookmarkEnd w:id="1501"/>
        <w:bookmarkEnd w:id="1502"/>
        <w:bookmarkEnd w:id="1503"/>
        <w:bookmarkEnd w:id="1504"/>
      </w:del>
    </w:p>
    <w:p w:rsidR="00EE2482" w:rsidDel="006E029D" w:rsidRDefault="00EE2482">
      <w:pPr>
        <w:pStyle w:val="Ttulo1"/>
        <w:rPr>
          <w:del w:id="1505" w:author="Gabriel Correa" w:date="2015-08-26T11:37:00Z"/>
        </w:rPr>
        <w:pPrChange w:id="1506" w:author="Gabriel Correa" w:date="2015-08-26T11:37:00Z">
          <w:pPr>
            <w:pStyle w:val="Prrafodelista"/>
            <w:numPr>
              <w:numId w:val="23"/>
            </w:numPr>
            <w:ind w:hanging="360"/>
          </w:pPr>
        </w:pPrChange>
      </w:pPr>
      <w:del w:id="1507" w:author="Gabriel Correa" w:date="2015-08-26T11:37:00Z">
        <w:r w:rsidDel="006E029D">
          <w:delText>Preparación de los datos de Monperrus, venían en .xml. los necesitamos en .csv</w:delText>
        </w:r>
        <w:r w:rsidRPr="005E1628" w:rsidDel="006E029D">
          <w:delText xml:space="preserve"> </w:delText>
        </w:r>
        <w:bookmarkStart w:id="1508" w:name="_Toc428443026"/>
        <w:bookmarkStart w:id="1509" w:name="_Toc428443102"/>
        <w:bookmarkStart w:id="1510" w:name="_Toc428510380"/>
        <w:bookmarkStart w:id="1511" w:name="_Toc428515171"/>
        <w:bookmarkStart w:id="1512" w:name="_Toc428515274"/>
        <w:bookmarkStart w:id="1513" w:name="_Toc428515639"/>
        <w:bookmarkStart w:id="1514" w:name="_Toc428516450"/>
        <w:bookmarkStart w:id="1515" w:name="_Toc428516532"/>
        <w:bookmarkEnd w:id="1508"/>
        <w:bookmarkEnd w:id="1509"/>
        <w:bookmarkEnd w:id="1510"/>
        <w:bookmarkEnd w:id="1511"/>
        <w:bookmarkEnd w:id="1512"/>
        <w:bookmarkEnd w:id="1513"/>
        <w:bookmarkEnd w:id="1514"/>
        <w:bookmarkEnd w:id="1515"/>
      </w:del>
    </w:p>
    <w:p w:rsidR="00EE2482" w:rsidRDefault="00EE2482">
      <w:pPr>
        <w:pStyle w:val="Ttulo1"/>
        <w:pPrChange w:id="1516" w:author="Gabriel Correa" w:date="2015-08-26T11:37:00Z">
          <w:pPr>
            <w:pStyle w:val="Prrafodelista"/>
          </w:pPr>
        </w:pPrChange>
      </w:pPr>
      <w:bookmarkStart w:id="1517" w:name="_Toc428515640"/>
      <w:bookmarkStart w:id="1518" w:name="_Toc428516533"/>
      <w:bookmarkStart w:id="1519" w:name="_Ref428453332"/>
      <w:bookmarkEnd w:id="1517"/>
      <w:bookmarkEnd w:id="1518"/>
    </w:p>
    <w:bookmarkEnd w:id="1519"/>
    <w:p w:rsidR="00EE2482" w:rsidRPr="00E02554" w:rsidRDefault="00EE2482" w:rsidP="00EE2482">
      <w:r w:rsidRPr="00E02554">
        <w:t xml:space="preserve">Fue necesario realizar una revisión manual de comentarios para obtener datos requeridos por las herramientas de Machine </w:t>
      </w:r>
      <w:proofErr w:type="spellStart"/>
      <w:r w:rsidRPr="00E02554">
        <w:t>Learning</w:t>
      </w:r>
      <w:proofErr w:type="spellEnd"/>
      <w:del w:id="1520" w:author="Gabriel Correa" w:date="2015-08-28T01:33:00Z">
        <w:r w:rsidRPr="00E02554" w:rsidDel="00083495">
          <w:delText>. E</w:delText>
        </w:r>
      </w:del>
      <w:ins w:id="1521" w:author="Gabriel Correa" w:date="2015-08-28T01:33:00Z">
        <w:r w:rsidR="00083495">
          <w:t xml:space="preserve">, </w:t>
        </w:r>
      </w:ins>
      <w:ins w:id="1522" w:author="Gabriel Correa" w:date="2015-08-28T01:34:00Z">
        <w:r w:rsidR="00083495">
          <w:t xml:space="preserve">para </w:t>
        </w:r>
      </w:ins>
      <w:del w:id="1523" w:author="Gabriel Correa" w:date="2015-08-28T01:32:00Z">
        <w:r w:rsidRPr="00E02554" w:rsidDel="00083495">
          <w:delText>s decir, fue para que el programa tuviera</w:delText>
        </w:r>
      </w:del>
      <w:del w:id="1524" w:author="Gabriel Correa" w:date="2015-08-28T01:34:00Z">
        <w:r w:rsidRPr="00E02554" w:rsidDel="00083495">
          <w:delText xml:space="preserve"> ejemplos </w:delText>
        </w:r>
      </w:del>
      <w:del w:id="1525" w:author="Gabriel Correa" w:date="2015-08-28T01:33:00Z">
        <w:r w:rsidRPr="00E02554" w:rsidDel="00083495">
          <w:delText xml:space="preserve">con los </w:delText>
        </w:r>
      </w:del>
      <w:del w:id="1526" w:author="Gabriel Correa" w:date="2015-08-28T01:34:00Z">
        <w:r w:rsidRPr="00E02554" w:rsidDel="00083495">
          <w:delText xml:space="preserve">cuales pudiera </w:delText>
        </w:r>
      </w:del>
      <w:ins w:id="1527" w:author="Gabriel Correa" w:date="2015-08-28T01:34:00Z">
        <w:r w:rsidR="00083495">
          <w:t xml:space="preserve">poder </w:t>
        </w:r>
      </w:ins>
      <w:r w:rsidRPr="00E02554">
        <w:t xml:space="preserve">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656E07" w:rsidRDefault="00EE2482" w:rsidP="00EE2482">
      <w:r w:rsidRPr="00E02554">
        <w:t xml:space="preserve">Cada comentario de API fue separado por las frases que lo componen. Durante la revisión de los datos preliminares, las frases fueron asignadas a la clase </w:t>
      </w:r>
      <w:ins w:id="1528" w:author="Gabriel Correa" w:date="2015-08-27T14:58:00Z">
        <w:r w:rsidR="00656E07">
          <w:rPr>
            <w:i/>
          </w:rPr>
          <w:t>n</w:t>
        </w:r>
      </w:ins>
      <w:del w:id="1529" w:author="Gabriel Correa" w:date="2015-08-27T14:58:00Z">
        <w:r w:rsidRPr="00E02554" w:rsidDel="00656E07">
          <w:rPr>
            <w:i/>
          </w:rPr>
          <w:delText>N</w:delText>
        </w:r>
      </w:del>
      <w:r w:rsidRPr="00E02554">
        <w:rPr>
          <w:i/>
        </w:rPr>
        <w:t>o-directiva</w:t>
      </w:r>
      <w:r w:rsidRPr="00E02554">
        <w:t xml:space="preserve">, </w:t>
      </w:r>
      <w:ins w:id="1530" w:author="Gabriel Correa" w:date="2015-08-27T14:58:00Z">
        <w:r w:rsidR="00656E07">
          <w:rPr>
            <w:i/>
          </w:rPr>
          <w:t>d</w:t>
        </w:r>
      </w:ins>
      <w:del w:id="1531" w:author="Gabriel Correa" w:date="2015-08-27T14:58:00Z">
        <w:r w:rsidRPr="00E02554" w:rsidDel="00656E07">
          <w:rPr>
            <w:i/>
          </w:rPr>
          <w:delText>D</w:delText>
        </w:r>
      </w:del>
      <w:r w:rsidRPr="00E02554">
        <w:rPr>
          <w:i/>
        </w:rPr>
        <w:t>irectiva</w:t>
      </w:r>
      <w:r w:rsidRPr="00E02554">
        <w:t xml:space="preserve">, o a la clase </w:t>
      </w:r>
      <w:r w:rsidRPr="00E02554">
        <w:rPr>
          <w:i/>
        </w:rPr>
        <w:t>Por-revisar</w:t>
      </w:r>
      <w:r w:rsidRPr="00E02554">
        <w:t xml:space="preserve">, mientras que en los datos finales las frases fueron asignadas a la clase </w:t>
      </w:r>
      <w:ins w:id="1532" w:author="Gabriel Correa" w:date="2015-08-27T14:57:00Z">
        <w:r w:rsidR="00656E07">
          <w:rPr>
            <w:i/>
          </w:rPr>
          <w:t>n</w:t>
        </w:r>
      </w:ins>
      <w:del w:id="1533" w:author="Gabriel Correa" w:date="2015-08-27T14:57:00Z">
        <w:r w:rsidRPr="00E02554" w:rsidDel="00656E07">
          <w:rPr>
            <w:i/>
          </w:rPr>
          <w:delText>N</w:delText>
        </w:r>
      </w:del>
      <w:r w:rsidRPr="00E02554">
        <w:rPr>
          <w:i/>
        </w:rPr>
        <w:t>o-directiva</w:t>
      </w:r>
      <w:r w:rsidRPr="00E02554">
        <w:t xml:space="preserve">, </w:t>
      </w:r>
      <w:ins w:id="1534" w:author="Gabriel Correa" w:date="2015-08-27T14:57:00Z">
        <w:r w:rsidR="00656E07">
          <w:rPr>
            <w:i/>
          </w:rPr>
          <w:t>d</w:t>
        </w:r>
      </w:ins>
      <w:del w:id="1535" w:author="Gabriel Correa" w:date="2015-08-27T14:57:00Z">
        <w:r w:rsidRPr="00E02554" w:rsidDel="00656E07">
          <w:rPr>
            <w:i/>
          </w:rPr>
          <w:delText>D</w:delText>
        </w:r>
      </w:del>
      <w:r w:rsidRPr="00E02554">
        <w:rPr>
          <w:i/>
        </w:rPr>
        <w:t>irectiva</w:t>
      </w:r>
      <w:r w:rsidRPr="00E02554">
        <w:t xml:space="preserve">, </w:t>
      </w:r>
      <w:proofErr w:type="spellStart"/>
      <w:ins w:id="1536" w:author="Gabriel Correa" w:date="2015-08-27T14:57:00Z">
        <w:r w:rsidR="00656E07">
          <w:rPr>
            <w:i/>
          </w:rPr>
          <w:t>s</w:t>
        </w:r>
      </w:ins>
      <w:del w:id="1537" w:author="Gabriel Correa" w:date="2015-08-27T14:57:00Z">
        <w:r w:rsidRPr="00E02554" w:rsidDel="00656E07">
          <w:rPr>
            <w:i/>
          </w:rPr>
          <w:delText>S</w:delText>
        </w:r>
      </w:del>
      <w:r w:rsidRPr="00E02554">
        <w:rPr>
          <w:i/>
        </w:rPr>
        <w:t>emi</w:t>
      </w:r>
      <w:proofErr w:type="spellEnd"/>
      <w:r w:rsidRPr="00E02554">
        <w:rPr>
          <w:i/>
        </w:rPr>
        <w:t>-directiva</w:t>
      </w:r>
      <w:r w:rsidRPr="00E02554">
        <w:t xml:space="preserve"> o a la clase </w:t>
      </w:r>
      <w:ins w:id="1538" w:author="Gabriel Correa" w:date="2015-08-27T14:57:00Z">
        <w:r w:rsidR="00656E07">
          <w:rPr>
            <w:i/>
          </w:rPr>
          <w:t>d</w:t>
        </w:r>
      </w:ins>
      <w:del w:id="1539" w:author="Gabriel Correa" w:date="2015-08-27T14:57:00Z">
        <w:r w:rsidRPr="00E02554" w:rsidDel="00656E07">
          <w:rPr>
            <w:i/>
          </w:rPr>
          <w:delText>D</w:delText>
        </w:r>
      </w:del>
      <w:r w:rsidRPr="00E02554">
        <w:rPr>
          <w:i/>
        </w:rPr>
        <w:t>irectiva-</w:t>
      </w:r>
      <w:proofErr w:type="spellStart"/>
      <w:r w:rsidRPr="00E02554">
        <w:rPr>
          <w:i/>
        </w:rPr>
        <w:t>null</w:t>
      </w:r>
      <w:proofErr w:type="spellEnd"/>
      <w:r w:rsidRPr="00E02554">
        <w:t>.</w:t>
      </w:r>
      <w:ins w:id="1540" w:author="Gabriel Correa" w:date="2015-08-27T14:59:00Z">
        <w:r w:rsidR="00656E07">
          <w:t xml:space="preserve"> Las clases </w:t>
        </w:r>
        <w:proofErr w:type="spellStart"/>
        <w:r w:rsidR="00656E07" w:rsidRPr="00656E07">
          <w:rPr>
            <w:i/>
            <w:rPrChange w:id="1541" w:author="Gabriel Correa" w:date="2015-08-27T15:02:00Z">
              <w:rPr/>
            </w:rPrChange>
          </w:rPr>
          <w:t>semi</w:t>
        </w:r>
        <w:proofErr w:type="spellEnd"/>
        <w:r w:rsidR="00656E07" w:rsidRPr="00656E07">
          <w:rPr>
            <w:i/>
            <w:rPrChange w:id="1542" w:author="Gabriel Correa" w:date="2015-08-27T15:02:00Z">
              <w:rPr/>
            </w:rPrChange>
          </w:rPr>
          <w:t>-directiva</w:t>
        </w:r>
        <w:r w:rsidR="00656E07">
          <w:t xml:space="preserve"> y </w:t>
        </w:r>
        <w:r w:rsidR="00656E07" w:rsidRPr="00656E07">
          <w:rPr>
            <w:i/>
            <w:rPrChange w:id="1543" w:author="Gabriel Correa" w:date="2015-08-27T15:02:00Z">
              <w:rPr/>
            </w:rPrChange>
          </w:rPr>
          <w:t>directiva-</w:t>
        </w:r>
        <w:proofErr w:type="spellStart"/>
        <w:r w:rsidR="00656E07" w:rsidRPr="00656E07">
          <w:rPr>
            <w:i/>
            <w:rPrChange w:id="1544" w:author="Gabriel Correa" w:date="2015-08-27T15:02:00Z">
              <w:rPr/>
            </w:rPrChange>
          </w:rPr>
          <w:t>null</w:t>
        </w:r>
        <w:proofErr w:type="spellEnd"/>
        <w:r w:rsidR="00656E07">
          <w:t xml:space="preserve"> </w:t>
        </w:r>
      </w:ins>
      <w:ins w:id="1545" w:author="Gabriel Correa" w:date="2015-08-27T15:00:00Z">
        <w:r w:rsidR="00656E07">
          <w:t>se incluyeron para dejar la posibilidad abierta a usar esta distinción de clases de alg</w:t>
        </w:r>
      </w:ins>
      <w:ins w:id="1546" w:author="Gabriel Correa" w:date="2015-08-27T15:01:00Z">
        <w:r w:rsidR="00656E07">
          <w:t xml:space="preserve">ún modo, pero finalmente no se usaron estas dos clases y fueron consideradas dentro de la clase </w:t>
        </w:r>
      </w:ins>
      <w:ins w:id="1547" w:author="Gabriel Correa" w:date="2015-08-27T15:02:00Z">
        <w:r w:rsidR="00656E07">
          <w:rPr>
            <w:i/>
          </w:rPr>
          <w:t>directiva</w:t>
        </w:r>
        <w:r w:rsidR="00656E07">
          <w:t>.</w:t>
        </w:r>
      </w:ins>
    </w:p>
    <w:p w:rsidR="00A61987" w:rsidRPr="00E02554" w:rsidRDefault="00A61987" w:rsidP="00EE2482">
      <w:r w:rsidRPr="00E02554">
        <w:t xml:space="preserve">Todos los comentarios fueron </w:t>
      </w:r>
      <w:r w:rsidR="001C74EE" w:rsidRPr="00E02554">
        <w:t>extraídos</w:t>
      </w:r>
      <w:r w:rsidRPr="00E02554">
        <w:t xml:space="preserve"> del código fuente de </w:t>
      </w:r>
      <w:proofErr w:type="spellStart"/>
      <w:r w:rsidRPr="00E02554">
        <w:t>JFace</w:t>
      </w:r>
      <w:proofErr w:type="spellEnd"/>
      <w:r w:rsidRPr="00E02554">
        <w:t xml:space="preserve">, Apache </w:t>
      </w:r>
      <w:proofErr w:type="spellStart"/>
      <w:r w:rsidRPr="00E02554">
        <w:t>Commons</w:t>
      </w:r>
      <w:proofErr w:type="spellEnd"/>
      <w:ins w:id="1548" w:author="Gabriel Correa" w:date="2015-08-27T14:55:00Z">
        <w:r w:rsidR="009F019D">
          <w:t xml:space="preserve"> </w:t>
        </w:r>
        <w:proofErr w:type="spellStart"/>
        <w:r w:rsidR="009F019D">
          <w:t>Collections</w:t>
        </w:r>
      </w:ins>
      <w:proofErr w:type="spellEnd"/>
      <w:r w:rsidRPr="00E02554">
        <w:t xml:space="preserve"> y Java, los cuales </w:t>
      </w:r>
      <w:r w:rsidR="001C74EE" w:rsidRPr="00E02554">
        <w:t xml:space="preserve">se extrajo </w:t>
      </w:r>
      <w:r w:rsidRPr="00E02554">
        <w:t xml:space="preserve">un total de </w:t>
      </w:r>
      <w:r w:rsidR="001C74EE" w:rsidRPr="00E02554">
        <w:t xml:space="preserve">71603 frases siendo Java la librería con mayor cantidad de frases (45270) y Apache </w:t>
      </w:r>
      <w:proofErr w:type="spellStart"/>
      <w:r w:rsidR="001C74EE" w:rsidRPr="00E02554">
        <w:t>Commons</w:t>
      </w:r>
      <w:proofErr w:type="spellEnd"/>
      <w:ins w:id="1549" w:author="Gabriel Correa" w:date="2015-08-27T14:55:00Z">
        <w:r w:rsidR="009F019D">
          <w:t xml:space="preserve"> </w:t>
        </w:r>
        <w:proofErr w:type="spellStart"/>
        <w:r w:rsidR="009F019D">
          <w:t>Collections</w:t>
        </w:r>
      </w:ins>
      <w:proofErr w:type="spellEnd"/>
      <w:r w:rsidR="001C74EE" w:rsidRPr="00E02554">
        <w:t xml:space="preserve"> la librería con menor cantidad de frases (7101).</w:t>
      </w:r>
      <w:ins w:id="1550" w:author="Gabriel Correa" w:date="2015-08-27T14:55:00Z">
        <w:r w:rsidR="009F019D">
          <w:t xml:space="preserve"> </w:t>
        </w:r>
      </w:ins>
      <w:ins w:id="1551" w:author="Gabriel Correa" w:date="2015-08-27T14:56:00Z">
        <w:r w:rsidR="00DA5F63">
          <w:t xml:space="preserve">A lo largo </w:t>
        </w:r>
      </w:ins>
      <w:ins w:id="1552" w:author="Gabriel Correa" w:date="2015-08-27T14:55:00Z">
        <w:r w:rsidR="00DA5F63">
          <w:t xml:space="preserve">del trabajo Apache </w:t>
        </w:r>
        <w:proofErr w:type="spellStart"/>
        <w:r w:rsidR="00DA5F63">
          <w:t>Commons</w:t>
        </w:r>
        <w:proofErr w:type="spellEnd"/>
        <w:r w:rsidR="00DA5F63">
          <w:t xml:space="preserve"> </w:t>
        </w:r>
        <w:proofErr w:type="spellStart"/>
        <w:r w:rsidR="00DA5F63">
          <w:t>Collections</w:t>
        </w:r>
        <w:proofErr w:type="spellEnd"/>
        <w:r w:rsidR="00DA5F63">
          <w:t xml:space="preserve"> será referido como Apache o Apache </w:t>
        </w:r>
        <w:proofErr w:type="spellStart"/>
        <w:r w:rsidR="00DA5F63">
          <w:t>Commons</w:t>
        </w:r>
      </w:ins>
      <w:proofErr w:type="spellEnd"/>
      <w:ins w:id="1553" w:author="Gabriel Correa" w:date="2015-08-27T14:57:00Z">
        <w:r w:rsidR="00656E07">
          <w:t>.</w:t>
        </w:r>
      </w:ins>
    </w:p>
    <w:p w:rsidR="00EE2482" w:rsidRPr="00E02554" w:rsidRDefault="00EE2482" w:rsidP="00EE2482">
      <w:r w:rsidRPr="00E02554">
        <w:t xml:space="preserve">La revisión manual de comentarios fue realizada usando </w:t>
      </w:r>
      <w:del w:id="1554" w:author="Gabriel Correa" w:date="2015-08-27T22:50:00Z">
        <w:r w:rsidRPr="00E02554" w:rsidDel="007E2915">
          <w:delText>&lt;NombrePrograma&gt;</w:delText>
        </w:r>
      </w:del>
      <w:proofErr w:type="spellStart"/>
      <w:ins w:id="1555" w:author="Gabriel Correa" w:date="2015-08-27T22:50:00Z">
        <w:r w:rsidR="007E2915">
          <w:t>CHi</w:t>
        </w:r>
      </w:ins>
      <w:proofErr w:type="spellEnd"/>
      <w:r w:rsidRPr="00E02554">
        <w:t xml:space="preserve">. El uso de la herramienta sin duda agilizó el proceso de revisión principalmente porque mejora la legibilidad de los comentarios y porque permite el uso de </w:t>
      </w:r>
      <w:proofErr w:type="spellStart"/>
      <w:r w:rsidRPr="00E02554">
        <w:t>hotkeys</w:t>
      </w:r>
      <w:proofErr w:type="spellEnd"/>
      <w:r w:rsidRPr="00E02554">
        <w:t xml:space="preserve"> (o teclas de acceso rápido) para navegar por la lista de comentarios y asignar clases a las frases.</w:t>
      </w:r>
    </w:p>
    <w:p w:rsidR="00EE2482" w:rsidRPr="00E02554" w:rsidRDefault="00EE2482" w:rsidP="00EE2482"/>
    <w:p w:rsidR="00EE2482" w:rsidRPr="00E02554" w:rsidRDefault="00EE2482" w:rsidP="00EE2482">
      <w:r w:rsidRPr="00E02554">
        <w:t xml:space="preserve">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con </w:t>
      </w:r>
      <w:del w:id="1556" w:author="Gabriel Correa" w:date="2015-08-28T01:38:00Z">
        <w:r w:rsidRPr="00E02554" w:rsidDel="00083495">
          <w:delText xml:space="preserve">conocimientos </w:delText>
        </w:r>
      </w:del>
      <w:ins w:id="1557" w:author="Gabriel Correa" w:date="2015-08-28T01:38:00Z">
        <w:r w:rsidR="00083495">
          <w:t xml:space="preserve">capacitadas </w:t>
        </w:r>
      </w:ins>
      <w:r w:rsidRPr="00E02554">
        <w:t xml:space="preserve">en el tema de directivas y documentación de API. Cada comentario fue leído y asignado por los revisadores de forma separada e independiente y los resultados fueron </w:t>
      </w:r>
      <w:ins w:id="1558" w:author="Gabriel Correa" w:date="2015-08-28T01:39:00Z">
        <w:r w:rsidR="002408D2" w:rsidRPr="00E02554">
          <w:t xml:space="preserve">posteriormente </w:t>
        </w:r>
      </w:ins>
      <w:r w:rsidRPr="00E02554">
        <w:t>comparados</w:t>
      </w:r>
      <w:del w:id="1559" w:author="Gabriel Correa" w:date="2015-08-28T01:39:00Z">
        <w:r w:rsidRPr="00E02554" w:rsidDel="002408D2">
          <w:delText xml:space="preserve"> posteriormente</w:delText>
        </w:r>
      </w:del>
      <w:r w:rsidRPr="00E02554">
        <w:t xml:space="preserve">. Las diferencias </w:t>
      </w:r>
      <w:del w:id="1560" w:author="Gabriel Correa" w:date="2015-08-28T01:41:00Z">
        <w:r w:rsidRPr="00E02554" w:rsidDel="002408D2">
          <w:delText xml:space="preserve">de </w:delText>
        </w:r>
      </w:del>
      <w:ins w:id="1561" w:author="Gabriel Correa" w:date="2015-08-28T01:41:00Z">
        <w:r w:rsidR="002408D2">
          <w:t>entre los</w:t>
        </w:r>
        <w:r w:rsidR="002408D2" w:rsidRPr="00E02554">
          <w:t xml:space="preserve"> </w:t>
        </w:r>
      </w:ins>
      <w:r w:rsidRPr="00E02554">
        <w:t xml:space="preserve">resultados fueron </w:t>
      </w:r>
      <w:del w:id="1562" w:author="Gabriel Correa" w:date="2015-08-28T01:42:00Z">
        <w:r w:rsidRPr="00E02554" w:rsidDel="002408D2">
          <w:delText xml:space="preserve">revisadas </w:delText>
        </w:r>
      </w:del>
      <w:ins w:id="1563" w:author="Gabriel Correa" w:date="2015-08-28T01:42:00Z">
        <w:r w:rsidR="002408D2">
          <w:t xml:space="preserve">examinadas nuevamente </w:t>
        </w:r>
      </w:ins>
      <w:del w:id="1564" w:author="Gabriel Correa" w:date="2015-08-28T01:43:00Z">
        <w:r w:rsidRPr="00E02554" w:rsidDel="002408D2">
          <w:delText>y a veces conversadas para</w:delText>
        </w:r>
      </w:del>
      <w:ins w:id="1565" w:author="Gabriel Correa" w:date="2015-08-28T01:43:00Z">
        <w:r w:rsidR="002408D2">
          <w:t>con el fin de</w:t>
        </w:r>
      </w:ins>
      <w:r w:rsidRPr="00E02554">
        <w:t xml:space="preserve"> llegar a un acuerdo </w:t>
      </w:r>
      <w:del w:id="1566" w:author="Gabriel Correa" w:date="2015-08-28T01:43:00Z">
        <w:r w:rsidRPr="00E02554" w:rsidDel="002408D2">
          <w:delText xml:space="preserve">sobre </w:delText>
        </w:r>
      </w:del>
      <w:ins w:id="1567" w:author="Gabriel Correa" w:date="2015-08-28T01:43:00Z">
        <w:r w:rsidR="002408D2">
          <w:t>sobre la mejor clasificación del comentario</w:t>
        </w:r>
      </w:ins>
      <w:del w:id="1568" w:author="Gabriel Correa" w:date="2015-08-28T01:43:00Z">
        <w:r w:rsidRPr="00E02554" w:rsidDel="002408D2">
          <w:delText>la mejor decisión</w:delText>
        </w:r>
      </w:del>
      <w:r w:rsidRPr="00E02554">
        <w:t xml:space="preserve">. Durante las revisiones, </w:t>
      </w:r>
      <w:del w:id="1569" w:author="Gabriel Correa" w:date="2015-08-28T01:44:00Z">
        <w:r w:rsidRPr="00E02554" w:rsidDel="00DD025C">
          <w:delText xml:space="preserve"> </w:delText>
        </w:r>
      </w:del>
      <w:r w:rsidRPr="00E02554">
        <w:t xml:space="preserve">fueron </w:t>
      </w:r>
      <w:del w:id="1570" w:author="Gabriel Correa" w:date="2015-08-28T01:44:00Z">
        <w:r w:rsidRPr="00E02554" w:rsidDel="00DD025C">
          <w:delText xml:space="preserve">pocas </w:delText>
        </w:r>
      </w:del>
      <w:ins w:id="1571" w:author="Gabriel Correa" w:date="2015-08-28T01:44:00Z">
        <w:r w:rsidR="00DD025C">
          <w:t xml:space="preserve">escasas </w:t>
        </w:r>
      </w:ins>
      <w:r w:rsidRPr="00E02554">
        <w:t>las diferencias entre asignaciones de un revisador con las del otro.</w:t>
      </w:r>
    </w:p>
    <w:p w:rsidR="00EE2482" w:rsidRPr="00E02554" w:rsidRDefault="00EE2482" w:rsidP="00EE2482"/>
    <w:p w:rsidR="00EE2482" w:rsidRDefault="00EE2482" w:rsidP="00EE2482">
      <w:pPr>
        <w:pStyle w:val="Ttulo2"/>
      </w:pPr>
      <w:bookmarkStart w:id="1572" w:name="_Ref427776260"/>
      <w:bookmarkStart w:id="1573" w:name="_Toc428516534"/>
      <w:r>
        <w:t>Revisión de los datos preliminares</w:t>
      </w:r>
      <w:bookmarkEnd w:id="1572"/>
      <w:bookmarkEnd w:id="1573"/>
    </w:p>
    <w:p w:rsidR="00EE2482" w:rsidRPr="00E02554" w:rsidRDefault="00EE2482" w:rsidP="00EE2482">
      <w:r w:rsidRPr="00E02554">
        <w:t xml:space="preserve">Los datos preliminares consisten de </w:t>
      </w:r>
      <w:r w:rsidR="00C0201B" w:rsidRPr="00E02554">
        <w:t>1374</w:t>
      </w:r>
      <w:r w:rsidRPr="00E02554">
        <w:t xml:space="preserve"> comentarios </w:t>
      </w:r>
      <w:proofErr w:type="spellStart"/>
      <w:r w:rsidRPr="00E02554">
        <w:t>javadoc</w:t>
      </w:r>
      <w:proofErr w:type="spellEnd"/>
      <w:r w:rsidRPr="00E02554">
        <w:t xml:space="preserve"> formando un total de 8876 frases. </w:t>
      </w:r>
      <w:ins w:id="1574" w:author="Gabriel Correa" w:date="2015-08-28T01:46:00Z">
        <w:r w:rsidR="00FB354B">
          <w:t xml:space="preserve">Cada uno de </w:t>
        </w:r>
      </w:ins>
      <w:del w:id="1575" w:author="Gabriel Correa" w:date="2015-08-28T01:45:00Z">
        <w:r w:rsidRPr="00E02554" w:rsidDel="00FB354B">
          <w:delText>Los comentarios javadoc usados</w:delText>
        </w:r>
      </w:del>
      <w:ins w:id="1576" w:author="Gabriel Correa" w:date="2015-08-28T01:46:00Z">
        <w:r w:rsidR="00FB354B">
          <w:t>e</w:t>
        </w:r>
      </w:ins>
      <w:ins w:id="1577" w:author="Gabriel Correa" w:date="2015-08-28T01:45:00Z">
        <w:r w:rsidR="00FB354B">
          <w:t>stos comentarios</w:t>
        </w:r>
      </w:ins>
      <w:r w:rsidRPr="00E02554">
        <w:t xml:space="preserve"> consiste</w:t>
      </w:r>
      <w:del w:id="1578" w:author="Gabriel Correa" w:date="2015-08-28T01:46:00Z">
        <w:r w:rsidRPr="00E02554" w:rsidDel="00FB354B">
          <w:delText>n</w:delText>
        </w:r>
      </w:del>
      <w:r w:rsidRPr="00E02554">
        <w:t xml:space="preserve"> </w:t>
      </w:r>
      <w:del w:id="1579" w:author="Gabriel Correa" w:date="2015-08-28T01:46:00Z">
        <w:r w:rsidRPr="00E02554" w:rsidDel="00FB354B">
          <w:delText xml:space="preserve">cada uno </w:delText>
        </w:r>
      </w:del>
      <w:r w:rsidRPr="00E02554">
        <w:t xml:space="preserve">de un bloque de comentario </w:t>
      </w:r>
      <w:proofErr w:type="spellStart"/>
      <w:r w:rsidRPr="00E02554">
        <w:t>multil</w:t>
      </w:r>
      <w:ins w:id="1580" w:author="Gabriel Correa" w:date="2015-08-28T01:46:00Z">
        <w:r w:rsidR="00FB354B">
          <w:t>í</w:t>
        </w:r>
      </w:ins>
      <w:del w:id="1581" w:author="Gabriel Correa" w:date="2015-08-28T01:46:00Z">
        <w:r w:rsidRPr="00E02554" w:rsidDel="00FB354B">
          <w:delText>i</w:delText>
        </w:r>
      </w:del>
      <w:r w:rsidRPr="00E02554">
        <w:t>nea</w:t>
      </w:r>
      <w:proofErr w:type="spellEnd"/>
      <w:r w:rsidRPr="00E02554">
        <w:t xml:space="preserve">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w:t>
      </w:r>
      <w:proofErr w:type="spellStart"/>
      <w:r w:rsidRPr="002421C0">
        <w:t>ArrayStack</w:t>
      </w:r>
      <w:proofErr w:type="spellEnd"/>
      <w:r w:rsidRPr="002421C0">
        <w:t>&lt;/code&gt;. The initial size</w:t>
      </w:r>
    </w:p>
    <w:p w:rsidR="00EE2482" w:rsidRPr="002421C0" w:rsidRDefault="00EE2482" w:rsidP="00EE2482">
      <w:pPr>
        <w:pStyle w:val="Code02User"/>
      </w:pPr>
      <w:r w:rsidRPr="002421C0">
        <w:t xml:space="preserve">     * is controlled by &lt;code&gt;</w:t>
      </w:r>
      <w:proofErr w:type="spellStart"/>
      <w:r w:rsidRPr="002421C0">
        <w:t>ArrayList</w:t>
      </w:r>
      <w:proofErr w:type="spellEnd"/>
      <w:r w:rsidRPr="002421C0">
        <w: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lastRenderedPageBreak/>
        <w:t xml:space="preserve">Los datos preliminares son </w:t>
      </w:r>
      <w:proofErr w:type="spellStart"/>
      <w:r w:rsidRPr="00E02554">
        <w:t>extraidos</w:t>
      </w:r>
      <w:proofErr w:type="spellEnd"/>
      <w:r w:rsidRPr="00E02554">
        <w:t xml:space="preserve"> de la documentación oficial de Eclipse </w:t>
      </w:r>
      <w:proofErr w:type="spellStart"/>
      <w:r w:rsidRPr="00E02554">
        <w:t>JFace</w:t>
      </w:r>
      <w:proofErr w:type="spellEnd"/>
      <w:r w:rsidRPr="00E02554">
        <w:t xml:space="preserve"> y Apache </w:t>
      </w:r>
      <w:proofErr w:type="spellStart"/>
      <w:r w:rsidRPr="00E02554">
        <w:t>Commons</w:t>
      </w:r>
      <w:proofErr w:type="spellEnd"/>
      <w:r w:rsidRPr="00E02554">
        <w:t xml:space="preserve"> abarcando 151 clases de </w:t>
      </w:r>
      <w:proofErr w:type="spellStart"/>
      <w:r w:rsidRPr="00E02554">
        <w:t>JFace</w:t>
      </w:r>
      <w:proofErr w:type="spellEnd"/>
      <w:r w:rsidRPr="00E02554">
        <w:t xml:space="preserve"> y 17 clases de Apache </w:t>
      </w:r>
      <w:proofErr w:type="spellStart"/>
      <w:r w:rsidRPr="00E02554">
        <w:t>Commons</w:t>
      </w:r>
      <w:proofErr w:type="spellEnd"/>
      <w:r w:rsidRPr="00E02554">
        <w:t>.</w:t>
      </w:r>
      <w:r w:rsidRPr="00E02554">
        <w:rPr>
          <w:rStyle w:val="Refdenotaalpie"/>
        </w:rPr>
        <w:footnoteReference w:id="8"/>
      </w:r>
    </w:p>
    <w:p w:rsidR="00EE2482" w:rsidRPr="00E02554" w:rsidRDefault="00EE2482" w:rsidP="00EE2482">
      <w:r w:rsidRPr="00E02554">
        <w:t xml:space="preserve">La intención inicial de revisar estos datos era obtener frases de clase no-directivas, </w:t>
      </w:r>
      <w:del w:id="1582" w:author="Gabriel Correa" w:date="2015-08-28T01:46:00Z">
        <w:r w:rsidRPr="00E02554" w:rsidDel="0054587C">
          <w:delText xml:space="preserve">juntarlas </w:delText>
        </w:r>
      </w:del>
      <w:ins w:id="1583" w:author="Gabriel Correa" w:date="2015-08-28T01:46:00Z">
        <w:r w:rsidR="0054587C">
          <w:t>unirlas</w:t>
        </w:r>
        <w:r w:rsidR="0054587C" w:rsidRPr="00E02554">
          <w:t xml:space="preserve"> </w:t>
        </w:r>
      </w:ins>
      <w:r w:rsidRPr="00E02554">
        <w:t xml:space="preserve">con las directivas del estudio de Monperrus para obtener un set de datos balanceado – con mismo número de directivas que de no-directivas – con el cual realizar aprendizaje de máquina y Text Mining. Este plan consistía en revisar 2000 comentarios de cada una de las tres API: </w:t>
      </w:r>
      <w:proofErr w:type="spellStart"/>
      <w:r w:rsidRPr="00E02554">
        <w:t>JFace</w:t>
      </w:r>
      <w:proofErr w:type="spellEnd"/>
      <w:r w:rsidRPr="00E02554">
        <w:t xml:space="preserve">, Apache </w:t>
      </w:r>
      <w:proofErr w:type="spellStart"/>
      <w:r w:rsidRPr="00E02554">
        <w:t>Commons</w:t>
      </w:r>
      <w:proofErr w:type="spellEnd"/>
      <w:r w:rsidRPr="00E02554">
        <w:t xml:space="preserve"> y Java. Pero las revisiones toman tiempo y no fue suficiente como para revisar los 6000 comentarios en total.</w:t>
      </w:r>
    </w:p>
    <w:p w:rsidR="00EE2482" w:rsidRPr="00E02554" w:rsidRDefault="00EE2482" w:rsidP="00EE2482">
      <w:r w:rsidRPr="00E02554">
        <w:t xml:space="preserve">Por ser un campo nuevo la aplicación de Text Mining a comentarios de API, el proyecto no tenía garantías de obtener resultados interesantes usando Machine </w:t>
      </w:r>
      <w:proofErr w:type="spellStart"/>
      <w:r w:rsidRPr="00E02554">
        <w:t>Learning</w:t>
      </w:r>
      <w:proofErr w:type="spellEnd"/>
      <w:r w:rsidRPr="00E02554">
        <w:t xml:space="preserve"> por lo que se usaron los datos preliminares para realizar una serie de experimentos de Text Mining en Weka para tantear los resultados. Los resultados se encuentran en </w:t>
      </w:r>
      <w:r w:rsidRPr="002B58BF">
        <w:rPr>
          <w:rStyle w:val="Refdecomentario"/>
          <w:sz w:val="24"/>
        </w:rPr>
        <w:commentReference w:id="1584"/>
      </w:r>
      <w:ins w:id="1585" w:author="Gabriel Correa" w:date="2015-08-28T07:25:00Z">
        <w:r w:rsidR="00EC0283">
          <w:t xml:space="preserve">la sección </w:t>
        </w:r>
        <w:r w:rsidR="00EC0283">
          <w:fldChar w:fldCharType="begin"/>
        </w:r>
        <w:r w:rsidR="00EC0283">
          <w:instrText xml:space="preserve"> REF _Ref428510048 \r \h </w:instrText>
        </w:r>
      </w:ins>
      <w:r w:rsidR="00EC0283">
        <w:fldChar w:fldCharType="separate"/>
      </w:r>
      <w:r w:rsidR="00E159AF">
        <w:t>6.1</w:t>
      </w:r>
      <w:ins w:id="1586" w:author="Gabriel Correa" w:date="2015-08-28T07:25:00Z">
        <w:r w:rsidR="00EC0283">
          <w:fldChar w:fldCharType="end"/>
        </w:r>
      </w:ins>
      <w:del w:id="1587" w:author="Gabriel Correa" w:date="2015-08-28T07:24:00Z">
        <w:r w:rsidRPr="00E02554" w:rsidDel="00EC0283">
          <w:delText>[[Referencia a sección de resultados pendiente]].</w:delText>
        </w:r>
      </w:del>
    </w:p>
    <w:p w:rsidR="00EE2482" w:rsidRDefault="00EE2482" w:rsidP="00EE2482">
      <w:pPr>
        <w:pStyle w:val="Ttulo3"/>
      </w:pPr>
      <w:bookmarkStart w:id="1588" w:name="_Toc428516535"/>
      <w:r>
        <w:t>Método de Revisión de Datos Preliminares</w:t>
      </w:r>
      <w:bookmarkEnd w:id="1588"/>
    </w:p>
    <w:p w:rsidR="00EE2482" w:rsidRPr="00E02554" w:rsidRDefault="00EE2482" w:rsidP="00EE2482">
      <w:del w:id="1589" w:author="Gabriel Correa" w:date="2015-08-28T01:47:00Z">
        <w:r w:rsidRPr="00E02554" w:rsidDel="0054587C">
          <w:delText>Como se mencionó antes</w:delText>
        </w:r>
      </w:del>
      <w:ins w:id="1590" w:author="Gabriel Correa" w:date="2015-08-28T01:47:00Z">
        <w:r w:rsidR="0054587C">
          <w:t>Como fue mencionado anteriormente</w:t>
        </w:r>
      </w:ins>
      <w:r w:rsidRPr="00E02554">
        <w:t>, la clasificación manual de comentarios en directivas y no-directivas no tiene la cualidad de ser un proceso objetivo. Es por esta razón que la asignación de comentarios fue realizada por dos personas para respaldar la validez de las elecciones. Los datos preliminares fueron revisados por el autor del trabajo y por el profesor guía</w:t>
      </w:r>
      <w:del w:id="1591" w:author="Gabriel Correa" w:date="2015-08-28T01:48:00Z">
        <w:r w:rsidRPr="00E02554" w:rsidDel="0054587C">
          <w:delText xml:space="preserve"> a</w:delText>
        </w:r>
      </w:del>
      <w:r w:rsidRPr="00E02554">
        <w:t xml:space="preserve"> asociado a apoyar el trabajo, Dr. </w:t>
      </w:r>
      <w:proofErr w:type="spellStart"/>
      <w:r w:rsidRPr="00E02554">
        <w:t>Romain</w:t>
      </w:r>
      <w:proofErr w:type="spellEnd"/>
      <w:r w:rsidRPr="00E02554">
        <w:t xml:space="preserve"> </w:t>
      </w:r>
      <w:proofErr w:type="spellStart"/>
      <w:r w:rsidRPr="00E02554">
        <w:t>Robbes</w:t>
      </w:r>
      <w:proofErr w:type="spellEnd"/>
      <w:r w:rsidRPr="00E02554">
        <w:rPr>
          <w:rStyle w:val="Refdenotaalpie"/>
        </w:rPr>
        <w:footnoteReference w:id="9"/>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t xml:space="preserve"> si es un comentario normal, 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 para evitar errores o bugs, o si es 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posteriormente por el grupo de revisadores </w:t>
      </w:r>
    </w:p>
    <w:p w:rsidR="00EE2482" w:rsidRPr="00E02554" w:rsidRDefault="00EE2482" w:rsidP="00EE2482">
      <w:r w:rsidRPr="00E02554">
        <w:t>Si no hay más frases, se procede a unir los resultados. Presencialmente los revisadores recorren cada frase y:</w:t>
      </w:r>
    </w:p>
    <w:p w:rsidR="00EE2482" w:rsidRDefault="00EE2482" w:rsidP="00EE2482">
      <w:pPr>
        <w:pStyle w:val="Prrafodelista"/>
        <w:numPr>
          <w:ilvl w:val="0"/>
          <w:numId w:val="31"/>
        </w:numPr>
      </w:pPr>
      <w:r>
        <w:t>Si no hay diferencias se sigue a la siguiente frase</w:t>
      </w:r>
    </w:p>
    <w:p w:rsidR="00EE2482" w:rsidRDefault="00EE2482" w:rsidP="00EE2482">
      <w:pPr>
        <w:pStyle w:val="Prrafodelista"/>
        <w:numPr>
          <w:ilvl w:val="0"/>
          <w:numId w:val="31"/>
        </w:numPr>
      </w:pPr>
      <w:r>
        <w:t>De otro modo, se conversa y se llega a un acuerdo, dejando una sola de las clases asignada a la frase</w:t>
      </w:r>
    </w:p>
    <w:p w:rsidR="00EE2482" w:rsidRDefault="00EE2482" w:rsidP="00EE2482">
      <w:pPr>
        <w:pStyle w:val="Ttulo3"/>
      </w:pPr>
      <w:bookmarkStart w:id="1592" w:name="_Toc428516536"/>
      <w:r>
        <w:t>Observaciones sobre los datos preliminares</w:t>
      </w:r>
      <w:bookmarkEnd w:id="1592"/>
    </w:p>
    <w:p w:rsidR="00EE2482" w:rsidRPr="00E02554" w:rsidRDefault="00EE2482" w:rsidP="00EE2482">
      <w:r w:rsidRPr="00E02554">
        <w:t xml:space="preserve">Como </w:t>
      </w:r>
      <w:ins w:id="1593" w:author="Gabriel Correa" w:date="2015-08-28T01:49:00Z">
        <w:r w:rsidR="00CE4EFC">
          <w:t>ya fue</w:t>
        </w:r>
      </w:ins>
      <w:del w:id="1594" w:author="Gabriel Correa" w:date="2015-08-28T01:49:00Z">
        <w:r w:rsidRPr="00E02554" w:rsidDel="00CE4EFC">
          <w:delText>se</w:delText>
        </w:r>
      </w:del>
      <w:r w:rsidRPr="00E02554">
        <w:t xml:space="preserve"> </w:t>
      </w:r>
      <w:del w:id="1595" w:author="Gabriel Correa" w:date="2015-08-28T01:49:00Z">
        <w:r w:rsidRPr="00E02554" w:rsidDel="00CE4EFC">
          <w:delText xml:space="preserve">mencionó </w:delText>
        </w:r>
      </w:del>
      <w:ins w:id="1596" w:author="Gabriel Correa" w:date="2015-08-28T01:49:00Z">
        <w:r w:rsidR="00CE4EFC">
          <w:t>indicado</w:t>
        </w:r>
      </w:ins>
      <w:del w:id="1597" w:author="Gabriel Correa" w:date="2015-08-28T01:49:00Z">
        <w:r w:rsidRPr="00E02554" w:rsidDel="00CE4EFC">
          <w:delText>antes</w:delText>
        </w:r>
      </w:del>
      <w:r w:rsidRPr="00E02554">
        <w:t>, los datos preliminares fueron usados en experimentos de Text Mining para conseguir información temprana de los resultados. Pero se observaron algunos problemas relacionados con el conjunto de datos.</w:t>
      </w:r>
    </w:p>
    <w:p w:rsidR="00EE2482" w:rsidRPr="00E02554" w:rsidRDefault="00EE2482" w:rsidP="00EE2482">
      <w:r w:rsidRPr="00E02554">
        <w:t xml:space="preserve">De partida no se incluyen datos de la librería Java, y hay gran cantidad de comentarios correspondientes a la API de </w:t>
      </w:r>
      <w:proofErr w:type="spellStart"/>
      <w:r w:rsidRPr="00E02554">
        <w:t>JFace</w:t>
      </w:r>
      <w:proofErr w:type="spellEnd"/>
      <w:r w:rsidRPr="00E02554">
        <w:t xml:space="preserve">, pero pocos comentarios de Apache </w:t>
      </w:r>
      <w:proofErr w:type="spellStart"/>
      <w:r w:rsidRPr="00E02554">
        <w:t>Commons</w:t>
      </w:r>
      <w:proofErr w:type="spellEnd"/>
      <w:r w:rsidRPr="00E02554">
        <w:t xml:space="preserve">. Los datos preliminares no tienen una distribución justa entre las tres librerías usadas. Como se desea lograr una forma de adivinar directivas sobre cualquier API, usar solo los datos de </w:t>
      </w:r>
      <w:proofErr w:type="spellStart"/>
      <w:r w:rsidRPr="00E02554">
        <w:t>Jface</w:t>
      </w:r>
      <w:proofErr w:type="spellEnd"/>
      <w:r w:rsidRPr="00E02554">
        <w:t xml:space="preserve"> es un estudio </w:t>
      </w:r>
      <w:r w:rsidRPr="00E02554">
        <w:lastRenderedPageBreak/>
        <w:t>no representativo o menos objetivo. Lo deseable es usar las documentaciones 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EE2482" w:rsidRPr="00E02554" w:rsidRDefault="00EE2482" w:rsidP="00EE2482">
      <w:r w:rsidRPr="00E02554">
        <w:t xml:space="preserve">Los comentarios fueron revisados en orden por paquetes y clases. Esto empeoró aún más la distribución justa de los comentarios, porque como no se revisaron todas las clases de </w:t>
      </w:r>
      <w:proofErr w:type="spellStart"/>
      <w:r w:rsidRPr="00E02554">
        <w:t>JFace</w:t>
      </w:r>
      <w:proofErr w:type="spellEnd"/>
      <w:r w:rsidRPr="00E02554">
        <w:t xml:space="preserve"> ni de Apache </w:t>
      </w:r>
      <w:proofErr w:type="spellStart"/>
      <w:r w:rsidRPr="00E02554">
        <w:t>Commons</w:t>
      </w:r>
      <w:proofErr w:type="spellEnd"/>
      <w:r w:rsidRPr="00E02554">
        <w:t>, solo se abarcan algunas clases de estas librerías. Por esto los datos preliminares son demasiado específicos.</w:t>
      </w:r>
    </w:p>
    <w:p w:rsidR="00EE2482" w:rsidRPr="00E02554" w:rsidRDefault="00EE2482" w:rsidP="00EE2482">
      <w:r w:rsidRPr="00E02554">
        <w:t xml:space="preserve">Un inconveniente de </w:t>
      </w:r>
      <w:del w:id="1598" w:author="Gabriel Correa" w:date="2015-08-28T01:50:00Z">
        <w:r w:rsidRPr="00E02554" w:rsidDel="00CE4EFC">
          <w:delText xml:space="preserve">usar </w:delText>
        </w:r>
      </w:del>
      <w:r w:rsidRPr="00E02554">
        <w:t xml:space="preserve">revisar los comentarios en orden, es que se encuentran muchas frases repetidas e idénticas. Comentarios de la misma clase o paquete suelen tener comentarios o partes de ellos repetidos. Incluso hay ciertos comentarios de API que se repiten globalmente en toda una librería. Esto puede causar </w:t>
      </w:r>
      <w:proofErr w:type="spellStart"/>
      <w:r w:rsidRPr="00CE4EFC">
        <w:rPr>
          <w:i/>
          <w:rPrChange w:id="1599" w:author="Gabriel Correa" w:date="2015-08-28T01:50:00Z">
            <w:rPr/>
          </w:rPrChange>
        </w:rPr>
        <w:t>overfitting</w:t>
      </w:r>
      <w:proofErr w:type="spellEnd"/>
      <w:r w:rsidRPr="00E02554">
        <w:t xml:space="preserve"> en los modelos de predicción de Machine </w:t>
      </w:r>
      <w:proofErr w:type="spellStart"/>
      <w:r w:rsidRPr="00E02554">
        <w:t>Learning</w:t>
      </w:r>
      <w:proofErr w:type="spellEnd"/>
      <w:r w:rsidRPr="00E02554">
        <w:t xml:space="preserve">. </w:t>
      </w:r>
      <w:proofErr w:type="spellStart"/>
      <w:r w:rsidRPr="00E02554">
        <w:t>Overfitting</w:t>
      </w:r>
      <w:proofErr w:type="spellEnd"/>
      <w:r w:rsidRPr="00E02554">
        <w:t xml:space="preserve"> es en Data Mining cuando los datos usados como entrada son muy específicos de cierto dominio y funcionan muy bien para predecir correctamente </w:t>
      </w:r>
      <w:ins w:id="1600" w:author="Gabriel Correa" w:date="2015-08-28T01:51:00Z">
        <w:r w:rsidR="00CE4EFC">
          <w:t xml:space="preserve">los </w:t>
        </w:r>
      </w:ins>
      <w:r w:rsidRPr="00E02554">
        <w:t xml:space="preserve">datos de el mismo dominio, pero </w:t>
      </w:r>
      <w:ins w:id="1601" w:author="Gabriel Correa" w:date="2015-08-28T01:52:00Z">
        <w:r w:rsidR="00CE4EFC">
          <w:t xml:space="preserve">no </w:t>
        </w:r>
      </w:ins>
      <w:r w:rsidRPr="00E02554">
        <w:t xml:space="preserve">funcionan </w:t>
      </w:r>
      <w:del w:id="1602" w:author="Gabriel Correa" w:date="2015-08-28T01:52:00Z">
        <w:r w:rsidRPr="00E02554" w:rsidDel="00CE4EFC">
          <w:delText xml:space="preserve">mal </w:delText>
        </w:r>
      </w:del>
      <w:ins w:id="1603" w:author="Gabriel Correa" w:date="2015-08-28T01:52:00Z">
        <w:r w:rsidR="00CE4EFC">
          <w:t xml:space="preserve">de manera adecuada </w:t>
        </w:r>
      </w:ins>
      <w:r w:rsidRPr="00E02554">
        <w:t xml:space="preserve">prediciendo datos normales que suelen distribuirse por todos los dominios posibles del asunto. En este caso, si solo se usan algunas clases de </w:t>
      </w:r>
      <w:proofErr w:type="spellStart"/>
      <w:r w:rsidRPr="00E02554">
        <w:t>JFace</w:t>
      </w:r>
      <w:proofErr w:type="spellEnd"/>
      <w:r w:rsidRPr="00E02554">
        <w:t xml:space="preserve">, se puede obtener un programa que adivine bien directivas en otras clases de </w:t>
      </w:r>
      <w:proofErr w:type="spellStart"/>
      <w:r w:rsidRPr="00E02554">
        <w:t>JFace</w:t>
      </w:r>
      <w:proofErr w:type="spellEnd"/>
      <w:r w:rsidRPr="00E02554">
        <w:t xml:space="preserve">, pero mal en documentación de Java, Apache </w:t>
      </w:r>
      <w:proofErr w:type="spellStart"/>
      <w:r w:rsidRPr="00E02554">
        <w:t>Commons</w:t>
      </w:r>
      <w:proofErr w:type="spellEnd"/>
      <w:r w:rsidRPr="00E02554">
        <w:t xml:space="preserve"> u otras librerías. Incluso puede suceder que adivine mal otras clases de </w:t>
      </w:r>
      <w:proofErr w:type="spellStart"/>
      <w:r w:rsidRPr="00E02554">
        <w:t>JFace</w:t>
      </w:r>
      <w:proofErr w:type="spellEnd"/>
      <w:r w:rsidRPr="00E02554">
        <w:t xml:space="preserve"> que sean muy distintas a las consideradas por los datos preliminares. </w:t>
      </w:r>
      <w:ins w:id="1604" w:author="Gabriel Correa" w:date="2015-08-28T01:54:00Z">
        <w:r w:rsidR="00CE4EFC">
          <w:t xml:space="preserve">Siempre se aspira </w:t>
        </w:r>
      </w:ins>
      <w:ins w:id="1605" w:author="Gabriel Correa" w:date="2015-08-28T01:57:00Z">
        <w:r w:rsidR="00CE4EFC">
          <w:t xml:space="preserve">a evitar la presencia de </w:t>
        </w:r>
      </w:ins>
      <w:proofErr w:type="spellStart"/>
      <w:ins w:id="1606" w:author="Gabriel Correa" w:date="2015-08-28T01:55:00Z">
        <w:r w:rsidR="00CE4EFC" w:rsidRPr="00CE4EFC">
          <w:rPr>
            <w:i/>
            <w:rPrChange w:id="1607" w:author="Gabriel Correa" w:date="2015-08-28T01:55:00Z">
              <w:rPr/>
            </w:rPrChange>
          </w:rPr>
          <w:t>o</w:t>
        </w:r>
      </w:ins>
      <w:del w:id="1608" w:author="Gabriel Correa" w:date="2015-08-28T01:55:00Z">
        <w:r w:rsidRPr="00CE4EFC" w:rsidDel="00CE4EFC">
          <w:rPr>
            <w:i/>
            <w:rPrChange w:id="1609" w:author="Gabriel Correa" w:date="2015-08-28T01:55:00Z">
              <w:rPr/>
            </w:rPrChange>
          </w:rPr>
          <w:delText>O</w:delText>
        </w:r>
      </w:del>
      <w:r w:rsidRPr="00CE4EFC">
        <w:rPr>
          <w:i/>
          <w:rPrChange w:id="1610" w:author="Gabriel Correa" w:date="2015-08-28T01:55:00Z">
            <w:rPr/>
          </w:rPrChange>
        </w:rPr>
        <w:t>verfitting</w:t>
      </w:r>
      <w:proofErr w:type="spellEnd"/>
      <w:r w:rsidRPr="00E02554">
        <w:t xml:space="preserve"> </w:t>
      </w:r>
      <w:del w:id="1611" w:author="Gabriel Correa" w:date="2015-08-28T01:55:00Z">
        <w:r w:rsidRPr="00E02554" w:rsidDel="00CE4EFC">
          <w:delText>es algo que</w:delText>
        </w:r>
      </w:del>
      <w:del w:id="1612" w:author="Gabriel Correa" w:date="2015-08-28T01:53:00Z">
        <w:r w:rsidRPr="00E02554" w:rsidDel="00CE4EFC">
          <w:delText xml:space="preserve"> se</w:delText>
        </w:r>
      </w:del>
      <w:del w:id="1613" w:author="Gabriel Correa" w:date="2015-08-28T01:55:00Z">
        <w:r w:rsidRPr="00E02554" w:rsidDel="00CE4EFC">
          <w:delText xml:space="preserve"> siempre se intenta evitar </w:delText>
        </w:r>
      </w:del>
      <w:r w:rsidRPr="00E02554">
        <w:t xml:space="preserve">en Data Mining. En los datos finales se trabaja con un subconjunto aleatorio de cada API para reducir la posibilidad de tener </w:t>
      </w:r>
      <w:proofErr w:type="spellStart"/>
      <w:r w:rsidRPr="00E02554">
        <w:t>overfitting</w:t>
      </w:r>
      <w:proofErr w:type="spellEnd"/>
      <w:r w:rsidRPr="00E02554">
        <w:t>.</w:t>
      </w:r>
    </w:p>
    <w:p w:rsidR="00EE2482" w:rsidRPr="00E02554" w:rsidRDefault="00EE2482" w:rsidP="00EE2482">
      <w:r w:rsidRPr="00E02554">
        <w:t>Por otra parte</w:t>
      </w:r>
      <w:ins w:id="1614" w:author="Gabriel Correa" w:date="2015-08-28T01:57:00Z">
        <w:r w:rsidR="00F37E72">
          <w:t>,</w:t>
        </w:r>
      </w:ins>
      <w:r w:rsidRPr="00E02554">
        <w:t xml:space="preserve"> los datos preliminares tienen algunas frases </w:t>
      </w:r>
      <w:del w:id="1615" w:author="Gabriel Correa" w:date="2015-08-28T01:58:00Z">
        <w:r w:rsidRPr="00E02554" w:rsidDel="00F37E72">
          <w:delText xml:space="preserve">mal </w:delText>
        </w:r>
      </w:del>
      <w:r w:rsidRPr="00E02554">
        <w:t>separadas</w:t>
      </w:r>
      <w:ins w:id="1616" w:author="Gabriel Correa" w:date="2015-08-28T01:58:00Z">
        <w:r w:rsidR="00F37E72">
          <w:t xml:space="preserve"> de forma incorrecta</w:t>
        </w:r>
      </w:ins>
      <w:r w:rsidRPr="00E02554">
        <w:t>. Hay varias frases que están incorrectamente separadas en dos, tres o más partes. Por ejemplo, al separar las frases, correctamente se decidió comenzar una nueva frase al encontrar @</w:t>
      </w:r>
      <w:proofErr w:type="spellStart"/>
      <w:r w:rsidRPr="00E02554">
        <w:t>param</w:t>
      </w:r>
      <w:proofErr w:type="spellEnd"/>
      <w:r w:rsidRPr="00E02554">
        <w:t xml:space="preserve"> o @</w:t>
      </w:r>
      <w:proofErr w:type="spellStart"/>
      <w:r w:rsidRPr="00E02554">
        <w:t>return</w:t>
      </w:r>
      <w:proofErr w:type="spellEnd"/>
      <w:r w:rsidRPr="00E02554">
        <w:t>, pero incorrectamente se hace lo mismo al encontrar @link. El siguiente es un ejemplo de esto:</w:t>
      </w:r>
    </w:p>
    <w:p w:rsidR="00EE2482" w:rsidRPr="00E02554" w:rsidRDefault="00EE2482" w:rsidP="00EE2482">
      <w:r w:rsidRPr="007C2995">
        <w:rPr>
          <w:noProof/>
        </w:rPr>
        <w:drawing>
          <wp:inline distT="0" distB="0" distL="0" distR="0" wp14:anchorId="44B1959C" wp14:editId="6BC55E0E">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23">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EE2482" w:rsidRPr="00E02554" w:rsidRDefault="00EE2482" w:rsidP="00EE2482">
      <w:r w:rsidRPr="00E02554">
        <w:lastRenderedPageBreak/>
        <w:t xml:space="preserve">Las frases incorrectamente separadas ensucian los resultados en la aplicación de Text Mining. Además son tediosas de clasificar manualmente en </w:t>
      </w:r>
      <w:del w:id="1617" w:author="Gabriel Correa" w:date="2015-08-27T22:50:00Z">
        <w:r w:rsidRPr="00E02554" w:rsidDel="007E2915">
          <w:delText>&lt;NombrePrograma&gt;</w:delText>
        </w:r>
      </w:del>
      <w:proofErr w:type="spellStart"/>
      <w:ins w:id="1618" w:author="Gabriel Correa" w:date="2015-08-27T22:50:00Z">
        <w:r w:rsidR="007E2915">
          <w:t>CHi</w:t>
        </w:r>
      </w:ins>
      <w:proofErr w:type="spellEnd"/>
      <w:r w:rsidRPr="00E02554">
        <w:t xml:space="preserve"> y no representan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1619" w:name="_Ref428320675"/>
      <w:bookmarkStart w:id="1620" w:name="_Toc428516537"/>
      <w:r>
        <w:t xml:space="preserve">Revisión de los </w:t>
      </w:r>
      <w:r w:rsidRPr="004305A0">
        <w:t>datos</w:t>
      </w:r>
      <w:r>
        <w:t xml:space="preserve"> finales</w:t>
      </w:r>
      <w:bookmarkEnd w:id="1619"/>
      <w:bookmarkEnd w:id="1620"/>
    </w:p>
    <w:p w:rsidR="00EE2482" w:rsidRPr="00E02554" w:rsidRDefault="00EE2482" w:rsidP="00EE2482">
      <w:r w:rsidRPr="00E02554">
        <w:t xml:space="preserve">Los datos finales consisten de </w:t>
      </w:r>
      <w:r w:rsidR="00C0201B" w:rsidRPr="00E02554">
        <w:t>1205</w:t>
      </w:r>
      <w:r w:rsidRPr="00E02554">
        <w:t xml:space="preserve"> comentarios </w:t>
      </w:r>
      <w:proofErr w:type="spellStart"/>
      <w:r w:rsidRPr="00E02554">
        <w:t>javadoc</w:t>
      </w:r>
      <w:proofErr w:type="spellEnd"/>
      <w:r w:rsidRPr="00E02554">
        <w:t xml:space="preserve">, conteniendo </w:t>
      </w:r>
      <w:r w:rsidR="00F54211" w:rsidRPr="00E02554">
        <w:t xml:space="preserve">5903 </w:t>
      </w:r>
      <w:r w:rsidRPr="00E02554">
        <w:t xml:space="preserve"> frases, </w:t>
      </w:r>
      <w:proofErr w:type="spellStart"/>
      <w:r w:rsidRPr="00E02554">
        <w:t>extraidos</w:t>
      </w:r>
      <w:proofErr w:type="spellEnd"/>
      <w:r w:rsidRPr="00E02554">
        <w:t xml:space="preserve"> de las documentaciones de API de </w:t>
      </w:r>
      <w:proofErr w:type="spellStart"/>
      <w:r w:rsidRPr="00E02554">
        <w:t>JFace</w:t>
      </w:r>
      <w:proofErr w:type="spellEnd"/>
      <w:r w:rsidRPr="00E02554">
        <w:t xml:space="preserve">, Apache </w:t>
      </w:r>
      <w:proofErr w:type="spellStart"/>
      <w:r w:rsidRPr="00E02554">
        <w:t>Commons</w:t>
      </w:r>
      <w:proofErr w:type="spellEnd"/>
      <w:r w:rsidRPr="00E02554">
        <w:t xml:space="preserve"> y Java. A diferencia de los datos preliminares, incluyen las tres API tomando </w:t>
      </w:r>
      <w:r w:rsidR="00C0201B" w:rsidRPr="00E02554">
        <w:t>cerca de 400</w:t>
      </w:r>
      <w:r w:rsidRPr="00E02554">
        <w:t xml:space="preserve"> comentarios  de cada librería, </w:t>
      </w:r>
      <w:proofErr w:type="spellStart"/>
      <w:r w:rsidRPr="00E02554">
        <w:t>extraidos</w:t>
      </w:r>
      <w:proofErr w:type="spellEnd"/>
      <w:r w:rsidRPr="00E02554">
        <w:t xml:space="preserve"> de forma </w:t>
      </w:r>
      <w:proofErr w:type="spellStart"/>
      <w:r w:rsidRPr="00E02554">
        <w:t>aleatorea</w:t>
      </w:r>
      <w:proofErr w:type="spellEnd"/>
      <w:r w:rsidR="00C0201B" w:rsidRPr="00E02554">
        <w:t>.</w:t>
      </w:r>
      <w:r w:rsidR="00CE752A" w:rsidRPr="00E02554">
        <w:t xml:space="preserve"> </w:t>
      </w:r>
    </w:p>
    <w:p w:rsidR="00EE2482" w:rsidRPr="00E02554" w:rsidRDefault="00EE2482" w:rsidP="00EE2482">
      <w:r w:rsidRPr="00E02554">
        <w:t xml:space="preserve">En los datos finales no se incluyen comentarios de campos ni de clases; sólo comentarios de métodos. Se notó que los comentarios de campos y variables suelen ser </w:t>
      </w:r>
      <w:r w:rsidRPr="00E02554">
        <w:rPr>
          <w:i/>
        </w:rPr>
        <w:t>no-directivas</w:t>
      </w:r>
      <w:r w:rsidRPr="00E02554">
        <w:t xml:space="preserve"> formadas por solo una o dos frases, y que los comentarios de clases suelen ser complicados y bastante extensos. Además, clasificar frases de un comentario de clase puede ser complicado</w:t>
      </w:r>
      <w:ins w:id="1621" w:author="Gabriel Correa" w:date="2015-08-28T02:04:00Z">
        <w:r w:rsidR="00D811A6">
          <w:t>,</w:t>
        </w:r>
      </w:ins>
      <w:r w:rsidRPr="00E02554">
        <w:t xml:space="preserve"> porque </w:t>
      </w:r>
      <w:ins w:id="1622" w:author="Gabriel Correa" w:date="2015-08-28T02:04:00Z">
        <w:r w:rsidR="00D811A6">
          <w:t xml:space="preserve">en </w:t>
        </w:r>
        <w:proofErr w:type="spellStart"/>
        <w:r w:rsidR="00D811A6">
          <w:t>ocaciones</w:t>
        </w:r>
      </w:ins>
      <w:proofErr w:type="spellEnd"/>
      <w:del w:id="1623" w:author="Gabriel Correa" w:date="2015-08-28T02:04:00Z">
        <w:r w:rsidRPr="00E02554" w:rsidDel="00D811A6">
          <w:delText>a veces</w:delText>
        </w:r>
      </w:del>
      <w:r w:rsidRPr="00E02554">
        <w:t xml:space="preserve"> es necesario una comprensión profunda de esta clase y su relación con el resto de la librería. Los comentarios de métodos parecen ser los más abundantes y enriquecedores para el aprendizaje de máquina. Al menos en la documentación de las tres librerías consideradas.</w:t>
      </w:r>
    </w:p>
    <w:p w:rsidR="00EE2482" w:rsidRPr="00E02554" w:rsidRDefault="00EE2482" w:rsidP="00EE2482">
      <w:r w:rsidRPr="00E02554">
        <w:t xml:space="preserve">Las frases que comienzan con el </w:t>
      </w:r>
      <w:proofErr w:type="spellStart"/>
      <w:r w:rsidRPr="00E02554">
        <w:t>javadoc</w:t>
      </w:r>
      <w:proofErr w:type="spellEnd"/>
      <w:r w:rsidRPr="00E02554">
        <w:t xml:space="preserve"> </w:t>
      </w:r>
      <w:proofErr w:type="spellStart"/>
      <w:r w:rsidRPr="00E02554">
        <w:t>tag</w:t>
      </w:r>
      <w:proofErr w:type="spellEnd"/>
      <w:r w:rsidRPr="00E02554">
        <w:t xml:space="preserve"> </w:t>
      </w:r>
      <w:r w:rsidRPr="00E02554">
        <w:rPr>
          <w:i/>
        </w:rPr>
        <w:t>@</w:t>
      </w:r>
      <w:proofErr w:type="spellStart"/>
      <w:r w:rsidRPr="00E02554">
        <w:rPr>
          <w:i/>
        </w:rPr>
        <w:t>throws</w:t>
      </w:r>
      <w:proofErr w:type="spellEnd"/>
      <w:r w:rsidRPr="00E02554">
        <w:rPr>
          <w:i/>
        </w:rPr>
        <w:t xml:space="preserve"> </w:t>
      </w:r>
      <w:r w:rsidRPr="00E02554">
        <w:t xml:space="preserve">o </w:t>
      </w:r>
      <w:r w:rsidRPr="00E02554">
        <w:rPr>
          <w:i/>
        </w:rPr>
        <w:t>@</w:t>
      </w:r>
      <w:proofErr w:type="spellStart"/>
      <w:r w:rsidRPr="00E02554">
        <w:rPr>
          <w:i/>
        </w:rPr>
        <w:t>exception</w:t>
      </w:r>
      <w:proofErr w:type="spellEnd"/>
      <w:r w:rsidRPr="00E02554">
        <w:t xml:space="preserve"> se encuentran omitidas de los datos finales. Es decir, un comentario con </w:t>
      </w:r>
      <w:r w:rsidRPr="00E02554">
        <w:rPr>
          <w:i/>
        </w:rPr>
        <w:t>@</w:t>
      </w:r>
      <w:proofErr w:type="spellStart"/>
      <w:r w:rsidRPr="00E02554">
        <w:rPr>
          <w:i/>
        </w:rPr>
        <w:t>throws</w:t>
      </w:r>
      <w:proofErr w:type="spellEnd"/>
      <w:r w:rsidRPr="00E02554">
        <w:rPr>
          <w:i/>
        </w:rPr>
        <w:t xml:space="preserve"> en la última frase</w:t>
      </w:r>
      <w:r w:rsidRPr="00E02554">
        <w:t xml:space="preserve">, por ejemplo, es dejado con todas sus frases menos la última. Este tipo de frases suelen ser suficientemente importantes como para ser destacadas, pero se decidió clasificarlas como </w:t>
      </w:r>
      <w:r w:rsidRPr="00E02554">
        <w:rPr>
          <w:i/>
        </w:rPr>
        <w:t>no-directivas</w:t>
      </w:r>
      <w:r w:rsidRPr="00E02554">
        <w:t xml:space="preserve"> pues ya tienen un </w:t>
      </w:r>
      <w:proofErr w:type="spellStart"/>
      <w:r w:rsidRPr="00E02554">
        <w:t>javadoc</w:t>
      </w:r>
      <w:proofErr w:type="spellEnd"/>
      <w:r w:rsidRPr="00E02554">
        <w:t xml:space="preserve"> </w:t>
      </w:r>
      <w:proofErr w:type="spellStart"/>
      <w:r w:rsidRPr="00E02554">
        <w:t>tag</w:t>
      </w:r>
      <w:proofErr w:type="spellEnd"/>
      <w:r w:rsidRPr="00E02554">
        <w:t xml:space="preserve"> que las identifica. Un lector de la documentación</w:t>
      </w:r>
      <w:del w:id="1624" w:author="Gabriel Correa" w:date="2015-08-28T02:08:00Z">
        <w:r w:rsidRPr="00E02554" w:rsidDel="006A350C">
          <w:delText xml:space="preserve"> ya</w:delText>
        </w:r>
      </w:del>
      <w:r w:rsidRPr="00E02554">
        <w:t xml:space="preserve"> sabe que debe </w:t>
      </w:r>
      <w:del w:id="1625" w:author="Gabriel Correa" w:date="2015-08-28T02:08:00Z">
        <w:r w:rsidRPr="00E02554" w:rsidDel="006A350C">
          <w:delText xml:space="preserve">buscar </w:delText>
        </w:r>
      </w:del>
      <w:ins w:id="1626" w:author="Gabriel Correa" w:date="2015-08-28T02:08:00Z">
        <w:r w:rsidR="006A350C">
          <w:t xml:space="preserve">revisar </w:t>
        </w:r>
      </w:ins>
      <w:r w:rsidRPr="00E02554">
        <w:t xml:space="preserve">las líneas </w:t>
      </w:r>
      <w:del w:id="1627" w:author="Gabriel Correa" w:date="2015-08-28T02:05:00Z">
        <w:r w:rsidRPr="00E02554" w:rsidDel="006A350C">
          <w:delText xml:space="preserve">con </w:delText>
        </w:r>
      </w:del>
      <w:ins w:id="1628" w:author="Gabriel Correa" w:date="2015-08-28T02:05:00Z">
        <w:r w:rsidR="006A350C">
          <w:t>que contienen</w:t>
        </w:r>
        <w:r w:rsidR="006A350C" w:rsidRPr="00E02554">
          <w:t xml:space="preserve"> </w:t>
        </w:r>
      </w:ins>
      <w:r w:rsidRPr="00E02554">
        <w:rPr>
          <w:i/>
        </w:rPr>
        <w:t>@</w:t>
      </w:r>
      <w:proofErr w:type="spellStart"/>
      <w:r w:rsidRPr="00E02554">
        <w:rPr>
          <w:i/>
        </w:rPr>
        <w:t>throws</w:t>
      </w:r>
      <w:proofErr w:type="spellEnd"/>
      <w:r w:rsidRPr="00E02554">
        <w:rPr>
          <w:i/>
        </w:rPr>
        <w:t xml:space="preserve"> </w:t>
      </w:r>
      <w:r w:rsidRPr="00E02554">
        <w:t xml:space="preserve">o </w:t>
      </w:r>
      <w:r w:rsidRPr="00E02554">
        <w:rPr>
          <w:i/>
        </w:rPr>
        <w:t>@</w:t>
      </w:r>
      <w:proofErr w:type="spellStart"/>
      <w:r w:rsidRPr="00E02554">
        <w:rPr>
          <w:i/>
        </w:rPr>
        <w:t>exception</w:t>
      </w:r>
      <w:proofErr w:type="spellEnd"/>
      <w:r w:rsidRPr="00E02554">
        <w:rPr>
          <w:i/>
        </w:rPr>
        <w:t xml:space="preserve"> </w:t>
      </w:r>
      <w:r w:rsidRPr="00E02554">
        <w:t xml:space="preserve">para </w:t>
      </w:r>
      <w:del w:id="1629" w:author="Gabriel Correa" w:date="2015-08-28T02:05:00Z">
        <w:r w:rsidRPr="00E02554" w:rsidDel="006A350C">
          <w:delText xml:space="preserve">ver </w:delText>
        </w:r>
      </w:del>
      <w:ins w:id="1630" w:author="Gabriel Correa" w:date="2015-08-28T02:06:00Z">
        <w:r w:rsidR="006A350C">
          <w:t>así dar cuenta</w:t>
        </w:r>
      </w:ins>
      <w:ins w:id="1631" w:author="Gabriel Correa" w:date="2015-08-28T02:05:00Z">
        <w:r w:rsidR="006A350C">
          <w:t xml:space="preserve"> de</w:t>
        </w:r>
        <w:r w:rsidR="006A350C" w:rsidRPr="00E02554">
          <w:t xml:space="preserve"> </w:t>
        </w:r>
      </w:ins>
      <w:r w:rsidRPr="00E02554">
        <w:t xml:space="preserve">las </w:t>
      </w:r>
      <w:ins w:id="1632" w:author="Gabriel Correa" w:date="2015-08-28T02:05:00Z">
        <w:r w:rsidR="006A350C">
          <w:t>e</w:t>
        </w:r>
      </w:ins>
      <w:del w:id="1633" w:author="Gabriel Correa" w:date="2015-08-28T02:05:00Z">
        <w:r w:rsidRPr="00E02554" w:rsidDel="006A350C">
          <w:delText>E</w:delText>
        </w:r>
      </w:del>
      <w:r w:rsidRPr="00E02554">
        <w:t xml:space="preserve">xcepciones </w:t>
      </w:r>
      <w:ins w:id="1634" w:author="Gabriel Correa" w:date="2015-08-28T02:05:00Z">
        <w:r w:rsidR="006A350C">
          <w:t xml:space="preserve">que </w:t>
        </w:r>
      </w:ins>
      <w:r w:rsidRPr="00E02554">
        <w:t xml:space="preserve">podría </w:t>
      </w:r>
      <w:del w:id="1635" w:author="Gabriel Correa" w:date="2015-08-28T02:06:00Z">
        <w:r w:rsidRPr="00E02554" w:rsidDel="006A350C">
          <w:delText xml:space="preserve">generar </w:delText>
        </w:r>
      </w:del>
      <w:ins w:id="1636" w:author="Gabriel Correa" w:date="2015-08-28T02:08:00Z">
        <w:r w:rsidR="006A350C">
          <w:t>ocasionar</w:t>
        </w:r>
      </w:ins>
      <w:ins w:id="1637" w:author="Gabriel Correa" w:date="2015-08-28T02:06:00Z">
        <w:r w:rsidR="006A350C" w:rsidRPr="00E02554">
          <w:t xml:space="preserve"> </w:t>
        </w:r>
      </w:ins>
      <w:r w:rsidRPr="00E02554">
        <w:t>un método. No están incluidas en los datos finales para disminuir el ruido de datos no constructivos en el proceso de Text Mining.</w:t>
      </w:r>
    </w:p>
    <w:p w:rsidR="00EE2482" w:rsidRPr="00E02554" w:rsidRDefault="00EE2482" w:rsidP="00EE2482">
      <w:r w:rsidRPr="00E02554">
        <w:t xml:space="preserve">Además, todo </w:t>
      </w:r>
      <w:proofErr w:type="spellStart"/>
      <w:r w:rsidRPr="00E02554">
        <w:t>javadoc</w:t>
      </w:r>
      <w:proofErr w:type="spellEnd"/>
      <w:r w:rsidRPr="00E02554">
        <w:t xml:space="preserve"> con dos o menos frases fue omitido. Estos suelen ser no-directivas de métodos simples que son usualmente son auto-explicativos.</w:t>
      </w:r>
    </w:p>
    <w:p w:rsidR="00EE2482" w:rsidRDefault="00EE2482" w:rsidP="00EE2482">
      <w:pPr>
        <w:pStyle w:val="Ttulo3"/>
      </w:pPr>
      <w:bookmarkStart w:id="1638" w:name="_Toc428516538"/>
      <w:r>
        <w:t>Método de revisión de los datos finales</w:t>
      </w:r>
      <w:bookmarkEnd w:id="1638"/>
    </w:p>
    <w:p w:rsidR="00EE2482" w:rsidRPr="00E02554" w:rsidRDefault="00EE2482" w:rsidP="00EE2482">
      <w:r w:rsidRPr="00E02554">
        <w:t xml:space="preserve">A diferencia de los datos preliminares, estos datos fueron manualmente revisados no por ambos revisadores, </w:t>
      </w:r>
      <w:proofErr w:type="spellStart"/>
      <w:r w:rsidRPr="00E02554">
        <w:t>sinó</w:t>
      </w:r>
      <w:proofErr w:type="spellEnd"/>
      <w:r w:rsidRPr="00E02554">
        <w:t xml:space="preserve"> que por solo uno de ellos. La documentación de Java fue revisada por </w:t>
      </w:r>
      <w:proofErr w:type="spellStart"/>
      <w:r w:rsidRPr="00E02554">
        <w:t>Romain</w:t>
      </w:r>
      <w:proofErr w:type="spellEnd"/>
      <w:r w:rsidRPr="00E02554">
        <w:t xml:space="preserve"> </w:t>
      </w:r>
      <w:proofErr w:type="spellStart"/>
      <w:r w:rsidRPr="00E02554">
        <w:t>Robbes</w:t>
      </w:r>
      <w:proofErr w:type="spellEnd"/>
      <w:r w:rsidRPr="00E02554">
        <w:t xml:space="preserve">. La documentación de Apache </w:t>
      </w:r>
      <w:proofErr w:type="spellStart"/>
      <w:r w:rsidRPr="00E02554">
        <w:t>Commons</w:t>
      </w:r>
      <w:proofErr w:type="spellEnd"/>
      <w:r w:rsidRPr="00E02554">
        <w:t xml:space="preserve"> y </w:t>
      </w:r>
      <w:proofErr w:type="spellStart"/>
      <w:r w:rsidRPr="00E02554">
        <w:t>JFace</w:t>
      </w:r>
      <w:proofErr w:type="spellEnd"/>
      <w:r w:rsidRPr="00E02554">
        <w:t xml:space="preserve"> fue revisada por el autor del trabajo.</w:t>
      </w:r>
    </w:p>
    <w:p w:rsidR="00EE2482" w:rsidRPr="00E02554" w:rsidDel="00E62247" w:rsidRDefault="00EE2482" w:rsidP="00EE2482">
      <w:pPr>
        <w:rPr>
          <w:del w:id="1639" w:author="Gabriel Correa" w:date="2015-08-27T22:55:00Z"/>
        </w:rPr>
      </w:pPr>
      <w:r w:rsidRPr="00E02554">
        <w:t>En estos datos las frases son asignadas a u</w:t>
      </w:r>
      <w:commentRangeStart w:id="1640"/>
      <w:r w:rsidRPr="00E02554">
        <w:t xml:space="preserve">na de las clases </w:t>
      </w:r>
      <w:r w:rsidRPr="00E02554">
        <w:rPr>
          <w:i/>
        </w:rPr>
        <w:t>no-directiva</w:t>
      </w:r>
      <w:r w:rsidRPr="00E02554">
        <w:t xml:space="preserve">, </w:t>
      </w:r>
      <w:r w:rsidRPr="00E02554">
        <w:rPr>
          <w:i/>
        </w:rPr>
        <w:t>directiva</w:t>
      </w:r>
      <w:r w:rsidRPr="00E02554">
        <w:t xml:space="preserve">, </w:t>
      </w:r>
      <w:proofErr w:type="spellStart"/>
      <w:r w:rsidRPr="00E02554">
        <w:rPr>
          <w:i/>
        </w:rPr>
        <w:t>semi</w:t>
      </w:r>
      <w:proofErr w:type="spellEnd"/>
      <w:r w:rsidRPr="00E02554">
        <w:rPr>
          <w:i/>
        </w:rPr>
        <w:t>-directiva</w:t>
      </w:r>
      <w:r w:rsidRPr="00E02554">
        <w:t xml:space="preserve"> o </w:t>
      </w:r>
      <w:r w:rsidRPr="00E02554">
        <w:rPr>
          <w:i/>
        </w:rPr>
        <w:t>directiva-</w:t>
      </w:r>
      <w:proofErr w:type="spellStart"/>
      <w:r w:rsidRPr="00E02554">
        <w:rPr>
          <w:i/>
        </w:rPr>
        <w:t>null</w:t>
      </w:r>
      <w:proofErr w:type="spellEnd"/>
      <w:r w:rsidRPr="00E02554">
        <w:t xml:space="preserve">. Una frase es asignada a </w:t>
      </w:r>
      <w:proofErr w:type="spellStart"/>
      <w:r w:rsidRPr="00E02554">
        <w:t>semi</w:t>
      </w:r>
      <w:proofErr w:type="spellEnd"/>
      <w:r w:rsidRPr="00E02554">
        <w:t>-directiva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w:t>
      </w:r>
      <w:proofErr w:type="spellStart"/>
      <w:r w:rsidRPr="00E02554">
        <w:t>null</w:t>
      </w:r>
      <w:proofErr w:type="spellEnd"/>
      <w:r w:rsidRPr="00E02554">
        <w:t xml:space="preserve"> son comentarios que tratan sobre el uso del valor especial </w:t>
      </w:r>
      <w:proofErr w:type="spellStart"/>
      <w:r w:rsidRPr="00E02554">
        <w:rPr>
          <w:i/>
        </w:rPr>
        <w:t>null</w:t>
      </w:r>
      <w:proofErr w:type="spellEnd"/>
      <w:r w:rsidRPr="00E02554">
        <w:rPr>
          <w:i/>
        </w:rPr>
        <w:t>.</w:t>
      </w:r>
      <w:r w:rsidRPr="00E02554">
        <w:t xml:space="preserve"> Estos comentarios suelen advertir que algún parámetro puede o no puede ser </w:t>
      </w:r>
      <w:proofErr w:type="spellStart"/>
      <w:r w:rsidRPr="00E02554">
        <w:t>null</w:t>
      </w:r>
      <w:proofErr w:type="spellEnd"/>
      <w:r w:rsidRPr="00E02554">
        <w:t xml:space="preserve">, o que cierto método puede retornar </w:t>
      </w:r>
      <w:proofErr w:type="spellStart"/>
      <w:r w:rsidRPr="00E02554">
        <w:t>null</w:t>
      </w:r>
      <w:proofErr w:type="spellEnd"/>
      <w:r w:rsidRPr="00E02554">
        <w:t xml:space="preserve">. La regla a seguir es: “si es instrucción importante (o directiva) pero trata principalmente sobre el valor </w:t>
      </w:r>
      <w:proofErr w:type="spellStart"/>
      <w:r w:rsidRPr="00E02554">
        <w:rPr>
          <w:i/>
        </w:rPr>
        <w:t>null</w:t>
      </w:r>
      <w:proofErr w:type="spellEnd"/>
      <w:r w:rsidRPr="00E02554">
        <w:t xml:space="preserve"> es </w:t>
      </w:r>
      <w:r w:rsidRPr="00E02554">
        <w:rPr>
          <w:i/>
        </w:rPr>
        <w:t>directiva-</w:t>
      </w:r>
      <w:proofErr w:type="spellStart"/>
      <w:r w:rsidRPr="00E02554">
        <w:rPr>
          <w:i/>
        </w:rPr>
        <w:t>null</w:t>
      </w:r>
      <w:proofErr w:type="spellEnd"/>
      <w:r w:rsidRPr="00E02554">
        <w:t xml:space="preserve">. Si es instrucción importante que menciona </w:t>
      </w:r>
      <w:proofErr w:type="spellStart"/>
      <w:r w:rsidRPr="00E02554">
        <w:rPr>
          <w:i/>
        </w:rPr>
        <w:t>null</w:t>
      </w:r>
      <w:proofErr w:type="spellEnd"/>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proofErr w:type="spellStart"/>
      <w:r w:rsidRPr="00E02554">
        <w:rPr>
          <w:i/>
        </w:rPr>
        <w:t>semi</w:t>
      </w:r>
      <w:proofErr w:type="spellEnd"/>
      <w:r w:rsidRPr="00E02554">
        <w:rPr>
          <w:i/>
        </w:rPr>
        <w:t xml:space="preserve">-directiva </w:t>
      </w:r>
      <w:r w:rsidRPr="00E02554">
        <w:t xml:space="preserve">que habla sobre el uso de </w:t>
      </w:r>
      <w:proofErr w:type="spellStart"/>
      <w:r w:rsidRPr="00E02554">
        <w:rPr>
          <w:i/>
        </w:rPr>
        <w:t>null</w:t>
      </w:r>
      <w:proofErr w:type="spellEnd"/>
      <w:r w:rsidRPr="00E02554">
        <w:rPr>
          <w:i/>
        </w:rPr>
        <w:t>,</w:t>
      </w:r>
      <w:r w:rsidRPr="00E02554">
        <w:t xml:space="preserve"> se anota como una </w:t>
      </w:r>
      <w:r w:rsidRPr="00E02554">
        <w:rPr>
          <w:i/>
        </w:rPr>
        <w:t>directiva-</w:t>
      </w:r>
      <w:proofErr w:type="spellStart"/>
      <w:r w:rsidRPr="00E02554">
        <w:rPr>
          <w:i/>
        </w:rPr>
        <w:t>null</w:t>
      </w:r>
      <w:proofErr w:type="spellEnd"/>
      <w:r w:rsidRPr="00E02554">
        <w:t>).</w:t>
      </w:r>
      <w:commentRangeEnd w:id="1640"/>
      <w:r w:rsidRPr="002B58BF">
        <w:rPr>
          <w:rStyle w:val="Refdecomentario"/>
          <w:sz w:val="24"/>
        </w:rPr>
        <w:commentReference w:id="1640"/>
      </w:r>
    </w:p>
    <w:p w:rsidR="00EE2482" w:rsidRPr="00E02554" w:rsidRDefault="00EE2482" w:rsidP="00EE2482"/>
    <w:p w:rsidR="00E62247" w:rsidRDefault="00E62247">
      <w:pPr>
        <w:spacing w:after="200" w:line="276" w:lineRule="auto"/>
        <w:jc w:val="left"/>
        <w:rPr>
          <w:ins w:id="1641" w:author="Gabriel Correa" w:date="2015-08-27T22:55:00Z"/>
          <w:rFonts w:eastAsiaTheme="majorEastAsia" w:cstheme="majorBidi"/>
          <w:b/>
          <w:bCs/>
          <w:color w:val="365F91" w:themeColor="accent1" w:themeShade="BF"/>
          <w:sz w:val="28"/>
          <w:szCs w:val="28"/>
        </w:rPr>
      </w:pPr>
      <w:ins w:id="1642" w:author="Gabriel Correa" w:date="2015-08-27T22:55:00Z">
        <w:r>
          <w:br w:type="page"/>
        </w:r>
      </w:ins>
    </w:p>
    <w:p w:rsidR="0001797F" w:rsidRPr="00E02554" w:rsidDel="00E62247" w:rsidRDefault="0001797F" w:rsidP="00EE2482">
      <w:pPr>
        <w:rPr>
          <w:del w:id="1643" w:author="Gabriel Correa" w:date="2015-08-27T22:55:00Z"/>
        </w:rPr>
      </w:pPr>
      <w:bookmarkStart w:id="1644" w:name="_Toc428510387"/>
      <w:bookmarkStart w:id="1645" w:name="_Toc428515178"/>
      <w:bookmarkStart w:id="1646" w:name="_Toc428515281"/>
      <w:bookmarkStart w:id="1647" w:name="_Toc428515646"/>
      <w:bookmarkStart w:id="1648" w:name="_Toc428516457"/>
      <w:bookmarkStart w:id="1649" w:name="_Toc428516539"/>
      <w:bookmarkEnd w:id="1644"/>
      <w:bookmarkEnd w:id="1645"/>
      <w:bookmarkEnd w:id="1646"/>
      <w:bookmarkEnd w:id="1647"/>
      <w:bookmarkEnd w:id="1648"/>
      <w:bookmarkEnd w:id="1649"/>
    </w:p>
    <w:p w:rsidR="0001797F" w:rsidRPr="00E02554" w:rsidDel="00E62247" w:rsidRDefault="0001797F" w:rsidP="00EE2482">
      <w:pPr>
        <w:rPr>
          <w:del w:id="1650" w:author="Gabriel Correa" w:date="2015-08-27T22:55:00Z"/>
        </w:rPr>
      </w:pPr>
      <w:bookmarkStart w:id="1651" w:name="_Toc428510388"/>
      <w:bookmarkStart w:id="1652" w:name="_Toc428515179"/>
      <w:bookmarkStart w:id="1653" w:name="_Toc428515282"/>
      <w:bookmarkStart w:id="1654" w:name="_Toc428515647"/>
      <w:bookmarkStart w:id="1655" w:name="_Toc428516458"/>
      <w:bookmarkStart w:id="1656" w:name="_Toc428516540"/>
      <w:bookmarkEnd w:id="1651"/>
      <w:bookmarkEnd w:id="1652"/>
      <w:bookmarkEnd w:id="1653"/>
      <w:bookmarkEnd w:id="1654"/>
      <w:bookmarkEnd w:id="1655"/>
      <w:bookmarkEnd w:id="1656"/>
    </w:p>
    <w:p w:rsidR="00EE2482" w:rsidRDefault="00EE2482" w:rsidP="00EE2482">
      <w:pPr>
        <w:pStyle w:val="Ttulo1"/>
      </w:pPr>
      <w:bookmarkStart w:id="1657" w:name="_Toc428516541"/>
      <w:r>
        <w:t>Aplicación de Text Mining</w:t>
      </w:r>
      <w:bookmarkEnd w:id="1657"/>
    </w:p>
    <w:p w:rsidR="00EE2482" w:rsidRPr="00E02554" w:rsidRDefault="00EE2482" w:rsidP="00EE2482">
      <w:r w:rsidRPr="00E02554">
        <w:t xml:space="preserve">El objetivo de realizar Text Mining y usar algoritmos de Machine </w:t>
      </w:r>
      <w:proofErr w:type="spellStart"/>
      <w:r w:rsidRPr="00E02554">
        <w:t>Learning</w:t>
      </w:r>
      <w:proofErr w:type="spellEnd"/>
      <w:r w:rsidRPr="00E02554">
        <w:t xml:space="preserve"> es lograr obtener un programa que destaque automáticamente las directivas de los comentarios normales de documentaciones de API. Una forma de lograr estas clasificaciones es usar Weka, un ambiente de herramientas para realizar Data Mining y aplicar algoritmos de Machine </w:t>
      </w:r>
      <w:proofErr w:type="spellStart"/>
      <w:r w:rsidRPr="00E02554">
        <w:t>Learning</w:t>
      </w:r>
      <w:proofErr w:type="spellEnd"/>
      <w:r w:rsidRPr="00E02554">
        <w:t>. En la sección</w:t>
      </w:r>
      <w:ins w:id="1658" w:author="Gabriel Correa" w:date="2015-08-28T07:26:00Z">
        <w:r w:rsidR="00367314">
          <w:t xml:space="preserve"> </w:t>
        </w:r>
        <w:r w:rsidR="00367314">
          <w:fldChar w:fldCharType="begin"/>
        </w:r>
        <w:r w:rsidR="00367314">
          <w:instrText xml:space="preserve"> REF _Ref428510145 \r \h </w:instrText>
        </w:r>
      </w:ins>
      <w:r w:rsidR="00367314">
        <w:fldChar w:fldCharType="separate"/>
      </w:r>
      <w:r w:rsidR="00E159AF">
        <w:t>5.1</w:t>
      </w:r>
      <w:ins w:id="1659" w:author="Gabriel Correa" w:date="2015-08-28T07:26:00Z">
        <w:r w:rsidR="00367314">
          <w:fldChar w:fldCharType="end"/>
        </w:r>
      </w:ins>
      <w:r w:rsidRPr="00E02554">
        <w:t xml:space="preserve"> </w:t>
      </w:r>
      <w:ins w:id="1660" w:author="Gabriel Correa" w:date="2015-08-28T07:26:00Z">
        <w:r w:rsidR="00367314">
          <w:t>s</w:t>
        </w:r>
      </w:ins>
      <w:commentRangeStart w:id="1661"/>
      <w:del w:id="1662" w:author="Gabriel Correa" w:date="2015-08-28T07:26:00Z">
        <w:r w:rsidRPr="00E02554" w:rsidDel="00367314">
          <w:delText xml:space="preserve">[[***]] </w:delText>
        </w:r>
        <w:commentRangeEnd w:id="1661"/>
        <w:r w:rsidRPr="002B58BF" w:rsidDel="00367314">
          <w:rPr>
            <w:rStyle w:val="Refdecomentario"/>
            <w:sz w:val="24"/>
          </w:rPr>
          <w:commentReference w:id="1661"/>
        </w:r>
        <w:r w:rsidRPr="00E02554" w:rsidDel="00367314">
          <w:delText>s</w:delText>
        </w:r>
      </w:del>
      <w:r w:rsidRPr="00E02554">
        <w:t>e encuentra una breve introducción a Weka.</w:t>
      </w:r>
    </w:p>
    <w:p w:rsidR="00EE2482" w:rsidRPr="00E02554" w:rsidRDefault="00EE2482" w:rsidP="00EE2482">
      <w:r w:rsidRPr="00E02554">
        <w:t xml:space="preserve">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w:t>
      </w:r>
      <w:proofErr w:type="spellStart"/>
      <w:r w:rsidRPr="00E02554">
        <w:t>Learning</w:t>
      </w:r>
      <w:proofErr w:type="spellEnd"/>
      <w:r w:rsidRPr="00E02554">
        <w:t xml:space="preserve"> en nuestro caso, para acercarse a un buen resultado.</w:t>
      </w:r>
    </w:p>
    <w:p w:rsidR="00EE2482" w:rsidRPr="00E02554" w:rsidRDefault="00EE2482" w:rsidP="00EE2482">
      <w:r w:rsidRPr="00E02554">
        <w:t xml:space="preserve">En esta sección se describe el diseño y detalle de los experimentos realizados en Weka usando los datos preliminares y datos finales discutidos en la sección </w:t>
      </w:r>
      <w:r w:rsidRPr="00D471E1">
        <w:fldChar w:fldCharType="begin"/>
      </w:r>
      <w:r w:rsidRPr="00E02554">
        <w:instrText xml:space="preserve"> REF _Ref427234276 \n \h </w:instrText>
      </w:r>
      <w:r w:rsidRPr="00D471E1">
        <w:fldChar w:fldCharType="separate"/>
      </w:r>
      <w:r w:rsidR="00E159AF">
        <w:t>0</w:t>
      </w:r>
      <w:r w:rsidRPr="00D471E1">
        <w:fldChar w:fldCharType="end"/>
      </w:r>
      <w:r w:rsidRPr="00E02554">
        <w:t xml:space="preserve">, los cuales abarcan ejemplos de las API de </w:t>
      </w:r>
      <w:proofErr w:type="spellStart"/>
      <w:r w:rsidRPr="00E02554">
        <w:t>JFace</w:t>
      </w:r>
      <w:proofErr w:type="spellEnd"/>
      <w:r w:rsidRPr="00E02554">
        <w:t xml:space="preserve">, Apache </w:t>
      </w:r>
      <w:proofErr w:type="spellStart"/>
      <w:r w:rsidRPr="00E02554">
        <w:t>Commons</w:t>
      </w:r>
      <w:proofErr w:type="spellEnd"/>
      <w:r w:rsidRPr="00E02554">
        <w:t xml:space="preserve"> y Java. La mayoría de los experimentos buscan encontrar el mejor rendimiento clasificando las directivas, mientras </w:t>
      </w:r>
      <w:commentRangeStart w:id="1663"/>
      <w:r w:rsidRPr="00E02554">
        <w:t xml:space="preserve">que otros experimentos </w:t>
      </w:r>
      <w:commentRangeEnd w:id="1663"/>
      <w:r w:rsidRPr="002B58BF">
        <w:rPr>
          <w:rStyle w:val="Refdecomentario"/>
          <w:sz w:val="24"/>
        </w:rPr>
        <w:commentReference w:id="1663"/>
      </w:r>
      <w:r w:rsidRPr="00E02554">
        <w:t>buscan obtener información intrínseca al dominio de los datos y el problema estudiado.</w:t>
      </w:r>
    </w:p>
    <w:p w:rsidR="00EE2482" w:rsidRDefault="00EE2482" w:rsidP="00EE2482">
      <w:pPr>
        <w:pStyle w:val="Ttulo2"/>
      </w:pPr>
      <w:bookmarkStart w:id="1664" w:name="_Ref428510142"/>
      <w:bookmarkStart w:id="1665" w:name="_Ref428510145"/>
      <w:bookmarkStart w:id="1666" w:name="_Toc428516542"/>
      <w:r>
        <w:t>Weka</w:t>
      </w:r>
      <w:bookmarkEnd w:id="1664"/>
      <w:bookmarkEnd w:id="1665"/>
      <w:bookmarkEnd w:id="1666"/>
    </w:p>
    <w:p w:rsidR="00EE2482" w:rsidRPr="00E02554" w:rsidRDefault="00EE2482" w:rsidP="00EE2482">
      <w:r w:rsidRPr="00E02554">
        <w:t xml:space="preserve">Weka es una plataforma de software para el uso de Machine </w:t>
      </w:r>
      <w:proofErr w:type="spellStart"/>
      <w:r w:rsidRPr="00E02554">
        <w:t>Learning</w:t>
      </w:r>
      <w:proofErr w:type="spellEnd"/>
      <w:r w:rsidRPr="00E02554">
        <w:t xml:space="preserve"> y Data Mining. Posee una interfaz gráfica como también un API en Java para usar sus funcionalidades. Los componentes de Weka usados en este estudio son su explorador, su experimentador </w:t>
      </w:r>
      <w:commentRangeStart w:id="1667"/>
      <w:r w:rsidRPr="00E02554">
        <w:t>y su API</w:t>
      </w:r>
      <w:commentRangeEnd w:id="1667"/>
      <w:r w:rsidRPr="00BF7FE6">
        <w:rPr>
          <w:rStyle w:val="Refdecomentario"/>
          <w:sz w:val="24"/>
        </w:rPr>
        <w:commentReference w:id="1667"/>
      </w:r>
      <w:r w:rsidRPr="00E02554">
        <w:t xml:space="preserve">. </w:t>
      </w:r>
      <w:del w:id="1668" w:author="Gabriel Correa" w:date="2015-08-28T07:38:00Z">
        <w:r w:rsidRPr="00E02554" w:rsidDel="00E54D64">
          <w:delText xml:space="preserve">Las </w:delText>
        </w:r>
      </w:del>
      <w:ins w:id="1669" w:author="Gabriel Correa" w:date="2015-08-28T07:38:00Z">
        <w:r w:rsidR="00E54D64">
          <w:t>La</w:t>
        </w:r>
        <w:r w:rsidR="00E54D64" w:rsidRPr="00E02554">
          <w:t xml:space="preserve"> </w:t>
        </w:r>
      </w:ins>
      <w:del w:id="1670" w:author="Gabriel Correa" w:date="2015-08-28T07:38:00Z">
        <w:r w:rsidRPr="00E02554" w:rsidDel="00E54D64">
          <w:delText>imágenes</w:delText>
        </w:r>
      </w:del>
      <w:ins w:id="1671" w:author="Gabriel Correa" w:date="2015-08-28T07:38:00Z">
        <w:r w:rsidR="00E54D64">
          <w:fldChar w:fldCharType="begin"/>
        </w:r>
        <w:r w:rsidR="00E54D64">
          <w:instrText xml:space="preserve"> REF _Ref428510824 \h </w:instrText>
        </w:r>
      </w:ins>
      <w:r w:rsidR="00E54D64">
        <w:fldChar w:fldCharType="separate"/>
      </w:r>
      <w:ins w:id="1672" w:author="Gabriel Correa" w:date="2015-08-28T07:37:00Z">
        <w:r w:rsidR="00E159AF">
          <w:t xml:space="preserve">Imagen </w:t>
        </w:r>
      </w:ins>
      <w:r w:rsidR="00E159AF">
        <w:rPr>
          <w:noProof/>
        </w:rPr>
        <w:t>5</w:t>
      </w:r>
      <w:r w:rsidR="00E159AF">
        <w:t>.</w:t>
      </w:r>
      <w:r w:rsidR="00E159AF">
        <w:rPr>
          <w:noProof/>
        </w:rPr>
        <w:t>1</w:t>
      </w:r>
      <w:ins w:id="1673" w:author="Gabriel Correa" w:date="2015-08-28T07:38:00Z">
        <w:r w:rsidR="00E54D64">
          <w:fldChar w:fldCharType="end"/>
        </w:r>
      </w:ins>
      <w:del w:id="1674" w:author="Gabriel Correa" w:date="2015-08-28T07:37:00Z">
        <w:r w:rsidRPr="00E02554" w:rsidDel="00E54D64">
          <w:delText xml:space="preserve"> [[**]]</w:delText>
        </w:r>
      </w:del>
      <w:r w:rsidRPr="00E02554">
        <w:t xml:space="preserve"> </w:t>
      </w:r>
      <w:del w:id="1675" w:author="Gabriel Correa" w:date="2015-08-28T07:38:00Z">
        <w:r w:rsidRPr="00E02554" w:rsidDel="00E54D64">
          <w:delText xml:space="preserve">[[**]] </w:delText>
        </w:r>
      </w:del>
      <w:del w:id="1676" w:author="Gabriel Correa" w:date="2015-08-28T07:39:00Z">
        <w:r w:rsidRPr="00E02554" w:rsidDel="00E54D64">
          <w:delText>y</w:delText>
        </w:r>
      </w:del>
      <w:ins w:id="1677" w:author="Gabriel Correa" w:date="2015-08-28T07:39:00Z">
        <w:r w:rsidR="00E54D64">
          <w:t>e</w:t>
        </w:r>
      </w:ins>
      <w:del w:id="1678" w:author="Gabriel Correa" w:date="2015-08-28T07:38:00Z">
        <w:r w:rsidRPr="00E02554" w:rsidDel="00E54D64">
          <w:delText xml:space="preserve"> [[**]] </w:delText>
        </w:r>
      </w:del>
      <w:ins w:id="1679" w:author="Gabriel Correa" w:date="2015-08-28T07:38:00Z">
        <w:r w:rsidR="00E54D64">
          <w:t xml:space="preserve"> </w:t>
        </w:r>
        <w:r w:rsidR="00E54D64">
          <w:fldChar w:fldCharType="begin"/>
        </w:r>
        <w:r w:rsidR="00E54D64">
          <w:instrText xml:space="preserve"> REF _Ref428510864 \h </w:instrText>
        </w:r>
      </w:ins>
      <w:r w:rsidR="00E54D64">
        <w:fldChar w:fldCharType="separate"/>
      </w:r>
      <w:ins w:id="1680" w:author="Gabriel Correa" w:date="2015-08-28T07:37:00Z">
        <w:r w:rsidR="00E159AF">
          <w:t xml:space="preserve">Imagen </w:t>
        </w:r>
      </w:ins>
      <w:r w:rsidR="00E159AF">
        <w:rPr>
          <w:noProof/>
        </w:rPr>
        <w:t>5</w:t>
      </w:r>
      <w:r w:rsidR="00E159AF">
        <w:t>.</w:t>
      </w:r>
      <w:r w:rsidR="00E159AF">
        <w:rPr>
          <w:noProof/>
        </w:rPr>
        <w:t>2</w:t>
      </w:r>
      <w:ins w:id="1681" w:author="Gabriel Correa" w:date="2015-08-28T07:38:00Z">
        <w:r w:rsidR="00E54D64">
          <w:fldChar w:fldCharType="end"/>
        </w:r>
        <w:r w:rsidR="00E54D64">
          <w:t xml:space="preserve"> </w:t>
        </w:r>
      </w:ins>
      <w:r w:rsidRPr="00E02554">
        <w:t>muestran la interfaz gráfica de</w:t>
      </w:r>
      <w:ins w:id="1682" w:author="Gabriel Correa" w:date="2015-08-28T07:31:00Z">
        <w:r w:rsidR="00E54D64">
          <w:t>l Explorador y el Experimentador de</w:t>
        </w:r>
      </w:ins>
      <w:r w:rsidRPr="00E02554">
        <w:t xml:space="preserve"> Weka</w:t>
      </w:r>
      <w:ins w:id="1683" w:author="Gabriel Correa" w:date="2015-08-28T07:31:00Z">
        <w:r w:rsidR="00E54D64">
          <w:t xml:space="preserve"> respectivamente</w:t>
        </w:r>
      </w:ins>
      <w:r w:rsidRPr="00E02554">
        <w:t>.</w:t>
      </w:r>
    </w:p>
    <w:p w:rsidR="00EE2482" w:rsidRPr="00E02554" w:rsidDel="00E54D64" w:rsidRDefault="00EE2482" w:rsidP="00EE2482">
      <w:pPr>
        <w:rPr>
          <w:del w:id="1684" w:author="Gabriel Correa" w:date="2015-08-28T07:31:00Z"/>
        </w:rPr>
      </w:pPr>
    </w:p>
    <w:p w:rsidR="00EE2482" w:rsidRPr="00E02554" w:rsidDel="00E54D64" w:rsidRDefault="00EE2482" w:rsidP="00EE2482">
      <w:pPr>
        <w:jc w:val="center"/>
        <w:rPr>
          <w:del w:id="1685" w:author="Gabriel Correa" w:date="2015-08-28T07:31:00Z"/>
          <w:rPrChange w:id="1686" w:author="Gabriel Correa" w:date="2015-08-25T14:24:00Z">
            <w:rPr>
              <w:del w:id="1687" w:author="Gabriel Correa" w:date="2015-08-28T07:31:00Z"/>
              <w:lang w:val="en-US"/>
            </w:rPr>
          </w:rPrChange>
        </w:rPr>
      </w:pPr>
      <w:del w:id="1688" w:author="Gabriel Correa" w:date="2015-08-28T07:31:00Z">
        <w:r w:rsidRPr="00E02554" w:rsidDel="00E54D64">
          <w:rPr>
            <w:rPrChange w:id="1689" w:author="Gabriel Correa" w:date="2015-08-25T14:24:00Z">
              <w:rPr>
                <w:lang w:val="en-US"/>
              </w:rPr>
            </w:rPrChange>
          </w:rPr>
          <w:delText>[[img de Weka welcome Windows]]</w:delText>
        </w:r>
      </w:del>
    </w:p>
    <w:p w:rsidR="00EE2482" w:rsidRPr="00E02554" w:rsidRDefault="00EE2482" w:rsidP="00EE2482">
      <w:pPr>
        <w:jc w:val="center"/>
        <w:rPr>
          <w:rPrChange w:id="1690" w:author="Gabriel Correa" w:date="2015-08-25T14:24:00Z">
            <w:rPr>
              <w:lang w:val="en-US"/>
            </w:rPr>
          </w:rPrChange>
        </w:rPr>
      </w:pPr>
    </w:p>
    <w:p w:rsidR="00E54D64" w:rsidRDefault="00E54D64">
      <w:pPr>
        <w:keepNext/>
        <w:jc w:val="center"/>
        <w:rPr>
          <w:ins w:id="1691" w:author="Gabriel Correa" w:date="2015-08-28T07:37:00Z"/>
        </w:rPr>
        <w:pPrChange w:id="1692" w:author="Gabriel Correa" w:date="2015-08-28T07:37:00Z">
          <w:pPr>
            <w:jc w:val="center"/>
          </w:pPr>
        </w:pPrChange>
      </w:pPr>
      <w:ins w:id="1693" w:author="Gabriel Correa" w:date="2015-08-28T07:35:00Z">
        <w:r>
          <w:rPr>
            <w:noProof/>
          </w:rPr>
          <w:drawing>
            <wp:inline distT="0" distB="0" distL="0" distR="0" wp14:anchorId="0DB63DDE" wp14:editId="23702E04">
              <wp:extent cx="4003221" cy="280800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lorer.PNG"/>
                      <pic:cNvPicPr/>
                    </pic:nvPicPr>
                    <pic:blipFill>
                      <a:blip r:embed="rId24">
                        <a:extLst>
                          <a:ext uri="{28A0092B-C50C-407E-A947-70E740481C1C}">
                            <a14:useLocalDpi xmlns:a14="http://schemas.microsoft.com/office/drawing/2010/main" val="0"/>
                          </a:ext>
                        </a:extLst>
                      </a:blip>
                      <a:stretch>
                        <a:fillRect/>
                      </a:stretch>
                    </pic:blipFill>
                    <pic:spPr>
                      <a:xfrm>
                        <a:off x="0" y="0"/>
                        <a:ext cx="4003221" cy="2808000"/>
                      </a:xfrm>
                      <a:prstGeom prst="rect">
                        <a:avLst/>
                      </a:prstGeom>
                    </pic:spPr>
                  </pic:pic>
                </a:graphicData>
              </a:graphic>
            </wp:inline>
          </w:drawing>
        </w:r>
      </w:ins>
    </w:p>
    <w:p w:rsidR="00E54D64" w:rsidRDefault="00E54D64">
      <w:pPr>
        <w:pStyle w:val="Epgrafe"/>
        <w:jc w:val="center"/>
        <w:rPr>
          <w:ins w:id="1694" w:author="Gabriel Correa" w:date="2015-08-28T07:37:00Z"/>
        </w:rPr>
        <w:pPrChange w:id="1695" w:author="Gabriel Correa" w:date="2015-08-28T07:37:00Z">
          <w:pPr>
            <w:pStyle w:val="Epgrafe"/>
          </w:pPr>
        </w:pPrChange>
      </w:pPr>
      <w:bookmarkStart w:id="1696" w:name="_Ref428510824"/>
      <w:ins w:id="1697" w:author="Gabriel Correa" w:date="2015-08-28T07:37:00Z">
        <w:r>
          <w:t xml:space="preserve">Imagen </w:t>
        </w:r>
      </w:ins>
      <w:fldSimple w:instr=" STYLEREF 1 \s ">
        <w:r w:rsidR="00E159AF">
          <w:rPr>
            <w:noProof/>
          </w:rPr>
          <w:t>5</w:t>
        </w:r>
      </w:fldSimple>
      <w:r w:rsidR="00146CA9">
        <w:t>.</w:t>
      </w:r>
      <w:fldSimple w:instr=" SEQ Imagen \* ARABIC \s 1 ">
        <w:r w:rsidR="00E159AF">
          <w:rPr>
            <w:noProof/>
          </w:rPr>
          <w:t>1</w:t>
        </w:r>
      </w:fldSimple>
      <w:bookmarkEnd w:id="1696"/>
      <w:ins w:id="1698" w:author="Gabriel Correa" w:date="2015-08-28T07:37:00Z">
        <w:r>
          <w:t>:   Interfaz gráfica del explorado de Weka.</w:t>
        </w:r>
      </w:ins>
    </w:p>
    <w:p w:rsidR="00EE2482" w:rsidRPr="00E02554" w:rsidDel="00E54D64" w:rsidRDefault="00EE2482">
      <w:pPr>
        <w:jc w:val="center"/>
        <w:rPr>
          <w:del w:id="1699" w:author="Gabriel Correa" w:date="2015-08-28T07:35:00Z"/>
        </w:rPr>
      </w:pPr>
      <w:del w:id="1700" w:author="Gabriel Correa" w:date="2015-08-28T07:35:00Z">
        <w:r w:rsidRPr="00E02554" w:rsidDel="00E54D64">
          <w:delText>[[img de Weka Explorer]]</w:delText>
        </w:r>
      </w:del>
    </w:p>
    <w:p w:rsidR="00EE2482" w:rsidRPr="00E02554" w:rsidRDefault="00EE2482">
      <w:pPr>
        <w:jc w:val="center"/>
      </w:pPr>
    </w:p>
    <w:p w:rsidR="00E54D64" w:rsidRDefault="00E54D64" w:rsidP="00EE2482">
      <w:pPr>
        <w:rPr>
          <w:ins w:id="1701" w:author="Gabriel Correa" w:date="2015-08-28T07:36:00Z"/>
        </w:rPr>
      </w:pPr>
    </w:p>
    <w:p w:rsidR="00E54D64" w:rsidRDefault="00E54D64">
      <w:pPr>
        <w:keepNext/>
        <w:jc w:val="center"/>
        <w:rPr>
          <w:ins w:id="1702" w:author="Gabriel Correa" w:date="2015-08-28T07:37:00Z"/>
        </w:rPr>
        <w:pPrChange w:id="1703" w:author="Gabriel Correa" w:date="2015-08-28T07:37:00Z">
          <w:pPr>
            <w:jc w:val="center"/>
          </w:pPr>
        </w:pPrChange>
      </w:pPr>
      <w:ins w:id="1704" w:author="Gabriel Correa" w:date="2015-08-28T07:36:00Z">
        <w:r>
          <w:rPr>
            <w:noProof/>
          </w:rPr>
          <w:lastRenderedPageBreak/>
          <w:drawing>
            <wp:inline distT="0" distB="0" distL="0" distR="0" wp14:anchorId="21A2040E" wp14:editId="5F825431">
              <wp:extent cx="3807559" cy="2808000"/>
              <wp:effectExtent l="0" t="0" r="254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erimenter.PNG"/>
                      <pic:cNvPicPr/>
                    </pic:nvPicPr>
                    <pic:blipFill>
                      <a:blip r:embed="rId25">
                        <a:extLst>
                          <a:ext uri="{28A0092B-C50C-407E-A947-70E740481C1C}">
                            <a14:useLocalDpi xmlns:a14="http://schemas.microsoft.com/office/drawing/2010/main" val="0"/>
                          </a:ext>
                        </a:extLst>
                      </a:blip>
                      <a:stretch>
                        <a:fillRect/>
                      </a:stretch>
                    </pic:blipFill>
                    <pic:spPr>
                      <a:xfrm>
                        <a:off x="0" y="0"/>
                        <a:ext cx="3807559" cy="2808000"/>
                      </a:xfrm>
                      <a:prstGeom prst="rect">
                        <a:avLst/>
                      </a:prstGeom>
                    </pic:spPr>
                  </pic:pic>
                </a:graphicData>
              </a:graphic>
            </wp:inline>
          </w:drawing>
        </w:r>
      </w:ins>
    </w:p>
    <w:p w:rsidR="00E54D64" w:rsidRDefault="00E54D64">
      <w:pPr>
        <w:pStyle w:val="Epgrafe"/>
        <w:jc w:val="center"/>
        <w:rPr>
          <w:ins w:id="1705" w:author="Gabriel Correa" w:date="2015-08-28T07:36:00Z"/>
        </w:rPr>
        <w:pPrChange w:id="1706" w:author="Gabriel Correa" w:date="2015-08-28T07:37:00Z">
          <w:pPr/>
        </w:pPrChange>
      </w:pPr>
      <w:bookmarkStart w:id="1707" w:name="_Ref428510864"/>
      <w:ins w:id="1708" w:author="Gabriel Correa" w:date="2015-08-28T07:37:00Z">
        <w:r>
          <w:t xml:space="preserve">Imagen </w:t>
        </w:r>
      </w:ins>
      <w:fldSimple w:instr=" STYLEREF 1 \s ">
        <w:r w:rsidR="00E159AF">
          <w:rPr>
            <w:noProof/>
          </w:rPr>
          <w:t>5</w:t>
        </w:r>
      </w:fldSimple>
      <w:r w:rsidR="00146CA9">
        <w:t>.</w:t>
      </w:r>
      <w:fldSimple w:instr=" SEQ Imagen \* ARABIC \s 1 ">
        <w:r w:rsidR="00E159AF">
          <w:rPr>
            <w:noProof/>
          </w:rPr>
          <w:t>2</w:t>
        </w:r>
      </w:fldSimple>
      <w:bookmarkEnd w:id="1707"/>
      <w:ins w:id="1709" w:author="Gabriel Correa" w:date="2015-08-28T07:37:00Z">
        <w:r>
          <w:t>:   Interfaz gráfica del experimentador de Weka.</w:t>
        </w:r>
      </w:ins>
    </w:p>
    <w:p w:rsidR="00EE2482" w:rsidRPr="00E02554" w:rsidDel="00E54D64" w:rsidRDefault="00EE2482" w:rsidP="00EE2482">
      <w:pPr>
        <w:jc w:val="center"/>
        <w:rPr>
          <w:del w:id="1710" w:author="Gabriel Correa" w:date="2015-08-28T07:36:00Z"/>
        </w:rPr>
      </w:pPr>
      <w:del w:id="1711" w:author="Gabriel Correa" w:date="2015-08-28T07:36:00Z">
        <w:r w:rsidRPr="00E02554" w:rsidDel="00E54D64">
          <w:delText>[[img de Weka Experimenter]]</w:delText>
        </w:r>
      </w:del>
    </w:p>
    <w:p w:rsidR="00EE2482" w:rsidRPr="00E02554" w:rsidRDefault="00EE2482" w:rsidP="00EE2482">
      <w:r w:rsidRPr="00E02554">
        <w:t xml:space="preserve">El programa es entrenado con datos que deben ser guardados en un archivo </w:t>
      </w:r>
      <w:r w:rsidRPr="00E02554">
        <w:rPr>
          <w:i/>
        </w:rPr>
        <w:t>.</w:t>
      </w:r>
      <w:proofErr w:type="spellStart"/>
      <w:r w:rsidRPr="00E02554">
        <w:rPr>
          <w:i/>
        </w:rPr>
        <w:t>arff</w:t>
      </w:r>
      <w:proofErr w:type="spellEnd"/>
      <w:r w:rsidRPr="00E02554">
        <w:t xml:space="preserve"> el cual posee un formato particular, pero muy similar a los archivos </w:t>
      </w:r>
      <w:r w:rsidRPr="00E02554">
        <w:rPr>
          <w:i/>
        </w:rPr>
        <w:t>.</w:t>
      </w:r>
      <w:proofErr w:type="spellStart"/>
      <w:r w:rsidRPr="00E02554">
        <w:rPr>
          <w:i/>
        </w:rPr>
        <w:t>csv</w:t>
      </w:r>
      <w:proofErr w:type="spellEnd"/>
      <w:r w:rsidRPr="00E02554">
        <w:t xml:space="preserve">. Es un archivo con instancias de datos, cada instancia en una línea con valores separados por coma representando un vector de valores. En este trabajo cada instancia es un vector </w:t>
      </w:r>
      <m:oMath>
        <m:r>
          <w:rPr>
            <w:rFonts w:ascii="Cambria Math" w:hAnsi="Cambria Math"/>
          </w:rPr>
          <m:t>(string,tipo_de_comentario)</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w:t>
      </w:r>
      <w:proofErr w:type="spellStart"/>
      <w:r w:rsidRPr="00E02554">
        <w:rPr>
          <w:i/>
        </w:rPr>
        <w:t>directive</w:t>
      </w:r>
      <w:proofErr w:type="gramStart"/>
      <w:r w:rsidRPr="00E02554">
        <w:rPr>
          <w:i/>
        </w:rPr>
        <w:t>,directive,semi</w:t>
      </w:r>
      <w:proofErr w:type="spellEnd"/>
      <w:proofErr w:type="gramEnd"/>
      <w:r w:rsidRPr="00E02554">
        <w:rPr>
          <w:i/>
        </w:rPr>
        <w:t>-</w:t>
      </w:r>
      <w:proofErr w:type="spellStart"/>
      <w:r w:rsidRPr="00E02554">
        <w:rPr>
          <w:i/>
        </w:rPr>
        <w:t>directive,null-directive</w:t>
      </w:r>
      <w:proofErr w:type="spellEnd"/>
      <w:r w:rsidRPr="00E02554">
        <w:t>} o posiblemente solo {</w:t>
      </w:r>
      <w:r w:rsidRPr="00E02554">
        <w:rPr>
          <w:i/>
        </w:rPr>
        <w:t>non-</w:t>
      </w:r>
      <w:proofErr w:type="spellStart"/>
      <w:r w:rsidRPr="00E02554">
        <w:rPr>
          <w:i/>
        </w:rPr>
        <w:t>directive,directive</w:t>
      </w:r>
      <w:proofErr w:type="spellEnd"/>
      <w:r w:rsidRPr="00E02554">
        <w:t>}.</w:t>
      </w:r>
    </w:p>
    <w:p w:rsidR="00264224" w:rsidRPr="00113DC6" w:rsidRDefault="00264224" w:rsidP="00264224">
      <w:pPr>
        <w:pStyle w:val="Ttulo3"/>
      </w:pPr>
      <w:bookmarkStart w:id="1712" w:name="_Ref427782605"/>
      <w:bookmarkStart w:id="1713" w:name="_Toc428516543"/>
      <w:r>
        <w:t>Filtros</w:t>
      </w:r>
      <w:bookmarkEnd w:id="1712"/>
      <w:bookmarkEnd w:id="1713"/>
    </w:p>
    <w:p w:rsidR="00CC77A6" w:rsidRPr="00E02554" w:rsidRDefault="00EE2482" w:rsidP="00EE2482">
      <w:r w:rsidRPr="00E02554">
        <w:t xml:space="preserve">Weka posee una serie de filtros que facilitan la manipulación de las instancias y atributos de los datos. Es común aplicar un filtro de Weka llamado </w:t>
      </w:r>
      <w:proofErr w:type="spellStart"/>
      <w:r w:rsidRPr="00E02554">
        <w:rPr>
          <w:i/>
        </w:rPr>
        <w:t>StringToWordVector</w:t>
      </w:r>
      <w:proofErr w:type="spellEnd"/>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del texto y de hecho es necesario para entrenar los algoritmos de 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D471E1">
        <w:fldChar w:fldCharType="separate"/>
      </w:r>
      <w:r w:rsidR="00E159AF">
        <w:t xml:space="preserve">Imagen </w:t>
      </w:r>
      <w:r w:rsidR="00E159AF">
        <w:rPr>
          <w:noProof/>
        </w:rPr>
        <w:t>5</w:t>
      </w:r>
      <w:r w:rsidR="00E159AF">
        <w:t>.</w:t>
      </w:r>
      <w:r w:rsidR="00E159AF">
        <w:rPr>
          <w:noProof/>
        </w:rPr>
        <w:t>3</w:t>
      </w:r>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w:t>
      </w:r>
      <w:del w:id="1714" w:author="Gabriel Correa" w:date="2015-08-28T07:40:00Z">
        <w:r w:rsidR="00CC77A6" w:rsidRPr="00E02554" w:rsidDel="0061230D">
          <w:delText>tabla</w:delText>
        </w:r>
        <w:r w:rsidR="009D010D" w:rsidRPr="00E02554" w:rsidDel="0061230D">
          <w:delText xml:space="preserve"> </w:delText>
        </w:r>
      </w:del>
      <w:ins w:id="1715" w:author="Gabriel Correa" w:date="2015-08-28T07:40:00Z">
        <w:r w:rsidR="0061230D">
          <w:fldChar w:fldCharType="begin"/>
        </w:r>
        <w:r w:rsidR="0061230D">
          <w:instrText xml:space="preserve"> REF _Ref428510933 \h </w:instrText>
        </w:r>
      </w:ins>
      <w:r w:rsidR="0061230D">
        <w:fldChar w:fldCharType="separate"/>
      </w:r>
      <w:r w:rsidR="00E159AF">
        <w:t xml:space="preserve">Tabla </w:t>
      </w:r>
      <w:r w:rsidR="00E159AF">
        <w:rPr>
          <w:noProof/>
        </w:rPr>
        <w:t>5</w:t>
      </w:r>
      <w:ins w:id="1716" w:author="Gabriel Correa" w:date="2015-08-28T00:22:00Z">
        <w:r w:rsidR="00E159AF">
          <w:t>.</w:t>
        </w:r>
      </w:ins>
      <w:r w:rsidR="00E159AF">
        <w:rPr>
          <w:noProof/>
        </w:rPr>
        <w:t>1</w:t>
      </w:r>
      <w:ins w:id="1717" w:author="Gabriel Correa" w:date="2015-08-28T07:40:00Z">
        <w:r w:rsidR="0061230D">
          <w:fldChar w:fldCharType="end"/>
        </w:r>
      </w:ins>
      <w:del w:id="1718" w:author="Gabriel Correa" w:date="2015-08-28T07:39:00Z">
        <w:r w:rsidR="009D010D" w:rsidRPr="00E02554" w:rsidDel="0061230D">
          <w:delText>[[**]]</w:delText>
        </w:r>
      </w:del>
      <w:r w:rsidR="00CC77A6" w:rsidRPr="00E02554">
        <w:t xml:space="preserve">. </w:t>
      </w:r>
    </w:p>
    <w:p w:rsidR="002B468D" w:rsidRPr="00E02554" w:rsidRDefault="00371DB8" w:rsidP="002B468D">
      <w:pPr>
        <w:keepNext/>
        <w:jc w:val="center"/>
      </w:pPr>
      <w:r w:rsidRPr="007C2995">
        <w:rPr>
          <w:noProof/>
        </w:rPr>
        <w:drawing>
          <wp:inline distT="0" distB="0" distL="0" distR="0" wp14:anchorId="25E4C41A" wp14:editId="5443ED4A">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26">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1719" w:name="_Ref428285832"/>
      <w:bookmarkStart w:id="1720" w:name="_Ref427781501"/>
      <w:r>
        <w:t xml:space="preserve">Imagen </w:t>
      </w:r>
      <w:fldSimple w:instr=" STYLEREF 1 \s ">
        <w:r w:rsidR="00E159AF">
          <w:rPr>
            <w:noProof/>
          </w:rPr>
          <w:t>5</w:t>
        </w:r>
      </w:fldSimple>
      <w:r w:rsidR="00146CA9">
        <w:t>.</w:t>
      </w:r>
      <w:fldSimple w:instr=" SEQ Imagen \* ARABIC \s 1 ">
        <w:r w:rsidR="00E159AF">
          <w:rPr>
            <w:noProof/>
          </w:rPr>
          <w:t>3</w:t>
        </w:r>
      </w:fldSimple>
      <w:del w:id="1721"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1719"/>
      <w:del w:id="1722"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1720"/>
      <w:r>
        <w:t>:</w:t>
      </w:r>
      <w:r w:rsidR="007918D4">
        <w:t xml:space="preserve">   Filtro </w:t>
      </w:r>
      <w:proofErr w:type="spellStart"/>
      <w:r w:rsidR="007918D4">
        <w:t>StringToWordVector</w:t>
      </w:r>
      <w:proofErr w:type="spellEnd"/>
      <w:r w:rsidR="007918D4">
        <w:t xml:space="preserve"> siendo aplicado sobre dos instancias de texto resultando en una lista de las palabras que lo forman</w:t>
      </w:r>
      <w:r w:rsidR="004A1D4A">
        <w:t>.</w:t>
      </w:r>
    </w:p>
    <w:p w:rsidR="00CC77A6" w:rsidRPr="00E02554" w:rsidRDefault="00CC77A6" w:rsidP="00CC77A6">
      <w:pPr>
        <w:jc w:val="center"/>
      </w:pPr>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1723" w:author="Gabriel Correa" w:date="2015-08-25T14:24:00Z">
                  <w:rPr>
                    <w:b w:val="0"/>
                    <w:bCs w:val="0"/>
                    <w:color w:val="auto"/>
                  </w:rPr>
                </w:rPrChange>
              </w:rPr>
            </w:pPr>
            <w:r w:rsidRPr="00E02554">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1724" w:author="Gabriel Correa" w:date="2015-08-25T14:24:00Z">
                  <w:rPr>
                    <w:b w:val="0"/>
                    <w:bCs w:val="0"/>
                    <w:color w:val="auto"/>
                  </w:rPr>
                </w:rPrChange>
              </w:rPr>
            </w:pPr>
            <w:commentRangeStart w:id="1725"/>
            <w:r w:rsidRPr="00E02554">
              <w:t>Descripción</w:t>
            </w:r>
            <w:commentRangeEnd w:id="1725"/>
            <w:r w:rsidRPr="00E02554">
              <w:rPr>
                <w:rStyle w:val="Refdecomentario"/>
                <w:sz w:val="24"/>
                <w:rPrChange w:id="1726" w:author="Gabriel Correa" w:date="2015-08-25T14:24:00Z">
                  <w:rPr>
                    <w:rStyle w:val="Refdecomentario"/>
                  </w:rPr>
                </w:rPrChange>
              </w:rPr>
              <w:commentReference w:id="1725"/>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7" w:author="Gabriel Correa" w:date="2015-08-25T14:24:00Z">
                  <w:rPr>
                    <w:b w:val="0"/>
                    <w:bCs w:val="0"/>
                    <w:color w:val="auto"/>
                  </w:rPr>
                </w:rPrChange>
              </w:rPr>
            </w:pPr>
            <w:proofErr w:type="spellStart"/>
            <w:r w:rsidRPr="00E02554">
              <w:lastRenderedPageBreak/>
              <w:t>attributeIndices</w:t>
            </w:r>
            <w:proofErr w:type="spellEnd"/>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1728" w:author="Gabriel Correa" w:date="2015-08-25T14:24:00Z">
                  <w:rPr>
                    <w:color w:val="auto"/>
                  </w:rPr>
                </w:rPrChange>
              </w:rPr>
            </w:pPr>
            <w:r w:rsidRPr="00E02554">
              <w:t>Rango de atributos donde va a ser aplicado el filtro. Siempre toma el valor de ‘</w:t>
            </w:r>
            <w:proofErr w:type="spellStart"/>
            <w:r w:rsidRPr="00E02554">
              <w:rPr>
                <w:i/>
              </w:rPr>
              <w:t>first</w:t>
            </w:r>
            <w:proofErr w:type="spellEnd"/>
            <w:r w:rsidRPr="00E02554">
              <w:rPr>
                <w:i/>
              </w:rPr>
              <w: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9" w:author="Gabriel Correa" w:date="2015-08-25T14:24:00Z">
                  <w:rPr>
                    <w:b w:val="0"/>
                    <w:bCs w:val="0"/>
                    <w:color w:val="auto"/>
                  </w:rPr>
                </w:rPrChange>
              </w:rPr>
            </w:pPr>
            <w:proofErr w:type="spellStart"/>
            <w:r w:rsidRPr="00E02554">
              <w:t>lowerCaseTokens</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30"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31" w:author="Gabriel Correa" w:date="2015-08-25T14:24:00Z">
                  <w:rPr>
                    <w:b w:val="0"/>
                    <w:bCs w:val="0"/>
                    <w:color w:val="auto"/>
                  </w:rPr>
                </w:rPrChange>
              </w:rPr>
            </w:pPr>
            <w:commentRangeStart w:id="1732"/>
            <w:proofErr w:type="spellStart"/>
            <w:r w:rsidRPr="00E02554">
              <w:t>minTermFreq</w:t>
            </w:r>
            <w:commentRangeEnd w:id="1732"/>
            <w:proofErr w:type="spellEnd"/>
            <w:r w:rsidRPr="00E02554">
              <w:rPr>
                <w:rStyle w:val="Refdecomentario"/>
                <w:sz w:val="24"/>
                <w:rPrChange w:id="1733" w:author="Gabriel Correa" w:date="2015-08-25T14:24:00Z">
                  <w:rPr>
                    <w:rStyle w:val="Refdecomentario"/>
                  </w:rPr>
                </w:rPrChange>
              </w:rPr>
              <w:commentReference w:id="1732"/>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1734"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35" w:author="Gabriel Correa" w:date="2015-08-25T14:24:00Z">
                  <w:rPr>
                    <w:b w:val="0"/>
                    <w:bCs w:val="0"/>
                    <w:color w:val="auto"/>
                  </w:rPr>
                </w:rPrChange>
              </w:rPr>
            </w:pPr>
            <w:proofErr w:type="spellStart"/>
            <w:r w:rsidRPr="00E02554">
              <w:t>outputWordCounts</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36" w:author="Gabriel Correa" w:date="2015-08-25T14:24:00Z">
                  <w:rPr>
                    <w:color w:val="auto"/>
                  </w:rPr>
                </w:rPrChange>
              </w:rPr>
            </w:pPr>
            <w:r w:rsidRPr="00E02554">
              <w:t xml:space="preserve">Si es </w:t>
            </w:r>
            <w:r w:rsidRPr="00E02554">
              <w:rPr>
                <w:i/>
              </w:rPr>
              <w:t>true</w:t>
            </w:r>
            <w:r w:rsidRPr="00E02554">
              <w:t xml:space="preserve"> los vectores tienen </w:t>
            </w:r>
            <w:proofErr w:type="gramStart"/>
            <w:r w:rsidRPr="00E02554">
              <w:t>valores equivalente</w:t>
            </w:r>
            <w:proofErr w:type="gramEnd"/>
            <w:r w:rsidRPr="00E02554">
              <w:t xml:space="preserv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37" w:author="Gabriel Correa" w:date="2015-08-25T14:24:00Z">
                  <w:rPr>
                    <w:b w:val="0"/>
                    <w:bCs w:val="0"/>
                    <w:color w:val="auto"/>
                  </w:rPr>
                </w:rPrChange>
              </w:rPr>
            </w:pPr>
            <w:proofErr w:type="spellStart"/>
            <w:r w:rsidRPr="00E02554">
              <w:t>stemmer</w:t>
            </w:r>
            <w:proofErr w:type="spellEnd"/>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1738" w:author="Gabriel Correa" w:date="2015-08-25T14:24:00Z">
                  <w:rPr>
                    <w:color w:val="auto"/>
                  </w:rPr>
                </w:rPrChange>
              </w:rPr>
            </w:pPr>
            <w:r w:rsidRPr="00E02554">
              <w:t xml:space="preserve">El algoritmo de </w:t>
            </w:r>
            <w:proofErr w:type="spellStart"/>
            <w:r w:rsidRPr="00E02554">
              <w:rPr>
                <w:i/>
              </w:rPr>
              <w:t>stemming</w:t>
            </w:r>
            <w:proofErr w:type="spellEnd"/>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39" w:author="Gabriel Correa" w:date="2015-08-25T14:24:00Z">
                  <w:rPr>
                    <w:b w:val="0"/>
                    <w:bCs w:val="0"/>
                    <w:color w:val="auto"/>
                  </w:rPr>
                </w:rPrChange>
              </w:rPr>
            </w:pPr>
            <w:proofErr w:type="spellStart"/>
            <w:r w:rsidRPr="00E02554">
              <w:t>stopwords</w:t>
            </w:r>
            <w:proofErr w:type="spellEnd"/>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1740" w:author="Gabriel Correa" w:date="2015-08-25T14:24:00Z">
                  <w:rPr>
                    <w:color w:val="auto"/>
                  </w:rPr>
                </w:rPrChange>
              </w:rPr>
            </w:pPr>
            <w:r w:rsidRPr="00E02554">
              <w:t xml:space="preserve">Archivo de texto con lista de palabras </w:t>
            </w:r>
            <w:proofErr w:type="spellStart"/>
            <w:r w:rsidRPr="00E02554">
              <w:rPr>
                <w:i/>
              </w:rPr>
              <w:t>stopwords</w:t>
            </w:r>
            <w:proofErr w:type="spellEnd"/>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41" w:author="Gabriel Correa" w:date="2015-08-25T14:24:00Z">
                  <w:rPr>
                    <w:b w:val="0"/>
                    <w:bCs w:val="0"/>
                    <w:color w:val="auto"/>
                  </w:rPr>
                </w:rPrChange>
              </w:rPr>
            </w:pPr>
            <w:commentRangeStart w:id="1742"/>
            <w:proofErr w:type="spellStart"/>
            <w:r w:rsidRPr="00E02554">
              <w:t>tokenizer</w:t>
            </w:r>
            <w:commentRangeEnd w:id="1742"/>
            <w:proofErr w:type="spellEnd"/>
            <w:r w:rsidR="00FF3FD9" w:rsidRPr="00E02554">
              <w:rPr>
                <w:rStyle w:val="Refdecomentario"/>
                <w:sz w:val="24"/>
                <w:rPrChange w:id="1743" w:author="Gabriel Correa" w:date="2015-08-25T14:24:00Z">
                  <w:rPr>
                    <w:rStyle w:val="Refdecomentario"/>
                  </w:rPr>
                </w:rPrChange>
              </w:rPr>
              <w:commentReference w:id="1742"/>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1744" w:author="Gabriel Correa" w:date="2015-08-25T14:24:00Z">
                  <w:rPr>
                    <w:color w:val="auto"/>
                  </w:rPr>
                </w:rPrChange>
              </w:rPr>
            </w:pPr>
            <w:proofErr w:type="spellStart"/>
            <w:r w:rsidRPr="00E02554">
              <w:t>Tokenizer</w:t>
            </w:r>
            <w:proofErr w:type="spellEnd"/>
            <w:r w:rsidRPr="00E02554">
              <w:t xml:space="preserve"> encargado de </w:t>
            </w:r>
            <w:proofErr w:type="spellStart"/>
            <w:r w:rsidRPr="00E02554">
              <w:t>serparar</w:t>
            </w:r>
            <w:proofErr w:type="spellEnd"/>
            <w:r w:rsidRPr="00E02554">
              <w:t xml:space="preserve"> la frase en sus palabras.</w:t>
            </w:r>
            <w:r w:rsidR="00101D69" w:rsidRPr="00E02554">
              <w:t xml:space="preserve"> Puede ser elegido un ‘</w:t>
            </w:r>
            <w:r w:rsidR="00101D69" w:rsidRPr="00E02554">
              <w:rPr>
                <w:i/>
              </w:rPr>
              <w:t>n-</w:t>
            </w:r>
            <w:proofErr w:type="spellStart"/>
            <w:r w:rsidR="00101D69" w:rsidRPr="00E02554">
              <w:rPr>
                <w:i/>
              </w:rPr>
              <w:t>gram</w:t>
            </w:r>
            <w:proofErr w:type="spellEnd"/>
            <w:r w:rsidR="00101D69" w:rsidRPr="00E02554">
              <w:rPr>
                <w:i/>
              </w:rPr>
              <w:t xml:space="preserve"> </w:t>
            </w:r>
            <w:proofErr w:type="spellStart"/>
            <w:r w:rsidR="00101D69" w:rsidRPr="00E02554">
              <w:rPr>
                <w:i/>
              </w:rPr>
              <w:t>tokenizer</w:t>
            </w:r>
            <w:proofErr w:type="spellEnd"/>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45" w:author="Gabriel Correa" w:date="2015-08-25T14:24:00Z">
                  <w:rPr>
                    <w:b w:val="0"/>
                    <w:bCs w:val="0"/>
                    <w:color w:val="auto"/>
                  </w:rPr>
                </w:rPrChange>
              </w:rPr>
            </w:pPr>
            <w:proofErr w:type="spellStart"/>
            <w:r w:rsidRPr="00E02554">
              <w:t>useStoplist</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46" w:author="Gabriel Correa" w:date="2015-08-25T14:24:00Z">
                  <w:rPr>
                    <w:color w:val="auto"/>
                  </w:rPr>
                </w:rPrChange>
              </w:rPr>
            </w:pPr>
            <w:r w:rsidRPr="00E02554">
              <w:rPr>
                <w:i/>
              </w:rPr>
              <w:t xml:space="preserve">True es aplicar </w:t>
            </w:r>
            <w:proofErr w:type="spellStart"/>
            <w:r w:rsidRPr="00E02554">
              <w:rPr>
                <w:i/>
              </w:rPr>
              <w:t>stopwords</w:t>
            </w:r>
            <w:proofErr w:type="spellEnd"/>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1747" w:author="Gabriel Correa" w:date="2015-08-25T14:24:00Z">
                  <w:rPr>
                    <w:b w:val="0"/>
                    <w:bCs w:val="0"/>
                    <w:color w:val="auto"/>
                  </w:rPr>
                </w:rPrChange>
              </w:rPr>
            </w:pPr>
            <w:commentRangeStart w:id="1748"/>
            <w:proofErr w:type="spellStart"/>
            <w:r w:rsidRPr="00E02554">
              <w:t>wordsToKeep</w:t>
            </w:r>
            <w:commentRangeEnd w:id="1748"/>
            <w:proofErr w:type="spellEnd"/>
            <w:r w:rsidRPr="00E02554">
              <w:rPr>
                <w:rStyle w:val="Refdecomentario"/>
                <w:sz w:val="24"/>
                <w:rPrChange w:id="1749" w:author="Gabriel Correa" w:date="2015-08-25T14:24:00Z">
                  <w:rPr>
                    <w:rStyle w:val="Refdecomentario"/>
                  </w:rPr>
                </w:rPrChange>
              </w:rPr>
              <w:commentReference w:id="1748"/>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1750" w:author="Gabriel Correa" w:date="2015-08-25T14:24:00Z">
                  <w:rPr>
                    <w:color w:val="auto"/>
                  </w:rPr>
                </w:rPrChange>
              </w:rPr>
            </w:pPr>
            <w:r w:rsidRPr="00E02554">
              <w:t xml:space="preserve">Tamaño </w:t>
            </w:r>
            <w:proofErr w:type="spellStart"/>
            <w:r w:rsidRPr="00E02554">
              <w:t>aporximado</w:t>
            </w:r>
            <w:proofErr w:type="spellEnd"/>
            <w:r w:rsidRPr="00E02554">
              <w:t xml:space="preserve"> del vector resultante</w:t>
            </w:r>
          </w:p>
        </w:tc>
      </w:tr>
    </w:tbl>
    <w:p w:rsidR="00C71BE5" w:rsidRDefault="00AC3D22" w:rsidP="00AC3D22">
      <w:pPr>
        <w:pStyle w:val="Epgrafe"/>
      </w:pPr>
      <w:bookmarkStart w:id="1751" w:name="_Ref428510933"/>
      <w:r>
        <w:t xml:space="preserve">Tabla </w:t>
      </w:r>
      <w:ins w:id="1752" w:author="Gabriel Correa" w:date="2015-08-28T00:22:00Z">
        <w:r w:rsidR="00F002B6">
          <w:fldChar w:fldCharType="begin"/>
        </w:r>
        <w:r w:rsidR="00F002B6">
          <w:instrText xml:space="preserve"> STYLEREF 1 \s </w:instrText>
        </w:r>
      </w:ins>
      <w:r w:rsidR="00F002B6">
        <w:fldChar w:fldCharType="separate"/>
      </w:r>
      <w:r w:rsidR="00E159AF">
        <w:rPr>
          <w:noProof/>
        </w:rPr>
        <w:t>5</w:t>
      </w:r>
      <w:ins w:id="1753"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r w:rsidR="00E159AF">
        <w:rPr>
          <w:noProof/>
        </w:rPr>
        <w:t>1</w:t>
      </w:r>
      <w:ins w:id="1754" w:author="Gabriel Correa" w:date="2015-08-28T00:22:00Z">
        <w:r w:rsidR="00F002B6">
          <w:fldChar w:fldCharType="end"/>
        </w:r>
      </w:ins>
      <w:bookmarkEnd w:id="1751"/>
      <w:del w:id="175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5</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1</w:delText>
        </w:r>
        <w:r w:rsidR="005D2320" w:rsidDel="008F24AB">
          <w:rPr>
            <w:noProof/>
          </w:rPr>
          <w:fldChar w:fldCharType="end"/>
        </w:r>
      </w:del>
      <w:del w:id="1756"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R="00F76D9A" w:rsidDel="007123F7">
          <w:rPr>
            <w:noProof/>
          </w:rPr>
          <w:delText>1</w:delText>
        </w:r>
        <w:r w:rsidR="002D2EC0" w:rsidDel="007123F7">
          <w:rPr>
            <w:noProof/>
          </w:rPr>
          <w:fldChar w:fldCharType="end"/>
        </w:r>
      </w:del>
      <w:r>
        <w:t xml:space="preserve">:   </w:t>
      </w:r>
      <w:r w:rsidR="004A1D4A">
        <w:t xml:space="preserve">Parámetros del filtro </w:t>
      </w:r>
      <w:proofErr w:type="spellStart"/>
      <w:r w:rsidR="004A1D4A">
        <w:t>StringToWordVector</w:t>
      </w:r>
      <w:proofErr w:type="spellEnd"/>
      <w:r w:rsidR="004A1D4A">
        <w:t xml:space="preserve"> probados en los experimentos realizados.</w:t>
      </w:r>
    </w:p>
    <w:p w:rsidR="00CC77A6" w:rsidRPr="00E02554" w:rsidRDefault="00F32EF1" w:rsidP="00EE2482">
      <w:r w:rsidRPr="00E02554">
        <w:t xml:space="preserve">La mejor forma de aplicar el filtro </w:t>
      </w:r>
      <w:proofErr w:type="spellStart"/>
      <w:r w:rsidRPr="00E02554">
        <w:t>StringToWordVector</w:t>
      </w:r>
      <w:proofErr w:type="spellEnd"/>
      <w:r w:rsidRPr="00E02554">
        <w:t xml:space="preserve"> es dentro del clasificador ‘</w:t>
      </w:r>
      <w:proofErr w:type="spellStart"/>
      <w:r w:rsidRPr="00E02554">
        <w:rPr>
          <w:i/>
        </w:rPr>
        <w:t>FilteredClassifier</w:t>
      </w:r>
      <w:proofErr w:type="spellEnd"/>
      <w:r w:rsidRPr="00E02554">
        <w:t>’, el cual aplica el filtro y luego entrena un clasificador especificado por el usuario sobre los datos filtrados.</w:t>
      </w:r>
    </w:p>
    <w:p w:rsidR="00EE2482" w:rsidRPr="00E02554" w:rsidRDefault="00EE2482" w:rsidP="00EE2482"/>
    <w:p w:rsidR="00EE2482" w:rsidDel="00A672A2" w:rsidRDefault="00EE2482" w:rsidP="00EE2482">
      <w:pPr>
        <w:rPr>
          <w:del w:id="1757" w:author="Gabriel Correa" w:date="2015-08-28T07:40:00Z"/>
        </w:rPr>
      </w:pPr>
      <w:r w:rsidRPr="00E02554">
        <w:t>En la pestaña ‘</w:t>
      </w:r>
      <w:proofErr w:type="spellStart"/>
      <w:r w:rsidRPr="00E02554">
        <w:t>Classify</w:t>
      </w:r>
      <w:proofErr w:type="spellEnd"/>
      <w:r w:rsidRPr="00E02554">
        <w:t xml:space="preserve">’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w:t>
      </w:r>
      <w:proofErr w:type="spellStart"/>
      <w:r w:rsidRPr="00E02554">
        <w:rPr>
          <w:i/>
        </w:rPr>
        <w:t>cross-validation</w:t>
      </w:r>
      <w:proofErr w:type="spellEnd"/>
      <w:r w:rsidRPr="00E02554">
        <w:t xml:space="preserve">. Alternativamente se puede entrenar al clasificador con un porcentaje de los datos de entrada y probar su rendimiento con el resto de los datos. Los resultados aparecen en la misma pestaña una vez </w:t>
      </w:r>
      <w:proofErr w:type="gramStart"/>
      <w:r w:rsidRPr="00E02554">
        <w:t>terminado</w:t>
      </w:r>
      <w:proofErr w:type="gramEnd"/>
      <w:r w:rsidRPr="00E02554">
        <w:t xml:space="preserve">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D471E1">
        <w:fldChar w:fldCharType="separate"/>
      </w:r>
      <w:r w:rsidR="00E159AF">
        <w:t>5.2</w:t>
      </w:r>
      <w:r w:rsidR="00051D89" w:rsidRPr="00D471E1">
        <w:fldChar w:fldCharType="end"/>
      </w:r>
      <w:r w:rsidR="00051D89" w:rsidRPr="00E02554">
        <w:t>.</w:t>
      </w:r>
    </w:p>
    <w:p w:rsidR="00A672A2" w:rsidRPr="00E02554" w:rsidRDefault="00A672A2">
      <w:pPr>
        <w:rPr>
          <w:ins w:id="1758" w:author="Gabriel Correa" w:date="2015-08-28T07:40:00Z"/>
        </w:rPr>
      </w:pPr>
    </w:p>
    <w:p w:rsidR="00F935D1" w:rsidRDefault="00F935D1" w:rsidP="00EE2482"/>
    <w:p w:rsidR="00F935D1" w:rsidRDefault="00F935D1" w:rsidP="00EE2482"/>
    <w:p w:rsidR="00EE2482" w:rsidRPr="00E02554" w:rsidDel="00A672A2" w:rsidRDefault="00EE2482" w:rsidP="00EE2482">
      <w:pPr>
        <w:rPr>
          <w:del w:id="1759" w:author="Gabriel Correa" w:date="2015-08-28T07:40:00Z"/>
        </w:rPr>
      </w:pPr>
      <w:del w:id="1760" w:author="Gabriel Correa" w:date="2015-08-28T07:40:00Z">
        <w:r w:rsidRPr="00E02554" w:rsidDel="00A672A2">
          <w:delText>[[*ver después si es necesario hablar de las pestañas ‘Select Attributes’ y ‘Cluster’</w:delText>
        </w:r>
        <w:commentRangeStart w:id="1761"/>
        <w:r w:rsidRPr="00E02554" w:rsidDel="00A672A2">
          <w:delText>*]]</w:delText>
        </w:r>
        <w:commentRangeEnd w:id="1761"/>
        <w:r w:rsidRPr="00794D09" w:rsidDel="00A672A2">
          <w:rPr>
            <w:rStyle w:val="Refdecomentario"/>
            <w:sz w:val="24"/>
          </w:rPr>
          <w:commentReference w:id="1761"/>
        </w:r>
      </w:del>
    </w:p>
    <w:p w:rsidR="00EE2482" w:rsidRPr="00E02554" w:rsidRDefault="00EE2482" w:rsidP="00EE2482"/>
    <w:p w:rsidR="00E04B5C" w:rsidRDefault="00E04B5C" w:rsidP="00E04B5C">
      <w:pPr>
        <w:pStyle w:val="Ttulo2"/>
      </w:pPr>
      <w:bookmarkStart w:id="1762" w:name="_Ref427777109"/>
      <w:bookmarkStart w:id="1763" w:name="_Toc428516544"/>
      <w:bookmarkStart w:id="1764" w:name="_Ref427525428"/>
      <w:r>
        <w:t>Clasificadores y parámetros probados</w:t>
      </w:r>
      <w:bookmarkEnd w:id="1762"/>
      <w:bookmarkEnd w:id="1763"/>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596"/>
        <w:gridCol w:w="3493"/>
        <w:gridCol w:w="2424"/>
      </w:tblGrid>
      <w:tr w:rsidR="00E04B5C" w:rsidTr="00146E86">
        <w:tc>
          <w:tcPr>
            <w:tcW w:w="3369" w:type="dxa"/>
          </w:tcPr>
          <w:tbl>
            <w:tblPr>
              <w:tblStyle w:val="Estilo2"/>
              <w:tblW w:w="3118" w:type="dxa"/>
              <w:tblInd w:w="534" w:type="dxa"/>
              <w:tblLook w:val="04A0" w:firstRow="1" w:lastRow="0" w:firstColumn="1" w:lastColumn="0" w:noHBand="0" w:noVBand="1"/>
            </w:tblPr>
            <w:tblGrid>
              <w:gridCol w:w="3062"/>
            </w:tblGrid>
            <w:tr w:rsidR="00E04B5C" w:rsidRPr="003B7063" w:rsidTr="00E6263C">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118" w:type="dxa"/>
                  <w:noWrap/>
                  <w:hideMark/>
                </w:tcPr>
                <w:p w:rsidR="00E04B5C" w:rsidRPr="00E02554" w:rsidRDefault="00E04B5C" w:rsidP="00146E86">
                  <w:pPr>
                    <w:ind w:left="-118" w:firstLine="118"/>
                    <w:rPr>
                      <w:rFonts w:eastAsia="Times New Roman" w:cs="Calibri"/>
                      <w:color w:val="000000"/>
                      <w:rPrChange w:id="1765" w:author="Gabriel Correa" w:date="2015-08-25T14:24:00Z">
                        <w:rPr>
                          <w:rFonts w:ascii="Calibri" w:eastAsia="Times New Roman" w:hAnsi="Calibri" w:cs="Calibri"/>
                          <w:color w:val="000000"/>
                        </w:rPr>
                      </w:rPrChange>
                    </w:rPr>
                  </w:pPr>
                  <w:r w:rsidRPr="00E02554">
                    <w:rPr>
                      <w:rFonts w:eastAsia="Times New Roman" w:cs="Calibri"/>
                      <w:color w:val="000000"/>
                      <w:rPrChange w:id="1766" w:author="Gabriel Correa" w:date="2015-08-25T14:24:00Z">
                        <w:rPr>
                          <w:rFonts w:ascii="Calibri" w:eastAsia="Times New Roman" w:hAnsi="Calibri" w:cs="Calibri"/>
                          <w:color w:val="000000"/>
                        </w:rPr>
                      </w:rPrChange>
                    </w:rPr>
                    <w:lastRenderedPageBreak/>
                    <w:t>Clasificadores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68" w:author="Gabriel Correa" w:date="2015-08-25T14:24:00Z">
                        <w:rPr>
                          <w:rFonts w:ascii="Calibri" w:eastAsia="Times New Roman" w:hAnsi="Calibri" w:cs="Calibri"/>
                          <w:color w:val="000000"/>
                        </w:rPr>
                      </w:rPrChange>
                    </w:rPr>
                    <w:t>ZeroR</w:t>
                  </w:r>
                  <w:proofErr w:type="spellEnd"/>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70" w:author="Gabriel Correa" w:date="2015-08-25T14:24:00Z">
                        <w:rPr>
                          <w:rFonts w:ascii="Calibri" w:eastAsia="Times New Roman" w:hAnsi="Calibri" w:cs="Calibri"/>
                          <w:color w:val="000000"/>
                        </w:rPr>
                      </w:rPrChange>
                    </w:rPr>
                    <w:t>OneR</w:t>
                  </w:r>
                  <w:proofErr w:type="spellEnd"/>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1" w:author="Gabriel Correa" w:date="2015-08-25T14:24:00Z">
                        <w:rPr>
                          <w:rFonts w:ascii="Calibri" w:eastAsia="Times New Roman" w:hAnsi="Calibri" w:cs="Calibri"/>
                          <w:color w:val="000000"/>
                        </w:rPr>
                      </w:rPrChange>
                    </w:rPr>
                  </w:pPr>
                  <w:r w:rsidRPr="00E02554">
                    <w:rPr>
                      <w:rFonts w:eastAsia="Times New Roman" w:cs="Calibri"/>
                      <w:color w:val="000000"/>
                      <w:rPrChange w:id="1772" w:author="Gabriel Correa" w:date="2015-08-25T14:24:00Z">
                        <w:rPr>
                          <w:rFonts w:ascii="Calibri" w:eastAsia="Times New Roman" w:hAnsi="Calibri" w:cs="Calibri"/>
                          <w:color w:val="000000"/>
                        </w:rPr>
                      </w:rPrChange>
                    </w:rPr>
                    <w:t>PART</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74" w:author="Gabriel Correa" w:date="2015-08-25T14:24:00Z">
                        <w:rPr>
                          <w:rFonts w:ascii="Calibri" w:eastAsia="Times New Roman" w:hAnsi="Calibri" w:cs="Calibri"/>
                          <w:color w:val="000000"/>
                        </w:rPr>
                      </w:rPrChange>
                    </w:rPr>
                    <w:t>NaiveBayes</w:t>
                  </w:r>
                  <w:proofErr w:type="spellEnd"/>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76" w:author="Gabriel Correa" w:date="2015-08-25T14:24:00Z">
                        <w:rPr>
                          <w:rFonts w:ascii="Calibri" w:eastAsia="Times New Roman" w:hAnsi="Calibri" w:cs="Calibri"/>
                          <w:color w:val="000000"/>
                        </w:rPr>
                      </w:rPrChange>
                    </w:rPr>
                    <w:t>NaiveBayesMultinomial</w:t>
                  </w:r>
                  <w:proofErr w:type="spellEnd"/>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78" w:author="Gabriel Correa" w:date="2015-08-25T14:24:00Z">
                        <w:rPr>
                          <w:rFonts w:ascii="Calibri" w:eastAsia="Times New Roman" w:hAnsi="Calibri" w:cs="Calibri"/>
                          <w:color w:val="000000"/>
                        </w:rPr>
                      </w:rPrChange>
                    </w:rPr>
                    <w:t>BayesianLogisticRegresion</w:t>
                  </w:r>
                  <w:proofErr w:type="spellEnd"/>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79" w:author="Gabriel Correa" w:date="2015-08-25T14:24:00Z">
                        <w:rPr>
                          <w:rFonts w:ascii="Calibri" w:eastAsia="Times New Roman" w:hAnsi="Calibri" w:cs="Calibri"/>
                          <w:color w:val="000000"/>
                        </w:rPr>
                      </w:rPrChange>
                    </w:rPr>
                  </w:pPr>
                  <w:r w:rsidRPr="00E02554">
                    <w:rPr>
                      <w:rFonts w:eastAsia="Times New Roman" w:cs="Calibri"/>
                      <w:color w:val="000000"/>
                      <w:rPrChange w:id="1780" w:author="Gabriel Correa" w:date="2015-08-25T14:24:00Z">
                        <w:rPr>
                          <w:rFonts w:ascii="Calibri" w:eastAsia="Times New Roman" w:hAnsi="Calibri" w:cs="Calibri"/>
                          <w:color w:val="000000"/>
                        </w:rPr>
                      </w:rPrChange>
                    </w:rPr>
                    <w:t>AdaBoostM1</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8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82" w:author="Gabriel Correa" w:date="2015-08-25T14:24:00Z">
                        <w:rPr>
                          <w:rFonts w:ascii="Calibri" w:eastAsia="Times New Roman" w:hAnsi="Calibri" w:cs="Calibri"/>
                          <w:color w:val="000000"/>
                        </w:rPr>
                      </w:rPrChange>
                    </w:rPr>
                    <w:t>DMNBtext</w:t>
                  </w:r>
                  <w:proofErr w:type="spellEnd"/>
                </w:p>
                <w:p w:rsidR="00E04B5C" w:rsidRPr="00E02554" w:rsidRDefault="00E04B5C" w:rsidP="00146E86">
                  <w:pPr>
                    <w:ind w:left="-118" w:firstLine="118"/>
                    <w:rPr>
                      <w:rFonts w:eastAsia="Times New Roman" w:cs="Calibri"/>
                      <w:color w:val="000000"/>
                      <w:rPrChange w:id="178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84" w:author="Gabriel Correa" w:date="2015-08-25T14:24:00Z">
                        <w:rPr>
                          <w:rFonts w:ascii="Calibri" w:eastAsia="Times New Roman" w:hAnsi="Calibri" w:cs="Calibri"/>
                          <w:color w:val="000000"/>
                        </w:rPr>
                      </w:rPrChange>
                    </w:rPr>
                    <w:t>IBk</w:t>
                  </w:r>
                  <w:proofErr w:type="spellEnd"/>
                  <w:r w:rsidRPr="00E02554">
                    <w:rPr>
                      <w:rFonts w:eastAsia="Times New Roman" w:cs="Calibri"/>
                      <w:color w:val="000000"/>
                      <w:rPrChange w:id="1785" w:author="Gabriel Correa" w:date="2015-08-25T14:24:00Z">
                        <w:rPr>
                          <w:rFonts w:ascii="Calibri" w:eastAsia="Times New Roman" w:hAnsi="Calibri" w:cs="Calibri"/>
                          <w:color w:val="000000"/>
                        </w:rPr>
                      </w:rPrChange>
                    </w:rPr>
                    <w:t xml:space="preserve"> </w:t>
                  </w:r>
                  <w:r w:rsidRPr="00E02554">
                    <w:rPr>
                      <w:rFonts w:eastAsia="Times New Roman" w:cs="Calibri"/>
                      <w:i/>
                      <w:color w:val="000000"/>
                      <w:rPrChange w:id="1786"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178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88" w:author="Gabriel Correa" w:date="2015-08-25T14:24:00Z">
                        <w:rPr>
                          <w:rFonts w:ascii="Calibri" w:eastAsia="Times New Roman" w:hAnsi="Calibri" w:cs="Calibri"/>
                          <w:color w:val="000000"/>
                        </w:rPr>
                      </w:rPrChange>
                    </w:rPr>
                    <w:t>Logistic</w:t>
                  </w:r>
                  <w:proofErr w:type="spellEnd"/>
                  <w:r w:rsidRPr="00E02554">
                    <w:rPr>
                      <w:rFonts w:eastAsia="Times New Roman" w:cs="Calibri"/>
                      <w:color w:val="000000"/>
                      <w:rPrChange w:id="1789" w:author="Gabriel Correa" w:date="2015-08-25T14:24:00Z">
                        <w:rPr>
                          <w:rFonts w:ascii="Calibri" w:eastAsia="Times New Roman" w:hAnsi="Calibri" w:cs="Calibri"/>
                          <w:color w:val="000000"/>
                        </w:rPr>
                      </w:rPrChange>
                    </w:rPr>
                    <w:t xml:space="preserve"> </w:t>
                  </w:r>
                  <w:r w:rsidRPr="00E02554">
                    <w:rPr>
                      <w:rFonts w:eastAsia="Times New Roman" w:cs="Calibri"/>
                      <w:i/>
                      <w:color w:val="000000"/>
                      <w:rPrChange w:id="1790" w:author="Gabriel Correa" w:date="2015-08-25T14:24:00Z">
                        <w:rPr>
                          <w:rFonts w:ascii="Calibri" w:eastAsia="Times New Roman" w:hAnsi="Calibri" w:cs="Calibri"/>
                          <w:i/>
                          <w:color w:val="000000"/>
                        </w:rPr>
                      </w:rPrChange>
                    </w:rPr>
                    <w:t xml:space="preserve"> </w:t>
                  </w:r>
                  <w:r w:rsidR="00CC19CE">
                    <w:rPr>
                      <w:rFonts w:eastAsia="Times New Roman" w:cs="Calibri"/>
                      <w:i/>
                      <w:color w:val="000000"/>
                    </w:rPr>
                    <w:t xml:space="preserve"> </w:t>
                  </w:r>
                  <w:r w:rsidRPr="00E02554">
                    <w:rPr>
                      <w:rStyle w:val="nfasissutil"/>
                    </w:rPr>
                    <w:t>(sólo datos finales)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9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92" w:author="Gabriel Correa" w:date="2015-08-25T14:24:00Z">
                        <w:rPr>
                          <w:rFonts w:ascii="Calibri" w:eastAsia="Times New Roman" w:hAnsi="Calibri" w:cs="Calibri"/>
                          <w:color w:val="000000"/>
                        </w:rPr>
                      </w:rPrChange>
                    </w:rPr>
                    <w:t>LibSVM</w:t>
                  </w:r>
                  <w:proofErr w:type="spellEnd"/>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93" w:author="Gabriel Correa" w:date="2015-08-25T14:24:00Z">
                        <w:rPr>
                          <w:rFonts w:ascii="Calibri" w:eastAsia="Times New Roman" w:hAnsi="Calibri" w:cs="Calibri"/>
                          <w:color w:val="000000"/>
                        </w:rPr>
                      </w:rPrChange>
                    </w:rPr>
                  </w:pPr>
                  <w:r w:rsidRPr="00E02554">
                    <w:rPr>
                      <w:rFonts w:eastAsia="Times New Roman" w:cs="Calibri"/>
                      <w:color w:val="000000"/>
                      <w:rPrChange w:id="1794" w:author="Gabriel Correa" w:date="2015-08-25T14:24:00Z">
                        <w:rPr>
                          <w:rFonts w:ascii="Calibri" w:eastAsia="Times New Roman" w:hAnsi="Calibri" w:cs="Calibri"/>
                          <w:color w:val="000000"/>
                        </w:rPr>
                      </w:rPrChange>
                    </w:rPr>
                    <w:t>SMO</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9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96" w:author="Gabriel Correa" w:date="2015-08-25T14:24:00Z">
                        <w:rPr>
                          <w:rFonts w:ascii="Calibri" w:eastAsia="Times New Roman" w:hAnsi="Calibri" w:cs="Calibri"/>
                          <w:color w:val="000000"/>
                        </w:rPr>
                      </w:rPrChange>
                    </w:rPr>
                    <w:t>RandomForest</w:t>
                  </w:r>
                  <w:proofErr w:type="spellEnd"/>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97" w:author="Gabriel Correa" w:date="2015-08-25T14:24:00Z">
                        <w:rPr>
                          <w:rFonts w:ascii="Calibri" w:eastAsia="Times New Roman" w:hAnsi="Calibri" w:cs="Calibri"/>
                          <w:color w:val="000000"/>
                        </w:rPr>
                      </w:rPrChange>
                    </w:rPr>
                  </w:pPr>
                  <w:r w:rsidRPr="00E02554">
                    <w:rPr>
                      <w:rFonts w:eastAsia="Times New Roman" w:cs="Calibri"/>
                      <w:color w:val="000000"/>
                      <w:rPrChange w:id="1798"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3558" w:type="dxa"/>
              <w:tblLook w:val="04A0" w:firstRow="1" w:lastRow="0" w:firstColumn="1" w:lastColumn="0" w:noHBand="0" w:noVBand="1"/>
            </w:tblPr>
            <w:tblGrid>
              <w:gridCol w:w="3493"/>
            </w:tblGrid>
            <w:tr w:rsidR="00E04B5C" w:rsidRPr="003B7063" w:rsidTr="00E6263C">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558" w:type="dxa"/>
                  <w:noWrap/>
                  <w:hideMark/>
                </w:tcPr>
                <w:p w:rsidR="00E04B5C" w:rsidRPr="00E02554" w:rsidRDefault="00E04B5C" w:rsidP="00146E86">
                  <w:pPr>
                    <w:rPr>
                      <w:rFonts w:eastAsia="Times New Roman" w:cs="Calibri"/>
                      <w:color w:val="000000"/>
                      <w:rPrChange w:id="1799" w:author="Gabriel Correa" w:date="2015-08-25T14:24:00Z">
                        <w:rPr>
                          <w:rFonts w:ascii="Calibri" w:eastAsia="Times New Roman" w:hAnsi="Calibri" w:cs="Calibri"/>
                          <w:color w:val="000000"/>
                        </w:rPr>
                      </w:rPrChange>
                    </w:rPr>
                  </w:pPr>
                  <w:r w:rsidRPr="00E02554">
                    <w:rPr>
                      <w:rFonts w:eastAsia="Times New Roman" w:cs="Calibri"/>
                      <w:color w:val="000000"/>
                      <w:rPrChange w:id="1800" w:author="Gabriel Correa" w:date="2015-08-25T14:24:00Z">
                        <w:rPr>
                          <w:rFonts w:ascii="Calibri" w:eastAsia="Times New Roman" w:hAnsi="Calibri" w:cs="Calibri"/>
                          <w:color w:val="000000"/>
                        </w:rPr>
                      </w:rPrChange>
                    </w:rPr>
                    <w:t xml:space="preserve">Parámetros </w:t>
                  </w:r>
                  <w:proofErr w:type="spellStart"/>
                  <w:r w:rsidRPr="00E02554">
                    <w:rPr>
                      <w:rFonts w:eastAsia="Times New Roman" w:cs="Calibri"/>
                      <w:color w:val="000000"/>
                      <w:rPrChange w:id="1801" w:author="Gabriel Correa" w:date="2015-08-25T14:24:00Z">
                        <w:rPr>
                          <w:rFonts w:ascii="Calibri" w:eastAsia="Times New Roman" w:hAnsi="Calibri" w:cs="Calibri"/>
                          <w:color w:val="000000"/>
                        </w:rPr>
                      </w:rPrChange>
                    </w:rPr>
                    <w:t>StringToWordVector</w:t>
                  </w:r>
                  <w:proofErr w:type="spellEnd"/>
                </w:p>
              </w:tc>
            </w:tr>
            <w:tr w:rsidR="00E04B5C" w:rsidRPr="003B7063" w:rsidTr="00E6263C">
              <w:trPr>
                <w:trHeight w:val="300"/>
              </w:trPr>
              <w:tc>
                <w:tcPr>
                  <w:tcW w:w="3558" w:type="dxa"/>
                  <w:noWrap/>
                  <w:hideMark/>
                </w:tcPr>
                <w:p w:rsidR="00E04B5C" w:rsidRPr="00E02554" w:rsidRDefault="00E04B5C" w:rsidP="00146E86">
                  <w:pPr>
                    <w:rPr>
                      <w:rFonts w:eastAsia="Times New Roman" w:cs="Calibri"/>
                      <w:color w:val="000000"/>
                      <w:rPrChange w:id="1802"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03" w:author="Gabriel Correa" w:date="2015-08-25T14:24:00Z">
                        <w:rPr>
                          <w:rFonts w:ascii="Calibri" w:eastAsia="Times New Roman" w:hAnsi="Calibri" w:cs="Calibri"/>
                          <w:color w:val="000000"/>
                        </w:rPr>
                      </w:rPrChange>
                    </w:rPr>
                    <w:t>Stemming</w:t>
                  </w:r>
                  <w:proofErr w:type="spellEnd"/>
                </w:p>
              </w:tc>
            </w:tr>
            <w:tr w:rsidR="00E04B5C" w:rsidRPr="003B7063" w:rsidTr="00E6263C">
              <w:trPr>
                <w:trHeight w:val="300"/>
              </w:trPr>
              <w:tc>
                <w:tcPr>
                  <w:tcW w:w="3558" w:type="dxa"/>
                  <w:noWrap/>
                  <w:hideMark/>
                </w:tcPr>
                <w:p w:rsidR="00E04B5C" w:rsidRPr="00E02554" w:rsidRDefault="00E04B5C" w:rsidP="00146E86">
                  <w:pPr>
                    <w:rPr>
                      <w:rFonts w:eastAsia="Times New Roman" w:cs="Calibri"/>
                      <w:color w:val="000000"/>
                      <w:rPrChange w:id="1804"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05" w:author="Gabriel Correa" w:date="2015-08-25T14:24:00Z">
                        <w:rPr>
                          <w:rFonts w:ascii="Calibri" w:eastAsia="Times New Roman" w:hAnsi="Calibri" w:cs="Calibri"/>
                          <w:color w:val="000000"/>
                        </w:rPr>
                      </w:rPrChange>
                    </w:rPr>
                    <w:t>StopWords</w:t>
                  </w:r>
                  <w:proofErr w:type="spellEnd"/>
                </w:p>
              </w:tc>
            </w:tr>
            <w:tr w:rsidR="00E04B5C" w:rsidRPr="003B7063" w:rsidTr="00E6263C">
              <w:trPr>
                <w:trHeight w:val="300"/>
              </w:trPr>
              <w:tc>
                <w:tcPr>
                  <w:tcW w:w="3558" w:type="dxa"/>
                  <w:noWrap/>
                  <w:hideMark/>
                </w:tcPr>
                <w:p w:rsidR="00E04B5C" w:rsidRPr="00E02554" w:rsidRDefault="00E04B5C" w:rsidP="00146E86">
                  <w:pPr>
                    <w:rPr>
                      <w:rFonts w:eastAsia="Times New Roman" w:cs="Calibri"/>
                      <w:color w:val="000000"/>
                      <w:rPrChange w:id="1806" w:author="Gabriel Correa" w:date="2015-08-25T14:24:00Z">
                        <w:rPr>
                          <w:rFonts w:ascii="Calibri" w:eastAsia="Times New Roman" w:hAnsi="Calibri" w:cs="Calibri"/>
                          <w:color w:val="000000"/>
                        </w:rPr>
                      </w:rPrChange>
                    </w:rPr>
                  </w:pPr>
                  <w:r w:rsidRPr="00E02554">
                    <w:rPr>
                      <w:rFonts w:eastAsia="Times New Roman" w:cs="Calibri"/>
                      <w:color w:val="000000"/>
                      <w:rPrChange w:id="1807" w:author="Gabriel Correa" w:date="2015-08-25T14:24:00Z">
                        <w:rPr>
                          <w:rFonts w:ascii="Calibri" w:eastAsia="Times New Roman" w:hAnsi="Calibri" w:cs="Calibri"/>
                          <w:color w:val="000000"/>
                        </w:rPr>
                      </w:rPrChange>
                    </w:rPr>
                    <w:t>n-</w:t>
                  </w:r>
                  <w:proofErr w:type="spellStart"/>
                  <w:r w:rsidRPr="00E02554">
                    <w:rPr>
                      <w:rFonts w:eastAsia="Times New Roman" w:cs="Calibri"/>
                      <w:color w:val="000000"/>
                      <w:rPrChange w:id="1808" w:author="Gabriel Correa" w:date="2015-08-25T14:24:00Z">
                        <w:rPr>
                          <w:rFonts w:ascii="Calibri" w:eastAsia="Times New Roman" w:hAnsi="Calibri" w:cs="Calibri"/>
                          <w:color w:val="000000"/>
                        </w:rPr>
                      </w:rPrChange>
                    </w:rPr>
                    <w:t>gram</w:t>
                  </w:r>
                  <w:proofErr w:type="spellEnd"/>
                </w:p>
              </w:tc>
            </w:tr>
          </w:tbl>
          <w:p w:rsidR="00E04B5C" w:rsidRDefault="00E04B5C" w:rsidP="00146E86"/>
        </w:tc>
        <w:tc>
          <w:tcPr>
            <w:tcW w:w="2693" w:type="dxa"/>
          </w:tcPr>
          <w:tbl>
            <w:tblPr>
              <w:tblStyle w:val="Estilo2"/>
              <w:tblW w:w="2459" w:type="dxa"/>
              <w:tblInd w:w="4" w:type="dxa"/>
              <w:tblLook w:val="04A0" w:firstRow="1" w:lastRow="0" w:firstColumn="1" w:lastColumn="0" w:noHBand="0" w:noVBand="1"/>
            </w:tblPr>
            <w:tblGrid>
              <w:gridCol w:w="168"/>
              <w:gridCol w:w="2088"/>
              <w:gridCol w:w="164"/>
            </w:tblGrid>
            <w:tr w:rsidR="00E04B5C" w:rsidRPr="003B7063" w:rsidTr="00E6263C">
              <w:trPr>
                <w:gridAfter w:val="1"/>
                <w:cnfStyle w:val="100000000000" w:firstRow="1" w:lastRow="0" w:firstColumn="0" w:lastColumn="0" w:oddVBand="0" w:evenVBand="0" w:oddHBand="0" w:evenHBand="0" w:firstRowFirstColumn="0" w:firstRowLastColumn="0" w:lastRowFirstColumn="0" w:lastRowLastColumn="0"/>
                <w:wAfter w:w="167" w:type="dxa"/>
                <w:trHeight w:val="300"/>
              </w:trPr>
              <w:tc>
                <w:tcPr>
                  <w:cnfStyle w:val="000000000100" w:firstRow="0" w:lastRow="0" w:firstColumn="0" w:lastColumn="0" w:oddVBand="0" w:evenVBand="0" w:oddHBand="0" w:evenHBand="0" w:firstRowFirstColumn="1" w:firstRowLastColumn="0" w:lastRowFirstColumn="0" w:lastRowLastColumn="0"/>
                  <w:tcW w:w="2292" w:type="dxa"/>
                  <w:gridSpan w:val="2"/>
                  <w:noWrap/>
                  <w:hideMark/>
                </w:tcPr>
                <w:p w:rsidR="00E04B5C" w:rsidRPr="00E02554" w:rsidRDefault="00E04B5C" w:rsidP="00E6263C">
                  <w:pPr>
                    <w:ind w:left="-275" w:firstLine="275"/>
                    <w:rPr>
                      <w:rFonts w:eastAsia="Times New Roman" w:cs="Calibri"/>
                      <w:color w:val="000000"/>
                      <w:rPrChange w:id="1809" w:author="Gabriel Correa" w:date="2015-08-25T14:24:00Z">
                        <w:rPr>
                          <w:rFonts w:ascii="Calibri" w:eastAsia="Times New Roman" w:hAnsi="Calibri" w:cs="Calibri"/>
                          <w:color w:val="000000"/>
                        </w:rPr>
                      </w:rPrChange>
                    </w:rPr>
                  </w:pPr>
                  <w:r w:rsidRPr="00E02554">
                    <w:rPr>
                      <w:rFonts w:eastAsia="Times New Roman" w:cs="Calibri"/>
                      <w:color w:val="000000"/>
                      <w:rPrChange w:id="1810" w:author="Gabriel Correa" w:date="2015-08-25T14:24:00Z">
                        <w:rPr>
                          <w:rFonts w:ascii="Calibri" w:eastAsia="Times New Roman" w:hAnsi="Calibri" w:cs="Calibri"/>
                          <w:color w:val="000000"/>
                        </w:rPr>
                      </w:rPrChange>
                    </w:rPr>
                    <w:t>Parámetros de SMO</w:t>
                  </w:r>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81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812" w:author="Gabriel Correa" w:date="2015-08-25T14:24:00Z">
                        <w:rPr>
                          <w:rFonts w:ascii="Calibri" w:eastAsia="Times New Roman" w:hAnsi="Calibri" w:cs="Calibri"/>
                          <w:color w:val="000000"/>
                        </w:rPr>
                      </w:rPrChange>
                    </w:rPr>
                    <w:t>kernel</w:t>
                  </w:r>
                  <w:proofErr w:type="spellEnd"/>
                  <w:r w:rsidRPr="00E02554">
                    <w:rPr>
                      <w:rFonts w:eastAsia="Times New Roman" w:cs="Calibri"/>
                      <w:color w:val="000000"/>
                      <w:rPrChange w:id="1813" w:author="Gabriel Correa" w:date="2015-08-25T14:24:00Z">
                        <w:rPr>
                          <w:rFonts w:ascii="Calibri" w:eastAsia="Times New Roman" w:hAnsi="Calibri" w:cs="Calibri"/>
                          <w:color w:val="000000"/>
                        </w:rPr>
                      </w:rPrChange>
                    </w:rPr>
                    <w:t xml:space="preserve"> </w:t>
                  </w:r>
                  <w:proofErr w:type="spellStart"/>
                  <w:r w:rsidRPr="00E02554">
                    <w:rPr>
                      <w:rFonts w:eastAsia="Times New Roman" w:cs="Calibri"/>
                      <w:color w:val="000000"/>
                      <w:rPrChange w:id="1814" w:author="Gabriel Correa" w:date="2015-08-25T14:24:00Z">
                        <w:rPr>
                          <w:rFonts w:ascii="Calibri" w:eastAsia="Times New Roman" w:hAnsi="Calibri" w:cs="Calibri"/>
                          <w:color w:val="000000"/>
                        </w:rPr>
                      </w:rPrChange>
                    </w:rPr>
                    <w:t>type</w:t>
                  </w:r>
                  <w:proofErr w:type="spellEnd"/>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815" w:author="Gabriel Correa" w:date="2015-08-25T14:24:00Z">
                        <w:rPr>
                          <w:rFonts w:ascii="Calibri" w:eastAsia="Times New Roman" w:hAnsi="Calibri" w:cs="Calibri"/>
                          <w:color w:val="000000"/>
                        </w:rPr>
                      </w:rPrChange>
                    </w:rPr>
                  </w:pPr>
                  <w:r w:rsidRPr="00E02554">
                    <w:rPr>
                      <w:rFonts w:eastAsia="Times New Roman" w:cs="Calibri"/>
                      <w:color w:val="000000"/>
                      <w:rPrChange w:id="1816" w:author="Gabriel Correa" w:date="2015-08-25T14:24:00Z">
                        <w:rPr>
                          <w:rFonts w:ascii="Calibri" w:eastAsia="Times New Roman" w:hAnsi="Calibri" w:cs="Calibri"/>
                          <w:color w:val="000000"/>
                        </w:rPr>
                      </w:rPrChange>
                    </w:rPr>
                    <w:t xml:space="preserve">c </w:t>
                  </w:r>
                  <w:proofErr w:type="spellStart"/>
                  <w:r w:rsidRPr="00E02554">
                    <w:rPr>
                      <w:rFonts w:eastAsia="Times New Roman" w:cs="Calibri"/>
                      <w:color w:val="000000"/>
                      <w:rPrChange w:id="1817" w:author="Gabriel Correa" w:date="2015-08-25T14:24:00Z">
                        <w:rPr>
                          <w:rFonts w:ascii="Calibri" w:eastAsia="Times New Roman" w:hAnsi="Calibri" w:cs="Calibri"/>
                          <w:color w:val="000000"/>
                        </w:rPr>
                      </w:rPrChange>
                    </w:rPr>
                    <w:t>coefficient</w:t>
                  </w:r>
                  <w:proofErr w:type="spellEnd"/>
                </w:p>
              </w:tc>
            </w:tr>
          </w:tbl>
          <w:p w:rsidR="00E04B5C" w:rsidRDefault="00E04B5C" w:rsidP="00146E86"/>
        </w:tc>
      </w:tr>
    </w:tbl>
    <w:p w:rsidR="00E04B5C" w:rsidRPr="00E02554" w:rsidRDefault="00E04B5C" w:rsidP="00E04B5C"/>
    <w:p w:rsidR="00E04B5C" w:rsidRPr="00E02554" w:rsidRDefault="00E04B5C" w:rsidP="00E04B5C"/>
    <w:p w:rsidR="00E04B5C" w:rsidRPr="00E02554" w:rsidDel="001F6414" w:rsidRDefault="00E04B5C" w:rsidP="00E04B5C">
      <w:pPr>
        <w:rPr>
          <w:del w:id="1818" w:author="Gabriel Correa" w:date="2015-08-28T07:40:00Z"/>
        </w:rPr>
      </w:pPr>
      <w:del w:id="1819" w:author="Gabriel Correa" w:date="2015-08-28T07:40:00Z">
        <w:r w:rsidRPr="00E02554" w:rsidDel="001F6414">
          <w:delText xml:space="preserve"> [[ ToDo: discusión de los parámetros probados ]]</w:delText>
        </w:r>
        <w:bookmarkStart w:id="1820" w:name="_Toc428515184"/>
        <w:bookmarkStart w:id="1821" w:name="_Toc428515287"/>
        <w:bookmarkStart w:id="1822" w:name="_Toc428515652"/>
        <w:bookmarkStart w:id="1823" w:name="_Toc428516463"/>
        <w:bookmarkStart w:id="1824" w:name="_Toc428516545"/>
        <w:bookmarkEnd w:id="1820"/>
        <w:bookmarkEnd w:id="1821"/>
        <w:bookmarkEnd w:id="1822"/>
        <w:bookmarkEnd w:id="1823"/>
        <w:bookmarkEnd w:id="1824"/>
      </w:del>
    </w:p>
    <w:p w:rsidR="00EE2482" w:rsidRDefault="00EE2482" w:rsidP="00EE2482">
      <w:pPr>
        <w:pStyle w:val="Ttulo2"/>
      </w:pPr>
      <w:bookmarkStart w:id="1825" w:name="_Ref428286694"/>
      <w:bookmarkStart w:id="1826" w:name="_Toc428516546"/>
      <w:r>
        <w:t>Evaluación del rendimiento de un clasificador</w:t>
      </w:r>
      <w:bookmarkEnd w:id="1764"/>
      <w:bookmarkEnd w:id="1825"/>
      <w:bookmarkEnd w:id="1826"/>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en la </w:t>
      </w:r>
      <w:r w:rsidRPr="00D471E1">
        <w:fldChar w:fldCharType="begin"/>
      </w:r>
      <w:r w:rsidRPr="00E02554">
        <w:instrText xml:space="preserve"> REF _Ref427747502 \h </w:instrText>
      </w:r>
      <w:r w:rsidRPr="00D471E1">
        <w:fldChar w:fldCharType="separate"/>
      </w:r>
      <w:r w:rsidR="00E159AF">
        <w:t xml:space="preserve">Imagen </w:t>
      </w:r>
      <w:r w:rsidR="00E159AF">
        <w:rPr>
          <w:noProof/>
        </w:rPr>
        <w:t>5</w:t>
      </w:r>
      <w:r w:rsidR="00E159AF">
        <w:t>.</w:t>
      </w:r>
      <w:r w:rsidR="00E159AF">
        <w:rPr>
          <w:noProof/>
        </w:rPr>
        <w:t>4</w:t>
      </w:r>
      <w:r w:rsidRPr="00D471E1">
        <w:fldChar w:fldCharType="end"/>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412EF2">
      <w:pPr>
        <w:keepNext/>
        <w:jc w:val="center"/>
      </w:pPr>
      <w:r w:rsidRPr="007C2995">
        <w:rPr>
          <w:noProof/>
        </w:rPr>
        <w:lastRenderedPageBreak/>
        <w:drawing>
          <wp:inline distT="0" distB="0" distL="0" distR="0" wp14:anchorId="4CF31389" wp14:editId="24415EF0">
            <wp:extent cx="5128591" cy="29175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27">
                      <a:extLst>
                        <a:ext uri="{28A0092B-C50C-407E-A947-70E740481C1C}">
                          <a14:useLocalDpi xmlns:a14="http://schemas.microsoft.com/office/drawing/2010/main" val="0"/>
                        </a:ext>
                      </a:extLst>
                    </a:blip>
                    <a:stretch>
                      <a:fillRect/>
                    </a:stretch>
                  </pic:blipFill>
                  <pic:spPr>
                    <a:xfrm>
                      <a:off x="0" y="0"/>
                      <a:ext cx="5128753" cy="2917688"/>
                    </a:xfrm>
                    <a:prstGeom prst="rect">
                      <a:avLst/>
                    </a:prstGeom>
                  </pic:spPr>
                </pic:pic>
              </a:graphicData>
            </a:graphic>
          </wp:inline>
        </w:drawing>
      </w:r>
    </w:p>
    <w:p w:rsidR="00EE2482" w:rsidRDefault="00EE2482" w:rsidP="00EE2482">
      <w:pPr>
        <w:pStyle w:val="Epgrafe"/>
      </w:pPr>
      <w:bookmarkStart w:id="1827" w:name="_Ref427747502"/>
      <w:bookmarkStart w:id="1828" w:name="_Ref427747488"/>
      <w:r>
        <w:t xml:space="preserve">Imagen </w:t>
      </w:r>
      <w:fldSimple w:instr=" STYLEREF 1 \s ">
        <w:r w:rsidR="00E159AF">
          <w:rPr>
            <w:noProof/>
          </w:rPr>
          <w:t>5</w:t>
        </w:r>
      </w:fldSimple>
      <w:r w:rsidR="00146CA9">
        <w:t>.</w:t>
      </w:r>
      <w:fldSimple w:instr=" SEQ Imagen \* ARABIC \s 1 ">
        <w:r w:rsidR="00E159AF">
          <w:rPr>
            <w:noProof/>
          </w:rPr>
          <w:t>4</w:t>
        </w:r>
      </w:fldSimple>
      <w:del w:id="1829"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1830"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1827"/>
      <w:r>
        <w:t xml:space="preserve">:   </w:t>
      </w:r>
      <w:bookmarkStart w:id="1831" w:name="_Ref427747507"/>
      <w:r>
        <w:t>Métricas usadas para evaluar el rendimiento de los clasificadores en este trabajo aparecen destacadas dentro de cuadros en estos resultados de Weka.</w:t>
      </w:r>
      <w:bookmarkEnd w:id="1828"/>
      <w:bookmarkEnd w:id="1831"/>
    </w:p>
    <w:p w:rsidR="00EE2482" w:rsidRDefault="00EE2482" w:rsidP="00EE2482">
      <w:pPr>
        <w:rPr>
          <w:ins w:id="1832" w:author="Gabriel Correa" w:date="2015-08-28T02:22:00Z"/>
        </w:rPr>
      </w:pPr>
    </w:p>
    <w:p w:rsidR="00080CBE" w:rsidDel="00080CBE" w:rsidRDefault="00080CBE">
      <w:pPr>
        <w:pStyle w:val="Ttulo3"/>
        <w:rPr>
          <w:del w:id="1833" w:author="Gabriel Correa" w:date="2015-08-28T02:24:00Z"/>
        </w:rPr>
        <w:pPrChange w:id="1834" w:author="Gabriel Correa" w:date="2015-08-28T02:24:00Z">
          <w:pPr/>
        </w:pPrChange>
      </w:pPr>
      <w:bookmarkStart w:id="1835" w:name="_Toc428516547"/>
      <w:ins w:id="1836" w:author="Gabriel Correa" w:date="2015-08-28T02:22:00Z">
        <w:r>
          <w:t>Métricas principales</w:t>
        </w:r>
      </w:ins>
      <w:bookmarkEnd w:id="1835"/>
    </w:p>
    <w:p w:rsidR="00080CBE" w:rsidRPr="00080CBE" w:rsidRDefault="00080CBE">
      <w:pPr>
        <w:pStyle w:val="Ttulo3"/>
        <w:rPr>
          <w:ins w:id="1837" w:author="Gabriel Correa" w:date="2015-08-28T02:24:00Z"/>
        </w:rPr>
        <w:pPrChange w:id="1838" w:author="Gabriel Correa" w:date="2015-08-28T02:24:00Z">
          <w:pPr/>
        </w:pPrChange>
      </w:pPr>
      <w:bookmarkStart w:id="1839" w:name="_Toc428516548"/>
      <w:bookmarkEnd w:id="1839"/>
    </w:p>
    <w:p w:rsidR="00EE2482" w:rsidRPr="00080CBE" w:rsidDel="00080CBE" w:rsidRDefault="00EE2482">
      <w:pPr>
        <w:pStyle w:val="Ttulo3"/>
        <w:rPr>
          <w:del w:id="1840" w:author="Gabriel Correa" w:date="2015-08-28T02:22:00Z"/>
          <w:rStyle w:val="nfasissutil"/>
          <w:rPrChange w:id="1841" w:author="Gabriel Correa" w:date="2015-08-28T02:22:00Z">
            <w:rPr>
              <w:del w:id="1842" w:author="Gabriel Correa" w:date="2015-08-28T02:22:00Z"/>
              <w:rStyle w:val="nfasisintenso"/>
              <w:b w:val="0"/>
              <w:bCs w:val="0"/>
              <w:sz w:val="18"/>
              <w:szCs w:val="18"/>
            </w:rPr>
          </w:rPrChange>
        </w:rPr>
        <w:pPrChange w:id="1843" w:author="Gabriel Correa" w:date="2015-08-28T02:23:00Z">
          <w:pPr/>
        </w:pPrChange>
      </w:pPr>
      <w:del w:id="1844" w:author="Gabriel Correa" w:date="2015-08-28T02:22:00Z">
        <w:r w:rsidRPr="00080CBE" w:rsidDel="00080CBE">
          <w:rPr>
            <w:rStyle w:val="nfasissutil"/>
            <w:rPrChange w:id="1845" w:author="Gabriel Correa" w:date="2015-08-28T02:22:00Z">
              <w:rPr>
                <w:rStyle w:val="nfasisintenso"/>
              </w:rPr>
            </w:rPrChange>
          </w:rPr>
          <w:delText>Métricas principales:</w:delText>
        </w:r>
      </w:del>
    </w:p>
    <w:p w:rsidR="00EE2482" w:rsidRPr="00E02554" w:rsidRDefault="00EE2482">
      <w:pPr>
        <w:pStyle w:val="Ttulo4"/>
        <w:pPrChange w:id="1846" w:author="Gabriel Correa" w:date="2015-08-28T02:24:00Z">
          <w:pPr/>
        </w:pPrChange>
      </w:pPr>
      <w:proofErr w:type="spellStart"/>
      <w:r w:rsidRPr="00E02554">
        <w:t>Confusion</w:t>
      </w:r>
      <w:proofErr w:type="spellEnd"/>
      <w:r w:rsidRPr="00E02554">
        <w:t xml:space="preserve"> </w:t>
      </w:r>
      <w:proofErr w:type="spellStart"/>
      <w:r w:rsidRPr="00E02554">
        <w:t>Matrix</w:t>
      </w:r>
      <w:proofErr w:type="spellEnd"/>
      <w:r w:rsidRPr="00E02554">
        <w:t>:</w:t>
      </w:r>
    </w:p>
    <w:p w:rsidR="00080CBE" w:rsidRPr="00E02554" w:rsidRDefault="00EE2482">
      <w:pPr>
        <w:ind w:left="708"/>
        <w:pPrChange w:id="1847" w:author="Gabriel Correa" w:date="2015-08-28T02:17:00Z">
          <w:pPr>
            <w:ind w:left="1440"/>
          </w:pPr>
        </w:pPrChange>
      </w:pPr>
      <w:r w:rsidRPr="00E02554">
        <w:t>Es una matriz que resume los resultados mostrando cuántas instancias fueron clasificadas por cada clase y a qué clase pertenecían realmente. Las posiciones de la matriz representan</w:t>
      </w:r>
      <w:ins w:id="1848" w:author="Gabriel Correa" w:date="2015-08-28T02:17:00Z">
        <w:r w:rsidR="00080CBE">
          <w:t xml:space="preserve"> lo siguiente:</w:t>
        </w:r>
      </w:ins>
    </w:p>
    <w:p w:rsidR="00EE2482" w:rsidRPr="00E02554" w:rsidRDefault="00477C4E">
      <w:pPr>
        <w:jc w:val="center"/>
        <w:pPrChange w:id="1849" w:author="Gabriel Correa" w:date="2015-08-28T02:15:00Z">
          <w:pPr/>
        </w:pPrChange>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m:oMathPara>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m:t>
          </m:r>
          <m:r>
            <w:rPr>
              <w:rFonts w:ascii="Cambria Math" w:hAnsi="Cambria Math"/>
            </w:rPr>
            <m:t>rectivas correctamente adivinadas</m:t>
          </m:r>
        </m:oMath>
      </m:oMathPara>
    </w:p>
    <w:p w:rsidR="00EE2482" w:rsidRPr="00E02554" w:rsidRDefault="00EE2482" w:rsidP="00EE2482">
      <m:oMathPara>
        <m:oMath>
          <m:r>
            <m:rPr>
              <m:sty m:val="bi"/>
            </m:rPr>
            <w:rPr>
              <w:rFonts w:ascii="Cambria Math" w:hAnsi="Cambria Math"/>
            </w:rPr>
            <m:t>FN:</m:t>
          </m:r>
          <m:r>
            <w:rPr>
              <w:rFonts w:ascii="Cambria Math" w:hAnsi="Cambria Math"/>
            </w:rPr>
            <m:t>directivas incorrectamente clasificadas como no directivas</m:t>
          </m:r>
        </m:oMath>
      </m:oMathPara>
    </w:p>
    <w:p w:rsidR="00EE2482" w:rsidRPr="00E02554" w:rsidDel="00080CBE" w:rsidRDefault="00EE2482" w:rsidP="00EE2482">
      <w:pPr>
        <w:rPr>
          <w:del w:id="1850" w:author="Gabriel Correa" w:date="2015-08-28T02:16:00Z"/>
        </w:rPr>
      </w:pPr>
      <m:oMathPara>
        <m:oMath>
          <m:r>
            <m:rPr>
              <m:sty m:val="bi"/>
            </m:rPr>
            <w:rPr>
              <w:rFonts w:ascii="Cambria Math" w:hAnsi="Cambria Math"/>
            </w:rPr>
            <m:t>FP:</m:t>
          </m:r>
          <m:r>
            <w:rPr>
              <w:rFonts w:ascii="Cambria Math" w:hAnsi="Cambria Math"/>
            </w:rPr>
            <m:t>no directivas incorrectamente clasif</m:t>
          </m:r>
          <m:r>
            <w:rPr>
              <w:rFonts w:ascii="Cambria Math" w:hAnsi="Cambria Math"/>
            </w:rPr>
            <m:t>icadas como directivas</m:t>
          </m:r>
        </m:oMath>
      </m:oMathPara>
    </w:p>
    <w:p w:rsidR="00EE2482" w:rsidRPr="00E02554" w:rsidRDefault="00EE2482" w:rsidP="00EE2482"/>
    <w:p w:rsidR="00EE2482" w:rsidDel="00080CBE" w:rsidRDefault="00EE2482">
      <w:pPr>
        <w:ind w:left="708"/>
        <w:rPr>
          <w:del w:id="1851" w:author="Gabriel Correa" w:date="2015-08-28T02:19:00Z"/>
          <w:rStyle w:val="nfasisintenso"/>
          <w:i w:val="0"/>
        </w:rPr>
        <w:pPrChange w:id="1852" w:author="Gabriel Correa" w:date="2015-08-28T02:21:00Z">
          <w:pPr/>
        </w:pPrChange>
      </w:pPr>
      <w:del w:id="1853" w:author="Gabriel Correa" w:date="2015-08-28T02:15:00Z">
        <w:r w:rsidRPr="00E02554" w:rsidDel="00080CBE">
          <w:tab/>
        </w:r>
        <w:r w:rsidRPr="00E02554" w:rsidDel="00080CBE">
          <w:tab/>
        </w:r>
      </w:del>
      <w:r w:rsidRPr="00E02554">
        <w:t xml:space="preserve">y </w:t>
      </w:r>
      <w:r w:rsidRPr="00080CBE">
        <w:t xml:space="preserve">como ejemplo, en la </w:t>
      </w:r>
      <w:r w:rsidRPr="00080CBE">
        <w:fldChar w:fldCharType="begin"/>
      </w:r>
      <w:r w:rsidRPr="00080CBE">
        <w:instrText xml:space="preserve"> REF _Ref427747502 \h </w:instrText>
      </w:r>
      <w:r w:rsidR="00080CBE">
        <w:instrText xml:space="preserve"> \* MERGEFORMAT </w:instrText>
      </w:r>
      <w:r w:rsidRPr="00080CBE">
        <w:fldChar w:fldCharType="separate"/>
      </w:r>
      <w:r w:rsidR="00E159AF">
        <w:t>Imagen 5.4</w:t>
      </w:r>
      <w:r w:rsidRPr="00080CBE">
        <w:fldChar w:fldCharType="end"/>
      </w:r>
      <w:r w:rsidRPr="00080CBE">
        <w:t xml:space="preserve"> se observa que en los datos de prueba hay 29+4=33</w:t>
      </w:r>
      <w:ins w:id="1854" w:author="Gabriel Correa" w:date="2015-08-28T02:16:00Z">
        <w:r w:rsidR="00080CBE" w:rsidRPr="00080CBE">
          <w:t xml:space="preserve"> </w:t>
        </w:r>
      </w:ins>
      <w:del w:id="1855" w:author="Gabriel Correa" w:date="2015-08-28T02:16:00Z">
        <w:r w:rsidRPr="00080CBE" w:rsidDel="00080CBE">
          <w:tab/>
        </w:r>
        <w:r w:rsidRPr="00080CBE" w:rsidDel="00080CBE">
          <w:tab/>
        </w:r>
        <w:r w:rsidRPr="00080CBE" w:rsidDel="00080CBE">
          <w:tab/>
        </w:r>
      </w:del>
      <w:r w:rsidRPr="00080CBE">
        <w:t>directivas de las cuales 29 fueron clasificadas correctamente y 4 fueron clasificadas</w:t>
      </w:r>
      <w:del w:id="1856" w:author="Gabriel Correa" w:date="2015-08-28T02:16:00Z">
        <w:r w:rsidRPr="00080CBE" w:rsidDel="00080CBE">
          <w:tab/>
        </w:r>
      </w:del>
      <w:ins w:id="1857" w:author="Gabriel Correa" w:date="2015-08-28T02:16:00Z">
        <w:r w:rsidR="00080CBE" w:rsidRPr="00080CBE">
          <w:t xml:space="preserve"> </w:t>
        </w:r>
      </w:ins>
      <w:del w:id="1858" w:author="Gabriel Correa" w:date="2015-08-28T02:16:00Z">
        <w:r w:rsidRPr="00080CBE" w:rsidDel="00080CBE">
          <w:tab/>
        </w:r>
        <w:r w:rsidRPr="00080CBE" w:rsidDel="00080CBE">
          <w:tab/>
        </w:r>
      </w:del>
      <w:r w:rsidRPr="00080CBE">
        <w:t>incorrectamente mientras que 50+117=167 son no-directivas de las cuales 117 fueron</w:t>
      </w:r>
      <w:ins w:id="1859" w:author="Gabriel Correa" w:date="2015-08-28T02:16:00Z">
        <w:r w:rsidR="00080CBE" w:rsidRPr="00080CBE">
          <w:t xml:space="preserve"> </w:t>
        </w:r>
      </w:ins>
      <w:del w:id="1860" w:author="Gabriel Correa" w:date="2015-08-28T02:16:00Z">
        <w:r w:rsidRPr="00080CBE" w:rsidDel="00080CBE">
          <w:tab/>
        </w:r>
        <w:r w:rsidRPr="00080CBE" w:rsidDel="00080CBE">
          <w:tab/>
        </w:r>
        <w:r w:rsidRPr="00080CBE" w:rsidDel="00080CBE">
          <w:tab/>
        </w:r>
      </w:del>
      <w:r w:rsidRPr="00080CBE">
        <w:t>clasificadas correctamente y 50 fueron clasificadas</w:t>
      </w:r>
      <w:r w:rsidRPr="00E02554">
        <w:t xml:space="preserve"> incorrectamente.</w:t>
      </w:r>
    </w:p>
    <w:p w:rsidR="00080CBE" w:rsidRPr="00E02554" w:rsidRDefault="00080CBE">
      <w:pPr>
        <w:ind w:left="708"/>
        <w:rPr>
          <w:ins w:id="1861" w:author="Gabriel Correa" w:date="2015-08-28T02:19:00Z"/>
        </w:rPr>
        <w:pPrChange w:id="1862" w:author="Gabriel Correa" w:date="2015-08-28T02:21:00Z">
          <w:pPr/>
        </w:pPrChange>
      </w:pPr>
    </w:p>
    <w:p w:rsidR="00EE2482" w:rsidDel="00080CBE" w:rsidRDefault="00EE2482">
      <w:pPr>
        <w:rPr>
          <w:del w:id="1863" w:author="Gabriel Correa" w:date="2015-08-28T02:19:00Z"/>
          <w:rStyle w:val="nfasisintenso"/>
          <w:i w:val="0"/>
        </w:rPr>
      </w:pPr>
    </w:p>
    <w:p w:rsidR="00080CBE" w:rsidRPr="00E02554" w:rsidRDefault="00080CBE" w:rsidP="00080CBE">
      <w:pPr>
        <w:rPr>
          <w:ins w:id="1864" w:author="Gabriel Correa" w:date="2015-08-28T02:20:00Z"/>
          <w:rStyle w:val="nfasisintenso"/>
          <w:i w:val="0"/>
        </w:rPr>
      </w:pPr>
    </w:p>
    <w:p w:rsidR="00EE2482" w:rsidRPr="00E02554" w:rsidDel="00080CBE" w:rsidRDefault="00EE2482">
      <w:pPr>
        <w:rPr>
          <w:del w:id="1865" w:author="Gabriel Correa" w:date="2015-08-28T02:19:00Z"/>
          <w:rStyle w:val="nfasisintenso"/>
          <w:i w:val="0"/>
        </w:rPr>
      </w:pPr>
    </w:p>
    <w:p w:rsidR="00EE2482" w:rsidRPr="00E02554" w:rsidDel="00080CBE" w:rsidRDefault="00EE2482">
      <w:pPr>
        <w:rPr>
          <w:del w:id="1866" w:author="Gabriel Correa" w:date="2015-08-28T02:20:00Z"/>
          <w:rStyle w:val="nfasisintenso"/>
          <w:i w:val="0"/>
        </w:rPr>
      </w:pPr>
    </w:p>
    <w:p w:rsidR="00EE2482" w:rsidRPr="00E02554" w:rsidRDefault="00EE2482">
      <w:pPr>
        <w:pStyle w:val="Ttulo4"/>
        <w:pPrChange w:id="1867" w:author="Gabriel Correa" w:date="2015-08-28T02:23:00Z">
          <w:pPr/>
        </w:pPrChange>
      </w:pPr>
      <w:proofErr w:type="spellStart"/>
      <w:r w:rsidRPr="00080CBE">
        <w:t>Recall</w:t>
      </w:r>
      <w:proofErr w:type="spellEnd"/>
      <w:r w:rsidRPr="00E02554">
        <w:t xml:space="preserve"> </w:t>
      </w:r>
      <w:ins w:id="1868" w:author="Gabriel Correa" w:date="2015-08-28T02:19:00Z">
        <w:r w:rsidR="00080CBE">
          <w:t>(</w:t>
        </w:r>
      </w:ins>
      <w:r w:rsidRPr="00E02554">
        <w:t>de la clase ‘</w:t>
      </w:r>
      <w:proofErr w:type="spellStart"/>
      <w:r w:rsidRPr="00E02554">
        <w:t>directive</w:t>
      </w:r>
      <w:proofErr w:type="spellEnd"/>
      <w:r w:rsidRPr="00E02554">
        <w:t>’</w:t>
      </w:r>
      <w:ins w:id="1869" w:author="Gabriel Correa" w:date="2015-08-28T02:19:00Z">
        <w:r w:rsidR="00080CBE">
          <w:t>)</w:t>
        </w:r>
      </w:ins>
      <w:r w:rsidRPr="00E02554">
        <w:t>:</w:t>
      </w:r>
    </w:p>
    <w:p w:rsidR="00EE2482" w:rsidRPr="00E02554" w:rsidRDefault="00EE2482">
      <w:pPr>
        <w:ind w:left="708"/>
        <w:pPrChange w:id="1870" w:author="Gabriel Correa" w:date="2015-08-28T02:21:00Z">
          <w:pPr>
            <w:ind w:left="1440"/>
          </w:pPr>
        </w:pPrChange>
      </w:pPr>
      <w:r w:rsidRPr="00E02554">
        <w:t xml:space="preserve">Proporción de instancias correctamente clasificadas como directiva </w:t>
      </w:r>
      <w:proofErr w:type="gramStart"/>
      <w:r w:rsidRPr="00E02554">
        <w:t>dividido</w:t>
      </w:r>
      <w:proofErr w:type="gramEnd"/>
      <w:r w:rsidRPr="00E02554">
        <w:t xml:space="preserve"> por el total de instancias que realmente son directivas. Según la definición de la matriz de confusión más arriba es:</w:t>
      </w:r>
    </w:p>
    <w:p w:rsidR="00EE2482" w:rsidRPr="00E02554" w:rsidRDefault="00EE2482" w:rsidP="00EE2482">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Default="00EE2482">
      <w:pPr>
        <w:ind w:left="708"/>
        <w:rPr>
          <w:ins w:id="1871" w:author="Gabriel Correa" w:date="2015-08-28T02:20:00Z"/>
        </w:rPr>
        <w:pPrChange w:id="1872" w:author="Gabriel Correa" w:date="2015-08-28T02:19:00Z">
          <w:pPr/>
        </w:pPrChange>
      </w:pPr>
      <w:r w:rsidRPr="00E02554">
        <w:lastRenderedPageBreak/>
        <w:t xml:space="preserve">Un </w:t>
      </w:r>
      <w:r w:rsidRPr="00080CBE">
        <w:t xml:space="preserve">clasificador con valor de </w:t>
      </w:r>
      <w:proofErr w:type="spellStart"/>
      <w:r w:rsidRPr="00080CBE">
        <w:rPr>
          <w:rPrChange w:id="1873" w:author="Gabriel Correa" w:date="2015-08-28T02:21:00Z">
            <w:rPr>
              <w:i/>
            </w:rPr>
          </w:rPrChange>
        </w:rPr>
        <w:t>recall</w:t>
      </w:r>
      <w:proofErr w:type="spellEnd"/>
      <w:r w:rsidRPr="00080CBE">
        <w:t xml:space="preserve"> 0.5 en la clase </w:t>
      </w:r>
      <w:r w:rsidRPr="00080CBE">
        <w:rPr>
          <w:rPrChange w:id="1874" w:author="Gabriel Correa" w:date="2015-08-28T02:21:00Z">
            <w:rPr>
              <w:i/>
            </w:rPr>
          </w:rPrChange>
        </w:rPr>
        <w:t xml:space="preserve">directiva </w:t>
      </w:r>
      <w:r w:rsidRPr="00080CBE">
        <w:t xml:space="preserve">debería adivinar aproximadamente la mitad de las directivas. Entonces un valor de </w:t>
      </w:r>
      <w:proofErr w:type="spellStart"/>
      <w:r w:rsidRPr="00080CBE">
        <w:rPr>
          <w:rPrChange w:id="1875" w:author="Gabriel Correa" w:date="2015-08-28T02:21:00Z">
            <w:rPr>
              <w:i/>
            </w:rPr>
          </w:rPrChange>
        </w:rPr>
        <w:t>recall</w:t>
      </w:r>
      <w:proofErr w:type="spellEnd"/>
      <w:r w:rsidRPr="00080CBE">
        <w:t xml:space="preserve"> bajo debe entenderse como un modelo que no se da cuenta de la existencia de varias directivas</w:t>
      </w:r>
      <w:r w:rsidR="00C76209" w:rsidRPr="00080CBE">
        <w:t xml:space="preserve">. </w:t>
      </w:r>
      <w:r w:rsidRPr="00080CBE">
        <w:t xml:space="preserve">De este modo, podría pasar en un caso con </w:t>
      </w:r>
      <w:proofErr w:type="spellStart"/>
      <w:r w:rsidRPr="00080CBE">
        <w:rPr>
          <w:rPrChange w:id="1876" w:author="Gabriel Correa" w:date="2015-08-28T02:21:00Z">
            <w:rPr>
              <w:i/>
            </w:rPr>
          </w:rPrChange>
        </w:rPr>
        <w:t>recall</w:t>
      </w:r>
      <w:proofErr w:type="spellEnd"/>
      <w:r w:rsidRPr="00080CBE">
        <w:t xml:space="preserve"> bajo que varías instrucciones críticas no sean destacadas. </w:t>
      </w:r>
      <w:r w:rsidR="00851D29" w:rsidRPr="00080CBE">
        <w:t>En este trabajo es un error muy indeseado porque durante la post-revisión manual en</w:t>
      </w:r>
      <w:r w:rsidR="00851D29" w:rsidRPr="00E02554">
        <w:t xml:space="preserve"> </w:t>
      </w:r>
      <w:del w:id="1877" w:author="Gabriel Correa" w:date="2015-08-27T22:50:00Z">
        <w:r w:rsidR="00851D29" w:rsidRPr="00E02554" w:rsidDel="007E2915">
          <w:delText>&lt;NombrePrograma&gt;</w:delText>
        </w:r>
      </w:del>
      <w:proofErr w:type="spellStart"/>
      <w:ins w:id="1878" w:author="Gabriel Correa" w:date="2015-08-27T22:50:00Z">
        <w:r w:rsidR="007E2915">
          <w:t>CHi</w:t>
        </w:r>
      </w:ins>
      <w:proofErr w:type="spellEnd"/>
      <w:r w:rsidR="00851D29" w:rsidRPr="00E02554">
        <w:t xml:space="preserve">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w:t>
      </w:r>
      <w:del w:id="1879" w:author="Gabriel Correa" w:date="2015-08-28T07:42:00Z">
        <w:r w:rsidR="009A4A93" w:rsidRPr="00E02554" w:rsidDel="001F6414">
          <w:delText>sección</w:delText>
        </w:r>
      </w:del>
      <w:ins w:id="1880" w:author="Gabriel Correa" w:date="2015-08-28T07:42:00Z">
        <w:r w:rsidR="001F6414" w:rsidRPr="00E02554">
          <w:t>seccion</w:t>
        </w:r>
        <w:r w:rsidR="001F6414">
          <w:t>es</w:t>
        </w:r>
      </w:ins>
      <w:del w:id="1881" w:author="Gabriel Correa" w:date="2015-08-28T07:41:00Z">
        <w:r w:rsidR="009A4A93" w:rsidRPr="00E02554" w:rsidDel="001F6414">
          <w:delText xml:space="preserve"> </w:delText>
        </w:r>
      </w:del>
      <w:ins w:id="1882" w:author="Gabriel Correa" w:date="2015-08-28T07:41:00Z">
        <w:r w:rsidR="001F6414">
          <w:t xml:space="preserve"> </w:t>
        </w:r>
      </w:ins>
      <w:ins w:id="1883" w:author="Gabriel Correa" w:date="2015-08-28T07:42:00Z">
        <w:r w:rsidR="001F6414">
          <w:fldChar w:fldCharType="begin"/>
        </w:r>
        <w:r w:rsidR="001F6414">
          <w:instrText xml:space="preserve"> REF _Ref428316602 \r \h </w:instrText>
        </w:r>
      </w:ins>
      <w:r w:rsidR="001F6414">
        <w:fldChar w:fldCharType="separate"/>
      </w:r>
      <w:r w:rsidR="00E159AF">
        <w:t>3.1.1</w:t>
      </w:r>
      <w:ins w:id="1884" w:author="Gabriel Correa" w:date="2015-08-28T07:42:00Z">
        <w:r w:rsidR="001F6414">
          <w:fldChar w:fldCharType="end"/>
        </w:r>
        <w:r w:rsidR="001F6414">
          <w:t xml:space="preserve"> y </w:t>
        </w:r>
        <w:r w:rsidR="001F6414">
          <w:fldChar w:fldCharType="begin"/>
        </w:r>
        <w:r w:rsidR="001F6414">
          <w:instrText xml:space="preserve"> REF _Ref428278205 \r \h </w:instrText>
        </w:r>
      </w:ins>
      <w:r w:rsidR="001F6414">
        <w:fldChar w:fldCharType="separate"/>
      </w:r>
      <w:r w:rsidR="00E159AF">
        <w:t>3.2.1</w:t>
      </w:r>
      <w:ins w:id="1885" w:author="Gabriel Correa" w:date="2015-08-28T07:42:00Z">
        <w:r w:rsidR="001F6414">
          <w:fldChar w:fldCharType="end"/>
        </w:r>
      </w:ins>
      <w:del w:id="1886" w:author="Gabriel Correa" w:date="2015-08-28T07:41:00Z">
        <w:r w:rsidR="009A4A93" w:rsidRPr="00E02554" w:rsidDel="001F6414">
          <w:delText>[[**</w:delText>
        </w:r>
        <w:r w:rsidR="00C76209" w:rsidRPr="00E02554" w:rsidDel="001F6414">
          <w:delText xml:space="preserve">ver </w:delText>
        </w:r>
        <w:r w:rsidR="009A4A93" w:rsidRPr="00E02554" w:rsidDel="001F6414">
          <w:delText xml:space="preserve">caso de uso </w:delText>
        </w:r>
        <w:r w:rsidR="00C76209" w:rsidRPr="00E02554" w:rsidDel="001F6414">
          <w:delText xml:space="preserve">2 </w:delText>
        </w:r>
        <w:r w:rsidR="009A4A93" w:rsidRPr="00E02554" w:rsidDel="001F6414">
          <w:delText>y (opcionalmente tmbn los: )objetivos**]]</w:delText>
        </w:r>
      </w:del>
      <w:r w:rsidR="009A4A93" w:rsidRPr="00E02554">
        <w:t>)</w:t>
      </w:r>
    </w:p>
    <w:p w:rsidR="00080CBE" w:rsidRPr="00E02554" w:rsidRDefault="00080CBE">
      <w:pPr>
        <w:ind w:left="708"/>
        <w:pPrChange w:id="1887" w:author="Gabriel Correa" w:date="2015-08-28T02:19:00Z">
          <w:pPr/>
        </w:pPrChange>
      </w:pPr>
    </w:p>
    <w:p w:rsidR="00EE2482" w:rsidRPr="00E02554" w:rsidRDefault="00EE2482">
      <w:pPr>
        <w:pStyle w:val="Ttulo4"/>
        <w:pPrChange w:id="1888" w:author="Gabriel Correa" w:date="2015-08-28T02:24:00Z">
          <w:pPr/>
        </w:pPrChange>
      </w:pPr>
      <w:proofErr w:type="spellStart"/>
      <w:r w:rsidRPr="00E02554">
        <w:t>Precision</w:t>
      </w:r>
      <w:proofErr w:type="spellEnd"/>
      <w:r w:rsidRPr="00E02554">
        <w:t xml:space="preserve"> </w:t>
      </w:r>
      <w:ins w:id="1889" w:author="Gabriel Correa" w:date="2015-08-28T02:19:00Z">
        <w:r w:rsidR="00080CBE">
          <w:t>(</w:t>
        </w:r>
      </w:ins>
      <w:r w:rsidRPr="00E02554">
        <w:t>de la clase ‘</w:t>
      </w:r>
      <w:proofErr w:type="spellStart"/>
      <w:r w:rsidRPr="00E02554">
        <w:t>directive</w:t>
      </w:r>
      <w:proofErr w:type="spellEnd"/>
      <w:r w:rsidRPr="00E02554">
        <w:t>’</w:t>
      </w:r>
      <w:ins w:id="1890" w:author="Gabriel Correa" w:date="2015-08-28T02:19:00Z">
        <w:r w:rsidR="00080CBE">
          <w:t>)</w:t>
        </w:r>
      </w:ins>
      <w:r w:rsidRPr="00E02554">
        <w:t>:</w:t>
      </w:r>
    </w:p>
    <w:p w:rsidR="00EE2482" w:rsidRPr="00E02554" w:rsidRDefault="00EE2482">
      <w:pPr>
        <w:ind w:left="708"/>
        <w:pPrChange w:id="1891" w:author="Gabriel Correa" w:date="2015-08-28T02:20:00Z">
          <w:pPr>
            <w:ind w:left="1440"/>
          </w:pPr>
        </w:pPrChange>
      </w:pPr>
      <w:r w:rsidRPr="00E02554">
        <w:t xml:space="preserve">Proporción de instancias que realmente son de clase </w:t>
      </w:r>
      <w:proofErr w:type="gramStart"/>
      <w:r w:rsidRPr="00E02554">
        <w:t>A</w:t>
      </w:r>
      <w:proofErr w:type="gramEnd"/>
      <w:r w:rsidRPr="00E02554">
        <w:t xml:space="preserve"> dividido por el total de instancias clasificadas como A. Según la definición de la matriz de confusión más arriba es:</w:t>
      </w:r>
    </w:p>
    <w:p w:rsidR="00EE2482" w:rsidRPr="00080CBE" w:rsidDel="00080CBE" w:rsidRDefault="00EE2482">
      <w:pPr>
        <w:rPr>
          <w:del w:id="1892" w:author="Gabriel Correa" w:date="2015-08-28T02:20:00Z"/>
        </w:rPr>
        <w:pPrChange w:id="1893" w:author="Gabriel Correa" w:date="2015-08-28T02:20:00Z">
          <w:pPr>
            <w:ind w:left="1440"/>
          </w:pPr>
        </w:pPrChange>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pPr>
        <w:pPrChange w:id="1894" w:author="Gabriel Correa" w:date="2015-08-28T02:20:00Z">
          <w:pPr>
            <w:ind w:left="1440"/>
          </w:pPr>
        </w:pPrChange>
      </w:pPr>
    </w:p>
    <w:p w:rsidR="00EE2482" w:rsidRDefault="00EE2482">
      <w:pPr>
        <w:ind w:left="708"/>
        <w:rPr>
          <w:ins w:id="1895" w:author="Gabriel Correa" w:date="2015-08-28T02:20:00Z"/>
        </w:rPr>
        <w:pPrChange w:id="1896" w:author="Gabriel Correa" w:date="2015-08-28T02:20:00Z">
          <w:pPr/>
        </w:pPrChange>
      </w:pPr>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proofErr w:type="spellStart"/>
      <w:r w:rsidR="00AC03C3" w:rsidRPr="00E02554">
        <w:rPr>
          <w:i/>
        </w:rPr>
        <w:t>recall</w:t>
      </w:r>
      <w:proofErr w:type="spellEnd"/>
      <w:r w:rsidR="00AC03C3" w:rsidRPr="00E02554">
        <w:t xml:space="preserve"> bajo, porque durante la post-revisión manual en </w:t>
      </w:r>
      <w:del w:id="1897" w:author="Gabriel Correa" w:date="2015-08-27T22:50:00Z">
        <w:r w:rsidR="00AC03C3" w:rsidRPr="00E02554" w:rsidDel="007E2915">
          <w:delText>&lt;NombrePrograma&gt;</w:delText>
        </w:r>
      </w:del>
      <w:proofErr w:type="spellStart"/>
      <w:ins w:id="1898" w:author="Gabriel Correa" w:date="2015-08-27T22:50:00Z">
        <w:r w:rsidR="007E2915">
          <w:t>CHi</w:t>
        </w:r>
      </w:ins>
      <w:proofErr w:type="spellEnd"/>
      <w:r w:rsidR="00AC03C3" w:rsidRPr="00E02554">
        <w:t xml:space="preserve"> un usuario si podrá corregir estos errores al revisar las frases destacadas. Es un error menos grave, pero si el error es muy grande la corrección manual puede tardar mucho tiempo, por lo que sí es importante que las precisiones no sean muy bajas.</w:t>
      </w:r>
    </w:p>
    <w:p w:rsidR="00080CBE" w:rsidRPr="00E02554" w:rsidRDefault="00080CBE">
      <w:pPr>
        <w:ind w:left="708"/>
        <w:pPrChange w:id="1899" w:author="Gabriel Correa" w:date="2015-08-28T02:20:00Z">
          <w:pPr/>
        </w:pPrChange>
      </w:pPr>
    </w:p>
    <w:p w:rsidR="00EE2482" w:rsidRPr="00E02554" w:rsidRDefault="00EE2482" w:rsidP="00412EF2">
      <w:pPr>
        <w:pStyle w:val="Ttulo4"/>
      </w:pPr>
      <w:r w:rsidRPr="00E02554">
        <w:t>F-</w:t>
      </w:r>
      <w:proofErr w:type="spellStart"/>
      <w:r w:rsidRPr="00E02554">
        <w:t>Measure</w:t>
      </w:r>
      <w:proofErr w:type="spellEnd"/>
      <w:r w:rsidRPr="00E02554">
        <w:t xml:space="preserve"> de la clase ‘</w:t>
      </w:r>
      <w:proofErr w:type="spellStart"/>
      <w:r w:rsidRPr="00E02554">
        <w:t>directive</w:t>
      </w:r>
      <w:proofErr w:type="spellEnd"/>
      <w:r w:rsidRPr="00E02554">
        <w:t>’:</w:t>
      </w:r>
    </w:p>
    <w:p w:rsidR="00EE2482" w:rsidRPr="00E02554" w:rsidRDefault="00EE2482">
      <w:pPr>
        <w:ind w:left="708"/>
        <w:rPr>
          <w:i/>
        </w:rPr>
        <w:pPrChange w:id="1900" w:author="Gabriel Correa" w:date="2015-08-28T02:25:00Z">
          <w:pPr/>
        </w:pPrChange>
      </w:pPr>
      <w:del w:id="1901" w:author="Gabriel Correa" w:date="2015-08-28T02:24:00Z">
        <w:r w:rsidRPr="00E02554" w:rsidDel="00080CBE">
          <w:tab/>
        </w:r>
        <w:r w:rsidRPr="00E02554" w:rsidDel="00080CBE">
          <w:tab/>
        </w:r>
      </w:del>
      <w:r w:rsidRPr="00E02554">
        <w:t xml:space="preserve">Un valor que representa promedio ponderado de los valores </w:t>
      </w:r>
      <w:proofErr w:type="spellStart"/>
      <w:r w:rsidRPr="00E02554">
        <w:rPr>
          <w:i/>
        </w:rPr>
        <w:t>recall</w:t>
      </w:r>
      <w:proofErr w:type="spellEnd"/>
      <w:r w:rsidRPr="00E02554">
        <w:rPr>
          <w:i/>
        </w:rPr>
        <w:t xml:space="preserve"> </w:t>
      </w:r>
      <w:r w:rsidRPr="00E02554">
        <w:t xml:space="preserve">y </w:t>
      </w:r>
      <w:proofErr w:type="spellStart"/>
      <w:r w:rsidRPr="00E02554">
        <w:rPr>
          <w:i/>
        </w:rPr>
        <w:t>precision</w:t>
      </w:r>
      <w:proofErr w:type="spellEnd"/>
      <w:r w:rsidRPr="00E02554">
        <w:rPr>
          <w:i/>
        </w:rPr>
        <w:t>.</w:t>
      </w:r>
    </w:p>
    <w:p w:rsidR="00EE2482" w:rsidRPr="00080CBE" w:rsidDel="00080CBE" w:rsidRDefault="00EE2482" w:rsidP="00EE2482">
      <w:pPr>
        <w:rPr>
          <w:del w:id="1902" w:author="Gabriel Correa" w:date="2015-08-28T02:24:00Z"/>
          <w:rStyle w:val="nfasisintenso"/>
        </w:rPr>
      </w:pPr>
      <m:oMathPara>
        <m:oMath>
          <m:r>
            <w:rPr>
              <w:rFonts w:ascii="Cambria Math" w:hAnsi="Cambria Math"/>
            </w:rPr>
            <m:t xml:space="preserve">F Measure=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080CBE" w:rsidRDefault="00080CBE" w:rsidP="00EE2482">
      <w:pPr>
        <w:rPr>
          <w:ins w:id="1903" w:author="Gabriel Correa" w:date="2015-08-28T02:24:00Z"/>
          <w:rStyle w:val="nfasisintenso"/>
        </w:rPr>
      </w:pPr>
    </w:p>
    <w:p w:rsidR="00080CBE" w:rsidRPr="00412EF2" w:rsidRDefault="00080CBE">
      <w:pPr>
        <w:pStyle w:val="Ttulo3"/>
        <w:rPr>
          <w:ins w:id="1904" w:author="Gabriel Correa" w:date="2015-08-28T02:24:00Z"/>
        </w:rPr>
        <w:pPrChange w:id="1905" w:author="Gabriel Correa" w:date="2015-08-28T02:25:00Z">
          <w:pPr/>
        </w:pPrChange>
      </w:pPr>
      <w:bookmarkStart w:id="1906" w:name="_Toc428516549"/>
      <w:ins w:id="1907" w:author="Gabriel Correa" w:date="2015-08-28T02:24:00Z">
        <w:r w:rsidRPr="00412EF2">
          <w:rPr>
            <w:rStyle w:val="nfasisintenso"/>
            <w:b/>
            <w:bCs/>
            <w:i w:val="0"/>
            <w:iCs w:val="0"/>
          </w:rPr>
          <w:t>M</w:t>
        </w:r>
      </w:ins>
      <w:ins w:id="1908" w:author="Gabriel Correa" w:date="2015-08-28T02:25:00Z">
        <w:r w:rsidRPr="00412EF2">
          <w:rPr>
            <w:rStyle w:val="nfasisintenso"/>
            <w:b/>
            <w:bCs/>
            <w:i w:val="0"/>
            <w:iCs w:val="0"/>
          </w:rPr>
          <w:t>étricas s</w:t>
        </w:r>
        <w:r w:rsidRPr="00412EF2">
          <w:t>ecundari</w:t>
        </w:r>
        <w:r w:rsidRPr="00412EF2">
          <w:rPr>
            <w:rStyle w:val="nfasisintenso"/>
            <w:b/>
            <w:bCs/>
            <w:i w:val="0"/>
            <w:iCs w:val="0"/>
          </w:rPr>
          <w:t>as</w:t>
        </w:r>
      </w:ins>
      <w:bookmarkEnd w:id="1906"/>
    </w:p>
    <w:p w:rsidR="00EE2482" w:rsidRPr="00E02554" w:rsidDel="00080CBE" w:rsidRDefault="00EE2482" w:rsidP="00080CBE">
      <w:pPr>
        <w:rPr>
          <w:del w:id="1909" w:author="Gabriel Correa" w:date="2015-08-28T02:24:00Z"/>
          <w:rStyle w:val="nfasisintenso"/>
        </w:rPr>
      </w:pPr>
      <w:del w:id="1910" w:author="Gabriel Correa" w:date="2015-08-28T02:24:00Z">
        <w:r w:rsidRPr="00E02554" w:rsidDel="00080CBE">
          <w:rPr>
            <w:rStyle w:val="nfasisintenso"/>
          </w:rPr>
          <w:delText>Métricas secundarias:</w:delText>
        </w:r>
      </w:del>
    </w:p>
    <w:p w:rsidR="00EE2482" w:rsidRPr="00E02554" w:rsidRDefault="00EE2482" w:rsidP="00EE2482">
      <w:r w:rsidRPr="00E02554">
        <w:t xml:space="preserve">Además de las métricas primarias es importante revisar los valores ROC </w:t>
      </w:r>
      <w:proofErr w:type="spellStart"/>
      <w:r w:rsidRPr="00E02554">
        <w:t>Area</w:t>
      </w:r>
      <w:proofErr w:type="spellEnd"/>
      <w:r w:rsidRPr="00E02554">
        <w:t xml:space="preserve"> y Kappa </w:t>
      </w:r>
      <w:proofErr w:type="spellStart"/>
      <w:r w:rsidRPr="00E02554">
        <w:t>Statistic</w:t>
      </w:r>
      <w:proofErr w:type="spellEnd"/>
      <w:r w:rsidRPr="00E02554">
        <w:t xml:space="preserve"> pues entregan información estadísticamente corregida de los resultados. ROC </w:t>
      </w:r>
      <w:proofErr w:type="spellStart"/>
      <w:r w:rsidRPr="00E02554">
        <w:t>Area</w:t>
      </w:r>
      <w:proofErr w:type="spellEnd"/>
      <w:r w:rsidRPr="00E02554">
        <w:t xml:space="preserve"> es una métrica común en Data Mining mientras que Kappa </w:t>
      </w:r>
      <w:proofErr w:type="spellStart"/>
      <w:r w:rsidRPr="00E02554">
        <w:t>Statistic</w:t>
      </w:r>
      <w:proofErr w:type="spellEnd"/>
      <w:r w:rsidRPr="00E02554">
        <w:t xml:space="preserve"> es una métrica común en estadística. Lo que se busca es que estos valores no resulten ser muy menos que 1, pues esto indicaría algún posible problema con la validez estadística de los datos.</w:t>
      </w:r>
    </w:p>
    <w:p w:rsidR="00EE2482" w:rsidRPr="00E02554" w:rsidRDefault="00EE2482">
      <w:pPr>
        <w:pStyle w:val="Ttulo4"/>
        <w:pPrChange w:id="1911" w:author="Gabriel Correa" w:date="2015-08-28T02:25:00Z">
          <w:pPr/>
        </w:pPrChange>
      </w:pPr>
      <w:r w:rsidRPr="00E02554">
        <w:t xml:space="preserve">ROC </w:t>
      </w:r>
      <w:proofErr w:type="spellStart"/>
      <w:r w:rsidRPr="00E02554">
        <w:t>Area</w:t>
      </w:r>
      <w:proofErr w:type="spellEnd"/>
      <w:r w:rsidRPr="00E02554">
        <w:t>:</w:t>
      </w:r>
    </w:p>
    <w:p w:rsidR="00EE2482" w:rsidRPr="00E02554" w:rsidRDefault="00EE2482">
      <w:pPr>
        <w:ind w:left="708"/>
        <w:pPrChange w:id="1912" w:author="Gabriel Correa" w:date="2015-08-28T02:25:00Z">
          <w:pPr>
            <w:ind w:left="1440"/>
          </w:pPr>
        </w:pPrChange>
      </w:pPr>
      <w:r w:rsidRPr="00E02554">
        <w:t>Los mejores</w:t>
      </w:r>
      <w:r w:rsidR="00282A91" w:rsidRPr="00E02554">
        <w:t xml:space="preserve"> clasificadores se aproximan a</w:t>
      </w:r>
      <w:r w:rsidRPr="00E02554">
        <w:t>l valor 1, mientras que un valor de 0.5 es comparable a adivinar las clases por azar.</w:t>
      </w:r>
    </w:p>
    <w:p w:rsidR="00146E86" w:rsidRPr="00080CBE" w:rsidRDefault="00146E86">
      <w:pPr>
        <w:ind w:left="708"/>
        <w:pPrChange w:id="1913" w:author="Gabriel Correa" w:date="2015-08-28T02:25:00Z">
          <w:pPr>
            <w:ind w:left="1440"/>
          </w:pPr>
        </w:pPrChange>
      </w:pPr>
      <w:r w:rsidRPr="00E02554">
        <w:t xml:space="preserve">Es </w:t>
      </w:r>
      <w:r w:rsidRPr="00080CBE">
        <w:t xml:space="preserve">una medida de la exactitud de un clasificador. Se calcula tomando el área bajo la curva del gráfico de </w:t>
      </w:r>
      <w:r w:rsidR="00282A91" w:rsidRPr="00080CBE">
        <w:t xml:space="preserve">la </w:t>
      </w:r>
      <w:proofErr w:type="spellStart"/>
      <w:r w:rsidR="00282A91" w:rsidRPr="00080CBE">
        <w:rPr>
          <w:rPrChange w:id="1914" w:author="Gabriel Correa" w:date="2015-08-28T02:25:00Z">
            <w:rPr>
              <w:i/>
            </w:rPr>
          </w:rPrChange>
        </w:rPr>
        <w:t>recall</w:t>
      </w:r>
      <w:proofErr w:type="spellEnd"/>
      <w:r w:rsidRPr="00080CBE">
        <w:rPr>
          <w:rPrChange w:id="1915" w:author="Gabriel Correa" w:date="2015-08-28T02:25:00Z">
            <w:rPr>
              <w:i/>
            </w:rPr>
          </w:rPrChange>
        </w:rPr>
        <w:t xml:space="preserve"> </w:t>
      </w:r>
      <w:r w:rsidR="00282A91" w:rsidRPr="00080CBE">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080CBE">
        <w:t>.</w:t>
      </w:r>
    </w:p>
    <w:p w:rsidR="00EE2482" w:rsidRPr="00E02554" w:rsidRDefault="00EE2482">
      <w:pPr>
        <w:pStyle w:val="Ttulo4"/>
        <w:pPrChange w:id="1916" w:author="Gabriel Correa" w:date="2015-08-28T02:25:00Z">
          <w:pPr/>
        </w:pPrChange>
      </w:pPr>
      <w:r w:rsidRPr="00E02554">
        <w:lastRenderedPageBreak/>
        <w:t xml:space="preserve">Kappa </w:t>
      </w:r>
      <w:proofErr w:type="spellStart"/>
      <w:r w:rsidRPr="00E02554">
        <w:t>statistic</w:t>
      </w:r>
      <w:proofErr w:type="spellEnd"/>
      <w:r w:rsidRPr="00E02554">
        <w:t>:</w:t>
      </w:r>
    </w:p>
    <w:p w:rsidR="00EE2482" w:rsidRPr="00E02554" w:rsidDel="00080CBE" w:rsidRDefault="00EE2482">
      <w:pPr>
        <w:ind w:left="708"/>
        <w:rPr>
          <w:del w:id="1917" w:author="Gabriel Correa" w:date="2015-08-28T02:25:00Z"/>
        </w:rPr>
        <w:pPrChange w:id="1918" w:author="Gabriel Correa" w:date="2015-08-28T02:25:00Z">
          <w:pPr>
            <w:ind w:left="1440"/>
          </w:pPr>
        </w:pPrChange>
      </w:pPr>
      <w:r w:rsidRPr="00E02554">
        <w:t xml:space="preserve">Un </w:t>
      </w:r>
      <w:r w:rsidRPr="00080CBE">
        <w:t>valor mayor a 0 significa que el clasificador es mejor que adivinar al azar, y su valor máximo</w:t>
      </w:r>
      <w:r w:rsidRPr="00E02554">
        <w:t xml:space="preserve"> es 1.</w:t>
      </w:r>
    </w:p>
    <w:p w:rsidR="00EE2482" w:rsidRPr="00E02554" w:rsidRDefault="00EE2482">
      <w:pPr>
        <w:ind w:left="708"/>
        <w:pPrChange w:id="1919" w:author="Gabriel Correa" w:date="2015-08-28T02:25:00Z">
          <w:pPr/>
        </w:pPrChange>
      </w:pPr>
    </w:p>
    <w:p w:rsidR="00EE2482" w:rsidRDefault="00EE2482" w:rsidP="00EE2482">
      <w:pPr>
        <w:rPr>
          <w:ins w:id="1920" w:author="Gabriel Correa" w:date="2015-08-28T02:54:00Z"/>
        </w:rPr>
      </w:pPr>
    </w:p>
    <w:p w:rsidR="00163EA8" w:rsidRDefault="00163EA8" w:rsidP="00795142">
      <w:pPr>
        <w:pStyle w:val="Ttulo2"/>
        <w:rPr>
          <w:ins w:id="1921" w:author="Gabriel Correa" w:date="2015-08-28T02:54:00Z"/>
        </w:rPr>
        <w:pPrChange w:id="1922" w:author="Gabriel Correa" w:date="2015-08-28T02:54:00Z">
          <w:pPr/>
        </w:pPrChange>
      </w:pPr>
      <w:bookmarkStart w:id="1923" w:name="_Toc428516550"/>
      <w:ins w:id="1924" w:author="Gabriel Correa" w:date="2015-08-28T02:54:00Z">
        <w:r>
          <w:t>Criterio de comparación entre modelos de clasificación en Weka</w:t>
        </w:r>
        <w:bookmarkEnd w:id="1923"/>
      </w:ins>
    </w:p>
    <w:p w:rsidR="00163EA8" w:rsidRDefault="00163EA8" w:rsidP="00163EA8">
      <w:pPr>
        <w:rPr>
          <w:ins w:id="1925" w:author="Gabriel Correa" w:date="2015-08-28T02:54:00Z"/>
        </w:rPr>
      </w:pPr>
    </w:p>
    <w:p w:rsidR="00163EA8" w:rsidRDefault="00163EA8" w:rsidP="00163EA8">
      <w:pPr>
        <w:rPr>
          <w:ins w:id="1926" w:author="Gabriel Correa" w:date="2015-08-28T02:54:00Z"/>
        </w:rPr>
      </w:pPr>
      <w:ins w:id="1927" w:author="Gabriel Correa" w:date="2015-08-28T02:54:00Z">
        <w:r>
          <w:t xml:space="preserve">Lo principal es maximizar lo más posible el valor de </w:t>
        </w:r>
        <w:proofErr w:type="spellStart"/>
        <w:r>
          <w:t>recall</w:t>
        </w:r>
        <w:proofErr w:type="spellEnd"/>
        <w:r>
          <w:t xml:space="preserve">. Después de eso, se desea que el valor de </w:t>
        </w:r>
        <w:proofErr w:type="spellStart"/>
        <w:r>
          <w:t>precision</w:t>
        </w:r>
        <w:proofErr w:type="spellEnd"/>
        <w:r>
          <w:t xml:space="preserve"> sea alto y siempre mayor a 0.5. Además se requiere que ROC </w:t>
        </w:r>
        <w:proofErr w:type="spellStart"/>
        <w:r>
          <w:t>Area</w:t>
        </w:r>
        <w:proofErr w:type="spellEnd"/>
        <w:r>
          <w:t xml:space="preserve"> y Kappa </w:t>
        </w:r>
        <w:proofErr w:type="spellStart"/>
        <w:r>
          <w:t>Statistic</w:t>
        </w:r>
        <w:proofErr w:type="spellEnd"/>
        <w:r>
          <w:t xml:space="preserve"> sean en lo posible mayor a 0.75 y 0.5 respectivamente. El valor de F-</w:t>
        </w:r>
        <w:proofErr w:type="spellStart"/>
        <w:r>
          <w:t>Measure</w:t>
        </w:r>
        <w:proofErr w:type="spellEnd"/>
        <w:r>
          <w:t xml:space="preserve">, el cual depende solo de </w:t>
        </w:r>
        <w:proofErr w:type="spellStart"/>
        <w:r>
          <w:t>recall</w:t>
        </w:r>
        <w:proofErr w:type="spellEnd"/>
        <w:r>
          <w:t xml:space="preserve"> y </w:t>
        </w:r>
        <w:proofErr w:type="spellStart"/>
        <w:r>
          <w:t>precision</w:t>
        </w:r>
        <w:proofErr w:type="spellEnd"/>
        <w:r>
          <w:t xml:space="preserve">, suele ser mayor a 0.7 cuando un resultado es bueno. Alternativamente se puede maximizar </w:t>
        </w:r>
        <w:proofErr w:type="spellStart"/>
        <w:r>
          <w:t>recall</w:t>
        </w:r>
        <w:proofErr w:type="spellEnd"/>
        <w:r>
          <w:t xml:space="preserve"> y después maximizar F-</w:t>
        </w:r>
        <w:proofErr w:type="spellStart"/>
        <w:r>
          <w:t>Measure</w:t>
        </w:r>
        <w:proofErr w:type="spellEnd"/>
        <w:r>
          <w:t xml:space="preserve">, lo cual tiene un efecto similar a medir </w:t>
        </w:r>
        <w:proofErr w:type="spellStart"/>
        <w:r>
          <w:t>recall</w:t>
        </w:r>
        <w:proofErr w:type="spellEnd"/>
        <w:r>
          <w:t xml:space="preserve"> y </w:t>
        </w:r>
        <w:proofErr w:type="spellStart"/>
        <w:r>
          <w:t>precision</w:t>
        </w:r>
        <w:proofErr w:type="spellEnd"/>
        <w:r>
          <w:t>.</w:t>
        </w:r>
      </w:ins>
    </w:p>
    <w:p w:rsidR="00163EA8" w:rsidRPr="00E02554" w:rsidRDefault="00163EA8" w:rsidP="00EE2482">
      <w:ins w:id="1928" w:author="Gabriel Correa" w:date="2015-08-28T02:54:00Z">
        <w:r>
          <w:t xml:space="preserve">Hay una excepción a la regala de maximizar </w:t>
        </w:r>
        <w:proofErr w:type="spellStart"/>
        <w:r>
          <w:t>recall</w:t>
        </w:r>
        <w:proofErr w:type="spellEnd"/>
        <w:r>
          <w:t>. Esto puede ocurrir si un resultado presenta un valor muy alto de F-</w:t>
        </w:r>
        <w:proofErr w:type="spellStart"/>
        <w:r>
          <w:t>Measure</w:t>
        </w:r>
        <w:proofErr w:type="spellEnd"/>
        <w:r>
          <w:t xml:space="preserve"> y al clasificador se le puede aplicar una matriz de costos. Esto es tratado en mayor detalle en las secciones 6.2.1 y 6.2.6.</w:t>
        </w:r>
      </w:ins>
    </w:p>
    <w:p w:rsidR="006B1126" w:rsidRDefault="006B1126" w:rsidP="00EE2482">
      <w:pPr>
        <w:rPr>
          <w:ins w:id="1929" w:author="Gabriel Correa" w:date="2015-08-27T23:57:00Z"/>
        </w:rPr>
      </w:pPr>
      <w:ins w:id="1930" w:author="Gabriel Correa" w:date="2015-08-28T00:00:00Z">
        <w:r>
          <w:t>Un lector</w:t>
        </w:r>
      </w:ins>
      <w:ins w:id="1931" w:author="Gabriel Correa" w:date="2015-08-28T02:26:00Z">
        <w:r w:rsidR="00080CBE">
          <w:t>,</w:t>
        </w:r>
      </w:ins>
      <w:ins w:id="1932" w:author="Gabriel Correa" w:date="2015-08-28T00:00:00Z">
        <w:r>
          <w:t xml:space="preserve"> </w:t>
        </w:r>
      </w:ins>
      <w:ins w:id="1933" w:author="Gabriel Correa" w:date="2015-08-28T02:26:00Z">
        <w:r w:rsidR="00080CBE">
          <w:t>a</w:t>
        </w:r>
      </w:ins>
      <w:ins w:id="1934" w:author="Gabriel Correa" w:date="2015-08-27T23:59:00Z">
        <w:r>
          <w:t xml:space="preserve">l no comprender en detalle el significado de </w:t>
        </w:r>
        <w:proofErr w:type="spellStart"/>
        <w:r>
          <w:t>recall</w:t>
        </w:r>
        <w:proofErr w:type="spellEnd"/>
        <w:r>
          <w:t>, F</w:t>
        </w:r>
      </w:ins>
      <w:ins w:id="1935" w:author="Gabriel Correa" w:date="2015-08-28T00:00:00Z">
        <w:r>
          <w:t>-</w:t>
        </w:r>
        <w:proofErr w:type="spellStart"/>
        <w:r>
          <w:t>Measure</w:t>
        </w:r>
        <w:proofErr w:type="spellEnd"/>
        <w:r>
          <w:t xml:space="preserve">, ROC </w:t>
        </w:r>
        <w:proofErr w:type="spellStart"/>
        <w:r>
          <w:t>Area</w:t>
        </w:r>
        <w:proofErr w:type="spellEnd"/>
        <w:r>
          <w:t xml:space="preserve"> </w:t>
        </w:r>
      </w:ins>
      <w:ins w:id="1936" w:author="Gabriel Correa" w:date="2015-08-28T00:02:00Z">
        <w:r>
          <w:t>puede necesitar alguna referencia que</w:t>
        </w:r>
      </w:ins>
      <w:ins w:id="1937" w:author="Gabriel Correa" w:date="2015-08-28T00:07:00Z">
        <w:r w:rsidR="0097244B">
          <w:t xml:space="preserve"> le</w:t>
        </w:r>
      </w:ins>
      <w:ins w:id="1938" w:author="Gabriel Correa" w:date="2015-08-28T00:02:00Z">
        <w:r>
          <w:t xml:space="preserve"> sirva de guía para saber si un resultado es bueno, regular o malo.</w:t>
        </w:r>
      </w:ins>
      <w:ins w:id="1939" w:author="Gabriel Correa" w:date="2015-08-28T00:07:00Z">
        <w:r w:rsidR="0097244B">
          <w:t xml:space="preserve"> </w:t>
        </w:r>
      </w:ins>
      <w:ins w:id="1940" w:author="Gabriel Correa" w:date="2015-08-28T03:07:00Z">
        <w:r w:rsidR="00D001BA">
          <w:t xml:space="preserve">La </w:t>
        </w:r>
      </w:ins>
      <w:ins w:id="1941" w:author="Gabriel Correa" w:date="2015-08-28T03:11:00Z">
        <w:r w:rsidR="00D001BA">
          <w:fldChar w:fldCharType="begin"/>
        </w:r>
        <w:r w:rsidR="00D001BA">
          <w:instrText xml:space="preserve"> REF _Ref428494791 \h </w:instrText>
        </w:r>
      </w:ins>
      <w:r w:rsidR="00D001BA">
        <w:fldChar w:fldCharType="separate"/>
      </w:r>
      <w:ins w:id="1942" w:author="Gabriel Correa" w:date="2015-08-28T00:22:00Z">
        <w:r w:rsidR="00E159AF">
          <w:t xml:space="preserve">Tabla </w:t>
        </w:r>
      </w:ins>
      <w:r w:rsidR="00E159AF">
        <w:rPr>
          <w:noProof/>
        </w:rPr>
        <w:t>5</w:t>
      </w:r>
      <w:ins w:id="1943" w:author="Gabriel Correa" w:date="2015-08-28T00:22:00Z">
        <w:r w:rsidR="00E159AF">
          <w:t>.</w:t>
        </w:r>
      </w:ins>
      <w:r w:rsidR="00E159AF">
        <w:rPr>
          <w:noProof/>
        </w:rPr>
        <w:t>2</w:t>
      </w:r>
      <w:ins w:id="1944" w:author="Gabriel Correa" w:date="2015-08-28T03:11:00Z">
        <w:r w:rsidR="00D001BA">
          <w:fldChar w:fldCharType="end"/>
        </w:r>
      </w:ins>
      <w:ins w:id="1945" w:author="Gabriel Correa" w:date="2015-08-28T03:07:00Z">
        <w:r w:rsidR="00D001BA">
          <w:t xml:space="preserve"> muestra un ejemplo de cu</w:t>
        </w:r>
      </w:ins>
      <w:ins w:id="1946" w:author="Gabriel Correa" w:date="2015-08-28T03:08:00Z">
        <w:r w:rsidR="00D001BA">
          <w:t>áles resultados son mejores que otros para dar a conocer l</w:t>
        </w:r>
      </w:ins>
      <w:ins w:id="1947" w:author="Gabriel Correa" w:date="2015-08-28T03:09:00Z">
        <w:r w:rsidR="00D001BA">
          <w:t>os resultados que satisfacen de mejor manera a los objetivos de este trabajo</w:t>
        </w:r>
      </w:ins>
      <w:ins w:id="1948" w:author="Gabriel Correa" w:date="2015-08-28T03:20:00Z">
        <w:r w:rsidR="00BC49A6">
          <w:t>, que es detectar la mayor cantidad de directivas</w:t>
        </w:r>
      </w:ins>
      <w:ins w:id="1949" w:author="Gabriel Correa" w:date="2015-08-28T03:21:00Z">
        <w:r w:rsidR="00BC49A6">
          <w:t xml:space="preserve"> manteniendo bajo control el número de falsos positivos.</w:t>
        </w:r>
      </w:ins>
    </w:p>
    <w:p w:rsidR="00EE2482" w:rsidRPr="00E02554" w:rsidDel="00D001BA" w:rsidRDefault="00EE2482">
      <w:pPr>
        <w:jc w:val="center"/>
        <w:rPr>
          <w:del w:id="1950" w:author="Gabriel Correa" w:date="2015-08-28T03:10:00Z"/>
        </w:rPr>
        <w:pPrChange w:id="1951" w:author="Gabriel Correa" w:date="2015-08-28T03:27:00Z">
          <w:pPr/>
        </w:pPrChange>
      </w:pPr>
      <w:del w:id="1952" w:author="Gabriel Correa" w:date="2015-08-28T03:10:00Z">
        <w:r w:rsidRPr="00E02554" w:rsidDel="00D001BA">
          <w:delText xml:space="preserve">En este trabajo se </w:delText>
        </w:r>
      </w:del>
      <w:del w:id="1953" w:author="Gabriel Correa" w:date="2015-08-27T23:56:00Z">
        <w:r w:rsidRPr="00E02554" w:rsidDel="006B1126">
          <w:delText xml:space="preserve">consideran los </w:delText>
        </w:r>
      </w:del>
      <w:del w:id="1954" w:author="Gabriel Correa" w:date="2015-08-28T03:10:00Z">
        <w:r w:rsidRPr="00E02554" w:rsidDel="00D001BA">
          <w:delText>resultados buenos, regulares o malos según la siguiente escala:</w:delText>
        </w:r>
      </w:del>
    </w:p>
    <w:p w:rsidR="00F002B6" w:rsidRDefault="00F002B6">
      <w:pPr>
        <w:pStyle w:val="Epgrafe"/>
        <w:keepNext/>
        <w:jc w:val="center"/>
        <w:rPr>
          <w:ins w:id="1955" w:author="Gabriel Correa" w:date="2015-08-28T00:22:00Z"/>
        </w:rPr>
        <w:pPrChange w:id="1956" w:author="Gabriel Correa" w:date="2015-08-28T03:27:00Z">
          <w:pPr/>
        </w:pPrChange>
      </w:pPr>
      <w:bookmarkStart w:id="1957" w:name="_Ref428494791"/>
      <w:ins w:id="1958" w:author="Gabriel Correa" w:date="2015-08-28T00:22:00Z">
        <w:r>
          <w:t xml:space="preserve">Tabla </w:t>
        </w:r>
        <w:r>
          <w:fldChar w:fldCharType="begin"/>
        </w:r>
        <w:r>
          <w:instrText xml:space="preserve"> STYLEREF 1 \s </w:instrText>
        </w:r>
      </w:ins>
      <w:r>
        <w:fldChar w:fldCharType="separate"/>
      </w:r>
      <w:r w:rsidR="00E159AF">
        <w:rPr>
          <w:noProof/>
        </w:rPr>
        <w:t>5</w:t>
      </w:r>
      <w:ins w:id="1959" w:author="Gabriel Correa" w:date="2015-08-28T00:22:00Z">
        <w:r>
          <w:fldChar w:fldCharType="end"/>
        </w:r>
        <w:r>
          <w:t>.</w:t>
        </w:r>
        <w:r>
          <w:fldChar w:fldCharType="begin"/>
        </w:r>
        <w:r>
          <w:instrText xml:space="preserve"> SEQ Tabla \* ARABIC \s 1 </w:instrText>
        </w:r>
      </w:ins>
      <w:r>
        <w:fldChar w:fldCharType="separate"/>
      </w:r>
      <w:r w:rsidR="00E159AF">
        <w:rPr>
          <w:noProof/>
        </w:rPr>
        <w:t>2</w:t>
      </w:r>
      <w:ins w:id="1960" w:author="Gabriel Correa" w:date="2015-08-28T00:22:00Z">
        <w:r>
          <w:fldChar w:fldCharType="end"/>
        </w:r>
        <w:bookmarkEnd w:id="1957"/>
        <w:r>
          <w:t xml:space="preserve">:   </w:t>
        </w:r>
      </w:ins>
      <w:ins w:id="1961" w:author="Gabriel Correa" w:date="2015-08-28T03:11:00Z">
        <w:r w:rsidR="004D47B1">
          <w:t>Ejemplos de cuáles resultados ser</w:t>
        </w:r>
        <w:r w:rsidR="00BC49A6">
          <w:t xml:space="preserve">ían </w:t>
        </w:r>
      </w:ins>
      <w:ins w:id="1962" w:author="Gabriel Correa" w:date="2015-08-28T03:19:00Z">
        <w:r w:rsidR="00BC49A6">
          <w:t>los mejores según los objetivos de este trabajo.</w:t>
        </w:r>
      </w:ins>
    </w:p>
    <w:tbl>
      <w:tblPr>
        <w:tblStyle w:val="Estilo2"/>
        <w:tblW w:w="6381" w:type="dxa"/>
        <w:jc w:val="center"/>
        <w:tblInd w:w="108" w:type="dxa"/>
        <w:tblLook w:val="04A0" w:firstRow="1" w:lastRow="0" w:firstColumn="1" w:lastColumn="0" w:noHBand="0" w:noVBand="1"/>
        <w:tblPrChange w:id="1963" w:author="Gabriel Correa" w:date="2015-08-28T03:26:00Z">
          <w:tblPr>
            <w:tblStyle w:val="Estilo2"/>
            <w:tblW w:w="8082" w:type="dxa"/>
            <w:tblInd w:w="108" w:type="dxa"/>
            <w:tblLook w:val="04A0" w:firstRow="1" w:lastRow="0" w:firstColumn="1" w:lastColumn="0" w:noHBand="0" w:noVBand="1"/>
          </w:tblPr>
        </w:tblPrChange>
      </w:tblPr>
      <w:tblGrid>
        <w:gridCol w:w="1418"/>
        <w:gridCol w:w="1559"/>
        <w:gridCol w:w="1136"/>
        <w:gridCol w:w="2268"/>
        <w:tblGridChange w:id="1964">
          <w:tblGrid>
            <w:gridCol w:w="1418"/>
            <w:gridCol w:w="1559"/>
            <w:gridCol w:w="1136"/>
            <w:gridCol w:w="2268"/>
          </w:tblGrid>
        </w:tblGridChange>
      </w:tblGrid>
      <w:tr w:rsidR="00BC49A6" w:rsidTr="004C2708">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1418" w:type="dxa"/>
            <w:tcPrChange w:id="1965" w:author="Gabriel Correa" w:date="2015-08-28T03:26:00Z">
              <w:tcPr>
                <w:tcW w:w="1418" w:type="dxa"/>
              </w:tcPr>
            </w:tcPrChange>
          </w:tcPr>
          <w:p w:rsidR="00BC49A6" w:rsidRPr="00E02554" w:rsidRDefault="00BC49A6" w:rsidP="00BF7FE6">
            <w:pPr>
              <w:jc w:val="center"/>
              <w:cnfStyle w:val="100000000100" w:firstRow="1" w:lastRow="0" w:firstColumn="0" w:lastColumn="0" w:oddVBand="0" w:evenVBand="0" w:oddHBand="0" w:evenHBand="0" w:firstRowFirstColumn="1" w:firstRowLastColumn="0" w:lastRowFirstColumn="0" w:lastRowLastColumn="0"/>
              <w:rPr>
                <w:i/>
                <w:lang w:val="en-US"/>
              </w:rPr>
            </w:pPr>
            <w:del w:id="1966" w:author="Gabriel Correa" w:date="2015-08-27T23:38:00Z">
              <w:r w:rsidRPr="00E02554" w:rsidDel="00677C9B">
                <w:rPr>
                  <w:i/>
                  <w:lang w:val="en-US"/>
                </w:rPr>
                <w:delText xml:space="preserve">F-Measure, </w:delText>
              </w:r>
            </w:del>
            <w:r w:rsidRPr="00E02554">
              <w:rPr>
                <w:i/>
                <w:lang w:val="en-US"/>
              </w:rPr>
              <w:t>Recall</w:t>
            </w:r>
            <w:del w:id="1967" w:author="Gabriel Correa" w:date="2015-08-28T00:26:00Z">
              <w:r w:rsidRPr="00E02554" w:rsidDel="007E6B00">
                <w:rPr>
                  <w:i/>
                  <w:lang w:val="en-US"/>
                </w:rPr>
                <w:delText xml:space="preserve">, </w:delText>
              </w:r>
            </w:del>
            <w:del w:id="1968" w:author="Gabriel Correa" w:date="2015-08-28T00:25:00Z">
              <w:r w:rsidRPr="00E02554" w:rsidDel="00F002B6">
                <w:rPr>
                  <w:i/>
                  <w:lang w:val="en-US"/>
                </w:rPr>
                <w:delText>Precision</w:delText>
              </w:r>
            </w:del>
            <w:del w:id="1969" w:author="Gabriel Correa" w:date="2015-08-28T00:26:00Z">
              <w:r w:rsidRPr="00E02554" w:rsidDel="007E6B00">
                <w:rPr>
                  <w:i/>
                  <w:lang w:val="en-US"/>
                </w:rPr>
                <w:delText xml:space="preserve">, </w:delText>
              </w:r>
            </w:del>
            <w:del w:id="1970" w:author="Gabriel Correa" w:date="2015-08-28T00:24:00Z">
              <w:r w:rsidRPr="00E02554" w:rsidDel="00F002B6">
                <w:rPr>
                  <w:i/>
                  <w:lang w:val="en-US"/>
                </w:rPr>
                <w:delText>ROC Area</w:delText>
              </w:r>
            </w:del>
          </w:p>
        </w:tc>
        <w:tc>
          <w:tcPr>
            <w:tcW w:w="1559" w:type="dxa"/>
            <w:tcPrChange w:id="1971" w:author="Gabriel Correa" w:date="2015-08-28T03:26:00Z">
              <w:tcPr>
                <w:tcW w:w="1559"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72" w:author="Gabriel Correa" w:date="2015-08-28T00:25:00Z">
              <w:r w:rsidRPr="00E02554">
                <w:rPr>
                  <w:i/>
                  <w:lang w:val="en-US"/>
                </w:rPr>
                <w:t xml:space="preserve">F-Measure </w:t>
              </w:r>
            </w:ins>
          </w:p>
        </w:tc>
        <w:tc>
          <w:tcPr>
            <w:tcW w:w="1136" w:type="dxa"/>
            <w:tcPrChange w:id="1973" w:author="Gabriel Correa" w:date="2015-08-28T03:26:00Z">
              <w:tcPr>
                <w:tcW w:w="1136"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74" w:author="Gabriel Correa" w:date="2015-08-28T00:25:00Z">
              <w:r w:rsidRPr="00E02554">
                <w:rPr>
                  <w:i/>
                  <w:lang w:val="en-US"/>
                </w:rPr>
                <w:t xml:space="preserve">Precision </w:t>
              </w:r>
            </w:ins>
          </w:p>
        </w:tc>
        <w:tc>
          <w:tcPr>
            <w:tcW w:w="2268" w:type="dxa"/>
            <w:tcPrChange w:id="1975" w:author="Gabriel Correa" w:date="2015-08-28T03:26:00Z">
              <w:tcPr>
                <w:tcW w:w="2268" w:type="dxa"/>
              </w:tcPr>
            </w:tcPrChange>
          </w:tcPr>
          <w:p w:rsidR="00BC49A6" w:rsidRPr="00E02554" w:rsidRDefault="00BC49A6"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4C2708" w:rsidTr="004C2708">
        <w:tblPrEx>
          <w:tblPrExChange w:id="1976" w:author="Gabriel Correa" w:date="2015-08-28T03:26:00Z">
            <w:tblPrEx>
              <w:tblW w:w="6381" w:type="dxa"/>
            </w:tblPrEx>
          </w:tblPrExChange>
        </w:tblPrEx>
        <w:trPr>
          <w:jc w:val="center"/>
          <w:ins w:id="1977" w:author="Gabriel Correa" w:date="2015-08-28T03:26:00Z"/>
        </w:trPr>
        <w:tc>
          <w:tcPr>
            <w:tcW w:w="1418" w:type="dxa"/>
            <w:vAlign w:val="bottom"/>
            <w:tcPrChange w:id="1978" w:author="Gabriel Correa" w:date="2015-08-28T03:26:00Z">
              <w:tcPr>
                <w:tcW w:w="1418" w:type="dxa"/>
              </w:tcPr>
            </w:tcPrChange>
          </w:tcPr>
          <w:p w:rsidR="004C2708" w:rsidRPr="00E02554" w:rsidDel="00677C9B" w:rsidRDefault="004C2708" w:rsidP="00BF7FE6">
            <w:pPr>
              <w:jc w:val="center"/>
              <w:rPr>
                <w:ins w:id="1979" w:author="Gabriel Correa" w:date="2015-08-28T03:26:00Z"/>
                <w:i/>
                <w:lang w:val="en-US"/>
              </w:rPr>
            </w:pPr>
            <w:ins w:id="1980" w:author="Gabriel Correa" w:date="2015-08-28T03:26:00Z">
              <w:r w:rsidRPr="0084013E">
                <w:rPr>
                  <w:rFonts w:ascii="Calibri" w:eastAsia="Times New Roman" w:hAnsi="Calibri" w:cs="Calibri"/>
                  <w:color w:val="000000"/>
                  <w:sz w:val="22"/>
                </w:rPr>
                <w:t>0.97</w:t>
              </w:r>
            </w:ins>
          </w:p>
        </w:tc>
        <w:tc>
          <w:tcPr>
            <w:tcW w:w="1559" w:type="dxa"/>
            <w:vAlign w:val="bottom"/>
            <w:tcPrChange w:id="1981" w:author="Gabriel Correa" w:date="2015-08-28T03:26:00Z">
              <w:tcPr>
                <w:tcW w:w="1559" w:type="dxa"/>
              </w:tcPr>
            </w:tcPrChange>
          </w:tcPr>
          <w:p w:rsidR="004C2708" w:rsidRPr="00E02554" w:rsidRDefault="004C2708" w:rsidP="00BF7FE6">
            <w:pPr>
              <w:jc w:val="center"/>
              <w:rPr>
                <w:ins w:id="1982" w:author="Gabriel Correa" w:date="2015-08-28T03:26:00Z"/>
                <w:i/>
                <w:lang w:val="en-US"/>
              </w:rPr>
            </w:pPr>
            <w:ins w:id="1983" w:author="Gabriel Correa" w:date="2015-08-28T03:26:00Z">
              <w:r w:rsidRPr="0084013E">
                <w:rPr>
                  <w:rFonts w:ascii="Calibri" w:eastAsia="Times New Roman" w:hAnsi="Calibri" w:cs="Calibri"/>
                  <w:color w:val="000000"/>
                  <w:sz w:val="22"/>
                </w:rPr>
                <w:t>0.74</w:t>
              </w:r>
            </w:ins>
          </w:p>
        </w:tc>
        <w:tc>
          <w:tcPr>
            <w:tcW w:w="1136" w:type="dxa"/>
            <w:vAlign w:val="bottom"/>
            <w:tcPrChange w:id="1984" w:author="Gabriel Correa" w:date="2015-08-28T03:26:00Z">
              <w:tcPr>
                <w:tcW w:w="1136" w:type="dxa"/>
              </w:tcPr>
            </w:tcPrChange>
          </w:tcPr>
          <w:p w:rsidR="004C2708" w:rsidRPr="00E02554" w:rsidRDefault="004C2708" w:rsidP="00BF7FE6">
            <w:pPr>
              <w:jc w:val="center"/>
              <w:rPr>
                <w:ins w:id="1985" w:author="Gabriel Correa" w:date="2015-08-28T03:26:00Z"/>
                <w:i/>
                <w:lang w:val="en-US"/>
              </w:rPr>
            </w:pPr>
            <w:ins w:id="1986" w:author="Gabriel Correa" w:date="2015-08-28T03:26:00Z">
              <w:r w:rsidRPr="0084013E">
                <w:rPr>
                  <w:rFonts w:ascii="Calibri" w:eastAsia="Times New Roman" w:hAnsi="Calibri" w:cs="Calibri"/>
                  <w:color w:val="000000"/>
                  <w:sz w:val="22"/>
                </w:rPr>
                <w:t>0.6</w:t>
              </w:r>
            </w:ins>
          </w:p>
        </w:tc>
        <w:tc>
          <w:tcPr>
            <w:tcW w:w="2268" w:type="dxa"/>
            <w:vAlign w:val="bottom"/>
            <w:tcPrChange w:id="1987" w:author="Gabriel Correa" w:date="2015-08-28T03:26:00Z">
              <w:tcPr>
                <w:tcW w:w="2268" w:type="dxa"/>
              </w:tcPr>
            </w:tcPrChange>
          </w:tcPr>
          <w:p w:rsidR="004C2708" w:rsidRPr="00E02554" w:rsidRDefault="004C2708" w:rsidP="00B10007">
            <w:pPr>
              <w:jc w:val="center"/>
              <w:rPr>
                <w:ins w:id="1988" w:author="Gabriel Correa" w:date="2015-08-28T03:26:00Z"/>
              </w:rPr>
            </w:pPr>
            <w:ins w:id="1989" w:author="Gabriel Correa" w:date="2015-08-28T03:26:00Z">
              <w:r w:rsidRPr="0084013E">
                <w:rPr>
                  <w:rFonts w:ascii="Calibri" w:eastAsia="Times New Roman" w:hAnsi="Calibri" w:cs="Calibri"/>
                  <w:color w:val="000000"/>
                  <w:sz w:val="22"/>
                </w:rPr>
                <w:t>excelente</w:t>
              </w:r>
            </w:ins>
          </w:p>
        </w:tc>
      </w:tr>
      <w:tr w:rsidR="004C2708" w:rsidTr="004C2708">
        <w:tblPrEx>
          <w:tblPrExChange w:id="1990" w:author="Gabriel Correa" w:date="2015-08-28T03:26:00Z">
            <w:tblPrEx>
              <w:tblW w:w="6381" w:type="dxa"/>
            </w:tblPrEx>
          </w:tblPrExChange>
        </w:tblPrEx>
        <w:trPr>
          <w:jc w:val="center"/>
          <w:ins w:id="1991" w:author="Gabriel Correa" w:date="2015-08-28T03:26:00Z"/>
        </w:trPr>
        <w:tc>
          <w:tcPr>
            <w:tcW w:w="1418" w:type="dxa"/>
            <w:vAlign w:val="bottom"/>
            <w:tcPrChange w:id="1992" w:author="Gabriel Correa" w:date="2015-08-28T03:26:00Z">
              <w:tcPr>
                <w:tcW w:w="1418" w:type="dxa"/>
                <w:vAlign w:val="bottom"/>
              </w:tcPr>
            </w:tcPrChange>
          </w:tcPr>
          <w:p w:rsidR="004C2708" w:rsidRPr="0084013E" w:rsidRDefault="004C2708" w:rsidP="00BF7FE6">
            <w:pPr>
              <w:jc w:val="center"/>
              <w:rPr>
                <w:ins w:id="1993" w:author="Gabriel Correa" w:date="2015-08-28T03:26:00Z"/>
                <w:rFonts w:ascii="Calibri" w:eastAsia="Times New Roman" w:hAnsi="Calibri" w:cs="Calibri"/>
                <w:color w:val="000000"/>
                <w:sz w:val="22"/>
              </w:rPr>
            </w:pPr>
            <w:ins w:id="1994" w:author="Gabriel Correa" w:date="2015-08-28T03:26:00Z">
              <w:r w:rsidRPr="0084013E">
                <w:rPr>
                  <w:rFonts w:ascii="Calibri" w:eastAsia="Times New Roman" w:hAnsi="Calibri" w:cs="Calibri"/>
                  <w:color w:val="000000"/>
                  <w:sz w:val="22"/>
                </w:rPr>
                <w:t>0.93</w:t>
              </w:r>
            </w:ins>
          </w:p>
        </w:tc>
        <w:tc>
          <w:tcPr>
            <w:tcW w:w="1559" w:type="dxa"/>
            <w:vAlign w:val="bottom"/>
            <w:tcPrChange w:id="1995" w:author="Gabriel Correa" w:date="2015-08-28T03:26:00Z">
              <w:tcPr>
                <w:tcW w:w="1559" w:type="dxa"/>
                <w:vAlign w:val="bottom"/>
              </w:tcPr>
            </w:tcPrChange>
          </w:tcPr>
          <w:p w:rsidR="004C2708" w:rsidRPr="0084013E" w:rsidRDefault="004C2708" w:rsidP="00BF7FE6">
            <w:pPr>
              <w:jc w:val="center"/>
              <w:rPr>
                <w:ins w:id="1996" w:author="Gabriel Correa" w:date="2015-08-28T03:26:00Z"/>
                <w:rFonts w:ascii="Calibri" w:eastAsia="Times New Roman" w:hAnsi="Calibri" w:cs="Calibri"/>
                <w:color w:val="000000"/>
                <w:sz w:val="22"/>
              </w:rPr>
            </w:pPr>
            <w:ins w:id="1997" w:author="Gabriel Correa" w:date="2015-08-28T03:26:00Z">
              <w:r w:rsidRPr="0084013E">
                <w:rPr>
                  <w:rFonts w:ascii="Calibri" w:eastAsia="Times New Roman" w:hAnsi="Calibri" w:cs="Calibri"/>
                  <w:color w:val="000000"/>
                  <w:sz w:val="22"/>
                </w:rPr>
                <w:t>0.77</w:t>
              </w:r>
            </w:ins>
          </w:p>
        </w:tc>
        <w:tc>
          <w:tcPr>
            <w:tcW w:w="1136" w:type="dxa"/>
            <w:vAlign w:val="bottom"/>
            <w:tcPrChange w:id="1998" w:author="Gabriel Correa" w:date="2015-08-28T03:26:00Z">
              <w:tcPr>
                <w:tcW w:w="1136" w:type="dxa"/>
                <w:vAlign w:val="bottom"/>
              </w:tcPr>
            </w:tcPrChange>
          </w:tcPr>
          <w:p w:rsidR="004C2708" w:rsidRPr="0084013E" w:rsidRDefault="004C2708" w:rsidP="00BF7FE6">
            <w:pPr>
              <w:jc w:val="center"/>
              <w:rPr>
                <w:ins w:id="1999" w:author="Gabriel Correa" w:date="2015-08-28T03:26:00Z"/>
                <w:rFonts w:ascii="Calibri" w:eastAsia="Times New Roman" w:hAnsi="Calibri" w:cs="Calibri"/>
                <w:color w:val="000000"/>
                <w:sz w:val="22"/>
              </w:rPr>
            </w:pPr>
            <w:ins w:id="2000" w:author="Gabriel Correa" w:date="2015-08-28T03:26:00Z">
              <w:r w:rsidRPr="0084013E">
                <w:rPr>
                  <w:rFonts w:ascii="Calibri" w:eastAsia="Times New Roman" w:hAnsi="Calibri" w:cs="Calibri"/>
                  <w:color w:val="000000"/>
                  <w:sz w:val="22"/>
                </w:rPr>
                <w:t>0.66</w:t>
              </w:r>
            </w:ins>
          </w:p>
        </w:tc>
        <w:tc>
          <w:tcPr>
            <w:tcW w:w="2268" w:type="dxa"/>
            <w:vAlign w:val="bottom"/>
            <w:tcPrChange w:id="2001" w:author="Gabriel Correa" w:date="2015-08-28T03:26:00Z">
              <w:tcPr>
                <w:tcW w:w="2268" w:type="dxa"/>
                <w:vAlign w:val="bottom"/>
              </w:tcPr>
            </w:tcPrChange>
          </w:tcPr>
          <w:p w:rsidR="004C2708" w:rsidRPr="0084013E" w:rsidRDefault="004C2708" w:rsidP="00B10007">
            <w:pPr>
              <w:jc w:val="center"/>
              <w:rPr>
                <w:ins w:id="2002" w:author="Gabriel Correa" w:date="2015-08-28T03:26:00Z"/>
                <w:rFonts w:ascii="Calibri" w:eastAsia="Times New Roman" w:hAnsi="Calibri" w:cs="Calibri"/>
                <w:color w:val="000000"/>
                <w:sz w:val="22"/>
              </w:rPr>
            </w:pPr>
            <w:ins w:id="2003" w:author="Gabriel Correa" w:date="2015-08-28T03:26:00Z">
              <w:r w:rsidRPr="0084013E">
                <w:rPr>
                  <w:rFonts w:ascii="Calibri" w:eastAsia="Times New Roman" w:hAnsi="Calibri" w:cs="Calibri"/>
                  <w:color w:val="000000"/>
                  <w:sz w:val="22"/>
                </w:rPr>
                <w:t>excelente</w:t>
              </w:r>
            </w:ins>
          </w:p>
        </w:tc>
      </w:tr>
      <w:tr w:rsidR="004C2708" w:rsidTr="004C2708">
        <w:tblPrEx>
          <w:tblPrExChange w:id="2004" w:author="Gabriel Correa" w:date="2015-08-28T03:26:00Z">
            <w:tblPrEx>
              <w:tblW w:w="6381" w:type="dxa"/>
            </w:tblPrEx>
          </w:tblPrExChange>
        </w:tblPrEx>
        <w:trPr>
          <w:jc w:val="center"/>
          <w:ins w:id="2005" w:author="Gabriel Correa" w:date="2015-08-28T03:26:00Z"/>
        </w:trPr>
        <w:tc>
          <w:tcPr>
            <w:tcW w:w="1418" w:type="dxa"/>
            <w:vAlign w:val="bottom"/>
            <w:tcPrChange w:id="2006" w:author="Gabriel Correa" w:date="2015-08-28T03:26:00Z">
              <w:tcPr>
                <w:tcW w:w="1418" w:type="dxa"/>
                <w:vAlign w:val="bottom"/>
              </w:tcPr>
            </w:tcPrChange>
          </w:tcPr>
          <w:p w:rsidR="004C2708" w:rsidRPr="0084013E" w:rsidRDefault="004C2708" w:rsidP="00BF7FE6">
            <w:pPr>
              <w:jc w:val="center"/>
              <w:rPr>
                <w:ins w:id="2007" w:author="Gabriel Correa" w:date="2015-08-28T03:26:00Z"/>
                <w:rFonts w:ascii="Calibri" w:eastAsia="Times New Roman" w:hAnsi="Calibri" w:cs="Calibri"/>
                <w:color w:val="000000"/>
                <w:sz w:val="22"/>
              </w:rPr>
            </w:pPr>
            <w:ins w:id="2008" w:author="Gabriel Correa" w:date="2015-08-28T03:26:00Z">
              <w:r w:rsidRPr="0084013E">
                <w:rPr>
                  <w:rFonts w:ascii="Calibri" w:eastAsia="Times New Roman" w:hAnsi="Calibri" w:cs="Calibri"/>
                  <w:color w:val="000000"/>
                  <w:sz w:val="22"/>
                </w:rPr>
                <w:t>0.89</w:t>
              </w:r>
            </w:ins>
          </w:p>
        </w:tc>
        <w:tc>
          <w:tcPr>
            <w:tcW w:w="1559" w:type="dxa"/>
            <w:vAlign w:val="bottom"/>
            <w:tcPrChange w:id="2009" w:author="Gabriel Correa" w:date="2015-08-28T03:26:00Z">
              <w:tcPr>
                <w:tcW w:w="1559" w:type="dxa"/>
                <w:vAlign w:val="bottom"/>
              </w:tcPr>
            </w:tcPrChange>
          </w:tcPr>
          <w:p w:rsidR="004C2708" w:rsidRPr="0084013E" w:rsidRDefault="004C2708" w:rsidP="00BF7FE6">
            <w:pPr>
              <w:jc w:val="center"/>
              <w:rPr>
                <w:ins w:id="2010" w:author="Gabriel Correa" w:date="2015-08-28T03:26:00Z"/>
                <w:rFonts w:ascii="Calibri" w:eastAsia="Times New Roman" w:hAnsi="Calibri" w:cs="Calibri"/>
                <w:color w:val="000000"/>
                <w:sz w:val="22"/>
              </w:rPr>
            </w:pPr>
            <w:ins w:id="2011" w:author="Gabriel Correa" w:date="2015-08-28T03:26:00Z">
              <w:r w:rsidRPr="0084013E">
                <w:rPr>
                  <w:rFonts w:ascii="Calibri" w:eastAsia="Times New Roman" w:hAnsi="Calibri" w:cs="Calibri"/>
                  <w:color w:val="000000"/>
                  <w:sz w:val="22"/>
                </w:rPr>
                <w:t>0.78</w:t>
              </w:r>
            </w:ins>
          </w:p>
        </w:tc>
        <w:tc>
          <w:tcPr>
            <w:tcW w:w="1136" w:type="dxa"/>
            <w:vAlign w:val="bottom"/>
            <w:tcPrChange w:id="2012" w:author="Gabriel Correa" w:date="2015-08-28T03:26:00Z">
              <w:tcPr>
                <w:tcW w:w="1136" w:type="dxa"/>
                <w:vAlign w:val="bottom"/>
              </w:tcPr>
            </w:tcPrChange>
          </w:tcPr>
          <w:p w:rsidR="004C2708" w:rsidRPr="0084013E" w:rsidRDefault="004C2708" w:rsidP="00BF7FE6">
            <w:pPr>
              <w:jc w:val="center"/>
              <w:rPr>
                <w:ins w:id="2013" w:author="Gabriel Correa" w:date="2015-08-28T03:26:00Z"/>
                <w:rFonts w:ascii="Calibri" w:eastAsia="Times New Roman" w:hAnsi="Calibri" w:cs="Calibri"/>
                <w:color w:val="000000"/>
                <w:sz w:val="22"/>
              </w:rPr>
            </w:pPr>
            <w:ins w:id="2014" w:author="Gabriel Correa" w:date="2015-08-28T03:26:00Z">
              <w:r w:rsidRPr="0084013E">
                <w:rPr>
                  <w:rFonts w:ascii="Calibri" w:eastAsia="Times New Roman" w:hAnsi="Calibri" w:cs="Calibri"/>
                  <w:color w:val="000000"/>
                  <w:sz w:val="22"/>
                </w:rPr>
                <w:t>0.7</w:t>
              </w:r>
            </w:ins>
          </w:p>
        </w:tc>
        <w:tc>
          <w:tcPr>
            <w:tcW w:w="2268" w:type="dxa"/>
            <w:vAlign w:val="bottom"/>
            <w:tcPrChange w:id="2015" w:author="Gabriel Correa" w:date="2015-08-28T03:26:00Z">
              <w:tcPr>
                <w:tcW w:w="2268" w:type="dxa"/>
                <w:vAlign w:val="bottom"/>
              </w:tcPr>
            </w:tcPrChange>
          </w:tcPr>
          <w:p w:rsidR="004C2708" w:rsidRPr="0084013E" w:rsidRDefault="004C2708" w:rsidP="00B10007">
            <w:pPr>
              <w:jc w:val="center"/>
              <w:rPr>
                <w:ins w:id="2016" w:author="Gabriel Correa" w:date="2015-08-28T03:26:00Z"/>
                <w:rFonts w:ascii="Calibri" w:eastAsia="Times New Roman" w:hAnsi="Calibri" w:cs="Calibri"/>
                <w:color w:val="000000"/>
                <w:sz w:val="22"/>
              </w:rPr>
            </w:pPr>
            <w:ins w:id="2017" w:author="Gabriel Correa" w:date="2015-08-28T03:26:00Z">
              <w:r w:rsidRPr="0084013E">
                <w:rPr>
                  <w:rFonts w:ascii="Calibri" w:eastAsia="Times New Roman" w:hAnsi="Calibri" w:cs="Calibri"/>
                  <w:color w:val="000000"/>
                  <w:sz w:val="22"/>
                </w:rPr>
                <w:t>bueno</w:t>
              </w:r>
            </w:ins>
          </w:p>
        </w:tc>
      </w:tr>
      <w:tr w:rsidR="004C2708" w:rsidTr="004C2708">
        <w:tblPrEx>
          <w:tblPrExChange w:id="2018" w:author="Gabriel Correa" w:date="2015-08-28T03:26:00Z">
            <w:tblPrEx>
              <w:tblW w:w="6381" w:type="dxa"/>
            </w:tblPrEx>
          </w:tblPrExChange>
        </w:tblPrEx>
        <w:trPr>
          <w:jc w:val="center"/>
          <w:ins w:id="2019" w:author="Gabriel Correa" w:date="2015-08-28T03:26:00Z"/>
        </w:trPr>
        <w:tc>
          <w:tcPr>
            <w:tcW w:w="1418" w:type="dxa"/>
            <w:vAlign w:val="bottom"/>
            <w:tcPrChange w:id="2020" w:author="Gabriel Correa" w:date="2015-08-28T03:26:00Z">
              <w:tcPr>
                <w:tcW w:w="1418" w:type="dxa"/>
                <w:vAlign w:val="bottom"/>
              </w:tcPr>
            </w:tcPrChange>
          </w:tcPr>
          <w:p w:rsidR="004C2708" w:rsidRPr="0084013E" w:rsidRDefault="004C2708" w:rsidP="00BF7FE6">
            <w:pPr>
              <w:jc w:val="center"/>
              <w:rPr>
                <w:ins w:id="2021" w:author="Gabriel Correa" w:date="2015-08-28T03:26:00Z"/>
                <w:rFonts w:ascii="Calibri" w:eastAsia="Times New Roman" w:hAnsi="Calibri" w:cs="Calibri"/>
                <w:color w:val="000000"/>
                <w:sz w:val="22"/>
              </w:rPr>
            </w:pPr>
            <w:ins w:id="2022" w:author="Gabriel Correa" w:date="2015-08-28T03:26:00Z">
              <w:r w:rsidRPr="0084013E">
                <w:rPr>
                  <w:rFonts w:ascii="Calibri" w:eastAsia="Times New Roman" w:hAnsi="Calibri" w:cs="Calibri"/>
                  <w:color w:val="000000"/>
                  <w:sz w:val="22"/>
                </w:rPr>
                <w:t>0.89</w:t>
              </w:r>
            </w:ins>
          </w:p>
        </w:tc>
        <w:tc>
          <w:tcPr>
            <w:tcW w:w="1559" w:type="dxa"/>
            <w:vAlign w:val="bottom"/>
            <w:tcPrChange w:id="2023" w:author="Gabriel Correa" w:date="2015-08-28T03:26:00Z">
              <w:tcPr>
                <w:tcW w:w="1559" w:type="dxa"/>
                <w:vAlign w:val="bottom"/>
              </w:tcPr>
            </w:tcPrChange>
          </w:tcPr>
          <w:p w:rsidR="004C2708" w:rsidRPr="0084013E" w:rsidRDefault="004C2708" w:rsidP="00BF7FE6">
            <w:pPr>
              <w:jc w:val="center"/>
              <w:rPr>
                <w:ins w:id="2024" w:author="Gabriel Correa" w:date="2015-08-28T03:26:00Z"/>
                <w:rFonts w:ascii="Calibri" w:eastAsia="Times New Roman" w:hAnsi="Calibri" w:cs="Calibri"/>
                <w:color w:val="000000"/>
                <w:sz w:val="22"/>
              </w:rPr>
            </w:pPr>
            <w:ins w:id="2025" w:author="Gabriel Correa" w:date="2015-08-28T03:26:00Z">
              <w:r w:rsidRPr="0084013E">
                <w:rPr>
                  <w:rFonts w:ascii="Calibri" w:eastAsia="Times New Roman" w:hAnsi="Calibri" w:cs="Calibri"/>
                  <w:color w:val="000000"/>
                  <w:sz w:val="22"/>
                </w:rPr>
                <w:t>0.75</w:t>
              </w:r>
            </w:ins>
          </w:p>
        </w:tc>
        <w:tc>
          <w:tcPr>
            <w:tcW w:w="1136" w:type="dxa"/>
            <w:vAlign w:val="bottom"/>
            <w:tcPrChange w:id="2026" w:author="Gabriel Correa" w:date="2015-08-28T03:26:00Z">
              <w:tcPr>
                <w:tcW w:w="1136" w:type="dxa"/>
                <w:vAlign w:val="bottom"/>
              </w:tcPr>
            </w:tcPrChange>
          </w:tcPr>
          <w:p w:rsidR="004C2708" w:rsidRPr="0084013E" w:rsidRDefault="004C2708" w:rsidP="00BF7FE6">
            <w:pPr>
              <w:jc w:val="center"/>
              <w:rPr>
                <w:ins w:id="2027" w:author="Gabriel Correa" w:date="2015-08-28T03:26:00Z"/>
                <w:rFonts w:ascii="Calibri" w:eastAsia="Times New Roman" w:hAnsi="Calibri" w:cs="Calibri"/>
                <w:color w:val="000000"/>
                <w:sz w:val="22"/>
              </w:rPr>
            </w:pPr>
            <w:ins w:id="2028" w:author="Gabriel Correa" w:date="2015-08-28T03:26:00Z">
              <w:r w:rsidRPr="0084013E">
                <w:rPr>
                  <w:rFonts w:ascii="Calibri" w:eastAsia="Times New Roman" w:hAnsi="Calibri" w:cs="Calibri"/>
                  <w:color w:val="000000"/>
                  <w:sz w:val="22"/>
                </w:rPr>
                <w:t>0.65</w:t>
              </w:r>
            </w:ins>
          </w:p>
        </w:tc>
        <w:tc>
          <w:tcPr>
            <w:tcW w:w="2268" w:type="dxa"/>
            <w:vAlign w:val="bottom"/>
            <w:tcPrChange w:id="2029" w:author="Gabriel Correa" w:date="2015-08-28T03:26:00Z">
              <w:tcPr>
                <w:tcW w:w="2268" w:type="dxa"/>
                <w:vAlign w:val="bottom"/>
              </w:tcPr>
            </w:tcPrChange>
          </w:tcPr>
          <w:p w:rsidR="004C2708" w:rsidRPr="0084013E" w:rsidRDefault="004C2708" w:rsidP="00B10007">
            <w:pPr>
              <w:jc w:val="center"/>
              <w:rPr>
                <w:ins w:id="2030" w:author="Gabriel Correa" w:date="2015-08-28T03:26:00Z"/>
                <w:rFonts w:ascii="Calibri" w:eastAsia="Times New Roman" w:hAnsi="Calibri" w:cs="Calibri"/>
                <w:color w:val="000000"/>
                <w:sz w:val="22"/>
              </w:rPr>
            </w:pPr>
            <w:ins w:id="2031" w:author="Gabriel Correa" w:date="2015-08-28T03:26:00Z">
              <w:r w:rsidRPr="0084013E">
                <w:rPr>
                  <w:rFonts w:ascii="Calibri" w:eastAsia="Times New Roman" w:hAnsi="Calibri" w:cs="Calibri"/>
                  <w:color w:val="000000"/>
                  <w:sz w:val="22"/>
                </w:rPr>
                <w:t>bueno</w:t>
              </w:r>
            </w:ins>
          </w:p>
        </w:tc>
      </w:tr>
      <w:tr w:rsidR="004C2708" w:rsidTr="004C2708">
        <w:tblPrEx>
          <w:tblPrExChange w:id="2032" w:author="Gabriel Correa" w:date="2015-08-28T03:26:00Z">
            <w:tblPrEx>
              <w:tblW w:w="6381" w:type="dxa"/>
            </w:tblPrEx>
          </w:tblPrExChange>
        </w:tblPrEx>
        <w:trPr>
          <w:jc w:val="center"/>
          <w:ins w:id="2033" w:author="Gabriel Correa" w:date="2015-08-28T03:26:00Z"/>
        </w:trPr>
        <w:tc>
          <w:tcPr>
            <w:tcW w:w="1418" w:type="dxa"/>
            <w:vAlign w:val="bottom"/>
            <w:tcPrChange w:id="2034" w:author="Gabriel Correa" w:date="2015-08-28T03:26:00Z">
              <w:tcPr>
                <w:tcW w:w="1418" w:type="dxa"/>
                <w:vAlign w:val="bottom"/>
              </w:tcPr>
            </w:tcPrChange>
          </w:tcPr>
          <w:p w:rsidR="004C2708" w:rsidRPr="0084013E" w:rsidRDefault="004C2708" w:rsidP="00BF7FE6">
            <w:pPr>
              <w:jc w:val="center"/>
              <w:rPr>
                <w:ins w:id="2035" w:author="Gabriel Correa" w:date="2015-08-28T03:26:00Z"/>
                <w:rFonts w:ascii="Calibri" w:eastAsia="Times New Roman" w:hAnsi="Calibri" w:cs="Calibri"/>
                <w:color w:val="000000"/>
                <w:sz w:val="22"/>
              </w:rPr>
            </w:pPr>
            <w:ins w:id="2036" w:author="Gabriel Correa" w:date="2015-08-28T03:26:00Z">
              <w:r w:rsidRPr="0084013E">
                <w:rPr>
                  <w:rFonts w:ascii="Calibri" w:eastAsia="Times New Roman" w:hAnsi="Calibri" w:cs="Calibri"/>
                  <w:color w:val="000000"/>
                  <w:sz w:val="22"/>
                </w:rPr>
                <w:t>0.8</w:t>
              </w:r>
            </w:ins>
          </w:p>
        </w:tc>
        <w:tc>
          <w:tcPr>
            <w:tcW w:w="1559" w:type="dxa"/>
            <w:vAlign w:val="bottom"/>
            <w:tcPrChange w:id="2037" w:author="Gabriel Correa" w:date="2015-08-28T03:26:00Z">
              <w:tcPr>
                <w:tcW w:w="1559" w:type="dxa"/>
                <w:vAlign w:val="bottom"/>
              </w:tcPr>
            </w:tcPrChange>
          </w:tcPr>
          <w:p w:rsidR="004C2708" w:rsidRPr="0084013E" w:rsidRDefault="004C2708" w:rsidP="00BF7FE6">
            <w:pPr>
              <w:jc w:val="center"/>
              <w:rPr>
                <w:ins w:id="2038" w:author="Gabriel Correa" w:date="2015-08-28T03:26:00Z"/>
                <w:rFonts w:ascii="Calibri" w:eastAsia="Times New Roman" w:hAnsi="Calibri" w:cs="Calibri"/>
                <w:color w:val="000000"/>
                <w:sz w:val="22"/>
              </w:rPr>
            </w:pPr>
            <w:ins w:id="2039" w:author="Gabriel Correa" w:date="2015-08-28T03:26:00Z">
              <w:r w:rsidRPr="0084013E">
                <w:rPr>
                  <w:rFonts w:ascii="Calibri" w:eastAsia="Times New Roman" w:hAnsi="Calibri" w:cs="Calibri"/>
                  <w:color w:val="000000"/>
                  <w:sz w:val="22"/>
                </w:rPr>
                <w:t>0.80</w:t>
              </w:r>
            </w:ins>
          </w:p>
        </w:tc>
        <w:tc>
          <w:tcPr>
            <w:tcW w:w="1136" w:type="dxa"/>
            <w:vAlign w:val="bottom"/>
            <w:tcPrChange w:id="2040" w:author="Gabriel Correa" w:date="2015-08-28T03:26:00Z">
              <w:tcPr>
                <w:tcW w:w="1136" w:type="dxa"/>
                <w:vAlign w:val="bottom"/>
              </w:tcPr>
            </w:tcPrChange>
          </w:tcPr>
          <w:p w:rsidR="004C2708" w:rsidRPr="0084013E" w:rsidRDefault="004C2708" w:rsidP="00BF7FE6">
            <w:pPr>
              <w:jc w:val="center"/>
              <w:rPr>
                <w:ins w:id="2041" w:author="Gabriel Correa" w:date="2015-08-28T03:26:00Z"/>
                <w:rFonts w:ascii="Calibri" w:eastAsia="Times New Roman" w:hAnsi="Calibri" w:cs="Calibri"/>
                <w:color w:val="000000"/>
                <w:sz w:val="22"/>
              </w:rPr>
            </w:pPr>
            <w:ins w:id="2042" w:author="Gabriel Correa" w:date="2015-08-28T03:26:00Z">
              <w:r w:rsidRPr="0084013E">
                <w:rPr>
                  <w:rFonts w:ascii="Calibri" w:eastAsia="Times New Roman" w:hAnsi="Calibri" w:cs="Calibri"/>
                  <w:color w:val="000000"/>
                  <w:sz w:val="22"/>
                </w:rPr>
                <w:t>0.8</w:t>
              </w:r>
            </w:ins>
          </w:p>
        </w:tc>
        <w:tc>
          <w:tcPr>
            <w:tcW w:w="2268" w:type="dxa"/>
            <w:vAlign w:val="bottom"/>
            <w:tcPrChange w:id="2043" w:author="Gabriel Correa" w:date="2015-08-28T03:26:00Z">
              <w:tcPr>
                <w:tcW w:w="2268" w:type="dxa"/>
                <w:vAlign w:val="bottom"/>
              </w:tcPr>
            </w:tcPrChange>
          </w:tcPr>
          <w:p w:rsidR="004C2708" w:rsidRPr="0084013E" w:rsidRDefault="004C2708" w:rsidP="00B10007">
            <w:pPr>
              <w:jc w:val="center"/>
              <w:rPr>
                <w:ins w:id="2044" w:author="Gabriel Correa" w:date="2015-08-28T03:26:00Z"/>
                <w:rFonts w:ascii="Calibri" w:eastAsia="Times New Roman" w:hAnsi="Calibri" w:cs="Calibri"/>
                <w:color w:val="000000"/>
                <w:sz w:val="22"/>
              </w:rPr>
            </w:pPr>
            <w:ins w:id="2045" w:author="Gabriel Correa" w:date="2015-08-28T03:26:00Z">
              <w:r w:rsidRPr="0084013E">
                <w:rPr>
                  <w:rFonts w:ascii="Calibri" w:eastAsia="Times New Roman" w:hAnsi="Calibri" w:cs="Calibri"/>
                  <w:color w:val="000000"/>
                  <w:sz w:val="22"/>
                </w:rPr>
                <w:t>bueno/regular</w:t>
              </w:r>
            </w:ins>
          </w:p>
        </w:tc>
      </w:tr>
      <w:tr w:rsidR="004C2708" w:rsidTr="004C2708">
        <w:tblPrEx>
          <w:tblPrExChange w:id="2046" w:author="Gabriel Correa" w:date="2015-08-28T03:26:00Z">
            <w:tblPrEx>
              <w:tblW w:w="6381" w:type="dxa"/>
            </w:tblPrEx>
          </w:tblPrExChange>
        </w:tblPrEx>
        <w:trPr>
          <w:jc w:val="center"/>
          <w:ins w:id="2047" w:author="Gabriel Correa" w:date="2015-08-28T03:26:00Z"/>
        </w:trPr>
        <w:tc>
          <w:tcPr>
            <w:tcW w:w="1418" w:type="dxa"/>
            <w:vAlign w:val="bottom"/>
            <w:tcPrChange w:id="2048" w:author="Gabriel Correa" w:date="2015-08-28T03:26:00Z">
              <w:tcPr>
                <w:tcW w:w="1418" w:type="dxa"/>
                <w:vAlign w:val="bottom"/>
              </w:tcPr>
            </w:tcPrChange>
          </w:tcPr>
          <w:p w:rsidR="004C2708" w:rsidRPr="0084013E" w:rsidRDefault="004C2708" w:rsidP="00BF7FE6">
            <w:pPr>
              <w:jc w:val="center"/>
              <w:rPr>
                <w:ins w:id="2049" w:author="Gabriel Correa" w:date="2015-08-28T03:26:00Z"/>
                <w:rFonts w:ascii="Calibri" w:eastAsia="Times New Roman" w:hAnsi="Calibri" w:cs="Calibri"/>
                <w:color w:val="000000"/>
                <w:sz w:val="22"/>
              </w:rPr>
            </w:pPr>
            <w:ins w:id="2050" w:author="Gabriel Correa" w:date="2015-08-28T03:26:00Z">
              <w:r w:rsidRPr="0084013E">
                <w:rPr>
                  <w:rFonts w:ascii="Calibri" w:eastAsia="Times New Roman" w:hAnsi="Calibri" w:cs="Calibri"/>
                  <w:color w:val="000000"/>
                  <w:sz w:val="22"/>
                </w:rPr>
                <w:t>0.6</w:t>
              </w:r>
            </w:ins>
          </w:p>
        </w:tc>
        <w:tc>
          <w:tcPr>
            <w:tcW w:w="1559" w:type="dxa"/>
            <w:vAlign w:val="bottom"/>
            <w:tcPrChange w:id="2051" w:author="Gabriel Correa" w:date="2015-08-28T03:26:00Z">
              <w:tcPr>
                <w:tcW w:w="1559" w:type="dxa"/>
                <w:vAlign w:val="bottom"/>
              </w:tcPr>
            </w:tcPrChange>
          </w:tcPr>
          <w:p w:rsidR="004C2708" w:rsidRPr="0084013E" w:rsidRDefault="004C2708" w:rsidP="00BF7FE6">
            <w:pPr>
              <w:jc w:val="center"/>
              <w:rPr>
                <w:ins w:id="2052" w:author="Gabriel Correa" w:date="2015-08-28T03:26:00Z"/>
                <w:rFonts w:ascii="Calibri" w:eastAsia="Times New Roman" w:hAnsi="Calibri" w:cs="Calibri"/>
                <w:color w:val="000000"/>
                <w:sz w:val="22"/>
              </w:rPr>
            </w:pPr>
            <w:ins w:id="2053" w:author="Gabriel Correa" w:date="2015-08-28T03:26:00Z">
              <w:r w:rsidRPr="0084013E">
                <w:rPr>
                  <w:rFonts w:ascii="Calibri" w:eastAsia="Times New Roman" w:hAnsi="Calibri" w:cs="Calibri"/>
                  <w:color w:val="000000"/>
                  <w:sz w:val="22"/>
                </w:rPr>
                <w:t>0.55</w:t>
              </w:r>
            </w:ins>
          </w:p>
        </w:tc>
        <w:tc>
          <w:tcPr>
            <w:tcW w:w="1136" w:type="dxa"/>
            <w:vAlign w:val="bottom"/>
            <w:tcPrChange w:id="2054" w:author="Gabriel Correa" w:date="2015-08-28T03:26:00Z">
              <w:tcPr>
                <w:tcW w:w="1136" w:type="dxa"/>
                <w:vAlign w:val="bottom"/>
              </w:tcPr>
            </w:tcPrChange>
          </w:tcPr>
          <w:p w:rsidR="004C2708" w:rsidRPr="0084013E" w:rsidRDefault="004C2708" w:rsidP="00BF7FE6">
            <w:pPr>
              <w:jc w:val="center"/>
              <w:rPr>
                <w:ins w:id="2055" w:author="Gabriel Correa" w:date="2015-08-28T03:26:00Z"/>
                <w:rFonts w:ascii="Calibri" w:eastAsia="Times New Roman" w:hAnsi="Calibri" w:cs="Calibri"/>
                <w:color w:val="000000"/>
                <w:sz w:val="22"/>
              </w:rPr>
            </w:pPr>
            <w:ins w:id="2056" w:author="Gabriel Correa" w:date="2015-08-28T03:26:00Z">
              <w:r w:rsidRPr="0084013E">
                <w:rPr>
                  <w:rFonts w:ascii="Calibri" w:eastAsia="Times New Roman" w:hAnsi="Calibri" w:cs="Calibri"/>
                  <w:color w:val="000000"/>
                  <w:sz w:val="22"/>
                </w:rPr>
                <w:t>0.5</w:t>
              </w:r>
            </w:ins>
          </w:p>
        </w:tc>
        <w:tc>
          <w:tcPr>
            <w:tcW w:w="2268" w:type="dxa"/>
            <w:vAlign w:val="bottom"/>
            <w:tcPrChange w:id="2057" w:author="Gabriel Correa" w:date="2015-08-28T03:26:00Z">
              <w:tcPr>
                <w:tcW w:w="2268" w:type="dxa"/>
                <w:vAlign w:val="bottom"/>
              </w:tcPr>
            </w:tcPrChange>
          </w:tcPr>
          <w:p w:rsidR="004C2708" w:rsidRPr="0084013E" w:rsidRDefault="004C2708" w:rsidP="00B10007">
            <w:pPr>
              <w:jc w:val="center"/>
              <w:rPr>
                <w:ins w:id="2058" w:author="Gabriel Correa" w:date="2015-08-28T03:26:00Z"/>
                <w:rFonts w:ascii="Calibri" w:eastAsia="Times New Roman" w:hAnsi="Calibri" w:cs="Calibri"/>
                <w:color w:val="000000"/>
                <w:sz w:val="22"/>
              </w:rPr>
            </w:pPr>
            <w:ins w:id="2059" w:author="Gabriel Correa" w:date="2015-08-28T03:26:00Z">
              <w:r w:rsidRPr="0084013E">
                <w:rPr>
                  <w:rFonts w:ascii="Calibri" w:eastAsia="Times New Roman" w:hAnsi="Calibri" w:cs="Calibri"/>
                  <w:color w:val="000000"/>
                  <w:sz w:val="22"/>
                </w:rPr>
                <w:t>malo</w:t>
              </w:r>
            </w:ins>
          </w:p>
        </w:tc>
      </w:tr>
      <w:tr w:rsidR="004C2708" w:rsidTr="004C2708">
        <w:tblPrEx>
          <w:tblPrExChange w:id="2060" w:author="Gabriel Correa" w:date="2015-08-28T03:26:00Z">
            <w:tblPrEx>
              <w:tblW w:w="6381" w:type="dxa"/>
            </w:tblPrEx>
          </w:tblPrExChange>
        </w:tblPrEx>
        <w:trPr>
          <w:jc w:val="center"/>
          <w:ins w:id="2061" w:author="Gabriel Correa" w:date="2015-08-28T03:26:00Z"/>
        </w:trPr>
        <w:tc>
          <w:tcPr>
            <w:tcW w:w="1418" w:type="dxa"/>
            <w:vAlign w:val="bottom"/>
            <w:tcPrChange w:id="2062" w:author="Gabriel Correa" w:date="2015-08-28T03:26:00Z">
              <w:tcPr>
                <w:tcW w:w="1418" w:type="dxa"/>
                <w:vAlign w:val="bottom"/>
              </w:tcPr>
            </w:tcPrChange>
          </w:tcPr>
          <w:p w:rsidR="004C2708" w:rsidRPr="0084013E" w:rsidRDefault="004C2708" w:rsidP="00BF7FE6">
            <w:pPr>
              <w:jc w:val="center"/>
              <w:rPr>
                <w:ins w:id="2063" w:author="Gabriel Correa" w:date="2015-08-28T03:26:00Z"/>
                <w:rFonts w:ascii="Calibri" w:eastAsia="Times New Roman" w:hAnsi="Calibri" w:cs="Calibri"/>
                <w:color w:val="000000"/>
                <w:sz w:val="22"/>
              </w:rPr>
            </w:pPr>
            <w:ins w:id="2064" w:author="Gabriel Correa" w:date="2015-08-28T03:26:00Z">
              <w:r w:rsidRPr="0084013E">
                <w:rPr>
                  <w:rFonts w:ascii="Calibri" w:eastAsia="Times New Roman" w:hAnsi="Calibri" w:cs="Calibri"/>
                  <w:color w:val="000000"/>
                  <w:sz w:val="22"/>
                </w:rPr>
                <w:t>0.4</w:t>
              </w:r>
            </w:ins>
          </w:p>
        </w:tc>
        <w:tc>
          <w:tcPr>
            <w:tcW w:w="1559" w:type="dxa"/>
            <w:vAlign w:val="bottom"/>
            <w:tcPrChange w:id="2065" w:author="Gabriel Correa" w:date="2015-08-28T03:26:00Z">
              <w:tcPr>
                <w:tcW w:w="1559" w:type="dxa"/>
                <w:vAlign w:val="bottom"/>
              </w:tcPr>
            </w:tcPrChange>
          </w:tcPr>
          <w:p w:rsidR="004C2708" w:rsidRPr="0084013E" w:rsidRDefault="004C2708" w:rsidP="00BF7FE6">
            <w:pPr>
              <w:jc w:val="center"/>
              <w:rPr>
                <w:ins w:id="2066" w:author="Gabriel Correa" w:date="2015-08-28T03:26:00Z"/>
                <w:rFonts w:ascii="Calibri" w:eastAsia="Times New Roman" w:hAnsi="Calibri" w:cs="Calibri"/>
                <w:color w:val="000000"/>
                <w:sz w:val="22"/>
              </w:rPr>
            </w:pPr>
            <w:ins w:id="2067" w:author="Gabriel Correa" w:date="2015-08-28T03:26:00Z">
              <w:r w:rsidRPr="0084013E">
                <w:rPr>
                  <w:rFonts w:ascii="Calibri" w:eastAsia="Times New Roman" w:hAnsi="Calibri" w:cs="Calibri"/>
                  <w:color w:val="000000"/>
                  <w:sz w:val="22"/>
                </w:rPr>
                <w:t>0.48</w:t>
              </w:r>
            </w:ins>
          </w:p>
        </w:tc>
        <w:tc>
          <w:tcPr>
            <w:tcW w:w="1136" w:type="dxa"/>
            <w:vAlign w:val="bottom"/>
            <w:tcPrChange w:id="2068" w:author="Gabriel Correa" w:date="2015-08-28T03:26:00Z">
              <w:tcPr>
                <w:tcW w:w="1136" w:type="dxa"/>
                <w:vAlign w:val="bottom"/>
              </w:tcPr>
            </w:tcPrChange>
          </w:tcPr>
          <w:p w:rsidR="004C2708" w:rsidRPr="0084013E" w:rsidRDefault="004C2708" w:rsidP="00BF7FE6">
            <w:pPr>
              <w:jc w:val="center"/>
              <w:rPr>
                <w:ins w:id="2069" w:author="Gabriel Correa" w:date="2015-08-28T03:26:00Z"/>
                <w:rFonts w:ascii="Calibri" w:eastAsia="Times New Roman" w:hAnsi="Calibri" w:cs="Calibri"/>
                <w:color w:val="000000"/>
                <w:sz w:val="22"/>
              </w:rPr>
            </w:pPr>
            <w:ins w:id="2070" w:author="Gabriel Correa" w:date="2015-08-28T03:26:00Z">
              <w:r w:rsidRPr="0084013E">
                <w:rPr>
                  <w:rFonts w:ascii="Calibri" w:eastAsia="Times New Roman" w:hAnsi="Calibri" w:cs="Calibri"/>
                  <w:color w:val="000000"/>
                  <w:sz w:val="22"/>
                </w:rPr>
                <w:t>0.6</w:t>
              </w:r>
            </w:ins>
          </w:p>
        </w:tc>
        <w:tc>
          <w:tcPr>
            <w:tcW w:w="2268" w:type="dxa"/>
            <w:vAlign w:val="bottom"/>
            <w:tcPrChange w:id="2071" w:author="Gabriel Correa" w:date="2015-08-28T03:26:00Z">
              <w:tcPr>
                <w:tcW w:w="2268" w:type="dxa"/>
                <w:vAlign w:val="bottom"/>
              </w:tcPr>
            </w:tcPrChange>
          </w:tcPr>
          <w:p w:rsidR="004C2708" w:rsidRPr="0084013E" w:rsidRDefault="004C2708" w:rsidP="00B10007">
            <w:pPr>
              <w:jc w:val="center"/>
              <w:rPr>
                <w:ins w:id="2072" w:author="Gabriel Correa" w:date="2015-08-28T03:26:00Z"/>
                <w:rFonts w:ascii="Calibri" w:eastAsia="Times New Roman" w:hAnsi="Calibri" w:cs="Calibri"/>
                <w:color w:val="000000"/>
                <w:sz w:val="22"/>
              </w:rPr>
            </w:pPr>
            <w:ins w:id="2073" w:author="Gabriel Correa" w:date="2015-08-28T03:26:00Z">
              <w:r w:rsidRPr="0084013E">
                <w:rPr>
                  <w:rFonts w:ascii="Calibri" w:eastAsia="Times New Roman" w:hAnsi="Calibri" w:cs="Calibri"/>
                  <w:color w:val="000000"/>
                  <w:sz w:val="22"/>
                </w:rPr>
                <w:t>muy malo</w:t>
              </w:r>
            </w:ins>
          </w:p>
        </w:tc>
      </w:tr>
      <w:tr w:rsidR="00BC49A6" w:rsidDel="0084013E" w:rsidTr="004C2708">
        <w:trPr>
          <w:jc w:val="center"/>
          <w:del w:id="2074" w:author="Gabriel Correa" w:date="2015-08-28T03:25:00Z"/>
        </w:trPr>
        <w:tc>
          <w:tcPr>
            <w:tcW w:w="1418" w:type="dxa"/>
            <w:tcPrChange w:id="2075" w:author="Gabriel Correa" w:date="2015-08-28T03:26:00Z">
              <w:tcPr>
                <w:tcW w:w="1418" w:type="dxa"/>
              </w:tcPr>
            </w:tcPrChange>
          </w:tcPr>
          <w:p w:rsidR="00BC49A6" w:rsidRPr="00E02554" w:rsidDel="0084013E" w:rsidRDefault="00BC49A6" w:rsidP="00B10007">
            <w:pPr>
              <w:jc w:val="center"/>
              <w:rPr>
                <w:del w:id="2076" w:author="Gabriel Correa" w:date="2015-08-28T03:25:00Z"/>
              </w:rPr>
            </w:pPr>
            <w:del w:id="2077" w:author="Gabriel Correa" w:date="2015-08-28T03:25:00Z">
              <w:r w:rsidRPr="00E02554" w:rsidDel="0084013E">
                <w:delText>0.85 – 1</w:delText>
              </w:r>
            </w:del>
          </w:p>
        </w:tc>
        <w:tc>
          <w:tcPr>
            <w:tcW w:w="1559" w:type="dxa"/>
            <w:tcPrChange w:id="2078" w:author="Gabriel Correa" w:date="2015-08-28T03:26:00Z">
              <w:tcPr>
                <w:tcW w:w="1559" w:type="dxa"/>
              </w:tcPr>
            </w:tcPrChange>
          </w:tcPr>
          <w:p w:rsidR="00BC49A6" w:rsidRPr="00E02554" w:rsidDel="0084013E" w:rsidRDefault="00BC49A6" w:rsidP="00B10007">
            <w:pPr>
              <w:jc w:val="center"/>
              <w:rPr>
                <w:del w:id="2079" w:author="Gabriel Correa" w:date="2015-08-28T03:25:00Z"/>
              </w:rPr>
            </w:pPr>
          </w:p>
        </w:tc>
        <w:tc>
          <w:tcPr>
            <w:tcW w:w="1136" w:type="dxa"/>
            <w:tcPrChange w:id="2080" w:author="Gabriel Correa" w:date="2015-08-28T03:26:00Z">
              <w:tcPr>
                <w:tcW w:w="1136" w:type="dxa"/>
              </w:tcPr>
            </w:tcPrChange>
          </w:tcPr>
          <w:p w:rsidR="00BC49A6" w:rsidRPr="00E02554" w:rsidDel="0084013E" w:rsidRDefault="00BC49A6" w:rsidP="00B10007">
            <w:pPr>
              <w:jc w:val="center"/>
              <w:rPr>
                <w:del w:id="2081" w:author="Gabriel Correa" w:date="2015-08-28T03:25:00Z"/>
              </w:rPr>
            </w:pPr>
          </w:p>
        </w:tc>
        <w:tc>
          <w:tcPr>
            <w:tcW w:w="2268" w:type="dxa"/>
            <w:tcPrChange w:id="2082" w:author="Gabriel Correa" w:date="2015-08-28T03:26:00Z">
              <w:tcPr>
                <w:tcW w:w="2268" w:type="dxa"/>
              </w:tcPr>
            </w:tcPrChange>
          </w:tcPr>
          <w:p w:rsidR="00BC49A6" w:rsidRPr="00E02554" w:rsidDel="0084013E" w:rsidRDefault="00BC49A6" w:rsidP="00B10007">
            <w:pPr>
              <w:jc w:val="center"/>
              <w:rPr>
                <w:del w:id="2083" w:author="Gabriel Correa" w:date="2015-08-28T03:25:00Z"/>
              </w:rPr>
            </w:pPr>
            <w:del w:id="2084" w:author="Gabriel Correa" w:date="2015-08-28T03:25:00Z">
              <w:r w:rsidRPr="00E02554" w:rsidDel="0084013E">
                <w:delText>Bueno</w:delText>
              </w:r>
            </w:del>
          </w:p>
        </w:tc>
      </w:tr>
      <w:tr w:rsidR="00BC49A6" w:rsidDel="0084013E" w:rsidTr="004C2708">
        <w:trPr>
          <w:jc w:val="center"/>
          <w:del w:id="2085" w:author="Gabriel Correa" w:date="2015-08-28T03:25:00Z"/>
        </w:trPr>
        <w:tc>
          <w:tcPr>
            <w:tcW w:w="1418" w:type="dxa"/>
            <w:tcPrChange w:id="2086" w:author="Gabriel Correa" w:date="2015-08-28T03:26:00Z">
              <w:tcPr>
                <w:tcW w:w="1418" w:type="dxa"/>
              </w:tcPr>
            </w:tcPrChange>
          </w:tcPr>
          <w:p w:rsidR="00BC49A6" w:rsidRPr="00E02554" w:rsidDel="0084013E" w:rsidRDefault="00BC49A6" w:rsidP="00B10007">
            <w:pPr>
              <w:jc w:val="center"/>
              <w:rPr>
                <w:del w:id="2087" w:author="Gabriel Correa" w:date="2015-08-28T03:25:00Z"/>
              </w:rPr>
            </w:pPr>
            <w:del w:id="2088" w:author="Gabriel Correa" w:date="2015-08-28T03:25:00Z">
              <w:r w:rsidRPr="00E02554" w:rsidDel="0084013E">
                <w:delText>0.7 – 0.85</w:delText>
              </w:r>
            </w:del>
          </w:p>
        </w:tc>
        <w:tc>
          <w:tcPr>
            <w:tcW w:w="1559" w:type="dxa"/>
            <w:tcPrChange w:id="2089" w:author="Gabriel Correa" w:date="2015-08-28T03:26:00Z">
              <w:tcPr>
                <w:tcW w:w="1559" w:type="dxa"/>
              </w:tcPr>
            </w:tcPrChange>
          </w:tcPr>
          <w:p w:rsidR="00BC49A6" w:rsidRPr="00E02554" w:rsidDel="0084013E" w:rsidRDefault="00BC49A6" w:rsidP="00B10007">
            <w:pPr>
              <w:jc w:val="center"/>
              <w:rPr>
                <w:del w:id="2090" w:author="Gabriel Correa" w:date="2015-08-28T03:25:00Z"/>
              </w:rPr>
            </w:pPr>
          </w:p>
        </w:tc>
        <w:tc>
          <w:tcPr>
            <w:tcW w:w="1136" w:type="dxa"/>
            <w:tcPrChange w:id="2091" w:author="Gabriel Correa" w:date="2015-08-28T03:26:00Z">
              <w:tcPr>
                <w:tcW w:w="1136" w:type="dxa"/>
              </w:tcPr>
            </w:tcPrChange>
          </w:tcPr>
          <w:p w:rsidR="00BC49A6" w:rsidRPr="00E02554" w:rsidDel="0084013E" w:rsidRDefault="00BC49A6" w:rsidP="00B10007">
            <w:pPr>
              <w:jc w:val="center"/>
              <w:rPr>
                <w:del w:id="2092" w:author="Gabriel Correa" w:date="2015-08-28T03:25:00Z"/>
              </w:rPr>
            </w:pPr>
          </w:p>
        </w:tc>
        <w:tc>
          <w:tcPr>
            <w:tcW w:w="2268" w:type="dxa"/>
            <w:tcPrChange w:id="2093" w:author="Gabriel Correa" w:date="2015-08-28T03:26:00Z">
              <w:tcPr>
                <w:tcW w:w="2268" w:type="dxa"/>
              </w:tcPr>
            </w:tcPrChange>
          </w:tcPr>
          <w:p w:rsidR="00BC49A6" w:rsidRPr="00E02554" w:rsidDel="0084013E" w:rsidRDefault="00BC49A6" w:rsidP="00B10007">
            <w:pPr>
              <w:jc w:val="center"/>
              <w:rPr>
                <w:del w:id="2094" w:author="Gabriel Correa" w:date="2015-08-28T03:25:00Z"/>
              </w:rPr>
            </w:pPr>
            <w:del w:id="2095" w:author="Gabriel Correa" w:date="2015-08-28T03:25:00Z">
              <w:r w:rsidRPr="00E02554" w:rsidDel="0084013E">
                <w:delText>Regular</w:delText>
              </w:r>
            </w:del>
          </w:p>
        </w:tc>
      </w:tr>
      <w:tr w:rsidR="00BC49A6" w:rsidDel="0084013E" w:rsidTr="004C2708">
        <w:trPr>
          <w:jc w:val="center"/>
          <w:del w:id="2096" w:author="Gabriel Correa" w:date="2015-08-28T03:25:00Z"/>
        </w:trPr>
        <w:tc>
          <w:tcPr>
            <w:tcW w:w="1418" w:type="dxa"/>
            <w:tcPrChange w:id="2097" w:author="Gabriel Correa" w:date="2015-08-28T03:26:00Z">
              <w:tcPr>
                <w:tcW w:w="1418" w:type="dxa"/>
              </w:tcPr>
            </w:tcPrChange>
          </w:tcPr>
          <w:p w:rsidR="00BC49A6" w:rsidRPr="00E02554" w:rsidDel="0084013E" w:rsidRDefault="00BC49A6" w:rsidP="00B10007">
            <w:pPr>
              <w:jc w:val="center"/>
              <w:rPr>
                <w:del w:id="2098" w:author="Gabriel Correa" w:date="2015-08-28T03:25:00Z"/>
              </w:rPr>
            </w:pPr>
            <w:del w:id="2099" w:author="Gabriel Correa" w:date="2015-08-28T03:25:00Z">
              <w:r w:rsidRPr="00E02554" w:rsidDel="0084013E">
                <w:delText>0.5 – 0.7</w:delText>
              </w:r>
            </w:del>
          </w:p>
        </w:tc>
        <w:tc>
          <w:tcPr>
            <w:tcW w:w="1559" w:type="dxa"/>
            <w:tcPrChange w:id="2100" w:author="Gabriel Correa" w:date="2015-08-28T03:26:00Z">
              <w:tcPr>
                <w:tcW w:w="1559" w:type="dxa"/>
              </w:tcPr>
            </w:tcPrChange>
          </w:tcPr>
          <w:p w:rsidR="00BC49A6" w:rsidRPr="00E02554" w:rsidDel="0084013E" w:rsidRDefault="00BC49A6" w:rsidP="00B10007">
            <w:pPr>
              <w:jc w:val="center"/>
              <w:rPr>
                <w:del w:id="2101" w:author="Gabriel Correa" w:date="2015-08-28T03:25:00Z"/>
              </w:rPr>
            </w:pPr>
          </w:p>
        </w:tc>
        <w:tc>
          <w:tcPr>
            <w:tcW w:w="1136" w:type="dxa"/>
            <w:tcPrChange w:id="2102" w:author="Gabriel Correa" w:date="2015-08-28T03:26:00Z">
              <w:tcPr>
                <w:tcW w:w="1136" w:type="dxa"/>
              </w:tcPr>
            </w:tcPrChange>
          </w:tcPr>
          <w:p w:rsidR="00BC49A6" w:rsidRPr="00E02554" w:rsidDel="0084013E" w:rsidRDefault="00BC49A6" w:rsidP="00B10007">
            <w:pPr>
              <w:jc w:val="center"/>
              <w:rPr>
                <w:del w:id="2103" w:author="Gabriel Correa" w:date="2015-08-28T03:25:00Z"/>
              </w:rPr>
            </w:pPr>
          </w:p>
        </w:tc>
        <w:tc>
          <w:tcPr>
            <w:tcW w:w="2268" w:type="dxa"/>
            <w:tcPrChange w:id="2104" w:author="Gabriel Correa" w:date="2015-08-28T03:26:00Z">
              <w:tcPr>
                <w:tcW w:w="2268" w:type="dxa"/>
              </w:tcPr>
            </w:tcPrChange>
          </w:tcPr>
          <w:p w:rsidR="00BC49A6" w:rsidRPr="00E02554" w:rsidDel="0084013E" w:rsidRDefault="00BC49A6" w:rsidP="00B10007">
            <w:pPr>
              <w:jc w:val="center"/>
              <w:rPr>
                <w:del w:id="2105" w:author="Gabriel Correa" w:date="2015-08-28T03:25:00Z"/>
              </w:rPr>
            </w:pPr>
            <w:del w:id="2106" w:author="Gabriel Correa" w:date="2015-08-28T03:25:00Z">
              <w:r w:rsidRPr="00E02554" w:rsidDel="0084013E">
                <w:delText>Malo</w:delText>
              </w:r>
            </w:del>
          </w:p>
        </w:tc>
      </w:tr>
    </w:tbl>
    <w:p w:rsidR="00EE2482" w:rsidRPr="00E02554" w:rsidRDefault="00EE2482" w:rsidP="00EE2482"/>
    <w:p w:rsidR="00EE2482" w:rsidRPr="00BF7FE6" w:rsidDel="00794D09" w:rsidRDefault="00EE2482" w:rsidP="00EE2482">
      <w:pPr>
        <w:rPr>
          <w:del w:id="2107" w:author="Gabriel Correa" w:date="2015-08-28T03:27:00Z"/>
        </w:rPr>
      </w:pPr>
      <w:del w:id="2108" w:author="Gabriel Correa" w:date="2015-08-27T23:39:00Z">
        <w:r w:rsidRPr="00E02554" w:rsidDel="00677C9B">
          <w:delText xml:space="preserve">Lo ideal </w:delText>
        </w:r>
      </w:del>
      <w:del w:id="2109" w:author="Gabriel Correa" w:date="2015-08-27T23:38:00Z">
        <w:r w:rsidRPr="00E02554" w:rsidDel="00677C9B">
          <w:delText xml:space="preserve">es un clasificador con </w:delText>
        </w:r>
        <w:r w:rsidR="001868B1" w:rsidRPr="00E02554" w:rsidDel="00677C9B">
          <w:rPr>
            <w:i/>
          </w:rPr>
          <w:delText>F-measure</w:delText>
        </w:r>
        <w:r w:rsidRPr="00E02554" w:rsidDel="00677C9B">
          <w:rPr>
            <w:i/>
          </w:rPr>
          <w:delText xml:space="preserve"> </w:delText>
        </w:r>
        <w:r w:rsidRPr="00E02554" w:rsidDel="00677C9B">
          <w:delText>igual a 1, junto con que ROC Area y Kappa Statistic sean valores buenos según la tabla de arriba. Sin embargo esto es altamente improbable en la práctica es por eso que para comparar modelos se usara el criterio descrito a continuación.</w:delText>
        </w:r>
      </w:del>
    </w:p>
    <w:p w:rsidR="00EE2482" w:rsidRPr="00E02554" w:rsidRDefault="00EE2482" w:rsidP="00EE2482"/>
    <w:tbl>
      <w:tblPr>
        <w:tblStyle w:val="TableNormal"/>
        <w:tblW w:w="7513" w:type="dxa"/>
        <w:tblInd w:w="709" w:type="dxa"/>
        <w:tblLook w:val="04A0" w:firstRow="1" w:lastRow="0" w:firstColumn="1" w:lastColumn="0" w:noHBand="0" w:noVBand="1"/>
      </w:tblPr>
      <w:tblGrid>
        <w:gridCol w:w="7513"/>
      </w:tblGrid>
      <w:tr w:rsidR="00EE2482" w:rsidDel="00794D09" w:rsidTr="00B10007">
        <w:trPr>
          <w:del w:id="2110" w:author="Gabriel Correa" w:date="2015-08-28T03:27:00Z"/>
        </w:trPr>
        <w:tc>
          <w:tcPr>
            <w:tcW w:w="7513" w:type="dxa"/>
          </w:tcPr>
          <w:p w:rsidR="00EE2482" w:rsidRPr="00E02554" w:rsidDel="00794D09" w:rsidRDefault="00EE2482" w:rsidP="00B10007">
            <w:pPr>
              <w:rPr>
                <w:del w:id="2111" w:author="Gabriel Correa" w:date="2015-08-28T03:27:00Z"/>
              </w:rPr>
            </w:pPr>
            <w:del w:id="2112" w:author="Gabriel Correa" w:date="2015-08-28T03:27:00Z">
              <w:r w:rsidRPr="00E02554" w:rsidDel="00794D09">
                <w:rPr>
                  <w:rStyle w:val="nfasisintenso"/>
                </w:rPr>
                <w:delText>Criterio de comparación entre modelos de clasificación en Weka</w:delText>
              </w:r>
            </w:del>
          </w:p>
        </w:tc>
      </w:tr>
      <w:tr w:rsidR="00EE2482" w:rsidDel="00794D09" w:rsidTr="00B10007">
        <w:trPr>
          <w:del w:id="2113" w:author="Gabriel Correa" w:date="2015-08-28T03:27:00Z"/>
        </w:trPr>
        <w:tc>
          <w:tcPr>
            <w:tcW w:w="7513" w:type="dxa"/>
          </w:tcPr>
          <w:p w:rsidR="00B91F8E" w:rsidRPr="00B91F8E" w:rsidDel="00794D09" w:rsidRDefault="00EE2482" w:rsidP="00B91F8E">
            <w:pPr>
              <w:ind w:left="720"/>
              <w:rPr>
                <w:del w:id="2114" w:author="Gabriel Correa" w:date="2015-08-28T03:27:00Z"/>
                <w:rPrChange w:id="2115" w:author="Gabriel Correa" w:date="2015-08-28T02:42:00Z">
                  <w:rPr>
                    <w:del w:id="2116" w:author="Gabriel Correa" w:date="2015-08-28T03:27:00Z"/>
                    <w:i/>
                  </w:rPr>
                </w:rPrChange>
              </w:rPr>
            </w:pPr>
            <w:del w:id="2117" w:author="Gabriel Correa" w:date="2015-08-28T00:47:00Z">
              <w:r w:rsidRPr="00E02554" w:rsidDel="000B3DFC">
                <w:delText>Para obtener los mejores clasificadores se compararán l</w:delText>
              </w:r>
              <w:r w:rsidR="00442427" w:rsidRPr="00E02554" w:rsidDel="000B3DFC">
                <w:delText xml:space="preserve">os valores de </w:delText>
              </w:r>
              <w:r w:rsidR="00442427" w:rsidRPr="00E02554" w:rsidDel="000B3DFC">
                <w:rPr>
                  <w:i/>
                </w:rPr>
                <w:delText>F-measure</w:delText>
              </w:r>
            </w:del>
            <w:del w:id="2118" w:author="Gabriel Correa" w:date="2015-08-27T23:45:00Z">
              <w:r w:rsidR="00442427" w:rsidRPr="00E02554" w:rsidDel="00677C9B">
                <w:delText xml:space="preserve">, </w:delText>
              </w:r>
              <w:r w:rsidR="00442427" w:rsidRPr="00E02554" w:rsidDel="00677C9B">
                <w:rPr>
                  <w:i/>
                </w:rPr>
                <w:delText>recall</w:delText>
              </w:r>
              <w:r w:rsidR="00442427" w:rsidRPr="00E02554" w:rsidDel="00677C9B">
                <w:delText xml:space="preserve"> </w:delText>
              </w:r>
              <w:r w:rsidR="00442427" w:rsidRPr="00E02554" w:rsidDel="000F0B3D">
                <w:delText>y</w:delText>
              </w:r>
            </w:del>
            <w:del w:id="2119" w:author="Gabriel Correa" w:date="2015-08-28T00:47:00Z">
              <w:r w:rsidR="00442427" w:rsidRPr="00E02554" w:rsidDel="000B3DFC">
                <w:delText xml:space="preserve"> </w:delText>
              </w:r>
              <w:r w:rsidR="00442427" w:rsidRPr="00E02554" w:rsidDel="000B3DFC">
                <w:rPr>
                  <w:i/>
                </w:rPr>
                <w:delText>precision</w:delText>
              </w:r>
            </w:del>
            <w:del w:id="2120" w:author="Gabriel Correa" w:date="2015-08-28T00:43:00Z">
              <w:r w:rsidRPr="00E02554" w:rsidDel="000B3DFC">
                <w:delText xml:space="preserve"> </w:delText>
              </w:r>
            </w:del>
            <w:del w:id="2121" w:author="Gabriel Correa" w:date="2015-08-28T00:49:00Z">
              <w:r w:rsidRPr="00E02554" w:rsidDel="000B3DFC">
                <w:delText xml:space="preserve">revisando que </w:delText>
              </w:r>
            </w:del>
            <w:del w:id="2122" w:author="Gabriel Correa" w:date="2015-08-27T23:48:00Z">
              <w:r w:rsidRPr="00E02554" w:rsidDel="000F0B3D">
                <w:delText xml:space="preserve">los valores de las métricas secundarias </w:delText>
              </w:r>
            </w:del>
            <w:del w:id="2123" w:author="Gabriel Correa" w:date="2015-08-27T23:49:00Z">
              <w:r w:rsidRPr="00E02554" w:rsidDel="000F0B3D">
                <w:delText>sean regular o buenas</w:delText>
              </w:r>
            </w:del>
            <w:del w:id="2124" w:author="Gabriel Correa" w:date="2015-08-28T00:49:00Z">
              <w:r w:rsidRPr="00E02554" w:rsidDel="000B3DFC">
                <w:delText>, y si es necesario analizar con mayor detalle se recurrirá a observar la matriz de confusión de cada clasificador.</w:delText>
              </w:r>
            </w:del>
          </w:p>
        </w:tc>
      </w:tr>
    </w:tbl>
    <w:p w:rsidR="00EE2482" w:rsidRPr="00E02554" w:rsidRDefault="00EE2482" w:rsidP="00EE2482">
      <w:pPr>
        <w:rPr>
          <w:rStyle w:val="nfasisintenso"/>
        </w:rPr>
      </w:pPr>
    </w:p>
    <w:p w:rsidR="00EE2482" w:rsidRPr="00E02554" w:rsidRDefault="00EE2482" w:rsidP="00795142">
      <w:pPr>
        <w:pStyle w:val="Ttulo2"/>
      </w:pPr>
      <w:r w:rsidRPr="00E02554">
        <w:rPr>
          <w:rStyle w:val="nfasisintenso"/>
        </w:rPr>
        <w:t>Métricas no usadas:</w:t>
      </w:r>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D471E1">
        <w:fldChar w:fldCharType="separate"/>
      </w:r>
      <w:r w:rsidR="00E159AF">
        <w:t xml:space="preserve">Imagen </w:t>
      </w:r>
      <w:r w:rsidR="00E159AF">
        <w:rPr>
          <w:noProof/>
        </w:rPr>
        <w:t>5</w:t>
      </w:r>
      <w:r w:rsidR="00E159AF">
        <w:t>.</w:t>
      </w:r>
      <w:r w:rsidR="00E159AF">
        <w:rPr>
          <w:noProof/>
        </w:rPr>
        <w:t>5</w:t>
      </w:r>
      <w:r w:rsidRPr="00D471E1">
        <w:fldChar w:fldCharType="end"/>
      </w:r>
      <w:r w:rsidRPr="00E02554">
        <w:t xml:space="preserve"> </w:t>
      </w:r>
      <w:r w:rsidRPr="00D471E1">
        <w:fldChar w:fldCharType="begin"/>
      </w:r>
      <w:r w:rsidRPr="00E02554">
        <w:instrText xml:space="preserve"> REF _Ref427749544 \p \h </w:instrText>
      </w:r>
      <w:r w:rsidRPr="00D471E1">
        <w:fldChar w:fldCharType="separate"/>
      </w:r>
      <w:r w:rsidR="00E159AF">
        <w:t>más adelante</w:t>
      </w:r>
      <w:r w:rsidRPr="00D471E1">
        <w:fldChar w:fldCharType="end"/>
      </w:r>
      <w:r w:rsidRPr="00E02554">
        <w:t xml:space="preserve"> muestra los resultados de un clasificador que puede parecer muy bueno a simple vista pero no necesariamente lo es. El valor ‘</w:t>
      </w:r>
      <w:proofErr w:type="spellStart"/>
      <w:r w:rsidRPr="00E02554">
        <w:rPr>
          <w:i/>
        </w:rPr>
        <w:t>Correctly</w:t>
      </w:r>
      <w:proofErr w:type="spellEnd"/>
      <w:r w:rsidRPr="00E02554">
        <w:rPr>
          <w:i/>
        </w:rPr>
        <w:t xml:space="preserve"> </w:t>
      </w:r>
      <w:proofErr w:type="spellStart"/>
      <w:r w:rsidRPr="00E02554">
        <w:rPr>
          <w:i/>
        </w:rPr>
        <w:t>Classified</w:t>
      </w:r>
      <w:proofErr w:type="spellEnd"/>
      <w:r w:rsidRPr="00E02554">
        <w:rPr>
          <w:i/>
        </w:rPr>
        <w:t xml:space="preserve"> </w:t>
      </w:r>
      <w:proofErr w:type="spellStart"/>
      <w:r w:rsidRPr="00E02554">
        <w:rPr>
          <w:i/>
        </w:rPr>
        <w:t>Instances</w:t>
      </w:r>
      <w:proofErr w:type="spellEnd"/>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w:t>
      </w:r>
      <w:r w:rsidRPr="00E02554">
        <w:lastRenderedPageBreak/>
        <w:t xml:space="preserve">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muy bien las directivas: </w:t>
      </w:r>
      <w:proofErr w:type="spellStart"/>
      <w:r w:rsidRPr="00E02554">
        <w:rPr>
          <w:i/>
        </w:rPr>
        <w:t>recall</w:t>
      </w:r>
      <w:proofErr w:type="spellEnd"/>
      <w:r w:rsidRPr="00E02554">
        <w:t xml:space="preserve"> de </w:t>
      </w:r>
      <w:proofErr w:type="spellStart"/>
      <w:r w:rsidRPr="00E02554">
        <w:t>directive</w:t>
      </w:r>
      <w:proofErr w:type="spellEnd"/>
      <w:r w:rsidRPr="00E02554">
        <w:t xml:space="preserve"> tiene un valor bajo de 0.636 pero </w:t>
      </w:r>
      <w:r w:rsidR="00135330" w:rsidRPr="00E02554">
        <w:t xml:space="preserve">por otra parte tiene </w:t>
      </w:r>
      <w:r w:rsidRPr="00E02554">
        <w:t xml:space="preserve">una buena precisión de 1. Si solo miráramos ROC </w:t>
      </w:r>
      <w:proofErr w:type="spellStart"/>
      <w:r w:rsidRPr="00E02554">
        <w:t>Area</w:t>
      </w:r>
      <w:proofErr w:type="spellEnd"/>
      <w:r w:rsidRPr="00E02554">
        <w:t xml:space="preserve"> y </w:t>
      </w:r>
      <w:proofErr w:type="spellStart"/>
      <w:r w:rsidRPr="00E02554">
        <w:rPr>
          <w:i/>
        </w:rPr>
        <w:t>correctly</w:t>
      </w:r>
      <w:proofErr w:type="spellEnd"/>
      <w:r w:rsidRPr="00E02554">
        <w:rPr>
          <w:i/>
        </w:rPr>
        <w:t xml:space="preserve"> </w:t>
      </w:r>
      <w:proofErr w:type="spellStart"/>
      <w:r w:rsidRPr="00E02554">
        <w:rPr>
          <w:i/>
        </w:rPr>
        <w:t>classified</w:t>
      </w:r>
      <w:proofErr w:type="spellEnd"/>
      <w:r w:rsidRPr="00E02554">
        <w:rPr>
          <w:i/>
        </w:rPr>
        <w:t xml:space="preserve"> </w:t>
      </w:r>
      <w:proofErr w:type="spellStart"/>
      <w:r w:rsidRPr="00E02554">
        <w:rPr>
          <w:i/>
        </w:rPr>
        <w:t>instances</w:t>
      </w:r>
      <w:proofErr w:type="spellEnd"/>
      <w:r w:rsidRPr="00E02554">
        <w:t xml:space="preserve"> no se notaría que el modelo no detecta bien a las directivas. Además, si se usaran los valores de la fila ‘</w:t>
      </w:r>
      <w:proofErr w:type="spellStart"/>
      <w:r w:rsidRPr="00E02554">
        <w:rPr>
          <w:i/>
        </w:rPr>
        <w:t>Weighted</w:t>
      </w:r>
      <w:proofErr w:type="spellEnd"/>
      <w:r w:rsidRPr="00E02554">
        <w:rPr>
          <w:i/>
        </w:rPr>
        <w:t xml:space="preserve"> </w:t>
      </w:r>
      <w:proofErr w:type="spellStart"/>
      <w:r w:rsidRPr="00E02554">
        <w:rPr>
          <w:i/>
        </w:rPr>
        <w:t>Avg</w:t>
      </w:r>
      <w:proofErr w:type="spellEnd"/>
      <w:r w:rsidRPr="00E02554">
        <w:rPr>
          <w:i/>
        </w:rPr>
        <w:t>.</w:t>
      </w:r>
      <w:r w:rsidRPr="00E02554">
        <w:t xml:space="preserve">’ no se notaría que hay un </w:t>
      </w:r>
      <w:proofErr w:type="spellStart"/>
      <w:r w:rsidRPr="00E02554">
        <w:rPr>
          <w:i/>
        </w:rPr>
        <w:t>recall</w:t>
      </w:r>
      <w:proofErr w:type="spellEnd"/>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drawing>
          <wp:inline distT="0" distB="0" distL="0" distR="0" wp14:anchorId="7AE3F3CD" wp14:editId="160CFEC7">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28">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2125" w:name="_Ref427749541"/>
      <w:bookmarkStart w:id="2126" w:name="_Ref427749544"/>
      <w:r>
        <w:t xml:space="preserve">Imagen </w:t>
      </w:r>
      <w:fldSimple w:instr=" STYLEREF 1 \s ">
        <w:r w:rsidR="00E159AF">
          <w:rPr>
            <w:noProof/>
          </w:rPr>
          <w:t>5</w:t>
        </w:r>
      </w:fldSimple>
      <w:r w:rsidR="00146CA9">
        <w:t>.</w:t>
      </w:r>
      <w:fldSimple w:instr=" SEQ Imagen \* ARABIC \s 1 ">
        <w:r w:rsidR="00E159AF">
          <w:rPr>
            <w:noProof/>
          </w:rPr>
          <w:t>5</w:t>
        </w:r>
      </w:fldSimple>
      <w:del w:id="212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2128"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2125"/>
      <w:r>
        <w:t xml:space="preserve">:   Resultados del clasificador llamado </w:t>
      </w:r>
      <w:proofErr w:type="spellStart"/>
      <w:r w:rsidRPr="00473570">
        <w:rPr>
          <w:i/>
        </w:rPr>
        <w:t>One</w:t>
      </w:r>
      <w:proofErr w:type="spellEnd"/>
      <w:r w:rsidRPr="00473570">
        <w:rPr>
          <w:i/>
        </w:rPr>
        <w:t>-R</w:t>
      </w:r>
      <w:r>
        <w:t xml:space="preserve"> sobre los datos preliminares (desbalanceados) para servir de ejemplo de que hay métricas que no representan la calidad de un clasificador para detectar directivas.</w:t>
      </w:r>
      <w:bookmarkEnd w:id="2126"/>
    </w:p>
    <w:p w:rsidR="00135330" w:rsidRPr="00E02554" w:rsidRDefault="00135330" w:rsidP="00135330"/>
    <w:p w:rsidR="004D1858" w:rsidRPr="00E02554" w:rsidDel="00FE0F76" w:rsidRDefault="00795142" w:rsidP="004D1858">
      <w:pPr>
        <w:rPr>
          <w:del w:id="2129" w:author="Gabriel Correa" w:date="2015-08-26T03:38:00Z"/>
        </w:rPr>
      </w:pPr>
      <w:r w:rsidRPr="00E02554" w:rsidDel="00FE0F76">
        <w:t xml:space="preserve"> </w:t>
      </w:r>
      <w:del w:id="2130" w:author="Gabriel Correa" w:date="2015-08-26T03:38:00Z">
        <w:r w:rsidR="004D1858" w:rsidRPr="00E02554" w:rsidDel="00FE0F76">
          <w:delText>[[.. pendiente]]</w:delText>
        </w:r>
        <w:bookmarkStart w:id="2131" w:name="_Toc428443038"/>
        <w:bookmarkStart w:id="2132" w:name="_Toc428443114"/>
        <w:bookmarkEnd w:id="2131"/>
        <w:bookmarkEnd w:id="2132"/>
      </w:del>
    </w:p>
    <w:p w:rsidR="00E62247" w:rsidRDefault="00E62247">
      <w:pPr>
        <w:spacing w:after="200" w:line="276" w:lineRule="auto"/>
        <w:jc w:val="left"/>
        <w:rPr>
          <w:ins w:id="2133" w:author="Gabriel Correa" w:date="2015-08-27T22:56:00Z"/>
          <w:rFonts w:eastAsiaTheme="majorEastAsia" w:cstheme="majorBidi"/>
          <w:b/>
          <w:bCs/>
          <w:color w:val="365F91" w:themeColor="accent1" w:themeShade="BF"/>
          <w:sz w:val="28"/>
          <w:szCs w:val="28"/>
        </w:rPr>
      </w:pPr>
      <w:ins w:id="2134" w:author="Gabriel Correa" w:date="2015-08-27T22:56:00Z">
        <w:r>
          <w:br w:type="page"/>
        </w:r>
      </w:ins>
    </w:p>
    <w:p w:rsidR="00EE2482" w:rsidRDefault="00EE2482" w:rsidP="00EE2482">
      <w:pPr>
        <w:pStyle w:val="Ttulo1"/>
      </w:pPr>
      <w:bookmarkStart w:id="2135" w:name="_Toc428516551"/>
      <w:r>
        <w:lastRenderedPageBreak/>
        <w:t>Resultados</w:t>
      </w:r>
      <w:bookmarkEnd w:id="2135"/>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2136"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D471E1">
        <w:fldChar w:fldCharType="separate"/>
      </w:r>
      <w:r w:rsidR="00E159AF">
        <w:t>5.2</w:t>
      </w:r>
      <w:r w:rsidRPr="00D471E1">
        <w:fldChar w:fldCharType="end"/>
      </w:r>
      <w:ins w:id="2137" w:author="Gabriel Correa" w:date="2015-08-26T03:37:00Z">
        <w:r w:rsidR="0024748E">
          <w:t>.</w:t>
        </w:r>
      </w:ins>
      <w:del w:id="2138" w:author="Gabriel Correa" w:date="2015-08-26T03:37:00Z">
        <w:r w:rsidRPr="00E02554" w:rsidDel="0024748E">
          <w:delText>:</w:delText>
        </w:r>
      </w:del>
      <w:ins w:id="2139" w:author="Gabriel Correa" w:date="2015-08-26T03:37:00Z">
        <w:r w:rsidR="0024748E">
          <w:t xml:space="preserve"> </w:t>
        </w:r>
      </w:ins>
      <w:del w:id="2140" w:author="Gabriel Correa" w:date="2015-08-26T03:37:00Z">
        <w:r w:rsidRPr="00E02554" w:rsidDel="0024748E">
          <w:delText xml:space="preserve"> </w:delText>
        </w:r>
      </w:del>
      <w:del w:id="2141" w:author="Gabriel Correa" w:date="2015-08-26T03:36:00Z">
        <w:r w:rsidRPr="00E02554" w:rsidDel="0024748E">
          <w:delText>‘</w:delText>
        </w:r>
      </w:del>
      <w:del w:id="2142"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2143" w:author="Gabriel Correa" w:date="2015-08-26T03:37:00Z">
        <w:r w:rsidRPr="00D471E1" w:rsidDel="0024748E">
          <w:fldChar w:fldCharType="separate"/>
        </w:r>
      </w:del>
      <w:del w:id="2144" w:author="Gabriel Correa" w:date="2015-08-26T03:09:00Z">
        <w:r w:rsidR="00AF41C2" w:rsidRPr="00E02554" w:rsidDel="005D2320">
          <w:delText>Evaluación del rendimiento de un clasificador</w:delText>
        </w:r>
      </w:del>
      <w:del w:id="2145" w:author="Gabriel Correa" w:date="2015-08-26T03:37:00Z">
        <w:r w:rsidRPr="00D471E1" w:rsidDel="0024748E">
          <w:fldChar w:fldCharType="end"/>
        </w:r>
        <w:r w:rsidRPr="00E02554" w:rsidDel="0024748E">
          <w:delText>’.</w:delText>
        </w:r>
      </w:del>
      <w:ins w:id="2146" w:author="Gabriel Correa" w:date="2015-08-26T03:37:00Z">
        <w:r w:rsidR="0024748E">
          <w:t xml:space="preserve"> </w:t>
        </w:r>
      </w:ins>
    </w:p>
    <w:p w:rsidR="008B2647" w:rsidRPr="00E02554" w:rsidRDefault="008B2647" w:rsidP="00EE2482">
      <w:r w:rsidRPr="00E02554">
        <w:t>Todos los experimentos fueron realizados en Weka 3.6.12 en Windows 7 con 3 GB de memoria RAM y procesador i5 M430 2.27 GHz. Fue usado Java versión 1.8.0_51 configurado con una memoria máxima de 989.9MB en tiempo de ejecución.</w:t>
      </w:r>
    </w:p>
    <w:p w:rsidR="00EE2482" w:rsidRDefault="00EE2482" w:rsidP="00EE2482">
      <w:pPr>
        <w:pStyle w:val="Ttulo2"/>
      </w:pPr>
      <w:bookmarkStart w:id="2147" w:name="_Ref428510048"/>
      <w:bookmarkStart w:id="2148" w:name="_Toc428516552"/>
      <w:r>
        <w:t>Resultados Preliminares</w:t>
      </w:r>
      <w:bookmarkEnd w:id="2147"/>
      <w:bookmarkEnd w:id="2148"/>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D471E1">
        <w:fldChar w:fldCharType="separate"/>
      </w:r>
      <w:r w:rsidR="00E159AF">
        <w:t>4.1</w:t>
      </w:r>
      <w:r w:rsidRPr="00D471E1">
        <w:fldChar w:fldCharType="end"/>
      </w:r>
      <w:r w:rsidRPr="00E02554">
        <w:t>.</w:t>
      </w:r>
      <w:r w:rsidR="00CD7DC2" w:rsidRPr="00E02554">
        <w:t xml:space="preserve"> Todos estos experimentos fueron realizados con la sig</w:t>
      </w:r>
      <w:r w:rsidR="00FA29EE" w:rsidRPr="00E02554">
        <w:t>uiente configuración:</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FA29EE" w:rsidRPr="00E02554" w:rsidRDefault="00FA29EE" w:rsidP="00104E69">
            <w:pPr>
              <w:cnfStyle w:val="000000000000" w:firstRow="0" w:lastRow="0" w:firstColumn="0" w:lastColumn="0" w:oddVBand="0" w:evenVBand="0" w:oddHBand="0" w:evenHBand="0" w:firstRowFirstColumn="0" w:firstRowLastColumn="0" w:lastRowFirstColumn="0" w:lastRowLastColumn="0"/>
            </w:pPr>
            <w:proofErr w:type="spellStart"/>
            <w:r w:rsidRPr="00E02554">
              <w:t>FilteredClassifier</w:t>
            </w:r>
            <w:proofErr w:type="spellEnd"/>
            <w:r w:rsidRPr="00E02554">
              <w:t xml:space="preserve"> con filtro </w:t>
            </w:r>
            <w:proofErr w:type="spellStart"/>
            <w:r w:rsidRPr="00E02554">
              <w:t>StringToWordVector</w:t>
            </w:r>
            <w:proofErr w:type="spellEnd"/>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2149" w:author="Gabriel Correa" w:date="2015-08-25T14:24:00Z">
                  <w:rPr/>
                </w:rPrChange>
              </w:rPr>
              <w:fldChar w:fldCharType="separate"/>
            </w:r>
            <w:r w:rsidR="00E159AF">
              <w:t>5.1.1</w:t>
            </w:r>
            <w:r w:rsidR="00F32EF1" w:rsidRPr="00D471E1">
              <w:fldChar w:fldCharType="end"/>
            </w:r>
            <w:r w:rsidR="00F32EF1" w:rsidRPr="00E02554">
              <w:t>)</w:t>
            </w:r>
            <w:r w:rsidRPr="00E02554">
              <w:t xml:space="preserve"> y con </w:t>
            </w:r>
            <w:r w:rsidR="00104E69" w:rsidRPr="00E02554">
              <w:t xml:space="preserve">todos </w:t>
            </w:r>
            <w:r w:rsidRPr="00E02554">
              <w:t>los clasificadores</w:t>
            </w:r>
            <w:r w:rsidR="00104E69" w:rsidRPr="00E02554">
              <w:t xml:space="preserve"> descritos en sección </w:t>
            </w:r>
            <w:r w:rsidR="00104E69" w:rsidRPr="00D471E1">
              <w:fldChar w:fldCharType="begin"/>
            </w:r>
            <w:r w:rsidR="00104E69" w:rsidRPr="00E02554">
              <w:instrText xml:space="preserve"> REF _Ref427777109 \r \h </w:instrText>
            </w:r>
            <w:r w:rsidR="006D2024">
              <w:instrText xml:space="preserve"> \* MERGEFORMAT </w:instrText>
            </w:r>
            <w:r w:rsidR="00104E69" w:rsidRPr="00D471E1">
              <w:rPr>
                <w:color w:val="auto"/>
                <w:rPrChange w:id="2150" w:author="Gabriel Correa" w:date="2015-08-25T14:24:00Z">
                  <w:rPr/>
                </w:rPrChange>
              </w:rPr>
              <w:fldChar w:fldCharType="separate"/>
            </w:r>
            <w:r w:rsidR="00E159AF">
              <w:t>5.2</w:t>
            </w:r>
            <w:r w:rsidR="00104E69" w:rsidRPr="00D471E1">
              <w:fldChar w:fldCharType="end"/>
            </w:r>
            <w:r w:rsidR="00104E69" w:rsidRPr="00E02554">
              <w:t>.</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FA29EE" w:rsidRPr="00E02554" w:rsidRDefault="00104E69" w:rsidP="007E039C">
            <w:proofErr w:type="spellStart"/>
            <w:r w:rsidRPr="00E02554">
              <w:t>StringToWordVector</w:t>
            </w:r>
            <w:proofErr w:type="spellEnd"/>
          </w:p>
        </w:tc>
        <w:tc>
          <w:tcPr>
            <w:tcW w:w="6096" w:type="dxa"/>
            <w:tcBorders>
              <w:top w:val="single" w:sz="8" w:space="0" w:color="auto"/>
            </w:tcBorders>
            <w:shd w:val="clear" w:color="auto" w:fill="auto"/>
          </w:tcPr>
          <w:p w:rsidR="00104E69" w:rsidRPr="00E02554" w:rsidRDefault="00104E69" w:rsidP="00104E69">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proofErr w:type="spellStart"/>
            <w:r w:rsidRPr="00104E69">
              <w:rPr>
                <w:i/>
              </w:rPr>
              <w:t>attributeIndices</w:t>
            </w:r>
            <w:proofErr w:type="spellEnd"/>
            <w:r w:rsidRPr="00104E69">
              <w:rPr>
                <w:i/>
              </w:rPr>
              <w:t>=</w:t>
            </w:r>
            <w:proofErr w:type="spellStart"/>
            <w:r w:rsidRPr="00104E69">
              <w:rPr>
                <w:i/>
              </w:rPr>
              <w:t>first</w:t>
            </w:r>
            <w:proofErr w:type="spellEnd"/>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proofErr w:type="spellStart"/>
            <w:r w:rsidRPr="00104E69">
              <w:rPr>
                <w:i/>
              </w:rPr>
              <w:t>lowerCaseTokens</w:t>
            </w:r>
            <w:proofErr w:type="spellEnd"/>
            <w:r>
              <w:rPr>
                <w:i/>
              </w:rPr>
              <w:t>=true</w:t>
            </w:r>
          </w:p>
        </w:tc>
      </w:tr>
    </w:tbl>
    <w:p w:rsidR="00FA29EE" w:rsidRPr="00E02554" w:rsidRDefault="00FA29EE" w:rsidP="007E039C"/>
    <w:p w:rsidR="00EE2482" w:rsidRPr="00E02554" w:rsidRDefault="00EE2482" w:rsidP="00EE2482">
      <w:r w:rsidRPr="00E02554">
        <w:t>La siguiente tabla muestra los rendimientos en Weka de los clasificadores usado</w:t>
      </w:r>
      <w:r w:rsidR="00B10007" w:rsidRPr="00E02554">
        <w:t>s usando los datos preliminares y ordenados de menor a mayor primero según F-</w:t>
      </w:r>
      <w:proofErr w:type="spellStart"/>
      <w:r w:rsidR="00B10007" w:rsidRPr="00E02554">
        <w:t>Measure</w:t>
      </w:r>
      <w:proofErr w:type="spellEnd"/>
      <w:r w:rsidR="00B10007" w:rsidRPr="00E02554">
        <w:t xml:space="preserve"> y luego por </w:t>
      </w:r>
      <w:proofErr w:type="spellStart"/>
      <w:r w:rsidR="00B10007" w:rsidRPr="00E02554">
        <w:t>Recall</w:t>
      </w:r>
      <w:proofErr w:type="spellEnd"/>
      <w:r w:rsidR="00B10007" w:rsidRPr="00E02554">
        <w:t>.</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EE2482" w:rsidTr="00B1000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tcPr>
          <w:p w:rsidR="00EE2482" w:rsidRPr="00E02554" w:rsidRDefault="00EE2482" w:rsidP="00B10007">
            <w:r w:rsidRPr="00E02554">
              <w:t>Clasificador</w:t>
            </w:r>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r w:rsidRPr="00E02554">
              <w:t xml:space="preserve"> </w:t>
            </w:r>
          </w:p>
        </w:tc>
        <w:tc>
          <w:tcPr>
            <w:tcW w:w="15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r w:rsidRPr="00E02554">
              <w:t xml:space="preserve"> </w:t>
            </w:r>
          </w:p>
        </w:tc>
        <w:tc>
          <w:tcPr>
            <w:tcW w:w="1559"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EE2482" w:rsidTr="00B10007">
        <w:tc>
          <w:tcPr>
            <w:tcW w:w="2561" w:type="dxa"/>
            <w:vAlign w:val="bottom"/>
          </w:tcPr>
          <w:p w:rsidR="00EE2482" w:rsidRPr="00E02554" w:rsidRDefault="00EE2482" w:rsidP="00B10007">
            <w:proofErr w:type="spellStart"/>
            <w:r w:rsidRPr="00E02554">
              <w:rPr>
                <w:rFonts w:cs="Calibri"/>
                <w:color w:val="000000"/>
                <w:rPrChange w:id="2151"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bottom"/>
          </w:tcPr>
          <w:p w:rsidR="00EE2482" w:rsidRPr="00E02554" w:rsidRDefault="00EE2482" w:rsidP="00B10007">
            <w:pPr>
              <w:rPr>
                <w:rFonts w:cs="Calibri"/>
                <w:color w:val="000000"/>
                <w:rPrChange w:id="2152" w:author="Gabriel Correa" w:date="2015-08-25T14:24:00Z">
                  <w:rPr>
                    <w:rFonts w:ascii="Calibri" w:hAnsi="Calibri" w:cs="Calibri"/>
                    <w:color w:val="000000"/>
                  </w:rPr>
                </w:rPrChange>
              </w:rPr>
            </w:pPr>
            <w:r w:rsidRPr="00E02554">
              <w:rPr>
                <w:rFonts w:cs="Calibri"/>
                <w:color w:val="000000"/>
                <w:rPrChange w:id="2153" w:author="Gabriel Correa" w:date="2015-08-25T14:24:00Z">
                  <w:rPr>
                    <w:rFonts w:ascii="Calibri" w:eastAsiaTheme="majorEastAsia" w:hAnsi="Calibri" w:cs="Calibri"/>
                    <w:b/>
                    <w:bCs/>
                    <w:color w:val="000000"/>
                    <w:sz w:val="26"/>
                    <w:szCs w:val="26"/>
                  </w:rPr>
                </w:rPrChange>
              </w:rPr>
              <w:t>0</w:t>
            </w:r>
          </w:p>
        </w:tc>
        <w:tc>
          <w:tcPr>
            <w:tcW w:w="1411" w:type="dxa"/>
            <w:vAlign w:val="bottom"/>
          </w:tcPr>
          <w:p w:rsidR="00EE2482" w:rsidRPr="00E02554" w:rsidRDefault="00EE2482" w:rsidP="00B10007">
            <w:r w:rsidRPr="00E02554">
              <w:rPr>
                <w:rFonts w:cs="Calibri"/>
                <w:color w:val="000000"/>
                <w:rPrChange w:id="2154" w:author="Gabriel Correa" w:date="2015-08-25T14:24:00Z">
                  <w:rPr>
                    <w:rFonts w:ascii="Calibri" w:eastAsiaTheme="majorEastAsia" w:hAnsi="Calibri" w:cs="Calibri"/>
                    <w:b/>
                    <w:bCs/>
                    <w:color w:val="000000"/>
                    <w:sz w:val="26"/>
                    <w:szCs w:val="26"/>
                  </w:rPr>
                </w:rPrChange>
              </w:rPr>
              <w:t>0</w:t>
            </w:r>
          </w:p>
        </w:tc>
        <w:tc>
          <w:tcPr>
            <w:tcW w:w="1511" w:type="dxa"/>
            <w:vAlign w:val="bottom"/>
          </w:tcPr>
          <w:p w:rsidR="00EE2482" w:rsidRPr="00E02554" w:rsidRDefault="00EE2482" w:rsidP="00B10007">
            <w:r w:rsidRPr="00E02554">
              <w:rPr>
                <w:rFonts w:cs="Calibri"/>
                <w:color w:val="000000"/>
                <w:rPrChange w:id="2155" w:author="Gabriel Correa" w:date="2015-08-25T14:24:00Z">
                  <w:rPr>
                    <w:rFonts w:ascii="Calibri" w:eastAsiaTheme="majorEastAsia" w:hAnsi="Calibri" w:cs="Calibri"/>
                    <w:b/>
                    <w:bCs/>
                    <w:color w:val="000000"/>
                    <w:sz w:val="26"/>
                    <w:szCs w:val="26"/>
                  </w:rPr>
                </w:rPrChange>
              </w:rPr>
              <w:t>0</w:t>
            </w:r>
          </w:p>
        </w:tc>
        <w:tc>
          <w:tcPr>
            <w:tcW w:w="1288" w:type="dxa"/>
            <w:vAlign w:val="bottom"/>
          </w:tcPr>
          <w:p w:rsidR="00EE2482" w:rsidRPr="00E02554" w:rsidRDefault="00EE2482" w:rsidP="00B10007">
            <w:r w:rsidRPr="00E02554">
              <w:rPr>
                <w:rFonts w:cs="Calibri"/>
                <w:color w:val="000000"/>
                <w:rPrChange w:id="2156"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EE2482" w:rsidRPr="00E02554" w:rsidRDefault="00EE2482" w:rsidP="00B10007">
            <w:r w:rsidRPr="00E02554">
              <w:rPr>
                <w:rFonts w:cs="Calibri"/>
                <w:color w:val="000000"/>
                <w:rPrChange w:id="2157" w:author="Gabriel Correa" w:date="2015-08-25T14:24:00Z">
                  <w:rPr>
                    <w:rFonts w:ascii="Calibri" w:eastAsiaTheme="majorEastAsia" w:hAnsi="Calibri" w:cs="Calibri"/>
                    <w:b/>
                    <w:bCs/>
                    <w:color w:val="000000"/>
                    <w:sz w:val="26"/>
                    <w:szCs w:val="26"/>
                  </w:rPr>
                </w:rPrChange>
              </w:rPr>
              <w:t>0</w:t>
            </w:r>
          </w:p>
        </w:tc>
      </w:tr>
      <w:tr w:rsidR="00EE2482" w:rsidTr="00B10007">
        <w:tc>
          <w:tcPr>
            <w:tcW w:w="2561" w:type="dxa"/>
            <w:vAlign w:val="bottom"/>
          </w:tcPr>
          <w:p w:rsidR="00EE2482" w:rsidRPr="00E02554" w:rsidRDefault="00EE2482" w:rsidP="00B10007">
            <w:r w:rsidRPr="00E02554">
              <w:rPr>
                <w:rFonts w:cs="Calibri"/>
                <w:color w:val="000000"/>
                <w:rPrChange w:id="2158" w:author="Gabriel Correa" w:date="2015-08-25T14:24:00Z">
                  <w:rPr>
                    <w:rFonts w:ascii="Calibri" w:eastAsiaTheme="majorEastAsia" w:hAnsi="Calibri" w:cs="Calibri"/>
                    <w:b/>
                    <w:bCs/>
                    <w:color w:val="000000"/>
                    <w:sz w:val="26"/>
                    <w:szCs w:val="26"/>
                  </w:rPr>
                </w:rPrChange>
              </w:rPr>
              <w:t>AdaBoostM1</w:t>
            </w:r>
          </w:p>
        </w:tc>
        <w:tc>
          <w:tcPr>
            <w:tcW w:w="1411" w:type="dxa"/>
            <w:vAlign w:val="bottom"/>
          </w:tcPr>
          <w:p w:rsidR="00EE2482" w:rsidRPr="00E02554" w:rsidRDefault="00EE2482" w:rsidP="00B10007">
            <w:pPr>
              <w:rPr>
                <w:rFonts w:cs="Calibri"/>
                <w:color w:val="000000"/>
                <w:rPrChange w:id="2159" w:author="Gabriel Correa" w:date="2015-08-25T14:24:00Z">
                  <w:rPr>
                    <w:rFonts w:ascii="Calibri" w:hAnsi="Calibri" w:cs="Calibri"/>
                    <w:color w:val="000000"/>
                  </w:rPr>
                </w:rPrChange>
              </w:rPr>
            </w:pPr>
            <w:r w:rsidRPr="00E02554">
              <w:rPr>
                <w:rFonts w:cs="Calibri"/>
                <w:color w:val="000000"/>
                <w:rPrChange w:id="2160"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EE2482" w:rsidRPr="00E02554" w:rsidRDefault="00EE2482" w:rsidP="00B10007">
            <w:r w:rsidRPr="00E02554">
              <w:rPr>
                <w:rFonts w:cs="Calibri"/>
                <w:color w:val="000000"/>
                <w:rPrChange w:id="2161"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2162"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EE2482" w:rsidRPr="00E02554" w:rsidRDefault="00EE2482" w:rsidP="00B10007">
            <w:r w:rsidRPr="00E02554">
              <w:rPr>
                <w:rFonts w:cs="Calibri"/>
                <w:color w:val="000000"/>
                <w:rPrChange w:id="2163"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EE2482" w:rsidRPr="00E02554" w:rsidRDefault="00EE2482" w:rsidP="00B10007">
            <w:r w:rsidRPr="00E02554">
              <w:rPr>
                <w:rFonts w:cs="Calibri"/>
                <w:color w:val="000000"/>
                <w:rPrChange w:id="2164" w:author="Gabriel Correa" w:date="2015-08-25T14:24:00Z">
                  <w:rPr>
                    <w:rFonts w:ascii="Calibri" w:eastAsiaTheme="majorEastAsia" w:hAnsi="Calibri" w:cs="Calibri"/>
                    <w:b/>
                    <w:bCs/>
                    <w:color w:val="000000"/>
                    <w:sz w:val="26"/>
                    <w:szCs w:val="26"/>
                  </w:rPr>
                </w:rPrChange>
              </w:rPr>
              <w:t>0.45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165"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bottom"/>
          </w:tcPr>
          <w:p w:rsidR="00EE2482" w:rsidRPr="00E02554" w:rsidRDefault="00EE2482" w:rsidP="00B10007">
            <w:pPr>
              <w:rPr>
                <w:rFonts w:cs="Calibri"/>
                <w:color w:val="000000"/>
                <w:rPrChange w:id="2166" w:author="Gabriel Correa" w:date="2015-08-25T14:24:00Z">
                  <w:rPr>
                    <w:rFonts w:ascii="Calibri" w:hAnsi="Calibri" w:cs="Calibri"/>
                    <w:color w:val="000000"/>
                  </w:rPr>
                </w:rPrChange>
              </w:rPr>
            </w:pPr>
            <w:r w:rsidRPr="00E02554">
              <w:rPr>
                <w:rFonts w:cs="Calibri"/>
                <w:color w:val="000000"/>
                <w:rPrChange w:id="2167"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EE2482" w:rsidRPr="00E02554" w:rsidRDefault="00EE2482" w:rsidP="00B10007">
            <w:r w:rsidRPr="00E02554">
              <w:rPr>
                <w:rFonts w:cs="Calibri"/>
                <w:color w:val="000000"/>
                <w:rPrChange w:id="2168"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2169"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EE2482" w:rsidRPr="00E02554" w:rsidRDefault="00EE2482" w:rsidP="00B10007">
            <w:r w:rsidRPr="00E02554">
              <w:rPr>
                <w:rFonts w:cs="Calibri"/>
                <w:color w:val="000000"/>
                <w:rPrChange w:id="2170"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2171"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172"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bottom"/>
          </w:tcPr>
          <w:p w:rsidR="00EE2482" w:rsidRPr="00E02554" w:rsidRDefault="00EE2482" w:rsidP="00B10007">
            <w:pPr>
              <w:rPr>
                <w:rFonts w:cs="Calibri"/>
                <w:color w:val="000000"/>
                <w:rPrChange w:id="2173" w:author="Gabriel Correa" w:date="2015-08-25T14:24:00Z">
                  <w:rPr>
                    <w:rFonts w:ascii="Calibri" w:hAnsi="Calibri" w:cs="Calibri"/>
                    <w:color w:val="000000"/>
                  </w:rPr>
                </w:rPrChange>
              </w:rPr>
            </w:pPr>
            <w:r w:rsidRPr="00E02554">
              <w:rPr>
                <w:rFonts w:cs="Calibri"/>
                <w:color w:val="000000"/>
                <w:rPrChange w:id="2174"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EE2482" w:rsidRPr="00E02554" w:rsidRDefault="00EE2482" w:rsidP="00B10007">
            <w:r w:rsidRPr="00E02554">
              <w:rPr>
                <w:rFonts w:cs="Calibri"/>
                <w:color w:val="000000"/>
                <w:rPrChange w:id="2175" w:author="Gabriel Correa" w:date="2015-08-25T14:24: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176"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EE2482" w:rsidRPr="00E02554" w:rsidRDefault="00EE2482" w:rsidP="00B10007">
            <w:r w:rsidRPr="00E02554">
              <w:rPr>
                <w:rFonts w:cs="Calibri"/>
                <w:color w:val="000000"/>
                <w:rPrChange w:id="2177"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EE2482" w:rsidRPr="00E02554" w:rsidRDefault="00EE2482" w:rsidP="00B10007">
            <w:r w:rsidRPr="00E02554">
              <w:rPr>
                <w:rFonts w:cs="Calibri"/>
                <w:color w:val="000000"/>
                <w:rPrChange w:id="2178" w:author="Gabriel Correa" w:date="2015-08-25T14:24:00Z">
                  <w:rPr>
                    <w:rFonts w:ascii="Calibri" w:eastAsiaTheme="majorEastAsia" w:hAnsi="Calibri" w:cs="Calibri"/>
                    <w:b/>
                    <w:bCs/>
                    <w:color w:val="000000"/>
                    <w:sz w:val="26"/>
                    <w:szCs w:val="26"/>
                  </w:rPr>
                </w:rPrChange>
              </w:rPr>
              <w:t>0.55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179"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bottom"/>
          </w:tcPr>
          <w:p w:rsidR="00EE2482" w:rsidRPr="00E02554" w:rsidRDefault="00EE2482" w:rsidP="00B10007">
            <w:pPr>
              <w:rPr>
                <w:rFonts w:cs="Calibri"/>
                <w:color w:val="000000"/>
                <w:rPrChange w:id="2180" w:author="Gabriel Correa" w:date="2015-08-25T14:24:00Z">
                  <w:rPr>
                    <w:rFonts w:ascii="Calibri" w:hAnsi="Calibri" w:cs="Calibri"/>
                    <w:color w:val="000000"/>
                  </w:rPr>
                </w:rPrChange>
              </w:rPr>
            </w:pPr>
            <w:r w:rsidRPr="00E02554">
              <w:rPr>
                <w:rFonts w:cs="Calibri"/>
                <w:color w:val="000000"/>
                <w:rPrChange w:id="2181"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EE2482" w:rsidRPr="00E02554" w:rsidRDefault="00EE2482" w:rsidP="00B10007">
            <w:r w:rsidRPr="00E02554">
              <w:rPr>
                <w:rFonts w:cs="Calibri"/>
                <w:color w:val="000000"/>
                <w:rPrChange w:id="2182"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2183"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EE2482" w:rsidRPr="00E02554" w:rsidRDefault="00EE2482" w:rsidP="00B10007">
            <w:r w:rsidRPr="00E02554">
              <w:rPr>
                <w:rFonts w:cs="Calibri"/>
                <w:color w:val="000000"/>
                <w:rPrChange w:id="2184"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EE2482" w:rsidRPr="00E02554" w:rsidRDefault="00EE2482" w:rsidP="00B10007">
            <w:r w:rsidRPr="00E02554">
              <w:rPr>
                <w:rFonts w:cs="Calibri"/>
                <w:color w:val="000000"/>
                <w:rPrChange w:id="2185"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186"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bottom"/>
          </w:tcPr>
          <w:p w:rsidR="00EE2482" w:rsidRPr="00E02554" w:rsidRDefault="00EE2482" w:rsidP="00B10007">
            <w:pPr>
              <w:rPr>
                <w:rFonts w:cs="Calibri"/>
                <w:color w:val="000000"/>
                <w:rPrChange w:id="2187" w:author="Gabriel Correa" w:date="2015-08-25T14:24:00Z">
                  <w:rPr>
                    <w:rFonts w:ascii="Calibri" w:hAnsi="Calibri" w:cs="Calibri"/>
                    <w:color w:val="000000"/>
                  </w:rPr>
                </w:rPrChange>
              </w:rPr>
            </w:pPr>
            <w:r w:rsidRPr="00E02554">
              <w:rPr>
                <w:rFonts w:cs="Calibri"/>
                <w:color w:val="000000"/>
                <w:rPrChange w:id="2188"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EE2482" w:rsidRPr="00E02554" w:rsidRDefault="00EE2482" w:rsidP="00B10007">
            <w:r w:rsidRPr="00E02554">
              <w:rPr>
                <w:rFonts w:cs="Calibri"/>
                <w:color w:val="000000"/>
                <w:rPrChange w:id="2189"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2190"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EE2482" w:rsidRPr="00E02554" w:rsidRDefault="00EE2482" w:rsidP="00B10007">
            <w:r w:rsidRPr="00E02554">
              <w:rPr>
                <w:rFonts w:cs="Calibri"/>
                <w:color w:val="000000"/>
                <w:rPrChange w:id="2191"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2192" w:author="Gabriel Correa" w:date="2015-08-25T14:24:00Z">
                  <w:rPr>
                    <w:rFonts w:ascii="Calibri" w:eastAsiaTheme="majorEastAsia" w:hAnsi="Calibri" w:cs="Calibri"/>
                    <w:b/>
                    <w:bCs/>
                    <w:color w:val="000000"/>
                    <w:sz w:val="26"/>
                    <w:szCs w:val="26"/>
                  </w:rPr>
                </w:rPrChange>
              </w:rPr>
              <w:t>0.06</w:t>
            </w:r>
          </w:p>
        </w:tc>
      </w:tr>
      <w:tr w:rsidR="00EE2482" w:rsidTr="00B10007">
        <w:tc>
          <w:tcPr>
            <w:tcW w:w="2561" w:type="dxa"/>
            <w:vAlign w:val="bottom"/>
          </w:tcPr>
          <w:p w:rsidR="00EE2482" w:rsidRPr="00E02554" w:rsidRDefault="00EE2482" w:rsidP="00B10007">
            <w:r w:rsidRPr="00E02554">
              <w:rPr>
                <w:rFonts w:cs="Calibri"/>
                <w:color w:val="000000"/>
                <w:rPrChange w:id="2193" w:author="Gabriel Correa" w:date="2015-08-25T14:24:00Z">
                  <w:rPr>
                    <w:rFonts w:ascii="Calibri" w:eastAsiaTheme="majorEastAsia" w:hAnsi="Calibri" w:cs="Calibri"/>
                    <w:b/>
                    <w:bCs/>
                    <w:color w:val="000000"/>
                    <w:sz w:val="26"/>
                    <w:szCs w:val="26"/>
                  </w:rPr>
                </w:rPrChange>
              </w:rPr>
              <w:t>PART</w:t>
            </w:r>
          </w:p>
        </w:tc>
        <w:tc>
          <w:tcPr>
            <w:tcW w:w="1411" w:type="dxa"/>
            <w:vAlign w:val="bottom"/>
          </w:tcPr>
          <w:p w:rsidR="00EE2482" w:rsidRPr="00E02554" w:rsidRDefault="00EE2482" w:rsidP="00B10007">
            <w:pPr>
              <w:rPr>
                <w:rFonts w:cs="Calibri"/>
                <w:color w:val="000000"/>
                <w:rPrChange w:id="2194" w:author="Gabriel Correa" w:date="2015-08-25T14:24:00Z">
                  <w:rPr>
                    <w:rFonts w:ascii="Calibri" w:hAnsi="Calibri" w:cs="Calibri"/>
                    <w:color w:val="000000"/>
                  </w:rPr>
                </w:rPrChange>
              </w:rPr>
            </w:pPr>
            <w:r w:rsidRPr="00E02554">
              <w:rPr>
                <w:rFonts w:cs="Calibri"/>
                <w:color w:val="000000"/>
                <w:rPrChange w:id="2195"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2196"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EE2482" w:rsidRPr="00E02554" w:rsidRDefault="00EE2482" w:rsidP="00B10007">
            <w:r w:rsidRPr="00E02554">
              <w:rPr>
                <w:rFonts w:cs="Calibri"/>
                <w:color w:val="000000"/>
                <w:rPrChange w:id="2197"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EE2482" w:rsidRPr="00E02554" w:rsidRDefault="00EE2482" w:rsidP="00B10007">
            <w:r w:rsidRPr="00E02554">
              <w:rPr>
                <w:rFonts w:cs="Calibri"/>
                <w:color w:val="000000"/>
                <w:rPrChange w:id="2198"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199" w:author="Gabriel Correa" w:date="2015-08-25T14:24:00Z">
                  <w:rPr>
                    <w:rFonts w:ascii="Calibri" w:eastAsiaTheme="majorEastAsia" w:hAnsi="Calibri" w:cs="Calibri"/>
                    <w:b/>
                    <w:bCs/>
                    <w:color w:val="000000"/>
                    <w:sz w:val="26"/>
                    <w:szCs w:val="26"/>
                  </w:rPr>
                </w:rPrChange>
              </w:rPr>
              <w:t>0.71</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200"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bottom"/>
          </w:tcPr>
          <w:p w:rsidR="00EE2482" w:rsidRPr="00E02554" w:rsidRDefault="00EE2482" w:rsidP="00B10007">
            <w:pPr>
              <w:rPr>
                <w:rFonts w:cs="Calibri"/>
                <w:color w:val="000000"/>
                <w:rPrChange w:id="2201" w:author="Gabriel Correa" w:date="2015-08-25T14:24:00Z">
                  <w:rPr>
                    <w:rFonts w:ascii="Calibri" w:hAnsi="Calibri" w:cs="Calibri"/>
                    <w:color w:val="000000"/>
                  </w:rPr>
                </w:rPrChange>
              </w:rPr>
            </w:pPr>
            <w:r w:rsidRPr="00E02554">
              <w:rPr>
                <w:rFonts w:cs="Calibri"/>
                <w:color w:val="000000"/>
                <w:rPrChange w:id="2202"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2203"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2204"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EE2482" w:rsidRPr="00E02554" w:rsidRDefault="00EE2482" w:rsidP="00B10007">
            <w:r w:rsidRPr="00E02554">
              <w:rPr>
                <w:rFonts w:cs="Calibri"/>
                <w:color w:val="000000"/>
                <w:rPrChange w:id="2205"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EE2482" w:rsidRPr="00E02554" w:rsidRDefault="00EE2482" w:rsidP="00B10007">
            <w:r w:rsidRPr="00E02554">
              <w:rPr>
                <w:rFonts w:cs="Calibri"/>
                <w:color w:val="000000"/>
                <w:rPrChange w:id="2206" w:author="Gabriel Correa" w:date="2015-08-25T14:24:00Z">
                  <w:rPr>
                    <w:rFonts w:ascii="Calibri" w:eastAsiaTheme="majorEastAsia" w:hAnsi="Calibri" w:cs="Calibri"/>
                    <w:b/>
                    <w:bCs/>
                    <w:color w:val="000000"/>
                    <w:sz w:val="26"/>
                    <w:szCs w:val="26"/>
                  </w:rPr>
                </w:rPrChange>
              </w:rPr>
              <w:t>0.72</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207"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bottom"/>
          </w:tcPr>
          <w:p w:rsidR="00EE2482" w:rsidRPr="00E02554" w:rsidRDefault="00EE2482" w:rsidP="00B10007">
            <w:pPr>
              <w:rPr>
                <w:rFonts w:cs="Calibri"/>
                <w:color w:val="000000"/>
                <w:rPrChange w:id="2208" w:author="Gabriel Correa" w:date="2015-08-25T14:24:00Z">
                  <w:rPr>
                    <w:rFonts w:ascii="Calibri" w:hAnsi="Calibri" w:cs="Calibri"/>
                    <w:color w:val="000000"/>
                  </w:rPr>
                </w:rPrChange>
              </w:rPr>
            </w:pPr>
            <w:r w:rsidRPr="00E02554">
              <w:rPr>
                <w:rFonts w:cs="Calibri"/>
                <w:color w:val="000000"/>
                <w:rPrChange w:id="2209"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EE2482" w:rsidRPr="00E02554" w:rsidRDefault="00EE2482" w:rsidP="00B10007">
            <w:r w:rsidRPr="00E02554">
              <w:rPr>
                <w:rFonts w:cs="Calibri"/>
                <w:color w:val="000000"/>
                <w:rPrChange w:id="2210"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2211" w:author="Gabriel Correa" w:date="2015-08-25T14:24:00Z">
                  <w:rPr>
                    <w:rFonts w:ascii="Calibri" w:eastAsiaTheme="majorEastAsia" w:hAnsi="Calibri" w:cs="Calibri"/>
                    <w:b/>
                    <w:bCs/>
                    <w:color w:val="000000"/>
                    <w:sz w:val="26"/>
                    <w:szCs w:val="26"/>
                  </w:rPr>
                </w:rPrChange>
              </w:rPr>
              <w:t>1</w:t>
            </w:r>
          </w:p>
        </w:tc>
        <w:tc>
          <w:tcPr>
            <w:tcW w:w="1288" w:type="dxa"/>
            <w:vAlign w:val="bottom"/>
          </w:tcPr>
          <w:p w:rsidR="00EE2482" w:rsidRPr="00E02554" w:rsidRDefault="00EE2482" w:rsidP="00B10007">
            <w:r w:rsidRPr="00E02554">
              <w:rPr>
                <w:rFonts w:cs="Calibri"/>
                <w:color w:val="000000"/>
                <w:rPrChange w:id="2212"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EE2482" w:rsidRPr="00E02554" w:rsidRDefault="00EE2482" w:rsidP="00B10007">
            <w:r w:rsidRPr="00E02554">
              <w:rPr>
                <w:rFonts w:cs="Calibri"/>
                <w:color w:val="000000"/>
                <w:rPrChange w:id="2213" w:author="Gabriel Correa" w:date="2015-08-25T14:24:00Z">
                  <w:rPr>
                    <w:rFonts w:ascii="Calibri" w:eastAsiaTheme="majorEastAsia" w:hAnsi="Calibri" w:cs="Calibri"/>
                    <w:b/>
                    <w:bCs/>
                    <w:color w:val="000000"/>
                    <w:sz w:val="26"/>
                    <w:szCs w:val="26"/>
                  </w:rPr>
                </w:rPrChange>
              </w:rPr>
              <w:t>0.75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2214"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bottom"/>
          </w:tcPr>
          <w:p w:rsidR="00EE2482" w:rsidRPr="00415C0C" w:rsidRDefault="00EE2482" w:rsidP="00B10007">
            <w:pPr>
              <w:rPr>
                <w:rFonts w:cs="Calibri"/>
                <w:b/>
                <w:color w:val="000000"/>
                <w:rPrChange w:id="2215" w:author="Gabriel Correa" w:date="2015-08-26T03:25:00Z">
                  <w:rPr>
                    <w:rFonts w:ascii="Calibri" w:hAnsi="Calibri" w:cs="Calibri"/>
                    <w:color w:val="000000"/>
                  </w:rPr>
                </w:rPrChange>
              </w:rPr>
            </w:pPr>
            <w:r w:rsidRPr="00415C0C">
              <w:rPr>
                <w:rFonts w:cs="Calibri"/>
                <w:b/>
                <w:color w:val="000000"/>
                <w:rPrChange w:id="2216"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217" w:author="Gabriel Correa" w:date="2015-08-26T03:25:00Z">
                  <w:rPr/>
                </w:rPrChange>
              </w:rPr>
            </w:pPr>
            <w:r w:rsidRPr="00415C0C">
              <w:rPr>
                <w:rFonts w:cs="Calibri"/>
                <w:b/>
                <w:color w:val="000000"/>
                <w:rPrChange w:id="2218"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219"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2220"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221"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2222"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EE2482" w:rsidRPr="00415C0C" w:rsidRDefault="00EE2482" w:rsidP="00B10007">
            <w:pPr>
              <w:rPr>
                <w:rFonts w:cs="Calibri"/>
                <w:b/>
                <w:color w:val="000000"/>
                <w:rPrChange w:id="2223" w:author="Gabriel Correa" w:date="2015-08-26T03:25:00Z">
                  <w:rPr>
                    <w:rFonts w:ascii="Calibri" w:hAnsi="Calibri" w:cs="Calibri"/>
                    <w:color w:val="000000"/>
                  </w:rPr>
                </w:rPrChange>
              </w:rPr>
            </w:pPr>
            <w:r w:rsidRPr="00415C0C">
              <w:rPr>
                <w:rFonts w:cs="Calibri"/>
                <w:b/>
                <w:color w:val="000000"/>
                <w:rPrChange w:id="2224"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225" w:author="Gabriel Correa" w:date="2015-08-26T03:25:00Z">
                  <w:rPr/>
                </w:rPrChange>
              </w:rPr>
            </w:pPr>
            <w:r w:rsidRPr="00415C0C">
              <w:rPr>
                <w:rFonts w:cs="Calibri"/>
                <w:b/>
                <w:color w:val="000000"/>
                <w:rPrChange w:id="2226"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2227"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2228"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2229"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2230"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EE2482" w:rsidRPr="00415C0C" w:rsidRDefault="00EE2482" w:rsidP="00B10007">
            <w:pPr>
              <w:rPr>
                <w:rFonts w:cs="Calibri"/>
                <w:b/>
                <w:color w:val="000000"/>
                <w:rPrChange w:id="2231" w:author="Gabriel Correa" w:date="2015-08-26T03:25:00Z">
                  <w:rPr>
                    <w:rFonts w:ascii="Calibri" w:hAnsi="Calibri" w:cs="Calibri"/>
                    <w:color w:val="000000"/>
                  </w:rPr>
                </w:rPrChange>
              </w:rPr>
            </w:pPr>
            <w:r w:rsidRPr="00415C0C">
              <w:rPr>
                <w:rFonts w:cs="Calibri"/>
                <w:b/>
                <w:color w:val="000000"/>
                <w:rPrChange w:id="2232"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2233" w:author="Gabriel Correa" w:date="2015-08-26T03:25:00Z">
                  <w:rPr/>
                </w:rPrChange>
              </w:rPr>
            </w:pPr>
            <w:r w:rsidRPr="00415C0C">
              <w:rPr>
                <w:rFonts w:cs="Calibri"/>
                <w:b/>
                <w:color w:val="000000"/>
                <w:rPrChange w:id="2234" w:author="Gabriel Correa" w:date="2015-08-26T03:25:00Z">
                  <w:rPr>
                    <w:rFonts w:ascii="Calibri" w:eastAsiaTheme="majorEastAsia" w:hAnsi="Calibri" w:cs="Calibri"/>
                    <w:b/>
                    <w:bCs/>
                    <w:color w:val="000000"/>
                    <w:sz w:val="26"/>
                    <w:szCs w:val="26"/>
                  </w:rPr>
                </w:rPrChange>
              </w:rPr>
              <w:t>0.85</w:t>
            </w:r>
          </w:p>
        </w:tc>
        <w:tc>
          <w:tcPr>
            <w:tcW w:w="1511" w:type="dxa"/>
            <w:vAlign w:val="bottom"/>
          </w:tcPr>
          <w:p w:rsidR="00EE2482" w:rsidRPr="00E02554" w:rsidRDefault="00EE2482" w:rsidP="00B10007">
            <w:r w:rsidRPr="00E02554">
              <w:rPr>
                <w:rFonts w:cs="Calibri"/>
                <w:color w:val="000000"/>
                <w:rPrChange w:id="2235"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EE2482" w:rsidRPr="00E02554" w:rsidRDefault="00EE2482" w:rsidP="00B10007">
            <w:r w:rsidRPr="00E02554">
              <w:rPr>
                <w:rFonts w:cs="Calibri"/>
                <w:color w:val="000000"/>
                <w:rPrChange w:id="2236"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EE2482" w:rsidRPr="00E02554" w:rsidRDefault="00EE2482" w:rsidP="00B10007">
            <w:r w:rsidRPr="00E02554">
              <w:rPr>
                <w:rFonts w:cs="Calibri"/>
                <w:color w:val="000000"/>
                <w:rPrChange w:id="2237" w:author="Gabriel Correa" w:date="2015-08-25T14:24:00Z">
                  <w:rPr>
                    <w:rFonts w:ascii="Calibri" w:eastAsiaTheme="majorEastAsia" w:hAnsi="Calibri" w:cs="Calibri"/>
                    <w:b/>
                    <w:bCs/>
                    <w:color w:val="000000"/>
                    <w:sz w:val="26"/>
                    <w:szCs w:val="26"/>
                  </w:rPr>
                </w:rPrChange>
              </w:rPr>
              <w:t>0.77</w:t>
            </w:r>
          </w:p>
        </w:tc>
      </w:tr>
    </w:tbl>
    <w:p w:rsidR="00EE2482" w:rsidRPr="00E02554" w:rsidRDefault="00EE2482" w:rsidP="00EE2482"/>
    <w:p w:rsidR="00EE2482" w:rsidRPr="00E02554" w:rsidRDefault="00B10007" w:rsidP="00EE2482">
      <w:pPr>
        <w:ind w:left="360"/>
      </w:pPr>
      <w:r w:rsidRPr="00E02554">
        <w:t xml:space="preserve">Estos resultados indican que en general hay mejores resultados con </w:t>
      </w:r>
      <w:proofErr w:type="spellStart"/>
      <w:r w:rsidRPr="00E02554">
        <w:t>LibSVM</w:t>
      </w:r>
      <w:proofErr w:type="spellEnd"/>
      <w:r w:rsidRPr="00E02554">
        <w:t xml:space="preserve">, SMO y J48 clasificando directivas </w:t>
      </w:r>
      <w:r w:rsidR="00204187" w:rsidRPr="00E02554">
        <w:t xml:space="preserve">sobre un set de datos desbalanceado, en el buen sentido pues los comentarios de API en la realidad suelen tener un desbalance entre directivas y no-directivas porque hay menos directivas que comentarios normales. </w:t>
      </w:r>
    </w:p>
    <w:p w:rsidR="00204187" w:rsidRPr="00E02554" w:rsidRDefault="00204187" w:rsidP="00EE2482">
      <w:pPr>
        <w:ind w:left="360"/>
      </w:pPr>
      <w:r w:rsidRPr="00E02554">
        <w:t xml:space="preserve">Sin embargo, si se quiere encontrar a los clasificadores que mejor detectan a la mayor cantidad de directivas posibles, los resultados se deberían ordenar por el valor de </w:t>
      </w:r>
      <w:proofErr w:type="spellStart"/>
      <w:r w:rsidRPr="00E02554">
        <w:rPr>
          <w:i/>
        </w:rPr>
        <w:t>recall</w:t>
      </w:r>
      <w:proofErr w:type="spellEnd"/>
      <w:r w:rsidRPr="00E02554">
        <w:t xml:space="preserve">. Esto resulta en que los mejores para este propósito son nuevamente J48, SMO y </w:t>
      </w:r>
      <w:proofErr w:type="spellStart"/>
      <w:r w:rsidRPr="00E02554">
        <w:t>LibSVM</w:t>
      </w:r>
      <w:proofErr w:type="spellEnd"/>
      <w:r w:rsidRPr="00E02554">
        <w:t xml:space="preserve">, pero notemos que </w:t>
      </w:r>
      <w:proofErr w:type="spellStart"/>
      <w:r w:rsidRPr="00E02554">
        <w:t>Naive</w:t>
      </w:r>
      <w:proofErr w:type="spellEnd"/>
      <w:r w:rsidRPr="00E02554">
        <w:t xml:space="preserve"> </w:t>
      </w:r>
      <w:proofErr w:type="spellStart"/>
      <w:r w:rsidRPr="00E02554">
        <w:t>Bayes</w:t>
      </w:r>
      <w:proofErr w:type="spellEnd"/>
      <w:r w:rsidRPr="00E02554">
        <w:t xml:space="preserve"> sube 4to lugar, PART sube a 5to lugar y por otra parte </w:t>
      </w:r>
      <w:proofErr w:type="spellStart"/>
      <w:r w:rsidRPr="00E02554">
        <w:t>OneR</w:t>
      </w:r>
      <w:proofErr w:type="spellEnd"/>
      <w:r w:rsidRPr="00E02554">
        <w:t xml:space="preserve"> baja hasta el 8vo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20418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204187">
            <w:r w:rsidRPr="00E02554">
              <w:t>Clasificador</w:t>
            </w:r>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p>
        </w:tc>
        <w:tc>
          <w:tcPr>
            <w:tcW w:w="15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p>
        </w:tc>
        <w:tc>
          <w:tcPr>
            <w:tcW w:w="1559"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204187" w:rsidTr="00204187">
        <w:tc>
          <w:tcPr>
            <w:tcW w:w="2561" w:type="dxa"/>
            <w:vAlign w:val="center"/>
          </w:tcPr>
          <w:p w:rsidR="00204187" w:rsidRPr="00E02554" w:rsidRDefault="00204187" w:rsidP="00204187">
            <w:pPr>
              <w:rPr>
                <w:rFonts w:cs="Calibri"/>
                <w:color w:val="000000"/>
                <w:rPrChange w:id="2238" w:author="Gabriel Correa" w:date="2015-08-25T14:24:00Z">
                  <w:rPr>
                    <w:rFonts w:ascii="Calibri" w:hAnsi="Calibri" w:cs="Calibri"/>
                    <w:color w:val="000000"/>
                  </w:rPr>
                </w:rPrChange>
              </w:rPr>
            </w:pPr>
            <w:proofErr w:type="spellStart"/>
            <w:r w:rsidRPr="00E02554">
              <w:rPr>
                <w:rFonts w:cs="Calibri"/>
                <w:color w:val="000000"/>
                <w:rPrChange w:id="2239"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center"/>
          </w:tcPr>
          <w:p w:rsidR="00204187" w:rsidRPr="00E02554" w:rsidRDefault="00204187" w:rsidP="00204187">
            <w:pPr>
              <w:rPr>
                <w:rFonts w:cs="Calibri"/>
                <w:color w:val="000000"/>
                <w:rPrChange w:id="2240" w:author="Gabriel Correa" w:date="2015-08-25T14:24:00Z">
                  <w:rPr>
                    <w:rFonts w:ascii="Calibri" w:hAnsi="Calibri" w:cs="Calibri"/>
                    <w:color w:val="000000"/>
                  </w:rPr>
                </w:rPrChange>
              </w:rPr>
            </w:pPr>
            <w:r w:rsidRPr="00E02554">
              <w:rPr>
                <w:rFonts w:cs="Calibri"/>
                <w:color w:val="000000"/>
                <w:rPrChange w:id="2241" w:author="Gabriel Correa" w:date="2015-08-25T14:24:00Z">
                  <w:rPr>
                    <w:rFonts w:ascii="Calibri" w:eastAsiaTheme="majorEastAsia" w:hAnsi="Calibri" w:cs="Calibri"/>
                    <w:b/>
                    <w:bCs/>
                    <w:color w:val="000000"/>
                    <w:sz w:val="26"/>
                    <w:szCs w:val="26"/>
                  </w:rPr>
                </w:rPrChange>
              </w:rPr>
              <w:t>0</w:t>
            </w:r>
          </w:p>
        </w:tc>
        <w:tc>
          <w:tcPr>
            <w:tcW w:w="1411" w:type="dxa"/>
            <w:vAlign w:val="center"/>
          </w:tcPr>
          <w:p w:rsidR="00204187" w:rsidRPr="00E02554" w:rsidRDefault="00204187" w:rsidP="00204187">
            <w:pPr>
              <w:rPr>
                <w:rFonts w:cs="Calibri"/>
                <w:color w:val="000000"/>
                <w:rPrChange w:id="2242" w:author="Gabriel Correa" w:date="2015-08-25T14:24:00Z">
                  <w:rPr>
                    <w:rFonts w:ascii="Calibri" w:hAnsi="Calibri" w:cs="Calibri"/>
                    <w:color w:val="000000"/>
                  </w:rPr>
                </w:rPrChange>
              </w:rPr>
            </w:pPr>
            <w:r w:rsidRPr="00E02554">
              <w:rPr>
                <w:rFonts w:cs="Calibri"/>
                <w:color w:val="000000"/>
                <w:rPrChange w:id="2243" w:author="Gabriel Correa" w:date="2015-08-25T14:24:00Z">
                  <w:rPr>
                    <w:rFonts w:ascii="Calibri" w:eastAsiaTheme="majorEastAsia" w:hAnsi="Calibri" w:cs="Calibri"/>
                    <w:b/>
                    <w:bCs/>
                    <w:color w:val="000000"/>
                    <w:sz w:val="26"/>
                    <w:szCs w:val="26"/>
                  </w:rPr>
                </w:rPrChange>
              </w:rPr>
              <w:t>0</w:t>
            </w:r>
          </w:p>
        </w:tc>
        <w:tc>
          <w:tcPr>
            <w:tcW w:w="1511" w:type="dxa"/>
            <w:vAlign w:val="center"/>
          </w:tcPr>
          <w:p w:rsidR="00204187" w:rsidRPr="00E02554" w:rsidRDefault="00204187" w:rsidP="00204187">
            <w:pPr>
              <w:rPr>
                <w:rFonts w:cs="Calibri"/>
                <w:color w:val="000000"/>
                <w:rPrChange w:id="2244" w:author="Gabriel Correa" w:date="2015-08-25T14:24:00Z">
                  <w:rPr>
                    <w:rFonts w:ascii="Calibri" w:hAnsi="Calibri" w:cs="Calibri"/>
                    <w:color w:val="000000"/>
                  </w:rPr>
                </w:rPrChange>
              </w:rPr>
            </w:pPr>
            <w:r w:rsidRPr="00E02554">
              <w:rPr>
                <w:rFonts w:cs="Calibri"/>
                <w:color w:val="000000"/>
                <w:rPrChange w:id="2245" w:author="Gabriel Correa" w:date="2015-08-25T14:24:00Z">
                  <w:rPr>
                    <w:rFonts w:ascii="Calibri" w:eastAsiaTheme="majorEastAsia" w:hAnsi="Calibri" w:cs="Calibri"/>
                    <w:b/>
                    <w:bCs/>
                    <w:color w:val="000000"/>
                    <w:sz w:val="26"/>
                    <w:szCs w:val="26"/>
                  </w:rPr>
                </w:rPrChange>
              </w:rPr>
              <w:t>0</w:t>
            </w:r>
          </w:p>
        </w:tc>
        <w:tc>
          <w:tcPr>
            <w:tcW w:w="1288" w:type="dxa"/>
            <w:vAlign w:val="center"/>
          </w:tcPr>
          <w:p w:rsidR="00204187" w:rsidRPr="00E02554" w:rsidRDefault="00204187" w:rsidP="00204187">
            <w:pPr>
              <w:rPr>
                <w:rFonts w:cs="Calibri"/>
                <w:color w:val="000000"/>
                <w:rPrChange w:id="2246" w:author="Gabriel Correa" w:date="2015-08-25T14:24:00Z">
                  <w:rPr>
                    <w:rFonts w:ascii="Calibri" w:hAnsi="Calibri" w:cs="Calibri"/>
                    <w:color w:val="000000"/>
                  </w:rPr>
                </w:rPrChange>
              </w:rPr>
            </w:pPr>
            <w:r w:rsidRPr="00E02554">
              <w:rPr>
                <w:rFonts w:cs="Calibri"/>
                <w:color w:val="000000"/>
                <w:rPrChange w:id="2247" w:author="Gabriel Correa" w:date="2015-08-25T14:24:00Z">
                  <w:rPr>
                    <w:rFonts w:ascii="Calibri" w:eastAsiaTheme="majorEastAsia" w:hAnsi="Calibri" w:cs="Calibri"/>
                    <w:b/>
                    <w:bCs/>
                    <w:color w:val="000000"/>
                    <w:sz w:val="26"/>
                    <w:szCs w:val="26"/>
                  </w:rPr>
                </w:rPrChange>
              </w:rPr>
              <w:t>0.50</w:t>
            </w:r>
          </w:p>
        </w:tc>
        <w:tc>
          <w:tcPr>
            <w:tcW w:w="1559" w:type="dxa"/>
            <w:vAlign w:val="center"/>
          </w:tcPr>
          <w:p w:rsidR="00204187" w:rsidRPr="00E02554" w:rsidRDefault="00204187" w:rsidP="00204187">
            <w:pPr>
              <w:rPr>
                <w:rFonts w:cs="Calibri"/>
                <w:color w:val="000000"/>
                <w:rPrChange w:id="2248" w:author="Gabriel Correa" w:date="2015-08-25T14:24:00Z">
                  <w:rPr>
                    <w:rFonts w:ascii="Calibri" w:hAnsi="Calibri" w:cs="Calibri"/>
                    <w:color w:val="000000"/>
                  </w:rPr>
                </w:rPrChange>
              </w:rPr>
            </w:pPr>
            <w:r w:rsidRPr="00E02554">
              <w:rPr>
                <w:rFonts w:cs="Calibri"/>
                <w:color w:val="000000"/>
                <w:rPrChange w:id="2249" w:author="Gabriel Correa" w:date="2015-08-25T14:24:00Z">
                  <w:rPr>
                    <w:rFonts w:ascii="Calibri" w:eastAsiaTheme="majorEastAsia" w:hAnsi="Calibri" w:cs="Calibri"/>
                    <w:b/>
                    <w:bCs/>
                    <w:color w:val="000000"/>
                    <w:sz w:val="26"/>
                    <w:szCs w:val="26"/>
                  </w:rPr>
                </w:rPrChange>
              </w:rPr>
              <w:t>0</w:t>
            </w:r>
          </w:p>
        </w:tc>
      </w:tr>
      <w:tr w:rsidR="00204187" w:rsidTr="00204187">
        <w:tc>
          <w:tcPr>
            <w:tcW w:w="2561" w:type="dxa"/>
            <w:vAlign w:val="center"/>
          </w:tcPr>
          <w:p w:rsidR="00204187" w:rsidRPr="00E02554" w:rsidRDefault="00204187" w:rsidP="00204187">
            <w:pPr>
              <w:rPr>
                <w:rFonts w:cs="Calibri"/>
                <w:color w:val="000000"/>
                <w:rPrChange w:id="2250" w:author="Gabriel Correa" w:date="2015-08-25T14:24:00Z">
                  <w:rPr>
                    <w:rFonts w:ascii="Calibri" w:hAnsi="Calibri" w:cs="Calibri"/>
                    <w:color w:val="000000"/>
                  </w:rPr>
                </w:rPrChange>
              </w:rPr>
            </w:pPr>
            <w:r w:rsidRPr="00E02554">
              <w:rPr>
                <w:rFonts w:cs="Calibri"/>
                <w:color w:val="000000"/>
                <w:rPrChange w:id="2251" w:author="Gabriel Correa" w:date="2015-08-25T14:24:00Z">
                  <w:rPr>
                    <w:rFonts w:ascii="Calibri" w:eastAsiaTheme="majorEastAsia" w:hAnsi="Calibri" w:cs="Calibri"/>
                    <w:b/>
                    <w:bCs/>
                    <w:color w:val="000000"/>
                    <w:sz w:val="26"/>
                    <w:szCs w:val="26"/>
                  </w:rPr>
                </w:rPrChange>
              </w:rPr>
              <w:t>AdaBoostM1</w:t>
            </w:r>
          </w:p>
        </w:tc>
        <w:tc>
          <w:tcPr>
            <w:tcW w:w="1411" w:type="dxa"/>
            <w:vAlign w:val="center"/>
          </w:tcPr>
          <w:p w:rsidR="00204187" w:rsidRPr="00E02554" w:rsidRDefault="00204187" w:rsidP="00204187">
            <w:pPr>
              <w:rPr>
                <w:rFonts w:cs="Calibri"/>
                <w:color w:val="000000"/>
                <w:rPrChange w:id="2252" w:author="Gabriel Correa" w:date="2015-08-25T14:24:00Z">
                  <w:rPr>
                    <w:rFonts w:ascii="Calibri" w:hAnsi="Calibri" w:cs="Calibri"/>
                    <w:color w:val="000000"/>
                  </w:rPr>
                </w:rPrChange>
              </w:rPr>
            </w:pPr>
            <w:r w:rsidRPr="00E02554">
              <w:rPr>
                <w:rFonts w:cs="Calibri"/>
                <w:color w:val="000000"/>
                <w:rPrChange w:id="2253" w:author="Gabriel Correa" w:date="2015-08-25T14:24:00Z">
                  <w:rPr>
                    <w:rFonts w:ascii="Calibri" w:eastAsiaTheme="majorEastAsia" w:hAnsi="Calibri" w:cs="Calibri"/>
                    <w:b/>
                    <w:bCs/>
                    <w:color w:val="000000"/>
                    <w:sz w:val="26"/>
                    <w:szCs w:val="26"/>
                  </w:rPr>
                </w:rPrChange>
              </w:rPr>
              <w:t>0.54</w:t>
            </w:r>
          </w:p>
        </w:tc>
        <w:tc>
          <w:tcPr>
            <w:tcW w:w="1411" w:type="dxa"/>
            <w:vAlign w:val="center"/>
          </w:tcPr>
          <w:p w:rsidR="00204187" w:rsidRPr="00E02554" w:rsidRDefault="00204187" w:rsidP="00204187">
            <w:pPr>
              <w:rPr>
                <w:rFonts w:cs="Calibri"/>
                <w:color w:val="000000"/>
                <w:rPrChange w:id="2254" w:author="Gabriel Correa" w:date="2015-08-25T14:24:00Z">
                  <w:rPr>
                    <w:rFonts w:ascii="Calibri" w:hAnsi="Calibri" w:cs="Calibri"/>
                    <w:color w:val="000000"/>
                  </w:rPr>
                </w:rPrChange>
              </w:rPr>
            </w:pPr>
            <w:r w:rsidRPr="00E02554">
              <w:rPr>
                <w:rFonts w:cs="Calibri"/>
                <w:color w:val="000000"/>
                <w:rPrChange w:id="2255"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2256" w:author="Gabriel Correa" w:date="2015-08-25T14:24:00Z">
                  <w:rPr>
                    <w:rFonts w:ascii="Calibri" w:hAnsi="Calibri" w:cs="Calibri"/>
                    <w:color w:val="000000"/>
                  </w:rPr>
                </w:rPrChange>
              </w:rPr>
            </w:pPr>
            <w:r w:rsidRPr="00E02554">
              <w:rPr>
                <w:rFonts w:cs="Calibri"/>
                <w:color w:val="000000"/>
                <w:rPrChange w:id="2257" w:author="Gabriel Correa" w:date="2015-08-25T14:24:00Z">
                  <w:rPr>
                    <w:rFonts w:ascii="Calibri" w:eastAsiaTheme="majorEastAsia" w:hAnsi="Calibri" w:cs="Calibri"/>
                    <w:b/>
                    <w:bCs/>
                    <w:color w:val="000000"/>
                    <w:sz w:val="26"/>
                    <w:szCs w:val="26"/>
                  </w:rPr>
                </w:rPrChange>
              </w:rPr>
              <w:t>0.57</w:t>
            </w:r>
          </w:p>
        </w:tc>
        <w:tc>
          <w:tcPr>
            <w:tcW w:w="1288" w:type="dxa"/>
            <w:vAlign w:val="center"/>
          </w:tcPr>
          <w:p w:rsidR="00204187" w:rsidRPr="00E02554" w:rsidRDefault="00204187" w:rsidP="00204187">
            <w:pPr>
              <w:rPr>
                <w:rFonts w:cs="Calibri"/>
                <w:color w:val="000000"/>
                <w:rPrChange w:id="2258" w:author="Gabriel Correa" w:date="2015-08-25T14:24:00Z">
                  <w:rPr>
                    <w:rFonts w:ascii="Calibri" w:hAnsi="Calibri" w:cs="Calibri"/>
                    <w:color w:val="000000"/>
                  </w:rPr>
                </w:rPrChange>
              </w:rPr>
            </w:pPr>
            <w:r w:rsidRPr="00E02554">
              <w:rPr>
                <w:rFonts w:cs="Calibri"/>
                <w:color w:val="000000"/>
                <w:rPrChange w:id="2259" w:author="Gabriel Correa" w:date="2015-08-25T14:24:00Z">
                  <w:rPr>
                    <w:rFonts w:ascii="Calibri" w:eastAsiaTheme="majorEastAsia" w:hAnsi="Calibri" w:cs="Calibri"/>
                    <w:b/>
                    <w:bCs/>
                    <w:color w:val="000000"/>
                    <w:sz w:val="26"/>
                    <w:szCs w:val="26"/>
                  </w:rPr>
                </w:rPrChange>
              </w:rPr>
              <w:t>0.88</w:t>
            </w:r>
          </w:p>
        </w:tc>
        <w:tc>
          <w:tcPr>
            <w:tcW w:w="1559" w:type="dxa"/>
            <w:vAlign w:val="center"/>
          </w:tcPr>
          <w:p w:rsidR="00204187" w:rsidRPr="00E02554" w:rsidRDefault="00204187" w:rsidP="00204187">
            <w:pPr>
              <w:rPr>
                <w:rFonts w:cs="Calibri"/>
                <w:color w:val="000000"/>
                <w:rPrChange w:id="2260" w:author="Gabriel Correa" w:date="2015-08-25T14:24:00Z">
                  <w:rPr>
                    <w:rFonts w:ascii="Calibri" w:hAnsi="Calibri" w:cs="Calibri"/>
                    <w:color w:val="000000"/>
                  </w:rPr>
                </w:rPrChange>
              </w:rPr>
            </w:pPr>
            <w:r w:rsidRPr="00E02554">
              <w:rPr>
                <w:rFonts w:cs="Calibri"/>
                <w:color w:val="000000"/>
                <w:rPrChange w:id="2261" w:author="Gabriel Correa" w:date="2015-08-25T14:24:00Z">
                  <w:rPr>
                    <w:rFonts w:ascii="Calibri" w:eastAsiaTheme="majorEastAsia" w:hAnsi="Calibri" w:cs="Calibri"/>
                    <w:b/>
                    <w:bCs/>
                    <w:color w:val="000000"/>
                    <w:sz w:val="26"/>
                    <w:szCs w:val="26"/>
                  </w:rPr>
                </w:rPrChange>
              </w:rPr>
              <w:t>0.45</w:t>
            </w:r>
          </w:p>
        </w:tc>
      </w:tr>
      <w:tr w:rsidR="00204187" w:rsidTr="00204187">
        <w:tc>
          <w:tcPr>
            <w:tcW w:w="2561" w:type="dxa"/>
            <w:vAlign w:val="center"/>
          </w:tcPr>
          <w:p w:rsidR="00204187" w:rsidRPr="00E02554" w:rsidRDefault="00204187" w:rsidP="00204187">
            <w:pPr>
              <w:rPr>
                <w:rFonts w:cs="Calibri"/>
                <w:color w:val="000000"/>
                <w:rPrChange w:id="2262" w:author="Gabriel Correa" w:date="2015-08-25T14:24:00Z">
                  <w:rPr>
                    <w:rFonts w:ascii="Calibri" w:hAnsi="Calibri" w:cs="Calibri"/>
                    <w:color w:val="000000"/>
                  </w:rPr>
                </w:rPrChange>
              </w:rPr>
            </w:pPr>
            <w:proofErr w:type="spellStart"/>
            <w:r w:rsidRPr="00E02554">
              <w:rPr>
                <w:rFonts w:cs="Calibri"/>
                <w:color w:val="000000"/>
                <w:rPrChange w:id="2263"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center"/>
          </w:tcPr>
          <w:p w:rsidR="00204187" w:rsidRPr="00E02554" w:rsidRDefault="00204187" w:rsidP="00204187">
            <w:pPr>
              <w:rPr>
                <w:rFonts w:cs="Calibri"/>
                <w:color w:val="000000"/>
                <w:rPrChange w:id="2264" w:author="Gabriel Correa" w:date="2015-08-25T14:24:00Z">
                  <w:rPr>
                    <w:rFonts w:ascii="Calibri" w:hAnsi="Calibri" w:cs="Calibri"/>
                    <w:color w:val="000000"/>
                  </w:rPr>
                </w:rPrChange>
              </w:rPr>
            </w:pPr>
            <w:r w:rsidRPr="00E02554">
              <w:rPr>
                <w:rFonts w:cs="Calibri"/>
                <w:color w:val="000000"/>
                <w:rPrChange w:id="2265" w:author="Gabriel Correa" w:date="2015-08-25T14:24:00Z">
                  <w:rPr>
                    <w:rFonts w:ascii="Calibri" w:eastAsiaTheme="majorEastAsia" w:hAnsi="Calibri" w:cs="Calibri"/>
                    <w:b/>
                    <w:bCs/>
                    <w:color w:val="000000"/>
                    <w:sz w:val="26"/>
                    <w:szCs w:val="26"/>
                  </w:rPr>
                </w:rPrChange>
              </w:rPr>
              <w:t>0.63</w:t>
            </w:r>
          </w:p>
        </w:tc>
        <w:tc>
          <w:tcPr>
            <w:tcW w:w="1411" w:type="dxa"/>
            <w:vAlign w:val="center"/>
          </w:tcPr>
          <w:p w:rsidR="00204187" w:rsidRPr="00E02554" w:rsidRDefault="00204187" w:rsidP="00204187">
            <w:pPr>
              <w:rPr>
                <w:rFonts w:cs="Calibri"/>
                <w:color w:val="000000"/>
                <w:rPrChange w:id="2266" w:author="Gabriel Correa" w:date="2015-08-25T14:24:00Z">
                  <w:rPr>
                    <w:rFonts w:ascii="Calibri" w:hAnsi="Calibri" w:cs="Calibri"/>
                    <w:color w:val="000000"/>
                  </w:rPr>
                </w:rPrChange>
              </w:rPr>
            </w:pPr>
            <w:r w:rsidRPr="00E02554">
              <w:rPr>
                <w:rFonts w:cs="Calibri"/>
                <w:color w:val="000000"/>
                <w:rPrChange w:id="2267"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2268" w:author="Gabriel Correa" w:date="2015-08-25T14:24:00Z">
                  <w:rPr>
                    <w:rFonts w:ascii="Calibri" w:hAnsi="Calibri" w:cs="Calibri"/>
                    <w:color w:val="000000"/>
                  </w:rPr>
                </w:rPrChange>
              </w:rPr>
            </w:pPr>
            <w:r w:rsidRPr="00E02554">
              <w:rPr>
                <w:rFonts w:cs="Calibri"/>
                <w:color w:val="000000"/>
                <w:rPrChange w:id="2269" w:author="Gabriel Correa" w:date="2015-08-25T14:24:00Z">
                  <w:rPr>
                    <w:rFonts w:ascii="Calibri" w:eastAsiaTheme="majorEastAsia" w:hAnsi="Calibri" w:cs="Calibri"/>
                    <w:b/>
                    <w:bCs/>
                    <w:color w:val="000000"/>
                    <w:sz w:val="26"/>
                    <w:szCs w:val="26"/>
                  </w:rPr>
                </w:rPrChange>
              </w:rPr>
              <w:t>0.81</w:t>
            </w:r>
          </w:p>
        </w:tc>
        <w:tc>
          <w:tcPr>
            <w:tcW w:w="1288" w:type="dxa"/>
            <w:vAlign w:val="center"/>
          </w:tcPr>
          <w:p w:rsidR="00204187" w:rsidRPr="00E02554" w:rsidRDefault="00204187" w:rsidP="00204187">
            <w:pPr>
              <w:rPr>
                <w:rFonts w:cs="Calibri"/>
                <w:color w:val="000000"/>
                <w:rPrChange w:id="2270" w:author="Gabriel Correa" w:date="2015-08-25T14:24:00Z">
                  <w:rPr>
                    <w:rFonts w:ascii="Calibri" w:hAnsi="Calibri" w:cs="Calibri"/>
                    <w:color w:val="000000"/>
                  </w:rPr>
                </w:rPrChange>
              </w:rPr>
            </w:pPr>
            <w:r w:rsidRPr="00E02554">
              <w:rPr>
                <w:rFonts w:cs="Calibri"/>
                <w:color w:val="000000"/>
                <w:rPrChange w:id="2271"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2272" w:author="Gabriel Correa" w:date="2015-08-25T14:24:00Z">
                  <w:rPr>
                    <w:rFonts w:ascii="Calibri" w:hAnsi="Calibri" w:cs="Calibri"/>
                    <w:color w:val="000000"/>
                  </w:rPr>
                </w:rPrChange>
              </w:rPr>
            </w:pPr>
            <w:r w:rsidRPr="00E02554">
              <w:rPr>
                <w:rFonts w:cs="Calibri"/>
                <w:color w:val="000000"/>
                <w:rPrChange w:id="2273"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2274" w:author="Gabriel Correa" w:date="2015-08-25T14:24:00Z">
                  <w:rPr>
                    <w:rFonts w:ascii="Calibri" w:hAnsi="Calibri" w:cs="Calibri"/>
                    <w:color w:val="000000"/>
                  </w:rPr>
                </w:rPrChange>
              </w:rPr>
            </w:pPr>
            <w:proofErr w:type="spellStart"/>
            <w:r w:rsidRPr="00E02554">
              <w:rPr>
                <w:rFonts w:cs="Calibri"/>
                <w:color w:val="000000"/>
                <w:rPrChange w:id="2275"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center"/>
          </w:tcPr>
          <w:p w:rsidR="00204187" w:rsidRPr="00E02554" w:rsidRDefault="00204187" w:rsidP="00204187">
            <w:pPr>
              <w:rPr>
                <w:rFonts w:cs="Calibri"/>
                <w:color w:val="000000"/>
                <w:rPrChange w:id="2276" w:author="Gabriel Correa" w:date="2015-08-25T14:24:00Z">
                  <w:rPr>
                    <w:rFonts w:ascii="Calibri" w:hAnsi="Calibri" w:cs="Calibri"/>
                    <w:color w:val="000000"/>
                  </w:rPr>
                </w:rPrChange>
              </w:rPr>
            </w:pPr>
            <w:r w:rsidRPr="00E02554">
              <w:rPr>
                <w:rFonts w:cs="Calibri"/>
                <w:color w:val="000000"/>
                <w:rPrChange w:id="2277" w:author="Gabriel Correa" w:date="2015-08-25T14:24:00Z">
                  <w:rPr>
                    <w:rFonts w:ascii="Calibri" w:eastAsiaTheme="majorEastAsia" w:hAnsi="Calibri" w:cs="Calibri"/>
                    <w:b/>
                    <w:bCs/>
                    <w:color w:val="000000"/>
                    <w:sz w:val="26"/>
                    <w:szCs w:val="26"/>
                  </w:rPr>
                </w:rPrChange>
              </w:rPr>
              <w:t>0.65</w:t>
            </w:r>
          </w:p>
        </w:tc>
        <w:tc>
          <w:tcPr>
            <w:tcW w:w="1411" w:type="dxa"/>
            <w:vAlign w:val="center"/>
          </w:tcPr>
          <w:p w:rsidR="00204187" w:rsidRPr="00E02554" w:rsidRDefault="00204187" w:rsidP="00204187">
            <w:pPr>
              <w:rPr>
                <w:rFonts w:cs="Calibri"/>
                <w:color w:val="000000"/>
                <w:rPrChange w:id="2278" w:author="Gabriel Correa" w:date="2015-08-25T14:24:00Z">
                  <w:rPr>
                    <w:rFonts w:ascii="Calibri" w:hAnsi="Calibri" w:cs="Calibri"/>
                    <w:color w:val="000000"/>
                  </w:rPr>
                </w:rPrChange>
              </w:rPr>
            </w:pPr>
            <w:r w:rsidRPr="00E02554">
              <w:rPr>
                <w:rFonts w:cs="Calibri"/>
                <w:color w:val="000000"/>
                <w:rPrChange w:id="2279"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2280" w:author="Gabriel Correa" w:date="2015-08-25T14:24:00Z">
                  <w:rPr>
                    <w:rFonts w:ascii="Calibri" w:hAnsi="Calibri" w:cs="Calibri"/>
                    <w:color w:val="000000"/>
                  </w:rPr>
                </w:rPrChange>
              </w:rPr>
            </w:pPr>
            <w:r w:rsidRPr="00E02554">
              <w:rPr>
                <w:rFonts w:cs="Calibri"/>
                <w:color w:val="000000"/>
                <w:rPrChange w:id="2281" w:author="Gabriel Correa" w:date="2015-08-25T14:24:00Z">
                  <w:rPr>
                    <w:rFonts w:ascii="Calibri" w:eastAsiaTheme="majorEastAsia" w:hAnsi="Calibri" w:cs="Calibri"/>
                    <w:b/>
                    <w:bCs/>
                    <w:color w:val="000000"/>
                    <w:sz w:val="26"/>
                    <w:szCs w:val="26"/>
                  </w:rPr>
                </w:rPrChange>
              </w:rPr>
              <w:t>0.66</w:t>
            </w:r>
          </w:p>
        </w:tc>
        <w:tc>
          <w:tcPr>
            <w:tcW w:w="1288" w:type="dxa"/>
            <w:vAlign w:val="center"/>
          </w:tcPr>
          <w:p w:rsidR="00204187" w:rsidRPr="00E02554" w:rsidRDefault="00204187" w:rsidP="00204187">
            <w:pPr>
              <w:rPr>
                <w:rFonts w:cs="Calibri"/>
                <w:color w:val="000000"/>
                <w:rPrChange w:id="2282" w:author="Gabriel Correa" w:date="2015-08-25T14:24:00Z">
                  <w:rPr>
                    <w:rFonts w:ascii="Calibri" w:hAnsi="Calibri" w:cs="Calibri"/>
                    <w:color w:val="000000"/>
                  </w:rPr>
                </w:rPrChange>
              </w:rPr>
            </w:pPr>
            <w:r w:rsidRPr="00E02554">
              <w:rPr>
                <w:rFonts w:cs="Calibri"/>
                <w:color w:val="000000"/>
                <w:rPrChange w:id="2283" w:author="Gabriel Correa" w:date="2015-08-25T14:24:00Z">
                  <w:rPr>
                    <w:rFonts w:ascii="Calibri" w:eastAsiaTheme="majorEastAsia" w:hAnsi="Calibri" w:cs="Calibri"/>
                    <w:b/>
                    <w:bCs/>
                    <w:color w:val="000000"/>
                    <w:sz w:val="26"/>
                    <w:szCs w:val="26"/>
                  </w:rPr>
                </w:rPrChange>
              </w:rPr>
              <w:t>0.87</w:t>
            </w:r>
          </w:p>
        </w:tc>
        <w:tc>
          <w:tcPr>
            <w:tcW w:w="1559" w:type="dxa"/>
            <w:vAlign w:val="center"/>
          </w:tcPr>
          <w:p w:rsidR="00204187" w:rsidRPr="00E02554" w:rsidRDefault="00204187" w:rsidP="00204187">
            <w:pPr>
              <w:rPr>
                <w:rFonts w:cs="Calibri"/>
                <w:color w:val="000000"/>
                <w:rPrChange w:id="2284" w:author="Gabriel Correa" w:date="2015-08-25T14:24:00Z">
                  <w:rPr>
                    <w:rFonts w:ascii="Calibri" w:hAnsi="Calibri" w:cs="Calibri"/>
                    <w:color w:val="000000"/>
                  </w:rPr>
                </w:rPrChange>
              </w:rPr>
            </w:pPr>
            <w:r w:rsidRPr="00E02554">
              <w:rPr>
                <w:rFonts w:cs="Calibri"/>
                <w:color w:val="000000"/>
                <w:rPrChange w:id="2285"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2286" w:author="Gabriel Correa" w:date="2015-08-25T14:24:00Z">
                  <w:rPr>
                    <w:rFonts w:ascii="Calibri" w:hAnsi="Calibri" w:cs="Calibri"/>
                    <w:color w:val="000000"/>
                  </w:rPr>
                </w:rPrChange>
              </w:rPr>
            </w:pPr>
            <w:proofErr w:type="spellStart"/>
            <w:r w:rsidRPr="00E02554">
              <w:rPr>
                <w:rFonts w:cs="Calibri"/>
                <w:color w:val="000000"/>
                <w:rPrChange w:id="2287"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center"/>
          </w:tcPr>
          <w:p w:rsidR="00204187" w:rsidRPr="00E02554" w:rsidRDefault="00204187" w:rsidP="00204187">
            <w:pPr>
              <w:rPr>
                <w:rFonts w:cs="Calibri"/>
                <w:color w:val="000000"/>
                <w:rPrChange w:id="2288" w:author="Gabriel Correa" w:date="2015-08-25T14:24:00Z">
                  <w:rPr>
                    <w:rFonts w:ascii="Calibri" w:hAnsi="Calibri" w:cs="Calibri"/>
                    <w:color w:val="000000"/>
                  </w:rPr>
                </w:rPrChange>
              </w:rPr>
            </w:pPr>
            <w:r w:rsidRPr="00E02554">
              <w:rPr>
                <w:rFonts w:cs="Calibri"/>
                <w:color w:val="000000"/>
                <w:rPrChange w:id="2289" w:author="Gabriel Correa" w:date="2015-08-25T14:24:00Z">
                  <w:rPr>
                    <w:rFonts w:ascii="Calibri" w:eastAsiaTheme="majorEastAsia" w:hAnsi="Calibri" w:cs="Calibri"/>
                    <w:b/>
                    <w:bCs/>
                    <w:color w:val="000000"/>
                    <w:sz w:val="26"/>
                    <w:szCs w:val="26"/>
                  </w:rPr>
                </w:rPrChange>
              </w:rPr>
              <w:t>0.78</w:t>
            </w:r>
          </w:p>
        </w:tc>
        <w:tc>
          <w:tcPr>
            <w:tcW w:w="1411" w:type="dxa"/>
            <w:vAlign w:val="center"/>
          </w:tcPr>
          <w:p w:rsidR="00204187" w:rsidRPr="00E02554" w:rsidRDefault="00204187" w:rsidP="00204187">
            <w:pPr>
              <w:rPr>
                <w:rFonts w:cs="Calibri"/>
                <w:color w:val="000000"/>
                <w:rPrChange w:id="2290" w:author="Gabriel Correa" w:date="2015-08-25T14:24:00Z">
                  <w:rPr>
                    <w:rFonts w:ascii="Calibri" w:hAnsi="Calibri" w:cs="Calibri"/>
                    <w:color w:val="000000"/>
                  </w:rPr>
                </w:rPrChange>
              </w:rPr>
            </w:pPr>
            <w:r w:rsidRPr="00E02554">
              <w:rPr>
                <w:rFonts w:cs="Calibri"/>
                <w:color w:val="000000"/>
                <w:rPrChange w:id="2291"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2292" w:author="Gabriel Correa" w:date="2015-08-25T14:24:00Z">
                  <w:rPr>
                    <w:rFonts w:ascii="Calibri" w:hAnsi="Calibri" w:cs="Calibri"/>
                    <w:color w:val="000000"/>
                  </w:rPr>
                </w:rPrChange>
              </w:rPr>
            </w:pPr>
            <w:r w:rsidRPr="00E02554">
              <w:rPr>
                <w:rFonts w:cs="Calibri"/>
                <w:color w:val="000000"/>
                <w:rPrChange w:id="2293" w:author="Gabriel Correa" w:date="2015-08-25T14:24:00Z">
                  <w:rPr>
                    <w:rFonts w:ascii="Calibri" w:eastAsiaTheme="majorEastAsia" w:hAnsi="Calibri" w:cs="Calibri"/>
                    <w:b/>
                    <w:bCs/>
                    <w:color w:val="000000"/>
                    <w:sz w:val="26"/>
                    <w:szCs w:val="26"/>
                  </w:rPr>
                </w:rPrChange>
              </w:rPr>
              <w:t>1</w:t>
            </w:r>
          </w:p>
        </w:tc>
        <w:tc>
          <w:tcPr>
            <w:tcW w:w="1288" w:type="dxa"/>
            <w:vAlign w:val="center"/>
          </w:tcPr>
          <w:p w:rsidR="00204187" w:rsidRPr="00E02554" w:rsidRDefault="00204187" w:rsidP="00204187">
            <w:pPr>
              <w:rPr>
                <w:rFonts w:cs="Calibri"/>
                <w:color w:val="000000"/>
                <w:rPrChange w:id="2294" w:author="Gabriel Correa" w:date="2015-08-25T14:24:00Z">
                  <w:rPr>
                    <w:rFonts w:ascii="Calibri" w:hAnsi="Calibri" w:cs="Calibri"/>
                    <w:color w:val="000000"/>
                  </w:rPr>
                </w:rPrChange>
              </w:rPr>
            </w:pPr>
            <w:r w:rsidRPr="00E02554">
              <w:rPr>
                <w:rFonts w:cs="Calibri"/>
                <w:color w:val="000000"/>
                <w:rPrChange w:id="2295" w:author="Gabriel Correa" w:date="2015-08-25T14:24:00Z">
                  <w:rPr>
                    <w:rFonts w:ascii="Calibri" w:eastAsiaTheme="majorEastAsia" w:hAnsi="Calibri" w:cs="Calibri"/>
                    <w:b/>
                    <w:bCs/>
                    <w:color w:val="000000"/>
                    <w:sz w:val="26"/>
                    <w:szCs w:val="26"/>
                  </w:rPr>
                </w:rPrChange>
              </w:rPr>
              <w:t>0.82</w:t>
            </w:r>
          </w:p>
        </w:tc>
        <w:tc>
          <w:tcPr>
            <w:tcW w:w="1559" w:type="dxa"/>
            <w:vAlign w:val="center"/>
          </w:tcPr>
          <w:p w:rsidR="00204187" w:rsidRPr="00E02554" w:rsidRDefault="00204187" w:rsidP="00204187">
            <w:pPr>
              <w:rPr>
                <w:rFonts w:cs="Calibri"/>
                <w:color w:val="000000"/>
                <w:rPrChange w:id="2296" w:author="Gabriel Correa" w:date="2015-08-25T14:24:00Z">
                  <w:rPr>
                    <w:rFonts w:ascii="Calibri" w:hAnsi="Calibri" w:cs="Calibri"/>
                    <w:color w:val="000000"/>
                  </w:rPr>
                </w:rPrChange>
              </w:rPr>
            </w:pPr>
            <w:r w:rsidRPr="00E02554">
              <w:rPr>
                <w:rFonts w:cs="Calibri"/>
                <w:color w:val="000000"/>
                <w:rPrChange w:id="2297" w:author="Gabriel Correa" w:date="2015-08-25T14:24:00Z">
                  <w:rPr>
                    <w:rFonts w:ascii="Calibri" w:eastAsiaTheme="majorEastAsia" w:hAnsi="Calibri" w:cs="Calibri"/>
                    <w:b/>
                    <w:bCs/>
                    <w:color w:val="000000"/>
                    <w:sz w:val="26"/>
                    <w:szCs w:val="26"/>
                  </w:rPr>
                </w:rPrChange>
              </w:rPr>
              <w:t>0.75</w:t>
            </w:r>
          </w:p>
        </w:tc>
      </w:tr>
      <w:tr w:rsidR="00204187" w:rsidTr="00204187">
        <w:tc>
          <w:tcPr>
            <w:tcW w:w="2561" w:type="dxa"/>
            <w:vAlign w:val="center"/>
          </w:tcPr>
          <w:p w:rsidR="00204187" w:rsidRPr="00E02554" w:rsidRDefault="00204187" w:rsidP="00204187">
            <w:pPr>
              <w:rPr>
                <w:rFonts w:cs="Calibri"/>
                <w:color w:val="000000"/>
                <w:rPrChange w:id="2298" w:author="Gabriel Correa" w:date="2015-08-25T14:24:00Z">
                  <w:rPr>
                    <w:rFonts w:ascii="Calibri" w:hAnsi="Calibri" w:cs="Calibri"/>
                    <w:color w:val="000000"/>
                  </w:rPr>
                </w:rPrChange>
              </w:rPr>
            </w:pPr>
            <w:proofErr w:type="spellStart"/>
            <w:r w:rsidRPr="00E02554">
              <w:rPr>
                <w:rFonts w:cs="Calibri"/>
                <w:color w:val="000000"/>
                <w:rPrChange w:id="2299"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center"/>
          </w:tcPr>
          <w:p w:rsidR="00204187" w:rsidRPr="00E02554" w:rsidRDefault="00204187" w:rsidP="00204187">
            <w:pPr>
              <w:rPr>
                <w:rFonts w:cs="Calibri"/>
                <w:color w:val="000000"/>
                <w:rPrChange w:id="2300" w:author="Gabriel Correa" w:date="2015-08-25T14:24:00Z">
                  <w:rPr>
                    <w:rFonts w:ascii="Calibri" w:hAnsi="Calibri" w:cs="Calibri"/>
                    <w:color w:val="000000"/>
                  </w:rPr>
                </w:rPrChange>
              </w:rPr>
            </w:pPr>
            <w:r w:rsidRPr="00E02554">
              <w:rPr>
                <w:rFonts w:cs="Calibri"/>
                <w:color w:val="000000"/>
                <w:rPrChange w:id="2301" w:author="Gabriel Correa" w:date="2015-08-25T14:24:00Z">
                  <w:rPr>
                    <w:rFonts w:ascii="Calibri" w:eastAsiaTheme="majorEastAsia" w:hAnsi="Calibri" w:cs="Calibri"/>
                    <w:b/>
                    <w:bCs/>
                    <w:color w:val="000000"/>
                    <w:sz w:val="26"/>
                    <w:szCs w:val="26"/>
                  </w:rPr>
                </w:rPrChange>
              </w:rPr>
              <w:t>0.70</w:t>
            </w:r>
          </w:p>
        </w:tc>
        <w:tc>
          <w:tcPr>
            <w:tcW w:w="1411" w:type="dxa"/>
            <w:vAlign w:val="center"/>
          </w:tcPr>
          <w:p w:rsidR="00204187" w:rsidRPr="00E02554" w:rsidRDefault="00204187" w:rsidP="00204187">
            <w:pPr>
              <w:rPr>
                <w:rFonts w:cs="Calibri"/>
                <w:color w:val="000000"/>
                <w:rPrChange w:id="2302" w:author="Gabriel Correa" w:date="2015-08-25T14:24:00Z">
                  <w:rPr>
                    <w:rFonts w:ascii="Calibri" w:hAnsi="Calibri" w:cs="Calibri"/>
                    <w:color w:val="000000"/>
                  </w:rPr>
                </w:rPrChange>
              </w:rPr>
            </w:pPr>
            <w:r w:rsidRPr="00E02554">
              <w:rPr>
                <w:rFonts w:cs="Calibri"/>
                <w:color w:val="000000"/>
                <w:rPrChange w:id="2303"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2304" w:author="Gabriel Correa" w:date="2015-08-25T14:24:00Z">
                  <w:rPr>
                    <w:rFonts w:ascii="Calibri" w:hAnsi="Calibri" w:cs="Calibri"/>
                    <w:color w:val="000000"/>
                  </w:rPr>
                </w:rPrChange>
              </w:rPr>
            </w:pPr>
            <w:r w:rsidRPr="00E02554">
              <w:rPr>
                <w:rFonts w:cs="Calibri"/>
                <w:color w:val="000000"/>
                <w:rPrChange w:id="2305" w:author="Gabriel Correa" w:date="2015-08-25T14:24:00Z">
                  <w:rPr>
                    <w:rFonts w:ascii="Calibri" w:eastAsiaTheme="majorEastAsia" w:hAnsi="Calibri" w:cs="Calibri"/>
                    <w:b/>
                    <w:bCs/>
                    <w:color w:val="000000"/>
                    <w:sz w:val="26"/>
                    <w:szCs w:val="26"/>
                  </w:rPr>
                </w:rPrChange>
              </w:rPr>
              <w:t>0.73</w:t>
            </w:r>
          </w:p>
        </w:tc>
        <w:tc>
          <w:tcPr>
            <w:tcW w:w="1288" w:type="dxa"/>
            <w:vAlign w:val="center"/>
          </w:tcPr>
          <w:p w:rsidR="00204187" w:rsidRPr="00E02554" w:rsidRDefault="00204187" w:rsidP="00204187">
            <w:pPr>
              <w:rPr>
                <w:rFonts w:cs="Calibri"/>
                <w:color w:val="000000"/>
                <w:rPrChange w:id="2306" w:author="Gabriel Correa" w:date="2015-08-25T14:24:00Z">
                  <w:rPr>
                    <w:rFonts w:ascii="Calibri" w:hAnsi="Calibri" w:cs="Calibri"/>
                    <w:color w:val="000000"/>
                  </w:rPr>
                </w:rPrChange>
              </w:rPr>
            </w:pPr>
            <w:r w:rsidRPr="00E02554">
              <w:rPr>
                <w:rFonts w:cs="Calibri"/>
                <w:color w:val="000000"/>
                <w:rPrChange w:id="2307"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2308" w:author="Gabriel Correa" w:date="2015-08-25T14:24:00Z">
                  <w:rPr>
                    <w:rFonts w:ascii="Calibri" w:hAnsi="Calibri" w:cs="Calibri"/>
                    <w:color w:val="000000"/>
                  </w:rPr>
                </w:rPrChange>
              </w:rPr>
            </w:pPr>
            <w:r w:rsidRPr="00E02554">
              <w:rPr>
                <w:rFonts w:cs="Calibri"/>
                <w:color w:val="000000"/>
                <w:rPrChange w:id="2309" w:author="Gabriel Correa" w:date="2015-08-25T14:24:00Z">
                  <w:rPr>
                    <w:rFonts w:ascii="Calibri" w:eastAsiaTheme="majorEastAsia" w:hAnsi="Calibri" w:cs="Calibri"/>
                    <w:b/>
                    <w:bCs/>
                    <w:color w:val="000000"/>
                    <w:sz w:val="26"/>
                    <w:szCs w:val="26"/>
                  </w:rPr>
                </w:rPrChange>
              </w:rPr>
              <w:t>0.06</w:t>
            </w:r>
          </w:p>
        </w:tc>
      </w:tr>
      <w:tr w:rsidR="00204187" w:rsidTr="00204187">
        <w:tc>
          <w:tcPr>
            <w:tcW w:w="2561" w:type="dxa"/>
            <w:vAlign w:val="center"/>
          </w:tcPr>
          <w:p w:rsidR="00204187" w:rsidRPr="00E02554" w:rsidRDefault="00204187" w:rsidP="00204187">
            <w:pPr>
              <w:rPr>
                <w:rFonts w:cs="Calibri"/>
                <w:color w:val="000000"/>
                <w:rPrChange w:id="2310" w:author="Gabriel Correa" w:date="2015-08-25T14:24:00Z">
                  <w:rPr>
                    <w:rFonts w:ascii="Calibri" w:hAnsi="Calibri" w:cs="Calibri"/>
                    <w:color w:val="000000"/>
                  </w:rPr>
                </w:rPrChange>
              </w:rPr>
            </w:pPr>
            <w:proofErr w:type="spellStart"/>
            <w:r w:rsidRPr="00E02554">
              <w:rPr>
                <w:rFonts w:cs="Calibri"/>
                <w:color w:val="000000"/>
                <w:rPrChange w:id="2311"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center"/>
          </w:tcPr>
          <w:p w:rsidR="00204187" w:rsidRPr="00E02554" w:rsidRDefault="00204187" w:rsidP="00204187">
            <w:pPr>
              <w:rPr>
                <w:rFonts w:cs="Calibri"/>
                <w:color w:val="000000"/>
                <w:rPrChange w:id="2312" w:author="Gabriel Correa" w:date="2015-08-25T14:24:00Z">
                  <w:rPr>
                    <w:rFonts w:ascii="Calibri" w:hAnsi="Calibri" w:cs="Calibri"/>
                    <w:color w:val="000000"/>
                  </w:rPr>
                </w:rPrChange>
              </w:rPr>
            </w:pPr>
            <w:r w:rsidRPr="00E02554">
              <w:rPr>
                <w:rFonts w:cs="Calibri"/>
                <w:color w:val="000000"/>
                <w:rPrChange w:id="2313"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2314" w:author="Gabriel Correa" w:date="2015-08-25T14:24:00Z">
                  <w:rPr>
                    <w:rFonts w:ascii="Calibri" w:hAnsi="Calibri" w:cs="Calibri"/>
                    <w:color w:val="000000"/>
                  </w:rPr>
                </w:rPrChange>
              </w:rPr>
            </w:pPr>
            <w:r w:rsidRPr="00E02554">
              <w:rPr>
                <w:rFonts w:cs="Calibri"/>
                <w:color w:val="000000"/>
                <w:rPrChange w:id="2315"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2316" w:author="Gabriel Correa" w:date="2015-08-25T14:24:00Z">
                  <w:rPr>
                    <w:rFonts w:ascii="Calibri" w:hAnsi="Calibri" w:cs="Calibri"/>
                    <w:color w:val="000000"/>
                  </w:rPr>
                </w:rPrChange>
              </w:rPr>
            </w:pPr>
            <w:r w:rsidRPr="00E02554">
              <w:rPr>
                <w:rFonts w:cs="Calibri"/>
                <w:color w:val="000000"/>
                <w:rPrChange w:id="2317" w:author="Gabriel Correa" w:date="2015-08-25T14:24:00Z">
                  <w:rPr>
                    <w:rFonts w:ascii="Calibri" w:eastAsiaTheme="majorEastAsia" w:hAnsi="Calibri" w:cs="Calibri"/>
                    <w:b/>
                    <w:bCs/>
                    <w:color w:val="000000"/>
                    <w:sz w:val="26"/>
                    <w:szCs w:val="26"/>
                  </w:rPr>
                </w:rPrChange>
              </w:rPr>
              <w:t>0.88</w:t>
            </w:r>
          </w:p>
        </w:tc>
        <w:tc>
          <w:tcPr>
            <w:tcW w:w="1288" w:type="dxa"/>
            <w:vAlign w:val="center"/>
          </w:tcPr>
          <w:p w:rsidR="00204187" w:rsidRPr="00E02554" w:rsidRDefault="00204187" w:rsidP="00204187">
            <w:pPr>
              <w:rPr>
                <w:rFonts w:cs="Calibri"/>
                <w:color w:val="000000"/>
                <w:rPrChange w:id="2318" w:author="Gabriel Correa" w:date="2015-08-25T14:24:00Z">
                  <w:rPr>
                    <w:rFonts w:ascii="Calibri" w:hAnsi="Calibri" w:cs="Calibri"/>
                    <w:color w:val="000000"/>
                  </w:rPr>
                </w:rPrChange>
              </w:rPr>
            </w:pPr>
            <w:r w:rsidRPr="00E02554">
              <w:rPr>
                <w:rFonts w:cs="Calibri"/>
                <w:color w:val="000000"/>
                <w:rPrChange w:id="2319" w:author="Gabriel Correa" w:date="2015-08-25T14:24:00Z">
                  <w:rPr>
                    <w:rFonts w:ascii="Calibri" w:eastAsiaTheme="majorEastAsia" w:hAnsi="Calibri" w:cs="Calibri"/>
                    <w:b/>
                    <w:bCs/>
                    <w:color w:val="000000"/>
                    <w:sz w:val="26"/>
                    <w:szCs w:val="26"/>
                  </w:rPr>
                </w:rPrChange>
              </w:rPr>
              <w:t>0.97</w:t>
            </w:r>
          </w:p>
        </w:tc>
        <w:tc>
          <w:tcPr>
            <w:tcW w:w="1559" w:type="dxa"/>
            <w:vAlign w:val="center"/>
          </w:tcPr>
          <w:p w:rsidR="00204187" w:rsidRPr="00E02554" w:rsidRDefault="00204187" w:rsidP="00204187">
            <w:pPr>
              <w:rPr>
                <w:rFonts w:cs="Calibri"/>
                <w:color w:val="000000"/>
                <w:rPrChange w:id="2320" w:author="Gabriel Correa" w:date="2015-08-25T14:24:00Z">
                  <w:rPr>
                    <w:rFonts w:ascii="Calibri" w:hAnsi="Calibri" w:cs="Calibri"/>
                    <w:color w:val="000000"/>
                  </w:rPr>
                </w:rPrChange>
              </w:rPr>
            </w:pPr>
            <w:r w:rsidRPr="00E02554">
              <w:rPr>
                <w:rFonts w:cs="Calibri"/>
                <w:color w:val="000000"/>
                <w:rPrChange w:id="2321" w:author="Gabriel Correa" w:date="2015-08-25T14:24:00Z">
                  <w:rPr>
                    <w:rFonts w:ascii="Calibri" w:eastAsiaTheme="majorEastAsia" w:hAnsi="Calibri" w:cs="Calibri"/>
                    <w:b/>
                    <w:bCs/>
                    <w:color w:val="000000"/>
                    <w:sz w:val="26"/>
                    <w:szCs w:val="26"/>
                  </w:rPr>
                </w:rPrChange>
              </w:rPr>
              <w:t>0.72</w:t>
            </w:r>
          </w:p>
        </w:tc>
      </w:tr>
      <w:tr w:rsidR="00204187" w:rsidTr="00204187">
        <w:tc>
          <w:tcPr>
            <w:tcW w:w="2561" w:type="dxa"/>
            <w:vAlign w:val="center"/>
          </w:tcPr>
          <w:p w:rsidR="00204187" w:rsidRPr="00E02554" w:rsidRDefault="00204187" w:rsidP="00204187">
            <w:pPr>
              <w:rPr>
                <w:rFonts w:cs="Calibri"/>
                <w:color w:val="000000"/>
                <w:rPrChange w:id="2322" w:author="Gabriel Correa" w:date="2015-08-25T14:24:00Z">
                  <w:rPr>
                    <w:rFonts w:ascii="Calibri" w:hAnsi="Calibri" w:cs="Calibri"/>
                    <w:color w:val="000000"/>
                  </w:rPr>
                </w:rPrChange>
              </w:rPr>
            </w:pPr>
            <w:r w:rsidRPr="00E02554">
              <w:rPr>
                <w:rFonts w:cs="Calibri"/>
                <w:color w:val="000000"/>
                <w:rPrChange w:id="2323" w:author="Gabriel Correa" w:date="2015-08-25T14:24:00Z">
                  <w:rPr>
                    <w:rFonts w:ascii="Calibri" w:eastAsiaTheme="majorEastAsia" w:hAnsi="Calibri" w:cs="Calibri"/>
                    <w:b/>
                    <w:bCs/>
                    <w:color w:val="000000"/>
                    <w:sz w:val="26"/>
                    <w:szCs w:val="26"/>
                  </w:rPr>
                </w:rPrChange>
              </w:rPr>
              <w:t>PART</w:t>
            </w:r>
          </w:p>
        </w:tc>
        <w:tc>
          <w:tcPr>
            <w:tcW w:w="1411" w:type="dxa"/>
            <w:vAlign w:val="center"/>
          </w:tcPr>
          <w:p w:rsidR="00204187" w:rsidRPr="00E02554" w:rsidRDefault="00204187" w:rsidP="00204187">
            <w:pPr>
              <w:rPr>
                <w:rFonts w:cs="Calibri"/>
                <w:color w:val="000000"/>
                <w:rPrChange w:id="2324" w:author="Gabriel Correa" w:date="2015-08-25T14:24:00Z">
                  <w:rPr>
                    <w:rFonts w:ascii="Calibri" w:hAnsi="Calibri" w:cs="Calibri"/>
                    <w:color w:val="000000"/>
                  </w:rPr>
                </w:rPrChange>
              </w:rPr>
            </w:pPr>
            <w:r w:rsidRPr="00E02554">
              <w:rPr>
                <w:rFonts w:cs="Calibri"/>
                <w:color w:val="000000"/>
                <w:rPrChange w:id="2325"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2326" w:author="Gabriel Correa" w:date="2015-08-25T14:24:00Z">
                  <w:rPr>
                    <w:rFonts w:ascii="Calibri" w:hAnsi="Calibri" w:cs="Calibri"/>
                    <w:color w:val="000000"/>
                  </w:rPr>
                </w:rPrChange>
              </w:rPr>
            </w:pPr>
            <w:r w:rsidRPr="00E02554">
              <w:rPr>
                <w:rFonts w:cs="Calibri"/>
                <w:color w:val="000000"/>
                <w:rPrChange w:id="2327" w:author="Gabriel Correa" w:date="2015-08-25T14:24:00Z">
                  <w:rPr>
                    <w:rFonts w:ascii="Calibri" w:eastAsiaTheme="majorEastAsia" w:hAnsi="Calibri" w:cs="Calibri"/>
                    <w:b/>
                    <w:bCs/>
                    <w:color w:val="000000"/>
                    <w:sz w:val="26"/>
                    <w:szCs w:val="26"/>
                  </w:rPr>
                </w:rPrChange>
              </w:rPr>
              <w:t>0.76</w:t>
            </w:r>
          </w:p>
        </w:tc>
        <w:tc>
          <w:tcPr>
            <w:tcW w:w="1511" w:type="dxa"/>
            <w:vAlign w:val="center"/>
          </w:tcPr>
          <w:p w:rsidR="00204187" w:rsidRPr="00E02554" w:rsidRDefault="00204187" w:rsidP="00204187">
            <w:pPr>
              <w:rPr>
                <w:rFonts w:cs="Calibri"/>
                <w:color w:val="000000"/>
                <w:rPrChange w:id="2328" w:author="Gabriel Correa" w:date="2015-08-25T14:24:00Z">
                  <w:rPr>
                    <w:rFonts w:ascii="Calibri" w:hAnsi="Calibri" w:cs="Calibri"/>
                    <w:color w:val="000000"/>
                  </w:rPr>
                </w:rPrChange>
              </w:rPr>
            </w:pPr>
            <w:r w:rsidRPr="00E02554">
              <w:rPr>
                <w:rFonts w:cs="Calibri"/>
                <w:color w:val="000000"/>
                <w:rPrChange w:id="2329" w:author="Gabriel Correa" w:date="2015-08-25T14:24:00Z">
                  <w:rPr>
                    <w:rFonts w:ascii="Calibri" w:eastAsiaTheme="majorEastAsia" w:hAnsi="Calibri" w:cs="Calibri"/>
                    <w:b/>
                    <w:bCs/>
                    <w:color w:val="000000"/>
                    <w:sz w:val="26"/>
                    <w:szCs w:val="26"/>
                  </w:rPr>
                </w:rPrChange>
              </w:rPr>
              <w:t>0.76</w:t>
            </w:r>
          </w:p>
        </w:tc>
        <w:tc>
          <w:tcPr>
            <w:tcW w:w="1288" w:type="dxa"/>
            <w:vAlign w:val="center"/>
          </w:tcPr>
          <w:p w:rsidR="00204187" w:rsidRPr="00E02554" w:rsidRDefault="00204187" w:rsidP="00204187">
            <w:pPr>
              <w:rPr>
                <w:rFonts w:cs="Calibri"/>
                <w:color w:val="000000"/>
                <w:rPrChange w:id="2330" w:author="Gabriel Correa" w:date="2015-08-25T14:24:00Z">
                  <w:rPr>
                    <w:rFonts w:ascii="Calibri" w:hAnsi="Calibri" w:cs="Calibri"/>
                    <w:color w:val="000000"/>
                  </w:rPr>
                </w:rPrChange>
              </w:rPr>
            </w:pPr>
            <w:r w:rsidRPr="00E02554">
              <w:rPr>
                <w:rFonts w:cs="Calibri"/>
                <w:color w:val="000000"/>
                <w:rPrChange w:id="2331"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332" w:author="Gabriel Correa" w:date="2015-08-25T14:24:00Z">
                  <w:rPr>
                    <w:rFonts w:ascii="Calibri" w:hAnsi="Calibri" w:cs="Calibri"/>
                    <w:color w:val="000000"/>
                  </w:rPr>
                </w:rPrChange>
              </w:rPr>
            </w:pPr>
            <w:r w:rsidRPr="00E02554">
              <w:rPr>
                <w:rFonts w:cs="Calibri"/>
                <w:color w:val="000000"/>
                <w:rPrChange w:id="2333" w:author="Gabriel Correa" w:date="2015-08-25T14:24:00Z">
                  <w:rPr>
                    <w:rFonts w:ascii="Calibri" w:eastAsiaTheme="majorEastAsia" w:hAnsi="Calibri" w:cs="Calibri"/>
                    <w:b/>
                    <w:bCs/>
                    <w:color w:val="000000"/>
                    <w:sz w:val="26"/>
                    <w:szCs w:val="26"/>
                  </w:rPr>
                </w:rPrChange>
              </w:rPr>
              <w:t>0.71</w:t>
            </w:r>
          </w:p>
        </w:tc>
      </w:tr>
      <w:tr w:rsidR="00204187" w:rsidTr="00204187">
        <w:tc>
          <w:tcPr>
            <w:tcW w:w="2561" w:type="dxa"/>
            <w:vAlign w:val="center"/>
          </w:tcPr>
          <w:p w:rsidR="00204187" w:rsidRPr="00E02554" w:rsidRDefault="00204187" w:rsidP="00204187">
            <w:pPr>
              <w:rPr>
                <w:rFonts w:cs="Calibri"/>
                <w:color w:val="000000"/>
                <w:rPrChange w:id="2334" w:author="Gabriel Correa" w:date="2015-08-25T14:24:00Z">
                  <w:rPr>
                    <w:rFonts w:ascii="Calibri" w:hAnsi="Calibri" w:cs="Calibri"/>
                    <w:color w:val="000000"/>
                  </w:rPr>
                </w:rPrChange>
              </w:rPr>
            </w:pPr>
            <w:proofErr w:type="spellStart"/>
            <w:r w:rsidRPr="00E02554">
              <w:rPr>
                <w:rFonts w:cs="Calibri"/>
                <w:color w:val="000000"/>
                <w:rPrChange w:id="2335"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center"/>
          </w:tcPr>
          <w:p w:rsidR="00204187" w:rsidRPr="00E02554" w:rsidRDefault="00204187" w:rsidP="00204187">
            <w:pPr>
              <w:rPr>
                <w:rFonts w:cs="Calibri"/>
                <w:color w:val="000000"/>
                <w:rPrChange w:id="2336" w:author="Gabriel Correa" w:date="2015-08-25T14:24:00Z">
                  <w:rPr>
                    <w:rFonts w:ascii="Calibri" w:hAnsi="Calibri" w:cs="Calibri"/>
                    <w:color w:val="000000"/>
                  </w:rPr>
                </w:rPrChange>
              </w:rPr>
            </w:pPr>
            <w:r w:rsidRPr="00E02554">
              <w:rPr>
                <w:rFonts w:cs="Calibri"/>
                <w:color w:val="000000"/>
                <w:rPrChange w:id="2337" w:author="Gabriel Correa" w:date="2015-08-25T14:24:00Z">
                  <w:rPr>
                    <w:rFonts w:ascii="Calibri" w:eastAsiaTheme="majorEastAsia" w:hAnsi="Calibri" w:cs="Calibri"/>
                    <w:b/>
                    <w:bCs/>
                    <w:color w:val="000000"/>
                    <w:sz w:val="26"/>
                    <w:szCs w:val="26"/>
                  </w:rPr>
                </w:rPrChange>
              </w:rPr>
              <w:t>0.64</w:t>
            </w:r>
          </w:p>
        </w:tc>
        <w:tc>
          <w:tcPr>
            <w:tcW w:w="1411" w:type="dxa"/>
            <w:vAlign w:val="center"/>
          </w:tcPr>
          <w:p w:rsidR="00204187" w:rsidRPr="00415C0C" w:rsidRDefault="00204187" w:rsidP="00204187">
            <w:pPr>
              <w:rPr>
                <w:rFonts w:cs="Calibri"/>
                <w:b/>
                <w:color w:val="000000"/>
                <w:rPrChange w:id="2338" w:author="Gabriel Correa" w:date="2015-08-26T03:25:00Z">
                  <w:rPr>
                    <w:rFonts w:ascii="Calibri" w:hAnsi="Calibri" w:cs="Calibri"/>
                    <w:color w:val="000000"/>
                  </w:rPr>
                </w:rPrChange>
              </w:rPr>
            </w:pPr>
            <w:r w:rsidRPr="00415C0C">
              <w:rPr>
                <w:rFonts w:cs="Calibri"/>
                <w:b/>
                <w:color w:val="000000"/>
                <w:rPrChange w:id="2339"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340" w:author="Gabriel Correa" w:date="2015-08-25T14:24:00Z">
                  <w:rPr>
                    <w:rFonts w:ascii="Calibri" w:hAnsi="Calibri" w:cs="Calibri"/>
                    <w:color w:val="000000"/>
                  </w:rPr>
                </w:rPrChange>
              </w:rPr>
            </w:pPr>
            <w:r w:rsidRPr="00E02554">
              <w:rPr>
                <w:rFonts w:cs="Calibri"/>
                <w:color w:val="000000"/>
                <w:rPrChange w:id="2341" w:author="Gabriel Correa" w:date="2015-08-25T14:24:00Z">
                  <w:rPr>
                    <w:rFonts w:ascii="Calibri" w:eastAsiaTheme="majorEastAsia" w:hAnsi="Calibri" w:cs="Calibri"/>
                    <w:b/>
                    <w:bCs/>
                    <w:color w:val="000000"/>
                    <w:sz w:val="26"/>
                    <w:szCs w:val="26"/>
                  </w:rPr>
                </w:rPrChange>
              </w:rPr>
              <w:t>0.53</w:t>
            </w:r>
          </w:p>
        </w:tc>
        <w:tc>
          <w:tcPr>
            <w:tcW w:w="1288" w:type="dxa"/>
            <w:vAlign w:val="center"/>
          </w:tcPr>
          <w:p w:rsidR="00204187" w:rsidRPr="00E02554" w:rsidRDefault="00204187" w:rsidP="00204187">
            <w:pPr>
              <w:rPr>
                <w:rFonts w:cs="Calibri"/>
                <w:color w:val="000000"/>
                <w:rPrChange w:id="2342" w:author="Gabriel Correa" w:date="2015-08-25T14:24:00Z">
                  <w:rPr>
                    <w:rFonts w:ascii="Calibri" w:hAnsi="Calibri" w:cs="Calibri"/>
                    <w:color w:val="000000"/>
                  </w:rPr>
                </w:rPrChange>
              </w:rPr>
            </w:pPr>
            <w:r w:rsidRPr="00E02554">
              <w:rPr>
                <w:rFonts w:cs="Calibri"/>
                <w:color w:val="000000"/>
                <w:rPrChange w:id="2343" w:author="Gabriel Correa" w:date="2015-08-25T14:24:00Z">
                  <w:rPr>
                    <w:rFonts w:ascii="Calibri" w:eastAsiaTheme="majorEastAsia" w:hAnsi="Calibri" w:cs="Calibri"/>
                    <w:b/>
                    <w:bCs/>
                    <w:color w:val="000000"/>
                    <w:sz w:val="26"/>
                    <w:szCs w:val="26"/>
                  </w:rPr>
                </w:rPrChange>
              </w:rPr>
              <w:t>0.90</w:t>
            </w:r>
          </w:p>
        </w:tc>
        <w:tc>
          <w:tcPr>
            <w:tcW w:w="1559" w:type="dxa"/>
            <w:vAlign w:val="center"/>
          </w:tcPr>
          <w:p w:rsidR="00204187" w:rsidRPr="00E02554" w:rsidRDefault="00204187" w:rsidP="00204187">
            <w:pPr>
              <w:rPr>
                <w:rFonts w:cs="Calibri"/>
                <w:color w:val="000000"/>
                <w:rPrChange w:id="2344" w:author="Gabriel Correa" w:date="2015-08-25T14:24:00Z">
                  <w:rPr>
                    <w:rFonts w:ascii="Calibri" w:hAnsi="Calibri" w:cs="Calibri"/>
                    <w:color w:val="000000"/>
                  </w:rPr>
                </w:rPrChange>
              </w:rPr>
            </w:pPr>
            <w:r w:rsidRPr="00E02554">
              <w:rPr>
                <w:rFonts w:cs="Calibri"/>
                <w:color w:val="000000"/>
                <w:rPrChange w:id="2345" w:author="Gabriel Correa" w:date="2015-08-25T14:24:00Z">
                  <w:rPr>
                    <w:rFonts w:ascii="Calibri" w:eastAsiaTheme="majorEastAsia" w:hAnsi="Calibri" w:cs="Calibri"/>
                    <w:b/>
                    <w:bCs/>
                    <w:color w:val="000000"/>
                    <w:sz w:val="26"/>
                    <w:szCs w:val="26"/>
                  </w:rPr>
                </w:rPrChange>
              </w:rPr>
              <w:t>0.55</w:t>
            </w:r>
          </w:p>
        </w:tc>
      </w:tr>
      <w:tr w:rsidR="00204187" w:rsidTr="00204187">
        <w:tc>
          <w:tcPr>
            <w:tcW w:w="2561" w:type="dxa"/>
            <w:vAlign w:val="center"/>
          </w:tcPr>
          <w:p w:rsidR="00204187" w:rsidRPr="00E02554" w:rsidRDefault="00204187" w:rsidP="00204187">
            <w:pPr>
              <w:rPr>
                <w:rFonts w:cs="Calibri"/>
                <w:color w:val="000000"/>
                <w:rPrChange w:id="2346" w:author="Gabriel Correa" w:date="2015-08-25T14:24:00Z">
                  <w:rPr>
                    <w:rFonts w:ascii="Calibri" w:hAnsi="Calibri" w:cs="Calibri"/>
                    <w:color w:val="000000"/>
                  </w:rPr>
                </w:rPrChange>
              </w:rPr>
            </w:pPr>
            <w:proofErr w:type="spellStart"/>
            <w:r w:rsidRPr="00E02554">
              <w:rPr>
                <w:rFonts w:cs="Calibri"/>
                <w:color w:val="000000"/>
                <w:rPrChange w:id="2347"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center"/>
          </w:tcPr>
          <w:p w:rsidR="00204187" w:rsidRPr="00415C0C" w:rsidRDefault="00204187" w:rsidP="00204187">
            <w:pPr>
              <w:rPr>
                <w:rFonts w:cs="Calibri"/>
                <w:b/>
                <w:color w:val="000000"/>
                <w:rPrChange w:id="2348" w:author="Gabriel Correa" w:date="2015-08-26T03:25:00Z">
                  <w:rPr>
                    <w:rFonts w:ascii="Calibri" w:hAnsi="Calibri" w:cs="Calibri"/>
                    <w:color w:val="000000"/>
                  </w:rPr>
                </w:rPrChange>
              </w:rPr>
            </w:pPr>
            <w:r w:rsidRPr="00415C0C">
              <w:rPr>
                <w:rFonts w:cs="Calibri"/>
                <w:b/>
                <w:color w:val="000000"/>
                <w:rPrChange w:id="2349"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350" w:author="Gabriel Correa" w:date="2015-08-26T03:25:00Z">
                  <w:rPr>
                    <w:rFonts w:ascii="Calibri" w:hAnsi="Calibri" w:cs="Calibri"/>
                    <w:color w:val="000000"/>
                  </w:rPr>
                </w:rPrChange>
              </w:rPr>
            </w:pPr>
            <w:r w:rsidRPr="00415C0C">
              <w:rPr>
                <w:rFonts w:cs="Calibri"/>
                <w:b/>
                <w:color w:val="000000"/>
                <w:rPrChange w:id="2351"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352" w:author="Gabriel Correa" w:date="2015-08-25T14:24:00Z">
                  <w:rPr>
                    <w:rFonts w:ascii="Calibri" w:hAnsi="Calibri" w:cs="Calibri"/>
                    <w:color w:val="000000"/>
                  </w:rPr>
                </w:rPrChange>
              </w:rPr>
            </w:pPr>
            <w:r w:rsidRPr="00E02554">
              <w:rPr>
                <w:rFonts w:cs="Calibri"/>
                <w:color w:val="000000"/>
                <w:rPrChange w:id="2353"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354" w:author="Gabriel Correa" w:date="2015-08-25T14:24:00Z">
                  <w:rPr>
                    <w:rFonts w:ascii="Calibri" w:hAnsi="Calibri" w:cs="Calibri"/>
                    <w:color w:val="000000"/>
                  </w:rPr>
                </w:rPrChange>
              </w:rPr>
            </w:pPr>
            <w:r w:rsidRPr="00E02554">
              <w:rPr>
                <w:rFonts w:cs="Calibri"/>
                <w:color w:val="000000"/>
                <w:rPrChange w:id="2355"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356" w:author="Gabriel Correa" w:date="2015-08-25T14:24:00Z">
                  <w:rPr>
                    <w:rFonts w:ascii="Calibri" w:hAnsi="Calibri" w:cs="Calibri"/>
                    <w:color w:val="000000"/>
                  </w:rPr>
                </w:rPrChange>
              </w:rPr>
            </w:pPr>
            <w:r w:rsidRPr="00E02554">
              <w:rPr>
                <w:rFonts w:cs="Calibri"/>
                <w:color w:val="000000"/>
                <w:rPrChange w:id="2357"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358" w:author="Gabriel Correa" w:date="2015-08-25T14:24:00Z">
                  <w:rPr>
                    <w:rFonts w:ascii="Calibri" w:hAnsi="Calibri" w:cs="Calibri"/>
                    <w:color w:val="000000"/>
                  </w:rPr>
                </w:rPrChange>
              </w:rPr>
            </w:pPr>
            <w:r w:rsidRPr="00E02554">
              <w:rPr>
                <w:rFonts w:cs="Calibri"/>
                <w:color w:val="000000"/>
                <w:rPrChange w:id="2359" w:author="Gabriel Correa" w:date="2015-08-25T14:24:00Z">
                  <w:rPr>
                    <w:rFonts w:ascii="Calibri" w:eastAsiaTheme="majorEastAsia" w:hAnsi="Calibri" w:cs="Calibri"/>
                    <w:b/>
                    <w:bCs/>
                    <w:color w:val="000000"/>
                    <w:sz w:val="26"/>
                    <w:szCs w:val="26"/>
                  </w:rPr>
                </w:rPrChange>
              </w:rPr>
              <w:t>SMO</w:t>
            </w:r>
          </w:p>
        </w:tc>
        <w:tc>
          <w:tcPr>
            <w:tcW w:w="1411" w:type="dxa"/>
            <w:vAlign w:val="center"/>
          </w:tcPr>
          <w:p w:rsidR="00204187" w:rsidRPr="00415C0C" w:rsidRDefault="00204187" w:rsidP="00204187">
            <w:pPr>
              <w:rPr>
                <w:rFonts w:cs="Calibri"/>
                <w:b/>
                <w:color w:val="000000"/>
                <w:rPrChange w:id="2360" w:author="Gabriel Correa" w:date="2015-08-26T03:25:00Z">
                  <w:rPr>
                    <w:rFonts w:ascii="Calibri" w:hAnsi="Calibri" w:cs="Calibri"/>
                    <w:color w:val="000000"/>
                  </w:rPr>
                </w:rPrChange>
              </w:rPr>
            </w:pPr>
            <w:r w:rsidRPr="00415C0C">
              <w:rPr>
                <w:rFonts w:cs="Calibri"/>
                <w:b/>
                <w:color w:val="000000"/>
                <w:rPrChange w:id="2361"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362" w:author="Gabriel Correa" w:date="2015-08-26T03:25:00Z">
                  <w:rPr>
                    <w:rFonts w:ascii="Calibri" w:hAnsi="Calibri" w:cs="Calibri"/>
                    <w:color w:val="000000"/>
                  </w:rPr>
                </w:rPrChange>
              </w:rPr>
            </w:pPr>
            <w:r w:rsidRPr="00415C0C">
              <w:rPr>
                <w:rFonts w:cs="Calibri"/>
                <w:b/>
                <w:color w:val="000000"/>
                <w:rPrChange w:id="2363"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364" w:author="Gabriel Correa" w:date="2015-08-25T14:24:00Z">
                  <w:rPr>
                    <w:rFonts w:ascii="Calibri" w:hAnsi="Calibri" w:cs="Calibri"/>
                    <w:color w:val="000000"/>
                  </w:rPr>
                </w:rPrChange>
              </w:rPr>
            </w:pPr>
            <w:r w:rsidRPr="00E02554">
              <w:rPr>
                <w:rFonts w:cs="Calibri"/>
                <w:color w:val="000000"/>
                <w:rPrChange w:id="2365"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366" w:author="Gabriel Correa" w:date="2015-08-25T14:24:00Z">
                  <w:rPr>
                    <w:rFonts w:ascii="Calibri" w:hAnsi="Calibri" w:cs="Calibri"/>
                    <w:color w:val="000000"/>
                  </w:rPr>
                </w:rPrChange>
              </w:rPr>
            </w:pPr>
            <w:r w:rsidRPr="00E02554">
              <w:rPr>
                <w:rFonts w:cs="Calibri"/>
                <w:color w:val="000000"/>
                <w:rPrChange w:id="2367"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368" w:author="Gabriel Correa" w:date="2015-08-25T14:24:00Z">
                  <w:rPr>
                    <w:rFonts w:ascii="Calibri" w:hAnsi="Calibri" w:cs="Calibri"/>
                    <w:color w:val="000000"/>
                  </w:rPr>
                </w:rPrChange>
              </w:rPr>
            </w:pPr>
            <w:r w:rsidRPr="00E02554">
              <w:rPr>
                <w:rFonts w:cs="Calibri"/>
                <w:color w:val="000000"/>
                <w:rPrChange w:id="2369"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370" w:author="Gabriel Correa" w:date="2015-08-25T14:24:00Z">
                  <w:rPr>
                    <w:rFonts w:ascii="Calibri" w:hAnsi="Calibri" w:cs="Calibri"/>
                    <w:color w:val="000000"/>
                  </w:rPr>
                </w:rPrChange>
              </w:rPr>
            </w:pPr>
            <w:r w:rsidRPr="00E02554">
              <w:rPr>
                <w:rFonts w:cs="Calibri"/>
                <w:color w:val="000000"/>
                <w:rPrChange w:id="2371" w:author="Gabriel Correa" w:date="2015-08-25T14:24:00Z">
                  <w:rPr>
                    <w:rFonts w:ascii="Calibri" w:eastAsiaTheme="majorEastAsia" w:hAnsi="Calibri" w:cs="Calibri"/>
                    <w:b/>
                    <w:bCs/>
                    <w:color w:val="000000"/>
                    <w:sz w:val="26"/>
                    <w:szCs w:val="26"/>
                  </w:rPr>
                </w:rPrChange>
              </w:rPr>
              <w:t>J48</w:t>
            </w:r>
          </w:p>
        </w:tc>
        <w:tc>
          <w:tcPr>
            <w:tcW w:w="1411" w:type="dxa"/>
            <w:vAlign w:val="center"/>
          </w:tcPr>
          <w:p w:rsidR="00204187" w:rsidRPr="00415C0C" w:rsidRDefault="00204187" w:rsidP="00204187">
            <w:pPr>
              <w:rPr>
                <w:rFonts w:cs="Calibri"/>
                <w:b/>
                <w:color w:val="000000"/>
                <w:rPrChange w:id="2372" w:author="Gabriel Correa" w:date="2015-08-26T03:25:00Z">
                  <w:rPr>
                    <w:rFonts w:ascii="Calibri" w:hAnsi="Calibri" w:cs="Calibri"/>
                    <w:color w:val="000000"/>
                  </w:rPr>
                </w:rPrChange>
              </w:rPr>
            </w:pPr>
            <w:r w:rsidRPr="00415C0C">
              <w:rPr>
                <w:rFonts w:cs="Calibri"/>
                <w:b/>
                <w:color w:val="000000"/>
                <w:rPrChange w:id="2373"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374" w:author="Gabriel Correa" w:date="2015-08-26T03:25:00Z">
                  <w:rPr>
                    <w:rFonts w:ascii="Calibri" w:hAnsi="Calibri" w:cs="Calibri"/>
                    <w:color w:val="000000"/>
                  </w:rPr>
                </w:rPrChange>
              </w:rPr>
            </w:pPr>
            <w:r w:rsidRPr="00415C0C">
              <w:rPr>
                <w:rFonts w:cs="Calibri"/>
                <w:b/>
                <w:color w:val="000000"/>
                <w:rPrChange w:id="2375" w:author="Gabriel Correa" w:date="2015-08-26T03:25:00Z">
                  <w:rPr>
                    <w:rFonts w:ascii="Calibri" w:eastAsiaTheme="majorEastAsia" w:hAnsi="Calibri" w:cs="Calibri"/>
                    <w:b/>
                    <w:bCs/>
                    <w:color w:val="000000"/>
                    <w:sz w:val="26"/>
                    <w:szCs w:val="26"/>
                  </w:rPr>
                </w:rPrChange>
              </w:rPr>
              <w:t>0.85</w:t>
            </w:r>
          </w:p>
        </w:tc>
        <w:tc>
          <w:tcPr>
            <w:tcW w:w="1511" w:type="dxa"/>
            <w:vAlign w:val="center"/>
          </w:tcPr>
          <w:p w:rsidR="00204187" w:rsidRPr="00E02554" w:rsidRDefault="00204187" w:rsidP="00204187">
            <w:pPr>
              <w:rPr>
                <w:rFonts w:cs="Calibri"/>
                <w:color w:val="000000"/>
                <w:rPrChange w:id="2376" w:author="Gabriel Correa" w:date="2015-08-25T14:24:00Z">
                  <w:rPr>
                    <w:rFonts w:ascii="Calibri" w:hAnsi="Calibri" w:cs="Calibri"/>
                    <w:color w:val="000000"/>
                  </w:rPr>
                </w:rPrChange>
              </w:rPr>
            </w:pPr>
            <w:r w:rsidRPr="00E02554">
              <w:rPr>
                <w:rFonts w:cs="Calibri"/>
                <w:color w:val="000000"/>
                <w:rPrChange w:id="2377" w:author="Gabriel Correa" w:date="2015-08-25T14:24:00Z">
                  <w:rPr>
                    <w:rFonts w:ascii="Calibri" w:eastAsiaTheme="majorEastAsia" w:hAnsi="Calibri" w:cs="Calibri"/>
                    <w:b/>
                    <w:bCs/>
                    <w:color w:val="000000"/>
                    <w:sz w:val="26"/>
                    <w:szCs w:val="26"/>
                  </w:rPr>
                </w:rPrChange>
              </w:rPr>
              <w:t>0.78</w:t>
            </w:r>
          </w:p>
        </w:tc>
        <w:tc>
          <w:tcPr>
            <w:tcW w:w="1288" w:type="dxa"/>
            <w:vAlign w:val="center"/>
          </w:tcPr>
          <w:p w:rsidR="00204187" w:rsidRPr="00E02554" w:rsidRDefault="00204187" w:rsidP="00204187">
            <w:pPr>
              <w:rPr>
                <w:rFonts w:cs="Calibri"/>
                <w:color w:val="000000"/>
                <w:rPrChange w:id="2378" w:author="Gabriel Correa" w:date="2015-08-25T14:24:00Z">
                  <w:rPr>
                    <w:rFonts w:ascii="Calibri" w:hAnsi="Calibri" w:cs="Calibri"/>
                    <w:color w:val="000000"/>
                  </w:rPr>
                </w:rPrChange>
              </w:rPr>
            </w:pPr>
            <w:r w:rsidRPr="00E02554">
              <w:rPr>
                <w:rFonts w:cs="Calibri"/>
                <w:color w:val="000000"/>
                <w:rPrChange w:id="2379" w:author="Gabriel Correa" w:date="2015-08-25T14:24:00Z">
                  <w:rPr>
                    <w:rFonts w:ascii="Calibri" w:eastAsiaTheme="majorEastAsia" w:hAnsi="Calibri" w:cs="Calibri"/>
                    <w:b/>
                    <w:bCs/>
                    <w:color w:val="000000"/>
                    <w:sz w:val="26"/>
                    <w:szCs w:val="26"/>
                  </w:rPr>
                </w:rPrChange>
              </w:rPr>
              <w:t>0.96</w:t>
            </w:r>
          </w:p>
        </w:tc>
        <w:tc>
          <w:tcPr>
            <w:tcW w:w="1559" w:type="dxa"/>
            <w:vAlign w:val="center"/>
          </w:tcPr>
          <w:p w:rsidR="00204187" w:rsidRPr="00E02554" w:rsidRDefault="00204187" w:rsidP="00204187">
            <w:pPr>
              <w:rPr>
                <w:rFonts w:cs="Calibri"/>
                <w:color w:val="000000"/>
                <w:rPrChange w:id="2380" w:author="Gabriel Correa" w:date="2015-08-25T14:24:00Z">
                  <w:rPr>
                    <w:rFonts w:ascii="Calibri" w:hAnsi="Calibri" w:cs="Calibri"/>
                    <w:color w:val="000000"/>
                  </w:rPr>
                </w:rPrChange>
              </w:rPr>
            </w:pPr>
            <w:r w:rsidRPr="00E02554">
              <w:rPr>
                <w:rFonts w:cs="Calibri"/>
                <w:color w:val="000000"/>
                <w:rPrChange w:id="2381" w:author="Gabriel Correa" w:date="2015-08-25T14:24:00Z">
                  <w:rPr>
                    <w:rFonts w:ascii="Calibri" w:eastAsiaTheme="majorEastAsia" w:hAnsi="Calibri" w:cs="Calibri"/>
                    <w:b/>
                    <w:bCs/>
                    <w:color w:val="000000"/>
                    <w:sz w:val="26"/>
                    <w:szCs w:val="26"/>
                  </w:rPr>
                </w:rPrChange>
              </w:rPr>
              <w:t>0.77</w:t>
            </w:r>
          </w:p>
        </w:tc>
      </w:tr>
    </w:tbl>
    <w:p w:rsidR="00204187" w:rsidRPr="00E02554" w:rsidRDefault="00204187" w:rsidP="00EE2482">
      <w:pPr>
        <w:ind w:left="360"/>
      </w:pPr>
    </w:p>
    <w:p w:rsidR="00204187" w:rsidRPr="00E02554" w:rsidRDefault="00204187" w:rsidP="00204187">
      <w:pPr>
        <w:ind w:left="360"/>
      </w:pPr>
      <w:r w:rsidRPr="00E02554">
        <w:t xml:space="preserve">Por otra parte, si se quiere encontrar a los clasificadores que menos ensucian al grupo de frases destacadas con comentarios normales que son confundidas por directivas, los resultados se deberían ordenar por el valor de </w:t>
      </w:r>
      <w:proofErr w:type="spellStart"/>
      <w:r w:rsidRPr="00E02554">
        <w:rPr>
          <w:i/>
        </w:rPr>
        <w:t>precision</w:t>
      </w:r>
      <w:proofErr w:type="spellEnd"/>
      <w:r w:rsidRPr="00E02554">
        <w:t xml:space="preserve">. Esto resulta en que los mejores para este propósito son </w:t>
      </w:r>
      <w:proofErr w:type="spellStart"/>
      <w:r w:rsidR="00A4416B" w:rsidRPr="00E02554">
        <w:t>OneR</w:t>
      </w:r>
      <w:proofErr w:type="spellEnd"/>
      <w:r w:rsidR="00A4416B" w:rsidRPr="00E02554">
        <w:t xml:space="preserve">, </w:t>
      </w:r>
      <w:proofErr w:type="spellStart"/>
      <w:r w:rsidR="00A4416B" w:rsidRPr="00E02554">
        <w:t>RandomForest</w:t>
      </w:r>
      <w:proofErr w:type="spellEnd"/>
      <w:r w:rsidR="00A4416B" w:rsidRPr="00E02554">
        <w:t xml:space="preserve"> y </w:t>
      </w:r>
      <w:proofErr w:type="spellStart"/>
      <w:r w:rsidR="00A4416B" w:rsidRPr="00E02554">
        <w:t>DMNBtext</w:t>
      </w:r>
      <w:proofErr w:type="spellEnd"/>
      <w:r w:rsidR="00A4416B" w:rsidRPr="00E02554">
        <w:t xml:space="preserve">. Notemos que </w:t>
      </w:r>
      <w:proofErr w:type="spellStart"/>
      <w:r w:rsidR="00A4416B" w:rsidRPr="00E02554">
        <w:t>NaiveBayes</w:t>
      </w:r>
      <w:proofErr w:type="spellEnd"/>
      <w:r w:rsidR="00A4416B" w:rsidRPr="00E02554">
        <w:t xml:space="preserve"> queda en penúltimo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CD7DC2">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CD7DC2">
            <w:r w:rsidRPr="00E02554">
              <w:t>Clasificador</w:t>
            </w:r>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p>
        </w:tc>
        <w:tc>
          <w:tcPr>
            <w:tcW w:w="15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p>
        </w:tc>
        <w:tc>
          <w:tcPr>
            <w:tcW w:w="1559"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204187" w:rsidTr="00CD7DC2">
        <w:tc>
          <w:tcPr>
            <w:tcW w:w="2561" w:type="dxa"/>
            <w:vAlign w:val="bottom"/>
          </w:tcPr>
          <w:p w:rsidR="00204187" w:rsidRPr="00E02554" w:rsidRDefault="00204187">
            <w:pPr>
              <w:rPr>
                <w:rFonts w:cs="Calibri"/>
                <w:color w:val="000000"/>
                <w:rPrChange w:id="2382" w:author="Gabriel Correa" w:date="2015-08-25T14:24:00Z">
                  <w:rPr>
                    <w:rFonts w:ascii="Calibri" w:hAnsi="Calibri" w:cs="Calibri"/>
                    <w:color w:val="000000"/>
                  </w:rPr>
                </w:rPrChange>
              </w:rPr>
            </w:pPr>
            <w:proofErr w:type="spellStart"/>
            <w:r w:rsidRPr="00E02554">
              <w:rPr>
                <w:rFonts w:cs="Calibri"/>
                <w:color w:val="000000"/>
                <w:rPrChange w:id="2383"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bottom"/>
          </w:tcPr>
          <w:p w:rsidR="00204187" w:rsidRPr="00E02554" w:rsidRDefault="00204187">
            <w:pPr>
              <w:jc w:val="right"/>
              <w:rPr>
                <w:rFonts w:cs="Calibri"/>
                <w:color w:val="000000"/>
                <w:rPrChange w:id="2384" w:author="Gabriel Correa" w:date="2015-08-25T14:24:00Z">
                  <w:rPr>
                    <w:rFonts w:ascii="Calibri" w:hAnsi="Calibri" w:cs="Calibri"/>
                    <w:color w:val="000000"/>
                  </w:rPr>
                </w:rPrChange>
              </w:rPr>
            </w:pPr>
            <w:r w:rsidRPr="00E02554">
              <w:rPr>
                <w:rFonts w:cs="Calibri"/>
                <w:color w:val="000000"/>
                <w:rPrChange w:id="2385" w:author="Gabriel Correa" w:date="2015-08-25T14:24:00Z">
                  <w:rPr>
                    <w:rFonts w:ascii="Calibri" w:eastAsiaTheme="majorEastAsia" w:hAnsi="Calibri" w:cs="Calibri"/>
                    <w:b/>
                    <w:bCs/>
                    <w:color w:val="000000"/>
                    <w:sz w:val="26"/>
                    <w:szCs w:val="26"/>
                  </w:rPr>
                </w:rPrChange>
              </w:rPr>
              <w:t>0</w:t>
            </w:r>
          </w:p>
        </w:tc>
        <w:tc>
          <w:tcPr>
            <w:tcW w:w="1411" w:type="dxa"/>
            <w:vAlign w:val="bottom"/>
          </w:tcPr>
          <w:p w:rsidR="00204187" w:rsidRPr="00E02554" w:rsidRDefault="00204187">
            <w:pPr>
              <w:jc w:val="right"/>
              <w:rPr>
                <w:rFonts w:cs="Calibri"/>
                <w:color w:val="000000"/>
                <w:rPrChange w:id="2386" w:author="Gabriel Correa" w:date="2015-08-25T14:24:00Z">
                  <w:rPr>
                    <w:rFonts w:ascii="Calibri" w:hAnsi="Calibri" w:cs="Calibri"/>
                    <w:color w:val="000000"/>
                  </w:rPr>
                </w:rPrChange>
              </w:rPr>
            </w:pPr>
            <w:r w:rsidRPr="00E02554">
              <w:rPr>
                <w:rFonts w:cs="Calibri"/>
                <w:color w:val="000000"/>
                <w:rPrChange w:id="2387" w:author="Gabriel Correa" w:date="2015-08-25T14:24:00Z">
                  <w:rPr>
                    <w:rFonts w:ascii="Calibri" w:eastAsiaTheme="majorEastAsia" w:hAnsi="Calibri" w:cs="Calibri"/>
                    <w:b/>
                    <w:bCs/>
                    <w:color w:val="000000"/>
                    <w:sz w:val="26"/>
                    <w:szCs w:val="26"/>
                  </w:rPr>
                </w:rPrChange>
              </w:rPr>
              <w:t>0</w:t>
            </w:r>
          </w:p>
        </w:tc>
        <w:tc>
          <w:tcPr>
            <w:tcW w:w="1511" w:type="dxa"/>
            <w:vAlign w:val="bottom"/>
          </w:tcPr>
          <w:p w:rsidR="00204187" w:rsidRPr="00E02554" w:rsidRDefault="00204187">
            <w:pPr>
              <w:jc w:val="right"/>
              <w:rPr>
                <w:rFonts w:cs="Calibri"/>
                <w:color w:val="000000"/>
                <w:rPrChange w:id="2388" w:author="Gabriel Correa" w:date="2015-08-25T14:24:00Z">
                  <w:rPr>
                    <w:rFonts w:ascii="Calibri" w:hAnsi="Calibri" w:cs="Calibri"/>
                    <w:color w:val="000000"/>
                  </w:rPr>
                </w:rPrChange>
              </w:rPr>
            </w:pPr>
            <w:r w:rsidRPr="00E02554">
              <w:rPr>
                <w:rFonts w:cs="Calibri"/>
                <w:color w:val="000000"/>
                <w:rPrChange w:id="2389" w:author="Gabriel Correa" w:date="2015-08-25T14:24:00Z">
                  <w:rPr>
                    <w:rFonts w:ascii="Calibri" w:eastAsiaTheme="majorEastAsia" w:hAnsi="Calibri" w:cs="Calibri"/>
                    <w:b/>
                    <w:bCs/>
                    <w:color w:val="000000"/>
                    <w:sz w:val="26"/>
                    <w:szCs w:val="26"/>
                  </w:rPr>
                </w:rPrChange>
              </w:rPr>
              <w:t>0</w:t>
            </w:r>
          </w:p>
        </w:tc>
        <w:tc>
          <w:tcPr>
            <w:tcW w:w="1288" w:type="dxa"/>
            <w:vAlign w:val="bottom"/>
          </w:tcPr>
          <w:p w:rsidR="00204187" w:rsidRPr="00E02554" w:rsidRDefault="00204187">
            <w:pPr>
              <w:jc w:val="right"/>
              <w:rPr>
                <w:rFonts w:cs="Calibri"/>
                <w:color w:val="000000"/>
                <w:rPrChange w:id="2390" w:author="Gabriel Correa" w:date="2015-08-25T14:24:00Z">
                  <w:rPr>
                    <w:rFonts w:ascii="Calibri" w:hAnsi="Calibri" w:cs="Calibri"/>
                    <w:color w:val="000000"/>
                  </w:rPr>
                </w:rPrChange>
              </w:rPr>
            </w:pPr>
            <w:r w:rsidRPr="00E02554">
              <w:rPr>
                <w:rFonts w:cs="Calibri"/>
                <w:color w:val="000000"/>
                <w:rPrChange w:id="2391"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204187" w:rsidRPr="00E02554" w:rsidRDefault="00204187">
            <w:pPr>
              <w:jc w:val="right"/>
              <w:rPr>
                <w:rFonts w:cs="Calibri"/>
                <w:color w:val="000000"/>
                <w:rPrChange w:id="2392" w:author="Gabriel Correa" w:date="2015-08-25T14:24:00Z">
                  <w:rPr>
                    <w:rFonts w:ascii="Calibri" w:hAnsi="Calibri" w:cs="Calibri"/>
                    <w:color w:val="000000"/>
                  </w:rPr>
                </w:rPrChange>
              </w:rPr>
            </w:pPr>
            <w:r w:rsidRPr="00E02554">
              <w:rPr>
                <w:rFonts w:cs="Calibri"/>
                <w:color w:val="000000"/>
                <w:rPrChange w:id="2393" w:author="Gabriel Correa" w:date="2015-08-25T14:24:00Z">
                  <w:rPr>
                    <w:rFonts w:ascii="Calibri" w:eastAsiaTheme="majorEastAsia" w:hAnsi="Calibri" w:cs="Calibri"/>
                    <w:b/>
                    <w:bCs/>
                    <w:color w:val="000000"/>
                    <w:sz w:val="26"/>
                    <w:szCs w:val="26"/>
                  </w:rPr>
                </w:rPrChange>
              </w:rPr>
              <w:t>0</w:t>
            </w:r>
          </w:p>
        </w:tc>
      </w:tr>
      <w:tr w:rsidR="00204187" w:rsidTr="00CD7DC2">
        <w:tc>
          <w:tcPr>
            <w:tcW w:w="2561" w:type="dxa"/>
            <w:vAlign w:val="bottom"/>
          </w:tcPr>
          <w:p w:rsidR="00204187" w:rsidRPr="00E02554" w:rsidRDefault="00204187">
            <w:pPr>
              <w:rPr>
                <w:rFonts w:cs="Calibri"/>
                <w:color w:val="000000"/>
                <w:rPrChange w:id="2394" w:author="Gabriel Correa" w:date="2015-08-25T14:24:00Z">
                  <w:rPr>
                    <w:rFonts w:ascii="Calibri" w:hAnsi="Calibri" w:cs="Calibri"/>
                    <w:color w:val="000000"/>
                  </w:rPr>
                </w:rPrChange>
              </w:rPr>
            </w:pPr>
            <w:proofErr w:type="spellStart"/>
            <w:r w:rsidRPr="00E02554">
              <w:rPr>
                <w:rFonts w:cs="Calibri"/>
                <w:color w:val="000000"/>
                <w:rPrChange w:id="2395"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bottom"/>
          </w:tcPr>
          <w:p w:rsidR="00204187" w:rsidRPr="00E02554" w:rsidRDefault="00204187">
            <w:pPr>
              <w:jc w:val="right"/>
              <w:rPr>
                <w:rFonts w:cs="Calibri"/>
                <w:color w:val="000000"/>
                <w:rPrChange w:id="2396" w:author="Gabriel Correa" w:date="2015-08-25T14:24:00Z">
                  <w:rPr>
                    <w:rFonts w:ascii="Calibri" w:hAnsi="Calibri" w:cs="Calibri"/>
                    <w:color w:val="000000"/>
                  </w:rPr>
                </w:rPrChange>
              </w:rPr>
            </w:pPr>
            <w:r w:rsidRPr="00E02554">
              <w:rPr>
                <w:rFonts w:cs="Calibri"/>
                <w:color w:val="000000"/>
                <w:rPrChange w:id="2397"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204187" w:rsidRPr="00415C0C" w:rsidRDefault="00204187">
            <w:pPr>
              <w:jc w:val="right"/>
              <w:rPr>
                <w:rFonts w:cs="Calibri"/>
                <w:b/>
                <w:color w:val="000000"/>
                <w:rPrChange w:id="2398" w:author="Gabriel Correa" w:date="2015-08-26T03:26:00Z">
                  <w:rPr>
                    <w:rFonts w:ascii="Calibri" w:hAnsi="Calibri" w:cs="Calibri"/>
                    <w:color w:val="000000"/>
                  </w:rPr>
                </w:rPrChange>
              </w:rPr>
            </w:pPr>
            <w:r w:rsidRPr="00415C0C">
              <w:rPr>
                <w:rFonts w:cs="Calibri"/>
                <w:b/>
                <w:color w:val="000000"/>
                <w:rPrChange w:id="2399"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400" w:author="Gabriel Correa" w:date="2015-08-25T14:24:00Z">
                  <w:rPr>
                    <w:rFonts w:ascii="Calibri" w:hAnsi="Calibri" w:cs="Calibri"/>
                    <w:color w:val="000000"/>
                  </w:rPr>
                </w:rPrChange>
              </w:rPr>
            </w:pPr>
            <w:r w:rsidRPr="00E02554">
              <w:rPr>
                <w:rFonts w:cs="Calibri"/>
                <w:color w:val="000000"/>
                <w:rPrChange w:id="2401"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204187" w:rsidRPr="00E02554" w:rsidRDefault="00204187">
            <w:pPr>
              <w:jc w:val="right"/>
              <w:rPr>
                <w:rFonts w:cs="Calibri"/>
                <w:color w:val="000000"/>
                <w:rPrChange w:id="2402" w:author="Gabriel Correa" w:date="2015-08-25T14:24:00Z">
                  <w:rPr>
                    <w:rFonts w:ascii="Calibri" w:hAnsi="Calibri" w:cs="Calibri"/>
                    <w:color w:val="000000"/>
                  </w:rPr>
                </w:rPrChange>
              </w:rPr>
            </w:pPr>
            <w:r w:rsidRPr="00E02554">
              <w:rPr>
                <w:rFonts w:cs="Calibri"/>
                <w:color w:val="000000"/>
                <w:rPrChange w:id="2403"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204187" w:rsidRPr="00E02554" w:rsidRDefault="00204187">
            <w:pPr>
              <w:jc w:val="right"/>
              <w:rPr>
                <w:rFonts w:cs="Calibri"/>
                <w:color w:val="000000"/>
                <w:rPrChange w:id="2404" w:author="Gabriel Correa" w:date="2015-08-25T14:24:00Z">
                  <w:rPr>
                    <w:rFonts w:ascii="Calibri" w:hAnsi="Calibri" w:cs="Calibri"/>
                    <w:color w:val="000000"/>
                  </w:rPr>
                </w:rPrChange>
              </w:rPr>
            </w:pPr>
            <w:r w:rsidRPr="00E02554">
              <w:rPr>
                <w:rFonts w:cs="Calibri"/>
                <w:color w:val="000000"/>
                <w:rPrChange w:id="2405" w:author="Gabriel Correa" w:date="2015-08-25T14:24:00Z">
                  <w:rPr>
                    <w:rFonts w:ascii="Calibri" w:eastAsiaTheme="majorEastAsia" w:hAnsi="Calibri" w:cs="Calibri"/>
                    <w:b/>
                    <w:bCs/>
                    <w:color w:val="000000"/>
                    <w:sz w:val="26"/>
                    <w:szCs w:val="26"/>
                  </w:rPr>
                </w:rPrChange>
              </w:rPr>
              <w:t>0.55</w:t>
            </w:r>
          </w:p>
        </w:tc>
      </w:tr>
      <w:tr w:rsidR="00204187" w:rsidTr="00CD7DC2">
        <w:tc>
          <w:tcPr>
            <w:tcW w:w="2561" w:type="dxa"/>
            <w:vAlign w:val="bottom"/>
          </w:tcPr>
          <w:p w:rsidR="00204187" w:rsidRPr="00E02554" w:rsidRDefault="00204187">
            <w:pPr>
              <w:rPr>
                <w:rFonts w:cs="Calibri"/>
                <w:color w:val="000000"/>
                <w:rPrChange w:id="2406" w:author="Gabriel Correa" w:date="2015-08-25T14:24:00Z">
                  <w:rPr>
                    <w:rFonts w:ascii="Calibri" w:hAnsi="Calibri" w:cs="Calibri"/>
                    <w:color w:val="000000"/>
                  </w:rPr>
                </w:rPrChange>
              </w:rPr>
            </w:pPr>
            <w:r w:rsidRPr="00E02554">
              <w:rPr>
                <w:rFonts w:cs="Calibri"/>
                <w:color w:val="000000"/>
                <w:rPrChange w:id="2407" w:author="Gabriel Correa" w:date="2015-08-25T14:24:00Z">
                  <w:rPr>
                    <w:rFonts w:ascii="Calibri" w:eastAsiaTheme="majorEastAsia" w:hAnsi="Calibri" w:cs="Calibri"/>
                    <w:b/>
                    <w:bCs/>
                    <w:color w:val="000000"/>
                    <w:sz w:val="26"/>
                    <w:szCs w:val="26"/>
                  </w:rPr>
                </w:rPrChange>
              </w:rPr>
              <w:t>AdaBoostM1</w:t>
            </w:r>
          </w:p>
        </w:tc>
        <w:tc>
          <w:tcPr>
            <w:tcW w:w="1411" w:type="dxa"/>
            <w:vAlign w:val="bottom"/>
          </w:tcPr>
          <w:p w:rsidR="00204187" w:rsidRPr="00E02554" w:rsidRDefault="00204187">
            <w:pPr>
              <w:jc w:val="right"/>
              <w:rPr>
                <w:rFonts w:cs="Calibri"/>
                <w:color w:val="000000"/>
                <w:rPrChange w:id="2408" w:author="Gabriel Correa" w:date="2015-08-25T14:24:00Z">
                  <w:rPr>
                    <w:rFonts w:ascii="Calibri" w:hAnsi="Calibri" w:cs="Calibri"/>
                    <w:color w:val="000000"/>
                  </w:rPr>
                </w:rPrChange>
              </w:rPr>
            </w:pPr>
            <w:r w:rsidRPr="00E02554">
              <w:rPr>
                <w:rFonts w:cs="Calibri"/>
                <w:color w:val="000000"/>
                <w:rPrChange w:id="2409"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204187" w:rsidRPr="00E02554" w:rsidRDefault="00204187">
            <w:pPr>
              <w:jc w:val="right"/>
              <w:rPr>
                <w:rFonts w:cs="Calibri"/>
                <w:color w:val="000000"/>
                <w:rPrChange w:id="2410" w:author="Gabriel Correa" w:date="2015-08-25T14:24:00Z">
                  <w:rPr>
                    <w:rFonts w:ascii="Calibri" w:hAnsi="Calibri" w:cs="Calibri"/>
                    <w:color w:val="000000"/>
                  </w:rPr>
                </w:rPrChange>
              </w:rPr>
            </w:pPr>
            <w:r w:rsidRPr="00E02554">
              <w:rPr>
                <w:rFonts w:cs="Calibri"/>
                <w:color w:val="000000"/>
                <w:rPrChange w:id="2411"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2412" w:author="Gabriel Correa" w:date="2015-08-25T14:24:00Z">
                  <w:rPr>
                    <w:rFonts w:ascii="Calibri" w:hAnsi="Calibri" w:cs="Calibri"/>
                    <w:color w:val="000000"/>
                  </w:rPr>
                </w:rPrChange>
              </w:rPr>
            </w:pPr>
            <w:r w:rsidRPr="00E02554">
              <w:rPr>
                <w:rFonts w:cs="Calibri"/>
                <w:color w:val="000000"/>
                <w:rPrChange w:id="2413"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204187" w:rsidRPr="00E02554" w:rsidRDefault="00204187">
            <w:pPr>
              <w:jc w:val="right"/>
              <w:rPr>
                <w:rFonts w:cs="Calibri"/>
                <w:color w:val="000000"/>
                <w:rPrChange w:id="2414" w:author="Gabriel Correa" w:date="2015-08-25T14:24:00Z">
                  <w:rPr>
                    <w:rFonts w:ascii="Calibri" w:hAnsi="Calibri" w:cs="Calibri"/>
                    <w:color w:val="000000"/>
                  </w:rPr>
                </w:rPrChange>
              </w:rPr>
            </w:pPr>
            <w:r w:rsidRPr="00E02554">
              <w:rPr>
                <w:rFonts w:cs="Calibri"/>
                <w:color w:val="000000"/>
                <w:rPrChange w:id="2415"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204187" w:rsidRPr="00E02554" w:rsidRDefault="00204187">
            <w:pPr>
              <w:jc w:val="right"/>
              <w:rPr>
                <w:rFonts w:cs="Calibri"/>
                <w:color w:val="000000"/>
                <w:rPrChange w:id="2416" w:author="Gabriel Correa" w:date="2015-08-25T14:24:00Z">
                  <w:rPr>
                    <w:rFonts w:ascii="Calibri" w:hAnsi="Calibri" w:cs="Calibri"/>
                    <w:color w:val="000000"/>
                  </w:rPr>
                </w:rPrChange>
              </w:rPr>
            </w:pPr>
            <w:r w:rsidRPr="00E02554">
              <w:rPr>
                <w:rFonts w:cs="Calibri"/>
                <w:color w:val="000000"/>
                <w:rPrChange w:id="2417" w:author="Gabriel Correa" w:date="2015-08-25T14:24:00Z">
                  <w:rPr>
                    <w:rFonts w:ascii="Calibri" w:eastAsiaTheme="majorEastAsia" w:hAnsi="Calibri" w:cs="Calibri"/>
                    <w:b/>
                    <w:bCs/>
                    <w:color w:val="000000"/>
                    <w:sz w:val="26"/>
                    <w:szCs w:val="26"/>
                  </w:rPr>
                </w:rPrChange>
              </w:rPr>
              <w:t>0.45</w:t>
            </w:r>
          </w:p>
        </w:tc>
      </w:tr>
      <w:tr w:rsidR="00204187" w:rsidTr="00CD7DC2">
        <w:tc>
          <w:tcPr>
            <w:tcW w:w="2561" w:type="dxa"/>
            <w:vAlign w:val="bottom"/>
          </w:tcPr>
          <w:p w:rsidR="00204187" w:rsidRPr="00E02554" w:rsidRDefault="00204187">
            <w:pPr>
              <w:rPr>
                <w:rFonts w:cs="Calibri"/>
                <w:color w:val="000000"/>
                <w:rPrChange w:id="2418" w:author="Gabriel Correa" w:date="2015-08-25T14:24:00Z">
                  <w:rPr>
                    <w:rFonts w:ascii="Calibri" w:hAnsi="Calibri" w:cs="Calibri"/>
                    <w:color w:val="000000"/>
                  </w:rPr>
                </w:rPrChange>
              </w:rPr>
            </w:pPr>
            <w:proofErr w:type="spellStart"/>
            <w:r w:rsidRPr="00E02554">
              <w:rPr>
                <w:rFonts w:cs="Calibri"/>
                <w:color w:val="000000"/>
                <w:rPrChange w:id="2419"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bottom"/>
          </w:tcPr>
          <w:p w:rsidR="00204187" w:rsidRPr="00E02554" w:rsidRDefault="00204187">
            <w:pPr>
              <w:jc w:val="right"/>
              <w:rPr>
                <w:rFonts w:cs="Calibri"/>
                <w:color w:val="000000"/>
                <w:rPrChange w:id="2420" w:author="Gabriel Correa" w:date="2015-08-25T14:24:00Z">
                  <w:rPr>
                    <w:rFonts w:ascii="Calibri" w:hAnsi="Calibri" w:cs="Calibri"/>
                    <w:color w:val="000000"/>
                  </w:rPr>
                </w:rPrChange>
              </w:rPr>
            </w:pPr>
            <w:r w:rsidRPr="00E02554">
              <w:rPr>
                <w:rFonts w:cs="Calibri"/>
                <w:color w:val="000000"/>
                <w:rPrChange w:id="2421"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204187" w:rsidRPr="00E02554" w:rsidRDefault="00204187">
            <w:pPr>
              <w:jc w:val="right"/>
              <w:rPr>
                <w:rFonts w:cs="Calibri"/>
                <w:color w:val="000000"/>
                <w:rPrChange w:id="2422" w:author="Gabriel Correa" w:date="2015-08-25T14:24:00Z">
                  <w:rPr>
                    <w:rFonts w:ascii="Calibri" w:hAnsi="Calibri" w:cs="Calibri"/>
                    <w:color w:val="000000"/>
                  </w:rPr>
                </w:rPrChange>
              </w:rPr>
            </w:pPr>
            <w:r w:rsidRPr="00E02554">
              <w:rPr>
                <w:rFonts w:cs="Calibri"/>
                <w:color w:val="000000"/>
                <w:rPrChange w:id="2423"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2424" w:author="Gabriel Correa" w:date="2015-08-25T14:24:00Z">
                  <w:rPr>
                    <w:rFonts w:ascii="Calibri" w:hAnsi="Calibri" w:cs="Calibri"/>
                    <w:color w:val="000000"/>
                  </w:rPr>
                </w:rPrChange>
              </w:rPr>
            </w:pPr>
            <w:r w:rsidRPr="00E02554">
              <w:rPr>
                <w:rFonts w:cs="Calibri"/>
                <w:color w:val="000000"/>
                <w:rPrChange w:id="2425"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204187" w:rsidRPr="00E02554" w:rsidRDefault="00204187">
            <w:pPr>
              <w:jc w:val="right"/>
              <w:rPr>
                <w:rFonts w:cs="Calibri"/>
                <w:color w:val="000000"/>
                <w:rPrChange w:id="2426" w:author="Gabriel Correa" w:date="2015-08-25T14:24:00Z">
                  <w:rPr>
                    <w:rFonts w:ascii="Calibri" w:hAnsi="Calibri" w:cs="Calibri"/>
                    <w:color w:val="000000"/>
                  </w:rPr>
                </w:rPrChange>
              </w:rPr>
            </w:pPr>
            <w:r w:rsidRPr="00E02554">
              <w:rPr>
                <w:rFonts w:cs="Calibri"/>
                <w:color w:val="000000"/>
                <w:rPrChange w:id="2427"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204187" w:rsidRPr="00E02554" w:rsidRDefault="00204187">
            <w:pPr>
              <w:jc w:val="right"/>
              <w:rPr>
                <w:rFonts w:cs="Calibri"/>
                <w:color w:val="000000"/>
                <w:rPrChange w:id="2428" w:author="Gabriel Correa" w:date="2015-08-25T14:24:00Z">
                  <w:rPr>
                    <w:rFonts w:ascii="Calibri" w:hAnsi="Calibri" w:cs="Calibri"/>
                    <w:color w:val="000000"/>
                  </w:rPr>
                </w:rPrChange>
              </w:rPr>
            </w:pPr>
            <w:r w:rsidRPr="00E02554">
              <w:rPr>
                <w:rFonts w:cs="Calibri"/>
                <w:color w:val="000000"/>
                <w:rPrChange w:id="2429"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2430" w:author="Gabriel Correa" w:date="2015-08-25T14:24:00Z">
                  <w:rPr>
                    <w:rFonts w:ascii="Calibri" w:hAnsi="Calibri" w:cs="Calibri"/>
                    <w:color w:val="000000"/>
                  </w:rPr>
                </w:rPrChange>
              </w:rPr>
            </w:pPr>
            <w:proofErr w:type="spellStart"/>
            <w:r w:rsidRPr="00E02554">
              <w:rPr>
                <w:rFonts w:cs="Calibri"/>
                <w:color w:val="000000"/>
                <w:rPrChange w:id="2431"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bottom"/>
          </w:tcPr>
          <w:p w:rsidR="00204187" w:rsidRPr="00E02554" w:rsidRDefault="00204187">
            <w:pPr>
              <w:jc w:val="right"/>
              <w:rPr>
                <w:rFonts w:cs="Calibri"/>
                <w:color w:val="000000"/>
                <w:rPrChange w:id="2432" w:author="Gabriel Correa" w:date="2015-08-25T14:24:00Z">
                  <w:rPr>
                    <w:rFonts w:ascii="Calibri" w:hAnsi="Calibri" w:cs="Calibri"/>
                    <w:color w:val="000000"/>
                  </w:rPr>
                </w:rPrChange>
              </w:rPr>
            </w:pPr>
            <w:r w:rsidRPr="00E02554">
              <w:rPr>
                <w:rFonts w:cs="Calibri"/>
                <w:color w:val="000000"/>
                <w:rPrChange w:id="2433"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204187" w:rsidRPr="00E02554" w:rsidRDefault="00204187">
            <w:pPr>
              <w:jc w:val="right"/>
              <w:rPr>
                <w:rFonts w:cs="Calibri"/>
                <w:color w:val="000000"/>
                <w:rPrChange w:id="2434" w:author="Gabriel Correa" w:date="2015-08-25T14:24:00Z">
                  <w:rPr>
                    <w:rFonts w:ascii="Calibri" w:hAnsi="Calibri" w:cs="Calibri"/>
                    <w:color w:val="000000"/>
                  </w:rPr>
                </w:rPrChange>
              </w:rPr>
            </w:pPr>
            <w:r w:rsidRPr="00E02554">
              <w:rPr>
                <w:rFonts w:cs="Calibri"/>
                <w:color w:val="000000"/>
                <w:rPrChange w:id="2435"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2436" w:author="Gabriel Correa" w:date="2015-08-25T14:24:00Z">
                  <w:rPr>
                    <w:rFonts w:ascii="Calibri" w:hAnsi="Calibri" w:cs="Calibri"/>
                    <w:color w:val="000000"/>
                  </w:rPr>
                </w:rPrChange>
              </w:rPr>
            </w:pPr>
            <w:r w:rsidRPr="00E02554">
              <w:rPr>
                <w:rFonts w:cs="Calibri"/>
                <w:color w:val="000000"/>
                <w:rPrChange w:id="2437"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204187" w:rsidRPr="00E02554" w:rsidRDefault="00204187">
            <w:pPr>
              <w:jc w:val="right"/>
              <w:rPr>
                <w:rFonts w:cs="Calibri"/>
                <w:color w:val="000000"/>
                <w:rPrChange w:id="2438" w:author="Gabriel Correa" w:date="2015-08-25T14:24:00Z">
                  <w:rPr>
                    <w:rFonts w:ascii="Calibri" w:hAnsi="Calibri" w:cs="Calibri"/>
                    <w:color w:val="000000"/>
                  </w:rPr>
                </w:rPrChange>
              </w:rPr>
            </w:pPr>
            <w:r w:rsidRPr="00E02554">
              <w:rPr>
                <w:rFonts w:cs="Calibri"/>
                <w:color w:val="000000"/>
                <w:rPrChange w:id="2439"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2440" w:author="Gabriel Correa" w:date="2015-08-25T14:24:00Z">
                  <w:rPr>
                    <w:rFonts w:ascii="Calibri" w:hAnsi="Calibri" w:cs="Calibri"/>
                    <w:color w:val="000000"/>
                  </w:rPr>
                </w:rPrChange>
              </w:rPr>
            </w:pPr>
            <w:r w:rsidRPr="00E02554">
              <w:rPr>
                <w:rFonts w:cs="Calibri"/>
                <w:color w:val="000000"/>
                <w:rPrChange w:id="2441" w:author="Gabriel Correa" w:date="2015-08-25T14:24:00Z">
                  <w:rPr>
                    <w:rFonts w:ascii="Calibri" w:eastAsiaTheme="majorEastAsia" w:hAnsi="Calibri" w:cs="Calibri"/>
                    <w:b/>
                    <w:bCs/>
                    <w:color w:val="000000"/>
                    <w:sz w:val="26"/>
                    <w:szCs w:val="26"/>
                  </w:rPr>
                </w:rPrChange>
              </w:rPr>
              <w:t>0.06</w:t>
            </w:r>
          </w:p>
        </w:tc>
      </w:tr>
      <w:tr w:rsidR="00204187" w:rsidTr="00CD7DC2">
        <w:tc>
          <w:tcPr>
            <w:tcW w:w="2561" w:type="dxa"/>
            <w:vAlign w:val="bottom"/>
          </w:tcPr>
          <w:p w:rsidR="00204187" w:rsidRPr="00E02554" w:rsidRDefault="00204187">
            <w:pPr>
              <w:rPr>
                <w:rFonts w:cs="Calibri"/>
                <w:color w:val="000000"/>
                <w:rPrChange w:id="2442" w:author="Gabriel Correa" w:date="2015-08-25T14:24:00Z">
                  <w:rPr>
                    <w:rFonts w:ascii="Calibri" w:hAnsi="Calibri" w:cs="Calibri"/>
                    <w:color w:val="000000"/>
                  </w:rPr>
                </w:rPrChange>
              </w:rPr>
            </w:pPr>
            <w:r w:rsidRPr="00E02554">
              <w:rPr>
                <w:rFonts w:cs="Calibri"/>
                <w:color w:val="000000"/>
                <w:rPrChange w:id="2443" w:author="Gabriel Correa" w:date="2015-08-25T14:24:00Z">
                  <w:rPr>
                    <w:rFonts w:ascii="Calibri" w:eastAsiaTheme="majorEastAsia" w:hAnsi="Calibri" w:cs="Calibri"/>
                    <w:b/>
                    <w:bCs/>
                    <w:color w:val="000000"/>
                    <w:sz w:val="26"/>
                    <w:szCs w:val="26"/>
                  </w:rPr>
                </w:rPrChange>
              </w:rPr>
              <w:lastRenderedPageBreak/>
              <w:t>PART</w:t>
            </w:r>
          </w:p>
        </w:tc>
        <w:tc>
          <w:tcPr>
            <w:tcW w:w="1411" w:type="dxa"/>
            <w:vAlign w:val="bottom"/>
          </w:tcPr>
          <w:p w:rsidR="00204187" w:rsidRPr="00E02554" w:rsidRDefault="00204187">
            <w:pPr>
              <w:jc w:val="right"/>
              <w:rPr>
                <w:rFonts w:cs="Calibri"/>
                <w:color w:val="000000"/>
                <w:rPrChange w:id="2444" w:author="Gabriel Correa" w:date="2015-08-25T14:24:00Z">
                  <w:rPr>
                    <w:rFonts w:ascii="Calibri" w:hAnsi="Calibri" w:cs="Calibri"/>
                    <w:color w:val="000000"/>
                  </w:rPr>
                </w:rPrChange>
              </w:rPr>
            </w:pPr>
            <w:r w:rsidRPr="00E02554">
              <w:rPr>
                <w:rFonts w:cs="Calibri"/>
                <w:color w:val="000000"/>
                <w:rPrChange w:id="2445"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2446" w:author="Gabriel Correa" w:date="2015-08-25T14:24:00Z">
                  <w:rPr>
                    <w:rFonts w:ascii="Calibri" w:hAnsi="Calibri" w:cs="Calibri"/>
                    <w:color w:val="000000"/>
                  </w:rPr>
                </w:rPrChange>
              </w:rPr>
            </w:pPr>
            <w:r w:rsidRPr="00E02554">
              <w:rPr>
                <w:rFonts w:cs="Calibri"/>
                <w:color w:val="000000"/>
                <w:rPrChange w:id="2447"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204187" w:rsidRPr="00E02554" w:rsidRDefault="00204187">
            <w:pPr>
              <w:jc w:val="right"/>
              <w:rPr>
                <w:rFonts w:cs="Calibri"/>
                <w:color w:val="000000"/>
                <w:rPrChange w:id="2448" w:author="Gabriel Correa" w:date="2015-08-25T14:24:00Z">
                  <w:rPr>
                    <w:rFonts w:ascii="Calibri" w:hAnsi="Calibri" w:cs="Calibri"/>
                    <w:color w:val="000000"/>
                  </w:rPr>
                </w:rPrChange>
              </w:rPr>
            </w:pPr>
            <w:r w:rsidRPr="00E02554">
              <w:rPr>
                <w:rFonts w:cs="Calibri"/>
                <w:color w:val="000000"/>
                <w:rPrChange w:id="2449"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204187" w:rsidRPr="00E02554" w:rsidRDefault="00204187">
            <w:pPr>
              <w:jc w:val="right"/>
              <w:rPr>
                <w:rFonts w:cs="Calibri"/>
                <w:color w:val="000000"/>
                <w:rPrChange w:id="2450" w:author="Gabriel Correa" w:date="2015-08-25T14:24:00Z">
                  <w:rPr>
                    <w:rFonts w:ascii="Calibri" w:hAnsi="Calibri" w:cs="Calibri"/>
                    <w:color w:val="000000"/>
                  </w:rPr>
                </w:rPrChange>
              </w:rPr>
            </w:pPr>
            <w:r w:rsidRPr="00E02554">
              <w:rPr>
                <w:rFonts w:cs="Calibri"/>
                <w:color w:val="000000"/>
                <w:rPrChange w:id="2451"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452" w:author="Gabriel Correa" w:date="2015-08-25T14:24:00Z">
                  <w:rPr>
                    <w:rFonts w:ascii="Calibri" w:hAnsi="Calibri" w:cs="Calibri"/>
                    <w:color w:val="000000"/>
                  </w:rPr>
                </w:rPrChange>
              </w:rPr>
            </w:pPr>
            <w:r w:rsidRPr="00E02554">
              <w:rPr>
                <w:rFonts w:cs="Calibri"/>
                <w:color w:val="000000"/>
                <w:rPrChange w:id="2453" w:author="Gabriel Correa" w:date="2015-08-25T14:24:00Z">
                  <w:rPr>
                    <w:rFonts w:ascii="Calibri" w:eastAsiaTheme="majorEastAsia" w:hAnsi="Calibri" w:cs="Calibri"/>
                    <w:b/>
                    <w:bCs/>
                    <w:color w:val="000000"/>
                    <w:sz w:val="26"/>
                    <w:szCs w:val="26"/>
                  </w:rPr>
                </w:rPrChange>
              </w:rPr>
              <w:t>0.71</w:t>
            </w:r>
          </w:p>
        </w:tc>
      </w:tr>
      <w:tr w:rsidR="00204187" w:rsidTr="00CD7DC2">
        <w:tc>
          <w:tcPr>
            <w:tcW w:w="2561" w:type="dxa"/>
            <w:vAlign w:val="bottom"/>
          </w:tcPr>
          <w:p w:rsidR="00204187" w:rsidRPr="00E02554" w:rsidRDefault="00204187">
            <w:pPr>
              <w:rPr>
                <w:rFonts w:cs="Calibri"/>
                <w:color w:val="000000"/>
                <w:rPrChange w:id="2454" w:author="Gabriel Correa" w:date="2015-08-25T14:24:00Z">
                  <w:rPr>
                    <w:rFonts w:ascii="Calibri" w:hAnsi="Calibri" w:cs="Calibri"/>
                    <w:color w:val="000000"/>
                  </w:rPr>
                </w:rPrChange>
              </w:rPr>
            </w:pPr>
            <w:r w:rsidRPr="00E02554">
              <w:rPr>
                <w:rFonts w:cs="Calibri"/>
                <w:color w:val="000000"/>
                <w:rPrChange w:id="2455"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204187" w:rsidRPr="00415C0C" w:rsidRDefault="00204187">
            <w:pPr>
              <w:jc w:val="right"/>
              <w:rPr>
                <w:rFonts w:cs="Calibri"/>
                <w:b/>
                <w:color w:val="000000"/>
                <w:rPrChange w:id="2456" w:author="Gabriel Correa" w:date="2015-08-26T03:26:00Z">
                  <w:rPr>
                    <w:rFonts w:ascii="Calibri" w:hAnsi="Calibri" w:cs="Calibri"/>
                    <w:color w:val="000000"/>
                  </w:rPr>
                </w:rPrChange>
              </w:rPr>
            </w:pPr>
            <w:r w:rsidRPr="00415C0C">
              <w:rPr>
                <w:rFonts w:cs="Calibri"/>
                <w:b/>
                <w:color w:val="000000"/>
                <w:rPrChange w:id="2457"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458" w:author="Gabriel Correa" w:date="2015-08-26T03:26:00Z">
                  <w:rPr>
                    <w:rFonts w:ascii="Calibri" w:hAnsi="Calibri" w:cs="Calibri"/>
                    <w:color w:val="000000"/>
                  </w:rPr>
                </w:rPrChange>
              </w:rPr>
            </w:pPr>
            <w:r w:rsidRPr="00415C0C">
              <w:rPr>
                <w:rFonts w:cs="Calibri"/>
                <w:b/>
                <w:color w:val="000000"/>
                <w:rPrChange w:id="2459" w:author="Gabriel Correa" w:date="2015-08-26T03:26:00Z">
                  <w:rPr>
                    <w:rFonts w:ascii="Calibri" w:eastAsiaTheme="majorEastAsia" w:hAnsi="Calibri" w:cs="Calibri"/>
                    <w:b/>
                    <w:bCs/>
                    <w:color w:val="000000"/>
                    <w:sz w:val="26"/>
                    <w:szCs w:val="26"/>
                  </w:rPr>
                </w:rPrChange>
              </w:rPr>
              <w:t>0.85</w:t>
            </w:r>
          </w:p>
        </w:tc>
        <w:tc>
          <w:tcPr>
            <w:tcW w:w="1511" w:type="dxa"/>
            <w:vAlign w:val="bottom"/>
          </w:tcPr>
          <w:p w:rsidR="00204187" w:rsidRPr="00E02554" w:rsidRDefault="00204187">
            <w:pPr>
              <w:jc w:val="right"/>
              <w:rPr>
                <w:rFonts w:cs="Calibri"/>
                <w:color w:val="000000"/>
                <w:rPrChange w:id="2460" w:author="Gabriel Correa" w:date="2015-08-25T14:24:00Z">
                  <w:rPr>
                    <w:rFonts w:ascii="Calibri" w:hAnsi="Calibri" w:cs="Calibri"/>
                    <w:color w:val="000000"/>
                  </w:rPr>
                </w:rPrChange>
              </w:rPr>
            </w:pPr>
            <w:r w:rsidRPr="00E02554">
              <w:rPr>
                <w:rFonts w:cs="Calibri"/>
                <w:color w:val="000000"/>
                <w:rPrChange w:id="2461"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204187" w:rsidRPr="00E02554" w:rsidRDefault="00204187">
            <w:pPr>
              <w:jc w:val="right"/>
              <w:rPr>
                <w:rFonts w:cs="Calibri"/>
                <w:color w:val="000000"/>
                <w:rPrChange w:id="2462" w:author="Gabriel Correa" w:date="2015-08-25T14:24:00Z">
                  <w:rPr>
                    <w:rFonts w:ascii="Calibri" w:hAnsi="Calibri" w:cs="Calibri"/>
                    <w:color w:val="000000"/>
                  </w:rPr>
                </w:rPrChange>
              </w:rPr>
            </w:pPr>
            <w:r w:rsidRPr="00E02554">
              <w:rPr>
                <w:rFonts w:cs="Calibri"/>
                <w:color w:val="000000"/>
                <w:rPrChange w:id="2463"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204187" w:rsidRPr="00E02554" w:rsidRDefault="00204187">
            <w:pPr>
              <w:jc w:val="right"/>
              <w:rPr>
                <w:rFonts w:cs="Calibri"/>
                <w:color w:val="000000"/>
                <w:rPrChange w:id="2464" w:author="Gabriel Correa" w:date="2015-08-25T14:24:00Z">
                  <w:rPr>
                    <w:rFonts w:ascii="Calibri" w:hAnsi="Calibri" w:cs="Calibri"/>
                    <w:color w:val="000000"/>
                  </w:rPr>
                </w:rPrChange>
              </w:rPr>
            </w:pPr>
            <w:r w:rsidRPr="00E02554">
              <w:rPr>
                <w:rFonts w:cs="Calibri"/>
                <w:color w:val="000000"/>
                <w:rPrChange w:id="2465"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466" w:author="Gabriel Correa" w:date="2015-08-25T14:24:00Z">
                  <w:rPr>
                    <w:rFonts w:ascii="Calibri" w:hAnsi="Calibri" w:cs="Calibri"/>
                    <w:color w:val="000000"/>
                  </w:rPr>
                </w:rPrChange>
              </w:rPr>
            </w:pPr>
            <w:proofErr w:type="spellStart"/>
            <w:r w:rsidRPr="00E02554">
              <w:rPr>
                <w:rFonts w:cs="Calibri"/>
                <w:color w:val="000000"/>
                <w:rPrChange w:id="2467"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bottom"/>
          </w:tcPr>
          <w:p w:rsidR="00204187" w:rsidRPr="00415C0C" w:rsidRDefault="00204187">
            <w:pPr>
              <w:jc w:val="right"/>
              <w:rPr>
                <w:rFonts w:cs="Calibri"/>
                <w:b/>
                <w:color w:val="000000"/>
                <w:rPrChange w:id="2468" w:author="Gabriel Correa" w:date="2015-08-26T03:26:00Z">
                  <w:rPr>
                    <w:rFonts w:ascii="Calibri" w:hAnsi="Calibri" w:cs="Calibri"/>
                    <w:color w:val="000000"/>
                  </w:rPr>
                </w:rPrChange>
              </w:rPr>
            </w:pPr>
            <w:r w:rsidRPr="00415C0C">
              <w:rPr>
                <w:rFonts w:cs="Calibri"/>
                <w:b/>
                <w:color w:val="000000"/>
                <w:rPrChange w:id="2469"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470" w:author="Gabriel Correa" w:date="2015-08-26T03:26:00Z">
                  <w:rPr>
                    <w:rFonts w:ascii="Calibri" w:hAnsi="Calibri" w:cs="Calibri"/>
                    <w:color w:val="000000"/>
                  </w:rPr>
                </w:rPrChange>
              </w:rPr>
            </w:pPr>
            <w:r w:rsidRPr="00415C0C">
              <w:rPr>
                <w:rFonts w:cs="Calibri"/>
                <w:b/>
                <w:color w:val="000000"/>
                <w:rPrChange w:id="2471"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472" w:author="Gabriel Correa" w:date="2015-08-25T14:24:00Z">
                  <w:rPr>
                    <w:rFonts w:ascii="Calibri" w:hAnsi="Calibri" w:cs="Calibri"/>
                    <w:color w:val="000000"/>
                  </w:rPr>
                </w:rPrChange>
              </w:rPr>
            </w:pPr>
            <w:r w:rsidRPr="00E02554">
              <w:rPr>
                <w:rFonts w:cs="Calibri"/>
                <w:color w:val="000000"/>
                <w:rPrChange w:id="2473"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2474" w:author="Gabriel Correa" w:date="2015-08-25T14:24:00Z">
                  <w:rPr>
                    <w:rFonts w:ascii="Calibri" w:hAnsi="Calibri" w:cs="Calibri"/>
                    <w:color w:val="000000"/>
                  </w:rPr>
                </w:rPrChange>
              </w:rPr>
            </w:pPr>
            <w:r w:rsidRPr="00E02554">
              <w:rPr>
                <w:rFonts w:cs="Calibri"/>
                <w:color w:val="000000"/>
                <w:rPrChange w:id="2475"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476" w:author="Gabriel Correa" w:date="2015-08-25T14:24:00Z">
                  <w:rPr>
                    <w:rFonts w:ascii="Calibri" w:hAnsi="Calibri" w:cs="Calibri"/>
                    <w:color w:val="000000"/>
                  </w:rPr>
                </w:rPrChange>
              </w:rPr>
            </w:pPr>
            <w:r w:rsidRPr="00E02554">
              <w:rPr>
                <w:rFonts w:cs="Calibri"/>
                <w:color w:val="000000"/>
                <w:rPrChange w:id="2477"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478" w:author="Gabriel Correa" w:date="2015-08-25T14:24:00Z">
                  <w:rPr>
                    <w:rFonts w:ascii="Calibri" w:hAnsi="Calibri" w:cs="Calibri"/>
                    <w:color w:val="000000"/>
                  </w:rPr>
                </w:rPrChange>
              </w:rPr>
            </w:pPr>
            <w:r w:rsidRPr="00E02554">
              <w:rPr>
                <w:rFonts w:cs="Calibri"/>
                <w:color w:val="000000"/>
                <w:rPrChange w:id="2479"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204187" w:rsidRPr="00415C0C" w:rsidRDefault="00204187">
            <w:pPr>
              <w:jc w:val="right"/>
              <w:rPr>
                <w:rFonts w:cs="Calibri"/>
                <w:b/>
                <w:color w:val="000000"/>
                <w:rPrChange w:id="2480" w:author="Gabriel Correa" w:date="2015-08-26T03:26:00Z">
                  <w:rPr>
                    <w:rFonts w:ascii="Calibri" w:hAnsi="Calibri" w:cs="Calibri"/>
                    <w:color w:val="000000"/>
                  </w:rPr>
                </w:rPrChange>
              </w:rPr>
            </w:pPr>
            <w:r w:rsidRPr="00415C0C">
              <w:rPr>
                <w:rFonts w:cs="Calibri"/>
                <w:b/>
                <w:color w:val="000000"/>
                <w:rPrChange w:id="2481"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482" w:author="Gabriel Correa" w:date="2015-08-26T03:26:00Z">
                  <w:rPr>
                    <w:rFonts w:ascii="Calibri" w:hAnsi="Calibri" w:cs="Calibri"/>
                    <w:color w:val="000000"/>
                  </w:rPr>
                </w:rPrChange>
              </w:rPr>
            </w:pPr>
            <w:r w:rsidRPr="00415C0C">
              <w:rPr>
                <w:rFonts w:cs="Calibri"/>
                <w:b/>
                <w:color w:val="000000"/>
                <w:rPrChange w:id="2483"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484" w:author="Gabriel Correa" w:date="2015-08-25T14:24:00Z">
                  <w:rPr>
                    <w:rFonts w:ascii="Calibri" w:hAnsi="Calibri" w:cs="Calibri"/>
                    <w:color w:val="000000"/>
                  </w:rPr>
                </w:rPrChange>
              </w:rPr>
            </w:pPr>
            <w:r w:rsidRPr="00E02554">
              <w:rPr>
                <w:rFonts w:cs="Calibri"/>
                <w:color w:val="000000"/>
                <w:rPrChange w:id="2485"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2486" w:author="Gabriel Correa" w:date="2015-08-25T14:24:00Z">
                  <w:rPr>
                    <w:rFonts w:ascii="Calibri" w:hAnsi="Calibri" w:cs="Calibri"/>
                    <w:color w:val="000000"/>
                  </w:rPr>
                </w:rPrChange>
              </w:rPr>
            </w:pPr>
            <w:r w:rsidRPr="00E02554">
              <w:rPr>
                <w:rFonts w:cs="Calibri"/>
                <w:color w:val="000000"/>
                <w:rPrChange w:id="2487"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488" w:author="Gabriel Correa" w:date="2015-08-25T14:24:00Z">
                  <w:rPr>
                    <w:rFonts w:ascii="Calibri" w:hAnsi="Calibri" w:cs="Calibri"/>
                    <w:color w:val="000000"/>
                  </w:rPr>
                </w:rPrChange>
              </w:rPr>
            </w:pPr>
            <w:r w:rsidRPr="00E02554">
              <w:rPr>
                <w:rFonts w:cs="Calibri"/>
                <w:color w:val="000000"/>
                <w:rPrChange w:id="2489"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490" w:author="Gabriel Correa" w:date="2015-08-25T14:24:00Z">
                  <w:rPr>
                    <w:rFonts w:ascii="Calibri" w:hAnsi="Calibri" w:cs="Calibri"/>
                    <w:color w:val="000000"/>
                  </w:rPr>
                </w:rPrChange>
              </w:rPr>
            </w:pPr>
            <w:proofErr w:type="spellStart"/>
            <w:r w:rsidRPr="00E02554">
              <w:rPr>
                <w:rFonts w:cs="Calibri"/>
                <w:color w:val="000000"/>
                <w:rPrChange w:id="2491"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bottom"/>
          </w:tcPr>
          <w:p w:rsidR="00204187" w:rsidRPr="00E02554" w:rsidRDefault="00204187">
            <w:pPr>
              <w:jc w:val="right"/>
              <w:rPr>
                <w:rFonts w:cs="Calibri"/>
                <w:color w:val="000000"/>
                <w:rPrChange w:id="2492" w:author="Gabriel Correa" w:date="2015-08-25T14:24:00Z">
                  <w:rPr>
                    <w:rFonts w:ascii="Calibri" w:hAnsi="Calibri" w:cs="Calibri"/>
                    <w:color w:val="000000"/>
                  </w:rPr>
                </w:rPrChange>
              </w:rPr>
            </w:pPr>
            <w:r w:rsidRPr="00E02554">
              <w:rPr>
                <w:rFonts w:cs="Calibri"/>
                <w:color w:val="000000"/>
                <w:rPrChange w:id="2493"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204187" w:rsidRPr="00E02554" w:rsidRDefault="00204187">
            <w:pPr>
              <w:jc w:val="right"/>
              <w:rPr>
                <w:rFonts w:cs="Calibri"/>
                <w:color w:val="000000"/>
                <w:rPrChange w:id="2494" w:author="Gabriel Correa" w:date="2015-08-25T14:24:00Z">
                  <w:rPr>
                    <w:rFonts w:ascii="Calibri" w:hAnsi="Calibri" w:cs="Calibri"/>
                    <w:color w:val="000000"/>
                  </w:rPr>
                </w:rPrChange>
              </w:rPr>
            </w:pPr>
            <w:r w:rsidRPr="00E02554">
              <w:rPr>
                <w:rFonts w:cs="Calibri"/>
                <w:color w:val="000000"/>
                <w:rPrChange w:id="2495"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2496" w:author="Gabriel Correa" w:date="2015-08-25T14:24:00Z">
                  <w:rPr>
                    <w:rFonts w:ascii="Calibri" w:hAnsi="Calibri" w:cs="Calibri"/>
                    <w:color w:val="000000"/>
                  </w:rPr>
                </w:rPrChange>
              </w:rPr>
            </w:pPr>
            <w:r w:rsidRPr="00E02554">
              <w:rPr>
                <w:rFonts w:cs="Calibri"/>
                <w:color w:val="000000"/>
                <w:rPrChange w:id="2497"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204187" w:rsidRPr="00E02554" w:rsidRDefault="00204187">
            <w:pPr>
              <w:jc w:val="right"/>
              <w:rPr>
                <w:rFonts w:cs="Calibri"/>
                <w:color w:val="000000"/>
                <w:rPrChange w:id="2498" w:author="Gabriel Correa" w:date="2015-08-25T14:24:00Z">
                  <w:rPr>
                    <w:rFonts w:ascii="Calibri" w:hAnsi="Calibri" w:cs="Calibri"/>
                    <w:color w:val="000000"/>
                  </w:rPr>
                </w:rPrChange>
              </w:rPr>
            </w:pPr>
            <w:r w:rsidRPr="00E02554">
              <w:rPr>
                <w:rFonts w:cs="Calibri"/>
                <w:color w:val="000000"/>
                <w:rPrChange w:id="2499"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2500" w:author="Gabriel Correa" w:date="2015-08-25T14:24:00Z">
                  <w:rPr>
                    <w:rFonts w:ascii="Calibri" w:hAnsi="Calibri" w:cs="Calibri"/>
                    <w:color w:val="000000"/>
                  </w:rPr>
                </w:rPrChange>
              </w:rPr>
            </w:pPr>
            <w:r w:rsidRPr="00E02554">
              <w:rPr>
                <w:rFonts w:cs="Calibri"/>
                <w:color w:val="000000"/>
                <w:rPrChange w:id="2501"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2502" w:author="Gabriel Correa" w:date="2015-08-25T14:24:00Z">
                  <w:rPr>
                    <w:rFonts w:ascii="Calibri" w:hAnsi="Calibri" w:cs="Calibri"/>
                    <w:color w:val="000000"/>
                  </w:rPr>
                </w:rPrChange>
              </w:rPr>
            </w:pPr>
            <w:proofErr w:type="spellStart"/>
            <w:r w:rsidRPr="00E02554">
              <w:rPr>
                <w:rFonts w:cs="Calibri"/>
                <w:color w:val="000000"/>
                <w:rPrChange w:id="2503"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bottom"/>
          </w:tcPr>
          <w:p w:rsidR="00204187" w:rsidRPr="00E02554" w:rsidRDefault="00204187">
            <w:pPr>
              <w:jc w:val="right"/>
              <w:rPr>
                <w:rFonts w:cs="Calibri"/>
                <w:color w:val="000000"/>
                <w:rPrChange w:id="2504" w:author="Gabriel Correa" w:date="2015-08-25T14:24:00Z">
                  <w:rPr>
                    <w:rFonts w:ascii="Calibri" w:hAnsi="Calibri" w:cs="Calibri"/>
                    <w:color w:val="000000"/>
                  </w:rPr>
                </w:rPrChange>
              </w:rPr>
            </w:pPr>
            <w:r w:rsidRPr="00E02554">
              <w:rPr>
                <w:rFonts w:cs="Calibri"/>
                <w:color w:val="000000"/>
                <w:rPrChange w:id="2505"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2506" w:author="Gabriel Correa" w:date="2015-08-25T14:24:00Z">
                  <w:rPr>
                    <w:rFonts w:ascii="Calibri" w:hAnsi="Calibri" w:cs="Calibri"/>
                    <w:color w:val="000000"/>
                  </w:rPr>
                </w:rPrChange>
              </w:rPr>
            </w:pPr>
            <w:r w:rsidRPr="00E02554">
              <w:rPr>
                <w:rFonts w:cs="Calibri"/>
                <w:color w:val="000000"/>
                <w:rPrChange w:id="2507"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2508" w:author="Gabriel Correa" w:date="2015-08-25T14:24:00Z">
                  <w:rPr>
                    <w:rFonts w:ascii="Calibri" w:hAnsi="Calibri" w:cs="Calibri"/>
                    <w:color w:val="000000"/>
                  </w:rPr>
                </w:rPrChange>
              </w:rPr>
            </w:pPr>
            <w:r w:rsidRPr="00E02554">
              <w:rPr>
                <w:rFonts w:cs="Calibri"/>
                <w:color w:val="000000"/>
                <w:rPrChange w:id="2509"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204187" w:rsidRPr="00E02554" w:rsidRDefault="00204187">
            <w:pPr>
              <w:jc w:val="right"/>
              <w:rPr>
                <w:rFonts w:cs="Calibri"/>
                <w:color w:val="000000"/>
                <w:rPrChange w:id="2510" w:author="Gabriel Correa" w:date="2015-08-25T14:24:00Z">
                  <w:rPr>
                    <w:rFonts w:ascii="Calibri" w:hAnsi="Calibri" w:cs="Calibri"/>
                    <w:color w:val="000000"/>
                  </w:rPr>
                </w:rPrChange>
              </w:rPr>
            </w:pPr>
            <w:r w:rsidRPr="00E02554">
              <w:rPr>
                <w:rFonts w:cs="Calibri"/>
                <w:color w:val="000000"/>
                <w:rPrChange w:id="2511"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204187" w:rsidRPr="00E02554" w:rsidRDefault="00204187">
            <w:pPr>
              <w:jc w:val="right"/>
              <w:rPr>
                <w:rFonts w:cs="Calibri"/>
                <w:color w:val="000000"/>
                <w:rPrChange w:id="2512" w:author="Gabriel Correa" w:date="2015-08-25T14:24:00Z">
                  <w:rPr>
                    <w:rFonts w:ascii="Calibri" w:hAnsi="Calibri" w:cs="Calibri"/>
                    <w:color w:val="000000"/>
                  </w:rPr>
                </w:rPrChange>
              </w:rPr>
            </w:pPr>
            <w:r w:rsidRPr="00E02554">
              <w:rPr>
                <w:rFonts w:cs="Calibri"/>
                <w:color w:val="000000"/>
                <w:rPrChange w:id="2513" w:author="Gabriel Correa" w:date="2015-08-25T14:24:00Z">
                  <w:rPr>
                    <w:rFonts w:ascii="Calibri" w:eastAsiaTheme="majorEastAsia" w:hAnsi="Calibri" w:cs="Calibri"/>
                    <w:b/>
                    <w:bCs/>
                    <w:color w:val="000000"/>
                    <w:sz w:val="26"/>
                    <w:szCs w:val="26"/>
                  </w:rPr>
                </w:rPrChange>
              </w:rPr>
              <w:t>0.72</w:t>
            </w:r>
          </w:p>
        </w:tc>
      </w:tr>
      <w:tr w:rsidR="00204187" w:rsidTr="00CD7DC2">
        <w:tc>
          <w:tcPr>
            <w:tcW w:w="2561" w:type="dxa"/>
            <w:vAlign w:val="bottom"/>
          </w:tcPr>
          <w:p w:rsidR="00204187" w:rsidRPr="00E02554" w:rsidRDefault="00204187">
            <w:pPr>
              <w:rPr>
                <w:rFonts w:cs="Calibri"/>
                <w:color w:val="000000"/>
                <w:rPrChange w:id="2514" w:author="Gabriel Correa" w:date="2015-08-25T14:24:00Z">
                  <w:rPr>
                    <w:rFonts w:ascii="Calibri" w:hAnsi="Calibri" w:cs="Calibri"/>
                    <w:color w:val="000000"/>
                  </w:rPr>
                </w:rPrChange>
              </w:rPr>
            </w:pPr>
            <w:proofErr w:type="spellStart"/>
            <w:r w:rsidRPr="00E02554">
              <w:rPr>
                <w:rFonts w:cs="Calibri"/>
                <w:color w:val="000000"/>
                <w:rPrChange w:id="2515"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bottom"/>
          </w:tcPr>
          <w:p w:rsidR="00204187" w:rsidRPr="00E02554" w:rsidRDefault="00204187">
            <w:pPr>
              <w:jc w:val="right"/>
              <w:rPr>
                <w:rFonts w:cs="Calibri"/>
                <w:color w:val="000000"/>
                <w:rPrChange w:id="2516" w:author="Gabriel Correa" w:date="2015-08-25T14:24:00Z">
                  <w:rPr>
                    <w:rFonts w:ascii="Calibri" w:hAnsi="Calibri" w:cs="Calibri"/>
                    <w:color w:val="000000"/>
                  </w:rPr>
                </w:rPrChange>
              </w:rPr>
            </w:pPr>
            <w:r w:rsidRPr="00E02554">
              <w:rPr>
                <w:rFonts w:cs="Calibri"/>
                <w:color w:val="000000"/>
                <w:rPrChange w:id="2517"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204187" w:rsidRPr="00E02554" w:rsidRDefault="00204187">
            <w:pPr>
              <w:jc w:val="right"/>
              <w:rPr>
                <w:rFonts w:cs="Calibri"/>
                <w:color w:val="000000"/>
                <w:rPrChange w:id="2518" w:author="Gabriel Correa" w:date="2015-08-25T14:24:00Z">
                  <w:rPr>
                    <w:rFonts w:ascii="Calibri" w:hAnsi="Calibri" w:cs="Calibri"/>
                    <w:color w:val="000000"/>
                  </w:rPr>
                </w:rPrChange>
              </w:rPr>
            </w:pPr>
            <w:r w:rsidRPr="00E02554">
              <w:rPr>
                <w:rFonts w:cs="Calibri"/>
                <w:color w:val="000000"/>
                <w:rPrChange w:id="2519"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2520" w:author="Gabriel Correa" w:date="2015-08-25T14:24:00Z">
                  <w:rPr>
                    <w:rFonts w:ascii="Calibri" w:hAnsi="Calibri" w:cs="Calibri"/>
                    <w:color w:val="000000"/>
                  </w:rPr>
                </w:rPrChange>
              </w:rPr>
            </w:pPr>
            <w:r w:rsidRPr="00E02554">
              <w:rPr>
                <w:rFonts w:cs="Calibri"/>
                <w:color w:val="000000"/>
                <w:rPrChange w:id="2521" w:author="Gabriel Correa" w:date="2015-08-25T14:24:00Z">
                  <w:rPr>
                    <w:rFonts w:ascii="Calibri" w:eastAsiaTheme="majorEastAsia" w:hAnsi="Calibri" w:cs="Calibri"/>
                    <w:b/>
                    <w:bCs/>
                    <w:color w:val="000000"/>
                    <w:sz w:val="26"/>
                    <w:szCs w:val="26"/>
                  </w:rPr>
                </w:rPrChange>
              </w:rPr>
              <w:t>1</w:t>
            </w:r>
          </w:p>
        </w:tc>
        <w:tc>
          <w:tcPr>
            <w:tcW w:w="1288" w:type="dxa"/>
            <w:vAlign w:val="bottom"/>
          </w:tcPr>
          <w:p w:rsidR="00204187" w:rsidRPr="00E02554" w:rsidRDefault="00204187">
            <w:pPr>
              <w:jc w:val="right"/>
              <w:rPr>
                <w:rFonts w:cs="Calibri"/>
                <w:color w:val="000000"/>
                <w:rPrChange w:id="2522" w:author="Gabriel Correa" w:date="2015-08-25T14:24:00Z">
                  <w:rPr>
                    <w:rFonts w:ascii="Calibri" w:hAnsi="Calibri" w:cs="Calibri"/>
                    <w:color w:val="000000"/>
                  </w:rPr>
                </w:rPrChange>
              </w:rPr>
            </w:pPr>
            <w:r w:rsidRPr="00E02554">
              <w:rPr>
                <w:rFonts w:cs="Calibri"/>
                <w:color w:val="000000"/>
                <w:rPrChange w:id="2523"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204187" w:rsidRPr="00E02554" w:rsidRDefault="00204187">
            <w:pPr>
              <w:jc w:val="right"/>
              <w:rPr>
                <w:rFonts w:cs="Calibri"/>
                <w:color w:val="000000"/>
                <w:rPrChange w:id="2524" w:author="Gabriel Correa" w:date="2015-08-25T14:24:00Z">
                  <w:rPr>
                    <w:rFonts w:ascii="Calibri" w:hAnsi="Calibri" w:cs="Calibri"/>
                    <w:color w:val="000000"/>
                  </w:rPr>
                </w:rPrChange>
              </w:rPr>
            </w:pPr>
            <w:r w:rsidRPr="00E02554">
              <w:rPr>
                <w:rFonts w:cs="Calibri"/>
                <w:color w:val="000000"/>
                <w:rPrChange w:id="2525" w:author="Gabriel Correa" w:date="2015-08-25T14:24:00Z">
                  <w:rPr>
                    <w:rFonts w:ascii="Calibri" w:eastAsiaTheme="majorEastAsia" w:hAnsi="Calibri" w:cs="Calibri"/>
                    <w:b/>
                    <w:bCs/>
                    <w:color w:val="000000"/>
                    <w:sz w:val="26"/>
                    <w:szCs w:val="26"/>
                  </w:rPr>
                </w:rPrChange>
              </w:rPr>
              <w:t>0.75</w:t>
            </w:r>
          </w:p>
        </w:tc>
      </w:tr>
    </w:tbl>
    <w:p w:rsidR="00415C0C" w:rsidRDefault="00415C0C" w:rsidP="00BC7FD4">
      <w:pPr>
        <w:rPr>
          <w:ins w:id="2526" w:author="Gabriel Correa" w:date="2015-08-26T03:26:00Z"/>
        </w:rPr>
      </w:pPr>
    </w:p>
    <w:p w:rsidR="00415C0C" w:rsidRDefault="00415C0C">
      <w:pPr>
        <w:spacing w:after="200" w:line="276" w:lineRule="auto"/>
        <w:jc w:val="left"/>
        <w:rPr>
          <w:ins w:id="2527" w:author="Gabriel Correa" w:date="2015-08-26T03:26:00Z"/>
        </w:rPr>
      </w:pPr>
      <w:ins w:id="2528" w:author="Gabriel Correa" w:date="2015-08-26T03:26:00Z">
        <w:r>
          <w:br w:type="page"/>
        </w:r>
      </w:ins>
    </w:p>
    <w:p w:rsidR="00204187" w:rsidRPr="00E02554" w:rsidDel="00415C0C" w:rsidRDefault="00204187" w:rsidP="00BC7FD4">
      <w:pPr>
        <w:rPr>
          <w:del w:id="2529" w:author="Gabriel Correa" w:date="2015-08-26T03:26:00Z"/>
        </w:rPr>
      </w:pPr>
      <w:bookmarkStart w:id="2530" w:name="_Toc428323439"/>
      <w:bookmarkStart w:id="2531" w:name="_Toc428443041"/>
      <w:bookmarkStart w:id="2532" w:name="_Toc428443117"/>
      <w:bookmarkStart w:id="2533" w:name="_Toc428510400"/>
      <w:bookmarkStart w:id="2534" w:name="_Toc428515192"/>
      <w:bookmarkStart w:id="2535" w:name="_Toc428515295"/>
      <w:bookmarkStart w:id="2536" w:name="_Toc428515660"/>
      <w:bookmarkStart w:id="2537" w:name="_Toc428516471"/>
      <w:bookmarkStart w:id="2538" w:name="_Toc428516553"/>
      <w:bookmarkEnd w:id="2530"/>
      <w:bookmarkEnd w:id="2531"/>
      <w:bookmarkEnd w:id="2532"/>
      <w:bookmarkEnd w:id="2533"/>
      <w:bookmarkEnd w:id="2534"/>
      <w:bookmarkEnd w:id="2535"/>
      <w:bookmarkEnd w:id="2536"/>
      <w:bookmarkEnd w:id="2537"/>
      <w:bookmarkEnd w:id="2538"/>
    </w:p>
    <w:p w:rsidR="00EE2482" w:rsidDel="00415C0C" w:rsidRDefault="00EE2482" w:rsidP="00EE2482">
      <w:pPr>
        <w:pStyle w:val="Ttulo2"/>
        <w:rPr>
          <w:del w:id="2539" w:author="Gabriel Correa" w:date="2015-08-26T03:27:00Z"/>
        </w:rPr>
      </w:pPr>
      <w:bookmarkStart w:id="2540" w:name="_Toc428516554"/>
      <w:r>
        <w:t>Resultados Finales</w:t>
      </w:r>
      <w:bookmarkEnd w:id="2540"/>
    </w:p>
    <w:p w:rsidR="00EE2482" w:rsidDel="00415C0C" w:rsidRDefault="00EE2482">
      <w:pPr>
        <w:pStyle w:val="Ttulo2"/>
        <w:numPr>
          <w:ilvl w:val="0"/>
          <w:numId w:val="21"/>
        </w:numPr>
        <w:rPr>
          <w:del w:id="2541" w:author="Gabriel Correa" w:date="2015-08-26T03:26:00Z"/>
        </w:rPr>
        <w:pPrChange w:id="2542" w:author="Gabriel Correa" w:date="2015-08-26T03:27:00Z">
          <w:pPr>
            <w:pStyle w:val="Prrafodelista"/>
            <w:numPr>
              <w:numId w:val="21"/>
            </w:numPr>
            <w:ind w:hanging="360"/>
          </w:pPr>
        </w:pPrChange>
      </w:pPr>
      <w:del w:id="2543" w:author="Gabriel Correa" w:date="2015-08-26T03:26:00Z">
        <w:r w:rsidDel="00415C0C">
          <w:delText>Tablas comparando distintos clasificadores, usando o no stemming, usando o no stopwords</w:delText>
        </w:r>
        <w:bookmarkStart w:id="2544" w:name="_Toc428323441"/>
        <w:bookmarkStart w:id="2545" w:name="_Toc428443043"/>
        <w:bookmarkStart w:id="2546" w:name="_Toc428443119"/>
        <w:bookmarkStart w:id="2547" w:name="_Toc428510402"/>
        <w:bookmarkStart w:id="2548" w:name="_Toc428515194"/>
        <w:bookmarkStart w:id="2549" w:name="_Toc428515297"/>
        <w:bookmarkStart w:id="2550" w:name="_Toc428515662"/>
        <w:bookmarkStart w:id="2551" w:name="_Toc428516473"/>
        <w:bookmarkStart w:id="2552" w:name="_Toc428516555"/>
        <w:bookmarkEnd w:id="2544"/>
        <w:bookmarkEnd w:id="2545"/>
        <w:bookmarkEnd w:id="2546"/>
        <w:bookmarkEnd w:id="2547"/>
        <w:bookmarkEnd w:id="2548"/>
        <w:bookmarkEnd w:id="2549"/>
        <w:bookmarkEnd w:id="2550"/>
        <w:bookmarkEnd w:id="2551"/>
        <w:bookmarkEnd w:id="2552"/>
      </w:del>
    </w:p>
    <w:p w:rsidR="00EE2482" w:rsidDel="00415C0C" w:rsidRDefault="00EE2482">
      <w:pPr>
        <w:pStyle w:val="Ttulo2"/>
        <w:rPr>
          <w:del w:id="2553" w:author="Gabriel Correa" w:date="2015-08-26T03:27:00Z"/>
        </w:rPr>
        <w:pPrChange w:id="2554" w:author="Gabriel Correa" w:date="2015-08-26T03:27:00Z">
          <w:pPr>
            <w:pStyle w:val="Prrafodelista"/>
            <w:numPr>
              <w:numId w:val="21"/>
            </w:numPr>
            <w:ind w:hanging="360"/>
          </w:pPr>
        </w:pPrChange>
      </w:pPr>
      <w:del w:id="2555" w:author="Gabriel Correa" w:date="2015-08-26T03:27:00Z">
        <w:r w:rsidDel="00415C0C">
          <w:delText>Tablas adicionales comparando otras opciones y parámetros del filtro y opciones del mejor clasificador</w:delText>
        </w:r>
        <w:bookmarkStart w:id="2556" w:name="_Toc428323442"/>
        <w:bookmarkStart w:id="2557" w:name="_Toc428443044"/>
        <w:bookmarkStart w:id="2558" w:name="_Toc428443120"/>
        <w:bookmarkStart w:id="2559" w:name="_Toc428510403"/>
        <w:bookmarkStart w:id="2560" w:name="_Toc428515195"/>
        <w:bookmarkStart w:id="2561" w:name="_Toc428515298"/>
        <w:bookmarkStart w:id="2562" w:name="_Toc428515663"/>
        <w:bookmarkStart w:id="2563" w:name="_Toc428516474"/>
        <w:bookmarkStart w:id="2564" w:name="_Toc428516556"/>
        <w:bookmarkEnd w:id="2556"/>
        <w:bookmarkEnd w:id="2557"/>
        <w:bookmarkEnd w:id="2558"/>
        <w:bookmarkEnd w:id="2559"/>
        <w:bookmarkEnd w:id="2560"/>
        <w:bookmarkEnd w:id="2561"/>
        <w:bookmarkEnd w:id="2562"/>
        <w:bookmarkEnd w:id="2563"/>
        <w:bookmarkEnd w:id="2564"/>
      </w:del>
    </w:p>
    <w:p w:rsidR="00EE2482" w:rsidDel="00415C0C" w:rsidRDefault="00EE2482">
      <w:pPr>
        <w:pStyle w:val="Ttulo2"/>
        <w:rPr>
          <w:del w:id="2565" w:author="Gabriel Correa" w:date="2015-08-26T03:27:00Z"/>
        </w:rPr>
        <w:pPrChange w:id="2566" w:author="Gabriel Correa" w:date="2015-08-26T03:27:00Z">
          <w:pPr>
            <w:pStyle w:val="Prrafodelista"/>
            <w:numPr>
              <w:numId w:val="21"/>
            </w:numPr>
            <w:ind w:hanging="360"/>
          </w:pPr>
        </w:pPrChange>
      </w:pPr>
      <w:del w:id="2567" w:author="Gabriel Correa" w:date="2015-08-26T03:27:00Z">
        <w:r w:rsidDel="00415C0C">
          <w:delText>Comparación con heurística/regla de Keywords de Monperrus u otros estudios</w:delText>
        </w:r>
        <w:bookmarkStart w:id="2568" w:name="_Toc428323443"/>
        <w:bookmarkStart w:id="2569" w:name="_Toc428443045"/>
        <w:bookmarkStart w:id="2570" w:name="_Toc428443121"/>
        <w:bookmarkStart w:id="2571" w:name="_Toc428510404"/>
        <w:bookmarkStart w:id="2572" w:name="_Toc428515196"/>
        <w:bookmarkStart w:id="2573" w:name="_Toc428515299"/>
        <w:bookmarkStart w:id="2574" w:name="_Toc428515664"/>
        <w:bookmarkStart w:id="2575" w:name="_Toc428516475"/>
        <w:bookmarkStart w:id="2576" w:name="_Toc428516557"/>
        <w:bookmarkEnd w:id="2568"/>
        <w:bookmarkEnd w:id="2569"/>
        <w:bookmarkEnd w:id="2570"/>
        <w:bookmarkEnd w:id="2571"/>
        <w:bookmarkEnd w:id="2572"/>
        <w:bookmarkEnd w:id="2573"/>
        <w:bookmarkEnd w:id="2574"/>
        <w:bookmarkEnd w:id="2575"/>
        <w:bookmarkEnd w:id="2576"/>
      </w:del>
    </w:p>
    <w:p w:rsidR="00350FBE" w:rsidRDefault="00350FBE">
      <w:pPr>
        <w:pStyle w:val="Ttulo2"/>
        <w:pPrChange w:id="2577" w:author="Gabriel Correa" w:date="2015-08-26T03:27:00Z">
          <w:pPr/>
        </w:pPrChange>
      </w:pPr>
      <w:bookmarkStart w:id="2578" w:name="_Toc428516558"/>
      <w:bookmarkEnd w:id="2578"/>
    </w:p>
    <w:p w:rsidR="00350FBE" w:rsidRPr="00E02554" w:rsidRDefault="00350FBE" w:rsidP="00350FBE">
      <w:pPr>
        <w:rPr>
          <w:ins w:id="2579" w:author="Gabriel Correa" w:date="2015-08-24T16:51:00Z"/>
        </w:rPr>
      </w:pPr>
      <w:ins w:id="2580" w:author="Gabriel Correa" w:date="2015-08-24T16:28:00Z">
        <w:r w:rsidRPr="00E02554">
          <w:t>A continuaci</w:t>
        </w:r>
      </w:ins>
      <w:ins w:id="2581" w:author="Gabriel Correa" w:date="2015-08-24T16:29:00Z">
        <w:r w:rsidRPr="00E02554">
          <w:t>ó</w:t>
        </w:r>
      </w:ins>
      <w:ins w:id="2582" w:author="Gabriel Correa" w:date="2015-08-24T16:28:00Z">
        <w:r w:rsidRPr="00E02554">
          <w:t xml:space="preserve">n se presentan varias </w:t>
        </w:r>
      </w:ins>
      <w:ins w:id="2583" w:author="Gabriel Correa" w:date="2015-08-24T16:29:00Z">
        <w:r w:rsidRPr="00E02554">
          <w:t>combinaciones</w:t>
        </w:r>
      </w:ins>
      <w:ins w:id="2584" w:author="Gabriel Correa" w:date="2015-08-24T16:28:00Z">
        <w:r w:rsidRPr="00E02554">
          <w:t xml:space="preserve"> entre sets de entrenamiento</w:t>
        </w:r>
      </w:ins>
      <w:ins w:id="2585" w:author="Gabriel Correa" w:date="2015-08-24T16:29:00Z">
        <w:r w:rsidRPr="00E02554">
          <w:t>s</w:t>
        </w:r>
      </w:ins>
      <w:ins w:id="2586" w:author="Gabriel Correa" w:date="2015-08-24T16:28:00Z">
        <w:r w:rsidRPr="00E02554">
          <w:t xml:space="preserve"> y sets de prueba</w:t>
        </w:r>
      </w:ins>
      <w:ins w:id="2587" w:author="Gabriel Correa" w:date="2015-08-24T16:29:00Z">
        <w:r w:rsidRPr="00E02554">
          <w:t>s para realizar los experimentos.</w:t>
        </w:r>
      </w:ins>
      <w:r>
        <w:t xml:space="preserve"> </w:t>
      </w:r>
      <w:ins w:id="2588" w:author="Gabriel Correa" w:date="2015-08-24T16:30:00Z">
        <w:r w:rsidRPr="00E02554">
          <w:t xml:space="preserve">El objetivo </w:t>
        </w:r>
      </w:ins>
      <w:r>
        <w:t>principal de la mayoría de los</w:t>
      </w:r>
      <w:ins w:id="2589" w:author="Gabriel Correa" w:date="2015-08-24T16:30:00Z">
        <w:r w:rsidRPr="00E02554">
          <w:t xml:space="preserve"> experimento es encontrar los mejores clasificadores para adivinar correctamente la mayor cantidad de </w:t>
        </w:r>
      </w:ins>
      <w:proofErr w:type="spellStart"/>
      <w:ins w:id="2590" w:author="Gabriel Correa" w:date="2015-08-24T16:31:00Z">
        <w:r w:rsidRPr="00E02554">
          <w:rPr>
            <w:i/>
          </w:rPr>
          <w:t>directives</w:t>
        </w:r>
        <w:proofErr w:type="spellEnd"/>
        <w:r w:rsidRPr="00E02554">
          <w:t xml:space="preserve"> buscando valores altos en </w:t>
        </w:r>
      </w:ins>
      <w:proofErr w:type="spellStart"/>
      <w:ins w:id="2591" w:author="Gabriel Correa" w:date="2015-08-24T16:32:00Z">
        <w:r w:rsidRPr="00E02554">
          <w:rPr>
            <w:i/>
          </w:rPr>
          <w:t>recall</w:t>
        </w:r>
        <w:proofErr w:type="spellEnd"/>
        <w:r w:rsidRPr="00E02554">
          <w:rPr>
            <w:i/>
          </w:rPr>
          <w:t xml:space="preserve"> </w:t>
        </w:r>
        <w:r w:rsidRPr="00E02554">
          <w:t xml:space="preserve">y </w:t>
        </w:r>
        <w:r w:rsidRPr="00E02554">
          <w:rPr>
            <w:i/>
          </w:rPr>
          <w:t>F-</w:t>
        </w:r>
        <w:proofErr w:type="spellStart"/>
        <w:r w:rsidRPr="00E02554">
          <w:rPr>
            <w:i/>
          </w:rPr>
          <w:t>Measure</w:t>
        </w:r>
        <w:proofErr w:type="spellEnd"/>
        <w:r w:rsidRPr="00E02554">
          <w:t xml:space="preserve">. El otro objetivo de varios experimentos es descubrir con </w:t>
        </w:r>
      </w:ins>
      <w:r>
        <w:t xml:space="preserve">qué </w:t>
      </w:r>
      <w:ins w:id="2592" w:author="Gabriel Correa" w:date="2015-08-24T16:32:00Z">
        <w:r w:rsidRPr="00E02554">
          <w:t xml:space="preserve">porcentaje </w:t>
        </w:r>
      </w:ins>
      <w:ins w:id="2593" w:author="Gabriel Correa" w:date="2015-08-24T16:33:00Z">
        <w:r w:rsidRPr="00E02554">
          <w:t xml:space="preserve">de los datos </w:t>
        </w:r>
      </w:ins>
      <w:r>
        <w:t>al entrenar</w:t>
      </w:r>
      <w:ins w:id="2594" w:author="Gabriel Correa" w:date="2015-08-24T16:32:00Z">
        <w:r w:rsidRPr="00E02554">
          <w:t xml:space="preserve"> entrenamiento es suficiente para </w:t>
        </w:r>
      </w:ins>
      <w:ins w:id="2595" w:author="Gabriel Correa" w:date="2015-08-24T16:33:00Z">
        <w:r w:rsidRPr="00E02554">
          <w:t>lograr resultados aceptables.</w:t>
        </w:r>
      </w:ins>
    </w:p>
    <w:p w:rsidR="00BC7FD4" w:rsidRPr="00E02554" w:rsidRDefault="00BC7FD4" w:rsidP="00BC7FD4">
      <w:r>
        <w:t xml:space="preserve">Los experimentos fueron usaron </w:t>
      </w:r>
      <w:r w:rsidRPr="00E02554">
        <w:t xml:space="preserve">los datos preliminares descritos en la sección </w:t>
      </w:r>
      <w:r>
        <w:fldChar w:fldCharType="begin"/>
      </w:r>
      <w:r>
        <w:instrText xml:space="preserve"> REF _Ref428320675 \r \h </w:instrText>
      </w:r>
      <w:r>
        <w:fldChar w:fldCharType="separate"/>
      </w:r>
      <w:r w:rsidR="00E159AF">
        <w:t>4.2</w:t>
      </w:r>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 una API, porcentaje de una API.</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proofErr w:type="spellStart"/>
            <w:r w:rsidRPr="00D471E1">
              <w:t>JFace</w:t>
            </w:r>
            <w:proofErr w:type="spellEnd"/>
            <w:r w:rsidRPr="00D471E1">
              <w:t xml:space="preserv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BC7FD4" w:rsidRPr="00D471E1" w:rsidRDefault="00BC7FD4">
            <w:pPr>
              <w:cnfStyle w:val="000000000000" w:firstRow="0" w:lastRow="0" w:firstColumn="0" w:lastColumn="0" w:oddVBand="0" w:evenVBand="0" w:oddHBand="0" w:evenHBand="0" w:firstRowFirstColumn="0" w:firstRowLastColumn="0" w:lastRowFirstColumn="0" w:lastRowLastColumn="0"/>
              <w:rPr>
                <w:color w:val="auto"/>
              </w:rPr>
            </w:pPr>
            <w:proofErr w:type="spellStart"/>
            <w:r w:rsidRPr="00D471E1">
              <w:t>FilteredClassifier</w:t>
            </w:r>
            <w:proofErr w:type="spellEnd"/>
            <w:r w:rsidRPr="00D471E1">
              <w:t xml:space="preserve"> con filtro </w:t>
            </w:r>
            <w:proofErr w:type="spellStart"/>
            <w:r w:rsidRPr="00D471E1">
              <w:t>StringToWordVector</w:t>
            </w:r>
            <w:proofErr w:type="spellEnd"/>
            <w:r w:rsidRPr="00D471E1">
              <w:t xml:space="preserve"> (ver sección </w:t>
            </w:r>
            <w:r w:rsidRPr="00D471E1">
              <w:fldChar w:fldCharType="begin"/>
            </w:r>
            <w:r w:rsidRPr="00D471E1">
              <w:instrText xml:space="preserve"> REF _Ref427782605 \r \h  \* MERGEFORMAT </w:instrText>
            </w:r>
            <w:r w:rsidRPr="00D471E1">
              <w:rPr>
                <w:color w:val="auto"/>
                <w:rPrChange w:id="2596" w:author="Gabriel Correa" w:date="2015-08-25T14:24:00Z">
                  <w:rPr/>
                </w:rPrChange>
              </w:rPr>
              <w:fldChar w:fldCharType="separate"/>
            </w:r>
            <w:r w:rsidR="00E159AF">
              <w:t>5.1.1</w:t>
            </w:r>
            <w:r w:rsidRPr="00D471E1">
              <w:fldChar w:fldCharType="end"/>
            </w:r>
            <w:r w:rsidRPr="00D471E1">
              <w:t xml:space="preserve">) </w:t>
            </w:r>
            <w:ins w:id="2597" w:author="Gabriel Correa" w:date="2015-08-26T02:57:00Z">
              <w:r w:rsidR="005517A6">
                <w:t xml:space="preserve"> con </w:t>
              </w:r>
            </w:ins>
            <w:ins w:id="2598" w:author="Gabriel Correa" w:date="2015-08-26T02:58:00Z">
              <w:r w:rsidR="005517A6">
                <w:t>varios clasificadores.</w:t>
              </w:r>
            </w:ins>
            <w:del w:id="2599" w:author="Gabriel Correa" w:date="2015-08-26T02:57:00Z">
              <w:r w:rsidRPr="00D471E1" w:rsidDel="005517A6">
                <w:delText xml:space="preserve">y con todos los clasificadores descritos en sección </w:delText>
              </w:r>
              <w:r w:rsidRPr="00D471E1" w:rsidDel="005517A6">
                <w:fldChar w:fldCharType="begin"/>
              </w:r>
              <w:r w:rsidRPr="00D471E1" w:rsidDel="005517A6">
                <w:delInstrText xml:space="preserve"> REF _Ref427777109 \r \h  \* MERGEFORMAT </w:delInstrText>
              </w:r>
              <w:r w:rsidRPr="00D471E1" w:rsidDel="005517A6">
                <w:rPr>
                  <w:color w:val="auto"/>
                  <w:rPrChange w:id="2600" w:author="Gabriel Correa" w:date="2015-08-25T14:24:00Z">
                    <w:rPr/>
                  </w:rPrChange>
                </w:rPr>
                <w:fldChar w:fldCharType="separate"/>
              </w:r>
              <w:r w:rsidRPr="00D471E1" w:rsidDel="005517A6">
                <w:delText>5.2</w:delText>
              </w:r>
              <w:r w:rsidRPr="00D471E1" w:rsidDel="005517A6">
                <w:fldChar w:fldCharType="end"/>
              </w:r>
              <w:r w:rsidRPr="00D471E1" w:rsidDel="005517A6">
                <w:delText>.</w:delText>
              </w:r>
            </w:del>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BC7FD4" w:rsidRPr="00E02554" w:rsidRDefault="00BC7FD4" w:rsidP="005D2320">
            <w:proofErr w:type="spellStart"/>
            <w:r w:rsidRPr="00E02554">
              <w:t>StringToWordVector</w:t>
            </w:r>
            <w:proofErr w:type="spellEnd"/>
          </w:p>
        </w:tc>
        <w:tc>
          <w:tcPr>
            <w:tcW w:w="6096" w:type="dxa"/>
            <w:tcBorders>
              <w:top w:val="single" w:sz="8" w:space="0" w:color="auto"/>
            </w:tcBorders>
            <w:shd w:val="clear" w:color="auto" w:fill="auto"/>
          </w:tcPr>
          <w:p w:rsidR="00BC7FD4" w:rsidRPr="00E02554" w:rsidRDefault="00BC7FD4" w:rsidP="005D2320">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proofErr w:type="spellStart"/>
            <w:r w:rsidRPr="00104E69">
              <w:rPr>
                <w:i/>
              </w:rPr>
              <w:t>attributeIndices</w:t>
            </w:r>
            <w:proofErr w:type="spellEnd"/>
            <w:r w:rsidRPr="00104E69">
              <w:rPr>
                <w:i/>
              </w:rPr>
              <w:t>=</w:t>
            </w:r>
            <w:proofErr w:type="spellStart"/>
            <w:r w:rsidRPr="00104E69">
              <w:rPr>
                <w:i/>
              </w:rPr>
              <w:t>first</w:t>
            </w:r>
            <w:proofErr w:type="spellEnd"/>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2601" w:author="Gabriel Correa" w:date="2015-08-26T02:58:00Z"/>
                <w:i/>
              </w:rPr>
            </w:pPr>
            <w:proofErr w:type="spellStart"/>
            <w:r w:rsidRPr="00104E69">
              <w:rPr>
                <w:i/>
              </w:rPr>
              <w:t>lowerCaseTokens</w:t>
            </w:r>
            <w:proofErr w:type="spellEnd"/>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2602" w:author="Gabriel Correa" w:date="2015-08-26T02:58:00Z">
                  <w:rPr>
                    <w:color w:val="auto"/>
                  </w:rPr>
                </w:rPrChange>
              </w:rPr>
              <w:pPrChange w:id="2603"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2604" w:author="Gabriel Correa" w:date="2015-08-26T02:58:00Z">
              <w:r>
                <w:t>Estos parámetros fueron constantes a lo largo de todos los experimentos. Otros par</w:t>
              </w:r>
            </w:ins>
            <w:ins w:id="2605" w:author="Gabriel Correa" w:date="2015-08-26T02:59:00Z">
              <w:r>
                <w:t>ámetros fueron, sin embargo, variados con el fin de realizar experimentación con variadas combinaciones.</w:t>
              </w:r>
            </w:ins>
          </w:p>
        </w:tc>
      </w:tr>
    </w:tbl>
    <w:p w:rsidR="00BC7FD4" w:rsidRPr="00E02554" w:rsidRDefault="00BC7FD4" w:rsidP="00BC7FD4"/>
    <w:p w:rsidR="00BC7FD4" w:rsidRDefault="00BC7FD4" w:rsidP="00350FBE"/>
    <w:p w:rsidR="00FD7889" w:rsidRDefault="00FD7889" w:rsidP="00FD7889">
      <w:pPr>
        <w:pStyle w:val="Ttulo3"/>
      </w:pPr>
      <w:bookmarkStart w:id="2606" w:name="_Ref428277776"/>
      <w:bookmarkStart w:id="2607" w:name="_Toc428516559"/>
      <w:r>
        <w:t>F-</w:t>
      </w:r>
      <w:proofErr w:type="spellStart"/>
      <w:r>
        <w:t>Measure</w:t>
      </w:r>
      <w:proofErr w:type="spellEnd"/>
      <w:r>
        <w:t xml:space="preserve"> vs </w:t>
      </w:r>
      <w:proofErr w:type="spellStart"/>
      <w:r>
        <w:t>Recall</w:t>
      </w:r>
      <w:bookmarkEnd w:id="2606"/>
      <w:bookmarkEnd w:id="2607"/>
      <w:proofErr w:type="spellEnd"/>
    </w:p>
    <w:p w:rsidR="00FD7889" w:rsidRPr="00E02554" w:rsidRDefault="00BF44B1" w:rsidP="00FD7889">
      <w:r>
        <w:t>Hay casos donde m</w:t>
      </w:r>
      <w:r w:rsidR="00FD7889" w:rsidRPr="00E02554">
        <w:t xml:space="preserve">aximizar </w:t>
      </w:r>
      <w:r w:rsidR="00FD7889" w:rsidRPr="00E02554">
        <w:rPr>
          <w:i/>
        </w:rPr>
        <w:t>F-</w:t>
      </w:r>
      <w:proofErr w:type="spellStart"/>
      <w:r w:rsidR="00FD7889" w:rsidRPr="00E02554">
        <w:rPr>
          <w:i/>
        </w:rPr>
        <w:t>Measure</w:t>
      </w:r>
      <w:proofErr w:type="spellEnd"/>
      <w:r w:rsidR="00FD7889" w:rsidRPr="00E02554">
        <w:t xml:space="preserve"> </w:t>
      </w:r>
      <w:r>
        <w:t>puede resultar</w:t>
      </w:r>
      <w:r w:rsidR="00FD7889" w:rsidRPr="00E02554">
        <w:t xml:space="preserve"> mejor que maximizar </w:t>
      </w:r>
      <w:proofErr w:type="spellStart"/>
      <w:r w:rsidR="00FD7889" w:rsidRPr="00E02554">
        <w:rPr>
          <w:i/>
        </w:rPr>
        <w:t>recall</w:t>
      </w:r>
      <w:proofErr w:type="spellEnd"/>
      <w:r w:rsidR="00FD7889" w:rsidRPr="00E02554">
        <w:t xml:space="preserve">. </w:t>
      </w:r>
      <w:r>
        <w:t xml:space="preserve">Incluso cuando el objetivo es acercar el valor de </w:t>
      </w:r>
      <w:proofErr w:type="spellStart"/>
      <w:r w:rsidRPr="00BF44B1">
        <w:rPr>
          <w:i/>
        </w:rPr>
        <w:t>recall</w:t>
      </w:r>
      <w:proofErr w:type="spellEnd"/>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E02554" w:rsidRDefault="00FD7889" w:rsidP="00FD7889">
      <w:r w:rsidRPr="00E02554">
        <w:t xml:space="preserve">En este estudio se quiere buscar un clasificador que tenga la menor cantidad de </w:t>
      </w:r>
      <w:r w:rsidRPr="00E02554">
        <w:rPr>
          <w:i/>
        </w:rPr>
        <w:t>falsos negativos</w:t>
      </w:r>
      <w:r w:rsidRPr="00E02554">
        <w:t xml:space="preserve">, o un </w:t>
      </w:r>
      <w:proofErr w:type="spellStart"/>
      <w:r w:rsidRPr="00E02554">
        <w:rPr>
          <w:i/>
        </w:rPr>
        <w:t>recall</w:t>
      </w:r>
      <w:proofErr w:type="spellEnd"/>
      <w:r w:rsidRPr="00E02554">
        <w:rPr>
          <w:i/>
        </w:rPr>
        <w:t xml:space="preserve"> </w:t>
      </w:r>
      <w:r w:rsidRPr="00E02554">
        <w:t>muy cerca</w:t>
      </w:r>
      <w:r w:rsidR="00BF44B1">
        <w:t xml:space="preserve">no a 1 como se explica en </w:t>
      </w:r>
      <w:r w:rsidR="00BF44B1">
        <w:fldChar w:fldCharType="begin"/>
      </w:r>
      <w:r w:rsidR="00BF44B1">
        <w:instrText xml:space="preserve"> REF _Ref428316602 \r \h </w:instrText>
      </w:r>
      <w:r w:rsidR="00BF44B1">
        <w:fldChar w:fldCharType="separate"/>
      </w:r>
      <w:r w:rsidR="00E159AF">
        <w:t>3.1.1</w:t>
      </w:r>
      <w:r w:rsidR="00BF44B1">
        <w:fldChar w:fldCharType="end"/>
      </w:r>
      <w:r w:rsidR="00BF44B1">
        <w:t xml:space="preserve">y en </w:t>
      </w:r>
      <w:r w:rsidR="00BF44B1">
        <w:fldChar w:fldCharType="begin"/>
      </w:r>
      <w:r w:rsidR="00BF44B1">
        <w:instrText xml:space="preserve"> REF _Ref428278205 \r \h </w:instrText>
      </w:r>
      <w:r w:rsidR="00BF44B1">
        <w:fldChar w:fldCharType="separate"/>
      </w:r>
      <w:r w:rsidR="00E159AF">
        <w:t>3.2.1</w:t>
      </w:r>
      <w:r w:rsidR="00BF44B1">
        <w:fldChar w:fldCharType="end"/>
      </w:r>
      <w:r w:rsidRPr="00E02554">
        <w:t xml:space="preserve">, </w:t>
      </w:r>
      <w:r w:rsidR="00BF44B1">
        <w:t>significando</w:t>
      </w:r>
      <w:r w:rsidR="00F76D9A" w:rsidRPr="00E02554">
        <w:t xml:space="preserve"> que hay que </w:t>
      </w:r>
      <w:r w:rsidRPr="00E02554">
        <w:t xml:space="preserve">optimizar el valor de </w:t>
      </w:r>
      <w:proofErr w:type="spellStart"/>
      <w:r w:rsidRPr="00E02554">
        <w:rPr>
          <w:i/>
        </w:rPr>
        <w:t>recall</w:t>
      </w:r>
      <w:proofErr w:type="spellEnd"/>
      <w:r w:rsidR="00F76D9A" w:rsidRPr="00E02554">
        <w:t>. Pero los re</w:t>
      </w:r>
      <w:r w:rsidR="00BF44B1">
        <w:t xml:space="preserve">sultados de un experimento mostrados en la </w:t>
      </w:r>
      <w:ins w:id="2608" w:author="Gabriel Correa" w:date="2015-08-26T03:32:00Z">
        <w:r w:rsidR="008F24AB">
          <w:fldChar w:fldCharType="begin"/>
        </w:r>
        <w:r w:rsidR="008F24AB">
          <w:instrText xml:space="preserve"> REF _Ref428323289 \h </w:instrText>
        </w:r>
      </w:ins>
      <w:r w:rsidR="008F24AB">
        <w:fldChar w:fldCharType="separate"/>
      </w:r>
      <w:r w:rsidR="00E159AF">
        <w:t xml:space="preserve">Tabla </w:t>
      </w:r>
      <w:r w:rsidR="00E159AF">
        <w:rPr>
          <w:noProof/>
        </w:rPr>
        <w:t>6</w:t>
      </w:r>
      <w:ins w:id="2609" w:author="Gabriel Correa" w:date="2015-08-28T00:22:00Z">
        <w:r w:rsidR="00E159AF">
          <w:t>.</w:t>
        </w:r>
      </w:ins>
      <w:r w:rsidR="00E159AF">
        <w:rPr>
          <w:noProof/>
        </w:rPr>
        <w:t>1</w:t>
      </w:r>
      <w:ins w:id="2610" w:author="Gabriel Correa" w:date="2015-08-26T03:32:00Z">
        <w:r w:rsidR="008F24AB">
          <w:fldChar w:fldCharType="end"/>
        </w:r>
      </w:ins>
      <w:ins w:id="2611" w:author="Gabriel Correa" w:date="2015-08-26T03:33:00Z">
        <w:r w:rsidR="008F24AB">
          <w:t xml:space="preserve">y en la </w:t>
        </w:r>
      </w:ins>
      <w:ins w:id="2612" w:author="Gabriel Correa" w:date="2015-08-26T03:35:00Z">
        <w:r w:rsidR="001809B5">
          <w:fldChar w:fldCharType="begin"/>
        </w:r>
        <w:r w:rsidR="001809B5">
          <w:instrText xml:space="preserve"> REF _Ref428323464 \h </w:instrText>
        </w:r>
      </w:ins>
      <w:r w:rsidR="001809B5">
        <w:fldChar w:fldCharType="separate"/>
      </w:r>
      <w:ins w:id="2613" w:author="Gabriel Correa" w:date="2015-08-26T03:33:00Z">
        <w:r w:rsidR="00E159AF">
          <w:t xml:space="preserve">Imagen </w:t>
        </w:r>
      </w:ins>
      <w:r w:rsidR="00E159AF">
        <w:rPr>
          <w:noProof/>
        </w:rPr>
        <w:t>6</w:t>
      </w:r>
      <w:r w:rsidR="00E159AF">
        <w:t>.</w:t>
      </w:r>
      <w:r w:rsidR="00E159AF">
        <w:rPr>
          <w:noProof/>
        </w:rPr>
        <w:t>1</w:t>
      </w:r>
      <w:ins w:id="2614" w:author="Gabriel Correa" w:date="2015-08-26T03:35:00Z">
        <w:r w:rsidR="001809B5">
          <w:fldChar w:fldCharType="end"/>
        </w:r>
      </w:ins>
      <w:del w:id="2615" w:author="Gabriel Correa" w:date="2015-08-26T03:29:00Z">
        <w:r w:rsidR="00BF44B1" w:rsidDel="00B26115">
          <w:delText>[[**]]</w:delText>
        </w:r>
      </w:del>
      <w:r w:rsidR="00F76D9A" w:rsidRPr="00E02554">
        <w:t xml:space="preserve"> muestra optimizar el F-</w:t>
      </w:r>
      <w:proofErr w:type="spellStart"/>
      <w:r w:rsidR="00F76D9A" w:rsidRPr="00E02554">
        <w:t>Measure</w:t>
      </w:r>
      <w:proofErr w:type="spellEnd"/>
      <w:r w:rsidR="00F76D9A" w:rsidRPr="00E02554">
        <w:t xml:space="preserve"> puede lograr resultados con menos </w:t>
      </w:r>
      <w:r w:rsidR="00F76D9A" w:rsidRPr="00E02554">
        <w:rPr>
          <w:i/>
        </w:rPr>
        <w:t>falsos negativos</w:t>
      </w:r>
      <w:r w:rsidR="00F76D9A" w:rsidRPr="00E02554">
        <w:t>.</w:t>
      </w:r>
      <w:r w:rsidR="001F62A5" w:rsidRPr="00E02554">
        <w:t xml:space="preserve"> El </w:t>
      </w:r>
      <w:proofErr w:type="spellStart"/>
      <w:r w:rsidR="001F62A5" w:rsidRPr="00E02554">
        <w:rPr>
          <w:i/>
        </w:rPr>
        <w:t>recall</w:t>
      </w:r>
      <w:proofErr w:type="spellEnd"/>
      <w:r w:rsidR="001F62A5" w:rsidRPr="00E02554">
        <w:rPr>
          <w:i/>
        </w:rPr>
        <w:t xml:space="preserve"> </w:t>
      </w:r>
      <w:r w:rsidR="001F62A5" w:rsidRPr="00E02554">
        <w:t xml:space="preserve">más alto es 0.93 de </w:t>
      </w:r>
      <w:proofErr w:type="spellStart"/>
      <w:r w:rsidR="001F62A5" w:rsidRPr="00E02554">
        <w:rPr>
          <w:i/>
        </w:rPr>
        <w:t>NaiveBayes</w:t>
      </w:r>
      <w:proofErr w:type="spellEnd"/>
      <w:r w:rsidR="001F62A5" w:rsidRPr="00E02554">
        <w:t xml:space="preserve">, pero al mismo tiempo tiene bajos valores de </w:t>
      </w:r>
      <w:proofErr w:type="spellStart"/>
      <w:r w:rsidR="001F62A5" w:rsidRPr="00E02554">
        <w:rPr>
          <w:i/>
        </w:rPr>
        <w:t>precision</w:t>
      </w:r>
      <w:proofErr w:type="spellEnd"/>
      <w:r w:rsidR="001F62A5" w:rsidRPr="00E02554">
        <w:rPr>
          <w:i/>
        </w:rPr>
        <w:t xml:space="preserve"> </w:t>
      </w:r>
      <w:r w:rsidR="001F62A5" w:rsidRPr="00E02554">
        <w:t xml:space="preserve">y </w:t>
      </w:r>
      <w:r w:rsidR="001F62A5" w:rsidRPr="00E02554">
        <w:rPr>
          <w:i/>
        </w:rPr>
        <w:t>F-</w:t>
      </w:r>
      <w:proofErr w:type="spellStart"/>
      <w:r w:rsidR="001F62A5" w:rsidRPr="00E02554">
        <w:rPr>
          <w:i/>
        </w:rPr>
        <w:t>Measure</w:t>
      </w:r>
      <w:proofErr w:type="spellEnd"/>
      <w:r w:rsidR="001F62A5" w:rsidRPr="00E02554">
        <w:t xml:space="preserve">. </w:t>
      </w:r>
      <w:proofErr w:type="spellStart"/>
      <w:r w:rsidR="001F62A5" w:rsidRPr="00E02554">
        <w:rPr>
          <w:i/>
        </w:rPr>
        <w:t>RandomForest</w:t>
      </w:r>
      <w:proofErr w:type="spellEnd"/>
      <w:r w:rsidR="001F62A5" w:rsidRPr="00E02554">
        <w:rPr>
          <w:i/>
        </w:rPr>
        <w:t xml:space="preserve"> </w:t>
      </w:r>
      <w:r w:rsidR="001F62A5" w:rsidRPr="00E02554">
        <w:t xml:space="preserve">y </w:t>
      </w:r>
      <w:r w:rsidR="001F62A5" w:rsidRPr="00E02554">
        <w:rPr>
          <w:i/>
        </w:rPr>
        <w:t>SMO</w:t>
      </w:r>
      <w:r w:rsidR="001F62A5" w:rsidRPr="00E02554">
        <w:t xml:space="preserve"> tienen un valor de </w:t>
      </w:r>
      <w:r w:rsidR="001F62A5" w:rsidRPr="00E02554">
        <w:rPr>
          <w:i/>
        </w:rPr>
        <w:t>F-</w:t>
      </w:r>
      <w:proofErr w:type="spellStart"/>
      <w:r w:rsidR="001F62A5" w:rsidRPr="00E02554">
        <w:rPr>
          <w:i/>
        </w:rPr>
        <w:t>Measure</w:t>
      </w:r>
      <w:proofErr w:type="spellEnd"/>
      <w:r w:rsidR="001F62A5" w:rsidRPr="00E02554">
        <w:t xml:space="preserve"> alto pero no alcanza a </w:t>
      </w:r>
      <w:proofErr w:type="spellStart"/>
      <w:r w:rsidR="001F62A5" w:rsidRPr="00E02554">
        <w:rPr>
          <w:i/>
        </w:rPr>
        <w:t>NaiveBayes</w:t>
      </w:r>
      <w:proofErr w:type="spellEnd"/>
      <w:r w:rsidR="001F62A5" w:rsidRPr="00E02554">
        <w:rPr>
          <w:i/>
        </w:rPr>
        <w:t xml:space="preserve"> </w:t>
      </w:r>
      <w:r w:rsidR="001F62A5" w:rsidRPr="00E02554">
        <w:t xml:space="preserve">hablando de </w:t>
      </w:r>
      <w:proofErr w:type="spellStart"/>
      <w:r w:rsidR="001F62A5" w:rsidRPr="00E02554">
        <w:rPr>
          <w:i/>
        </w:rPr>
        <w:t>recall</w:t>
      </w:r>
      <w:proofErr w:type="spellEnd"/>
      <w:r w:rsidR="001F62A5" w:rsidRPr="00E02554">
        <w:t>.</w:t>
      </w:r>
    </w:p>
    <w:p w:rsidR="00FD7889" w:rsidRPr="00E02554" w:rsidRDefault="001F62A5" w:rsidP="00FD7889">
      <w:r w:rsidRPr="00E02554">
        <w:t xml:space="preserve">Usando una </w:t>
      </w:r>
      <w:r w:rsidRPr="00E02554">
        <w:rPr>
          <w:i/>
        </w:rPr>
        <w:t xml:space="preserve">matriz de costos </w:t>
      </w:r>
      <w:r w:rsidRPr="00E02554">
        <w:t xml:space="preserve">en Weka se puede incentivar a que un clasificador mejore en </w:t>
      </w:r>
      <w:proofErr w:type="spellStart"/>
      <w:r w:rsidRPr="00E02554">
        <w:rPr>
          <w:i/>
        </w:rPr>
        <w:t>recall</w:t>
      </w:r>
      <w:proofErr w:type="spellEnd"/>
      <w:r w:rsidRPr="00E02554">
        <w:t xml:space="preserve"> pero empeore en </w:t>
      </w:r>
      <w:proofErr w:type="spellStart"/>
      <w:r w:rsidRPr="00E02554">
        <w:rPr>
          <w:i/>
        </w:rPr>
        <w:t>precision</w:t>
      </w:r>
      <w:proofErr w:type="spellEnd"/>
      <w:r w:rsidRPr="00E02554">
        <w:t>, o viceversa.</w:t>
      </w:r>
      <w:r w:rsidR="00720EA1" w:rsidRPr="00E02554">
        <w:t xml:space="preserve"> Usando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14</m:t>
                  </m:r>
                </m:e>
              </m:mr>
              <m:mr>
                <m:e>
                  <m:r>
                    <w:rPr>
                      <w:rFonts w:ascii="Cambria Math" w:hAnsi="Cambria Math"/>
                    </w:rPr>
                    <m:t>1</m:t>
                  </m:r>
                </m:e>
                <m:e>
                  <m:r>
                    <w:rPr>
                      <w:rFonts w:ascii="Cambria Math" w:hAnsi="Cambria Math"/>
                    </w:rPr>
                    <m:t>0</m:t>
                  </m:r>
                </m:e>
              </m:mr>
            </m:m>
          </m:e>
        </m:d>
      </m:oMath>
      <w:r w:rsidRPr="00E02554">
        <w:t xml:space="preserve"> </w:t>
      </w:r>
      <w:r w:rsidR="00C50439" w:rsidRPr="00E02554">
        <w:t xml:space="preserve">sobre </w:t>
      </w:r>
      <w:r w:rsidR="00C50439" w:rsidRPr="00E02554">
        <w:rPr>
          <w:i/>
        </w:rPr>
        <w:t>SMO</w:t>
      </w:r>
      <w:r w:rsidR="00C50439" w:rsidRPr="00E02554">
        <w:t xml:space="preserve"> y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E02554">
        <w:t xml:space="preserve"> sobre </w:t>
      </w:r>
      <w:proofErr w:type="spellStart"/>
      <w:r w:rsidR="00C50439" w:rsidRPr="00E02554">
        <w:rPr>
          <w:i/>
        </w:rPr>
        <w:t>RandomForest</w:t>
      </w:r>
      <w:proofErr w:type="spellEnd"/>
      <w:r w:rsidR="00C50439" w:rsidRPr="00E02554">
        <w:t xml:space="preserve"> se obtienen las matrices de confusi</w:t>
      </w:r>
      <w:r w:rsidR="003B08A8" w:rsidRPr="00E02554">
        <w:t xml:space="preserve">ón de la </w:t>
      </w:r>
      <w:r w:rsidR="003E24B8" w:rsidRPr="00E02554">
        <w:t xml:space="preserve"> logrando el mismo </w:t>
      </w:r>
      <w:proofErr w:type="spellStart"/>
      <w:r w:rsidR="00C50439" w:rsidRPr="00E02554">
        <w:rPr>
          <w:i/>
        </w:rPr>
        <w:t>recall</w:t>
      </w:r>
      <w:proofErr w:type="spellEnd"/>
      <w:r w:rsidR="00C50439" w:rsidRPr="00E02554">
        <w:t xml:space="preserve"> </w:t>
      </w:r>
      <w:r w:rsidR="003E24B8" w:rsidRPr="00E02554">
        <w:t xml:space="preserve">(o mejor) </w:t>
      </w:r>
      <w:r w:rsidR="00C50439" w:rsidRPr="00E02554">
        <w:t xml:space="preserve">que </w:t>
      </w:r>
      <w:proofErr w:type="spellStart"/>
      <w:r w:rsidR="00C50439" w:rsidRPr="00E02554">
        <w:rPr>
          <w:i/>
        </w:rPr>
        <w:t>NaiveBayes</w:t>
      </w:r>
      <w:proofErr w:type="spellEnd"/>
      <w:r w:rsidR="00C50439" w:rsidRPr="00E02554">
        <w:t xml:space="preserve">, pero mejorando el valor de </w:t>
      </w:r>
      <w:proofErr w:type="spellStart"/>
      <w:r w:rsidR="00C50439" w:rsidRPr="00E02554">
        <w:rPr>
          <w:i/>
        </w:rPr>
        <w:t>precisio</w:t>
      </w:r>
      <w:r w:rsidR="003E24B8" w:rsidRPr="00E02554">
        <w:rPr>
          <w:i/>
        </w:rPr>
        <w:t>n</w:t>
      </w:r>
      <w:proofErr w:type="spellEnd"/>
      <w:r w:rsidR="003E24B8" w:rsidRPr="00E02554">
        <w:t>.</w:t>
      </w:r>
    </w:p>
    <w:p w:rsidR="00F76D9A" w:rsidDel="008F24AB" w:rsidRDefault="00F76D9A" w:rsidP="00F76D9A">
      <w:pPr>
        <w:pStyle w:val="Epgrafe"/>
        <w:keepNext/>
        <w:rPr>
          <w:del w:id="2616" w:author="Gabriel Correa" w:date="2015-08-26T03:32:00Z"/>
        </w:rPr>
      </w:pPr>
      <w:bookmarkStart w:id="2617" w:name="_Ref428323289"/>
      <w:bookmarkStart w:id="2618" w:name="_Ref428137107"/>
      <w:bookmarkStart w:id="2619" w:name="_Ref428323286"/>
      <w:r>
        <w:lastRenderedPageBreak/>
        <w:t xml:space="preserve">Tabla </w:t>
      </w:r>
      <w:ins w:id="2620" w:author="Gabriel Correa" w:date="2015-08-28T00:22:00Z">
        <w:r w:rsidR="00F002B6">
          <w:rPr>
            <w:b w:val="0"/>
            <w:bCs w:val="0"/>
          </w:rPr>
          <w:fldChar w:fldCharType="begin"/>
        </w:r>
        <w:r w:rsidR="00F002B6">
          <w:instrText xml:space="preserve"> STYLEREF 1 \s </w:instrText>
        </w:r>
      </w:ins>
      <w:r w:rsidR="00F002B6">
        <w:rPr>
          <w:b w:val="0"/>
          <w:bCs w:val="0"/>
        </w:rPr>
        <w:fldChar w:fldCharType="separate"/>
      </w:r>
      <w:r w:rsidR="00E159AF">
        <w:rPr>
          <w:noProof/>
        </w:rPr>
        <w:t>6</w:t>
      </w:r>
      <w:ins w:id="2621" w:author="Gabriel Correa" w:date="2015-08-28T00:22:00Z">
        <w:r w:rsidR="00F002B6">
          <w:rPr>
            <w:b w:val="0"/>
            <w:bCs w:val="0"/>
          </w:rPr>
          <w:fldChar w:fldCharType="end"/>
        </w:r>
        <w:r w:rsidR="00F002B6">
          <w:t>.</w:t>
        </w:r>
        <w:r w:rsidR="00F002B6">
          <w:rPr>
            <w:b w:val="0"/>
            <w:bCs w:val="0"/>
          </w:rPr>
          <w:fldChar w:fldCharType="begin"/>
        </w:r>
        <w:r w:rsidR="00F002B6">
          <w:instrText xml:space="preserve"> SEQ Tabla \* ARABIC \s 1 </w:instrText>
        </w:r>
      </w:ins>
      <w:r w:rsidR="00F002B6">
        <w:rPr>
          <w:b w:val="0"/>
          <w:bCs w:val="0"/>
        </w:rPr>
        <w:fldChar w:fldCharType="separate"/>
      </w:r>
      <w:r w:rsidR="00E159AF">
        <w:rPr>
          <w:noProof/>
        </w:rPr>
        <w:t>1</w:t>
      </w:r>
      <w:ins w:id="2622" w:author="Gabriel Correa" w:date="2015-08-28T00:22:00Z">
        <w:r w:rsidR="00F002B6">
          <w:rPr>
            <w:b w:val="0"/>
            <w:bCs w:val="0"/>
          </w:rPr>
          <w:fldChar w:fldCharType="end"/>
        </w:r>
      </w:ins>
      <w:bookmarkEnd w:id="2617"/>
      <w:del w:id="2623" w:author="Gabriel Correa" w:date="2015-08-26T03:31:00Z">
        <w:r w:rsidR="005D2320" w:rsidDel="008F24AB">
          <w:rPr>
            <w:b w:val="0"/>
            <w:bCs w:val="0"/>
          </w:rPr>
          <w:fldChar w:fldCharType="begin"/>
        </w:r>
        <w:r w:rsidR="005D2320" w:rsidDel="008F24AB">
          <w:delInstrText xml:space="preserve"> STYLEREF 1 \s </w:delInstrText>
        </w:r>
        <w:r w:rsidR="005D2320" w:rsidDel="008F24AB">
          <w:rPr>
            <w:b w:val="0"/>
            <w:bCs w:val="0"/>
          </w:rPr>
          <w:fldChar w:fldCharType="separate"/>
        </w:r>
        <w:r w:rsidR="005D2320" w:rsidDel="008F24AB">
          <w:rPr>
            <w:noProof/>
          </w:rPr>
          <w:delText>6</w:delText>
        </w:r>
        <w:r w:rsidR="005D2320" w:rsidDel="008F24AB">
          <w:rPr>
            <w:b w:val="0"/>
            <w:bCs w:val="0"/>
            <w:noProof/>
          </w:rPr>
          <w:fldChar w:fldCharType="end"/>
        </w:r>
        <w:r w:rsidR="001B409B" w:rsidDel="008F24AB">
          <w:delText>.</w:delText>
        </w:r>
        <w:r w:rsidR="005D2320" w:rsidDel="008F24AB">
          <w:rPr>
            <w:b w:val="0"/>
            <w:bCs w:val="0"/>
          </w:rPr>
          <w:fldChar w:fldCharType="begin"/>
        </w:r>
        <w:r w:rsidR="005D2320" w:rsidDel="008F24AB">
          <w:delInstrText xml:space="preserve"> SEQ Tabla \* ARABIC \s 1 </w:delInstrText>
        </w:r>
        <w:r w:rsidR="005D2320" w:rsidDel="008F24AB">
          <w:rPr>
            <w:b w:val="0"/>
            <w:bCs w:val="0"/>
          </w:rPr>
          <w:fldChar w:fldCharType="separate"/>
        </w:r>
        <w:r w:rsidR="00B26115" w:rsidDel="008F24AB">
          <w:rPr>
            <w:noProof/>
          </w:rPr>
          <w:delText>1</w:delText>
        </w:r>
        <w:r w:rsidR="005D2320" w:rsidDel="008F24AB">
          <w:rPr>
            <w:b w:val="0"/>
            <w:bCs w:val="0"/>
            <w:noProof/>
          </w:rPr>
          <w:fldChar w:fldCharType="end"/>
        </w:r>
      </w:del>
      <w:del w:id="2624" w:author="Gabriel Correa" w:date="2015-08-25T13:41:00Z">
        <w:r w:rsidR="002D2EC0" w:rsidDel="007123F7">
          <w:rPr>
            <w:b w:val="0"/>
            <w:bCs w:val="0"/>
          </w:rPr>
          <w:fldChar w:fldCharType="begin"/>
        </w:r>
        <w:r w:rsidR="002D2EC0" w:rsidDel="007123F7">
          <w:delInstrText xml:space="preserve"> SEQ Tabla \* ARABIC </w:delInstrText>
        </w:r>
        <w:r w:rsidR="002D2EC0" w:rsidDel="007123F7">
          <w:rPr>
            <w:b w:val="0"/>
            <w:bCs w:val="0"/>
          </w:rPr>
          <w:fldChar w:fldCharType="separate"/>
        </w:r>
        <w:r w:rsidDel="007123F7">
          <w:rPr>
            <w:noProof/>
          </w:rPr>
          <w:delText>2</w:delText>
        </w:r>
        <w:r w:rsidR="002D2EC0" w:rsidDel="007123F7">
          <w:rPr>
            <w:b w:val="0"/>
            <w:bCs w:val="0"/>
            <w:noProof/>
          </w:rPr>
          <w:fldChar w:fldCharType="end"/>
        </w:r>
      </w:del>
      <w:bookmarkEnd w:id="2618"/>
      <w:r>
        <w:t xml:space="preserve">:   Resultados entrenando con datos finales de Apache </w:t>
      </w:r>
      <w:proofErr w:type="spellStart"/>
      <w:r>
        <w:t>Commons</w:t>
      </w:r>
      <w:proofErr w:type="spellEnd"/>
      <w:r>
        <w:t xml:space="preserve">, Java  y el primer 10% de </w:t>
      </w:r>
      <w:proofErr w:type="spellStart"/>
      <w:r>
        <w:t>JFace</w:t>
      </w:r>
      <w:proofErr w:type="spellEnd"/>
      <w:r>
        <w:t xml:space="preserve">; set de prueba, 90% restantes de </w:t>
      </w:r>
      <w:proofErr w:type="spellStart"/>
      <w:r>
        <w:t>JFace</w:t>
      </w:r>
      <w:proofErr w:type="spellEnd"/>
      <w:r>
        <w:t>.</w:t>
      </w:r>
      <w:bookmarkEnd w:id="2619"/>
    </w:p>
    <w:p w:rsidR="008F24AB" w:rsidRDefault="008F24AB">
      <w:pPr>
        <w:pStyle w:val="Epgrafe"/>
        <w:keepNext/>
        <w:rPr>
          <w:ins w:id="2625" w:author="Gabriel Correa" w:date="2015-08-26T03:31:00Z"/>
        </w:rPr>
        <w:pPrChange w:id="2626" w:author="Gabriel Correa" w:date="2015-08-26T03:31:00Z">
          <w:pPr/>
        </w:pPrChange>
      </w:pPr>
    </w:p>
    <w:tbl>
      <w:tblPr>
        <w:tblStyle w:val="Estilo2"/>
        <w:tblW w:w="8949" w:type="dxa"/>
        <w:tblLook w:val="04A0" w:firstRow="1" w:lastRow="0" w:firstColumn="1" w:lastColumn="0" w:noHBand="0" w:noVBand="1"/>
        <w:tblPrChange w:id="2627"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2628">
          <w:tblGrid>
            <w:gridCol w:w="2949"/>
            <w:gridCol w:w="1200"/>
            <w:gridCol w:w="1200"/>
            <w:gridCol w:w="1200"/>
            <w:gridCol w:w="1200"/>
            <w:gridCol w:w="1200"/>
          </w:tblGrid>
        </w:tblGridChange>
      </w:tblGrid>
      <w:tr w:rsidR="00F76D9A" w:rsidRPr="00F76D9A" w:rsidTr="008F24AB">
        <w:trPr>
          <w:cnfStyle w:val="100000000000" w:firstRow="1" w:lastRow="0" w:firstColumn="0" w:lastColumn="0" w:oddVBand="0" w:evenVBand="0" w:oddHBand="0" w:evenHBand="0" w:firstRowFirstColumn="0" w:firstRowLastColumn="0" w:lastRowFirstColumn="0" w:lastRowLastColumn="0"/>
          <w:trHeight w:val="300"/>
          <w:trPrChange w:id="2629"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2630" w:author="Gabriel Correa" w:date="2015-08-26T03:31:00Z">
              <w:tcPr>
                <w:tcW w:w="2647" w:type="dxa"/>
                <w:noWrap/>
                <w:hideMark/>
              </w:tcPr>
            </w:tcPrChange>
          </w:tcPr>
          <w:p w:rsidR="00F76D9A" w:rsidRPr="00F76D9A" w:rsidRDefault="00F76D9A" w:rsidP="00F76D9A">
            <w:pPr>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2631" w:author="Gabriel Correa" w:date="2015-08-26T03:31:00Z">
              <w:tcPr>
                <w:tcW w:w="1200" w:type="dxa"/>
                <w:noWrap/>
                <w:hideMark/>
              </w:tcPr>
            </w:tcPrChange>
          </w:tcPr>
          <w:p w:rsidR="00F76D9A" w:rsidRPr="00E02554" w:rsidRDefault="001F62A5" w:rsidP="001F62A5">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632" w:author="Gabriel Correa" w:date="2015-08-25T14:24:00Z">
                  <w:rPr>
                    <w:rFonts w:ascii="Calibri" w:eastAsia="Times New Roman" w:hAnsi="Calibri" w:cs="Calibri"/>
                    <w:color w:val="000000"/>
                  </w:rPr>
                </w:rPrChange>
              </w:rPr>
            </w:pPr>
            <w:r w:rsidRPr="00E02554">
              <w:rPr>
                <w:rFonts w:eastAsia="Times New Roman" w:cs="Calibri"/>
                <w:color w:val="000000"/>
                <w:rPrChange w:id="2633"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2634" w:author="Gabriel Correa" w:date="2015-08-25T14:24:00Z">
                  <w:rPr>
                    <w:rFonts w:ascii="Calibri" w:eastAsia="Times New Roman" w:hAnsi="Calibri" w:cs="Calibri"/>
                    <w:color w:val="000000"/>
                  </w:rPr>
                </w:rPrChange>
              </w:rPr>
              <w:t>-</w:t>
            </w:r>
            <w:proofErr w:type="spellStart"/>
            <w:r w:rsidRPr="00E02554">
              <w:rPr>
                <w:rFonts w:eastAsia="Times New Roman" w:cs="Calibri"/>
                <w:color w:val="000000"/>
                <w:rPrChange w:id="2635"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2636" w:author="Gabriel Correa" w:date="2015-08-25T14:24:00Z">
                  <w:rPr>
                    <w:rFonts w:ascii="Calibri" w:eastAsia="Times New Roman" w:hAnsi="Calibri" w:cs="Calibri"/>
                    <w:color w:val="000000"/>
                  </w:rPr>
                </w:rPrChange>
              </w:rPr>
              <w:t>easure</w:t>
            </w:r>
            <w:proofErr w:type="spellEnd"/>
          </w:p>
        </w:tc>
        <w:tc>
          <w:tcPr>
            <w:tcW w:w="1200" w:type="dxa"/>
            <w:noWrap/>
            <w:hideMark/>
            <w:tcPrChange w:id="2637"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638"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639" w:author="Gabriel Correa" w:date="2015-08-25T14:24:00Z">
                  <w:rPr>
                    <w:rFonts w:ascii="Calibri" w:eastAsia="Times New Roman" w:hAnsi="Calibri" w:cs="Calibri"/>
                    <w:color w:val="000000"/>
                  </w:rPr>
                </w:rPrChange>
              </w:rPr>
              <w:t>recall</w:t>
            </w:r>
            <w:proofErr w:type="spellEnd"/>
          </w:p>
        </w:tc>
        <w:tc>
          <w:tcPr>
            <w:tcW w:w="1200" w:type="dxa"/>
            <w:noWrap/>
            <w:hideMark/>
            <w:tcPrChange w:id="2640"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64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642" w:author="Gabriel Correa" w:date="2015-08-25T14:24:00Z">
                  <w:rPr>
                    <w:rFonts w:ascii="Calibri" w:eastAsia="Times New Roman" w:hAnsi="Calibri" w:cs="Calibri"/>
                    <w:color w:val="000000"/>
                  </w:rPr>
                </w:rPrChange>
              </w:rPr>
              <w:t>precision</w:t>
            </w:r>
            <w:proofErr w:type="spellEnd"/>
          </w:p>
        </w:tc>
        <w:tc>
          <w:tcPr>
            <w:tcW w:w="1200" w:type="dxa"/>
            <w:noWrap/>
            <w:hideMark/>
            <w:tcPrChange w:id="2643"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644" w:author="Gabriel Correa" w:date="2015-08-25T14:24:00Z">
                  <w:rPr>
                    <w:rFonts w:ascii="Calibri" w:eastAsia="Times New Roman" w:hAnsi="Calibri" w:cs="Calibri"/>
                    <w:color w:val="000000"/>
                  </w:rPr>
                </w:rPrChange>
              </w:rPr>
            </w:pPr>
            <w:r w:rsidRPr="00E02554">
              <w:rPr>
                <w:rFonts w:eastAsia="Times New Roman" w:cs="Calibri"/>
                <w:color w:val="000000"/>
                <w:rPrChange w:id="2645" w:author="Gabriel Correa" w:date="2015-08-25T14:24:00Z">
                  <w:rPr>
                    <w:rFonts w:ascii="Calibri" w:eastAsia="Times New Roman" w:hAnsi="Calibri" w:cs="Calibri"/>
                    <w:color w:val="000000"/>
                  </w:rPr>
                </w:rPrChange>
              </w:rPr>
              <w:t xml:space="preserve">ROC </w:t>
            </w:r>
            <w:proofErr w:type="spellStart"/>
            <w:r w:rsidRPr="00E02554">
              <w:rPr>
                <w:rFonts w:eastAsia="Times New Roman" w:cs="Calibri"/>
                <w:color w:val="000000"/>
                <w:rPrChange w:id="2646" w:author="Gabriel Correa" w:date="2015-08-25T14:24:00Z">
                  <w:rPr>
                    <w:rFonts w:ascii="Calibri" w:eastAsia="Times New Roman" w:hAnsi="Calibri" w:cs="Calibri"/>
                    <w:color w:val="000000"/>
                  </w:rPr>
                </w:rPrChange>
              </w:rPr>
              <w:t>Area</w:t>
            </w:r>
            <w:proofErr w:type="spellEnd"/>
          </w:p>
        </w:tc>
        <w:tc>
          <w:tcPr>
            <w:tcW w:w="1200" w:type="dxa"/>
            <w:noWrap/>
            <w:hideMark/>
            <w:tcPrChange w:id="2647"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648" w:author="Gabriel Correa" w:date="2015-08-25T14:24:00Z">
                  <w:rPr>
                    <w:rFonts w:ascii="Calibri" w:eastAsia="Times New Roman" w:hAnsi="Calibri" w:cs="Calibri"/>
                    <w:color w:val="000000"/>
                  </w:rPr>
                </w:rPrChange>
              </w:rPr>
            </w:pPr>
            <w:r w:rsidRPr="00E02554">
              <w:rPr>
                <w:rFonts w:eastAsia="Times New Roman" w:cs="Calibri"/>
                <w:color w:val="000000"/>
                <w:rPrChange w:id="2649" w:author="Gabriel Correa" w:date="2015-08-25T14:24:00Z">
                  <w:rPr>
                    <w:rFonts w:ascii="Calibri" w:eastAsia="Times New Roman" w:hAnsi="Calibri" w:cs="Calibri"/>
                    <w:color w:val="000000"/>
                  </w:rPr>
                </w:rPrChange>
              </w:rPr>
              <w:t>kappa</w:t>
            </w:r>
          </w:p>
        </w:tc>
      </w:tr>
      <w:tr w:rsidR="00F76D9A" w:rsidRPr="00F76D9A" w:rsidTr="008F24AB">
        <w:trPr>
          <w:trHeight w:val="300"/>
          <w:trPrChange w:id="2650" w:author="Gabriel Correa" w:date="2015-08-26T03:31:00Z">
            <w:trPr>
              <w:trHeight w:val="300"/>
            </w:trPr>
          </w:trPrChange>
        </w:trPr>
        <w:tc>
          <w:tcPr>
            <w:tcW w:w="2949" w:type="dxa"/>
            <w:noWrap/>
            <w:hideMark/>
            <w:tcPrChange w:id="2651" w:author="Gabriel Correa" w:date="2015-08-26T03:31:00Z">
              <w:tcPr>
                <w:tcW w:w="2647" w:type="dxa"/>
                <w:noWrap/>
                <w:hideMark/>
              </w:tcPr>
            </w:tcPrChange>
          </w:tcPr>
          <w:p w:rsidR="00F76D9A" w:rsidRPr="00E02554" w:rsidRDefault="00F76D9A" w:rsidP="00F76D9A">
            <w:pPr>
              <w:rPr>
                <w:rFonts w:eastAsia="Times New Roman" w:cs="Calibri"/>
                <w:color w:val="000000"/>
                <w:rPrChange w:id="2652"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653" w:author="Gabriel Correa" w:date="2015-08-25T14:24:00Z">
                  <w:rPr>
                    <w:rFonts w:ascii="Calibri" w:eastAsia="Times New Roman" w:hAnsi="Calibri" w:cs="Calibri"/>
                    <w:color w:val="000000"/>
                  </w:rPr>
                </w:rPrChange>
              </w:rPr>
              <w:t>ZeroR</w:t>
            </w:r>
            <w:proofErr w:type="spellEnd"/>
          </w:p>
        </w:tc>
        <w:tc>
          <w:tcPr>
            <w:tcW w:w="1200" w:type="dxa"/>
            <w:noWrap/>
            <w:hideMark/>
            <w:tcPrChange w:id="265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55" w:author="Gabriel Correa" w:date="2015-08-25T14:24:00Z">
                  <w:rPr>
                    <w:rFonts w:ascii="Calibri" w:eastAsia="Times New Roman" w:hAnsi="Calibri" w:cs="Calibri"/>
                    <w:color w:val="000000"/>
                  </w:rPr>
                </w:rPrChange>
              </w:rPr>
            </w:pPr>
            <w:r w:rsidRPr="00E02554">
              <w:rPr>
                <w:rFonts w:eastAsia="Times New Roman" w:cs="Calibri"/>
                <w:color w:val="000000"/>
                <w:rPrChange w:id="2656" w:author="Gabriel Correa" w:date="2015-08-25T14:24:00Z">
                  <w:rPr>
                    <w:rFonts w:ascii="Calibri" w:eastAsia="Times New Roman" w:hAnsi="Calibri" w:cs="Calibri"/>
                    <w:color w:val="000000"/>
                  </w:rPr>
                </w:rPrChange>
              </w:rPr>
              <w:t>0.00</w:t>
            </w:r>
          </w:p>
        </w:tc>
        <w:tc>
          <w:tcPr>
            <w:tcW w:w="1200" w:type="dxa"/>
            <w:noWrap/>
            <w:hideMark/>
            <w:tcPrChange w:id="265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58" w:author="Gabriel Correa" w:date="2015-08-25T14:24:00Z">
                  <w:rPr>
                    <w:rFonts w:ascii="Calibri" w:eastAsia="Times New Roman" w:hAnsi="Calibri" w:cs="Calibri"/>
                    <w:color w:val="000000"/>
                  </w:rPr>
                </w:rPrChange>
              </w:rPr>
            </w:pPr>
            <w:r w:rsidRPr="00E02554">
              <w:rPr>
                <w:rFonts w:eastAsia="Times New Roman" w:cs="Calibri"/>
                <w:color w:val="000000"/>
                <w:rPrChange w:id="2659" w:author="Gabriel Correa" w:date="2015-08-25T14:24:00Z">
                  <w:rPr>
                    <w:rFonts w:ascii="Calibri" w:eastAsia="Times New Roman" w:hAnsi="Calibri" w:cs="Calibri"/>
                    <w:color w:val="000000"/>
                  </w:rPr>
                </w:rPrChange>
              </w:rPr>
              <w:t>0.00</w:t>
            </w:r>
          </w:p>
        </w:tc>
        <w:tc>
          <w:tcPr>
            <w:tcW w:w="1200" w:type="dxa"/>
            <w:noWrap/>
            <w:hideMark/>
            <w:tcPrChange w:id="266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61" w:author="Gabriel Correa" w:date="2015-08-25T14:24:00Z">
                  <w:rPr>
                    <w:rFonts w:ascii="Calibri" w:eastAsia="Times New Roman" w:hAnsi="Calibri" w:cs="Calibri"/>
                    <w:color w:val="000000"/>
                  </w:rPr>
                </w:rPrChange>
              </w:rPr>
            </w:pPr>
            <w:r w:rsidRPr="00E02554">
              <w:rPr>
                <w:rFonts w:eastAsia="Times New Roman" w:cs="Calibri"/>
                <w:color w:val="000000"/>
                <w:rPrChange w:id="2662" w:author="Gabriel Correa" w:date="2015-08-25T14:24:00Z">
                  <w:rPr>
                    <w:rFonts w:ascii="Calibri" w:eastAsia="Times New Roman" w:hAnsi="Calibri" w:cs="Calibri"/>
                    <w:color w:val="000000"/>
                  </w:rPr>
                </w:rPrChange>
              </w:rPr>
              <w:t>0.00</w:t>
            </w:r>
          </w:p>
        </w:tc>
        <w:tc>
          <w:tcPr>
            <w:tcW w:w="1200" w:type="dxa"/>
            <w:noWrap/>
            <w:hideMark/>
            <w:tcPrChange w:id="266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64" w:author="Gabriel Correa" w:date="2015-08-25T14:24:00Z">
                  <w:rPr>
                    <w:rFonts w:ascii="Calibri" w:eastAsia="Times New Roman" w:hAnsi="Calibri" w:cs="Calibri"/>
                    <w:color w:val="000000"/>
                  </w:rPr>
                </w:rPrChange>
              </w:rPr>
            </w:pPr>
            <w:r w:rsidRPr="00E02554">
              <w:rPr>
                <w:rFonts w:eastAsia="Times New Roman" w:cs="Calibri"/>
                <w:color w:val="000000"/>
                <w:rPrChange w:id="2665" w:author="Gabriel Correa" w:date="2015-08-25T14:24:00Z">
                  <w:rPr>
                    <w:rFonts w:ascii="Calibri" w:eastAsia="Times New Roman" w:hAnsi="Calibri" w:cs="Calibri"/>
                    <w:color w:val="000000"/>
                  </w:rPr>
                </w:rPrChange>
              </w:rPr>
              <w:t>0.50</w:t>
            </w:r>
          </w:p>
        </w:tc>
        <w:tc>
          <w:tcPr>
            <w:tcW w:w="1200" w:type="dxa"/>
            <w:noWrap/>
            <w:hideMark/>
            <w:tcPrChange w:id="266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67" w:author="Gabriel Correa" w:date="2015-08-25T14:24:00Z">
                  <w:rPr>
                    <w:rFonts w:ascii="Calibri" w:eastAsia="Times New Roman" w:hAnsi="Calibri" w:cs="Calibri"/>
                    <w:color w:val="000000"/>
                  </w:rPr>
                </w:rPrChange>
              </w:rPr>
            </w:pPr>
            <w:r w:rsidRPr="00E02554">
              <w:rPr>
                <w:rFonts w:eastAsia="Times New Roman" w:cs="Calibri"/>
                <w:color w:val="000000"/>
                <w:rPrChange w:id="2668" w:author="Gabriel Correa" w:date="2015-08-25T14:24:00Z">
                  <w:rPr>
                    <w:rFonts w:ascii="Calibri" w:eastAsia="Times New Roman" w:hAnsi="Calibri" w:cs="Calibri"/>
                    <w:color w:val="000000"/>
                  </w:rPr>
                </w:rPrChange>
              </w:rPr>
              <w:t>0.00</w:t>
            </w:r>
          </w:p>
        </w:tc>
      </w:tr>
      <w:tr w:rsidR="00F76D9A" w:rsidRPr="00F76D9A" w:rsidTr="008F24AB">
        <w:trPr>
          <w:trHeight w:val="300"/>
          <w:trPrChange w:id="2669" w:author="Gabriel Correa" w:date="2015-08-26T03:31:00Z">
            <w:trPr>
              <w:trHeight w:val="300"/>
            </w:trPr>
          </w:trPrChange>
        </w:trPr>
        <w:tc>
          <w:tcPr>
            <w:tcW w:w="2949" w:type="dxa"/>
            <w:noWrap/>
            <w:hideMark/>
            <w:tcPrChange w:id="2670" w:author="Gabriel Correa" w:date="2015-08-26T03:31:00Z">
              <w:tcPr>
                <w:tcW w:w="2647" w:type="dxa"/>
                <w:noWrap/>
                <w:hideMark/>
              </w:tcPr>
            </w:tcPrChange>
          </w:tcPr>
          <w:p w:rsidR="00F76D9A" w:rsidRPr="00E02554" w:rsidRDefault="00F76D9A" w:rsidP="00F76D9A">
            <w:pPr>
              <w:rPr>
                <w:rFonts w:eastAsia="Times New Roman" w:cs="Calibri"/>
                <w:color w:val="000000"/>
                <w:rPrChange w:id="267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672" w:author="Gabriel Correa" w:date="2015-08-25T14:24:00Z">
                  <w:rPr>
                    <w:rFonts w:ascii="Calibri" w:eastAsia="Times New Roman" w:hAnsi="Calibri" w:cs="Calibri"/>
                    <w:color w:val="000000"/>
                  </w:rPr>
                </w:rPrChange>
              </w:rPr>
              <w:t>OneR</w:t>
            </w:r>
            <w:proofErr w:type="spellEnd"/>
          </w:p>
        </w:tc>
        <w:tc>
          <w:tcPr>
            <w:tcW w:w="1200" w:type="dxa"/>
            <w:noWrap/>
            <w:hideMark/>
            <w:tcPrChange w:id="267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74" w:author="Gabriel Correa" w:date="2015-08-25T14:24:00Z">
                  <w:rPr>
                    <w:rFonts w:ascii="Calibri" w:eastAsia="Times New Roman" w:hAnsi="Calibri" w:cs="Calibri"/>
                    <w:color w:val="000000"/>
                  </w:rPr>
                </w:rPrChange>
              </w:rPr>
            </w:pPr>
            <w:r w:rsidRPr="00E02554">
              <w:rPr>
                <w:rFonts w:eastAsia="Times New Roman" w:cs="Calibri"/>
                <w:color w:val="000000"/>
                <w:rPrChange w:id="2675" w:author="Gabriel Correa" w:date="2015-08-25T14:24:00Z">
                  <w:rPr>
                    <w:rFonts w:ascii="Calibri" w:eastAsia="Times New Roman" w:hAnsi="Calibri" w:cs="Calibri"/>
                    <w:color w:val="000000"/>
                  </w:rPr>
                </w:rPrChange>
              </w:rPr>
              <w:t>0.39</w:t>
            </w:r>
          </w:p>
        </w:tc>
        <w:tc>
          <w:tcPr>
            <w:tcW w:w="1200" w:type="dxa"/>
            <w:noWrap/>
            <w:hideMark/>
            <w:tcPrChange w:id="267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77" w:author="Gabriel Correa" w:date="2015-08-25T14:24:00Z">
                  <w:rPr>
                    <w:rFonts w:ascii="Calibri" w:eastAsia="Times New Roman" w:hAnsi="Calibri" w:cs="Calibri"/>
                    <w:color w:val="000000"/>
                  </w:rPr>
                </w:rPrChange>
              </w:rPr>
            </w:pPr>
            <w:r w:rsidRPr="00E02554">
              <w:rPr>
                <w:rFonts w:eastAsia="Times New Roman" w:cs="Calibri"/>
                <w:color w:val="000000"/>
                <w:rPrChange w:id="2678" w:author="Gabriel Correa" w:date="2015-08-25T14:24:00Z">
                  <w:rPr>
                    <w:rFonts w:ascii="Calibri" w:eastAsia="Times New Roman" w:hAnsi="Calibri" w:cs="Calibri"/>
                    <w:color w:val="000000"/>
                  </w:rPr>
                </w:rPrChange>
              </w:rPr>
              <w:t>0.29</w:t>
            </w:r>
          </w:p>
        </w:tc>
        <w:tc>
          <w:tcPr>
            <w:tcW w:w="1200" w:type="dxa"/>
            <w:noWrap/>
            <w:hideMark/>
            <w:tcPrChange w:id="267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80" w:author="Gabriel Correa" w:date="2015-08-25T14:24:00Z">
                  <w:rPr>
                    <w:rFonts w:ascii="Calibri" w:eastAsia="Times New Roman" w:hAnsi="Calibri" w:cs="Calibri"/>
                    <w:color w:val="000000"/>
                  </w:rPr>
                </w:rPrChange>
              </w:rPr>
            </w:pPr>
            <w:r w:rsidRPr="00E02554">
              <w:rPr>
                <w:rFonts w:eastAsia="Times New Roman" w:cs="Calibri"/>
                <w:color w:val="000000"/>
                <w:rPrChange w:id="2681" w:author="Gabriel Correa" w:date="2015-08-25T14:24:00Z">
                  <w:rPr>
                    <w:rFonts w:ascii="Calibri" w:eastAsia="Times New Roman" w:hAnsi="Calibri" w:cs="Calibri"/>
                    <w:color w:val="000000"/>
                  </w:rPr>
                </w:rPrChange>
              </w:rPr>
              <w:t>0.57</w:t>
            </w:r>
          </w:p>
        </w:tc>
        <w:tc>
          <w:tcPr>
            <w:tcW w:w="1200" w:type="dxa"/>
            <w:noWrap/>
            <w:hideMark/>
            <w:tcPrChange w:id="268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83" w:author="Gabriel Correa" w:date="2015-08-25T14:24:00Z">
                  <w:rPr>
                    <w:rFonts w:ascii="Calibri" w:eastAsia="Times New Roman" w:hAnsi="Calibri" w:cs="Calibri"/>
                    <w:color w:val="000000"/>
                  </w:rPr>
                </w:rPrChange>
              </w:rPr>
            </w:pPr>
            <w:r w:rsidRPr="00E02554">
              <w:rPr>
                <w:rFonts w:eastAsia="Times New Roman" w:cs="Calibri"/>
                <w:color w:val="000000"/>
                <w:rPrChange w:id="2684" w:author="Gabriel Correa" w:date="2015-08-25T14:24:00Z">
                  <w:rPr>
                    <w:rFonts w:ascii="Calibri" w:eastAsia="Times New Roman" w:hAnsi="Calibri" w:cs="Calibri"/>
                    <w:color w:val="000000"/>
                  </w:rPr>
                </w:rPrChange>
              </w:rPr>
              <w:t>0.63</w:t>
            </w:r>
          </w:p>
        </w:tc>
        <w:tc>
          <w:tcPr>
            <w:tcW w:w="1200" w:type="dxa"/>
            <w:noWrap/>
            <w:hideMark/>
            <w:tcPrChange w:id="268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86" w:author="Gabriel Correa" w:date="2015-08-25T14:24:00Z">
                  <w:rPr>
                    <w:rFonts w:ascii="Calibri" w:eastAsia="Times New Roman" w:hAnsi="Calibri" w:cs="Calibri"/>
                    <w:color w:val="000000"/>
                  </w:rPr>
                </w:rPrChange>
              </w:rPr>
            </w:pPr>
            <w:r w:rsidRPr="00E02554">
              <w:rPr>
                <w:rFonts w:eastAsia="Times New Roman" w:cs="Calibri"/>
                <w:color w:val="000000"/>
                <w:rPrChange w:id="2687" w:author="Gabriel Correa" w:date="2015-08-25T14:24:00Z">
                  <w:rPr>
                    <w:rFonts w:ascii="Calibri" w:eastAsia="Times New Roman" w:hAnsi="Calibri" w:cs="Calibri"/>
                    <w:color w:val="000000"/>
                  </w:rPr>
                </w:rPrChange>
              </w:rPr>
              <w:t>0.33</w:t>
            </w:r>
          </w:p>
        </w:tc>
      </w:tr>
      <w:tr w:rsidR="00F76D9A" w:rsidRPr="00F76D9A" w:rsidTr="008F24AB">
        <w:trPr>
          <w:trHeight w:val="300"/>
          <w:trPrChange w:id="2688" w:author="Gabriel Correa" w:date="2015-08-26T03:31:00Z">
            <w:trPr>
              <w:trHeight w:val="300"/>
            </w:trPr>
          </w:trPrChange>
        </w:trPr>
        <w:tc>
          <w:tcPr>
            <w:tcW w:w="2949" w:type="dxa"/>
            <w:noWrap/>
            <w:hideMark/>
            <w:tcPrChange w:id="2689" w:author="Gabriel Correa" w:date="2015-08-26T03:31:00Z">
              <w:tcPr>
                <w:tcW w:w="2647" w:type="dxa"/>
                <w:noWrap/>
                <w:hideMark/>
              </w:tcPr>
            </w:tcPrChange>
          </w:tcPr>
          <w:p w:rsidR="00F76D9A" w:rsidRPr="00E02554" w:rsidRDefault="00F76D9A" w:rsidP="00F76D9A">
            <w:pPr>
              <w:rPr>
                <w:rFonts w:eastAsia="Times New Roman" w:cs="Calibri"/>
                <w:color w:val="000000"/>
                <w:rPrChange w:id="269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691" w:author="Gabriel Correa" w:date="2015-08-25T14:24:00Z">
                  <w:rPr>
                    <w:rFonts w:ascii="Calibri" w:eastAsia="Times New Roman" w:hAnsi="Calibri" w:cs="Calibri"/>
                    <w:color w:val="000000"/>
                  </w:rPr>
                </w:rPrChange>
              </w:rPr>
              <w:t>Logistic</w:t>
            </w:r>
            <w:proofErr w:type="spellEnd"/>
          </w:p>
        </w:tc>
        <w:tc>
          <w:tcPr>
            <w:tcW w:w="1200" w:type="dxa"/>
            <w:noWrap/>
            <w:hideMark/>
            <w:tcPrChange w:id="269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93" w:author="Gabriel Correa" w:date="2015-08-25T14:24:00Z">
                  <w:rPr>
                    <w:rFonts w:ascii="Calibri" w:eastAsia="Times New Roman" w:hAnsi="Calibri" w:cs="Calibri"/>
                    <w:color w:val="000000"/>
                  </w:rPr>
                </w:rPrChange>
              </w:rPr>
            </w:pPr>
            <w:r w:rsidRPr="00E02554">
              <w:rPr>
                <w:rFonts w:eastAsia="Times New Roman" w:cs="Calibri"/>
                <w:color w:val="000000"/>
                <w:rPrChange w:id="2694" w:author="Gabriel Correa" w:date="2015-08-25T14:24:00Z">
                  <w:rPr>
                    <w:rFonts w:ascii="Calibri" w:eastAsia="Times New Roman" w:hAnsi="Calibri" w:cs="Calibri"/>
                    <w:color w:val="000000"/>
                  </w:rPr>
                </w:rPrChange>
              </w:rPr>
              <w:t>0.39</w:t>
            </w:r>
          </w:p>
        </w:tc>
        <w:tc>
          <w:tcPr>
            <w:tcW w:w="1200" w:type="dxa"/>
            <w:noWrap/>
            <w:hideMark/>
            <w:tcPrChange w:id="269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96" w:author="Gabriel Correa" w:date="2015-08-25T14:24:00Z">
                  <w:rPr>
                    <w:rFonts w:ascii="Calibri" w:eastAsia="Times New Roman" w:hAnsi="Calibri" w:cs="Calibri"/>
                    <w:color w:val="000000"/>
                  </w:rPr>
                </w:rPrChange>
              </w:rPr>
            </w:pPr>
            <w:r w:rsidRPr="00E02554">
              <w:rPr>
                <w:rFonts w:eastAsia="Times New Roman" w:cs="Calibri"/>
                <w:color w:val="000000"/>
                <w:rPrChange w:id="2697" w:author="Gabriel Correa" w:date="2015-08-25T14:24:00Z">
                  <w:rPr>
                    <w:rFonts w:ascii="Calibri" w:eastAsia="Times New Roman" w:hAnsi="Calibri" w:cs="Calibri"/>
                    <w:color w:val="000000"/>
                  </w:rPr>
                </w:rPrChange>
              </w:rPr>
              <w:t>0.66</w:t>
            </w:r>
          </w:p>
        </w:tc>
        <w:tc>
          <w:tcPr>
            <w:tcW w:w="1200" w:type="dxa"/>
            <w:noWrap/>
            <w:hideMark/>
            <w:tcPrChange w:id="269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99" w:author="Gabriel Correa" w:date="2015-08-25T14:24:00Z">
                  <w:rPr>
                    <w:rFonts w:ascii="Calibri" w:eastAsia="Times New Roman" w:hAnsi="Calibri" w:cs="Calibri"/>
                    <w:color w:val="000000"/>
                  </w:rPr>
                </w:rPrChange>
              </w:rPr>
            </w:pPr>
            <w:r w:rsidRPr="00E02554">
              <w:rPr>
                <w:rFonts w:eastAsia="Times New Roman" w:cs="Calibri"/>
                <w:color w:val="000000"/>
                <w:rPrChange w:id="2700" w:author="Gabriel Correa" w:date="2015-08-25T14:24:00Z">
                  <w:rPr>
                    <w:rFonts w:ascii="Calibri" w:eastAsia="Times New Roman" w:hAnsi="Calibri" w:cs="Calibri"/>
                    <w:color w:val="000000"/>
                  </w:rPr>
                </w:rPrChange>
              </w:rPr>
              <w:t>0.28</w:t>
            </w:r>
          </w:p>
        </w:tc>
        <w:tc>
          <w:tcPr>
            <w:tcW w:w="1200" w:type="dxa"/>
            <w:noWrap/>
            <w:hideMark/>
            <w:tcPrChange w:id="270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02" w:author="Gabriel Correa" w:date="2015-08-25T14:24:00Z">
                  <w:rPr>
                    <w:rFonts w:ascii="Calibri" w:eastAsia="Times New Roman" w:hAnsi="Calibri" w:cs="Calibri"/>
                    <w:color w:val="000000"/>
                  </w:rPr>
                </w:rPrChange>
              </w:rPr>
            </w:pPr>
            <w:r w:rsidRPr="00E02554">
              <w:rPr>
                <w:rFonts w:eastAsia="Times New Roman" w:cs="Calibri"/>
                <w:color w:val="000000"/>
                <w:rPrChange w:id="2703" w:author="Gabriel Correa" w:date="2015-08-25T14:24:00Z">
                  <w:rPr>
                    <w:rFonts w:ascii="Calibri" w:eastAsia="Times New Roman" w:hAnsi="Calibri" w:cs="Calibri"/>
                    <w:color w:val="000000"/>
                  </w:rPr>
                </w:rPrChange>
              </w:rPr>
              <w:t>0.70</w:t>
            </w:r>
          </w:p>
        </w:tc>
        <w:tc>
          <w:tcPr>
            <w:tcW w:w="1200" w:type="dxa"/>
            <w:noWrap/>
            <w:hideMark/>
            <w:tcPrChange w:id="270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05" w:author="Gabriel Correa" w:date="2015-08-25T14:24:00Z">
                  <w:rPr>
                    <w:rFonts w:ascii="Calibri" w:eastAsia="Times New Roman" w:hAnsi="Calibri" w:cs="Calibri"/>
                    <w:color w:val="000000"/>
                  </w:rPr>
                </w:rPrChange>
              </w:rPr>
            </w:pPr>
            <w:r w:rsidRPr="00E02554">
              <w:rPr>
                <w:rFonts w:eastAsia="Times New Roman" w:cs="Calibri"/>
                <w:color w:val="000000"/>
                <w:rPrChange w:id="2706" w:author="Gabriel Correa" w:date="2015-08-25T14:24:00Z">
                  <w:rPr>
                    <w:rFonts w:ascii="Calibri" w:eastAsia="Times New Roman" w:hAnsi="Calibri" w:cs="Calibri"/>
                    <w:color w:val="000000"/>
                  </w:rPr>
                </w:rPrChange>
              </w:rPr>
              <w:t>0.26</w:t>
            </w:r>
          </w:p>
        </w:tc>
      </w:tr>
      <w:tr w:rsidR="00F76D9A" w:rsidRPr="00F76D9A" w:rsidTr="008F24AB">
        <w:trPr>
          <w:trHeight w:val="300"/>
          <w:trPrChange w:id="2707" w:author="Gabriel Correa" w:date="2015-08-26T03:31:00Z">
            <w:trPr>
              <w:trHeight w:val="300"/>
            </w:trPr>
          </w:trPrChange>
        </w:trPr>
        <w:tc>
          <w:tcPr>
            <w:tcW w:w="2949" w:type="dxa"/>
            <w:noWrap/>
            <w:hideMark/>
            <w:tcPrChange w:id="2708" w:author="Gabriel Correa" w:date="2015-08-26T03:31:00Z">
              <w:tcPr>
                <w:tcW w:w="2647" w:type="dxa"/>
                <w:noWrap/>
                <w:hideMark/>
              </w:tcPr>
            </w:tcPrChange>
          </w:tcPr>
          <w:p w:rsidR="00F76D9A" w:rsidRPr="00E02554" w:rsidRDefault="00F76D9A" w:rsidP="00F76D9A">
            <w:pPr>
              <w:rPr>
                <w:rFonts w:eastAsia="Times New Roman" w:cs="Calibri"/>
                <w:color w:val="000000"/>
                <w:rPrChange w:id="270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710" w:author="Gabriel Correa" w:date="2015-08-25T14:24:00Z">
                  <w:rPr>
                    <w:rFonts w:ascii="Calibri" w:eastAsia="Times New Roman" w:hAnsi="Calibri" w:cs="Calibri"/>
                    <w:color w:val="000000"/>
                  </w:rPr>
                </w:rPrChange>
              </w:rPr>
              <w:t>IBk</w:t>
            </w:r>
            <w:proofErr w:type="spellEnd"/>
          </w:p>
        </w:tc>
        <w:tc>
          <w:tcPr>
            <w:tcW w:w="1200" w:type="dxa"/>
            <w:noWrap/>
            <w:hideMark/>
            <w:tcPrChange w:id="271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12" w:author="Gabriel Correa" w:date="2015-08-25T14:24:00Z">
                  <w:rPr>
                    <w:rFonts w:ascii="Calibri" w:eastAsia="Times New Roman" w:hAnsi="Calibri" w:cs="Calibri"/>
                    <w:color w:val="000000"/>
                  </w:rPr>
                </w:rPrChange>
              </w:rPr>
            </w:pPr>
            <w:r w:rsidRPr="00E02554">
              <w:rPr>
                <w:rFonts w:eastAsia="Times New Roman" w:cs="Calibri"/>
                <w:color w:val="000000"/>
                <w:rPrChange w:id="2713" w:author="Gabriel Correa" w:date="2015-08-25T14:24:00Z">
                  <w:rPr>
                    <w:rFonts w:ascii="Calibri" w:eastAsia="Times New Roman" w:hAnsi="Calibri" w:cs="Calibri"/>
                    <w:color w:val="000000"/>
                  </w:rPr>
                </w:rPrChange>
              </w:rPr>
              <w:t>0.53</w:t>
            </w:r>
          </w:p>
        </w:tc>
        <w:tc>
          <w:tcPr>
            <w:tcW w:w="1200" w:type="dxa"/>
            <w:noWrap/>
            <w:hideMark/>
            <w:tcPrChange w:id="271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15" w:author="Gabriel Correa" w:date="2015-08-25T14:24:00Z">
                  <w:rPr>
                    <w:rFonts w:ascii="Calibri" w:eastAsia="Times New Roman" w:hAnsi="Calibri" w:cs="Calibri"/>
                    <w:color w:val="000000"/>
                  </w:rPr>
                </w:rPrChange>
              </w:rPr>
            </w:pPr>
            <w:r w:rsidRPr="00E02554">
              <w:rPr>
                <w:rFonts w:eastAsia="Times New Roman" w:cs="Calibri"/>
                <w:color w:val="000000"/>
                <w:rPrChange w:id="2716" w:author="Gabriel Correa" w:date="2015-08-25T14:24:00Z">
                  <w:rPr>
                    <w:rFonts w:ascii="Calibri" w:eastAsia="Times New Roman" w:hAnsi="Calibri" w:cs="Calibri"/>
                    <w:color w:val="000000"/>
                  </w:rPr>
                </w:rPrChange>
              </w:rPr>
              <w:t>0.45</w:t>
            </w:r>
          </w:p>
        </w:tc>
        <w:tc>
          <w:tcPr>
            <w:tcW w:w="1200" w:type="dxa"/>
            <w:noWrap/>
            <w:hideMark/>
            <w:tcPrChange w:id="271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18" w:author="Gabriel Correa" w:date="2015-08-25T14:24:00Z">
                  <w:rPr>
                    <w:rFonts w:ascii="Calibri" w:eastAsia="Times New Roman" w:hAnsi="Calibri" w:cs="Calibri"/>
                    <w:color w:val="000000"/>
                  </w:rPr>
                </w:rPrChange>
              </w:rPr>
            </w:pPr>
            <w:r w:rsidRPr="00E02554">
              <w:rPr>
                <w:rFonts w:eastAsia="Times New Roman" w:cs="Calibri"/>
                <w:color w:val="000000"/>
                <w:rPrChange w:id="2719" w:author="Gabriel Correa" w:date="2015-08-25T14:24:00Z">
                  <w:rPr>
                    <w:rFonts w:ascii="Calibri" w:eastAsia="Times New Roman" w:hAnsi="Calibri" w:cs="Calibri"/>
                    <w:color w:val="000000"/>
                  </w:rPr>
                </w:rPrChange>
              </w:rPr>
              <w:t>0.65</w:t>
            </w:r>
          </w:p>
        </w:tc>
        <w:tc>
          <w:tcPr>
            <w:tcW w:w="1200" w:type="dxa"/>
            <w:noWrap/>
            <w:hideMark/>
            <w:tcPrChange w:id="272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21" w:author="Gabriel Correa" w:date="2015-08-25T14:24:00Z">
                  <w:rPr>
                    <w:rFonts w:ascii="Calibri" w:eastAsia="Times New Roman" w:hAnsi="Calibri" w:cs="Calibri"/>
                    <w:color w:val="000000"/>
                  </w:rPr>
                </w:rPrChange>
              </w:rPr>
            </w:pPr>
            <w:r w:rsidRPr="00E02554">
              <w:rPr>
                <w:rFonts w:eastAsia="Times New Roman" w:cs="Calibri"/>
                <w:color w:val="000000"/>
                <w:rPrChange w:id="2722" w:author="Gabriel Correa" w:date="2015-08-25T14:24:00Z">
                  <w:rPr>
                    <w:rFonts w:ascii="Calibri" w:eastAsia="Times New Roman" w:hAnsi="Calibri" w:cs="Calibri"/>
                    <w:color w:val="000000"/>
                  </w:rPr>
                </w:rPrChange>
              </w:rPr>
              <w:t>0.79</w:t>
            </w:r>
          </w:p>
        </w:tc>
        <w:tc>
          <w:tcPr>
            <w:tcW w:w="1200" w:type="dxa"/>
            <w:noWrap/>
            <w:hideMark/>
            <w:tcPrChange w:id="272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24" w:author="Gabriel Correa" w:date="2015-08-25T14:24:00Z">
                  <w:rPr>
                    <w:rFonts w:ascii="Calibri" w:eastAsia="Times New Roman" w:hAnsi="Calibri" w:cs="Calibri"/>
                    <w:color w:val="000000"/>
                  </w:rPr>
                </w:rPrChange>
              </w:rPr>
            </w:pPr>
            <w:r w:rsidRPr="00E02554">
              <w:rPr>
                <w:rFonts w:eastAsia="Times New Roman" w:cs="Calibri"/>
                <w:color w:val="000000"/>
                <w:rPrChange w:id="2725" w:author="Gabriel Correa" w:date="2015-08-25T14:24:00Z">
                  <w:rPr>
                    <w:rFonts w:ascii="Calibri" w:eastAsia="Times New Roman" w:hAnsi="Calibri" w:cs="Calibri"/>
                    <w:color w:val="000000"/>
                  </w:rPr>
                </w:rPrChange>
              </w:rPr>
              <w:t>0.47</w:t>
            </w:r>
          </w:p>
        </w:tc>
      </w:tr>
      <w:tr w:rsidR="00F76D9A" w:rsidRPr="00F76D9A" w:rsidTr="008F24AB">
        <w:trPr>
          <w:trHeight w:val="300"/>
          <w:trPrChange w:id="2726" w:author="Gabriel Correa" w:date="2015-08-26T03:31:00Z">
            <w:trPr>
              <w:trHeight w:val="300"/>
            </w:trPr>
          </w:trPrChange>
        </w:trPr>
        <w:tc>
          <w:tcPr>
            <w:tcW w:w="2949" w:type="dxa"/>
            <w:noWrap/>
            <w:hideMark/>
            <w:tcPrChange w:id="2727" w:author="Gabriel Correa" w:date="2015-08-26T03:31:00Z">
              <w:tcPr>
                <w:tcW w:w="2647" w:type="dxa"/>
                <w:noWrap/>
                <w:hideMark/>
              </w:tcPr>
            </w:tcPrChange>
          </w:tcPr>
          <w:p w:rsidR="00F76D9A" w:rsidRPr="00E02554" w:rsidRDefault="00F76D9A" w:rsidP="00F76D9A">
            <w:pPr>
              <w:rPr>
                <w:rFonts w:eastAsia="Times New Roman" w:cs="Calibri"/>
                <w:color w:val="000000"/>
                <w:rPrChange w:id="2728"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729" w:author="Gabriel Correa" w:date="2015-08-25T14:24:00Z">
                  <w:rPr>
                    <w:rFonts w:ascii="Calibri" w:eastAsia="Times New Roman" w:hAnsi="Calibri" w:cs="Calibri"/>
                    <w:color w:val="000000"/>
                  </w:rPr>
                </w:rPrChange>
              </w:rPr>
              <w:t>NaiveBayes</w:t>
            </w:r>
            <w:proofErr w:type="spellEnd"/>
          </w:p>
        </w:tc>
        <w:tc>
          <w:tcPr>
            <w:tcW w:w="1200" w:type="dxa"/>
            <w:noWrap/>
            <w:hideMark/>
            <w:tcPrChange w:id="273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31" w:author="Gabriel Correa" w:date="2015-08-25T14:24:00Z">
                  <w:rPr>
                    <w:rFonts w:ascii="Calibri" w:eastAsia="Times New Roman" w:hAnsi="Calibri" w:cs="Calibri"/>
                    <w:color w:val="000000"/>
                  </w:rPr>
                </w:rPrChange>
              </w:rPr>
            </w:pPr>
            <w:r w:rsidRPr="00E02554">
              <w:rPr>
                <w:rFonts w:eastAsia="Times New Roman" w:cs="Calibri"/>
                <w:color w:val="000000"/>
                <w:rPrChange w:id="2732" w:author="Gabriel Correa" w:date="2015-08-25T14:24:00Z">
                  <w:rPr>
                    <w:rFonts w:ascii="Calibri" w:eastAsia="Times New Roman" w:hAnsi="Calibri" w:cs="Calibri"/>
                    <w:color w:val="000000"/>
                  </w:rPr>
                </w:rPrChange>
              </w:rPr>
              <w:t>0.54</w:t>
            </w:r>
          </w:p>
        </w:tc>
        <w:tc>
          <w:tcPr>
            <w:tcW w:w="1200" w:type="dxa"/>
            <w:noWrap/>
            <w:hideMark/>
            <w:tcPrChange w:id="2733"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734"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735" w:author="Gabriel Correa" w:date="2015-08-25T14:24:00Z">
                  <w:rPr>
                    <w:rFonts w:ascii="Calibri" w:eastAsia="Times New Roman" w:hAnsi="Calibri" w:cs="Calibri"/>
                    <w:b/>
                    <w:bCs/>
                    <w:color w:val="000000"/>
                  </w:rPr>
                </w:rPrChange>
              </w:rPr>
              <w:t>0.93</w:t>
            </w:r>
          </w:p>
        </w:tc>
        <w:tc>
          <w:tcPr>
            <w:tcW w:w="1200" w:type="dxa"/>
            <w:noWrap/>
            <w:hideMark/>
            <w:tcPrChange w:id="273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37" w:author="Gabriel Correa" w:date="2015-08-25T14:24:00Z">
                  <w:rPr>
                    <w:rFonts w:ascii="Calibri" w:eastAsia="Times New Roman" w:hAnsi="Calibri" w:cs="Calibri"/>
                    <w:color w:val="000000"/>
                  </w:rPr>
                </w:rPrChange>
              </w:rPr>
            </w:pPr>
            <w:r w:rsidRPr="00E02554">
              <w:rPr>
                <w:rFonts w:eastAsia="Times New Roman" w:cs="Calibri"/>
                <w:color w:val="000000"/>
                <w:rPrChange w:id="2738" w:author="Gabriel Correa" w:date="2015-08-25T14:24:00Z">
                  <w:rPr>
                    <w:rFonts w:ascii="Calibri" w:eastAsia="Times New Roman" w:hAnsi="Calibri" w:cs="Calibri"/>
                    <w:color w:val="000000"/>
                  </w:rPr>
                </w:rPrChange>
              </w:rPr>
              <w:t>0.38</w:t>
            </w:r>
          </w:p>
        </w:tc>
        <w:tc>
          <w:tcPr>
            <w:tcW w:w="1200" w:type="dxa"/>
            <w:noWrap/>
            <w:hideMark/>
            <w:tcPrChange w:id="273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40" w:author="Gabriel Correa" w:date="2015-08-25T14:24:00Z">
                  <w:rPr>
                    <w:rFonts w:ascii="Calibri" w:eastAsia="Times New Roman" w:hAnsi="Calibri" w:cs="Calibri"/>
                    <w:color w:val="000000"/>
                  </w:rPr>
                </w:rPrChange>
              </w:rPr>
            </w:pPr>
            <w:r w:rsidRPr="00E02554">
              <w:rPr>
                <w:rFonts w:eastAsia="Times New Roman" w:cs="Calibri"/>
                <w:color w:val="000000"/>
                <w:rPrChange w:id="2741" w:author="Gabriel Correa" w:date="2015-08-25T14:24:00Z">
                  <w:rPr>
                    <w:rFonts w:ascii="Calibri" w:eastAsia="Times New Roman" w:hAnsi="Calibri" w:cs="Calibri"/>
                    <w:color w:val="000000"/>
                  </w:rPr>
                </w:rPrChange>
              </w:rPr>
              <w:t>0.91</w:t>
            </w:r>
          </w:p>
        </w:tc>
        <w:tc>
          <w:tcPr>
            <w:tcW w:w="1200" w:type="dxa"/>
            <w:noWrap/>
            <w:hideMark/>
            <w:tcPrChange w:id="274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43" w:author="Gabriel Correa" w:date="2015-08-25T14:24:00Z">
                  <w:rPr>
                    <w:rFonts w:ascii="Calibri" w:eastAsia="Times New Roman" w:hAnsi="Calibri" w:cs="Calibri"/>
                    <w:color w:val="000000"/>
                  </w:rPr>
                </w:rPrChange>
              </w:rPr>
            </w:pPr>
            <w:r w:rsidRPr="00E02554">
              <w:rPr>
                <w:rFonts w:eastAsia="Times New Roman" w:cs="Calibri"/>
                <w:color w:val="000000"/>
                <w:rPrChange w:id="2744" w:author="Gabriel Correa" w:date="2015-08-25T14:24:00Z">
                  <w:rPr>
                    <w:rFonts w:ascii="Calibri" w:eastAsia="Times New Roman" w:hAnsi="Calibri" w:cs="Calibri"/>
                    <w:color w:val="000000"/>
                  </w:rPr>
                </w:rPrChange>
              </w:rPr>
              <w:t>0.43</w:t>
            </w:r>
          </w:p>
        </w:tc>
      </w:tr>
      <w:tr w:rsidR="00F76D9A" w:rsidRPr="00F76D9A" w:rsidTr="008F24AB">
        <w:trPr>
          <w:trHeight w:val="300"/>
          <w:trPrChange w:id="2745" w:author="Gabriel Correa" w:date="2015-08-26T03:31:00Z">
            <w:trPr>
              <w:trHeight w:val="300"/>
            </w:trPr>
          </w:trPrChange>
        </w:trPr>
        <w:tc>
          <w:tcPr>
            <w:tcW w:w="2949" w:type="dxa"/>
            <w:noWrap/>
            <w:hideMark/>
            <w:tcPrChange w:id="2746" w:author="Gabriel Correa" w:date="2015-08-26T03:31:00Z">
              <w:tcPr>
                <w:tcW w:w="2647" w:type="dxa"/>
                <w:noWrap/>
                <w:hideMark/>
              </w:tcPr>
            </w:tcPrChange>
          </w:tcPr>
          <w:p w:rsidR="00F76D9A" w:rsidRPr="00E02554" w:rsidRDefault="00F76D9A" w:rsidP="00F76D9A">
            <w:pPr>
              <w:rPr>
                <w:rFonts w:eastAsia="Times New Roman" w:cs="Calibri"/>
                <w:color w:val="000000"/>
                <w:rPrChange w:id="274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748" w:author="Gabriel Correa" w:date="2015-08-25T14:24:00Z">
                  <w:rPr>
                    <w:rFonts w:ascii="Calibri" w:eastAsia="Times New Roman" w:hAnsi="Calibri" w:cs="Calibri"/>
                    <w:color w:val="000000"/>
                  </w:rPr>
                </w:rPrChange>
              </w:rPr>
              <w:t>NaiveBayesMultinomial</w:t>
            </w:r>
            <w:proofErr w:type="spellEnd"/>
          </w:p>
        </w:tc>
        <w:tc>
          <w:tcPr>
            <w:tcW w:w="1200" w:type="dxa"/>
            <w:noWrap/>
            <w:hideMark/>
            <w:tcPrChange w:id="274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50" w:author="Gabriel Correa" w:date="2015-08-25T14:24:00Z">
                  <w:rPr>
                    <w:rFonts w:ascii="Calibri" w:eastAsia="Times New Roman" w:hAnsi="Calibri" w:cs="Calibri"/>
                    <w:color w:val="000000"/>
                  </w:rPr>
                </w:rPrChange>
              </w:rPr>
            </w:pPr>
            <w:r w:rsidRPr="00E02554">
              <w:rPr>
                <w:rFonts w:eastAsia="Times New Roman" w:cs="Calibri"/>
                <w:color w:val="000000"/>
                <w:rPrChange w:id="2751" w:author="Gabriel Correa" w:date="2015-08-25T14:24:00Z">
                  <w:rPr>
                    <w:rFonts w:ascii="Calibri" w:eastAsia="Times New Roman" w:hAnsi="Calibri" w:cs="Calibri"/>
                    <w:color w:val="000000"/>
                  </w:rPr>
                </w:rPrChange>
              </w:rPr>
              <w:t>0.56</w:t>
            </w:r>
          </w:p>
        </w:tc>
        <w:tc>
          <w:tcPr>
            <w:tcW w:w="1200" w:type="dxa"/>
            <w:noWrap/>
            <w:hideMark/>
            <w:tcPrChange w:id="275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53" w:author="Gabriel Correa" w:date="2015-08-25T14:24:00Z">
                  <w:rPr>
                    <w:rFonts w:ascii="Calibri" w:eastAsia="Times New Roman" w:hAnsi="Calibri" w:cs="Calibri"/>
                    <w:color w:val="000000"/>
                  </w:rPr>
                </w:rPrChange>
              </w:rPr>
            </w:pPr>
            <w:r w:rsidRPr="00E02554">
              <w:rPr>
                <w:rFonts w:eastAsia="Times New Roman" w:cs="Calibri"/>
                <w:color w:val="000000"/>
                <w:rPrChange w:id="2754" w:author="Gabriel Correa" w:date="2015-08-25T14:24:00Z">
                  <w:rPr>
                    <w:rFonts w:ascii="Calibri" w:eastAsia="Times New Roman" w:hAnsi="Calibri" w:cs="Calibri"/>
                    <w:color w:val="000000"/>
                  </w:rPr>
                </w:rPrChange>
              </w:rPr>
              <w:t>0.87</w:t>
            </w:r>
          </w:p>
        </w:tc>
        <w:tc>
          <w:tcPr>
            <w:tcW w:w="1200" w:type="dxa"/>
            <w:noWrap/>
            <w:hideMark/>
            <w:tcPrChange w:id="275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56" w:author="Gabriel Correa" w:date="2015-08-25T14:24:00Z">
                  <w:rPr>
                    <w:rFonts w:ascii="Calibri" w:eastAsia="Times New Roman" w:hAnsi="Calibri" w:cs="Calibri"/>
                    <w:color w:val="000000"/>
                  </w:rPr>
                </w:rPrChange>
              </w:rPr>
            </w:pPr>
            <w:r w:rsidRPr="00E02554">
              <w:rPr>
                <w:rFonts w:eastAsia="Times New Roman" w:cs="Calibri"/>
                <w:color w:val="000000"/>
                <w:rPrChange w:id="2757" w:author="Gabriel Correa" w:date="2015-08-25T14:24:00Z">
                  <w:rPr>
                    <w:rFonts w:ascii="Calibri" w:eastAsia="Times New Roman" w:hAnsi="Calibri" w:cs="Calibri"/>
                    <w:color w:val="000000"/>
                  </w:rPr>
                </w:rPrChange>
              </w:rPr>
              <w:t>0.41</w:t>
            </w:r>
          </w:p>
        </w:tc>
        <w:tc>
          <w:tcPr>
            <w:tcW w:w="1200" w:type="dxa"/>
            <w:noWrap/>
            <w:hideMark/>
            <w:tcPrChange w:id="275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59" w:author="Gabriel Correa" w:date="2015-08-25T14:24:00Z">
                  <w:rPr>
                    <w:rFonts w:ascii="Calibri" w:eastAsia="Times New Roman" w:hAnsi="Calibri" w:cs="Calibri"/>
                    <w:color w:val="000000"/>
                  </w:rPr>
                </w:rPrChange>
              </w:rPr>
            </w:pPr>
            <w:r w:rsidRPr="00E02554">
              <w:rPr>
                <w:rFonts w:eastAsia="Times New Roman" w:cs="Calibri"/>
                <w:color w:val="000000"/>
                <w:rPrChange w:id="2760" w:author="Gabriel Correa" w:date="2015-08-25T14:24:00Z">
                  <w:rPr>
                    <w:rFonts w:ascii="Calibri" w:eastAsia="Times New Roman" w:hAnsi="Calibri" w:cs="Calibri"/>
                    <w:color w:val="000000"/>
                  </w:rPr>
                </w:rPrChange>
              </w:rPr>
              <w:t>0.90</w:t>
            </w:r>
          </w:p>
        </w:tc>
        <w:tc>
          <w:tcPr>
            <w:tcW w:w="1200" w:type="dxa"/>
            <w:noWrap/>
            <w:hideMark/>
            <w:tcPrChange w:id="276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62" w:author="Gabriel Correa" w:date="2015-08-25T14:24:00Z">
                  <w:rPr>
                    <w:rFonts w:ascii="Calibri" w:eastAsia="Times New Roman" w:hAnsi="Calibri" w:cs="Calibri"/>
                    <w:color w:val="000000"/>
                  </w:rPr>
                </w:rPrChange>
              </w:rPr>
            </w:pPr>
            <w:r w:rsidRPr="00E02554">
              <w:rPr>
                <w:rFonts w:eastAsia="Times New Roman" w:cs="Calibri"/>
                <w:color w:val="000000"/>
                <w:rPrChange w:id="2763" w:author="Gabriel Correa" w:date="2015-08-25T14:24:00Z">
                  <w:rPr>
                    <w:rFonts w:ascii="Calibri" w:eastAsia="Times New Roman" w:hAnsi="Calibri" w:cs="Calibri"/>
                    <w:color w:val="000000"/>
                  </w:rPr>
                </w:rPrChange>
              </w:rPr>
              <w:t>0.46</w:t>
            </w:r>
          </w:p>
        </w:tc>
      </w:tr>
      <w:tr w:rsidR="00F76D9A" w:rsidRPr="00F76D9A" w:rsidTr="008F24AB">
        <w:trPr>
          <w:trHeight w:val="300"/>
          <w:trPrChange w:id="2764" w:author="Gabriel Correa" w:date="2015-08-26T03:31:00Z">
            <w:trPr>
              <w:trHeight w:val="300"/>
            </w:trPr>
          </w:trPrChange>
        </w:trPr>
        <w:tc>
          <w:tcPr>
            <w:tcW w:w="2949" w:type="dxa"/>
            <w:noWrap/>
            <w:hideMark/>
            <w:tcPrChange w:id="2765" w:author="Gabriel Correa" w:date="2015-08-26T03:31:00Z">
              <w:tcPr>
                <w:tcW w:w="2647" w:type="dxa"/>
                <w:noWrap/>
                <w:hideMark/>
              </w:tcPr>
            </w:tcPrChange>
          </w:tcPr>
          <w:p w:rsidR="00F76D9A" w:rsidRPr="00E02554" w:rsidRDefault="00F76D9A" w:rsidP="00F76D9A">
            <w:pPr>
              <w:rPr>
                <w:rFonts w:eastAsia="Times New Roman" w:cs="Calibri"/>
                <w:color w:val="000000"/>
                <w:rPrChange w:id="2766"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767" w:author="Gabriel Correa" w:date="2015-08-25T14:24:00Z">
                  <w:rPr>
                    <w:rFonts w:ascii="Calibri" w:eastAsia="Times New Roman" w:hAnsi="Calibri" w:cs="Calibri"/>
                    <w:color w:val="000000"/>
                  </w:rPr>
                </w:rPrChange>
              </w:rPr>
              <w:t>BayesianLogisticRegression</w:t>
            </w:r>
            <w:proofErr w:type="spellEnd"/>
          </w:p>
        </w:tc>
        <w:tc>
          <w:tcPr>
            <w:tcW w:w="1200" w:type="dxa"/>
            <w:noWrap/>
            <w:hideMark/>
            <w:tcPrChange w:id="276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69" w:author="Gabriel Correa" w:date="2015-08-25T14:24:00Z">
                  <w:rPr>
                    <w:rFonts w:ascii="Calibri" w:eastAsia="Times New Roman" w:hAnsi="Calibri" w:cs="Calibri"/>
                    <w:color w:val="000000"/>
                  </w:rPr>
                </w:rPrChange>
              </w:rPr>
            </w:pPr>
            <w:r w:rsidRPr="00E02554">
              <w:rPr>
                <w:rFonts w:eastAsia="Times New Roman" w:cs="Calibri"/>
                <w:color w:val="000000"/>
                <w:rPrChange w:id="2770" w:author="Gabriel Correa" w:date="2015-08-25T14:24:00Z">
                  <w:rPr>
                    <w:rFonts w:ascii="Calibri" w:eastAsia="Times New Roman" w:hAnsi="Calibri" w:cs="Calibri"/>
                    <w:color w:val="000000"/>
                  </w:rPr>
                </w:rPrChange>
              </w:rPr>
              <w:t>0.59</w:t>
            </w:r>
          </w:p>
        </w:tc>
        <w:tc>
          <w:tcPr>
            <w:tcW w:w="1200" w:type="dxa"/>
            <w:noWrap/>
            <w:hideMark/>
            <w:tcPrChange w:id="277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72" w:author="Gabriel Correa" w:date="2015-08-25T14:24:00Z">
                  <w:rPr>
                    <w:rFonts w:ascii="Calibri" w:eastAsia="Times New Roman" w:hAnsi="Calibri" w:cs="Calibri"/>
                    <w:color w:val="000000"/>
                  </w:rPr>
                </w:rPrChange>
              </w:rPr>
            </w:pPr>
            <w:r w:rsidRPr="00E02554">
              <w:rPr>
                <w:rFonts w:eastAsia="Times New Roman" w:cs="Calibri"/>
                <w:color w:val="000000"/>
                <w:rPrChange w:id="2773" w:author="Gabriel Correa" w:date="2015-08-25T14:24:00Z">
                  <w:rPr>
                    <w:rFonts w:ascii="Calibri" w:eastAsia="Times New Roman" w:hAnsi="Calibri" w:cs="Calibri"/>
                    <w:color w:val="000000"/>
                  </w:rPr>
                </w:rPrChange>
              </w:rPr>
              <w:t>0.80</w:t>
            </w:r>
          </w:p>
        </w:tc>
        <w:tc>
          <w:tcPr>
            <w:tcW w:w="1200" w:type="dxa"/>
            <w:noWrap/>
            <w:hideMark/>
            <w:tcPrChange w:id="277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75" w:author="Gabriel Correa" w:date="2015-08-25T14:24:00Z">
                  <w:rPr>
                    <w:rFonts w:ascii="Calibri" w:eastAsia="Times New Roman" w:hAnsi="Calibri" w:cs="Calibri"/>
                    <w:color w:val="000000"/>
                  </w:rPr>
                </w:rPrChange>
              </w:rPr>
            </w:pPr>
            <w:r w:rsidRPr="00E02554">
              <w:rPr>
                <w:rFonts w:eastAsia="Times New Roman" w:cs="Calibri"/>
                <w:color w:val="000000"/>
                <w:rPrChange w:id="2776" w:author="Gabriel Correa" w:date="2015-08-25T14:24:00Z">
                  <w:rPr>
                    <w:rFonts w:ascii="Calibri" w:eastAsia="Times New Roman" w:hAnsi="Calibri" w:cs="Calibri"/>
                    <w:color w:val="000000"/>
                  </w:rPr>
                </w:rPrChange>
              </w:rPr>
              <w:t>0.46</w:t>
            </w:r>
          </w:p>
        </w:tc>
        <w:tc>
          <w:tcPr>
            <w:tcW w:w="1200" w:type="dxa"/>
            <w:noWrap/>
            <w:hideMark/>
            <w:tcPrChange w:id="277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78" w:author="Gabriel Correa" w:date="2015-08-25T14:24:00Z">
                  <w:rPr>
                    <w:rFonts w:ascii="Calibri" w:eastAsia="Times New Roman" w:hAnsi="Calibri" w:cs="Calibri"/>
                    <w:color w:val="000000"/>
                  </w:rPr>
                </w:rPrChange>
              </w:rPr>
            </w:pPr>
            <w:r w:rsidRPr="00E02554">
              <w:rPr>
                <w:rFonts w:eastAsia="Times New Roman" w:cs="Calibri"/>
                <w:color w:val="000000"/>
                <w:rPrChange w:id="2779" w:author="Gabriel Correa" w:date="2015-08-25T14:24:00Z">
                  <w:rPr>
                    <w:rFonts w:ascii="Calibri" w:eastAsia="Times New Roman" w:hAnsi="Calibri" w:cs="Calibri"/>
                    <w:color w:val="000000"/>
                  </w:rPr>
                </w:rPrChange>
              </w:rPr>
              <w:t>0.83</w:t>
            </w:r>
          </w:p>
        </w:tc>
        <w:tc>
          <w:tcPr>
            <w:tcW w:w="1200" w:type="dxa"/>
            <w:noWrap/>
            <w:hideMark/>
            <w:tcPrChange w:id="278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81" w:author="Gabriel Correa" w:date="2015-08-25T14:24:00Z">
                  <w:rPr>
                    <w:rFonts w:ascii="Calibri" w:eastAsia="Times New Roman" w:hAnsi="Calibri" w:cs="Calibri"/>
                    <w:color w:val="000000"/>
                  </w:rPr>
                </w:rPrChange>
              </w:rPr>
            </w:pPr>
            <w:r w:rsidRPr="00E02554">
              <w:rPr>
                <w:rFonts w:eastAsia="Times New Roman" w:cs="Calibri"/>
                <w:color w:val="000000"/>
                <w:rPrChange w:id="2782" w:author="Gabriel Correa" w:date="2015-08-25T14:24:00Z">
                  <w:rPr>
                    <w:rFonts w:ascii="Calibri" w:eastAsia="Times New Roman" w:hAnsi="Calibri" w:cs="Calibri"/>
                    <w:color w:val="000000"/>
                  </w:rPr>
                </w:rPrChange>
              </w:rPr>
              <w:t>0.50</w:t>
            </w:r>
          </w:p>
        </w:tc>
      </w:tr>
      <w:tr w:rsidR="00F76D9A" w:rsidRPr="00F76D9A" w:rsidTr="008F24AB">
        <w:trPr>
          <w:trHeight w:val="300"/>
          <w:trPrChange w:id="2783" w:author="Gabriel Correa" w:date="2015-08-26T03:31:00Z">
            <w:trPr>
              <w:trHeight w:val="300"/>
            </w:trPr>
          </w:trPrChange>
        </w:trPr>
        <w:tc>
          <w:tcPr>
            <w:tcW w:w="2949" w:type="dxa"/>
            <w:noWrap/>
            <w:hideMark/>
            <w:tcPrChange w:id="2784" w:author="Gabriel Correa" w:date="2015-08-26T03:31:00Z">
              <w:tcPr>
                <w:tcW w:w="2647" w:type="dxa"/>
                <w:noWrap/>
                <w:hideMark/>
              </w:tcPr>
            </w:tcPrChange>
          </w:tcPr>
          <w:p w:rsidR="00F76D9A" w:rsidRPr="00E02554" w:rsidRDefault="00F76D9A" w:rsidP="00F76D9A">
            <w:pPr>
              <w:rPr>
                <w:rFonts w:eastAsia="Times New Roman" w:cs="Calibri"/>
                <w:color w:val="000000"/>
                <w:rPrChange w:id="2785" w:author="Gabriel Correa" w:date="2015-08-25T14:24:00Z">
                  <w:rPr>
                    <w:rFonts w:ascii="Calibri" w:eastAsia="Times New Roman" w:hAnsi="Calibri" w:cs="Calibri"/>
                    <w:color w:val="000000"/>
                  </w:rPr>
                </w:rPrChange>
              </w:rPr>
            </w:pPr>
            <w:r w:rsidRPr="00E02554">
              <w:rPr>
                <w:rFonts w:eastAsia="Times New Roman" w:cs="Calibri"/>
                <w:color w:val="000000"/>
                <w:rPrChange w:id="2786" w:author="Gabriel Correa" w:date="2015-08-25T14:24:00Z">
                  <w:rPr>
                    <w:rFonts w:ascii="Calibri" w:eastAsia="Times New Roman" w:hAnsi="Calibri" w:cs="Calibri"/>
                    <w:color w:val="000000"/>
                  </w:rPr>
                </w:rPrChange>
              </w:rPr>
              <w:t>AdaBoostM1</w:t>
            </w:r>
          </w:p>
        </w:tc>
        <w:tc>
          <w:tcPr>
            <w:tcW w:w="1200" w:type="dxa"/>
            <w:noWrap/>
            <w:hideMark/>
            <w:tcPrChange w:id="278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88" w:author="Gabriel Correa" w:date="2015-08-25T14:24:00Z">
                  <w:rPr>
                    <w:rFonts w:ascii="Calibri" w:eastAsia="Times New Roman" w:hAnsi="Calibri" w:cs="Calibri"/>
                    <w:color w:val="000000"/>
                  </w:rPr>
                </w:rPrChange>
              </w:rPr>
            </w:pPr>
            <w:r w:rsidRPr="00E02554">
              <w:rPr>
                <w:rFonts w:eastAsia="Times New Roman" w:cs="Calibri"/>
                <w:color w:val="000000"/>
                <w:rPrChange w:id="2789" w:author="Gabriel Correa" w:date="2015-08-25T14:24:00Z">
                  <w:rPr>
                    <w:rFonts w:ascii="Calibri" w:eastAsia="Times New Roman" w:hAnsi="Calibri" w:cs="Calibri"/>
                    <w:color w:val="000000"/>
                  </w:rPr>
                </w:rPrChange>
              </w:rPr>
              <w:t>0.59</w:t>
            </w:r>
          </w:p>
        </w:tc>
        <w:tc>
          <w:tcPr>
            <w:tcW w:w="1200" w:type="dxa"/>
            <w:noWrap/>
            <w:hideMark/>
            <w:tcPrChange w:id="279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91" w:author="Gabriel Correa" w:date="2015-08-25T14:24:00Z">
                  <w:rPr>
                    <w:rFonts w:ascii="Calibri" w:eastAsia="Times New Roman" w:hAnsi="Calibri" w:cs="Calibri"/>
                    <w:color w:val="000000"/>
                  </w:rPr>
                </w:rPrChange>
              </w:rPr>
            </w:pPr>
            <w:r w:rsidRPr="00E02554">
              <w:rPr>
                <w:rFonts w:eastAsia="Times New Roman" w:cs="Calibri"/>
                <w:color w:val="000000"/>
                <w:rPrChange w:id="2792" w:author="Gabriel Correa" w:date="2015-08-25T14:24:00Z">
                  <w:rPr>
                    <w:rFonts w:ascii="Calibri" w:eastAsia="Times New Roman" w:hAnsi="Calibri" w:cs="Calibri"/>
                    <w:color w:val="000000"/>
                  </w:rPr>
                </w:rPrChange>
              </w:rPr>
              <w:t>0.81</w:t>
            </w:r>
          </w:p>
        </w:tc>
        <w:tc>
          <w:tcPr>
            <w:tcW w:w="1200" w:type="dxa"/>
            <w:noWrap/>
            <w:hideMark/>
            <w:tcPrChange w:id="27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94" w:author="Gabriel Correa" w:date="2015-08-25T14:24:00Z">
                  <w:rPr>
                    <w:rFonts w:ascii="Calibri" w:eastAsia="Times New Roman" w:hAnsi="Calibri" w:cs="Calibri"/>
                    <w:color w:val="000000"/>
                  </w:rPr>
                </w:rPrChange>
              </w:rPr>
            </w:pPr>
            <w:r w:rsidRPr="00E02554">
              <w:rPr>
                <w:rFonts w:eastAsia="Times New Roman" w:cs="Calibri"/>
                <w:color w:val="000000"/>
                <w:rPrChange w:id="2795" w:author="Gabriel Correa" w:date="2015-08-25T14:24:00Z">
                  <w:rPr>
                    <w:rFonts w:ascii="Calibri" w:eastAsia="Times New Roman" w:hAnsi="Calibri" w:cs="Calibri"/>
                    <w:color w:val="000000"/>
                  </w:rPr>
                </w:rPrChange>
              </w:rPr>
              <w:t>0.47</w:t>
            </w:r>
          </w:p>
        </w:tc>
        <w:tc>
          <w:tcPr>
            <w:tcW w:w="1200" w:type="dxa"/>
            <w:noWrap/>
            <w:hideMark/>
            <w:tcPrChange w:id="279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797" w:author="Gabriel Correa" w:date="2015-08-25T14:24:00Z">
                  <w:rPr>
                    <w:rFonts w:ascii="Calibri" w:eastAsia="Times New Roman" w:hAnsi="Calibri" w:cs="Calibri"/>
                    <w:color w:val="000000"/>
                  </w:rPr>
                </w:rPrChange>
              </w:rPr>
            </w:pPr>
            <w:r w:rsidRPr="00E02554">
              <w:rPr>
                <w:rFonts w:eastAsia="Times New Roman" w:cs="Calibri"/>
                <w:color w:val="000000"/>
                <w:rPrChange w:id="2798" w:author="Gabriel Correa" w:date="2015-08-25T14:24:00Z">
                  <w:rPr>
                    <w:rFonts w:ascii="Calibri" w:eastAsia="Times New Roman" w:hAnsi="Calibri" w:cs="Calibri"/>
                    <w:color w:val="000000"/>
                  </w:rPr>
                </w:rPrChange>
              </w:rPr>
              <w:t>0.90</w:t>
            </w:r>
          </w:p>
        </w:tc>
        <w:tc>
          <w:tcPr>
            <w:tcW w:w="1200" w:type="dxa"/>
            <w:noWrap/>
            <w:hideMark/>
            <w:tcPrChange w:id="279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00" w:author="Gabriel Correa" w:date="2015-08-25T14:24:00Z">
                  <w:rPr>
                    <w:rFonts w:ascii="Calibri" w:eastAsia="Times New Roman" w:hAnsi="Calibri" w:cs="Calibri"/>
                    <w:color w:val="000000"/>
                  </w:rPr>
                </w:rPrChange>
              </w:rPr>
            </w:pPr>
            <w:r w:rsidRPr="00E02554">
              <w:rPr>
                <w:rFonts w:eastAsia="Times New Roman" w:cs="Calibri"/>
                <w:color w:val="000000"/>
                <w:rPrChange w:id="2801" w:author="Gabriel Correa" w:date="2015-08-25T14:24:00Z">
                  <w:rPr>
                    <w:rFonts w:ascii="Calibri" w:eastAsia="Times New Roman" w:hAnsi="Calibri" w:cs="Calibri"/>
                    <w:color w:val="000000"/>
                  </w:rPr>
                </w:rPrChange>
              </w:rPr>
              <w:t>0.51</w:t>
            </w:r>
          </w:p>
        </w:tc>
      </w:tr>
      <w:tr w:rsidR="00F76D9A" w:rsidRPr="00F76D9A" w:rsidTr="008F24AB">
        <w:trPr>
          <w:trHeight w:val="300"/>
          <w:trPrChange w:id="2802" w:author="Gabriel Correa" w:date="2015-08-26T03:31:00Z">
            <w:trPr>
              <w:trHeight w:val="300"/>
            </w:trPr>
          </w:trPrChange>
        </w:trPr>
        <w:tc>
          <w:tcPr>
            <w:tcW w:w="2949" w:type="dxa"/>
            <w:noWrap/>
            <w:hideMark/>
            <w:tcPrChange w:id="2803" w:author="Gabriel Correa" w:date="2015-08-26T03:31:00Z">
              <w:tcPr>
                <w:tcW w:w="2647" w:type="dxa"/>
                <w:noWrap/>
                <w:hideMark/>
              </w:tcPr>
            </w:tcPrChange>
          </w:tcPr>
          <w:p w:rsidR="00F76D9A" w:rsidRPr="00E02554" w:rsidRDefault="00F76D9A" w:rsidP="00F76D9A">
            <w:pPr>
              <w:rPr>
                <w:rFonts w:eastAsia="Times New Roman" w:cs="Calibri"/>
                <w:color w:val="000000"/>
                <w:rPrChange w:id="2804" w:author="Gabriel Correa" w:date="2015-08-25T14:24:00Z">
                  <w:rPr>
                    <w:rFonts w:ascii="Calibri" w:eastAsia="Times New Roman" w:hAnsi="Calibri" w:cs="Calibri"/>
                    <w:color w:val="000000"/>
                  </w:rPr>
                </w:rPrChange>
              </w:rPr>
            </w:pPr>
            <w:r w:rsidRPr="00E02554">
              <w:rPr>
                <w:rFonts w:eastAsia="Times New Roman" w:cs="Calibri"/>
                <w:color w:val="000000"/>
                <w:rPrChange w:id="2805" w:author="Gabriel Correa" w:date="2015-08-25T14:24:00Z">
                  <w:rPr>
                    <w:rFonts w:ascii="Calibri" w:eastAsia="Times New Roman" w:hAnsi="Calibri" w:cs="Calibri"/>
                    <w:color w:val="000000"/>
                  </w:rPr>
                </w:rPrChange>
              </w:rPr>
              <w:t>J48</w:t>
            </w:r>
          </w:p>
        </w:tc>
        <w:tc>
          <w:tcPr>
            <w:tcW w:w="1200" w:type="dxa"/>
            <w:noWrap/>
            <w:hideMark/>
            <w:tcPrChange w:id="280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07" w:author="Gabriel Correa" w:date="2015-08-25T14:24:00Z">
                  <w:rPr>
                    <w:rFonts w:ascii="Calibri" w:eastAsia="Times New Roman" w:hAnsi="Calibri" w:cs="Calibri"/>
                    <w:color w:val="000000"/>
                  </w:rPr>
                </w:rPrChange>
              </w:rPr>
            </w:pPr>
            <w:r w:rsidRPr="00E02554">
              <w:rPr>
                <w:rFonts w:eastAsia="Times New Roman" w:cs="Calibri"/>
                <w:color w:val="000000"/>
                <w:rPrChange w:id="2808" w:author="Gabriel Correa" w:date="2015-08-25T14:24:00Z">
                  <w:rPr>
                    <w:rFonts w:ascii="Calibri" w:eastAsia="Times New Roman" w:hAnsi="Calibri" w:cs="Calibri"/>
                    <w:color w:val="000000"/>
                  </w:rPr>
                </w:rPrChange>
              </w:rPr>
              <w:t>0.60</w:t>
            </w:r>
          </w:p>
        </w:tc>
        <w:tc>
          <w:tcPr>
            <w:tcW w:w="1200" w:type="dxa"/>
            <w:noWrap/>
            <w:hideMark/>
            <w:tcPrChange w:id="280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10" w:author="Gabriel Correa" w:date="2015-08-25T14:24:00Z">
                  <w:rPr>
                    <w:rFonts w:ascii="Calibri" w:eastAsia="Times New Roman" w:hAnsi="Calibri" w:cs="Calibri"/>
                    <w:color w:val="000000"/>
                  </w:rPr>
                </w:rPrChange>
              </w:rPr>
            </w:pPr>
            <w:r w:rsidRPr="00E02554">
              <w:rPr>
                <w:rFonts w:eastAsia="Times New Roman" w:cs="Calibri"/>
                <w:color w:val="000000"/>
                <w:rPrChange w:id="2811" w:author="Gabriel Correa" w:date="2015-08-25T14:24:00Z">
                  <w:rPr>
                    <w:rFonts w:ascii="Calibri" w:eastAsia="Times New Roman" w:hAnsi="Calibri" w:cs="Calibri"/>
                    <w:color w:val="000000"/>
                  </w:rPr>
                </w:rPrChange>
              </w:rPr>
              <w:t>0.79</w:t>
            </w:r>
          </w:p>
        </w:tc>
        <w:tc>
          <w:tcPr>
            <w:tcW w:w="1200" w:type="dxa"/>
            <w:noWrap/>
            <w:hideMark/>
            <w:tcPrChange w:id="281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13" w:author="Gabriel Correa" w:date="2015-08-25T14:24:00Z">
                  <w:rPr>
                    <w:rFonts w:ascii="Calibri" w:eastAsia="Times New Roman" w:hAnsi="Calibri" w:cs="Calibri"/>
                    <w:color w:val="000000"/>
                  </w:rPr>
                </w:rPrChange>
              </w:rPr>
            </w:pPr>
            <w:r w:rsidRPr="00E02554">
              <w:rPr>
                <w:rFonts w:eastAsia="Times New Roman" w:cs="Calibri"/>
                <w:color w:val="000000"/>
                <w:rPrChange w:id="2814" w:author="Gabriel Correa" w:date="2015-08-25T14:24:00Z">
                  <w:rPr>
                    <w:rFonts w:ascii="Calibri" w:eastAsia="Times New Roman" w:hAnsi="Calibri" w:cs="Calibri"/>
                    <w:color w:val="000000"/>
                  </w:rPr>
                </w:rPrChange>
              </w:rPr>
              <w:t>0.48</w:t>
            </w:r>
          </w:p>
        </w:tc>
        <w:tc>
          <w:tcPr>
            <w:tcW w:w="1200" w:type="dxa"/>
            <w:noWrap/>
            <w:hideMark/>
            <w:tcPrChange w:id="281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16" w:author="Gabriel Correa" w:date="2015-08-25T14:24:00Z">
                  <w:rPr>
                    <w:rFonts w:ascii="Calibri" w:eastAsia="Times New Roman" w:hAnsi="Calibri" w:cs="Calibri"/>
                    <w:color w:val="000000"/>
                  </w:rPr>
                </w:rPrChange>
              </w:rPr>
            </w:pPr>
            <w:r w:rsidRPr="00E02554">
              <w:rPr>
                <w:rFonts w:eastAsia="Times New Roman" w:cs="Calibri"/>
                <w:color w:val="000000"/>
                <w:rPrChange w:id="2817" w:author="Gabriel Correa" w:date="2015-08-25T14:24:00Z">
                  <w:rPr>
                    <w:rFonts w:ascii="Calibri" w:eastAsia="Times New Roman" w:hAnsi="Calibri" w:cs="Calibri"/>
                    <w:color w:val="000000"/>
                  </w:rPr>
                </w:rPrChange>
              </w:rPr>
              <w:t>0.90</w:t>
            </w:r>
          </w:p>
        </w:tc>
        <w:tc>
          <w:tcPr>
            <w:tcW w:w="1200" w:type="dxa"/>
            <w:noWrap/>
            <w:hideMark/>
            <w:tcPrChange w:id="281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19" w:author="Gabriel Correa" w:date="2015-08-25T14:24:00Z">
                  <w:rPr>
                    <w:rFonts w:ascii="Calibri" w:eastAsia="Times New Roman" w:hAnsi="Calibri" w:cs="Calibri"/>
                    <w:color w:val="000000"/>
                  </w:rPr>
                </w:rPrChange>
              </w:rPr>
            </w:pPr>
            <w:r w:rsidRPr="00E02554">
              <w:rPr>
                <w:rFonts w:eastAsia="Times New Roman" w:cs="Calibri"/>
                <w:color w:val="000000"/>
                <w:rPrChange w:id="2820" w:author="Gabriel Correa" w:date="2015-08-25T14:24:00Z">
                  <w:rPr>
                    <w:rFonts w:ascii="Calibri" w:eastAsia="Times New Roman" w:hAnsi="Calibri" w:cs="Calibri"/>
                    <w:color w:val="000000"/>
                  </w:rPr>
                </w:rPrChange>
              </w:rPr>
              <w:t>0.52</w:t>
            </w:r>
          </w:p>
        </w:tc>
      </w:tr>
      <w:tr w:rsidR="00F76D9A" w:rsidRPr="00F76D9A" w:rsidTr="008F24AB">
        <w:trPr>
          <w:trHeight w:val="300"/>
          <w:trPrChange w:id="2821" w:author="Gabriel Correa" w:date="2015-08-26T03:31:00Z">
            <w:trPr>
              <w:trHeight w:val="300"/>
            </w:trPr>
          </w:trPrChange>
        </w:trPr>
        <w:tc>
          <w:tcPr>
            <w:tcW w:w="2949" w:type="dxa"/>
            <w:noWrap/>
            <w:hideMark/>
            <w:tcPrChange w:id="2822" w:author="Gabriel Correa" w:date="2015-08-26T03:31:00Z">
              <w:tcPr>
                <w:tcW w:w="2647" w:type="dxa"/>
                <w:noWrap/>
                <w:hideMark/>
              </w:tcPr>
            </w:tcPrChange>
          </w:tcPr>
          <w:p w:rsidR="00F76D9A" w:rsidRPr="00E02554" w:rsidRDefault="00F76D9A" w:rsidP="00F76D9A">
            <w:pPr>
              <w:rPr>
                <w:rFonts w:eastAsia="Times New Roman" w:cs="Calibri"/>
                <w:color w:val="000000"/>
                <w:rPrChange w:id="2823" w:author="Gabriel Correa" w:date="2015-08-25T14:24:00Z">
                  <w:rPr>
                    <w:rFonts w:ascii="Calibri" w:eastAsia="Times New Roman" w:hAnsi="Calibri" w:cs="Calibri"/>
                    <w:color w:val="000000"/>
                  </w:rPr>
                </w:rPrChange>
              </w:rPr>
            </w:pPr>
            <w:r w:rsidRPr="00E02554">
              <w:rPr>
                <w:rFonts w:eastAsia="Times New Roman" w:cs="Calibri"/>
                <w:color w:val="000000"/>
                <w:rPrChange w:id="2824" w:author="Gabriel Correa" w:date="2015-08-25T14:24:00Z">
                  <w:rPr>
                    <w:rFonts w:ascii="Calibri" w:eastAsia="Times New Roman" w:hAnsi="Calibri" w:cs="Calibri"/>
                    <w:color w:val="000000"/>
                  </w:rPr>
                </w:rPrChange>
              </w:rPr>
              <w:t>PART</w:t>
            </w:r>
          </w:p>
        </w:tc>
        <w:tc>
          <w:tcPr>
            <w:tcW w:w="1200" w:type="dxa"/>
            <w:noWrap/>
            <w:hideMark/>
            <w:tcPrChange w:id="282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26" w:author="Gabriel Correa" w:date="2015-08-25T14:24:00Z">
                  <w:rPr>
                    <w:rFonts w:ascii="Calibri" w:eastAsia="Times New Roman" w:hAnsi="Calibri" w:cs="Calibri"/>
                    <w:color w:val="000000"/>
                  </w:rPr>
                </w:rPrChange>
              </w:rPr>
            </w:pPr>
            <w:r w:rsidRPr="00E02554">
              <w:rPr>
                <w:rFonts w:eastAsia="Times New Roman" w:cs="Calibri"/>
                <w:color w:val="000000"/>
                <w:rPrChange w:id="2827" w:author="Gabriel Correa" w:date="2015-08-25T14:24:00Z">
                  <w:rPr>
                    <w:rFonts w:ascii="Calibri" w:eastAsia="Times New Roman" w:hAnsi="Calibri" w:cs="Calibri"/>
                    <w:color w:val="000000"/>
                  </w:rPr>
                </w:rPrChange>
              </w:rPr>
              <w:t>0.60</w:t>
            </w:r>
          </w:p>
        </w:tc>
        <w:tc>
          <w:tcPr>
            <w:tcW w:w="1200" w:type="dxa"/>
            <w:noWrap/>
            <w:hideMark/>
            <w:tcPrChange w:id="282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29" w:author="Gabriel Correa" w:date="2015-08-25T14:24:00Z">
                  <w:rPr>
                    <w:rFonts w:ascii="Calibri" w:eastAsia="Times New Roman" w:hAnsi="Calibri" w:cs="Calibri"/>
                    <w:color w:val="000000"/>
                  </w:rPr>
                </w:rPrChange>
              </w:rPr>
            </w:pPr>
            <w:r w:rsidRPr="00E02554">
              <w:rPr>
                <w:rFonts w:eastAsia="Times New Roman" w:cs="Calibri"/>
                <w:color w:val="000000"/>
                <w:rPrChange w:id="2830" w:author="Gabriel Correa" w:date="2015-08-25T14:24:00Z">
                  <w:rPr>
                    <w:rFonts w:ascii="Calibri" w:eastAsia="Times New Roman" w:hAnsi="Calibri" w:cs="Calibri"/>
                    <w:color w:val="000000"/>
                  </w:rPr>
                </w:rPrChange>
              </w:rPr>
              <w:t>0.83</w:t>
            </w:r>
          </w:p>
        </w:tc>
        <w:tc>
          <w:tcPr>
            <w:tcW w:w="1200" w:type="dxa"/>
            <w:noWrap/>
            <w:hideMark/>
            <w:tcPrChange w:id="283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32" w:author="Gabriel Correa" w:date="2015-08-25T14:24:00Z">
                  <w:rPr>
                    <w:rFonts w:ascii="Calibri" w:eastAsia="Times New Roman" w:hAnsi="Calibri" w:cs="Calibri"/>
                    <w:color w:val="000000"/>
                  </w:rPr>
                </w:rPrChange>
              </w:rPr>
            </w:pPr>
            <w:r w:rsidRPr="00E02554">
              <w:rPr>
                <w:rFonts w:eastAsia="Times New Roman" w:cs="Calibri"/>
                <w:color w:val="000000"/>
                <w:rPrChange w:id="2833" w:author="Gabriel Correa" w:date="2015-08-25T14:24:00Z">
                  <w:rPr>
                    <w:rFonts w:ascii="Calibri" w:eastAsia="Times New Roman" w:hAnsi="Calibri" w:cs="Calibri"/>
                    <w:color w:val="000000"/>
                  </w:rPr>
                </w:rPrChange>
              </w:rPr>
              <w:t>0.47</w:t>
            </w:r>
          </w:p>
        </w:tc>
        <w:tc>
          <w:tcPr>
            <w:tcW w:w="1200" w:type="dxa"/>
            <w:noWrap/>
            <w:hideMark/>
            <w:tcPrChange w:id="283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35" w:author="Gabriel Correa" w:date="2015-08-25T14:24:00Z">
                  <w:rPr>
                    <w:rFonts w:ascii="Calibri" w:eastAsia="Times New Roman" w:hAnsi="Calibri" w:cs="Calibri"/>
                    <w:color w:val="000000"/>
                  </w:rPr>
                </w:rPrChange>
              </w:rPr>
            </w:pPr>
            <w:r w:rsidRPr="00E02554">
              <w:rPr>
                <w:rFonts w:eastAsia="Times New Roman" w:cs="Calibri"/>
                <w:color w:val="000000"/>
                <w:rPrChange w:id="2836" w:author="Gabriel Correa" w:date="2015-08-25T14:24:00Z">
                  <w:rPr>
                    <w:rFonts w:ascii="Calibri" w:eastAsia="Times New Roman" w:hAnsi="Calibri" w:cs="Calibri"/>
                    <w:color w:val="000000"/>
                  </w:rPr>
                </w:rPrChange>
              </w:rPr>
              <w:t>0.90</w:t>
            </w:r>
          </w:p>
        </w:tc>
        <w:tc>
          <w:tcPr>
            <w:tcW w:w="1200" w:type="dxa"/>
            <w:noWrap/>
            <w:hideMark/>
            <w:tcPrChange w:id="283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38" w:author="Gabriel Correa" w:date="2015-08-25T14:24:00Z">
                  <w:rPr>
                    <w:rFonts w:ascii="Calibri" w:eastAsia="Times New Roman" w:hAnsi="Calibri" w:cs="Calibri"/>
                    <w:color w:val="000000"/>
                  </w:rPr>
                </w:rPrChange>
              </w:rPr>
            </w:pPr>
            <w:r w:rsidRPr="00E02554">
              <w:rPr>
                <w:rFonts w:eastAsia="Times New Roman" w:cs="Calibri"/>
                <w:color w:val="000000"/>
                <w:rPrChange w:id="2839" w:author="Gabriel Correa" w:date="2015-08-25T14:24:00Z">
                  <w:rPr>
                    <w:rFonts w:ascii="Calibri" w:eastAsia="Times New Roman" w:hAnsi="Calibri" w:cs="Calibri"/>
                    <w:color w:val="000000"/>
                  </w:rPr>
                </w:rPrChange>
              </w:rPr>
              <w:t>0.52</w:t>
            </w:r>
          </w:p>
        </w:tc>
      </w:tr>
      <w:tr w:rsidR="00F76D9A" w:rsidRPr="00F76D9A" w:rsidTr="008F24AB">
        <w:trPr>
          <w:trHeight w:val="300"/>
          <w:trPrChange w:id="2840" w:author="Gabriel Correa" w:date="2015-08-26T03:31:00Z">
            <w:trPr>
              <w:trHeight w:val="300"/>
            </w:trPr>
          </w:trPrChange>
        </w:trPr>
        <w:tc>
          <w:tcPr>
            <w:tcW w:w="2949" w:type="dxa"/>
            <w:noWrap/>
            <w:hideMark/>
            <w:tcPrChange w:id="2841" w:author="Gabriel Correa" w:date="2015-08-26T03:31:00Z">
              <w:tcPr>
                <w:tcW w:w="2647" w:type="dxa"/>
                <w:noWrap/>
                <w:hideMark/>
              </w:tcPr>
            </w:tcPrChange>
          </w:tcPr>
          <w:p w:rsidR="00F76D9A" w:rsidRPr="00E02554" w:rsidRDefault="00F76D9A" w:rsidP="00F76D9A">
            <w:pPr>
              <w:rPr>
                <w:rFonts w:eastAsia="Times New Roman" w:cs="Calibri"/>
                <w:color w:val="000000"/>
                <w:rPrChange w:id="2842"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843" w:author="Gabriel Correa" w:date="2015-08-25T14:24:00Z">
                  <w:rPr>
                    <w:rFonts w:ascii="Calibri" w:eastAsia="Times New Roman" w:hAnsi="Calibri" w:cs="Calibri"/>
                    <w:color w:val="000000"/>
                  </w:rPr>
                </w:rPrChange>
              </w:rPr>
              <w:t>LibSVM</w:t>
            </w:r>
            <w:proofErr w:type="spellEnd"/>
          </w:p>
        </w:tc>
        <w:tc>
          <w:tcPr>
            <w:tcW w:w="1200" w:type="dxa"/>
            <w:noWrap/>
            <w:hideMark/>
            <w:tcPrChange w:id="284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45" w:author="Gabriel Correa" w:date="2015-08-25T14:24:00Z">
                  <w:rPr>
                    <w:rFonts w:ascii="Calibri" w:eastAsia="Times New Roman" w:hAnsi="Calibri" w:cs="Calibri"/>
                    <w:color w:val="000000"/>
                  </w:rPr>
                </w:rPrChange>
              </w:rPr>
            </w:pPr>
            <w:r w:rsidRPr="00E02554">
              <w:rPr>
                <w:rFonts w:eastAsia="Times New Roman" w:cs="Calibri"/>
                <w:color w:val="000000"/>
                <w:rPrChange w:id="2846" w:author="Gabriel Correa" w:date="2015-08-25T14:24:00Z">
                  <w:rPr>
                    <w:rFonts w:ascii="Calibri" w:eastAsia="Times New Roman" w:hAnsi="Calibri" w:cs="Calibri"/>
                    <w:color w:val="000000"/>
                  </w:rPr>
                </w:rPrChange>
              </w:rPr>
              <w:t>0.66</w:t>
            </w:r>
          </w:p>
        </w:tc>
        <w:tc>
          <w:tcPr>
            <w:tcW w:w="1200" w:type="dxa"/>
            <w:noWrap/>
            <w:hideMark/>
            <w:tcPrChange w:id="284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48" w:author="Gabriel Correa" w:date="2015-08-25T14:24:00Z">
                  <w:rPr>
                    <w:rFonts w:ascii="Calibri" w:eastAsia="Times New Roman" w:hAnsi="Calibri" w:cs="Calibri"/>
                    <w:color w:val="000000"/>
                  </w:rPr>
                </w:rPrChange>
              </w:rPr>
            </w:pPr>
            <w:r w:rsidRPr="00E02554">
              <w:rPr>
                <w:rFonts w:eastAsia="Times New Roman" w:cs="Calibri"/>
                <w:color w:val="000000"/>
                <w:rPrChange w:id="2849" w:author="Gabriel Correa" w:date="2015-08-25T14:24:00Z">
                  <w:rPr>
                    <w:rFonts w:ascii="Calibri" w:eastAsia="Times New Roman" w:hAnsi="Calibri" w:cs="Calibri"/>
                    <w:color w:val="000000"/>
                  </w:rPr>
                </w:rPrChange>
              </w:rPr>
              <w:t>0.87</w:t>
            </w:r>
          </w:p>
        </w:tc>
        <w:tc>
          <w:tcPr>
            <w:tcW w:w="1200" w:type="dxa"/>
            <w:noWrap/>
            <w:hideMark/>
            <w:tcPrChange w:id="285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51" w:author="Gabriel Correa" w:date="2015-08-25T14:24:00Z">
                  <w:rPr>
                    <w:rFonts w:ascii="Calibri" w:eastAsia="Times New Roman" w:hAnsi="Calibri" w:cs="Calibri"/>
                    <w:color w:val="000000"/>
                  </w:rPr>
                </w:rPrChange>
              </w:rPr>
            </w:pPr>
            <w:r w:rsidRPr="00E02554">
              <w:rPr>
                <w:rFonts w:eastAsia="Times New Roman" w:cs="Calibri"/>
                <w:color w:val="000000"/>
                <w:rPrChange w:id="2852" w:author="Gabriel Correa" w:date="2015-08-25T14:24:00Z">
                  <w:rPr>
                    <w:rFonts w:ascii="Calibri" w:eastAsia="Times New Roman" w:hAnsi="Calibri" w:cs="Calibri"/>
                    <w:color w:val="000000"/>
                  </w:rPr>
                </w:rPrChange>
              </w:rPr>
              <w:t>0.53</w:t>
            </w:r>
          </w:p>
        </w:tc>
        <w:tc>
          <w:tcPr>
            <w:tcW w:w="1200" w:type="dxa"/>
            <w:noWrap/>
            <w:hideMark/>
            <w:tcPrChange w:id="285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54" w:author="Gabriel Correa" w:date="2015-08-25T14:24:00Z">
                  <w:rPr>
                    <w:rFonts w:ascii="Calibri" w:eastAsia="Times New Roman" w:hAnsi="Calibri" w:cs="Calibri"/>
                    <w:color w:val="000000"/>
                  </w:rPr>
                </w:rPrChange>
              </w:rPr>
            </w:pPr>
            <w:r w:rsidRPr="00E02554">
              <w:rPr>
                <w:rFonts w:eastAsia="Times New Roman" w:cs="Calibri"/>
                <w:color w:val="000000"/>
                <w:rPrChange w:id="2855" w:author="Gabriel Correa" w:date="2015-08-25T14:24:00Z">
                  <w:rPr>
                    <w:rFonts w:ascii="Calibri" w:eastAsia="Times New Roman" w:hAnsi="Calibri" w:cs="Calibri"/>
                    <w:color w:val="000000"/>
                  </w:rPr>
                </w:rPrChange>
              </w:rPr>
              <w:t>0.88</w:t>
            </w:r>
          </w:p>
        </w:tc>
        <w:tc>
          <w:tcPr>
            <w:tcW w:w="1200" w:type="dxa"/>
            <w:noWrap/>
            <w:hideMark/>
            <w:tcPrChange w:id="285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57" w:author="Gabriel Correa" w:date="2015-08-25T14:24:00Z">
                  <w:rPr>
                    <w:rFonts w:ascii="Calibri" w:eastAsia="Times New Roman" w:hAnsi="Calibri" w:cs="Calibri"/>
                    <w:color w:val="000000"/>
                  </w:rPr>
                </w:rPrChange>
              </w:rPr>
            </w:pPr>
            <w:r w:rsidRPr="00E02554">
              <w:rPr>
                <w:rFonts w:eastAsia="Times New Roman" w:cs="Calibri"/>
                <w:color w:val="000000"/>
                <w:rPrChange w:id="2858" w:author="Gabriel Correa" w:date="2015-08-25T14:24:00Z">
                  <w:rPr>
                    <w:rFonts w:ascii="Calibri" w:eastAsia="Times New Roman" w:hAnsi="Calibri" w:cs="Calibri"/>
                    <w:color w:val="000000"/>
                  </w:rPr>
                </w:rPrChange>
              </w:rPr>
              <w:t>0.59</w:t>
            </w:r>
          </w:p>
        </w:tc>
      </w:tr>
      <w:tr w:rsidR="00F76D9A" w:rsidRPr="00F76D9A" w:rsidTr="008F24AB">
        <w:trPr>
          <w:trHeight w:val="300"/>
          <w:trPrChange w:id="2859" w:author="Gabriel Correa" w:date="2015-08-26T03:31:00Z">
            <w:trPr>
              <w:trHeight w:val="300"/>
            </w:trPr>
          </w:trPrChange>
        </w:trPr>
        <w:tc>
          <w:tcPr>
            <w:tcW w:w="2949" w:type="dxa"/>
            <w:noWrap/>
            <w:hideMark/>
            <w:tcPrChange w:id="2860" w:author="Gabriel Correa" w:date="2015-08-26T03:31:00Z">
              <w:tcPr>
                <w:tcW w:w="2647" w:type="dxa"/>
                <w:noWrap/>
                <w:hideMark/>
              </w:tcPr>
            </w:tcPrChange>
          </w:tcPr>
          <w:p w:rsidR="00F76D9A" w:rsidRPr="00E02554" w:rsidRDefault="00F76D9A" w:rsidP="00F76D9A">
            <w:pPr>
              <w:rPr>
                <w:rFonts w:eastAsia="Times New Roman" w:cs="Calibri"/>
                <w:color w:val="000000"/>
                <w:rPrChange w:id="2861" w:author="Gabriel Correa" w:date="2015-08-25T14:24:00Z">
                  <w:rPr>
                    <w:rFonts w:ascii="Calibri" w:eastAsia="Times New Roman" w:hAnsi="Calibri" w:cs="Calibri"/>
                    <w:color w:val="000000"/>
                  </w:rPr>
                </w:rPrChange>
              </w:rPr>
            </w:pPr>
            <w:r w:rsidRPr="00E02554">
              <w:rPr>
                <w:rFonts w:eastAsia="Times New Roman" w:cs="Calibri"/>
                <w:color w:val="000000"/>
                <w:rPrChange w:id="2862" w:author="Gabriel Correa" w:date="2015-08-25T14:24:00Z">
                  <w:rPr>
                    <w:rFonts w:ascii="Calibri" w:eastAsia="Times New Roman" w:hAnsi="Calibri" w:cs="Calibri"/>
                    <w:color w:val="000000"/>
                  </w:rPr>
                </w:rPrChange>
              </w:rPr>
              <w:t>SMO</w:t>
            </w:r>
          </w:p>
        </w:tc>
        <w:tc>
          <w:tcPr>
            <w:tcW w:w="1200" w:type="dxa"/>
            <w:noWrap/>
            <w:hideMark/>
            <w:tcPrChange w:id="2863"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864"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865" w:author="Gabriel Correa" w:date="2015-08-25T14:24:00Z">
                  <w:rPr>
                    <w:rFonts w:ascii="Calibri" w:eastAsia="Times New Roman" w:hAnsi="Calibri" w:cs="Calibri"/>
                    <w:b/>
                    <w:bCs/>
                    <w:color w:val="000000"/>
                  </w:rPr>
                </w:rPrChange>
              </w:rPr>
              <w:t>0.66</w:t>
            </w:r>
          </w:p>
        </w:tc>
        <w:tc>
          <w:tcPr>
            <w:tcW w:w="1200" w:type="dxa"/>
            <w:noWrap/>
            <w:hideMark/>
            <w:tcPrChange w:id="286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67" w:author="Gabriel Correa" w:date="2015-08-25T14:24:00Z">
                  <w:rPr>
                    <w:rFonts w:ascii="Calibri" w:eastAsia="Times New Roman" w:hAnsi="Calibri" w:cs="Calibri"/>
                    <w:color w:val="000000"/>
                  </w:rPr>
                </w:rPrChange>
              </w:rPr>
            </w:pPr>
            <w:r w:rsidRPr="00E02554">
              <w:rPr>
                <w:rFonts w:eastAsia="Times New Roman" w:cs="Calibri"/>
                <w:color w:val="000000"/>
                <w:rPrChange w:id="2868" w:author="Gabriel Correa" w:date="2015-08-25T14:24:00Z">
                  <w:rPr>
                    <w:rFonts w:ascii="Calibri" w:eastAsia="Times New Roman" w:hAnsi="Calibri" w:cs="Calibri"/>
                    <w:color w:val="000000"/>
                  </w:rPr>
                </w:rPrChange>
              </w:rPr>
              <w:t>0.87</w:t>
            </w:r>
          </w:p>
        </w:tc>
        <w:tc>
          <w:tcPr>
            <w:tcW w:w="1200" w:type="dxa"/>
            <w:noWrap/>
            <w:hideMark/>
            <w:tcPrChange w:id="286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70" w:author="Gabriel Correa" w:date="2015-08-25T14:24:00Z">
                  <w:rPr>
                    <w:rFonts w:ascii="Calibri" w:eastAsia="Times New Roman" w:hAnsi="Calibri" w:cs="Calibri"/>
                    <w:color w:val="000000"/>
                  </w:rPr>
                </w:rPrChange>
              </w:rPr>
            </w:pPr>
            <w:r w:rsidRPr="00E02554">
              <w:rPr>
                <w:rFonts w:eastAsia="Times New Roman" w:cs="Calibri"/>
                <w:color w:val="000000"/>
                <w:rPrChange w:id="2871" w:author="Gabriel Correa" w:date="2015-08-25T14:24:00Z">
                  <w:rPr>
                    <w:rFonts w:ascii="Calibri" w:eastAsia="Times New Roman" w:hAnsi="Calibri" w:cs="Calibri"/>
                    <w:color w:val="000000"/>
                  </w:rPr>
                </w:rPrChange>
              </w:rPr>
              <w:t>0.53</w:t>
            </w:r>
          </w:p>
        </w:tc>
        <w:tc>
          <w:tcPr>
            <w:tcW w:w="1200" w:type="dxa"/>
            <w:noWrap/>
            <w:hideMark/>
            <w:tcPrChange w:id="287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73" w:author="Gabriel Correa" w:date="2015-08-25T14:24:00Z">
                  <w:rPr>
                    <w:rFonts w:ascii="Calibri" w:eastAsia="Times New Roman" w:hAnsi="Calibri" w:cs="Calibri"/>
                    <w:color w:val="000000"/>
                  </w:rPr>
                </w:rPrChange>
              </w:rPr>
            </w:pPr>
            <w:r w:rsidRPr="00E02554">
              <w:rPr>
                <w:rFonts w:eastAsia="Times New Roman" w:cs="Calibri"/>
                <w:color w:val="000000"/>
                <w:rPrChange w:id="2874" w:author="Gabriel Correa" w:date="2015-08-25T14:24:00Z">
                  <w:rPr>
                    <w:rFonts w:ascii="Calibri" w:eastAsia="Times New Roman" w:hAnsi="Calibri" w:cs="Calibri"/>
                    <w:color w:val="000000"/>
                  </w:rPr>
                </w:rPrChange>
              </w:rPr>
              <w:t>0.88</w:t>
            </w:r>
          </w:p>
        </w:tc>
        <w:tc>
          <w:tcPr>
            <w:tcW w:w="1200" w:type="dxa"/>
            <w:noWrap/>
            <w:hideMark/>
            <w:tcPrChange w:id="287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76" w:author="Gabriel Correa" w:date="2015-08-25T14:24:00Z">
                  <w:rPr>
                    <w:rFonts w:ascii="Calibri" w:eastAsia="Times New Roman" w:hAnsi="Calibri" w:cs="Calibri"/>
                    <w:color w:val="000000"/>
                  </w:rPr>
                </w:rPrChange>
              </w:rPr>
            </w:pPr>
            <w:r w:rsidRPr="00E02554">
              <w:rPr>
                <w:rFonts w:eastAsia="Times New Roman" w:cs="Calibri"/>
                <w:color w:val="000000"/>
                <w:rPrChange w:id="2877" w:author="Gabriel Correa" w:date="2015-08-25T14:24:00Z">
                  <w:rPr>
                    <w:rFonts w:ascii="Calibri" w:eastAsia="Times New Roman" w:hAnsi="Calibri" w:cs="Calibri"/>
                    <w:color w:val="000000"/>
                  </w:rPr>
                </w:rPrChange>
              </w:rPr>
              <w:t>0.59</w:t>
            </w:r>
          </w:p>
        </w:tc>
      </w:tr>
      <w:tr w:rsidR="00F76D9A" w:rsidRPr="00F76D9A" w:rsidTr="008F24AB">
        <w:trPr>
          <w:trHeight w:val="300"/>
          <w:trPrChange w:id="2878" w:author="Gabriel Correa" w:date="2015-08-26T03:31:00Z">
            <w:trPr>
              <w:trHeight w:val="300"/>
            </w:trPr>
          </w:trPrChange>
        </w:trPr>
        <w:tc>
          <w:tcPr>
            <w:tcW w:w="2949" w:type="dxa"/>
            <w:noWrap/>
            <w:hideMark/>
            <w:tcPrChange w:id="2879" w:author="Gabriel Correa" w:date="2015-08-26T03:31:00Z">
              <w:tcPr>
                <w:tcW w:w="2647" w:type="dxa"/>
                <w:noWrap/>
                <w:hideMark/>
              </w:tcPr>
            </w:tcPrChange>
          </w:tcPr>
          <w:p w:rsidR="00F76D9A" w:rsidRPr="00E02554" w:rsidRDefault="00F76D9A" w:rsidP="00F76D9A">
            <w:pPr>
              <w:rPr>
                <w:rFonts w:eastAsia="Times New Roman" w:cs="Calibri"/>
                <w:color w:val="000000"/>
                <w:rPrChange w:id="288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881" w:author="Gabriel Correa" w:date="2015-08-25T14:24:00Z">
                  <w:rPr>
                    <w:rFonts w:ascii="Calibri" w:eastAsia="Times New Roman" w:hAnsi="Calibri" w:cs="Calibri"/>
                    <w:color w:val="000000"/>
                  </w:rPr>
                </w:rPrChange>
              </w:rPr>
              <w:t>DMNBtext</w:t>
            </w:r>
            <w:proofErr w:type="spellEnd"/>
          </w:p>
        </w:tc>
        <w:tc>
          <w:tcPr>
            <w:tcW w:w="1200" w:type="dxa"/>
            <w:noWrap/>
            <w:hideMark/>
            <w:tcPrChange w:id="288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83" w:author="Gabriel Correa" w:date="2015-08-25T14:24:00Z">
                  <w:rPr>
                    <w:rFonts w:ascii="Calibri" w:eastAsia="Times New Roman" w:hAnsi="Calibri" w:cs="Calibri"/>
                    <w:color w:val="000000"/>
                  </w:rPr>
                </w:rPrChange>
              </w:rPr>
            </w:pPr>
            <w:r w:rsidRPr="00E02554">
              <w:rPr>
                <w:rFonts w:eastAsia="Times New Roman" w:cs="Calibri"/>
                <w:color w:val="000000"/>
                <w:rPrChange w:id="2884" w:author="Gabriel Correa" w:date="2015-08-25T14:24:00Z">
                  <w:rPr>
                    <w:rFonts w:ascii="Calibri" w:eastAsia="Times New Roman" w:hAnsi="Calibri" w:cs="Calibri"/>
                    <w:color w:val="000000"/>
                  </w:rPr>
                </w:rPrChange>
              </w:rPr>
              <w:t>0.66</w:t>
            </w:r>
          </w:p>
        </w:tc>
        <w:tc>
          <w:tcPr>
            <w:tcW w:w="1200" w:type="dxa"/>
            <w:noWrap/>
            <w:hideMark/>
            <w:tcPrChange w:id="288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86" w:author="Gabriel Correa" w:date="2015-08-25T14:24:00Z">
                  <w:rPr>
                    <w:rFonts w:ascii="Calibri" w:eastAsia="Times New Roman" w:hAnsi="Calibri" w:cs="Calibri"/>
                    <w:color w:val="000000"/>
                  </w:rPr>
                </w:rPrChange>
              </w:rPr>
            </w:pPr>
            <w:r w:rsidRPr="00E02554">
              <w:rPr>
                <w:rFonts w:eastAsia="Times New Roman" w:cs="Calibri"/>
                <w:color w:val="000000"/>
                <w:rPrChange w:id="2887" w:author="Gabriel Correa" w:date="2015-08-25T14:24:00Z">
                  <w:rPr>
                    <w:rFonts w:ascii="Calibri" w:eastAsia="Times New Roman" w:hAnsi="Calibri" w:cs="Calibri"/>
                    <w:color w:val="000000"/>
                  </w:rPr>
                </w:rPrChange>
              </w:rPr>
              <w:t>0.87</w:t>
            </w:r>
          </w:p>
        </w:tc>
        <w:tc>
          <w:tcPr>
            <w:tcW w:w="1200" w:type="dxa"/>
            <w:noWrap/>
            <w:hideMark/>
            <w:tcPrChange w:id="288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89" w:author="Gabriel Correa" w:date="2015-08-25T14:24:00Z">
                  <w:rPr>
                    <w:rFonts w:ascii="Calibri" w:eastAsia="Times New Roman" w:hAnsi="Calibri" w:cs="Calibri"/>
                    <w:color w:val="000000"/>
                  </w:rPr>
                </w:rPrChange>
              </w:rPr>
            </w:pPr>
            <w:r w:rsidRPr="00E02554">
              <w:rPr>
                <w:rFonts w:eastAsia="Times New Roman" w:cs="Calibri"/>
                <w:color w:val="000000"/>
                <w:rPrChange w:id="2890" w:author="Gabriel Correa" w:date="2015-08-25T14:24:00Z">
                  <w:rPr>
                    <w:rFonts w:ascii="Calibri" w:eastAsia="Times New Roman" w:hAnsi="Calibri" w:cs="Calibri"/>
                    <w:color w:val="000000"/>
                  </w:rPr>
                </w:rPrChange>
              </w:rPr>
              <w:t>0.54</w:t>
            </w:r>
          </w:p>
        </w:tc>
        <w:tc>
          <w:tcPr>
            <w:tcW w:w="1200" w:type="dxa"/>
            <w:noWrap/>
            <w:hideMark/>
            <w:tcPrChange w:id="289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92" w:author="Gabriel Correa" w:date="2015-08-25T14:24:00Z">
                  <w:rPr>
                    <w:rFonts w:ascii="Calibri" w:eastAsia="Times New Roman" w:hAnsi="Calibri" w:cs="Calibri"/>
                    <w:color w:val="000000"/>
                  </w:rPr>
                </w:rPrChange>
              </w:rPr>
            </w:pPr>
            <w:r w:rsidRPr="00E02554">
              <w:rPr>
                <w:rFonts w:eastAsia="Times New Roman" w:cs="Calibri"/>
                <w:color w:val="000000"/>
                <w:rPrChange w:id="2893" w:author="Gabriel Correa" w:date="2015-08-25T14:24:00Z">
                  <w:rPr>
                    <w:rFonts w:ascii="Calibri" w:eastAsia="Times New Roman" w:hAnsi="Calibri" w:cs="Calibri"/>
                    <w:color w:val="000000"/>
                  </w:rPr>
                </w:rPrChange>
              </w:rPr>
              <w:t>0.94</w:t>
            </w:r>
          </w:p>
        </w:tc>
        <w:tc>
          <w:tcPr>
            <w:tcW w:w="1200" w:type="dxa"/>
            <w:noWrap/>
            <w:hideMark/>
            <w:tcPrChange w:id="289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895" w:author="Gabriel Correa" w:date="2015-08-25T14:24:00Z">
                  <w:rPr>
                    <w:rFonts w:ascii="Calibri" w:eastAsia="Times New Roman" w:hAnsi="Calibri" w:cs="Calibri"/>
                    <w:color w:val="000000"/>
                  </w:rPr>
                </w:rPrChange>
              </w:rPr>
            </w:pPr>
            <w:r w:rsidRPr="00E02554">
              <w:rPr>
                <w:rFonts w:eastAsia="Times New Roman" w:cs="Calibri"/>
                <w:color w:val="000000"/>
                <w:rPrChange w:id="2896" w:author="Gabriel Correa" w:date="2015-08-25T14:24:00Z">
                  <w:rPr>
                    <w:rFonts w:ascii="Calibri" w:eastAsia="Times New Roman" w:hAnsi="Calibri" w:cs="Calibri"/>
                    <w:color w:val="000000"/>
                  </w:rPr>
                </w:rPrChange>
              </w:rPr>
              <w:t>0.60</w:t>
            </w:r>
          </w:p>
        </w:tc>
      </w:tr>
      <w:tr w:rsidR="00F76D9A" w:rsidRPr="00F76D9A" w:rsidTr="008F24AB">
        <w:trPr>
          <w:trHeight w:val="300"/>
          <w:trPrChange w:id="2897" w:author="Gabriel Correa" w:date="2015-08-26T03:31:00Z">
            <w:trPr>
              <w:trHeight w:val="300"/>
            </w:trPr>
          </w:trPrChange>
        </w:trPr>
        <w:tc>
          <w:tcPr>
            <w:tcW w:w="2949" w:type="dxa"/>
            <w:noWrap/>
            <w:hideMark/>
            <w:tcPrChange w:id="2898" w:author="Gabriel Correa" w:date="2015-08-26T03:31:00Z">
              <w:tcPr>
                <w:tcW w:w="2647" w:type="dxa"/>
                <w:noWrap/>
                <w:hideMark/>
              </w:tcPr>
            </w:tcPrChange>
          </w:tcPr>
          <w:p w:rsidR="00F76D9A" w:rsidRPr="00E02554" w:rsidRDefault="00F76D9A" w:rsidP="00F76D9A">
            <w:pPr>
              <w:rPr>
                <w:rFonts w:eastAsia="Times New Roman" w:cs="Calibri"/>
                <w:color w:val="000000"/>
                <w:rPrChange w:id="289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900" w:author="Gabriel Correa" w:date="2015-08-25T14:24:00Z">
                  <w:rPr>
                    <w:rFonts w:ascii="Calibri" w:eastAsia="Times New Roman" w:hAnsi="Calibri" w:cs="Calibri"/>
                    <w:color w:val="000000"/>
                  </w:rPr>
                </w:rPrChange>
              </w:rPr>
              <w:t>RandomForest</w:t>
            </w:r>
            <w:proofErr w:type="spellEnd"/>
          </w:p>
        </w:tc>
        <w:tc>
          <w:tcPr>
            <w:tcW w:w="1200" w:type="dxa"/>
            <w:noWrap/>
            <w:hideMark/>
            <w:tcPrChange w:id="2901"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902"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903" w:author="Gabriel Correa" w:date="2015-08-25T14:24:00Z">
                  <w:rPr>
                    <w:rFonts w:ascii="Calibri" w:eastAsia="Times New Roman" w:hAnsi="Calibri" w:cs="Calibri"/>
                    <w:b/>
                    <w:bCs/>
                    <w:color w:val="000000"/>
                  </w:rPr>
                </w:rPrChange>
              </w:rPr>
              <w:t>0.71</w:t>
            </w:r>
          </w:p>
        </w:tc>
        <w:tc>
          <w:tcPr>
            <w:tcW w:w="1200" w:type="dxa"/>
            <w:noWrap/>
            <w:hideMark/>
            <w:tcPrChange w:id="290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05" w:author="Gabriel Correa" w:date="2015-08-25T14:24:00Z">
                  <w:rPr>
                    <w:rFonts w:ascii="Calibri" w:eastAsia="Times New Roman" w:hAnsi="Calibri" w:cs="Calibri"/>
                    <w:color w:val="000000"/>
                  </w:rPr>
                </w:rPrChange>
              </w:rPr>
            </w:pPr>
            <w:r w:rsidRPr="00E02554">
              <w:rPr>
                <w:rFonts w:eastAsia="Times New Roman" w:cs="Calibri"/>
                <w:color w:val="000000"/>
                <w:rPrChange w:id="2906" w:author="Gabriel Correa" w:date="2015-08-25T14:24:00Z">
                  <w:rPr>
                    <w:rFonts w:ascii="Calibri" w:eastAsia="Times New Roman" w:hAnsi="Calibri" w:cs="Calibri"/>
                    <w:color w:val="000000"/>
                  </w:rPr>
                </w:rPrChange>
              </w:rPr>
              <w:t>0.77</w:t>
            </w:r>
          </w:p>
        </w:tc>
        <w:tc>
          <w:tcPr>
            <w:tcW w:w="1200" w:type="dxa"/>
            <w:noWrap/>
            <w:hideMark/>
            <w:tcPrChange w:id="290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08" w:author="Gabriel Correa" w:date="2015-08-25T14:24:00Z">
                  <w:rPr>
                    <w:rFonts w:ascii="Calibri" w:eastAsia="Times New Roman" w:hAnsi="Calibri" w:cs="Calibri"/>
                    <w:color w:val="000000"/>
                  </w:rPr>
                </w:rPrChange>
              </w:rPr>
            </w:pPr>
            <w:r w:rsidRPr="00E02554">
              <w:rPr>
                <w:rFonts w:eastAsia="Times New Roman" w:cs="Calibri"/>
                <w:color w:val="000000"/>
                <w:rPrChange w:id="2909" w:author="Gabriel Correa" w:date="2015-08-25T14:24:00Z">
                  <w:rPr>
                    <w:rFonts w:ascii="Calibri" w:eastAsia="Times New Roman" w:hAnsi="Calibri" w:cs="Calibri"/>
                    <w:color w:val="000000"/>
                  </w:rPr>
                </w:rPrChange>
              </w:rPr>
              <w:t>0.67</w:t>
            </w:r>
          </w:p>
        </w:tc>
        <w:tc>
          <w:tcPr>
            <w:tcW w:w="1200" w:type="dxa"/>
            <w:noWrap/>
            <w:hideMark/>
            <w:tcPrChange w:id="291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911" w:author="Gabriel Correa" w:date="2015-08-25T14:24:00Z">
                  <w:rPr>
                    <w:rFonts w:ascii="Calibri" w:eastAsia="Times New Roman" w:hAnsi="Calibri" w:cs="Calibri"/>
                    <w:color w:val="000000"/>
                  </w:rPr>
                </w:rPrChange>
              </w:rPr>
            </w:pPr>
            <w:r w:rsidRPr="00E02554">
              <w:rPr>
                <w:rFonts w:eastAsia="Times New Roman" w:cs="Calibri"/>
                <w:color w:val="000000"/>
                <w:rPrChange w:id="2912" w:author="Gabriel Correa" w:date="2015-08-25T14:24:00Z">
                  <w:rPr>
                    <w:rFonts w:ascii="Calibri" w:eastAsia="Times New Roman" w:hAnsi="Calibri" w:cs="Calibri"/>
                    <w:color w:val="000000"/>
                  </w:rPr>
                </w:rPrChange>
              </w:rPr>
              <w:t>0.96</w:t>
            </w:r>
          </w:p>
        </w:tc>
        <w:tc>
          <w:tcPr>
            <w:tcW w:w="1200" w:type="dxa"/>
            <w:noWrap/>
            <w:hideMark/>
            <w:tcPrChange w:id="2913"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2914" w:author="Gabriel Correa" w:date="2015-08-25T14:24:00Z">
                  <w:rPr>
                    <w:rFonts w:ascii="Calibri" w:eastAsia="Times New Roman" w:hAnsi="Calibri" w:cs="Calibri"/>
                    <w:color w:val="000000"/>
                  </w:rPr>
                </w:rPrChange>
              </w:rPr>
            </w:pPr>
            <w:r w:rsidRPr="00E02554">
              <w:rPr>
                <w:rFonts w:eastAsia="Times New Roman" w:cs="Calibri"/>
                <w:color w:val="000000"/>
                <w:rPrChange w:id="2915" w:author="Gabriel Correa" w:date="2015-08-25T14:24:00Z">
                  <w:rPr>
                    <w:rFonts w:ascii="Calibri" w:eastAsia="Times New Roman" w:hAnsi="Calibri" w:cs="Calibri"/>
                    <w:color w:val="000000"/>
                  </w:rPr>
                </w:rPrChange>
              </w:rPr>
              <w:t>0.67</w:t>
            </w:r>
          </w:p>
        </w:tc>
      </w:tr>
    </w:tbl>
    <w:p w:rsidR="00F76D9A" w:rsidRPr="00E02554" w:rsidDel="008F24AB" w:rsidRDefault="00BF44B1" w:rsidP="00BF44B1">
      <w:pPr>
        <w:pStyle w:val="Epgrafe"/>
        <w:rPr>
          <w:del w:id="2916" w:author="Gabriel Correa" w:date="2015-08-26T03:33:00Z"/>
        </w:rPr>
      </w:pPr>
      <w:del w:id="2917" w:author="Gabriel Correa" w:date="2015-08-26T03:33:00Z">
        <w:r w:rsidDel="008F24AB">
          <w:delText xml:space="preserve">Imagen </w:delText>
        </w:r>
      </w:del>
      <w:del w:id="2918" w:author="Gabriel Correa" w:date="2015-08-26T03:13:00Z">
        <w:r w:rsidR="005D2320" w:rsidDel="005D2320">
          <w:rPr>
            <w:b w:val="0"/>
            <w:bCs w:val="0"/>
          </w:rPr>
          <w:fldChar w:fldCharType="begin"/>
        </w:r>
        <w:r w:rsidR="005D2320" w:rsidDel="005D2320">
          <w:delInstrText xml:space="preserve"> STYLEREF 1 \s </w:delInstrText>
        </w:r>
        <w:r w:rsidR="005D2320" w:rsidDel="005D2320">
          <w:rPr>
            <w:b w:val="0"/>
            <w:bCs w:val="0"/>
          </w:rPr>
          <w:fldChar w:fldCharType="separate"/>
        </w:r>
        <w:r w:rsidR="005D2320" w:rsidDel="005D2320">
          <w:rPr>
            <w:noProof/>
          </w:rPr>
          <w:delText>6</w:delText>
        </w:r>
        <w:r w:rsidR="005D2320" w:rsidDel="005D2320">
          <w:rPr>
            <w:b w:val="0"/>
            <w:bCs w:val="0"/>
            <w:noProof/>
          </w:rPr>
          <w:fldChar w:fldCharType="end"/>
        </w:r>
        <w:r w:rsidDel="005D2320">
          <w:delText>.</w:delText>
        </w:r>
        <w:r w:rsidR="005D2320" w:rsidDel="005D2320">
          <w:rPr>
            <w:b w:val="0"/>
            <w:bCs w:val="0"/>
          </w:rPr>
          <w:fldChar w:fldCharType="begin"/>
        </w:r>
        <w:r w:rsidR="005D2320" w:rsidDel="005D2320">
          <w:delInstrText xml:space="preserve"> SEQ Imagen \* ARABIC \s 1 </w:delInstrText>
        </w:r>
        <w:r w:rsidR="005D2320" w:rsidDel="005D2320">
          <w:rPr>
            <w:b w:val="0"/>
            <w:bCs w:val="0"/>
          </w:rPr>
          <w:fldChar w:fldCharType="separate"/>
        </w:r>
        <w:r w:rsidR="005D2320" w:rsidDel="005D2320">
          <w:rPr>
            <w:noProof/>
          </w:rPr>
          <w:delText>1</w:delText>
        </w:r>
        <w:r w:rsidR="005D2320" w:rsidDel="005D2320">
          <w:rPr>
            <w:b w:val="0"/>
            <w:bCs w:val="0"/>
            <w:noProof/>
          </w:rPr>
          <w:fldChar w:fldCharType="end"/>
        </w:r>
      </w:del>
    </w:p>
    <w:p w:rsidR="001809B5" w:rsidRDefault="003B08A8">
      <w:pPr>
        <w:keepNext/>
        <w:rPr>
          <w:ins w:id="2919" w:author="Gabriel Correa" w:date="2015-08-26T03:34:00Z"/>
        </w:rPr>
      </w:pPr>
      <w:r w:rsidRPr="007C2995">
        <w:rPr>
          <w:noProof/>
        </w:rPr>
        <w:drawing>
          <wp:inline distT="0" distB="0" distL="0" distR="0" wp14:anchorId="0A770971" wp14:editId="13B1DDB7">
            <wp:extent cx="4277322" cy="2257740"/>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Optimizar-FMeasure-mejor-que-Recall.png"/>
                    <pic:cNvPicPr/>
                  </pic:nvPicPr>
                  <pic:blipFill>
                    <a:blip r:embed="rId29">
                      <a:extLst>
                        <a:ext uri="{28A0092B-C50C-407E-A947-70E740481C1C}">
                          <a14:useLocalDpi xmlns:a14="http://schemas.microsoft.com/office/drawing/2010/main" val="0"/>
                        </a:ext>
                      </a:extLst>
                    </a:blip>
                    <a:stretch>
                      <a:fillRect/>
                    </a:stretch>
                  </pic:blipFill>
                  <pic:spPr>
                    <a:xfrm>
                      <a:off x="0" y="0"/>
                      <a:ext cx="4277322" cy="2257740"/>
                    </a:xfrm>
                    <a:prstGeom prst="rect">
                      <a:avLst/>
                    </a:prstGeom>
                  </pic:spPr>
                </pic:pic>
              </a:graphicData>
            </a:graphic>
          </wp:inline>
        </w:drawing>
      </w:r>
    </w:p>
    <w:p w:rsidR="003B08A8" w:rsidRPr="00E02554" w:rsidDel="008F24AB" w:rsidRDefault="008F24AB">
      <w:pPr>
        <w:pStyle w:val="Epgrafe"/>
        <w:rPr>
          <w:del w:id="2920" w:author="Gabriel Correa" w:date="2015-08-26T03:34:00Z"/>
        </w:rPr>
        <w:pPrChange w:id="2921" w:author="Gabriel Correa" w:date="2015-08-26T03:34:00Z">
          <w:pPr>
            <w:keepNext/>
          </w:pPr>
        </w:pPrChange>
      </w:pPr>
      <w:bookmarkStart w:id="2922" w:name="_Ref428323464"/>
      <w:ins w:id="2923" w:author="Gabriel Correa" w:date="2015-08-26T03:33:00Z">
        <w:r>
          <w:t xml:space="preserve">Imagen </w:t>
        </w:r>
      </w:ins>
      <w:r w:rsidR="00477C4E">
        <w:rPr>
          <w:b w:val="0"/>
          <w:bCs w:val="0"/>
        </w:rPr>
        <w:fldChar w:fldCharType="begin"/>
      </w:r>
      <w:r w:rsidR="00477C4E">
        <w:rPr>
          <w:b w:val="0"/>
          <w:bCs w:val="0"/>
        </w:rPr>
        <w:instrText xml:space="preserve"> STYLEREF 1 \s </w:instrText>
      </w:r>
      <w:r w:rsidR="00477C4E">
        <w:rPr>
          <w:b w:val="0"/>
          <w:bCs w:val="0"/>
        </w:rPr>
        <w:fldChar w:fldCharType="separate"/>
      </w:r>
      <w:r w:rsidR="00E159AF">
        <w:rPr>
          <w:noProof/>
        </w:rPr>
        <w:t>6</w:t>
      </w:r>
      <w:r w:rsidR="00477C4E">
        <w:rPr>
          <w:b w:val="0"/>
          <w:bCs w:val="0"/>
          <w:noProof/>
          <w:color w:val="auto"/>
          <w:sz w:val="24"/>
          <w:szCs w:val="22"/>
        </w:rPr>
        <w:fldChar w:fldCharType="end"/>
      </w:r>
      <w:r w:rsidR="00146CA9">
        <w:t>.</w:t>
      </w:r>
      <w:r w:rsidR="00477C4E">
        <w:rPr>
          <w:b w:val="0"/>
          <w:bCs w:val="0"/>
        </w:rPr>
        <w:fldChar w:fldCharType="begin"/>
      </w:r>
      <w:r w:rsidR="00477C4E">
        <w:rPr>
          <w:b w:val="0"/>
          <w:bCs w:val="0"/>
        </w:rPr>
        <w:instrText xml:space="preserve"> SEQ Imagen \* ARABIC \s 1 </w:instrText>
      </w:r>
      <w:r w:rsidR="00477C4E">
        <w:rPr>
          <w:b w:val="0"/>
          <w:bCs w:val="0"/>
        </w:rPr>
        <w:fldChar w:fldCharType="separate"/>
      </w:r>
      <w:r w:rsidR="00E159AF">
        <w:rPr>
          <w:noProof/>
        </w:rPr>
        <w:t>1</w:t>
      </w:r>
      <w:r w:rsidR="00477C4E">
        <w:rPr>
          <w:b w:val="0"/>
          <w:bCs w:val="0"/>
          <w:noProof/>
          <w:color w:val="auto"/>
          <w:sz w:val="24"/>
          <w:szCs w:val="22"/>
        </w:rPr>
        <w:fldChar w:fldCharType="end"/>
      </w:r>
      <w:bookmarkEnd w:id="2922"/>
      <w:ins w:id="2924" w:author="Gabriel Correa" w:date="2015-08-26T03:33:00Z">
        <w:r w:rsidRPr="008F24AB">
          <w:t xml:space="preserve"> </w:t>
        </w:r>
        <w:r>
          <w:t xml:space="preserve">Matrices de confusión mostrando que SMO y </w:t>
        </w:r>
        <w:proofErr w:type="spellStart"/>
        <w:r>
          <w:t>RandomForest</w:t>
        </w:r>
        <w:proofErr w:type="spellEnd"/>
        <w:r>
          <w:t xml:space="preserve"> superan en este caso a </w:t>
        </w:r>
        <w:proofErr w:type="spellStart"/>
        <w:r>
          <w:t>NaiveBayes</w:t>
        </w:r>
        <w:proofErr w:type="spellEnd"/>
        <w:r>
          <w:t xml:space="preserve"> porque tienen ambos un valor de F-</w:t>
        </w:r>
        <w:proofErr w:type="spellStart"/>
        <w:r>
          <w:t>Measure</w:t>
        </w:r>
        <w:proofErr w:type="spellEnd"/>
        <w:r>
          <w:t xml:space="preserve"> significativamente mayor a este y pueden usar una matriz de costos para mejorar sus valores de </w:t>
        </w:r>
        <w:proofErr w:type="spellStart"/>
        <w:r>
          <w:t>recall</w:t>
        </w:r>
        <w:proofErr w:type="spellEnd"/>
        <w:r>
          <w:t>.</w:t>
        </w:r>
      </w:ins>
    </w:p>
    <w:p w:rsidR="00DC4C16" w:rsidRDefault="003B08A8">
      <w:pPr>
        <w:pStyle w:val="Epgrafe"/>
      </w:pPr>
      <w:bookmarkStart w:id="2925" w:name="_Ref428137174"/>
      <w:bookmarkStart w:id="2926" w:name="_Ref428137168"/>
      <w:del w:id="2927" w:author="Gabriel Correa" w:date="2015-08-26T03:34:00Z">
        <w:r w:rsidDel="008F24AB">
          <w:delText xml:space="preserve">Imagen </w:delText>
        </w:r>
      </w:del>
      <w:del w:id="2928"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2929"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5</w:delText>
        </w:r>
        <w:r w:rsidR="002D2EC0" w:rsidDel="00F80B4D">
          <w:rPr>
            <w:noProof/>
          </w:rPr>
          <w:fldChar w:fldCharType="end"/>
        </w:r>
      </w:del>
      <w:bookmarkEnd w:id="2925"/>
      <w:del w:id="2930" w:author="Gabriel Correa" w:date="2015-08-26T03:34:00Z">
        <w:r w:rsidDel="008F24AB">
          <w:delText xml:space="preserve">:  </w:delText>
        </w:r>
      </w:del>
      <w:r>
        <w:t xml:space="preserve"> </w:t>
      </w:r>
      <w:del w:id="2931"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2926"/>
    </w:p>
    <w:p w:rsidR="00DC4C16" w:rsidRPr="00E02554" w:rsidRDefault="00E02B06" w:rsidP="00FD7889">
      <w:pPr>
        <w:rPr>
          <w:ins w:id="2932" w:author="Gabriel Correa" w:date="2015-08-25T01:30:00Z"/>
        </w:rPr>
      </w:pPr>
      <w:r w:rsidRPr="00E02554">
        <w:t xml:space="preserve">Sin embargo, también se observa que al aplicar la matriz de costos sobre un clasificador empeora su valor de </w:t>
      </w:r>
      <w:r w:rsidRPr="00E02554">
        <w:rPr>
          <w:i/>
        </w:rPr>
        <w:t>F-</w:t>
      </w:r>
      <w:proofErr w:type="spellStart"/>
      <w:r w:rsidRPr="00E02554">
        <w:rPr>
          <w:i/>
        </w:rPr>
        <w:t>Measure</w:t>
      </w:r>
      <w:proofErr w:type="spellEnd"/>
      <w:r w:rsidRPr="00E02554">
        <w:t xml:space="preserve">, lo cual se puede notar viendo el cambio en </w:t>
      </w:r>
      <w:r w:rsidRPr="00E02554">
        <w:rPr>
          <w:i/>
        </w:rPr>
        <w:t>F-</w:t>
      </w:r>
      <w:proofErr w:type="spellStart"/>
      <w:r w:rsidRPr="00E02554">
        <w:rPr>
          <w:i/>
        </w:rPr>
        <w:t>Measure</w:t>
      </w:r>
      <w:proofErr w:type="spellEnd"/>
      <w:r w:rsidRPr="00E02554">
        <w:rPr>
          <w:i/>
        </w:rPr>
        <w:t xml:space="preserve"> </w:t>
      </w:r>
      <w:r w:rsidRPr="00E02554">
        <w:t xml:space="preserve">de </w:t>
      </w:r>
      <w:r w:rsidRPr="00E02554">
        <w:rPr>
          <w:i/>
        </w:rPr>
        <w:t xml:space="preserve">SMO </w:t>
      </w:r>
      <w:r w:rsidRPr="00E02554">
        <w:t xml:space="preserve">y </w:t>
      </w:r>
      <w:proofErr w:type="spellStart"/>
      <w:r w:rsidRPr="00E02554">
        <w:rPr>
          <w:i/>
        </w:rPr>
        <w:t>RandomForest</w:t>
      </w:r>
      <w:proofErr w:type="spellEnd"/>
      <w:r w:rsidRPr="00E02554">
        <w:t xml:space="preserve"> entre la </w:t>
      </w:r>
      <w:r w:rsidRPr="00D471E1">
        <w:fldChar w:fldCharType="begin"/>
      </w:r>
      <w:r w:rsidRPr="00E02554">
        <w:instrText xml:space="preserve"> REF _Ref428137174 \h </w:instrText>
      </w:r>
      <w:r w:rsidRPr="00D471E1">
        <w:fldChar w:fldCharType="end"/>
      </w:r>
      <w:r w:rsidRPr="00E02554">
        <w:t xml:space="preserve"> y la </w:t>
      </w:r>
      <w:r w:rsidRPr="00D471E1">
        <w:fldChar w:fldCharType="begin"/>
      </w:r>
      <w:r w:rsidRPr="00E02554">
        <w:instrText xml:space="preserve"> REF _Ref428137107 \h </w:instrText>
      </w:r>
      <w:r w:rsidRPr="00D471E1">
        <w:fldChar w:fldCharType="separate"/>
      </w:r>
      <w:r w:rsidR="00E159AF">
        <w:t xml:space="preserve">Tabla </w:t>
      </w:r>
      <w:r w:rsidR="00E159AF">
        <w:rPr>
          <w:noProof/>
        </w:rPr>
        <w:t>6</w:t>
      </w:r>
      <w:ins w:id="2933" w:author="Gabriel Correa" w:date="2015-08-28T00:22:00Z">
        <w:r w:rsidR="00E159AF">
          <w:t>.</w:t>
        </w:r>
      </w:ins>
      <w:r w:rsidR="00E159AF">
        <w:rPr>
          <w:noProof/>
        </w:rPr>
        <w:t>1</w:t>
      </w:r>
      <w:r w:rsidRPr="00D471E1">
        <w:fldChar w:fldCharType="end"/>
      </w:r>
      <w:r w:rsidRPr="00E02554">
        <w:t xml:space="preserve">. Esto indica que ambos clasificadores pueden superar a </w:t>
      </w:r>
      <w:proofErr w:type="spellStart"/>
      <w:r w:rsidRPr="00E02554">
        <w:rPr>
          <w:i/>
        </w:rPr>
        <w:t>NaiveBayes</w:t>
      </w:r>
      <w:proofErr w:type="spellEnd"/>
      <w:r w:rsidRPr="00E02554">
        <w:t xml:space="preserve"> mientras su valor de </w:t>
      </w:r>
      <w:r w:rsidRPr="00E02554">
        <w:rPr>
          <w:i/>
        </w:rPr>
        <w:t>F-</w:t>
      </w:r>
      <w:proofErr w:type="spellStart"/>
      <w:r w:rsidRPr="00E02554">
        <w:rPr>
          <w:i/>
        </w:rPr>
        <w:t>Measure</w:t>
      </w:r>
      <w:proofErr w:type="spellEnd"/>
      <w:r w:rsidRPr="00E02554">
        <w:t xml:space="preserve"> </w:t>
      </w:r>
      <w:proofErr w:type="gramStart"/>
      <w:r w:rsidRPr="00E02554">
        <w:t>finales</w:t>
      </w:r>
      <w:proofErr w:type="gramEnd"/>
      <w:r w:rsidRPr="00E02554">
        <w:t xml:space="preserve"> no </w:t>
      </w:r>
      <w:r w:rsidR="00FA628A" w:rsidRPr="00E02554">
        <w:t xml:space="preserve">resulten inferiores al </w:t>
      </w:r>
      <w:r w:rsidR="00FA628A" w:rsidRPr="00E02554">
        <w:rPr>
          <w:i/>
        </w:rPr>
        <w:t>F-</w:t>
      </w:r>
      <w:proofErr w:type="spellStart"/>
      <w:r w:rsidR="00FA628A" w:rsidRPr="00E02554">
        <w:rPr>
          <w:i/>
        </w:rPr>
        <w:t>Measure</w:t>
      </w:r>
      <w:proofErr w:type="spellEnd"/>
      <w:r w:rsidR="00FA628A" w:rsidRPr="00E02554">
        <w:t xml:space="preserve"> de </w:t>
      </w:r>
      <w:proofErr w:type="spellStart"/>
      <w:r w:rsidR="00FA628A" w:rsidRPr="00E02554">
        <w:rPr>
          <w:i/>
        </w:rPr>
        <w:t>NaiveBayes</w:t>
      </w:r>
      <w:proofErr w:type="spellEnd"/>
      <w:r w:rsidR="00FA628A" w:rsidRPr="00E02554">
        <w:t>.</w:t>
      </w:r>
    </w:p>
    <w:p w:rsidR="0040326A" w:rsidRPr="00E02554" w:rsidRDefault="00972A17" w:rsidP="00FD7889">
      <w:pPr>
        <w:rPr>
          <w:ins w:id="2934" w:author="Gabriel Correa" w:date="2015-08-24T16:01:00Z"/>
        </w:rPr>
      </w:pPr>
      <w:r>
        <w:lastRenderedPageBreak/>
        <w:t>Otro problema con la matriz de costos es que</w:t>
      </w:r>
      <w:ins w:id="2935" w:author="Gabriel Correa" w:date="2015-08-25T01:30:00Z">
        <w:r w:rsidR="0040326A" w:rsidRPr="00E02554">
          <w:t xml:space="preserve"> hay clasificadores que no necesariamente mejoran su valor de </w:t>
        </w:r>
        <w:proofErr w:type="spellStart"/>
        <w:r w:rsidR="0040326A" w:rsidRPr="00E02554">
          <w:rPr>
            <w:i/>
          </w:rPr>
          <w:t>recall</w:t>
        </w:r>
        <w:proofErr w:type="spellEnd"/>
        <w:r w:rsidR="0040326A" w:rsidRPr="00E02554">
          <w:t xml:space="preserve"> e incluso pueden empeorar al usar la matriz de costos, como </w:t>
        </w:r>
      </w:ins>
      <w:ins w:id="2936" w:author="Gabriel Correa" w:date="2015-08-25T01:31:00Z">
        <w:r w:rsidR="0040326A" w:rsidRPr="00E02554">
          <w:t xml:space="preserve">se ve en la sección </w:t>
        </w:r>
      </w:ins>
      <w:ins w:id="2937" w:author="Gabriel Correa" w:date="2015-08-25T01:32:00Z">
        <w:r w:rsidR="0040326A" w:rsidRPr="00D471E1">
          <w:fldChar w:fldCharType="begin"/>
        </w:r>
        <w:r w:rsidR="0040326A" w:rsidRPr="00E02554">
          <w:instrText xml:space="preserve"> REF _Ref428229703 \w \h </w:instrText>
        </w:r>
      </w:ins>
      <w:r w:rsidR="0040326A" w:rsidRPr="00D471E1">
        <w:fldChar w:fldCharType="separate"/>
      </w:r>
      <w:r w:rsidR="00E159AF">
        <w:t>6.2.6</w:t>
      </w:r>
      <w:ins w:id="2938" w:author="Gabriel Correa" w:date="2015-08-25T01:32:00Z">
        <w:r w:rsidR="0040326A" w:rsidRPr="00D471E1">
          <w:fldChar w:fldCharType="end"/>
        </w:r>
      </w:ins>
      <w:ins w:id="2939" w:author="Gabriel Correa" w:date="2015-08-25T01:31:00Z">
        <w:r w:rsidR="0040326A" w:rsidRPr="00E02554">
          <w:t>.</w:t>
        </w:r>
      </w:ins>
    </w:p>
    <w:p w:rsidR="00565CAD" w:rsidRDefault="00565CAD">
      <w:pPr>
        <w:pStyle w:val="Ttulo3"/>
        <w:rPr>
          <w:ins w:id="2940" w:author="Gabriel Correa" w:date="2015-08-24T16:51:00Z"/>
        </w:rPr>
        <w:pPrChange w:id="2941" w:author="Gabriel Correa" w:date="2015-08-24T16:51:00Z">
          <w:pPr/>
        </w:pPrChange>
      </w:pPr>
      <w:bookmarkStart w:id="2942" w:name="_Ref428317349"/>
      <w:bookmarkStart w:id="2943" w:name="_Toc428516560"/>
      <w:ins w:id="2944" w:author="Gabriel Correa" w:date="2015-08-24T16:51:00Z">
        <w:r>
          <w:t xml:space="preserve">Usando </w:t>
        </w:r>
        <w:proofErr w:type="spellStart"/>
        <w:r>
          <w:t>Keywords</w:t>
        </w:r>
        <w:bookmarkEnd w:id="2942"/>
        <w:bookmarkEnd w:id="2943"/>
        <w:proofErr w:type="spellEnd"/>
      </w:ins>
    </w:p>
    <w:p w:rsidR="00565CAD" w:rsidRPr="00E02554" w:rsidRDefault="00565CAD" w:rsidP="00695838">
      <w:pPr>
        <w:rPr>
          <w:ins w:id="2945" w:author="Gabriel Correa" w:date="2015-08-24T16:53:00Z"/>
        </w:rPr>
      </w:pPr>
      <w:ins w:id="2946" w:author="Gabriel Correa" w:date="2015-08-24T16:51:00Z">
        <w:r w:rsidRPr="00E02554">
          <w:t>Este experimento consiste en evaluar l</w:t>
        </w:r>
      </w:ins>
      <w:ins w:id="2947" w:author="Gabriel Correa" w:date="2015-08-24T16:52:00Z">
        <w:r w:rsidRPr="00E02554">
          <w:t>as tres librerías de los</w:t>
        </w:r>
      </w:ins>
      <w:ins w:id="2948" w:author="Gabriel Correa" w:date="2015-08-24T16:51:00Z">
        <w:r w:rsidRPr="00E02554">
          <w:t xml:space="preserve"> datos finales</w:t>
        </w:r>
      </w:ins>
      <w:ins w:id="2949" w:author="Gabriel Correa" w:date="2015-08-24T16:52:00Z">
        <w:r w:rsidRPr="00E02554">
          <w:t xml:space="preserve"> usando la regla de los</w:t>
        </w:r>
        <w:r w:rsidRPr="00E02554">
          <w:rPr>
            <w:i/>
          </w:rPr>
          <w:t xml:space="preserve"> </w:t>
        </w:r>
        <w:proofErr w:type="spellStart"/>
        <w:r w:rsidRPr="00E02554">
          <w:rPr>
            <w:i/>
          </w:rPr>
          <w:t>keywords</w:t>
        </w:r>
        <w:proofErr w:type="spellEnd"/>
        <w:r w:rsidRPr="00E02554">
          <w:t xml:space="preserve">: ‘Si una frase contiene al menos 1 </w:t>
        </w:r>
        <w:proofErr w:type="spellStart"/>
        <w:r w:rsidRPr="00E02554">
          <w:rPr>
            <w:i/>
          </w:rPr>
          <w:t>keyword</w:t>
        </w:r>
        <w:proofErr w:type="spellEnd"/>
        <w:r w:rsidRPr="00E02554">
          <w:t xml:space="preserve"> entonces es directiva</w:t>
        </w:r>
      </w:ins>
      <w:ins w:id="2950" w:author="Gabriel Correa" w:date="2015-08-24T16:53:00Z">
        <w:r w:rsidRPr="00E02554">
          <w:t xml:space="preserve"> y</w:t>
        </w:r>
      </w:ins>
      <w:ins w:id="2951" w:author="Gabriel Correa" w:date="2015-08-24T16:52:00Z">
        <w:r w:rsidRPr="00E02554">
          <w:t xml:space="preserve"> si </w:t>
        </w:r>
      </w:ins>
      <w:ins w:id="2952" w:author="Gabriel Correa" w:date="2015-08-24T16:53:00Z">
        <w:r w:rsidRPr="00E02554">
          <w:t>no es así, es una no-directiva’.</w:t>
        </w:r>
      </w:ins>
    </w:p>
    <w:p w:rsidR="00695838" w:rsidRDefault="00695838" w:rsidP="00695838">
      <w:pPr>
        <w:rPr>
          <w:ins w:id="2953" w:author="Gabriel Correa" w:date="2015-08-25T16:27:00Z"/>
        </w:rPr>
      </w:pPr>
      <w:ins w:id="2954" w:author="Gabriel Correa" w:date="2015-08-24T16:53:00Z">
        <w:r w:rsidRPr="00E02554">
          <w:t xml:space="preserve">Se usan los </w:t>
        </w:r>
        <w:proofErr w:type="spellStart"/>
        <w:r w:rsidRPr="00E02554">
          <w:rPr>
            <w:i/>
            <w:rPrChange w:id="2955" w:author="Gabriel Correa" w:date="2015-08-25T14:24:00Z">
              <w:rPr/>
            </w:rPrChange>
          </w:rPr>
          <w:t>keywords</w:t>
        </w:r>
        <w:proofErr w:type="spellEnd"/>
        <w:r w:rsidRPr="00E02554">
          <w:t xml:space="preserve"> de estudio de </w:t>
        </w:r>
        <w:commentRangeStart w:id="2956"/>
        <w:r w:rsidRPr="00E02554">
          <w:t>Monperrus</w:t>
        </w:r>
      </w:ins>
      <w:commentRangeEnd w:id="2956"/>
      <w:ins w:id="2957" w:author="Gabriel Correa" w:date="2015-08-24T16:54:00Z">
        <w:r w:rsidRPr="00794D09">
          <w:rPr>
            <w:rStyle w:val="Refdecomentario"/>
            <w:sz w:val="24"/>
          </w:rPr>
          <w:commentReference w:id="2956"/>
        </w:r>
      </w:ins>
      <w:ins w:id="2958" w:author="Gabriel Correa" w:date="2015-08-25T16:22:00Z">
        <w:r w:rsidR="00941879">
          <w:t xml:space="preserve"> (set #1)</w:t>
        </w:r>
      </w:ins>
      <w:ins w:id="2959" w:author="Gabriel Correa" w:date="2015-08-24T16:54:00Z">
        <w:r w:rsidR="00F768DE" w:rsidRPr="00E02554">
          <w:t xml:space="preserve"> y otro</w:t>
        </w:r>
      </w:ins>
      <w:ins w:id="2960" w:author="Gabriel Correa" w:date="2015-08-25T16:08:00Z">
        <w:r w:rsidR="000C082E">
          <w:t xml:space="preserve"> conjunto</w:t>
        </w:r>
      </w:ins>
      <w:ins w:id="2961" w:author="Gabriel Correa" w:date="2015-08-24T16:54:00Z">
        <w:r w:rsidR="00F768DE" w:rsidRPr="00E02554">
          <w:t xml:space="preserve"> igual pero </w:t>
        </w:r>
      </w:ins>
      <w:ins w:id="2962" w:author="Gabriel Correa" w:date="2015-08-24T16:56:00Z">
        <w:r w:rsidR="00F768DE" w:rsidRPr="00E02554">
          <w:t xml:space="preserve">conteniendo además </w:t>
        </w:r>
      </w:ins>
      <w:ins w:id="2963" w:author="Gabriel Correa" w:date="2015-08-24T16:54:00Z">
        <w:r w:rsidR="00F768DE" w:rsidRPr="00E02554">
          <w:t xml:space="preserve">el </w:t>
        </w:r>
        <w:proofErr w:type="spellStart"/>
        <w:r w:rsidR="00F768DE" w:rsidRPr="00E02554">
          <w:rPr>
            <w:i/>
            <w:rPrChange w:id="2964" w:author="Gabriel Correa" w:date="2015-08-25T14:24:00Z">
              <w:rPr/>
            </w:rPrChange>
          </w:rPr>
          <w:t>keyword</w:t>
        </w:r>
        <w:proofErr w:type="spellEnd"/>
        <w:r w:rsidR="00F768DE" w:rsidRPr="00E02554">
          <w:t xml:space="preserve"> </w:t>
        </w:r>
      </w:ins>
      <w:ins w:id="2965" w:author="Gabriel Correa" w:date="2015-08-24T16:55:00Z">
        <w:r w:rsidR="00F768DE" w:rsidRPr="00E02554">
          <w:t>‘</w:t>
        </w:r>
        <w:proofErr w:type="spellStart"/>
        <w:r w:rsidR="00F768DE" w:rsidRPr="00E02554">
          <w:rPr>
            <w:i/>
          </w:rPr>
          <w:t>null</w:t>
        </w:r>
      </w:ins>
      <w:proofErr w:type="spellEnd"/>
      <w:ins w:id="2966" w:author="Gabriel Correa" w:date="2015-08-24T16:56:00Z">
        <w:r w:rsidR="00F768DE" w:rsidRPr="00E02554">
          <w:rPr>
            <w:i/>
          </w:rPr>
          <w:t>’</w:t>
        </w:r>
      </w:ins>
      <w:ins w:id="2967" w:author="Gabriel Correa" w:date="2015-08-25T16:22:00Z">
        <w:r w:rsidR="00941879">
          <w:t xml:space="preserve"> (set #2)</w:t>
        </w:r>
      </w:ins>
      <w:ins w:id="2968" w:author="Gabriel Correa" w:date="2015-08-25T16:26:00Z">
        <w:r w:rsidR="00D755F5">
          <w:t xml:space="preserve">, </w:t>
        </w:r>
      </w:ins>
      <w:ins w:id="2969" w:author="Gabriel Correa" w:date="2015-08-25T16:27:00Z">
        <w:r w:rsidR="00D755F5">
          <w:t>listados a continuación</w:t>
        </w:r>
      </w:ins>
      <w:ins w:id="2970" w:author="Gabriel Correa" w:date="2015-08-25T16:22:00Z">
        <w:r w:rsidR="00941879">
          <w:t>.</w:t>
        </w:r>
      </w:ins>
    </w:p>
    <w:p w:rsidR="00D755F5" w:rsidRPr="00166CB5" w:rsidRDefault="00D755F5" w:rsidP="00695838">
      <w:pPr>
        <w:rPr>
          <w:ins w:id="2971" w:author="Gabriel Correa" w:date="2015-08-25T16:09:00Z"/>
        </w:rPr>
      </w:pPr>
    </w:p>
    <w:p w:rsidR="00941879" w:rsidRDefault="00941879" w:rsidP="005D2320">
      <w:pPr>
        <w:pStyle w:val="Epgrafe"/>
        <w:keepNext/>
        <w:ind w:right="758"/>
        <w:rPr>
          <w:ins w:id="2972" w:author="Gabriel Correa" w:date="2015-08-25T16:18:00Z"/>
        </w:rPr>
      </w:pPr>
      <w:ins w:id="2973" w:author="Gabriel Correa" w:date="2015-08-25T16:18:00Z">
        <w:r>
          <w:t xml:space="preserve">Tabla </w:t>
        </w:r>
      </w:ins>
      <w:ins w:id="2974" w:author="Gabriel Correa" w:date="2015-08-28T00:22:00Z">
        <w:r w:rsidR="00F002B6">
          <w:fldChar w:fldCharType="begin"/>
        </w:r>
        <w:r w:rsidR="00F002B6">
          <w:instrText xml:space="preserve"> STYLEREF 1 \s </w:instrText>
        </w:r>
      </w:ins>
      <w:r w:rsidR="00F002B6">
        <w:fldChar w:fldCharType="separate"/>
      </w:r>
      <w:r w:rsidR="00E159AF">
        <w:rPr>
          <w:noProof/>
        </w:rPr>
        <w:t>6</w:t>
      </w:r>
      <w:ins w:id="2975"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r w:rsidR="00E159AF">
        <w:rPr>
          <w:noProof/>
        </w:rPr>
        <w:t>2</w:t>
      </w:r>
      <w:ins w:id="2976" w:author="Gabriel Correa" w:date="2015-08-28T00:22:00Z">
        <w:r w:rsidR="00F002B6">
          <w:fldChar w:fldCharType="end"/>
        </w:r>
      </w:ins>
      <w:del w:id="297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2978" w:author="Gabriel Correa" w:date="2015-08-25T16:18:00Z">
        <w:r>
          <w:t xml:space="preserve">:   </w:t>
        </w:r>
      </w:ins>
      <w:ins w:id="2979" w:author="Gabriel Correa" w:date="2015-08-25T16:19:00Z">
        <w:r>
          <w:t xml:space="preserve">Listado de </w:t>
        </w:r>
        <w:proofErr w:type="spellStart"/>
        <w:r w:rsidRPr="00941879">
          <w:rPr>
            <w:i/>
            <w:rPrChange w:id="2980" w:author="Gabriel Correa" w:date="2015-08-25T16:19:00Z">
              <w:rPr>
                <w:b w:val="0"/>
                <w:bCs w:val="0"/>
                <w:color w:val="auto"/>
                <w:sz w:val="24"/>
                <w:szCs w:val="22"/>
              </w:rPr>
            </w:rPrChange>
          </w:rPr>
          <w:t>k</w:t>
        </w:r>
      </w:ins>
      <w:ins w:id="2981" w:author="Gabriel Correa" w:date="2015-08-25T16:18:00Z">
        <w:r w:rsidRPr="00941879">
          <w:rPr>
            <w:i/>
            <w:rPrChange w:id="2982" w:author="Gabriel Correa" w:date="2015-08-25T16:19:00Z">
              <w:rPr>
                <w:b w:val="0"/>
                <w:bCs w:val="0"/>
                <w:color w:val="auto"/>
                <w:sz w:val="24"/>
                <w:szCs w:val="22"/>
              </w:rPr>
            </w:rPrChange>
          </w:rPr>
          <w:t>eywords</w:t>
        </w:r>
        <w:proofErr w:type="spellEnd"/>
        <w:r>
          <w:t xml:space="preserve"> que determinan si un comentario es </w:t>
        </w:r>
      </w:ins>
      <w:ins w:id="2983" w:author="Gabriel Correa" w:date="2015-08-25T16:19:00Z">
        <w:r>
          <w:t xml:space="preserve">o no es </w:t>
        </w:r>
      </w:ins>
      <w:ins w:id="2984" w:author="Gabriel Correa" w:date="2015-08-25T16:18:00Z">
        <w:r>
          <w:t>una directiv</w:t>
        </w:r>
      </w:ins>
      <w:ins w:id="2985" w:author="Gabriel Correa" w:date="2015-08-25T16:19:00Z">
        <w:r>
          <w:t>a</w:t>
        </w:r>
      </w:ins>
      <w:ins w:id="2986" w:author="Gabriel Correa" w:date="2015-08-25T16:18:00Z">
        <w:r>
          <w:t>.</w:t>
        </w:r>
      </w:ins>
      <w:ins w:id="2987" w:author="Gabriel Correa" w:date="2015-08-25T16:19:00Z">
        <w:r>
          <w:t xml:space="preserve"> El </w:t>
        </w:r>
      </w:ins>
      <w:ins w:id="2988" w:author="Gabriel Correa" w:date="2015-08-25T16:20:00Z">
        <w:r>
          <w:t>set #1</w:t>
        </w:r>
      </w:ins>
      <w:ins w:id="2989" w:author="Gabriel Correa" w:date="2015-08-25T16:19:00Z">
        <w:r>
          <w:t xml:space="preserve"> incluye a todas las palabras menos </w:t>
        </w:r>
      </w:ins>
      <w:ins w:id="2990" w:author="Gabriel Correa" w:date="2015-08-25T16:20:00Z">
        <w:r>
          <w:t>‘</w:t>
        </w:r>
        <w:proofErr w:type="spellStart"/>
        <w:r>
          <w:t>null</w:t>
        </w:r>
        <w:proofErr w:type="spellEnd"/>
        <w:r>
          <w:t>’ y el set #2 considera a todas las palabras.</w:t>
        </w:r>
      </w:ins>
    </w:p>
    <w:tbl>
      <w:tblPr>
        <w:tblStyle w:val="TableNormal"/>
        <w:tblW w:w="8968" w:type="dxa"/>
        <w:tblInd w:w="-15" w:type="dxa"/>
        <w:tblLook w:val="04A0" w:firstRow="1" w:lastRow="0" w:firstColumn="1" w:lastColumn="0" w:noHBand="0" w:noVBand="1"/>
        <w:tblPrChange w:id="2991"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2992">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2993" w:author="Gabriel Correa" w:date="2015-08-25T16:16:00Z"/>
          <w:trPrChange w:id="2994" w:author="Gabriel Correa" w:date="2015-08-25T16:21:00Z">
            <w:trPr>
              <w:gridAfter w:val="0"/>
              <w:trHeight w:val="300"/>
            </w:trPr>
          </w:trPrChange>
        </w:trPr>
        <w:tc>
          <w:tcPr>
            <w:tcW w:w="1561" w:type="dxa"/>
            <w:noWrap/>
            <w:hideMark/>
            <w:tcPrChange w:id="2995" w:author="Gabriel Correa" w:date="2015-08-25T16:21:00Z">
              <w:tcPr>
                <w:tcW w:w="1513" w:type="dxa"/>
                <w:noWrap/>
                <w:hideMark/>
              </w:tcPr>
            </w:tcPrChange>
          </w:tcPr>
          <w:p w:rsidR="000C082E" w:rsidRPr="000C082E" w:rsidRDefault="000C082E" w:rsidP="000C082E">
            <w:pPr>
              <w:spacing w:after="0"/>
              <w:jc w:val="left"/>
              <w:rPr>
                <w:ins w:id="2996" w:author="Gabriel Correa" w:date="2015-08-25T16:16:00Z"/>
                <w:rFonts w:ascii="Calibri" w:eastAsia="Times New Roman" w:hAnsi="Calibri" w:cs="Calibri"/>
                <w:color w:val="000000"/>
                <w:sz w:val="22"/>
              </w:rPr>
            </w:pPr>
            <w:proofErr w:type="spellStart"/>
            <w:ins w:id="2997" w:author="Gabriel Correa" w:date="2015-08-25T16:16:00Z">
              <w:r w:rsidRPr="000C082E">
                <w:rPr>
                  <w:rFonts w:ascii="Calibri" w:eastAsia="Times New Roman" w:hAnsi="Calibri" w:cs="Calibri"/>
                  <w:color w:val="000000"/>
                  <w:sz w:val="22"/>
                </w:rPr>
                <w:t>addition</w:t>
              </w:r>
              <w:proofErr w:type="spellEnd"/>
              <w:r w:rsidRPr="000C082E">
                <w:rPr>
                  <w:rFonts w:ascii="Calibri" w:eastAsia="Times New Roman" w:hAnsi="Calibri" w:cs="Calibri"/>
                  <w:color w:val="000000"/>
                  <w:sz w:val="22"/>
                </w:rPr>
                <w:t>*</w:t>
              </w:r>
            </w:ins>
          </w:p>
        </w:tc>
        <w:tc>
          <w:tcPr>
            <w:tcW w:w="1513" w:type="dxa"/>
            <w:noWrap/>
            <w:hideMark/>
            <w:tcPrChange w:id="2998" w:author="Gabriel Correa" w:date="2015-08-25T16:21:00Z">
              <w:tcPr>
                <w:tcW w:w="1465" w:type="dxa"/>
                <w:gridSpan w:val="2"/>
                <w:noWrap/>
                <w:hideMark/>
              </w:tcPr>
            </w:tcPrChange>
          </w:tcPr>
          <w:p w:rsidR="000C082E" w:rsidRPr="000C082E" w:rsidRDefault="000C082E" w:rsidP="000C082E">
            <w:pPr>
              <w:spacing w:after="0"/>
              <w:jc w:val="left"/>
              <w:rPr>
                <w:ins w:id="2999" w:author="Gabriel Correa" w:date="2015-08-25T16:16:00Z"/>
                <w:rFonts w:ascii="Calibri" w:eastAsia="Times New Roman" w:hAnsi="Calibri" w:cs="Calibri"/>
                <w:color w:val="000000"/>
                <w:sz w:val="22"/>
              </w:rPr>
            </w:pPr>
            <w:proofErr w:type="spellStart"/>
            <w:ins w:id="3000" w:author="Gabriel Correa" w:date="2015-08-25T16:16:00Z">
              <w:r w:rsidRPr="000C082E">
                <w:rPr>
                  <w:rFonts w:ascii="Calibri" w:eastAsia="Times New Roman" w:hAnsi="Calibri" w:cs="Calibri"/>
                  <w:color w:val="000000"/>
                  <w:sz w:val="22"/>
                </w:rPr>
                <w:t>call</w:t>
              </w:r>
              <w:proofErr w:type="spellEnd"/>
              <w:r w:rsidRPr="000C082E">
                <w:rPr>
                  <w:rFonts w:ascii="Calibri" w:eastAsia="Times New Roman" w:hAnsi="Calibri" w:cs="Calibri"/>
                  <w:color w:val="000000"/>
                  <w:sz w:val="22"/>
                </w:rPr>
                <w:t>*</w:t>
              </w:r>
            </w:ins>
          </w:p>
        </w:tc>
        <w:tc>
          <w:tcPr>
            <w:tcW w:w="1482" w:type="dxa"/>
            <w:noWrap/>
            <w:hideMark/>
            <w:tcPrChange w:id="3001" w:author="Gabriel Correa" w:date="2015-08-25T16:21:00Z">
              <w:tcPr>
                <w:tcW w:w="1434" w:type="dxa"/>
                <w:gridSpan w:val="2"/>
                <w:noWrap/>
                <w:hideMark/>
              </w:tcPr>
            </w:tcPrChange>
          </w:tcPr>
          <w:p w:rsidR="000C082E" w:rsidRPr="000C082E" w:rsidRDefault="000C082E" w:rsidP="000C082E">
            <w:pPr>
              <w:spacing w:after="0"/>
              <w:jc w:val="left"/>
              <w:rPr>
                <w:ins w:id="3002" w:author="Gabriel Correa" w:date="2015-08-25T16:16:00Z"/>
                <w:rFonts w:ascii="Calibri" w:eastAsia="Times New Roman" w:hAnsi="Calibri" w:cs="Calibri"/>
                <w:color w:val="000000"/>
                <w:sz w:val="22"/>
              </w:rPr>
            </w:pPr>
            <w:proofErr w:type="spellStart"/>
            <w:ins w:id="3003" w:author="Gabriel Correa" w:date="2015-08-25T16:16:00Z">
              <w:r w:rsidRPr="000C082E">
                <w:rPr>
                  <w:rFonts w:ascii="Calibri" w:eastAsia="Times New Roman" w:hAnsi="Calibri" w:cs="Calibri"/>
                  <w:color w:val="000000"/>
                  <w:sz w:val="22"/>
                </w:rPr>
                <w:t>fast</w:t>
              </w:r>
              <w:proofErr w:type="spellEnd"/>
            </w:ins>
          </w:p>
        </w:tc>
        <w:tc>
          <w:tcPr>
            <w:tcW w:w="1449" w:type="dxa"/>
            <w:noWrap/>
            <w:hideMark/>
            <w:tcPrChange w:id="3004" w:author="Gabriel Correa" w:date="2015-08-25T16:21:00Z">
              <w:tcPr>
                <w:tcW w:w="1401" w:type="dxa"/>
                <w:gridSpan w:val="2"/>
                <w:noWrap/>
                <w:hideMark/>
              </w:tcPr>
            </w:tcPrChange>
          </w:tcPr>
          <w:p w:rsidR="000C082E" w:rsidRPr="000C082E" w:rsidRDefault="000C082E" w:rsidP="000C082E">
            <w:pPr>
              <w:spacing w:after="0"/>
              <w:jc w:val="left"/>
              <w:rPr>
                <w:ins w:id="3005" w:author="Gabriel Correa" w:date="2015-08-25T16:16:00Z"/>
                <w:rFonts w:ascii="Calibri" w:eastAsia="Times New Roman" w:hAnsi="Calibri" w:cs="Calibri"/>
                <w:color w:val="000000"/>
                <w:sz w:val="22"/>
              </w:rPr>
            </w:pPr>
            <w:ins w:id="3006" w:author="Gabriel Correa" w:date="2015-08-25T16:16:00Z">
              <w:r w:rsidRPr="000C082E">
                <w:rPr>
                  <w:rFonts w:ascii="Calibri" w:eastAsia="Times New Roman" w:hAnsi="Calibri" w:cs="Calibri"/>
                  <w:color w:val="000000"/>
                  <w:sz w:val="22"/>
                </w:rPr>
                <w:t>note*</w:t>
              </w:r>
            </w:ins>
          </w:p>
        </w:tc>
        <w:tc>
          <w:tcPr>
            <w:tcW w:w="1603" w:type="dxa"/>
            <w:noWrap/>
            <w:hideMark/>
            <w:tcPrChange w:id="3007" w:author="Gabriel Correa" w:date="2015-08-25T16:21:00Z">
              <w:tcPr>
                <w:tcW w:w="1715" w:type="dxa"/>
                <w:gridSpan w:val="2"/>
                <w:noWrap/>
                <w:hideMark/>
              </w:tcPr>
            </w:tcPrChange>
          </w:tcPr>
          <w:p w:rsidR="000C082E" w:rsidRPr="000C082E" w:rsidRDefault="000C082E" w:rsidP="000C082E">
            <w:pPr>
              <w:spacing w:after="0"/>
              <w:jc w:val="left"/>
              <w:rPr>
                <w:ins w:id="3008" w:author="Gabriel Correa" w:date="2015-08-25T16:16:00Z"/>
                <w:rFonts w:ascii="Calibri" w:eastAsia="Times New Roman" w:hAnsi="Calibri" w:cs="Calibri"/>
                <w:color w:val="000000"/>
                <w:sz w:val="22"/>
              </w:rPr>
            </w:pPr>
            <w:proofErr w:type="spellStart"/>
            <w:ins w:id="3009" w:author="Gabriel Correa" w:date="2015-08-25T16:16:00Z">
              <w:r w:rsidRPr="000C082E">
                <w:rPr>
                  <w:rFonts w:ascii="Calibri" w:eastAsia="Times New Roman" w:hAnsi="Calibri" w:cs="Calibri"/>
                  <w:color w:val="000000"/>
                  <w:sz w:val="22"/>
                </w:rPr>
                <w:t>quick</w:t>
              </w:r>
              <w:proofErr w:type="spellEnd"/>
            </w:ins>
          </w:p>
        </w:tc>
        <w:tc>
          <w:tcPr>
            <w:tcW w:w="1360" w:type="dxa"/>
            <w:noWrap/>
            <w:hideMark/>
            <w:tcPrChange w:id="3010" w:author="Gabriel Correa" w:date="2015-08-25T16:21:00Z">
              <w:tcPr>
                <w:tcW w:w="1312" w:type="dxa"/>
                <w:noWrap/>
                <w:hideMark/>
              </w:tcPr>
            </w:tcPrChange>
          </w:tcPr>
          <w:p w:rsidR="000C082E" w:rsidRPr="000C082E" w:rsidRDefault="000C082E" w:rsidP="000C082E">
            <w:pPr>
              <w:spacing w:after="0"/>
              <w:jc w:val="left"/>
              <w:rPr>
                <w:ins w:id="3011" w:author="Gabriel Correa" w:date="2015-08-25T16:16:00Z"/>
                <w:rFonts w:ascii="Calibri" w:eastAsia="Times New Roman" w:hAnsi="Calibri" w:cs="Calibri"/>
                <w:color w:val="000000"/>
                <w:sz w:val="22"/>
              </w:rPr>
            </w:pPr>
            <w:proofErr w:type="spellStart"/>
            <w:ins w:id="3012" w:author="Gabriel Correa" w:date="2015-08-25T16:16:00Z">
              <w:r w:rsidRPr="000C082E">
                <w:rPr>
                  <w:rFonts w:ascii="Calibri" w:eastAsia="Times New Roman" w:hAnsi="Calibri" w:cs="Calibri"/>
                  <w:color w:val="000000"/>
                  <w:sz w:val="22"/>
                </w:rPr>
                <w:t>strong</w:t>
              </w:r>
              <w:proofErr w:type="spellEnd"/>
              <w:r w:rsidRPr="000C082E">
                <w:rPr>
                  <w:rFonts w:ascii="Calibri" w:eastAsia="Times New Roman" w:hAnsi="Calibri" w:cs="Calibri"/>
                  <w:color w:val="000000"/>
                  <w:sz w:val="22"/>
                </w:rPr>
                <w:t>*</w:t>
              </w:r>
            </w:ins>
          </w:p>
        </w:tc>
      </w:tr>
      <w:tr w:rsidR="00941879" w:rsidRPr="000C082E" w:rsidTr="00D755F5">
        <w:trPr>
          <w:trHeight w:val="300"/>
          <w:ins w:id="3013" w:author="Gabriel Correa" w:date="2015-08-25T16:16:00Z"/>
          <w:trPrChange w:id="3014" w:author="Gabriel Correa" w:date="2015-08-25T16:21:00Z">
            <w:trPr>
              <w:gridAfter w:val="0"/>
              <w:trHeight w:val="300"/>
            </w:trPr>
          </w:trPrChange>
        </w:trPr>
        <w:tc>
          <w:tcPr>
            <w:tcW w:w="1561" w:type="dxa"/>
            <w:noWrap/>
            <w:hideMark/>
            <w:tcPrChange w:id="3015" w:author="Gabriel Correa" w:date="2015-08-25T16:21:00Z">
              <w:tcPr>
                <w:tcW w:w="1513" w:type="dxa"/>
                <w:noWrap/>
                <w:hideMark/>
              </w:tcPr>
            </w:tcPrChange>
          </w:tcPr>
          <w:p w:rsidR="000C082E" w:rsidRPr="000C082E" w:rsidRDefault="000C082E" w:rsidP="000C082E">
            <w:pPr>
              <w:spacing w:after="0"/>
              <w:jc w:val="left"/>
              <w:rPr>
                <w:ins w:id="3016" w:author="Gabriel Correa" w:date="2015-08-25T16:16:00Z"/>
                <w:rFonts w:ascii="Calibri" w:eastAsia="Times New Roman" w:hAnsi="Calibri" w:cs="Calibri"/>
                <w:color w:val="000000"/>
                <w:sz w:val="22"/>
              </w:rPr>
            </w:pPr>
            <w:proofErr w:type="spellStart"/>
            <w:ins w:id="3017" w:author="Gabriel Correa" w:date="2015-08-25T16:16:00Z">
              <w:r w:rsidRPr="000C082E">
                <w:rPr>
                  <w:rFonts w:ascii="Calibri" w:eastAsia="Times New Roman" w:hAnsi="Calibri" w:cs="Calibri"/>
                  <w:color w:val="000000"/>
                  <w:sz w:val="22"/>
                </w:rPr>
                <w:t>after</w:t>
              </w:r>
              <w:proofErr w:type="spellEnd"/>
            </w:ins>
          </w:p>
        </w:tc>
        <w:tc>
          <w:tcPr>
            <w:tcW w:w="1513" w:type="dxa"/>
            <w:noWrap/>
            <w:hideMark/>
            <w:tcPrChange w:id="3018" w:author="Gabriel Correa" w:date="2015-08-25T16:21:00Z">
              <w:tcPr>
                <w:tcW w:w="1465" w:type="dxa"/>
                <w:gridSpan w:val="2"/>
                <w:noWrap/>
                <w:hideMark/>
              </w:tcPr>
            </w:tcPrChange>
          </w:tcPr>
          <w:p w:rsidR="000C082E" w:rsidRPr="000C082E" w:rsidRDefault="000C082E" w:rsidP="000C082E">
            <w:pPr>
              <w:spacing w:after="0"/>
              <w:jc w:val="left"/>
              <w:rPr>
                <w:ins w:id="3019" w:author="Gabriel Correa" w:date="2015-08-25T16:16:00Z"/>
                <w:rFonts w:ascii="Calibri" w:eastAsia="Times New Roman" w:hAnsi="Calibri" w:cs="Calibri"/>
                <w:color w:val="000000"/>
                <w:sz w:val="22"/>
              </w:rPr>
            </w:pPr>
            <w:ins w:id="3020" w:author="Gabriel Correa" w:date="2015-08-25T16:16:00Z">
              <w:r w:rsidRPr="000C082E">
                <w:rPr>
                  <w:rFonts w:ascii="Calibri" w:eastAsia="Times New Roman" w:hAnsi="Calibri" w:cs="Calibri"/>
                  <w:color w:val="000000"/>
                  <w:sz w:val="22"/>
                </w:rPr>
                <w:t>concurren*</w:t>
              </w:r>
            </w:ins>
          </w:p>
        </w:tc>
        <w:tc>
          <w:tcPr>
            <w:tcW w:w="1482" w:type="dxa"/>
            <w:noWrap/>
            <w:hideMark/>
            <w:tcPrChange w:id="3021" w:author="Gabriel Correa" w:date="2015-08-25T16:21:00Z">
              <w:tcPr>
                <w:tcW w:w="1434" w:type="dxa"/>
                <w:gridSpan w:val="2"/>
                <w:noWrap/>
                <w:hideMark/>
              </w:tcPr>
            </w:tcPrChange>
          </w:tcPr>
          <w:p w:rsidR="000C082E" w:rsidRPr="000C082E" w:rsidRDefault="000C082E" w:rsidP="000C082E">
            <w:pPr>
              <w:spacing w:after="0"/>
              <w:jc w:val="left"/>
              <w:rPr>
                <w:ins w:id="3022" w:author="Gabriel Correa" w:date="2015-08-25T16:16:00Z"/>
                <w:rFonts w:ascii="Calibri" w:eastAsia="Times New Roman" w:hAnsi="Calibri" w:cs="Calibri"/>
                <w:color w:val="000000"/>
                <w:sz w:val="22"/>
              </w:rPr>
            </w:pPr>
            <w:proofErr w:type="spellStart"/>
            <w:ins w:id="3023" w:author="Gabriel Correa" w:date="2015-08-25T16:16:00Z">
              <w:r w:rsidRPr="000C082E">
                <w:rPr>
                  <w:rFonts w:ascii="Calibri" w:eastAsia="Times New Roman" w:hAnsi="Calibri" w:cs="Calibri"/>
                  <w:color w:val="000000"/>
                  <w:sz w:val="22"/>
                </w:rPr>
                <w:t>inherit</w:t>
              </w:r>
              <w:proofErr w:type="spellEnd"/>
              <w:r w:rsidRPr="000C082E">
                <w:rPr>
                  <w:rFonts w:ascii="Calibri" w:eastAsia="Times New Roman" w:hAnsi="Calibri" w:cs="Calibri"/>
                  <w:color w:val="000000"/>
                  <w:sz w:val="22"/>
                </w:rPr>
                <w:t>*</w:t>
              </w:r>
            </w:ins>
          </w:p>
        </w:tc>
        <w:tc>
          <w:tcPr>
            <w:tcW w:w="1449" w:type="dxa"/>
            <w:noWrap/>
            <w:hideMark/>
            <w:tcPrChange w:id="3024" w:author="Gabriel Correa" w:date="2015-08-25T16:21:00Z">
              <w:tcPr>
                <w:tcW w:w="1401" w:type="dxa"/>
                <w:gridSpan w:val="2"/>
                <w:noWrap/>
                <w:hideMark/>
              </w:tcPr>
            </w:tcPrChange>
          </w:tcPr>
          <w:p w:rsidR="000C082E" w:rsidRPr="000C082E" w:rsidRDefault="000C082E" w:rsidP="000C082E">
            <w:pPr>
              <w:spacing w:after="0"/>
              <w:jc w:val="left"/>
              <w:rPr>
                <w:ins w:id="3025" w:author="Gabriel Correa" w:date="2015-08-25T16:16:00Z"/>
                <w:rFonts w:ascii="Calibri" w:eastAsia="Times New Roman" w:hAnsi="Calibri" w:cs="Calibri"/>
                <w:color w:val="000000"/>
                <w:sz w:val="22"/>
              </w:rPr>
            </w:pPr>
            <w:ins w:id="3026" w:author="Gabriel Correa" w:date="2015-08-25T16:16:00Z">
              <w:r w:rsidRPr="000C082E">
                <w:rPr>
                  <w:rFonts w:ascii="Calibri" w:eastAsia="Times New Roman" w:hAnsi="Calibri" w:cs="Calibri"/>
                  <w:color w:val="000000"/>
                  <w:sz w:val="22"/>
                </w:rPr>
                <w:t>once</w:t>
              </w:r>
            </w:ins>
          </w:p>
        </w:tc>
        <w:tc>
          <w:tcPr>
            <w:tcW w:w="1603" w:type="dxa"/>
            <w:noWrap/>
            <w:hideMark/>
            <w:tcPrChange w:id="3027" w:author="Gabriel Correa" w:date="2015-08-25T16:21:00Z">
              <w:tcPr>
                <w:tcW w:w="1715" w:type="dxa"/>
                <w:gridSpan w:val="2"/>
                <w:noWrap/>
                <w:hideMark/>
              </w:tcPr>
            </w:tcPrChange>
          </w:tcPr>
          <w:p w:rsidR="000C082E" w:rsidRPr="000C082E" w:rsidRDefault="000C082E" w:rsidP="000C082E">
            <w:pPr>
              <w:spacing w:after="0"/>
              <w:jc w:val="left"/>
              <w:rPr>
                <w:ins w:id="3028" w:author="Gabriel Correa" w:date="2015-08-25T16:16:00Z"/>
                <w:rFonts w:ascii="Calibri" w:eastAsia="Times New Roman" w:hAnsi="Calibri" w:cs="Calibri"/>
                <w:color w:val="000000"/>
                <w:sz w:val="22"/>
              </w:rPr>
            </w:pPr>
            <w:proofErr w:type="spellStart"/>
            <w:ins w:id="3029" w:author="Gabriel Correa" w:date="2015-08-25T16:16:00Z">
              <w:r w:rsidRPr="000C082E">
                <w:rPr>
                  <w:rFonts w:ascii="Calibri" w:eastAsia="Times New Roman" w:hAnsi="Calibri" w:cs="Calibri"/>
                  <w:color w:val="000000"/>
                  <w:sz w:val="22"/>
                </w:rPr>
                <w:t>recommend</w:t>
              </w:r>
              <w:proofErr w:type="spellEnd"/>
              <w:r w:rsidRPr="000C082E">
                <w:rPr>
                  <w:rFonts w:ascii="Calibri" w:eastAsia="Times New Roman" w:hAnsi="Calibri" w:cs="Calibri"/>
                  <w:color w:val="000000"/>
                  <w:sz w:val="22"/>
                </w:rPr>
                <w:t>*</w:t>
              </w:r>
            </w:ins>
          </w:p>
        </w:tc>
        <w:tc>
          <w:tcPr>
            <w:tcW w:w="1360" w:type="dxa"/>
            <w:noWrap/>
            <w:hideMark/>
            <w:tcPrChange w:id="3030" w:author="Gabriel Correa" w:date="2015-08-25T16:21:00Z">
              <w:tcPr>
                <w:tcW w:w="1312" w:type="dxa"/>
                <w:noWrap/>
                <w:hideMark/>
              </w:tcPr>
            </w:tcPrChange>
          </w:tcPr>
          <w:p w:rsidR="000C082E" w:rsidRPr="000C082E" w:rsidRDefault="000C082E" w:rsidP="000C082E">
            <w:pPr>
              <w:spacing w:after="0"/>
              <w:jc w:val="left"/>
              <w:rPr>
                <w:ins w:id="3031" w:author="Gabriel Correa" w:date="2015-08-25T16:16:00Z"/>
                <w:rFonts w:ascii="Calibri" w:eastAsia="Times New Roman" w:hAnsi="Calibri" w:cs="Calibri"/>
                <w:color w:val="000000"/>
                <w:sz w:val="22"/>
              </w:rPr>
            </w:pPr>
            <w:proofErr w:type="spellStart"/>
            <w:ins w:id="3032" w:author="Gabriel Correa" w:date="2015-08-25T16:16:00Z">
              <w:r w:rsidRPr="000C082E">
                <w:rPr>
                  <w:rFonts w:ascii="Calibri" w:eastAsia="Times New Roman" w:hAnsi="Calibri" w:cs="Calibri"/>
                  <w:color w:val="000000"/>
                  <w:sz w:val="22"/>
                </w:rPr>
                <w:t>subclass</w:t>
              </w:r>
              <w:proofErr w:type="spellEnd"/>
              <w:r w:rsidRPr="000C082E">
                <w:rPr>
                  <w:rFonts w:ascii="Calibri" w:eastAsia="Times New Roman" w:hAnsi="Calibri" w:cs="Calibri"/>
                  <w:color w:val="000000"/>
                  <w:sz w:val="22"/>
                </w:rPr>
                <w:t>*</w:t>
              </w:r>
            </w:ins>
          </w:p>
        </w:tc>
      </w:tr>
      <w:tr w:rsidR="00941879" w:rsidRPr="000C082E" w:rsidTr="00D755F5">
        <w:trPr>
          <w:trHeight w:val="300"/>
          <w:ins w:id="3033" w:author="Gabriel Correa" w:date="2015-08-25T16:16:00Z"/>
          <w:trPrChange w:id="3034" w:author="Gabriel Correa" w:date="2015-08-25T16:21:00Z">
            <w:trPr>
              <w:gridAfter w:val="0"/>
              <w:trHeight w:val="300"/>
            </w:trPr>
          </w:trPrChange>
        </w:trPr>
        <w:tc>
          <w:tcPr>
            <w:tcW w:w="1561" w:type="dxa"/>
            <w:noWrap/>
            <w:hideMark/>
            <w:tcPrChange w:id="3035" w:author="Gabriel Correa" w:date="2015-08-25T16:21:00Z">
              <w:tcPr>
                <w:tcW w:w="1513" w:type="dxa"/>
                <w:noWrap/>
                <w:hideMark/>
              </w:tcPr>
            </w:tcPrChange>
          </w:tcPr>
          <w:p w:rsidR="000C082E" w:rsidRPr="000C082E" w:rsidRDefault="000C082E" w:rsidP="000C082E">
            <w:pPr>
              <w:spacing w:after="0"/>
              <w:jc w:val="left"/>
              <w:rPr>
                <w:ins w:id="3036" w:author="Gabriel Correa" w:date="2015-08-25T16:16:00Z"/>
                <w:rFonts w:ascii="Calibri" w:eastAsia="Times New Roman" w:hAnsi="Calibri" w:cs="Calibri"/>
                <w:color w:val="000000"/>
                <w:sz w:val="22"/>
              </w:rPr>
            </w:pPr>
            <w:proofErr w:type="spellStart"/>
            <w:ins w:id="3037" w:author="Gabriel Correa" w:date="2015-08-25T16:16:00Z">
              <w:r w:rsidRPr="000C082E">
                <w:rPr>
                  <w:rFonts w:ascii="Calibri" w:eastAsia="Times New Roman" w:hAnsi="Calibri" w:cs="Calibri"/>
                  <w:color w:val="000000"/>
                  <w:sz w:val="22"/>
                </w:rPr>
                <w:t>alternativ</w:t>
              </w:r>
              <w:proofErr w:type="spellEnd"/>
              <w:r w:rsidRPr="000C082E">
                <w:rPr>
                  <w:rFonts w:ascii="Calibri" w:eastAsia="Times New Roman" w:hAnsi="Calibri" w:cs="Calibri"/>
                  <w:color w:val="000000"/>
                  <w:sz w:val="22"/>
                </w:rPr>
                <w:t>*</w:t>
              </w:r>
            </w:ins>
          </w:p>
        </w:tc>
        <w:tc>
          <w:tcPr>
            <w:tcW w:w="1513" w:type="dxa"/>
            <w:noWrap/>
            <w:hideMark/>
            <w:tcPrChange w:id="3038" w:author="Gabriel Correa" w:date="2015-08-25T16:21:00Z">
              <w:tcPr>
                <w:tcW w:w="1465" w:type="dxa"/>
                <w:gridSpan w:val="2"/>
                <w:noWrap/>
                <w:hideMark/>
              </w:tcPr>
            </w:tcPrChange>
          </w:tcPr>
          <w:p w:rsidR="000C082E" w:rsidRPr="000C082E" w:rsidRDefault="000C082E" w:rsidP="000C082E">
            <w:pPr>
              <w:spacing w:after="0"/>
              <w:jc w:val="left"/>
              <w:rPr>
                <w:ins w:id="3039" w:author="Gabriel Correa" w:date="2015-08-25T16:16:00Z"/>
                <w:rFonts w:ascii="Calibri" w:eastAsia="Times New Roman" w:hAnsi="Calibri" w:cs="Calibri"/>
                <w:color w:val="000000"/>
                <w:sz w:val="22"/>
              </w:rPr>
            </w:pPr>
            <w:proofErr w:type="spellStart"/>
            <w:ins w:id="3040" w:author="Gabriel Correa" w:date="2015-08-25T16:16:00Z">
              <w:r w:rsidRPr="000C082E">
                <w:rPr>
                  <w:rFonts w:ascii="Calibri" w:eastAsia="Times New Roman" w:hAnsi="Calibri" w:cs="Calibri"/>
                  <w:color w:val="000000"/>
                  <w:sz w:val="22"/>
                </w:rPr>
                <w:t>condition</w:t>
              </w:r>
              <w:proofErr w:type="spellEnd"/>
              <w:r w:rsidRPr="000C082E">
                <w:rPr>
                  <w:rFonts w:ascii="Calibri" w:eastAsia="Times New Roman" w:hAnsi="Calibri" w:cs="Calibri"/>
                  <w:color w:val="000000"/>
                  <w:sz w:val="22"/>
                </w:rPr>
                <w:t>*</w:t>
              </w:r>
            </w:ins>
          </w:p>
        </w:tc>
        <w:tc>
          <w:tcPr>
            <w:tcW w:w="1482" w:type="dxa"/>
            <w:noWrap/>
            <w:hideMark/>
            <w:tcPrChange w:id="3041" w:author="Gabriel Correa" w:date="2015-08-25T16:21:00Z">
              <w:tcPr>
                <w:tcW w:w="1434" w:type="dxa"/>
                <w:gridSpan w:val="2"/>
                <w:noWrap/>
                <w:hideMark/>
              </w:tcPr>
            </w:tcPrChange>
          </w:tcPr>
          <w:p w:rsidR="000C082E" w:rsidRPr="000C082E" w:rsidRDefault="000C082E" w:rsidP="000C082E">
            <w:pPr>
              <w:spacing w:after="0"/>
              <w:jc w:val="left"/>
              <w:rPr>
                <w:ins w:id="3042" w:author="Gabriel Correa" w:date="2015-08-25T16:16:00Z"/>
                <w:rFonts w:ascii="Calibri" w:eastAsia="Times New Roman" w:hAnsi="Calibri" w:cs="Calibri"/>
                <w:color w:val="000000"/>
                <w:sz w:val="22"/>
              </w:rPr>
            </w:pPr>
            <w:proofErr w:type="spellStart"/>
            <w:ins w:id="3043" w:author="Gabriel Correa" w:date="2015-08-25T16:16:00Z">
              <w:r w:rsidRPr="000C082E">
                <w:rPr>
                  <w:rFonts w:ascii="Calibri" w:eastAsia="Times New Roman" w:hAnsi="Calibri" w:cs="Calibri"/>
                  <w:color w:val="000000"/>
                  <w:sz w:val="22"/>
                </w:rPr>
                <w:t>invo</w:t>
              </w:r>
              <w:proofErr w:type="spellEnd"/>
              <w:r w:rsidRPr="000C082E">
                <w:rPr>
                  <w:rFonts w:ascii="Calibri" w:eastAsia="Times New Roman" w:hAnsi="Calibri" w:cs="Calibri"/>
                  <w:color w:val="000000"/>
                  <w:sz w:val="22"/>
                </w:rPr>
                <w:t>*</w:t>
              </w:r>
            </w:ins>
          </w:p>
        </w:tc>
        <w:tc>
          <w:tcPr>
            <w:tcW w:w="1449" w:type="dxa"/>
            <w:noWrap/>
            <w:hideMark/>
            <w:tcPrChange w:id="3044" w:author="Gabriel Correa" w:date="2015-08-25T16:21:00Z">
              <w:tcPr>
                <w:tcW w:w="1401" w:type="dxa"/>
                <w:gridSpan w:val="2"/>
                <w:noWrap/>
                <w:hideMark/>
              </w:tcPr>
            </w:tcPrChange>
          </w:tcPr>
          <w:p w:rsidR="000C082E" w:rsidRPr="000C082E" w:rsidRDefault="000C082E" w:rsidP="000C082E">
            <w:pPr>
              <w:spacing w:after="0"/>
              <w:jc w:val="left"/>
              <w:rPr>
                <w:ins w:id="3045" w:author="Gabriel Correa" w:date="2015-08-25T16:16:00Z"/>
                <w:rFonts w:ascii="Calibri" w:eastAsia="Times New Roman" w:hAnsi="Calibri" w:cs="Calibri"/>
                <w:color w:val="000000"/>
                <w:sz w:val="22"/>
              </w:rPr>
            </w:pPr>
            <w:proofErr w:type="spellStart"/>
            <w:ins w:id="3046" w:author="Gabriel Correa" w:date="2015-08-25T16:16:00Z">
              <w:r w:rsidRPr="000C082E">
                <w:rPr>
                  <w:rFonts w:ascii="Calibri" w:eastAsia="Times New Roman" w:hAnsi="Calibri" w:cs="Calibri"/>
                  <w:color w:val="000000"/>
                  <w:sz w:val="22"/>
                </w:rPr>
                <w:t>only</w:t>
              </w:r>
              <w:proofErr w:type="spellEnd"/>
            </w:ins>
          </w:p>
        </w:tc>
        <w:tc>
          <w:tcPr>
            <w:tcW w:w="1603" w:type="dxa"/>
            <w:noWrap/>
            <w:hideMark/>
            <w:tcPrChange w:id="3047" w:author="Gabriel Correa" w:date="2015-08-25T16:21:00Z">
              <w:tcPr>
                <w:tcW w:w="1715" w:type="dxa"/>
                <w:gridSpan w:val="2"/>
                <w:noWrap/>
                <w:hideMark/>
              </w:tcPr>
            </w:tcPrChange>
          </w:tcPr>
          <w:p w:rsidR="000C082E" w:rsidRPr="000C082E" w:rsidRDefault="000C082E" w:rsidP="000C082E">
            <w:pPr>
              <w:spacing w:after="0"/>
              <w:jc w:val="left"/>
              <w:rPr>
                <w:ins w:id="3048" w:author="Gabriel Correa" w:date="2015-08-25T16:16:00Z"/>
                <w:rFonts w:ascii="Calibri" w:eastAsia="Times New Roman" w:hAnsi="Calibri" w:cs="Calibri"/>
                <w:color w:val="000000"/>
                <w:sz w:val="22"/>
              </w:rPr>
            </w:pPr>
            <w:proofErr w:type="spellStart"/>
            <w:ins w:id="3049" w:author="Gabriel Correa" w:date="2015-08-25T16:16:00Z">
              <w:r w:rsidRPr="000C082E">
                <w:rPr>
                  <w:rFonts w:ascii="Calibri" w:eastAsia="Times New Roman" w:hAnsi="Calibri" w:cs="Calibri"/>
                  <w:color w:val="000000"/>
                  <w:sz w:val="22"/>
                </w:rPr>
                <w:t>reimplement</w:t>
              </w:r>
              <w:proofErr w:type="spellEnd"/>
              <w:r w:rsidRPr="000C082E">
                <w:rPr>
                  <w:rFonts w:ascii="Calibri" w:eastAsia="Times New Roman" w:hAnsi="Calibri" w:cs="Calibri"/>
                  <w:color w:val="000000"/>
                  <w:sz w:val="22"/>
                </w:rPr>
                <w:t>*</w:t>
              </w:r>
            </w:ins>
          </w:p>
        </w:tc>
        <w:tc>
          <w:tcPr>
            <w:tcW w:w="1360" w:type="dxa"/>
            <w:noWrap/>
            <w:hideMark/>
            <w:tcPrChange w:id="3050" w:author="Gabriel Correa" w:date="2015-08-25T16:21:00Z">
              <w:tcPr>
                <w:tcW w:w="1312" w:type="dxa"/>
                <w:noWrap/>
                <w:hideMark/>
              </w:tcPr>
            </w:tcPrChange>
          </w:tcPr>
          <w:p w:rsidR="000C082E" w:rsidRPr="000C082E" w:rsidRDefault="000C082E" w:rsidP="000C082E">
            <w:pPr>
              <w:spacing w:after="0"/>
              <w:jc w:val="left"/>
              <w:rPr>
                <w:ins w:id="3051" w:author="Gabriel Correa" w:date="2015-08-25T16:16:00Z"/>
                <w:rFonts w:ascii="Calibri" w:eastAsia="Times New Roman" w:hAnsi="Calibri" w:cs="Calibri"/>
                <w:color w:val="000000"/>
                <w:sz w:val="22"/>
              </w:rPr>
            </w:pPr>
            <w:proofErr w:type="spellStart"/>
            <w:ins w:id="3052" w:author="Gabriel Correa" w:date="2015-08-25T16:16:00Z">
              <w:r w:rsidRPr="000C082E">
                <w:rPr>
                  <w:rFonts w:ascii="Calibri" w:eastAsia="Times New Roman" w:hAnsi="Calibri" w:cs="Calibri"/>
                  <w:color w:val="000000"/>
                  <w:sz w:val="22"/>
                </w:rPr>
                <w:t>super</w:t>
              </w:r>
              <w:proofErr w:type="spellEnd"/>
              <w:r w:rsidRPr="000C082E">
                <w:rPr>
                  <w:rFonts w:ascii="Calibri" w:eastAsia="Times New Roman" w:hAnsi="Calibri" w:cs="Calibri"/>
                  <w:color w:val="000000"/>
                  <w:sz w:val="22"/>
                </w:rPr>
                <w:t>*</w:t>
              </w:r>
            </w:ins>
          </w:p>
        </w:tc>
      </w:tr>
      <w:tr w:rsidR="00941879" w:rsidRPr="000C082E" w:rsidTr="00D755F5">
        <w:trPr>
          <w:trHeight w:val="300"/>
          <w:ins w:id="3053" w:author="Gabriel Correa" w:date="2015-08-25T16:16:00Z"/>
          <w:trPrChange w:id="3054" w:author="Gabriel Correa" w:date="2015-08-25T16:21:00Z">
            <w:trPr>
              <w:gridAfter w:val="0"/>
              <w:trHeight w:val="300"/>
            </w:trPr>
          </w:trPrChange>
        </w:trPr>
        <w:tc>
          <w:tcPr>
            <w:tcW w:w="1561" w:type="dxa"/>
            <w:noWrap/>
            <w:hideMark/>
            <w:tcPrChange w:id="3055" w:author="Gabriel Correa" w:date="2015-08-25T16:21:00Z">
              <w:tcPr>
                <w:tcW w:w="1513" w:type="dxa"/>
                <w:noWrap/>
                <w:hideMark/>
              </w:tcPr>
            </w:tcPrChange>
          </w:tcPr>
          <w:p w:rsidR="000C082E" w:rsidRPr="000C082E" w:rsidRDefault="000C082E" w:rsidP="000C082E">
            <w:pPr>
              <w:spacing w:after="0"/>
              <w:jc w:val="left"/>
              <w:rPr>
                <w:ins w:id="3056" w:author="Gabriel Correa" w:date="2015-08-25T16:16:00Z"/>
                <w:rFonts w:ascii="Calibri" w:eastAsia="Times New Roman" w:hAnsi="Calibri" w:cs="Calibri"/>
                <w:color w:val="000000"/>
                <w:sz w:val="22"/>
              </w:rPr>
            </w:pPr>
            <w:proofErr w:type="spellStart"/>
            <w:ins w:id="3057" w:author="Gabriel Correa" w:date="2015-08-25T16:16:00Z">
              <w:r w:rsidRPr="000C082E">
                <w:rPr>
                  <w:rFonts w:ascii="Calibri" w:eastAsia="Times New Roman" w:hAnsi="Calibri" w:cs="Calibri"/>
                  <w:color w:val="000000"/>
                  <w:sz w:val="22"/>
                </w:rPr>
                <w:t>assum</w:t>
              </w:r>
              <w:proofErr w:type="spellEnd"/>
              <w:r w:rsidRPr="000C082E">
                <w:rPr>
                  <w:rFonts w:ascii="Calibri" w:eastAsia="Times New Roman" w:hAnsi="Calibri" w:cs="Calibri"/>
                  <w:color w:val="000000"/>
                  <w:sz w:val="22"/>
                </w:rPr>
                <w:t>*</w:t>
              </w:r>
            </w:ins>
          </w:p>
        </w:tc>
        <w:tc>
          <w:tcPr>
            <w:tcW w:w="1513" w:type="dxa"/>
            <w:noWrap/>
            <w:hideMark/>
            <w:tcPrChange w:id="3058" w:author="Gabriel Correa" w:date="2015-08-25T16:21:00Z">
              <w:tcPr>
                <w:tcW w:w="1465" w:type="dxa"/>
                <w:gridSpan w:val="2"/>
                <w:noWrap/>
                <w:hideMark/>
              </w:tcPr>
            </w:tcPrChange>
          </w:tcPr>
          <w:p w:rsidR="000C082E" w:rsidRPr="000C082E" w:rsidRDefault="000C082E" w:rsidP="000C082E">
            <w:pPr>
              <w:spacing w:after="0"/>
              <w:jc w:val="left"/>
              <w:rPr>
                <w:ins w:id="3059" w:author="Gabriel Correa" w:date="2015-08-25T16:16:00Z"/>
                <w:rFonts w:ascii="Calibri" w:eastAsia="Times New Roman" w:hAnsi="Calibri" w:cs="Calibri"/>
                <w:color w:val="000000"/>
                <w:sz w:val="22"/>
              </w:rPr>
            </w:pPr>
            <w:proofErr w:type="spellStart"/>
            <w:ins w:id="3060" w:author="Gabriel Correa" w:date="2015-08-25T16:16:00Z">
              <w:r w:rsidRPr="000C082E">
                <w:rPr>
                  <w:rFonts w:ascii="Calibri" w:eastAsia="Times New Roman" w:hAnsi="Calibri" w:cs="Calibri"/>
                  <w:color w:val="000000"/>
                  <w:sz w:val="22"/>
                </w:rPr>
                <w:t>debug</w:t>
              </w:r>
              <w:proofErr w:type="spellEnd"/>
              <w:r w:rsidRPr="000C082E">
                <w:rPr>
                  <w:rFonts w:ascii="Calibri" w:eastAsia="Times New Roman" w:hAnsi="Calibri" w:cs="Calibri"/>
                  <w:color w:val="000000"/>
                  <w:sz w:val="22"/>
                </w:rPr>
                <w:t>*</w:t>
              </w:r>
            </w:ins>
          </w:p>
        </w:tc>
        <w:tc>
          <w:tcPr>
            <w:tcW w:w="1482" w:type="dxa"/>
            <w:noWrap/>
            <w:hideMark/>
            <w:tcPrChange w:id="3061" w:author="Gabriel Correa" w:date="2015-08-25T16:21:00Z">
              <w:tcPr>
                <w:tcW w:w="1434" w:type="dxa"/>
                <w:gridSpan w:val="2"/>
                <w:noWrap/>
                <w:hideMark/>
              </w:tcPr>
            </w:tcPrChange>
          </w:tcPr>
          <w:p w:rsidR="000C082E" w:rsidRPr="000C082E" w:rsidRDefault="000C082E" w:rsidP="000C082E">
            <w:pPr>
              <w:spacing w:after="0"/>
              <w:jc w:val="left"/>
              <w:rPr>
                <w:ins w:id="3062" w:author="Gabriel Correa" w:date="2015-08-25T16:16:00Z"/>
                <w:rFonts w:ascii="Calibri" w:eastAsia="Times New Roman" w:hAnsi="Calibri" w:cs="Calibri"/>
                <w:color w:val="000000"/>
                <w:sz w:val="22"/>
              </w:rPr>
            </w:pPr>
            <w:proofErr w:type="spellStart"/>
            <w:ins w:id="3063" w:author="Gabriel Correa" w:date="2015-08-25T16:16:00Z">
              <w:r w:rsidRPr="000C082E">
                <w:rPr>
                  <w:rFonts w:ascii="Calibri" w:eastAsia="Times New Roman" w:hAnsi="Calibri" w:cs="Calibri"/>
                  <w:color w:val="000000"/>
                  <w:sz w:val="22"/>
                </w:rPr>
                <w:t>lock</w:t>
              </w:r>
              <w:proofErr w:type="spellEnd"/>
              <w:r w:rsidRPr="000C082E">
                <w:rPr>
                  <w:rFonts w:ascii="Calibri" w:eastAsia="Times New Roman" w:hAnsi="Calibri" w:cs="Calibri"/>
                  <w:color w:val="000000"/>
                  <w:sz w:val="22"/>
                </w:rPr>
                <w:t>*</w:t>
              </w:r>
            </w:ins>
          </w:p>
        </w:tc>
        <w:tc>
          <w:tcPr>
            <w:tcW w:w="1449" w:type="dxa"/>
            <w:noWrap/>
            <w:hideMark/>
            <w:tcPrChange w:id="3064" w:author="Gabriel Correa" w:date="2015-08-25T16:21:00Z">
              <w:tcPr>
                <w:tcW w:w="1401" w:type="dxa"/>
                <w:gridSpan w:val="2"/>
                <w:noWrap/>
                <w:hideMark/>
              </w:tcPr>
            </w:tcPrChange>
          </w:tcPr>
          <w:p w:rsidR="000C082E" w:rsidRPr="000C082E" w:rsidRDefault="000C082E" w:rsidP="000C082E">
            <w:pPr>
              <w:spacing w:after="0"/>
              <w:jc w:val="left"/>
              <w:rPr>
                <w:ins w:id="3065" w:author="Gabriel Correa" w:date="2015-08-25T16:16:00Z"/>
                <w:rFonts w:ascii="Calibri" w:eastAsia="Times New Roman" w:hAnsi="Calibri" w:cs="Calibri"/>
                <w:color w:val="000000"/>
                <w:sz w:val="22"/>
              </w:rPr>
            </w:pPr>
            <w:proofErr w:type="spellStart"/>
            <w:ins w:id="3066" w:author="Gabriel Correa" w:date="2015-08-25T16:16:00Z">
              <w:r w:rsidRPr="000C082E">
                <w:rPr>
                  <w:rFonts w:ascii="Calibri" w:eastAsia="Times New Roman" w:hAnsi="Calibri" w:cs="Calibri"/>
                  <w:color w:val="000000"/>
                  <w:sz w:val="22"/>
                </w:rPr>
                <w:t>overload</w:t>
              </w:r>
              <w:proofErr w:type="spellEnd"/>
              <w:r w:rsidRPr="000C082E">
                <w:rPr>
                  <w:rFonts w:ascii="Calibri" w:eastAsia="Times New Roman" w:hAnsi="Calibri" w:cs="Calibri"/>
                  <w:color w:val="000000"/>
                  <w:sz w:val="22"/>
                </w:rPr>
                <w:t>*</w:t>
              </w:r>
            </w:ins>
          </w:p>
        </w:tc>
        <w:tc>
          <w:tcPr>
            <w:tcW w:w="1603" w:type="dxa"/>
            <w:noWrap/>
            <w:hideMark/>
            <w:tcPrChange w:id="3067" w:author="Gabriel Correa" w:date="2015-08-25T16:21:00Z">
              <w:tcPr>
                <w:tcW w:w="1715" w:type="dxa"/>
                <w:gridSpan w:val="2"/>
                <w:noWrap/>
                <w:hideMark/>
              </w:tcPr>
            </w:tcPrChange>
          </w:tcPr>
          <w:p w:rsidR="000C082E" w:rsidRPr="000C082E" w:rsidRDefault="000C082E" w:rsidP="000C082E">
            <w:pPr>
              <w:spacing w:after="0"/>
              <w:jc w:val="left"/>
              <w:rPr>
                <w:ins w:id="3068" w:author="Gabriel Correa" w:date="2015-08-25T16:16:00Z"/>
                <w:rFonts w:ascii="Calibri" w:eastAsia="Times New Roman" w:hAnsi="Calibri" w:cs="Calibri"/>
                <w:color w:val="000000"/>
                <w:sz w:val="22"/>
              </w:rPr>
            </w:pPr>
            <w:proofErr w:type="spellStart"/>
            <w:ins w:id="3069" w:author="Gabriel Correa" w:date="2015-08-25T16:16:00Z">
              <w:r w:rsidRPr="000C082E">
                <w:rPr>
                  <w:rFonts w:ascii="Calibri" w:eastAsia="Times New Roman" w:hAnsi="Calibri" w:cs="Calibri"/>
                  <w:color w:val="000000"/>
                  <w:sz w:val="22"/>
                </w:rPr>
                <w:t>require</w:t>
              </w:r>
              <w:proofErr w:type="spellEnd"/>
              <w:r w:rsidRPr="000C082E">
                <w:rPr>
                  <w:rFonts w:ascii="Calibri" w:eastAsia="Times New Roman" w:hAnsi="Calibri" w:cs="Calibri"/>
                  <w:color w:val="000000"/>
                  <w:sz w:val="22"/>
                </w:rPr>
                <w:t>*</w:t>
              </w:r>
            </w:ins>
          </w:p>
        </w:tc>
        <w:tc>
          <w:tcPr>
            <w:tcW w:w="1360" w:type="dxa"/>
            <w:noWrap/>
            <w:hideMark/>
            <w:tcPrChange w:id="3070" w:author="Gabriel Correa" w:date="2015-08-25T16:21:00Z">
              <w:tcPr>
                <w:tcW w:w="1312" w:type="dxa"/>
                <w:noWrap/>
                <w:hideMark/>
              </w:tcPr>
            </w:tcPrChange>
          </w:tcPr>
          <w:p w:rsidR="000C082E" w:rsidRPr="000C082E" w:rsidRDefault="000C082E" w:rsidP="000C082E">
            <w:pPr>
              <w:spacing w:after="0"/>
              <w:jc w:val="left"/>
              <w:rPr>
                <w:ins w:id="3071" w:author="Gabriel Correa" w:date="2015-08-25T16:16:00Z"/>
                <w:rFonts w:ascii="Calibri" w:eastAsia="Times New Roman" w:hAnsi="Calibri" w:cs="Calibri"/>
                <w:color w:val="000000"/>
                <w:sz w:val="22"/>
              </w:rPr>
            </w:pPr>
            <w:proofErr w:type="spellStart"/>
            <w:ins w:id="3072" w:author="Gabriel Correa" w:date="2015-08-25T16:16:00Z">
              <w:r w:rsidRPr="000C082E">
                <w:rPr>
                  <w:rFonts w:ascii="Calibri" w:eastAsia="Times New Roman" w:hAnsi="Calibri" w:cs="Calibri"/>
                  <w:color w:val="000000"/>
                  <w:sz w:val="22"/>
                </w:rPr>
                <w:t>synchron</w:t>
              </w:r>
              <w:proofErr w:type="spellEnd"/>
              <w:r w:rsidRPr="000C082E">
                <w:rPr>
                  <w:rFonts w:ascii="Calibri" w:eastAsia="Times New Roman" w:hAnsi="Calibri" w:cs="Calibri"/>
                  <w:color w:val="000000"/>
                  <w:sz w:val="22"/>
                </w:rPr>
                <w:t>*</w:t>
              </w:r>
            </w:ins>
          </w:p>
        </w:tc>
      </w:tr>
      <w:tr w:rsidR="00941879" w:rsidRPr="000C082E" w:rsidTr="00D755F5">
        <w:trPr>
          <w:trHeight w:val="300"/>
          <w:ins w:id="3073" w:author="Gabriel Correa" w:date="2015-08-25T16:16:00Z"/>
          <w:trPrChange w:id="3074" w:author="Gabriel Correa" w:date="2015-08-25T16:21:00Z">
            <w:trPr>
              <w:gridAfter w:val="0"/>
              <w:trHeight w:val="300"/>
            </w:trPr>
          </w:trPrChange>
        </w:trPr>
        <w:tc>
          <w:tcPr>
            <w:tcW w:w="1561" w:type="dxa"/>
            <w:noWrap/>
            <w:hideMark/>
            <w:tcPrChange w:id="3075" w:author="Gabriel Correa" w:date="2015-08-25T16:21:00Z">
              <w:tcPr>
                <w:tcW w:w="1513" w:type="dxa"/>
                <w:noWrap/>
                <w:hideMark/>
              </w:tcPr>
            </w:tcPrChange>
          </w:tcPr>
          <w:p w:rsidR="000C082E" w:rsidRPr="000C082E" w:rsidRDefault="000C082E" w:rsidP="000C082E">
            <w:pPr>
              <w:spacing w:after="0"/>
              <w:jc w:val="left"/>
              <w:rPr>
                <w:ins w:id="3076" w:author="Gabriel Correa" w:date="2015-08-25T16:16:00Z"/>
                <w:rFonts w:ascii="Calibri" w:eastAsia="Times New Roman" w:hAnsi="Calibri" w:cs="Calibri"/>
                <w:color w:val="000000"/>
                <w:sz w:val="22"/>
              </w:rPr>
            </w:pPr>
            <w:proofErr w:type="spellStart"/>
            <w:ins w:id="3077" w:author="Gabriel Correa" w:date="2015-08-25T16:16:00Z">
              <w:r w:rsidRPr="000C082E">
                <w:rPr>
                  <w:rFonts w:ascii="Calibri" w:eastAsia="Times New Roman" w:hAnsi="Calibri" w:cs="Calibri"/>
                  <w:color w:val="000000"/>
                  <w:sz w:val="22"/>
                </w:rPr>
                <w:t>aware</w:t>
              </w:r>
              <w:proofErr w:type="spellEnd"/>
              <w:r w:rsidRPr="000C082E">
                <w:rPr>
                  <w:rFonts w:ascii="Calibri" w:eastAsia="Times New Roman" w:hAnsi="Calibri" w:cs="Calibri"/>
                  <w:color w:val="000000"/>
                  <w:sz w:val="22"/>
                </w:rPr>
                <w:t>*</w:t>
              </w:r>
            </w:ins>
          </w:p>
        </w:tc>
        <w:tc>
          <w:tcPr>
            <w:tcW w:w="1513" w:type="dxa"/>
            <w:noWrap/>
            <w:hideMark/>
            <w:tcPrChange w:id="3078" w:author="Gabriel Correa" w:date="2015-08-25T16:21:00Z">
              <w:tcPr>
                <w:tcW w:w="1465" w:type="dxa"/>
                <w:gridSpan w:val="2"/>
                <w:noWrap/>
                <w:hideMark/>
              </w:tcPr>
            </w:tcPrChange>
          </w:tcPr>
          <w:p w:rsidR="000C082E" w:rsidRPr="000C082E" w:rsidRDefault="000C082E" w:rsidP="000C082E">
            <w:pPr>
              <w:spacing w:after="0"/>
              <w:jc w:val="left"/>
              <w:rPr>
                <w:ins w:id="3079" w:author="Gabriel Correa" w:date="2015-08-25T16:16:00Z"/>
                <w:rFonts w:ascii="Calibri" w:eastAsia="Times New Roman" w:hAnsi="Calibri" w:cs="Calibri"/>
                <w:color w:val="000000"/>
                <w:sz w:val="22"/>
              </w:rPr>
            </w:pPr>
            <w:proofErr w:type="spellStart"/>
            <w:ins w:id="3080" w:author="Gabriel Correa" w:date="2015-08-25T16:16:00Z">
              <w:r w:rsidRPr="000C082E">
                <w:rPr>
                  <w:rFonts w:ascii="Calibri" w:eastAsia="Times New Roman" w:hAnsi="Calibri" w:cs="Calibri"/>
                  <w:color w:val="000000"/>
                  <w:sz w:val="22"/>
                </w:rPr>
                <w:t>desir</w:t>
              </w:r>
              <w:proofErr w:type="spellEnd"/>
              <w:r w:rsidRPr="000C082E">
                <w:rPr>
                  <w:rFonts w:ascii="Calibri" w:eastAsia="Times New Roman" w:hAnsi="Calibri" w:cs="Calibri"/>
                  <w:color w:val="000000"/>
                  <w:sz w:val="22"/>
                </w:rPr>
                <w:t>*</w:t>
              </w:r>
            </w:ins>
          </w:p>
        </w:tc>
        <w:tc>
          <w:tcPr>
            <w:tcW w:w="1482" w:type="dxa"/>
            <w:noWrap/>
            <w:hideMark/>
            <w:tcPrChange w:id="3081" w:author="Gabriel Correa" w:date="2015-08-25T16:21:00Z">
              <w:tcPr>
                <w:tcW w:w="1434" w:type="dxa"/>
                <w:gridSpan w:val="2"/>
                <w:noWrap/>
                <w:hideMark/>
              </w:tcPr>
            </w:tcPrChange>
          </w:tcPr>
          <w:p w:rsidR="000C082E" w:rsidRPr="000C082E" w:rsidRDefault="000C082E" w:rsidP="000C082E">
            <w:pPr>
              <w:spacing w:after="0"/>
              <w:jc w:val="left"/>
              <w:rPr>
                <w:ins w:id="3082" w:author="Gabriel Correa" w:date="2015-08-25T16:16:00Z"/>
                <w:rFonts w:ascii="Calibri" w:eastAsia="Times New Roman" w:hAnsi="Calibri" w:cs="Calibri"/>
                <w:color w:val="000000"/>
                <w:sz w:val="22"/>
              </w:rPr>
            </w:pPr>
            <w:proofErr w:type="spellStart"/>
            <w:ins w:id="3083" w:author="Gabriel Correa" w:date="2015-08-25T16:16:00Z">
              <w:r w:rsidRPr="000C082E">
                <w:rPr>
                  <w:rFonts w:ascii="Calibri" w:eastAsia="Times New Roman" w:hAnsi="Calibri" w:cs="Calibri"/>
                  <w:color w:val="000000"/>
                  <w:sz w:val="22"/>
                </w:rPr>
                <w:t>mandat</w:t>
              </w:r>
              <w:proofErr w:type="spellEnd"/>
              <w:r w:rsidRPr="000C082E">
                <w:rPr>
                  <w:rFonts w:ascii="Calibri" w:eastAsia="Times New Roman" w:hAnsi="Calibri" w:cs="Calibri"/>
                  <w:color w:val="000000"/>
                  <w:sz w:val="22"/>
                </w:rPr>
                <w:t>*</w:t>
              </w:r>
            </w:ins>
          </w:p>
        </w:tc>
        <w:tc>
          <w:tcPr>
            <w:tcW w:w="1449" w:type="dxa"/>
            <w:noWrap/>
            <w:hideMark/>
            <w:tcPrChange w:id="3084" w:author="Gabriel Correa" w:date="2015-08-25T16:21:00Z">
              <w:tcPr>
                <w:tcW w:w="1401" w:type="dxa"/>
                <w:gridSpan w:val="2"/>
                <w:noWrap/>
                <w:hideMark/>
              </w:tcPr>
            </w:tcPrChange>
          </w:tcPr>
          <w:p w:rsidR="000C082E" w:rsidRPr="000C082E" w:rsidRDefault="000C082E" w:rsidP="000C082E">
            <w:pPr>
              <w:spacing w:after="0"/>
              <w:jc w:val="left"/>
              <w:rPr>
                <w:ins w:id="3085" w:author="Gabriel Correa" w:date="2015-08-25T16:16:00Z"/>
                <w:rFonts w:ascii="Calibri" w:eastAsia="Times New Roman" w:hAnsi="Calibri" w:cs="Calibri"/>
                <w:color w:val="000000"/>
                <w:sz w:val="22"/>
              </w:rPr>
            </w:pPr>
            <w:proofErr w:type="spellStart"/>
            <w:ins w:id="3086" w:author="Gabriel Correa" w:date="2015-08-25T16:16:00Z">
              <w:r w:rsidRPr="000C082E">
                <w:rPr>
                  <w:rFonts w:ascii="Calibri" w:eastAsia="Times New Roman" w:hAnsi="Calibri" w:cs="Calibri"/>
                  <w:color w:val="000000"/>
                  <w:sz w:val="22"/>
                </w:rPr>
                <w:t>overrid</w:t>
              </w:r>
              <w:proofErr w:type="spellEnd"/>
              <w:r w:rsidRPr="000C082E">
                <w:rPr>
                  <w:rFonts w:ascii="Calibri" w:eastAsia="Times New Roman" w:hAnsi="Calibri" w:cs="Calibri"/>
                  <w:color w:val="000000"/>
                  <w:sz w:val="22"/>
                </w:rPr>
                <w:t>*</w:t>
              </w:r>
            </w:ins>
          </w:p>
        </w:tc>
        <w:tc>
          <w:tcPr>
            <w:tcW w:w="1603" w:type="dxa"/>
            <w:noWrap/>
            <w:hideMark/>
            <w:tcPrChange w:id="3087" w:author="Gabriel Correa" w:date="2015-08-25T16:21:00Z">
              <w:tcPr>
                <w:tcW w:w="1715" w:type="dxa"/>
                <w:gridSpan w:val="2"/>
                <w:noWrap/>
                <w:hideMark/>
              </w:tcPr>
            </w:tcPrChange>
          </w:tcPr>
          <w:p w:rsidR="000C082E" w:rsidRPr="000C082E" w:rsidRDefault="000C082E" w:rsidP="000C082E">
            <w:pPr>
              <w:spacing w:after="0"/>
              <w:jc w:val="left"/>
              <w:rPr>
                <w:ins w:id="3088" w:author="Gabriel Correa" w:date="2015-08-25T16:16:00Z"/>
                <w:rFonts w:ascii="Calibri" w:eastAsia="Times New Roman" w:hAnsi="Calibri" w:cs="Calibri"/>
                <w:color w:val="000000"/>
                <w:sz w:val="22"/>
              </w:rPr>
            </w:pPr>
            <w:proofErr w:type="spellStart"/>
            <w:ins w:id="3089" w:author="Gabriel Correa" w:date="2015-08-25T16:16:00Z">
              <w:r w:rsidRPr="000C082E">
                <w:rPr>
                  <w:rFonts w:ascii="Calibri" w:eastAsia="Times New Roman" w:hAnsi="Calibri" w:cs="Calibri"/>
                  <w:color w:val="000000"/>
                  <w:sz w:val="22"/>
                </w:rPr>
                <w:t>restrict</w:t>
              </w:r>
              <w:proofErr w:type="spellEnd"/>
              <w:r w:rsidRPr="000C082E">
                <w:rPr>
                  <w:rFonts w:ascii="Calibri" w:eastAsia="Times New Roman" w:hAnsi="Calibri" w:cs="Calibri"/>
                  <w:color w:val="000000"/>
                  <w:sz w:val="22"/>
                </w:rPr>
                <w:t>*</w:t>
              </w:r>
            </w:ins>
          </w:p>
        </w:tc>
        <w:tc>
          <w:tcPr>
            <w:tcW w:w="1360" w:type="dxa"/>
            <w:noWrap/>
            <w:hideMark/>
            <w:tcPrChange w:id="3090" w:author="Gabriel Correa" w:date="2015-08-25T16:21:00Z">
              <w:tcPr>
                <w:tcW w:w="1312" w:type="dxa"/>
                <w:noWrap/>
                <w:hideMark/>
              </w:tcPr>
            </w:tcPrChange>
          </w:tcPr>
          <w:p w:rsidR="000C082E" w:rsidRPr="000C082E" w:rsidRDefault="000C082E" w:rsidP="000C082E">
            <w:pPr>
              <w:spacing w:after="0"/>
              <w:jc w:val="left"/>
              <w:rPr>
                <w:ins w:id="3091" w:author="Gabriel Correa" w:date="2015-08-25T16:16:00Z"/>
                <w:rFonts w:ascii="Calibri" w:eastAsia="Times New Roman" w:hAnsi="Calibri" w:cs="Calibri"/>
                <w:color w:val="000000"/>
                <w:sz w:val="22"/>
              </w:rPr>
            </w:pPr>
            <w:proofErr w:type="spellStart"/>
            <w:ins w:id="3092" w:author="Gabriel Correa" w:date="2015-08-25T16:16:00Z">
              <w:r w:rsidRPr="000C082E">
                <w:rPr>
                  <w:rFonts w:ascii="Calibri" w:eastAsia="Times New Roman" w:hAnsi="Calibri" w:cs="Calibri"/>
                  <w:color w:val="000000"/>
                  <w:sz w:val="22"/>
                </w:rPr>
                <w:t>thread</w:t>
              </w:r>
              <w:proofErr w:type="spellEnd"/>
              <w:r w:rsidRPr="000C082E">
                <w:rPr>
                  <w:rFonts w:ascii="Calibri" w:eastAsia="Times New Roman" w:hAnsi="Calibri" w:cs="Calibri"/>
                  <w:color w:val="000000"/>
                  <w:sz w:val="22"/>
                </w:rPr>
                <w:t>*</w:t>
              </w:r>
            </w:ins>
          </w:p>
        </w:tc>
      </w:tr>
      <w:tr w:rsidR="00941879" w:rsidRPr="000C082E" w:rsidTr="00D755F5">
        <w:trPr>
          <w:trHeight w:val="300"/>
          <w:ins w:id="3093" w:author="Gabriel Correa" w:date="2015-08-25T16:16:00Z"/>
          <w:trPrChange w:id="3094" w:author="Gabriel Correa" w:date="2015-08-25T16:21:00Z">
            <w:trPr>
              <w:gridAfter w:val="0"/>
              <w:trHeight w:val="300"/>
            </w:trPr>
          </w:trPrChange>
        </w:trPr>
        <w:tc>
          <w:tcPr>
            <w:tcW w:w="1561" w:type="dxa"/>
            <w:noWrap/>
            <w:hideMark/>
            <w:tcPrChange w:id="3095" w:author="Gabriel Correa" w:date="2015-08-25T16:21:00Z">
              <w:tcPr>
                <w:tcW w:w="1513" w:type="dxa"/>
                <w:noWrap/>
                <w:hideMark/>
              </w:tcPr>
            </w:tcPrChange>
          </w:tcPr>
          <w:p w:rsidR="000C082E" w:rsidRPr="000C082E" w:rsidRDefault="000C082E" w:rsidP="000C082E">
            <w:pPr>
              <w:spacing w:after="0"/>
              <w:jc w:val="left"/>
              <w:rPr>
                <w:ins w:id="3096" w:author="Gabriel Correa" w:date="2015-08-25T16:16:00Z"/>
                <w:rFonts w:ascii="Calibri" w:eastAsia="Times New Roman" w:hAnsi="Calibri" w:cs="Calibri"/>
                <w:color w:val="000000"/>
                <w:sz w:val="22"/>
              </w:rPr>
            </w:pPr>
            <w:proofErr w:type="spellStart"/>
            <w:ins w:id="3097" w:author="Gabriel Correa" w:date="2015-08-25T16:16:00Z">
              <w:r w:rsidRPr="000C082E">
                <w:rPr>
                  <w:rFonts w:ascii="Calibri" w:eastAsia="Times New Roman" w:hAnsi="Calibri" w:cs="Calibri"/>
                  <w:color w:val="000000"/>
                  <w:sz w:val="22"/>
                </w:rPr>
                <w:t>before</w:t>
              </w:r>
              <w:proofErr w:type="spellEnd"/>
            </w:ins>
          </w:p>
        </w:tc>
        <w:tc>
          <w:tcPr>
            <w:tcW w:w="1513" w:type="dxa"/>
            <w:noWrap/>
            <w:hideMark/>
            <w:tcPrChange w:id="3098" w:author="Gabriel Correa" w:date="2015-08-25T16:21:00Z">
              <w:tcPr>
                <w:tcW w:w="1465" w:type="dxa"/>
                <w:gridSpan w:val="2"/>
                <w:noWrap/>
                <w:hideMark/>
              </w:tcPr>
            </w:tcPrChange>
          </w:tcPr>
          <w:p w:rsidR="000C082E" w:rsidRPr="000C082E" w:rsidRDefault="000C082E" w:rsidP="000C082E">
            <w:pPr>
              <w:spacing w:after="0"/>
              <w:jc w:val="left"/>
              <w:rPr>
                <w:ins w:id="3099" w:author="Gabriel Correa" w:date="2015-08-25T16:16:00Z"/>
                <w:rFonts w:ascii="Calibri" w:eastAsia="Times New Roman" w:hAnsi="Calibri" w:cs="Calibri"/>
                <w:color w:val="000000"/>
                <w:sz w:val="22"/>
              </w:rPr>
            </w:pPr>
            <w:proofErr w:type="spellStart"/>
            <w:ins w:id="3100" w:author="Gabriel Correa" w:date="2015-08-25T16:16:00Z">
              <w:r w:rsidRPr="000C082E">
                <w:rPr>
                  <w:rFonts w:ascii="Calibri" w:eastAsia="Times New Roman" w:hAnsi="Calibri" w:cs="Calibri"/>
                  <w:color w:val="000000"/>
                  <w:sz w:val="22"/>
                </w:rPr>
                <w:t>efficien</w:t>
              </w:r>
              <w:proofErr w:type="spellEnd"/>
              <w:r w:rsidRPr="000C082E">
                <w:rPr>
                  <w:rFonts w:ascii="Calibri" w:eastAsia="Times New Roman" w:hAnsi="Calibri" w:cs="Calibri"/>
                  <w:color w:val="000000"/>
                  <w:sz w:val="22"/>
                </w:rPr>
                <w:t>*</w:t>
              </w:r>
            </w:ins>
          </w:p>
        </w:tc>
        <w:tc>
          <w:tcPr>
            <w:tcW w:w="1482" w:type="dxa"/>
            <w:noWrap/>
            <w:hideMark/>
            <w:tcPrChange w:id="3101" w:author="Gabriel Correa" w:date="2015-08-25T16:21:00Z">
              <w:tcPr>
                <w:tcW w:w="1434" w:type="dxa"/>
                <w:gridSpan w:val="2"/>
                <w:noWrap/>
                <w:hideMark/>
              </w:tcPr>
            </w:tcPrChange>
          </w:tcPr>
          <w:p w:rsidR="000C082E" w:rsidRPr="000C082E" w:rsidRDefault="000C082E" w:rsidP="000C082E">
            <w:pPr>
              <w:spacing w:after="0"/>
              <w:jc w:val="left"/>
              <w:rPr>
                <w:ins w:id="3102" w:author="Gabriel Correa" w:date="2015-08-25T16:16:00Z"/>
                <w:rFonts w:ascii="Calibri" w:eastAsia="Times New Roman" w:hAnsi="Calibri" w:cs="Calibri"/>
                <w:color w:val="000000"/>
                <w:sz w:val="22"/>
              </w:rPr>
            </w:pPr>
            <w:proofErr w:type="spellStart"/>
            <w:ins w:id="3103" w:author="Gabriel Correa" w:date="2015-08-25T16:16:00Z">
              <w:r w:rsidRPr="000C082E">
                <w:rPr>
                  <w:rFonts w:ascii="Calibri" w:eastAsia="Times New Roman" w:hAnsi="Calibri" w:cs="Calibri"/>
                  <w:color w:val="000000"/>
                  <w:sz w:val="22"/>
                </w:rPr>
                <w:t>may</w:t>
              </w:r>
              <w:proofErr w:type="spellEnd"/>
            </w:ins>
          </w:p>
        </w:tc>
        <w:tc>
          <w:tcPr>
            <w:tcW w:w="1449" w:type="dxa"/>
            <w:noWrap/>
            <w:hideMark/>
            <w:tcPrChange w:id="3104" w:author="Gabriel Correa" w:date="2015-08-25T16:21:00Z">
              <w:tcPr>
                <w:tcW w:w="1401" w:type="dxa"/>
                <w:gridSpan w:val="2"/>
                <w:noWrap/>
                <w:hideMark/>
              </w:tcPr>
            </w:tcPrChange>
          </w:tcPr>
          <w:p w:rsidR="000C082E" w:rsidRPr="000C082E" w:rsidRDefault="000C082E" w:rsidP="000C082E">
            <w:pPr>
              <w:spacing w:after="0"/>
              <w:jc w:val="left"/>
              <w:rPr>
                <w:ins w:id="3105" w:author="Gabriel Correa" w:date="2015-08-25T16:16:00Z"/>
                <w:rFonts w:ascii="Calibri" w:eastAsia="Times New Roman" w:hAnsi="Calibri" w:cs="Calibri"/>
                <w:color w:val="000000"/>
                <w:sz w:val="22"/>
              </w:rPr>
            </w:pPr>
            <w:proofErr w:type="spellStart"/>
            <w:ins w:id="3106" w:author="Gabriel Correa" w:date="2015-08-25T16:16:00Z">
              <w:r w:rsidRPr="000C082E">
                <w:rPr>
                  <w:rFonts w:ascii="Calibri" w:eastAsia="Times New Roman" w:hAnsi="Calibri" w:cs="Calibri"/>
                  <w:color w:val="000000"/>
                  <w:sz w:val="22"/>
                </w:rPr>
                <w:t>overwrit</w:t>
              </w:r>
              <w:proofErr w:type="spellEnd"/>
              <w:r w:rsidRPr="000C082E">
                <w:rPr>
                  <w:rFonts w:ascii="Calibri" w:eastAsia="Times New Roman" w:hAnsi="Calibri" w:cs="Calibri"/>
                  <w:color w:val="000000"/>
                  <w:sz w:val="22"/>
                </w:rPr>
                <w:t>*</w:t>
              </w:r>
            </w:ins>
          </w:p>
        </w:tc>
        <w:tc>
          <w:tcPr>
            <w:tcW w:w="1603" w:type="dxa"/>
            <w:noWrap/>
            <w:hideMark/>
            <w:tcPrChange w:id="3107" w:author="Gabriel Correa" w:date="2015-08-25T16:21:00Z">
              <w:tcPr>
                <w:tcW w:w="1715" w:type="dxa"/>
                <w:gridSpan w:val="2"/>
                <w:noWrap/>
                <w:hideMark/>
              </w:tcPr>
            </w:tcPrChange>
          </w:tcPr>
          <w:p w:rsidR="000C082E" w:rsidRPr="000C082E" w:rsidRDefault="000C082E" w:rsidP="000C082E">
            <w:pPr>
              <w:spacing w:after="0"/>
              <w:jc w:val="left"/>
              <w:rPr>
                <w:ins w:id="3108" w:author="Gabriel Correa" w:date="2015-08-25T16:16:00Z"/>
                <w:rFonts w:ascii="Calibri" w:eastAsia="Times New Roman" w:hAnsi="Calibri" w:cs="Calibri"/>
                <w:color w:val="000000"/>
                <w:sz w:val="22"/>
              </w:rPr>
            </w:pPr>
            <w:proofErr w:type="spellStart"/>
            <w:ins w:id="3109" w:author="Gabriel Correa" w:date="2015-08-25T16:16:00Z">
              <w:r w:rsidRPr="000C082E">
                <w:rPr>
                  <w:rFonts w:ascii="Calibri" w:eastAsia="Times New Roman" w:hAnsi="Calibri" w:cs="Calibri"/>
                  <w:color w:val="000000"/>
                  <w:sz w:val="22"/>
                </w:rPr>
                <w:t>shall</w:t>
              </w:r>
              <w:proofErr w:type="spellEnd"/>
            </w:ins>
          </w:p>
        </w:tc>
        <w:tc>
          <w:tcPr>
            <w:tcW w:w="1360" w:type="dxa"/>
            <w:noWrap/>
            <w:hideMark/>
            <w:tcPrChange w:id="3110" w:author="Gabriel Correa" w:date="2015-08-25T16:21:00Z">
              <w:tcPr>
                <w:tcW w:w="1312" w:type="dxa"/>
                <w:noWrap/>
                <w:hideMark/>
              </w:tcPr>
            </w:tcPrChange>
          </w:tcPr>
          <w:p w:rsidR="000C082E" w:rsidRPr="000C082E" w:rsidRDefault="000C082E" w:rsidP="000C082E">
            <w:pPr>
              <w:spacing w:after="0"/>
              <w:jc w:val="left"/>
              <w:rPr>
                <w:ins w:id="3111" w:author="Gabriel Correa" w:date="2015-08-25T16:16:00Z"/>
                <w:rFonts w:ascii="Calibri" w:eastAsia="Times New Roman" w:hAnsi="Calibri" w:cs="Calibri"/>
                <w:color w:val="000000"/>
                <w:sz w:val="22"/>
              </w:rPr>
            </w:pPr>
            <w:proofErr w:type="spellStart"/>
            <w:ins w:id="3112" w:author="Gabriel Correa" w:date="2015-08-25T16:16:00Z">
              <w:r w:rsidRPr="000C082E">
                <w:rPr>
                  <w:rFonts w:ascii="Calibri" w:eastAsia="Times New Roman" w:hAnsi="Calibri" w:cs="Calibri"/>
                  <w:color w:val="000000"/>
                  <w:sz w:val="22"/>
                </w:rPr>
                <w:t>warn</w:t>
              </w:r>
              <w:proofErr w:type="spellEnd"/>
              <w:r w:rsidRPr="000C082E">
                <w:rPr>
                  <w:rFonts w:ascii="Calibri" w:eastAsia="Times New Roman" w:hAnsi="Calibri" w:cs="Calibri"/>
                  <w:color w:val="000000"/>
                  <w:sz w:val="22"/>
                </w:rPr>
                <w:t>*</w:t>
              </w:r>
            </w:ins>
          </w:p>
        </w:tc>
      </w:tr>
      <w:tr w:rsidR="00941879" w:rsidRPr="000C082E" w:rsidTr="00D755F5">
        <w:trPr>
          <w:trHeight w:val="300"/>
          <w:ins w:id="3113" w:author="Gabriel Correa" w:date="2015-08-25T16:16:00Z"/>
          <w:trPrChange w:id="3114" w:author="Gabriel Correa" w:date="2015-08-25T16:21:00Z">
            <w:trPr>
              <w:gridAfter w:val="0"/>
              <w:trHeight w:val="300"/>
            </w:trPr>
          </w:trPrChange>
        </w:trPr>
        <w:tc>
          <w:tcPr>
            <w:tcW w:w="1561" w:type="dxa"/>
            <w:noWrap/>
            <w:hideMark/>
            <w:tcPrChange w:id="3115" w:author="Gabriel Correa" w:date="2015-08-25T16:21:00Z">
              <w:tcPr>
                <w:tcW w:w="1513" w:type="dxa"/>
                <w:noWrap/>
                <w:hideMark/>
              </w:tcPr>
            </w:tcPrChange>
          </w:tcPr>
          <w:p w:rsidR="000C082E" w:rsidRPr="000C082E" w:rsidRDefault="000C082E" w:rsidP="000C082E">
            <w:pPr>
              <w:spacing w:after="0"/>
              <w:jc w:val="left"/>
              <w:rPr>
                <w:ins w:id="3116" w:author="Gabriel Correa" w:date="2015-08-25T16:16:00Z"/>
                <w:rFonts w:ascii="Calibri" w:eastAsia="Times New Roman" w:hAnsi="Calibri" w:cs="Calibri"/>
                <w:color w:val="000000"/>
                <w:sz w:val="22"/>
              </w:rPr>
            </w:pPr>
            <w:proofErr w:type="spellStart"/>
            <w:ins w:id="3117" w:author="Gabriel Correa" w:date="2015-08-25T16:16:00Z">
              <w:r w:rsidRPr="000C082E">
                <w:rPr>
                  <w:rFonts w:ascii="Calibri" w:eastAsia="Times New Roman" w:hAnsi="Calibri" w:cs="Calibri"/>
                  <w:color w:val="000000"/>
                  <w:sz w:val="22"/>
                </w:rPr>
                <w:t>best</w:t>
              </w:r>
              <w:proofErr w:type="spellEnd"/>
            </w:ins>
          </w:p>
        </w:tc>
        <w:tc>
          <w:tcPr>
            <w:tcW w:w="1513" w:type="dxa"/>
            <w:noWrap/>
            <w:hideMark/>
            <w:tcPrChange w:id="3118" w:author="Gabriel Correa" w:date="2015-08-25T16:21:00Z">
              <w:tcPr>
                <w:tcW w:w="1465" w:type="dxa"/>
                <w:gridSpan w:val="2"/>
                <w:noWrap/>
                <w:hideMark/>
              </w:tcPr>
            </w:tcPrChange>
          </w:tcPr>
          <w:p w:rsidR="000C082E" w:rsidRPr="000C082E" w:rsidRDefault="000C082E" w:rsidP="000C082E">
            <w:pPr>
              <w:spacing w:after="0"/>
              <w:jc w:val="left"/>
              <w:rPr>
                <w:ins w:id="3119" w:author="Gabriel Correa" w:date="2015-08-25T16:16:00Z"/>
                <w:rFonts w:ascii="Calibri" w:eastAsia="Times New Roman" w:hAnsi="Calibri" w:cs="Calibri"/>
                <w:color w:val="000000"/>
                <w:sz w:val="22"/>
              </w:rPr>
            </w:pPr>
            <w:proofErr w:type="spellStart"/>
            <w:ins w:id="3120" w:author="Gabriel Correa" w:date="2015-08-25T16:16:00Z">
              <w:r w:rsidRPr="000C082E">
                <w:rPr>
                  <w:rFonts w:ascii="Calibri" w:eastAsia="Times New Roman" w:hAnsi="Calibri" w:cs="Calibri"/>
                  <w:color w:val="000000"/>
                  <w:sz w:val="22"/>
                </w:rPr>
                <w:t>encourage</w:t>
              </w:r>
              <w:proofErr w:type="spellEnd"/>
              <w:r w:rsidRPr="000C082E">
                <w:rPr>
                  <w:rFonts w:ascii="Calibri" w:eastAsia="Times New Roman" w:hAnsi="Calibri" w:cs="Calibri"/>
                  <w:color w:val="000000"/>
                  <w:sz w:val="22"/>
                </w:rPr>
                <w:t>*</w:t>
              </w:r>
            </w:ins>
          </w:p>
        </w:tc>
        <w:tc>
          <w:tcPr>
            <w:tcW w:w="1482" w:type="dxa"/>
            <w:noWrap/>
            <w:hideMark/>
            <w:tcPrChange w:id="3121" w:author="Gabriel Correa" w:date="2015-08-25T16:21:00Z">
              <w:tcPr>
                <w:tcW w:w="1434" w:type="dxa"/>
                <w:gridSpan w:val="2"/>
                <w:noWrap/>
                <w:hideMark/>
              </w:tcPr>
            </w:tcPrChange>
          </w:tcPr>
          <w:p w:rsidR="000C082E" w:rsidRPr="000C082E" w:rsidRDefault="000C082E" w:rsidP="000C082E">
            <w:pPr>
              <w:spacing w:after="0"/>
              <w:jc w:val="left"/>
              <w:rPr>
                <w:ins w:id="3122" w:author="Gabriel Correa" w:date="2015-08-25T16:16:00Z"/>
                <w:rFonts w:ascii="Calibri" w:eastAsia="Times New Roman" w:hAnsi="Calibri" w:cs="Calibri"/>
                <w:color w:val="000000"/>
                <w:sz w:val="22"/>
              </w:rPr>
            </w:pPr>
            <w:proofErr w:type="spellStart"/>
            <w:ins w:id="3123" w:author="Gabriel Correa" w:date="2015-08-25T16:16:00Z">
              <w:r w:rsidRPr="000C082E">
                <w:rPr>
                  <w:rFonts w:ascii="Calibri" w:eastAsia="Times New Roman" w:hAnsi="Calibri" w:cs="Calibri"/>
                  <w:color w:val="000000"/>
                  <w:sz w:val="22"/>
                </w:rPr>
                <w:t>must</w:t>
              </w:r>
              <w:proofErr w:type="spellEnd"/>
            </w:ins>
          </w:p>
        </w:tc>
        <w:tc>
          <w:tcPr>
            <w:tcW w:w="1449" w:type="dxa"/>
            <w:noWrap/>
            <w:hideMark/>
            <w:tcPrChange w:id="3124" w:author="Gabriel Correa" w:date="2015-08-25T16:21:00Z">
              <w:tcPr>
                <w:tcW w:w="1401" w:type="dxa"/>
                <w:gridSpan w:val="2"/>
                <w:noWrap/>
                <w:hideMark/>
              </w:tcPr>
            </w:tcPrChange>
          </w:tcPr>
          <w:p w:rsidR="000C082E" w:rsidRPr="000C082E" w:rsidRDefault="000C082E" w:rsidP="000C082E">
            <w:pPr>
              <w:spacing w:after="0"/>
              <w:jc w:val="left"/>
              <w:rPr>
                <w:ins w:id="3125" w:author="Gabriel Correa" w:date="2015-08-25T16:16:00Z"/>
                <w:rFonts w:ascii="Calibri" w:eastAsia="Times New Roman" w:hAnsi="Calibri" w:cs="Calibri"/>
                <w:color w:val="000000"/>
                <w:sz w:val="22"/>
              </w:rPr>
            </w:pPr>
            <w:proofErr w:type="spellStart"/>
            <w:ins w:id="3126" w:author="Gabriel Correa" w:date="2015-08-25T16:16:00Z">
              <w:r w:rsidRPr="000C082E">
                <w:rPr>
                  <w:rFonts w:ascii="Calibri" w:eastAsia="Times New Roman" w:hAnsi="Calibri" w:cs="Calibri"/>
                  <w:color w:val="000000"/>
                  <w:sz w:val="22"/>
                </w:rPr>
                <w:t>performan</w:t>
              </w:r>
              <w:proofErr w:type="spellEnd"/>
              <w:r w:rsidRPr="000C082E">
                <w:rPr>
                  <w:rFonts w:ascii="Calibri" w:eastAsia="Times New Roman" w:hAnsi="Calibri" w:cs="Calibri"/>
                  <w:color w:val="000000"/>
                  <w:sz w:val="22"/>
                </w:rPr>
                <w:t>*</w:t>
              </w:r>
            </w:ins>
          </w:p>
        </w:tc>
        <w:tc>
          <w:tcPr>
            <w:tcW w:w="1603" w:type="dxa"/>
            <w:noWrap/>
            <w:hideMark/>
            <w:tcPrChange w:id="3127" w:author="Gabriel Correa" w:date="2015-08-25T16:21:00Z">
              <w:tcPr>
                <w:tcW w:w="1715" w:type="dxa"/>
                <w:gridSpan w:val="2"/>
                <w:noWrap/>
                <w:hideMark/>
              </w:tcPr>
            </w:tcPrChange>
          </w:tcPr>
          <w:p w:rsidR="000C082E" w:rsidRPr="000C082E" w:rsidRDefault="000C082E" w:rsidP="000C082E">
            <w:pPr>
              <w:spacing w:after="0"/>
              <w:jc w:val="left"/>
              <w:rPr>
                <w:ins w:id="3128" w:author="Gabriel Correa" w:date="2015-08-25T16:16:00Z"/>
                <w:rFonts w:ascii="Calibri" w:eastAsia="Times New Roman" w:hAnsi="Calibri" w:cs="Calibri"/>
                <w:color w:val="000000"/>
                <w:sz w:val="22"/>
              </w:rPr>
            </w:pPr>
            <w:proofErr w:type="spellStart"/>
            <w:ins w:id="3129" w:author="Gabriel Correa" w:date="2015-08-25T16:16:00Z">
              <w:r w:rsidRPr="000C082E">
                <w:rPr>
                  <w:rFonts w:ascii="Calibri" w:eastAsia="Times New Roman" w:hAnsi="Calibri" w:cs="Calibri"/>
                  <w:color w:val="000000"/>
                  <w:sz w:val="22"/>
                </w:rPr>
                <w:t>should</w:t>
              </w:r>
              <w:proofErr w:type="spellEnd"/>
            </w:ins>
          </w:p>
        </w:tc>
        <w:tc>
          <w:tcPr>
            <w:tcW w:w="1360" w:type="dxa"/>
            <w:shd w:val="clear" w:color="auto" w:fill="D9D9D9" w:themeFill="background1" w:themeFillShade="D9"/>
            <w:noWrap/>
            <w:hideMark/>
            <w:tcPrChange w:id="3130" w:author="Gabriel Correa" w:date="2015-08-25T16:21:00Z">
              <w:tcPr>
                <w:tcW w:w="1312" w:type="dxa"/>
                <w:shd w:val="clear" w:color="auto" w:fill="D9D9D9" w:themeFill="background1" w:themeFillShade="D9"/>
                <w:noWrap/>
                <w:hideMark/>
              </w:tcPr>
            </w:tcPrChange>
          </w:tcPr>
          <w:p w:rsidR="000C082E" w:rsidRPr="000C082E" w:rsidRDefault="000C082E" w:rsidP="000C082E">
            <w:pPr>
              <w:spacing w:after="0"/>
              <w:jc w:val="left"/>
              <w:rPr>
                <w:ins w:id="3131" w:author="Gabriel Correa" w:date="2015-08-25T16:16:00Z"/>
                <w:rFonts w:ascii="Calibri" w:eastAsia="Times New Roman" w:hAnsi="Calibri" w:cs="Calibri"/>
                <w:i/>
                <w:color w:val="7F7F7F" w:themeColor="text1" w:themeTint="80"/>
                <w:sz w:val="22"/>
                <w:rPrChange w:id="3132" w:author="Gabriel Correa" w:date="2015-08-25T16:17:00Z">
                  <w:rPr>
                    <w:ins w:id="3133" w:author="Gabriel Correa" w:date="2015-08-25T16:16:00Z"/>
                    <w:rFonts w:ascii="Calibri" w:eastAsia="Times New Roman" w:hAnsi="Calibri" w:cs="Calibri"/>
                    <w:color w:val="000000"/>
                    <w:sz w:val="22"/>
                  </w:rPr>
                </w:rPrChange>
              </w:rPr>
            </w:pPr>
            <w:proofErr w:type="spellStart"/>
            <w:ins w:id="3134" w:author="Gabriel Correa" w:date="2015-08-25T16:16:00Z">
              <w:r w:rsidRPr="000C082E">
                <w:rPr>
                  <w:rFonts w:ascii="Calibri" w:eastAsia="Times New Roman" w:hAnsi="Calibri" w:cs="Calibri"/>
                  <w:i/>
                  <w:color w:val="404040" w:themeColor="text1" w:themeTint="BF"/>
                  <w:sz w:val="22"/>
                  <w:rPrChange w:id="3135" w:author="Gabriel Correa" w:date="2015-08-25T16:17:00Z">
                    <w:rPr>
                      <w:rFonts w:ascii="Calibri" w:eastAsia="Times New Roman" w:hAnsi="Calibri" w:cs="Calibri"/>
                      <w:color w:val="000000"/>
                      <w:sz w:val="22"/>
                    </w:rPr>
                  </w:rPrChange>
                </w:rPr>
                <w:t>null</w:t>
              </w:r>
              <w:proofErr w:type="spellEnd"/>
              <w:r w:rsidRPr="000C082E">
                <w:rPr>
                  <w:rFonts w:ascii="Calibri" w:eastAsia="Times New Roman" w:hAnsi="Calibri" w:cs="Calibri"/>
                  <w:i/>
                  <w:color w:val="404040" w:themeColor="text1" w:themeTint="BF"/>
                  <w:sz w:val="22"/>
                  <w:rPrChange w:id="3136" w:author="Gabriel Correa" w:date="2015-08-25T16:17:00Z">
                    <w:rPr>
                      <w:rFonts w:ascii="Calibri" w:eastAsia="Times New Roman" w:hAnsi="Calibri" w:cs="Calibri"/>
                      <w:color w:val="000000"/>
                      <w:sz w:val="22"/>
                    </w:rPr>
                  </w:rPrChange>
                </w:rPr>
                <w:t xml:space="preserve"> (set #2)</w:t>
              </w:r>
            </w:ins>
          </w:p>
        </w:tc>
      </w:tr>
      <w:tr w:rsidR="00941879" w:rsidRPr="000C082E" w:rsidTr="00D755F5">
        <w:tblPrEx>
          <w:tblPrExChange w:id="3137" w:author="Gabriel Correa" w:date="2015-08-25T16:21:00Z">
            <w:tblPrEx>
              <w:tblW w:w="8856" w:type="dxa"/>
            </w:tblPrEx>
          </w:tblPrExChange>
        </w:tblPrEx>
        <w:trPr>
          <w:trHeight w:val="300"/>
          <w:ins w:id="3138" w:author="Gabriel Correa" w:date="2015-08-25T16:16:00Z"/>
          <w:trPrChange w:id="3139" w:author="Gabriel Correa" w:date="2015-08-25T16:21:00Z">
            <w:trPr>
              <w:trHeight w:val="300"/>
            </w:trPr>
          </w:trPrChange>
        </w:trPr>
        <w:tc>
          <w:tcPr>
            <w:tcW w:w="1561" w:type="dxa"/>
            <w:noWrap/>
            <w:hideMark/>
            <w:tcPrChange w:id="3140" w:author="Gabriel Correa" w:date="2015-08-25T16:21:00Z">
              <w:tcPr>
                <w:tcW w:w="1529" w:type="dxa"/>
                <w:gridSpan w:val="2"/>
                <w:noWrap/>
                <w:hideMark/>
              </w:tcPr>
            </w:tcPrChange>
          </w:tcPr>
          <w:p w:rsidR="000C082E" w:rsidRPr="000C082E" w:rsidRDefault="000C082E" w:rsidP="000C082E">
            <w:pPr>
              <w:spacing w:after="0"/>
              <w:jc w:val="left"/>
              <w:rPr>
                <w:ins w:id="3141" w:author="Gabriel Correa" w:date="2015-08-25T16:16:00Z"/>
                <w:rFonts w:ascii="Calibri" w:eastAsia="Times New Roman" w:hAnsi="Calibri" w:cs="Calibri"/>
                <w:color w:val="000000"/>
                <w:sz w:val="22"/>
              </w:rPr>
            </w:pPr>
            <w:proofErr w:type="spellStart"/>
            <w:ins w:id="3142" w:author="Gabriel Correa" w:date="2015-08-25T16:16:00Z">
              <w:r w:rsidRPr="000C082E">
                <w:rPr>
                  <w:rFonts w:ascii="Calibri" w:eastAsia="Times New Roman" w:hAnsi="Calibri" w:cs="Calibri"/>
                  <w:color w:val="000000"/>
                  <w:sz w:val="22"/>
                </w:rPr>
                <w:t>better</w:t>
              </w:r>
              <w:proofErr w:type="spellEnd"/>
            </w:ins>
          </w:p>
        </w:tc>
        <w:tc>
          <w:tcPr>
            <w:tcW w:w="1513" w:type="dxa"/>
            <w:noWrap/>
            <w:hideMark/>
            <w:tcPrChange w:id="3143" w:author="Gabriel Correa" w:date="2015-08-25T16:21:00Z">
              <w:tcPr>
                <w:tcW w:w="1481" w:type="dxa"/>
                <w:gridSpan w:val="2"/>
                <w:noWrap/>
                <w:hideMark/>
              </w:tcPr>
            </w:tcPrChange>
          </w:tcPr>
          <w:p w:rsidR="000C082E" w:rsidRPr="000C082E" w:rsidRDefault="000C082E" w:rsidP="000C082E">
            <w:pPr>
              <w:spacing w:after="0"/>
              <w:jc w:val="left"/>
              <w:rPr>
                <w:ins w:id="3144" w:author="Gabriel Correa" w:date="2015-08-25T16:16:00Z"/>
                <w:rFonts w:ascii="Calibri" w:eastAsia="Times New Roman" w:hAnsi="Calibri" w:cs="Calibri"/>
                <w:color w:val="000000"/>
                <w:sz w:val="22"/>
              </w:rPr>
            </w:pPr>
            <w:ins w:id="3145" w:author="Gabriel Correa" w:date="2015-08-25T16:16:00Z">
              <w:r w:rsidRPr="000C082E">
                <w:rPr>
                  <w:rFonts w:ascii="Calibri" w:eastAsia="Times New Roman" w:hAnsi="Calibri" w:cs="Calibri"/>
                  <w:color w:val="000000"/>
                  <w:sz w:val="22"/>
                </w:rPr>
                <w:t>error*</w:t>
              </w:r>
            </w:ins>
          </w:p>
        </w:tc>
        <w:tc>
          <w:tcPr>
            <w:tcW w:w="1482" w:type="dxa"/>
            <w:noWrap/>
            <w:hideMark/>
            <w:tcPrChange w:id="3146" w:author="Gabriel Correa" w:date="2015-08-25T16:21:00Z">
              <w:tcPr>
                <w:tcW w:w="1450" w:type="dxa"/>
                <w:gridSpan w:val="2"/>
                <w:noWrap/>
                <w:hideMark/>
              </w:tcPr>
            </w:tcPrChange>
          </w:tcPr>
          <w:p w:rsidR="000C082E" w:rsidRPr="000C082E" w:rsidRDefault="000C082E" w:rsidP="000C082E">
            <w:pPr>
              <w:spacing w:after="0"/>
              <w:jc w:val="left"/>
              <w:rPr>
                <w:ins w:id="3147" w:author="Gabriel Correa" w:date="2015-08-25T16:16:00Z"/>
                <w:rFonts w:ascii="Calibri" w:eastAsia="Times New Roman" w:hAnsi="Calibri" w:cs="Calibri"/>
                <w:color w:val="000000"/>
                <w:sz w:val="22"/>
              </w:rPr>
            </w:pPr>
            <w:proofErr w:type="spellStart"/>
            <w:ins w:id="3148" w:author="Gabriel Correa" w:date="2015-08-25T16:16:00Z">
              <w:r w:rsidRPr="000C082E">
                <w:rPr>
                  <w:rFonts w:ascii="Calibri" w:eastAsia="Times New Roman" w:hAnsi="Calibri" w:cs="Calibri"/>
                  <w:color w:val="000000"/>
                  <w:sz w:val="22"/>
                </w:rPr>
                <w:t>necessar</w:t>
              </w:r>
              <w:proofErr w:type="spellEnd"/>
              <w:r w:rsidRPr="000C082E">
                <w:rPr>
                  <w:rFonts w:ascii="Calibri" w:eastAsia="Times New Roman" w:hAnsi="Calibri" w:cs="Calibri"/>
                  <w:color w:val="000000"/>
                  <w:sz w:val="22"/>
                </w:rPr>
                <w:t>*</w:t>
              </w:r>
            </w:ins>
          </w:p>
        </w:tc>
        <w:tc>
          <w:tcPr>
            <w:tcW w:w="1449" w:type="dxa"/>
            <w:noWrap/>
            <w:hideMark/>
            <w:tcPrChange w:id="3149" w:author="Gabriel Correa" w:date="2015-08-25T16:21:00Z">
              <w:tcPr>
                <w:tcW w:w="1417" w:type="dxa"/>
                <w:gridSpan w:val="2"/>
                <w:noWrap/>
                <w:hideMark/>
              </w:tcPr>
            </w:tcPrChange>
          </w:tcPr>
          <w:p w:rsidR="000C082E" w:rsidRPr="000C082E" w:rsidRDefault="000C082E" w:rsidP="000C082E">
            <w:pPr>
              <w:spacing w:after="0"/>
              <w:jc w:val="left"/>
              <w:rPr>
                <w:ins w:id="3150" w:author="Gabriel Correa" w:date="2015-08-25T16:16:00Z"/>
                <w:rFonts w:ascii="Calibri" w:eastAsia="Times New Roman" w:hAnsi="Calibri" w:cs="Calibri"/>
                <w:color w:val="000000"/>
                <w:sz w:val="22"/>
              </w:rPr>
            </w:pPr>
            <w:proofErr w:type="spellStart"/>
            <w:ins w:id="3151" w:author="Gabriel Correa" w:date="2015-08-25T16:16:00Z">
              <w:r w:rsidRPr="000C082E">
                <w:rPr>
                  <w:rFonts w:ascii="Calibri" w:eastAsia="Times New Roman" w:hAnsi="Calibri" w:cs="Calibri"/>
                  <w:color w:val="000000"/>
                  <w:sz w:val="22"/>
                </w:rPr>
                <w:t>portab</w:t>
              </w:r>
              <w:proofErr w:type="spellEnd"/>
              <w:r w:rsidRPr="000C082E">
                <w:rPr>
                  <w:rFonts w:ascii="Calibri" w:eastAsia="Times New Roman" w:hAnsi="Calibri" w:cs="Calibri"/>
                  <w:color w:val="000000"/>
                  <w:sz w:val="22"/>
                </w:rPr>
                <w:t>*</w:t>
              </w:r>
            </w:ins>
          </w:p>
        </w:tc>
        <w:tc>
          <w:tcPr>
            <w:tcW w:w="2963" w:type="dxa"/>
            <w:gridSpan w:val="2"/>
            <w:noWrap/>
            <w:hideMark/>
            <w:tcPrChange w:id="3152" w:author="Gabriel Correa" w:date="2015-08-25T16:21:00Z">
              <w:tcPr>
                <w:tcW w:w="2979" w:type="dxa"/>
                <w:gridSpan w:val="3"/>
                <w:noWrap/>
                <w:hideMark/>
              </w:tcPr>
            </w:tcPrChange>
          </w:tcPr>
          <w:p w:rsidR="000C082E" w:rsidRPr="000C082E" w:rsidRDefault="000C082E" w:rsidP="000C082E">
            <w:pPr>
              <w:spacing w:after="0"/>
              <w:jc w:val="left"/>
              <w:rPr>
                <w:ins w:id="3153" w:author="Gabriel Correa" w:date="2015-08-25T16:16:00Z"/>
                <w:rFonts w:ascii="Calibri" w:eastAsia="Times New Roman" w:hAnsi="Calibri" w:cs="Calibri"/>
                <w:color w:val="000000"/>
                <w:sz w:val="22"/>
              </w:rPr>
            </w:pPr>
            <w:proofErr w:type="spellStart"/>
            <w:ins w:id="3154" w:author="Gabriel Correa" w:date="2015-08-25T16:16:00Z">
              <w:r w:rsidRPr="000C082E">
                <w:rPr>
                  <w:rFonts w:ascii="Calibri" w:eastAsia="Times New Roman" w:hAnsi="Calibri" w:cs="Calibri"/>
                  <w:color w:val="000000"/>
                  <w:sz w:val="22"/>
                </w:rPr>
                <w:t>simultaneous</w:t>
              </w:r>
              <w:proofErr w:type="spellEnd"/>
              <w:r w:rsidRPr="000C082E">
                <w:rPr>
                  <w:rFonts w:ascii="Calibri" w:eastAsia="Times New Roman" w:hAnsi="Calibri" w:cs="Calibri"/>
                  <w:color w:val="000000"/>
                  <w:sz w:val="22"/>
                </w:rPr>
                <w:t>*</w:t>
              </w:r>
            </w:ins>
          </w:p>
        </w:tc>
      </w:tr>
      <w:tr w:rsidR="00941879" w:rsidRPr="000C082E" w:rsidTr="00D755F5">
        <w:trPr>
          <w:trHeight w:val="300"/>
          <w:ins w:id="3155" w:author="Gabriel Correa" w:date="2015-08-25T16:16:00Z"/>
          <w:trPrChange w:id="3156" w:author="Gabriel Correa" w:date="2015-08-25T16:21:00Z">
            <w:trPr>
              <w:gridAfter w:val="0"/>
              <w:trHeight w:val="300"/>
            </w:trPr>
          </w:trPrChange>
        </w:trPr>
        <w:tc>
          <w:tcPr>
            <w:tcW w:w="1561" w:type="dxa"/>
            <w:noWrap/>
            <w:hideMark/>
            <w:tcPrChange w:id="3157" w:author="Gabriel Correa" w:date="2015-08-25T16:21:00Z">
              <w:tcPr>
                <w:tcW w:w="1513" w:type="dxa"/>
                <w:noWrap/>
                <w:hideMark/>
              </w:tcPr>
            </w:tcPrChange>
          </w:tcPr>
          <w:p w:rsidR="000C082E" w:rsidRPr="000C082E" w:rsidRDefault="000C082E" w:rsidP="000C082E">
            <w:pPr>
              <w:spacing w:after="0"/>
              <w:jc w:val="left"/>
              <w:rPr>
                <w:ins w:id="3158" w:author="Gabriel Correa" w:date="2015-08-25T16:16:00Z"/>
                <w:rFonts w:ascii="Calibri" w:eastAsia="Times New Roman" w:hAnsi="Calibri" w:cs="Calibri"/>
                <w:color w:val="000000"/>
                <w:sz w:val="22"/>
              </w:rPr>
            </w:pPr>
            <w:proofErr w:type="spellStart"/>
            <w:ins w:id="3159" w:author="Gabriel Correa" w:date="2015-08-25T16:16:00Z">
              <w:r w:rsidRPr="000C082E">
                <w:rPr>
                  <w:rFonts w:ascii="Calibri" w:eastAsia="Times New Roman" w:hAnsi="Calibri" w:cs="Calibri"/>
                  <w:color w:val="000000"/>
                  <w:sz w:val="22"/>
                </w:rPr>
                <w:t>between</w:t>
              </w:r>
              <w:proofErr w:type="spellEnd"/>
            </w:ins>
          </w:p>
        </w:tc>
        <w:tc>
          <w:tcPr>
            <w:tcW w:w="1513" w:type="dxa"/>
            <w:noWrap/>
            <w:hideMark/>
            <w:tcPrChange w:id="3160" w:author="Gabriel Correa" w:date="2015-08-25T16:21:00Z">
              <w:tcPr>
                <w:tcW w:w="1465" w:type="dxa"/>
                <w:gridSpan w:val="2"/>
                <w:noWrap/>
                <w:hideMark/>
              </w:tcPr>
            </w:tcPrChange>
          </w:tcPr>
          <w:p w:rsidR="000C082E" w:rsidRPr="000C082E" w:rsidRDefault="000C082E" w:rsidP="000C082E">
            <w:pPr>
              <w:spacing w:after="0"/>
              <w:jc w:val="left"/>
              <w:rPr>
                <w:ins w:id="3161" w:author="Gabriel Correa" w:date="2015-08-25T16:16:00Z"/>
                <w:rFonts w:ascii="Calibri" w:eastAsia="Times New Roman" w:hAnsi="Calibri" w:cs="Calibri"/>
                <w:color w:val="000000"/>
                <w:sz w:val="22"/>
              </w:rPr>
            </w:pPr>
            <w:proofErr w:type="spellStart"/>
            <w:ins w:id="3162" w:author="Gabriel Correa" w:date="2015-08-25T16:16:00Z">
              <w:r w:rsidRPr="000C082E">
                <w:rPr>
                  <w:rFonts w:ascii="Calibri" w:eastAsia="Times New Roman" w:hAnsi="Calibri" w:cs="Calibri"/>
                  <w:color w:val="000000"/>
                  <w:sz w:val="22"/>
                </w:rPr>
                <w:t>extend</w:t>
              </w:r>
              <w:proofErr w:type="spellEnd"/>
              <w:r w:rsidRPr="000C082E">
                <w:rPr>
                  <w:rFonts w:ascii="Calibri" w:eastAsia="Times New Roman" w:hAnsi="Calibri" w:cs="Calibri"/>
                  <w:color w:val="000000"/>
                  <w:sz w:val="22"/>
                </w:rPr>
                <w:t>*</w:t>
              </w:r>
            </w:ins>
          </w:p>
        </w:tc>
        <w:tc>
          <w:tcPr>
            <w:tcW w:w="1482" w:type="dxa"/>
            <w:noWrap/>
            <w:hideMark/>
            <w:tcPrChange w:id="3163" w:author="Gabriel Correa" w:date="2015-08-25T16:21:00Z">
              <w:tcPr>
                <w:tcW w:w="1434" w:type="dxa"/>
                <w:gridSpan w:val="2"/>
                <w:noWrap/>
                <w:hideMark/>
              </w:tcPr>
            </w:tcPrChange>
          </w:tcPr>
          <w:p w:rsidR="000C082E" w:rsidRPr="000C082E" w:rsidRDefault="000C082E" w:rsidP="000C082E">
            <w:pPr>
              <w:spacing w:after="0"/>
              <w:jc w:val="left"/>
              <w:rPr>
                <w:ins w:id="3164" w:author="Gabriel Correa" w:date="2015-08-25T16:16:00Z"/>
                <w:rFonts w:ascii="Calibri" w:eastAsia="Times New Roman" w:hAnsi="Calibri" w:cs="Calibri"/>
                <w:color w:val="000000"/>
                <w:sz w:val="22"/>
              </w:rPr>
            </w:pPr>
            <w:proofErr w:type="spellStart"/>
            <w:ins w:id="3165" w:author="Gabriel Correa" w:date="2015-08-25T16:16:00Z">
              <w:r w:rsidRPr="000C082E">
                <w:rPr>
                  <w:rFonts w:ascii="Calibri" w:eastAsia="Times New Roman" w:hAnsi="Calibri" w:cs="Calibri"/>
                  <w:color w:val="000000"/>
                  <w:sz w:val="22"/>
                </w:rPr>
                <w:t>never</w:t>
              </w:r>
              <w:proofErr w:type="spellEnd"/>
            </w:ins>
          </w:p>
        </w:tc>
        <w:tc>
          <w:tcPr>
            <w:tcW w:w="1449" w:type="dxa"/>
            <w:noWrap/>
            <w:hideMark/>
            <w:tcPrChange w:id="3166" w:author="Gabriel Correa" w:date="2015-08-25T16:21:00Z">
              <w:tcPr>
                <w:tcW w:w="1401" w:type="dxa"/>
                <w:gridSpan w:val="2"/>
                <w:noWrap/>
                <w:hideMark/>
              </w:tcPr>
            </w:tcPrChange>
          </w:tcPr>
          <w:p w:rsidR="000C082E" w:rsidRPr="000C082E" w:rsidRDefault="000C082E" w:rsidP="000C082E">
            <w:pPr>
              <w:spacing w:after="0"/>
              <w:jc w:val="left"/>
              <w:rPr>
                <w:ins w:id="3167" w:author="Gabriel Correa" w:date="2015-08-25T16:16:00Z"/>
                <w:rFonts w:ascii="Calibri" w:eastAsia="Times New Roman" w:hAnsi="Calibri" w:cs="Calibri"/>
                <w:color w:val="000000"/>
                <w:sz w:val="22"/>
              </w:rPr>
            </w:pPr>
            <w:ins w:id="3168" w:author="Gabriel Correa" w:date="2015-08-25T16:16:00Z">
              <w:r w:rsidRPr="000C082E">
                <w:rPr>
                  <w:rFonts w:ascii="Calibri" w:eastAsia="Times New Roman" w:hAnsi="Calibri" w:cs="Calibri"/>
                  <w:color w:val="000000"/>
                  <w:sz w:val="22"/>
                </w:rPr>
                <w:t>prior</w:t>
              </w:r>
            </w:ins>
          </w:p>
        </w:tc>
        <w:tc>
          <w:tcPr>
            <w:tcW w:w="1603" w:type="dxa"/>
            <w:noWrap/>
            <w:hideMark/>
            <w:tcPrChange w:id="3169" w:author="Gabriel Correa" w:date="2015-08-25T16:21:00Z">
              <w:tcPr>
                <w:tcW w:w="1715" w:type="dxa"/>
                <w:gridSpan w:val="2"/>
                <w:noWrap/>
                <w:hideMark/>
              </w:tcPr>
            </w:tcPrChange>
          </w:tcPr>
          <w:p w:rsidR="000C082E" w:rsidRPr="000C082E" w:rsidRDefault="000C082E" w:rsidP="000C082E">
            <w:pPr>
              <w:spacing w:after="0"/>
              <w:jc w:val="left"/>
              <w:rPr>
                <w:ins w:id="3170" w:author="Gabriel Correa" w:date="2015-08-25T16:16:00Z"/>
                <w:rFonts w:ascii="Calibri" w:eastAsia="Times New Roman" w:hAnsi="Calibri" w:cs="Calibri"/>
                <w:color w:val="000000"/>
                <w:sz w:val="22"/>
              </w:rPr>
            </w:pPr>
            <w:proofErr w:type="spellStart"/>
            <w:ins w:id="3171" w:author="Gabriel Correa" w:date="2015-08-25T16:16:00Z">
              <w:r w:rsidRPr="000C082E">
                <w:rPr>
                  <w:rFonts w:ascii="Calibri" w:eastAsia="Times New Roman" w:hAnsi="Calibri" w:cs="Calibri"/>
                  <w:color w:val="000000"/>
                  <w:sz w:val="22"/>
                </w:rPr>
                <w:t>strict</w:t>
              </w:r>
              <w:proofErr w:type="spellEnd"/>
              <w:r w:rsidRPr="000C082E">
                <w:rPr>
                  <w:rFonts w:ascii="Calibri" w:eastAsia="Times New Roman" w:hAnsi="Calibri" w:cs="Calibri"/>
                  <w:color w:val="000000"/>
                  <w:sz w:val="22"/>
                </w:rPr>
                <w:t>*</w:t>
              </w:r>
            </w:ins>
          </w:p>
        </w:tc>
        <w:tc>
          <w:tcPr>
            <w:tcW w:w="1360" w:type="dxa"/>
            <w:noWrap/>
            <w:hideMark/>
            <w:tcPrChange w:id="3172" w:author="Gabriel Correa" w:date="2015-08-25T16:21:00Z">
              <w:tcPr>
                <w:tcW w:w="1312" w:type="dxa"/>
                <w:noWrap/>
                <w:hideMark/>
              </w:tcPr>
            </w:tcPrChange>
          </w:tcPr>
          <w:p w:rsidR="000C082E" w:rsidRPr="000C082E" w:rsidRDefault="000C082E" w:rsidP="000C082E">
            <w:pPr>
              <w:spacing w:after="0"/>
              <w:jc w:val="left"/>
              <w:rPr>
                <w:ins w:id="3173" w:author="Gabriel Correa" w:date="2015-08-25T16:16:00Z"/>
                <w:rFonts w:ascii="Calibri" w:eastAsia="Times New Roman" w:hAnsi="Calibri" w:cs="Calibri"/>
                <w:color w:val="000000"/>
                <w:sz w:val="22"/>
              </w:rPr>
            </w:pPr>
          </w:p>
        </w:tc>
      </w:tr>
    </w:tbl>
    <w:p w:rsidR="00194EAB" w:rsidRDefault="00194EAB" w:rsidP="00D755F5">
      <w:pPr>
        <w:rPr>
          <w:ins w:id="3174" w:author="Gabriel Correa" w:date="2015-08-25T16:28:00Z"/>
        </w:rPr>
      </w:pPr>
    </w:p>
    <w:p w:rsidR="00D755F5" w:rsidRDefault="00D755F5" w:rsidP="00D755F5">
      <w:pPr>
        <w:rPr>
          <w:ins w:id="3175" w:author="Gabriel Correa" w:date="2015-08-25T16:51:00Z"/>
        </w:rPr>
      </w:pPr>
      <w:ins w:id="3176" w:author="Gabriel Correa" w:date="2015-08-25T16:27:00Z">
        <w:r>
          <w:t xml:space="preserve">Se decide incluir el </w:t>
        </w:r>
        <w:proofErr w:type="spellStart"/>
        <w:r w:rsidRPr="00194EAB">
          <w:rPr>
            <w:i/>
            <w:rPrChange w:id="3177" w:author="Gabriel Correa" w:date="2015-08-25T16:31:00Z">
              <w:rPr/>
            </w:rPrChange>
          </w:rPr>
          <w:t>keyword</w:t>
        </w:r>
        <w:proofErr w:type="spellEnd"/>
        <w:r>
          <w:t xml:space="preserve"> ‘</w:t>
        </w:r>
        <w:proofErr w:type="spellStart"/>
        <w:r>
          <w:t>null</w:t>
        </w:r>
        <w:proofErr w:type="spellEnd"/>
        <w:r>
          <w:t xml:space="preserve">’ porque durante la preparación manual de los datos usados se marcó la gran mayoría de las frases que contenían esta palabra como </w:t>
        </w:r>
        <w:r w:rsidRPr="002B28AD">
          <w:rPr>
            <w:i/>
          </w:rPr>
          <w:t>directiva-</w:t>
        </w:r>
        <w:proofErr w:type="spellStart"/>
        <w:r w:rsidRPr="002B28AD">
          <w:rPr>
            <w:i/>
          </w:rPr>
          <w:t>null</w:t>
        </w:r>
        <w:proofErr w:type="spellEnd"/>
        <w:r>
          <w:t>, una subclase entre las directivas.</w:t>
        </w:r>
      </w:ins>
      <w:ins w:id="3178" w:author="Gabriel Correa" w:date="2015-08-25T16:29:00Z">
        <w:r w:rsidR="00194EAB">
          <w:t xml:space="preserve"> Además, las palabras con * pu</w:t>
        </w:r>
      </w:ins>
      <w:ins w:id="3179" w:author="Gabriel Correa" w:date="2015-08-25T16:31:00Z">
        <w:r w:rsidR="003B7054">
          <w:t>e</w:t>
        </w:r>
      </w:ins>
      <w:ins w:id="3180" w:author="Gabriel Correa" w:date="2015-08-25T16:29:00Z">
        <w:r w:rsidR="00194EAB">
          <w:t xml:space="preserve">den terminar en cualquiera de sus variaciones y </w:t>
        </w:r>
      </w:ins>
      <w:ins w:id="3181" w:author="Gabriel Correa" w:date="2015-08-25T16:31:00Z">
        <w:r w:rsidR="00194EAB">
          <w:t xml:space="preserve">también </w:t>
        </w:r>
      </w:ins>
      <w:ins w:id="3182" w:author="Gabriel Correa" w:date="2015-08-25T16:29:00Z">
        <w:r w:rsidR="00194EAB">
          <w:t>ser</w:t>
        </w:r>
      </w:ins>
      <w:ins w:id="3183" w:author="Gabriel Correa" w:date="2015-08-25T16:31:00Z">
        <w:r w:rsidR="00194EAB">
          <w:t xml:space="preserve">án consideradas como </w:t>
        </w:r>
        <w:proofErr w:type="spellStart"/>
        <w:r w:rsidR="00194EAB" w:rsidRPr="00194EAB">
          <w:rPr>
            <w:i/>
            <w:rPrChange w:id="3184" w:author="Gabriel Correa" w:date="2015-08-25T16:31:00Z">
              <w:rPr/>
            </w:rPrChange>
          </w:rPr>
          <w:t>keywords</w:t>
        </w:r>
        <w:proofErr w:type="spellEnd"/>
        <w:r w:rsidR="00194EAB">
          <w:t>.</w:t>
        </w:r>
      </w:ins>
    </w:p>
    <w:p w:rsidR="007A0A55" w:rsidRDefault="007A0A55" w:rsidP="00D755F5">
      <w:pPr>
        <w:rPr>
          <w:ins w:id="3185" w:author="Gabriel Correa" w:date="2015-08-25T16:51:00Z"/>
        </w:rPr>
      </w:pPr>
    </w:p>
    <w:p w:rsidR="00D86BEF" w:rsidRDefault="00096772" w:rsidP="005D2320">
      <w:pPr>
        <w:pStyle w:val="Epgrafe"/>
        <w:keepNext/>
        <w:rPr>
          <w:ins w:id="3186" w:author="Gabriel Correa" w:date="2015-08-25T17:04:00Z"/>
        </w:rPr>
      </w:pPr>
      <w:bookmarkStart w:id="3187" w:name="_Ref428285594"/>
      <w:ins w:id="3188" w:author="Gabriel Correa" w:date="2015-08-25T17:02:00Z">
        <w:r>
          <w:t xml:space="preserve">Tabla </w:t>
        </w:r>
      </w:ins>
      <w:ins w:id="3189" w:author="Gabriel Correa" w:date="2015-08-28T00:22:00Z">
        <w:r w:rsidR="00F002B6">
          <w:fldChar w:fldCharType="begin"/>
        </w:r>
        <w:r w:rsidR="00F002B6">
          <w:instrText xml:space="preserve"> STYLEREF 1 \s </w:instrText>
        </w:r>
      </w:ins>
      <w:r w:rsidR="00F002B6">
        <w:fldChar w:fldCharType="separate"/>
      </w:r>
      <w:r w:rsidR="00E159AF">
        <w:rPr>
          <w:noProof/>
        </w:rPr>
        <w:t>6</w:t>
      </w:r>
      <w:ins w:id="3190"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r w:rsidR="00E159AF">
        <w:rPr>
          <w:noProof/>
        </w:rPr>
        <w:t>3</w:t>
      </w:r>
      <w:ins w:id="3191" w:author="Gabriel Correa" w:date="2015-08-28T00:22:00Z">
        <w:r w:rsidR="00F002B6">
          <w:fldChar w:fldCharType="end"/>
        </w:r>
      </w:ins>
      <w:del w:id="3192"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3187"/>
      <w:ins w:id="3193" w:author="Gabriel Correa" w:date="2015-08-25T17:02:00Z">
        <w:r>
          <w:t>:   Resultados de clasificar</w:t>
        </w:r>
      </w:ins>
      <w:ins w:id="3194" w:author="Gabriel Correa" w:date="2015-08-25T17:03:00Z">
        <w:r w:rsidR="00D86BEF">
          <w:t xml:space="preserve"> comentarios</w:t>
        </w:r>
      </w:ins>
      <w:ins w:id="3195" w:author="Gabriel Correa" w:date="2015-08-25T17:02:00Z">
        <w:r>
          <w:t xml:space="preserve"> </w:t>
        </w:r>
      </w:ins>
      <w:ins w:id="3196" w:author="Gabriel Correa" w:date="2015-08-25T17:03:00Z">
        <w:r w:rsidR="00D86BEF">
          <w:t xml:space="preserve">de cada API </w:t>
        </w:r>
      </w:ins>
      <w:ins w:id="3197" w:author="Gabriel Correa" w:date="2015-08-25T17:02:00Z">
        <w:r>
          <w:t xml:space="preserve">usando la regla de los </w:t>
        </w:r>
        <w:proofErr w:type="spellStart"/>
        <w:r w:rsidRPr="00096772">
          <w:rPr>
            <w:i/>
            <w:rPrChange w:id="3198" w:author="Gabriel Correa" w:date="2015-08-25T17:02:00Z">
              <w:rPr>
                <w:b w:val="0"/>
                <w:bCs w:val="0"/>
                <w:color w:val="auto"/>
                <w:sz w:val="24"/>
                <w:szCs w:val="22"/>
              </w:rPr>
            </w:rPrChange>
          </w:rPr>
          <w:t>keywords</w:t>
        </w:r>
      </w:ins>
      <w:proofErr w:type="spellEnd"/>
      <w:ins w:id="3199" w:author="Gabriel Correa" w:date="2015-08-25T17:03:00Z">
        <w:r w:rsidR="00D86BEF">
          <w:t>.</w:t>
        </w:r>
      </w:ins>
    </w:p>
    <w:tbl>
      <w:tblPr>
        <w:tblStyle w:val="Estilo2"/>
        <w:tblW w:w="9100" w:type="dxa"/>
        <w:jc w:val="center"/>
        <w:tblLook w:val="04A0" w:firstRow="1" w:lastRow="0" w:firstColumn="1" w:lastColumn="0" w:noHBand="0" w:noVBand="1"/>
        <w:tblPrChange w:id="3200"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3201">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3202" w:author="Gabriel Correa" w:date="2015-08-25T16:52:00Z"/>
          <w:trPrChange w:id="3203"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3204"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3205" w:author="Gabriel Correa" w:date="2015-08-25T16:52:00Z"/>
              </w:rPr>
            </w:pPr>
          </w:p>
        </w:tc>
        <w:tc>
          <w:tcPr>
            <w:tcW w:w="3445" w:type="dxa"/>
            <w:gridSpan w:val="3"/>
            <w:tcBorders>
              <w:top w:val="nil"/>
              <w:bottom w:val="single" w:sz="12" w:space="0" w:color="000000" w:themeColor="text1"/>
            </w:tcBorders>
            <w:noWrap/>
            <w:hideMark/>
            <w:tcPrChange w:id="3206"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3207" w:author="Gabriel Correa" w:date="2015-08-25T16:52:00Z"/>
              </w:rPr>
              <w:pPrChange w:id="3208"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3209" w:author="Gabriel Correa" w:date="2015-08-25T16:52:00Z">
              <w:r w:rsidRPr="007A0A55">
                <w:t xml:space="preserve">Set #1 </w:t>
              </w:r>
              <w:proofErr w:type="spellStart"/>
              <w:r w:rsidRPr="007A0A55">
                <w:t>Keywords</w:t>
              </w:r>
              <w:proofErr w:type="spellEnd"/>
            </w:ins>
          </w:p>
        </w:tc>
        <w:tc>
          <w:tcPr>
            <w:tcW w:w="3562" w:type="dxa"/>
            <w:gridSpan w:val="3"/>
            <w:tcBorders>
              <w:top w:val="nil"/>
              <w:bottom w:val="single" w:sz="12" w:space="0" w:color="000000" w:themeColor="text1"/>
            </w:tcBorders>
            <w:noWrap/>
            <w:hideMark/>
            <w:tcPrChange w:id="3210"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3211" w:author="Gabriel Correa" w:date="2015-08-25T16:52:00Z"/>
              </w:rPr>
              <w:pPrChange w:id="3212"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3213" w:author="Gabriel Correa" w:date="2015-08-25T16:52:00Z">
              <w:r w:rsidRPr="007A0A55">
                <w:t xml:space="preserve">Set #2 </w:t>
              </w:r>
              <w:proofErr w:type="spellStart"/>
              <w:r w:rsidRPr="007A0A55">
                <w:t>Keywo</w:t>
              </w:r>
              <w:r>
                <w:t>r</w:t>
              </w:r>
              <w:r w:rsidRPr="007A0A55">
                <w:t>ds</w:t>
              </w:r>
              <w:proofErr w:type="spellEnd"/>
              <w:r w:rsidRPr="007A0A55">
                <w:t xml:space="preserve"> (con </w:t>
              </w:r>
              <w:proofErr w:type="spellStart"/>
              <w:r w:rsidRPr="007A0A55">
                <w:t>null</w:t>
              </w:r>
              <w:proofErr w:type="spellEnd"/>
              <w:r w:rsidRPr="007A0A55">
                <w:t>)</w:t>
              </w:r>
            </w:ins>
          </w:p>
        </w:tc>
      </w:tr>
      <w:tr w:rsidR="00096772" w:rsidRPr="007A0A55" w:rsidTr="00096772">
        <w:tblPrEx>
          <w:tblPrExChange w:id="3214" w:author="Gabriel Correa" w:date="2015-08-25T17:00:00Z">
            <w:tblPrEx>
              <w:tblW w:w="9237" w:type="dxa"/>
            </w:tblPrEx>
          </w:tblPrExChange>
        </w:tblPrEx>
        <w:trPr>
          <w:trHeight w:val="300"/>
          <w:jc w:val="center"/>
          <w:ins w:id="3215" w:author="Gabriel Correa" w:date="2015-08-25T16:52:00Z"/>
          <w:trPrChange w:id="3216"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3217"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3218" w:author="Gabriel Correa" w:date="2015-08-25T16:52:00Z"/>
              </w:rPr>
            </w:pPr>
          </w:p>
        </w:tc>
        <w:tc>
          <w:tcPr>
            <w:tcW w:w="992" w:type="dxa"/>
            <w:tcBorders>
              <w:top w:val="single" w:sz="12" w:space="0" w:color="000000" w:themeColor="text1"/>
              <w:bottom w:val="single" w:sz="12" w:space="0" w:color="000000" w:themeColor="text1"/>
            </w:tcBorders>
            <w:noWrap/>
            <w:hideMark/>
            <w:tcPrChange w:id="3219"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3220" w:author="Gabriel Correa" w:date="2015-08-25T16:52:00Z"/>
              </w:rPr>
              <w:pPrChange w:id="3221" w:author="Gabriel Correa" w:date="2015-08-25T16:57:00Z">
                <w:pPr/>
              </w:pPrChange>
            </w:pPr>
            <w:proofErr w:type="spellStart"/>
            <w:ins w:id="3222" w:author="Gabriel Correa" w:date="2015-08-25T16:52:00Z">
              <w:r w:rsidRPr="007A0A55">
                <w:t>recall</w:t>
              </w:r>
              <w:proofErr w:type="spellEnd"/>
            </w:ins>
          </w:p>
        </w:tc>
        <w:tc>
          <w:tcPr>
            <w:tcW w:w="1096" w:type="dxa"/>
            <w:tcBorders>
              <w:top w:val="single" w:sz="12" w:space="0" w:color="000000" w:themeColor="text1"/>
              <w:bottom w:val="single" w:sz="12" w:space="0" w:color="000000" w:themeColor="text1"/>
            </w:tcBorders>
            <w:noWrap/>
            <w:hideMark/>
            <w:tcPrChange w:id="3223"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3224" w:author="Gabriel Correa" w:date="2015-08-25T16:52:00Z"/>
              </w:rPr>
              <w:pPrChange w:id="3225" w:author="Gabriel Correa" w:date="2015-08-25T16:57:00Z">
                <w:pPr/>
              </w:pPrChange>
            </w:pPr>
            <w:proofErr w:type="spellStart"/>
            <w:ins w:id="3226" w:author="Gabriel Correa" w:date="2015-08-25T16:52:00Z">
              <w:r w:rsidRPr="007A0A55">
                <w:t>precision</w:t>
              </w:r>
              <w:proofErr w:type="spellEnd"/>
            </w:ins>
          </w:p>
        </w:tc>
        <w:tc>
          <w:tcPr>
            <w:tcW w:w="1357" w:type="dxa"/>
            <w:tcBorders>
              <w:top w:val="single" w:sz="12" w:space="0" w:color="000000" w:themeColor="text1"/>
              <w:bottom w:val="single" w:sz="12" w:space="0" w:color="000000" w:themeColor="text1"/>
              <w:right w:val="nil"/>
            </w:tcBorders>
            <w:noWrap/>
            <w:hideMark/>
            <w:tcPrChange w:id="3227"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3228" w:author="Gabriel Correa" w:date="2015-08-25T16:52:00Z"/>
              </w:rPr>
              <w:pPrChange w:id="3229" w:author="Gabriel Correa" w:date="2015-08-25T16:57:00Z">
                <w:pPr/>
              </w:pPrChange>
            </w:pPr>
            <w:ins w:id="3230" w:author="Gabriel Correa" w:date="2015-08-25T16:52:00Z">
              <w:r w:rsidRPr="007A0A55">
                <w:t>f-</w:t>
              </w:r>
              <w:proofErr w:type="spellStart"/>
              <w:r w:rsidRPr="007A0A55">
                <w:t>measure</w:t>
              </w:r>
              <w:proofErr w:type="spellEnd"/>
            </w:ins>
          </w:p>
        </w:tc>
        <w:tc>
          <w:tcPr>
            <w:tcW w:w="992" w:type="dxa"/>
            <w:tcBorders>
              <w:top w:val="single" w:sz="12" w:space="0" w:color="000000" w:themeColor="text1"/>
              <w:left w:val="nil"/>
              <w:bottom w:val="single" w:sz="12" w:space="0" w:color="000000" w:themeColor="text1"/>
            </w:tcBorders>
            <w:noWrap/>
            <w:hideMark/>
            <w:tcPrChange w:id="3231"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3232" w:author="Gabriel Correa" w:date="2015-08-25T16:52:00Z"/>
              </w:rPr>
              <w:pPrChange w:id="3233" w:author="Gabriel Correa" w:date="2015-08-25T16:57:00Z">
                <w:pPr/>
              </w:pPrChange>
            </w:pPr>
            <w:proofErr w:type="spellStart"/>
            <w:ins w:id="3234" w:author="Gabriel Correa" w:date="2015-08-25T16:52:00Z">
              <w:r w:rsidRPr="007A0A55">
                <w:t>recall</w:t>
              </w:r>
              <w:proofErr w:type="spellEnd"/>
            </w:ins>
          </w:p>
        </w:tc>
        <w:tc>
          <w:tcPr>
            <w:tcW w:w="1096" w:type="dxa"/>
            <w:tcBorders>
              <w:top w:val="single" w:sz="12" w:space="0" w:color="000000" w:themeColor="text1"/>
              <w:bottom w:val="single" w:sz="12" w:space="0" w:color="000000" w:themeColor="text1"/>
            </w:tcBorders>
            <w:noWrap/>
            <w:hideMark/>
            <w:tcPrChange w:id="3235"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3236" w:author="Gabriel Correa" w:date="2015-08-25T16:52:00Z"/>
              </w:rPr>
              <w:pPrChange w:id="3237" w:author="Gabriel Correa" w:date="2015-08-25T16:57:00Z">
                <w:pPr/>
              </w:pPrChange>
            </w:pPr>
            <w:proofErr w:type="spellStart"/>
            <w:ins w:id="3238" w:author="Gabriel Correa" w:date="2015-08-25T16:52:00Z">
              <w:r w:rsidRPr="007A0A55">
                <w:t>precision</w:t>
              </w:r>
              <w:proofErr w:type="spellEnd"/>
            </w:ins>
          </w:p>
        </w:tc>
        <w:tc>
          <w:tcPr>
            <w:tcW w:w="1474" w:type="dxa"/>
            <w:tcBorders>
              <w:top w:val="single" w:sz="12" w:space="0" w:color="000000" w:themeColor="text1"/>
              <w:bottom w:val="single" w:sz="12" w:space="0" w:color="000000" w:themeColor="text1"/>
            </w:tcBorders>
            <w:noWrap/>
            <w:hideMark/>
            <w:tcPrChange w:id="3239"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3240" w:author="Gabriel Correa" w:date="2015-08-25T16:52:00Z"/>
              </w:rPr>
              <w:pPrChange w:id="3241" w:author="Gabriel Correa" w:date="2015-08-25T16:57:00Z">
                <w:pPr/>
              </w:pPrChange>
            </w:pPr>
            <w:ins w:id="3242" w:author="Gabriel Correa" w:date="2015-08-25T16:52:00Z">
              <w:r w:rsidRPr="007A0A55">
                <w:t>f-</w:t>
              </w:r>
              <w:proofErr w:type="spellStart"/>
              <w:r w:rsidRPr="007A0A55">
                <w:t>measure</w:t>
              </w:r>
              <w:proofErr w:type="spellEnd"/>
            </w:ins>
          </w:p>
        </w:tc>
      </w:tr>
      <w:tr w:rsidR="00096772" w:rsidRPr="007A0A55" w:rsidTr="00096772">
        <w:tblPrEx>
          <w:tblPrExChange w:id="3243" w:author="Gabriel Correa" w:date="2015-08-25T17:00:00Z">
            <w:tblPrEx>
              <w:tblW w:w="8997" w:type="dxa"/>
            </w:tblPrEx>
          </w:tblPrExChange>
        </w:tblPrEx>
        <w:trPr>
          <w:trHeight w:val="300"/>
          <w:jc w:val="center"/>
          <w:ins w:id="3244" w:author="Gabriel Correa" w:date="2015-08-25T16:52:00Z"/>
          <w:trPrChange w:id="3245"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3246"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3247" w:author="Gabriel Correa" w:date="2015-08-25T16:52:00Z"/>
              </w:rPr>
            </w:pPr>
            <w:ins w:id="3248" w:author="Gabriel Correa" w:date="2015-08-25T16:52:00Z">
              <w:r w:rsidRPr="007A0A55">
                <w:t xml:space="preserve">Apache </w:t>
              </w:r>
              <w:proofErr w:type="spellStart"/>
              <w:r w:rsidRPr="007A0A55">
                <w:t>Commons</w:t>
              </w:r>
              <w:proofErr w:type="spellEnd"/>
            </w:ins>
          </w:p>
        </w:tc>
        <w:tc>
          <w:tcPr>
            <w:tcW w:w="992" w:type="dxa"/>
            <w:tcBorders>
              <w:top w:val="single" w:sz="12" w:space="0" w:color="000000" w:themeColor="text1"/>
              <w:left w:val="dotDash" w:sz="4" w:space="0" w:color="A6A6A6" w:themeColor="background1" w:themeShade="A6"/>
            </w:tcBorders>
            <w:noWrap/>
            <w:hideMark/>
            <w:tcPrChange w:id="3249"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3250" w:author="Gabriel Correa" w:date="2015-08-25T16:52:00Z"/>
              </w:rPr>
              <w:pPrChange w:id="3251" w:author="Gabriel Correa" w:date="2015-08-25T16:57:00Z">
                <w:pPr/>
              </w:pPrChange>
            </w:pPr>
            <w:ins w:id="3252" w:author="Gabriel Correa" w:date="2015-08-25T16:52:00Z">
              <w:r w:rsidRPr="007A0A55">
                <w:t>0.25</w:t>
              </w:r>
            </w:ins>
          </w:p>
        </w:tc>
        <w:tc>
          <w:tcPr>
            <w:tcW w:w="1096" w:type="dxa"/>
            <w:tcBorders>
              <w:top w:val="single" w:sz="12" w:space="0" w:color="000000" w:themeColor="text1"/>
            </w:tcBorders>
            <w:noWrap/>
            <w:hideMark/>
            <w:tcPrChange w:id="3253"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3254" w:author="Gabriel Correa" w:date="2015-08-25T16:52:00Z"/>
              </w:rPr>
              <w:pPrChange w:id="3255" w:author="Gabriel Correa" w:date="2015-08-25T16:57:00Z">
                <w:pPr/>
              </w:pPrChange>
            </w:pPr>
            <w:ins w:id="3256"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3257"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3258" w:author="Gabriel Correa" w:date="2015-08-25T16:52:00Z"/>
              </w:rPr>
              <w:pPrChange w:id="3259" w:author="Gabriel Correa" w:date="2015-08-25T16:57:00Z">
                <w:pPr/>
              </w:pPrChange>
            </w:pPr>
            <w:ins w:id="3260"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3261"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3262" w:author="Gabriel Correa" w:date="2015-08-25T16:52:00Z"/>
              </w:rPr>
              <w:pPrChange w:id="3263" w:author="Gabriel Correa" w:date="2015-08-25T16:57:00Z">
                <w:pPr/>
              </w:pPrChange>
            </w:pPr>
            <w:ins w:id="3264" w:author="Gabriel Correa" w:date="2015-08-25T16:52:00Z">
              <w:r w:rsidRPr="007A0A55">
                <w:t>0.49</w:t>
              </w:r>
            </w:ins>
          </w:p>
        </w:tc>
        <w:tc>
          <w:tcPr>
            <w:tcW w:w="1096" w:type="dxa"/>
            <w:tcBorders>
              <w:top w:val="single" w:sz="12" w:space="0" w:color="000000" w:themeColor="text1"/>
            </w:tcBorders>
            <w:noWrap/>
            <w:hideMark/>
            <w:tcPrChange w:id="3265"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3266" w:author="Gabriel Correa" w:date="2015-08-25T16:52:00Z"/>
              </w:rPr>
              <w:pPrChange w:id="3267" w:author="Gabriel Correa" w:date="2015-08-25T16:57:00Z">
                <w:pPr/>
              </w:pPrChange>
            </w:pPr>
            <w:ins w:id="3268" w:author="Gabriel Correa" w:date="2015-08-25T16:52:00Z">
              <w:r w:rsidRPr="007A0A55">
                <w:t>0.69</w:t>
              </w:r>
            </w:ins>
          </w:p>
        </w:tc>
        <w:tc>
          <w:tcPr>
            <w:tcW w:w="1474" w:type="dxa"/>
            <w:tcBorders>
              <w:top w:val="single" w:sz="12" w:space="0" w:color="000000" w:themeColor="text1"/>
            </w:tcBorders>
            <w:noWrap/>
            <w:hideMark/>
            <w:tcPrChange w:id="3269"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3270" w:author="Gabriel Correa" w:date="2015-08-25T16:52:00Z"/>
              </w:rPr>
              <w:pPrChange w:id="3271" w:author="Gabriel Correa" w:date="2015-08-25T16:57:00Z">
                <w:pPr/>
              </w:pPrChange>
            </w:pPr>
            <w:ins w:id="3272" w:author="Gabriel Correa" w:date="2015-08-25T16:52:00Z">
              <w:r w:rsidRPr="007A0A55">
                <w:t>0.57</w:t>
              </w:r>
            </w:ins>
          </w:p>
        </w:tc>
      </w:tr>
      <w:tr w:rsidR="00096772" w:rsidRPr="007A0A55" w:rsidTr="00096772">
        <w:tblPrEx>
          <w:tblPrExChange w:id="3273" w:author="Gabriel Correa" w:date="2015-08-25T17:00:00Z">
            <w:tblPrEx>
              <w:tblW w:w="8670" w:type="dxa"/>
            </w:tblPrEx>
          </w:tblPrExChange>
        </w:tblPrEx>
        <w:trPr>
          <w:trHeight w:val="300"/>
          <w:jc w:val="center"/>
          <w:ins w:id="3274" w:author="Gabriel Correa" w:date="2015-08-25T16:52:00Z"/>
          <w:trPrChange w:id="3275"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3276"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3277" w:author="Gabriel Correa" w:date="2015-08-25T16:52:00Z"/>
              </w:rPr>
            </w:pPr>
            <w:ins w:id="3278" w:author="Gabriel Correa" w:date="2015-08-25T16:52:00Z">
              <w:r w:rsidRPr="007A0A55">
                <w:t>Java</w:t>
              </w:r>
            </w:ins>
          </w:p>
        </w:tc>
        <w:tc>
          <w:tcPr>
            <w:tcW w:w="992" w:type="dxa"/>
            <w:tcBorders>
              <w:left w:val="dotDash" w:sz="4" w:space="0" w:color="A6A6A6" w:themeColor="background1" w:themeShade="A6"/>
            </w:tcBorders>
            <w:noWrap/>
            <w:hideMark/>
            <w:tcPrChange w:id="3279"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3280" w:author="Gabriel Correa" w:date="2015-08-25T16:52:00Z"/>
              </w:rPr>
              <w:pPrChange w:id="3281" w:author="Gabriel Correa" w:date="2015-08-25T16:57:00Z">
                <w:pPr/>
              </w:pPrChange>
            </w:pPr>
            <w:ins w:id="3282" w:author="Gabriel Correa" w:date="2015-08-25T16:52:00Z">
              <w:r w:rsidRPr="007A0A55">
                <w:t>0.43</w:t>
              </w:r>
            </w:ins>
          </w:p>
        </w:tc>
        <w:tc>
          <w:tcPr>
            <w:tcW w:w="1096" w:type="dxa"/>
            <w:noWrap/>
            <w:hideMark/>
            <w:tcPrChange w:id="3283" w:author="Gabriel Correa" w:date="2015-08-25T17:00:00Z">
              <w:tcPr>
                <w:tcW w:w="1096" w:type="dxa"/>
                <w:noWrap/>
                <w:hideMark/>
              </w:tcPr>
            </w:tcPrChange>
          </w:tcPr>
          <w:p w:rsidR="007A0A55" w:rsidRPr="007A0A55" w:rsidRDefault="007A0A55">
            <w:pPr>
              <w:jc w:val="right"/>
              <w:rPr>
                <w:ins w:id="3284" w:author="Gabriel Correa" w:date="2015-08-25T16:52:00Z"/>
              </w:rPr>
              <w:pPrChange w:id="3285" w:author="Gabriel Correa" w:date="2015-08-25T16:57:00Z">
                <w:pPr/>
              </w:pPrChange>
            </w:pPr>
            <w:ins w:id="3286" w:author="Gabriel Correa" w:date="2015-08-25T16:52:00Z">
              <w:r w:rsidRPr="007A0A55">
                <w:t>0.64</w:t>
              </w:r>
            </w:ins>
          </w:p>
        </w:tc>
        <w:tc>
          <w:tcPr>
            <w:tcW w:w="1357" w:type="dxa"/>
            <w:tcBorders>
              <w:right w:val="dotDash" w:sz="4" w:space="0" w:color="A6A6A6" w:themeColor="background1" w:themeShade="A6"/>
            </w:tcBorders>
            <w:noWrap/>
            <w:hideMark/>
            <w:tcPrChange w:id="3287"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3288" w:author="Gabriel Correa" w:date="2015-08-25T16:52:00Z"/>
              </w:rPr>
              <w:pPrChange w:id="3289" w:author="Gabriel Correa" w:date="2015-08-25T16:57:00Z">
                <w:pPr/>
              </w:pPrChange>
            </w:pPr>
            <w:ins w:id="3290" w:author="Gabriel Correa" w:date="2015-08-25T16:52:00Z">
              <w:r w:rsidRPr="007A0A55">
                <w:t>0.52</w:t>
              </w:r>
            </w:ins>
          </w:p>
        </w:tc>
        <w:tc>
          <w:tcPr>
            <w:tcW w:w="992" w:type="dxa"/>
            <w:tcBorders>
              <w:left w:val="dotDash" w:sz="4" w:space="0" w:color="A6A6A6" w:themeColor="background1" w:themeShade="A6"/>
            </w:tcBorders>
            <w:noWrap/>
            <w:hideMark/>
            <w:tcPrChange w:id="3291"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3292" w:author="Gabriel Correa" w:date="2015-08-25T16:52:00Z"/>
              </w:rPr>
              <w:pPrChange w:id="3293" w:author="Gabriel Correa" w:date="2015-08-25T16:57:00Z">
                <w:pPr/>
              </w:pPrChange>
            </w:pPr>
            <w:ins w:id="3294" w:author="Gabriel Correa" w:date="2015-08-25T16:52:00Z">
              <w:r w:rsidRPr="007A0A55">
                <w:t>0.57</w:t>
              </w:r>
            </w:ins>
          </w:p>
        </w:tc>
        <w:tc>
          <w:tcPr>
            <w:tcW w:w="1096" w:type="dxa"/>
            <w:noWrap/>
            <w:hideMark/>
            <w:tcPrChange w:id="3295" w:author="Gabriel Correa" w:date="2015-08-25T17:00:00Z">
              <w:tcPr>
                <w:tcW w:w="992" w:type="dxa"/>
                <w:gridSpan w:val="3"/>
                <w:noWrap/>
                <w:hideMark/>
              </w:tcPr>
            </w:tcPrChange>
          </w:tcPr>
          <w:p w:rsidR="007A0A55" w:rsidRPr="007A0A55" w:rsidRDefault="007A0A55">
            <w:pPr>
              <w:jc w:val="right"/>
              <w:rPr>
                <w:ins w:id="3296" w:author="Gabriel Correa" w:date="2015-08-25T16:52:00Z"/>
              </w:rPr>
              <w:pPrChange w:id="3297" w:author="Gabriel Correa" w:date="2015-08-25T16:57:00Z">
                <w:pPr/>
              </w:pPrChange>
            </w:pPr>
            <w:ins w:id="3298" w:author="Gabriel Correa" w:date="2015-08-25T16:52:00Z">
              <w:r w:rsidRPr="007A0A55">
                <w:t>0.69</w:t>
              </w:r>
            </w:ins>
          </w:p>
        </w:tc>
        <w:tc>
          <w:tcPr>
            <w:tcW w:w="1474" w:type="dxa"/>
            <w:noWrap/>
            <w:hideMark/>
            <w:tcPrChange w:id="3299" w:author="Gabriel Correa" w:date="2015-08-25T17:00:00Z">
              <w:tcPr>
                <w:tcW w:w="1474" w:type="dxa"/>
                <w:gridSpan w:val="4"/>
                <w:noWrap/>
                <w:hideMark/>
              </w:tcPr>
            </w:tcPrChange>
          </w:tcPr>
          <w:p w:rsidR="007A0A55" w:rsidRPr="007A0A55" w:rsidRDefault="007A0A55">
            <w:pPr>
              <w:jc w:val="right"/>
              <w:rPr>
                <w:ins w:id="3300" w:author="Gabriel Correa" w:date="2015-08-25T16:52:00Z"/>
              </w:rPr>
              <w:pPrChange w:id="3301" w:author="Gabriel Correa" w:date="2015-08-25T16:57:00Z">
                <w:pPr/>
              </w:pPrChange>
            </w:pPr>
            <w:ins w:id="3302" w:author="Gabriel Correa" w:date="2015-08-25T16:52:00Z">
              <w:r w:rsidRPr="007A0A55">
                <w:t>0.62</w:t>
              </w:r>
            </w:ins>
          </w:p>
        </w:tc>
      </w:tr>
      <w:tr w:rsidR="00096772" w:rsidRPr="007A0A55" w:rsidTr="00096772">
        <w:tblPrEx>
          <w:tblPrExChange w:id="3303" w:author="Gabriel Correa" w:date="2015-08-25T17:00:00Z">
            <w:tblPrEx>
              <w:tblW w:w="8997" w:type="dxa"/>
            </w:tblPrEx>
          </w:tblPrExChange>
        </w:tblPrEx>
        <w:trPr>
          <w:trHeight w:val="300"/>
          <w:jc w:val="center"/>
          <w:ins w:id="3304" w:author="Gabriel Correa" w:date="2015-08-25T16:52:00Z"/>
          <w:trPrChange w:id="3305"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306"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3307" w:author="Gabriel Correa" w:date="2015-08-25T16:52:00Z"/>
              </w:rPr>
            </w:pPr>
            <w:proofErr w:type="spellStart"/>
            <w:ins w:id="3308" w:author="Gabriel Correa" w:date="2015-08-25T16:52:00Z">
              <w:r w:rsidRPr="007A0A55">
                <w:t>Jface</w:t>
              </w:r>
              <w:proofErr w:type="spellEnd"/>
            </w:ins>
          </w:p>
        </w:tc>
        <w:tc>
          <w:tcPr>
            <w:tcW w:w="992" w:type="dxa"/>
            <w:tcBorders>
              <w:left w:val="dotDash" w:sz="4" w:space="0" w:color="A6A6A6" w:themeColor="background1" w:themeShade="A6"/>
              <w:bottom w:val="nil"/>
            </w:tcBorders>
            <w:noWrap/>
            <w:hideMark/>
            <w:tcPrChange w:id="3309"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3310" w:author="Gabriel Correa" w:date="2015-08-25T16:52:00Z"/>
              </w:rPr>
              <w:pPrChange w:id="3311" w:author="Gabriel Correa" w:date="2015-08-25T16:57:00Z">
                <w:pPr/>
              </w:pPrChange>
            </w:pPr>
            <w:ins w:id="3312" w:author="Gabriel Correa" w:date="2015-08-25T16:52:00Z">
              <w:r w:rsidRPr="007A0A55">
                <w:t>0.58</w:t>
              </w:r>
            </w:ins>
          </w:p>
        </w:tc>
        <w:tc>
          <w:tcPr>
            <w:tcW w:w="1096" w:type="dxa"/>
            <w:tcBorders>
              <w:bottom w:val="nil"/>
            </w:tcBorders>
            <w:noWrap/>
            <w:hideMark/>
            <w:tcPrChange w:id="3313" w:author="Gabriel Correa" w:date="2015-08-25T17:00:00Z">
              <w:tcPr>
                <w:tcW w:w="1096" w:type="dxa"/>
                <w:tcBorders>
                  <w:bottom w:val="nil"/>
                </w:tcBorders>
                <w:noWrap/>
                <w:hideMark/>
              </w:tcPr>
            </w:tcPrChange>
          </w:tcPr>
          <w:p w:rsidR="007A0A55" w:rsidRPr="007A0A55" w:rsidRDefault="007A0A55">
            <w:pPr>
              <w:jc w:val="right"/>
              <w:rPr>
                <w:ins w:id="3314" w:author="Gabriel Correa" w:date="2015-08-25T16:52:00Z"/>
              </w:rPr>
              <w:pPrChange w:id="3315" w:author="Gabriel Correa" w:date="2015-08-25T16:57:00Z">
                <w:pPr/>
              </w:pPrChange>
            </w:pPr>
            <w:ins w:id="3316" w:author="Gabriel Correa" w:date="2015-08-25T16:52:00Z">
              <w:r w:rsidRPr="007A0A55">
                <w:t>0.55</w:t>
              </w:r>
            </w:ins>
          </w:p>
        </w:tc>
        <w:tc>
          <w:tcPr>
            <w:tcW w:w="1357" w:type="dxa"/>
            <w:tcBorders>
              <w:bottom w:val="nil"/>
              <w:right w:val="dotDash" w:sz="4" w:space="0" w:color="A6A6A6" w:themeColor="background1" w:themeShade="A6"/>
            </w:tcBorders>
            <w:noWrap/>
            <w:hideMark/>
            <w:tcPrChange w:id="3317"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3318" w:author="Gabriel Correa" w:date="2015-08-25T16:52:00Z"/>
              </w:rPr>
              <w:pPrChange w:id="3319" w:author="Gabriel Correa" w:date="2015-08-25T16:57:00Z">
                <w:pPr/>
              </w:pPrChange>
            </w:pPr>
            <w:ins w:id="3320" w:author="Gabriel Correa" w:date="2015-08-25T16:52:00Z">
              <w:r w:rsidRPr="007A0A55">
                <w:t>0.57</w:t>
              </w:r>
            </w:ins>
          </w:p>
        </w:tc>
        <w:tc>
          <w:tcPr>
            <w:tcW w:w="992" w:type="dxa"/>
            <w:tcBorders>
              <w:left w:val="dotDash" w:sz="4" w:space="0" w:color="A6A6A6" w:themeColor="background1" w:themeShade="A6"/>
              <w:bottom w:val="nil"/>
            </w:tcBorders>
            <w:noWrap/>
            <w:hideMark/>
            <w:tcPrChange w:id="3321"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3322" w:author="Gabriel Correa" w:date="2015-08-25T16:52:00Z"/>
              </w:rPr>
              <w:pPrChange w:id="3323" w:author="Gabriel Correa" w:date="2015-08-25T16:57:00Z">
                <w:pPr/>
              </w:pPrChange>
            </w:pPr>
            <w:ins w:id="3324" w:author="Gabriel Correa" w:date="2015-08-25T16:52:00Z">
              <w:r w:rsidRPr="007A0A55">
                <w:t>0.91</w:t>
              </w:r>
            </w:ins>
          </w:p>
        </w:tc>
        <w:tc>
          <w:tcPr>
            <w:tcW w:w="1096" w:type="dxa"/>
            <w:tcBorders>
              <w:bottom w:val="nil"/>
            </w:tcBorders>
            <w:noWrap/>
            <w:hideMark/>
            <w:tcPrChange w:id="3325" w:author="Gabriel Correa" w:date="2015-08-25T17:00:00Z">
              <w:tcPr>
                <w:tcW w:w="1319" w:type="dxa"/>
                <w:gridSpan w:val="4"/>
                <w:tcBorders>
                  <w:bottom w:val="nil"/>
                </w:tcBorders>
                <w:noWrap/>
                <w:hideMark/>
              </w:tcPr>
            </w:tcPrChange>
          </w:tcPr>
          <w:p w:rsidR="007A0A55" w:rsidRPr="007A0A55" w:rsidRDefault="007A0A55">
            <w:pPr>
              <w:jc w:val="right"/>
              <w:rPr>
                <w:ins w:id="3326" w:author="Gabriel Correa" w:date="2015-08-25T16:52:00Z"/>
              </w:rPr>
              <w:pPrChange w:id="3327" w:author="Gabriel Correa" w:date="2015-08-25T16:57:00Z">
                <w:pPr/>
              </w:pPrChange>
            </w:pPr>
            <w:ins w:id="3328" w:author="Gabriel Correa" w:date="2015-08-25T16:52:00Z">
              <w:r w:rsidRPr="007A0A55">
                <w:t>0.63</w:t>
              </w:r>
            </w:ins>
          </w:p>
        </w:tc>
        <w:tc>
          <w:tcPr>
            <w:tcW w:w="1474" w:type="dxa"/>
            <w:tcBorders>
              <w:bottom w:val="nil"/>
            </w:tcBorders>
            <w:noWrap/>
            <w:hideMark/>
            <w:tcPrChange w:id="3329" w:author="Gabriel Correa" w:date="2015-08-25T17:00:00Z">
              <w:tcPr>
                <w:tcW w:w="1474" w:type="dxa"/>
                <w:gridSpan w:val="4"/>
                <w:tcBorders>
                  <w:bottom w:val="nil"/>
                </w:tcBorders>
                <w:noWrap/>
                <w:hideMark/>
              </w:tcPr>
            </w:tcPrChange>
          </w:tcPr>
          <w:p w:rsidR="007A0A55" w:rsidRPr="007A0A55" w:rsidRDefault="007A0A55">
            <w:pPr>
              <w:jc w:val="right"/>
              <w:rPr>
                <w:ins w:id="3330" w:author="Gabriel Correa" w:date="2015-08-25T16:52:00Z"/>
              </w:rPr>
              <w:pPrChange w:id="3331" w:author="Gabriel Correa" w:date="2015-08-25T16:57:00Z">
                <w:pPr/>
              </w:pPrChange>
            </w:pPr>
            <w:ins w:id="3332" w:author="Gabriel Correa" w:date="2015-08-25T16:52:00Z">
              <w:r w:rsidRPr="007A0A55">
                <w:t>0.75</w:t>
              </w:r>
            </w:ins>
          </w:p>
        </w:tc>
      </w:tr>
      <w:tr w:rsidR="00096772" w:rsidRPr="007A0A55" w:rsidTr="00096772">
        <w:trPr>
          <w:trHeight w:val="300"/>
          <w:jc w:val="center"/>
          <w:ins w:id="3333" w:author="Gabriel Correa" w:date="2015-08-25T16:52:00Z"/>
          <w:trPrChange w:id="3334"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335"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3336" w:author="Gabriel Correa" w:date="2015-08-25T16:52:00Z"/>
              </w:rPr>
            </w:pPr>
            <w:ins w:id="3337" w:author="Gabriel Correa" w:date="2015-08-25T17:01:00Z">
              <w:r>
                <w:t xml:space="preserve">( </w:t>
              </w:r>
            </w:ins>
            <w:ins w:id="3338" w:author="Gabriel Correa" w:date="2015-08-25T16:52:00Z">
              <w:r w:rsidR="007A0A55" w:rsidRPr="007A0A55">
                <w:t>Promedio</w:t>
              </w:r>
            </w:ins>
            <w:ins w:id="3339"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3340"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3341" w:author="Gabriel Correa" w:date="2015-08-25T16:52:00Z"/>
              </w:rPr>
              <w:pPrChange w:id="3342" w:author="Gabriel Correa" w:date="2015-08-25T16:57:00Z">
                <w:pPr/>
              </w:pPrChange>
            </w:pPr>
            <w:ins w:id="3343" w:author="Gabriel Correa" w:date="2015-08-25T16:52:00Z">
              <w:r w:rsidRPr="007A0A55">
                <w:t>0.42</w:t>
              </w:r>
            </w:ins>
          </w:p>
        </w:tc>
        <w:tc>
          <w:tcPr>
            <w:tcW w:w="1096" w:type="dxa"/>
            <w:tcBorders>
              <w:top w:val="nil"/>
              <w:bottom w:val="nil"/>
            </w:tcBorders>
            <w:noWrap/>
            <w:hideMark/>
            <w:tcPrChange w:id="3344" w:author="Gabriel Correa" w:date="2015-08-25T17:00:00Z">
              <w:tcPr>
                <w:tcW w:w="1096" w:type="dxa"/>
                <w:tcBorders>
                  <w:top w:val="nil"/>
                  <w:bottom w:val="nil"/>
                </w:tcBorders>
                <w:noWrap/>
                <w:hideMark/>
              </w:tcPr>
            </w:tcPrChange>
          </w:tcPr>
          <w:p w:rsidR="007A0A55" w:rsidRPr="007A0A55" w:rsidRDefault="007A0A55">
            <w:pPr>
              <w:jc w:val="right"/>
              <w:rPr>
                <w:ins w:id="3345" w:author="Gabriel Correa" w:date="2015-08-25T16:52:00Z"/>
              </w:rPr>
              <w:pPrChange w:id="3346" w:author="Gabriel Correa" w:date="2015-08-25T16:57:00Z">
                <w:pPr/>
              </w:pPrChange>
            </w:pPr>
            <w:ins w:id="3347"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3348"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3349" w:author="Gabriel Correa" w:date="2015-08-25T16:52:00Z"/>
              </w:rPr>
              <w:pPrChange w:id="3350" w:author="Gabriel Correa" w:date="2015-08-25T16:57:00Z">
                <w:pPr/>
              </w:pPrChange>
            </w:pPr>
            <w:ins w:id="3351"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3352"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3353" w:author="Gabriel Correa" w:date="2015-08-25T16:52:00Z"/>
              </w:rPr>
              <w:pPrChange w:id="3354" w:author="Gabriel Correa" w:date="2015-08-25T16:57:00Z">
                <w:pPr/>
              </w:pPrChange>
            </w:pPr>
            <w:ins w:id="3355" w:author="Gabriel Correa" w:date="2015-08-25T16:52:00Z">
              <w:r w:rsidRPr="007A0A55">
                <w:t>0.65</w:t>
              </w:r>
            </w:ins>
          </w:p>
        </w:tc>
        <w:tc>
          <w:tcPr>
            <w:tcW w:w="1096" w:type="dxa"/>
            <w:tcBorders>
              <w:top w:val="nil"/>
              <w:bottom w:val="nil"/>
            </w:tcBorders>
            <w:noWrap/>
            <w:hideMark/>
            <w:tcPrChange w:id="3356" w:author="Gabriel Correa" w:date="2015-08-25T17:00:00Z">
              <w:tcPr>
                <w:tcW w:w="1319" w:type="dxa"/>
                <w:gridSpan w:val="4"/>
                <w:tcBorders>
                  <w:top w:val="nil"/>
                  <w:bottom w:val="nil"/>
                </w:tcBorders>
                <w:noWrap/>
                <w:hideMark/>
              </w:tcPr>
            </w:tcPrChange>
          </w:tcPr>
          <w:p w:rsidR="007A0A55" w:rsidRPr="007A0A55" w:rsidRDefault="007A0A55">
            <w:pPr>
              <w:jc w:val="right"/>
              <w:rPr>
                <w:ins w:id="3357" w:author="Gabriel Correa" w:date="2015-08-25T16:52:00Z"/>
              </w:rPr>
              <w:pPrChange w:id="3358" w:author="Gabriel Correa" w:date="2015-08-25T16:57:00Z">
                <w:pPr/>
              </w:pPrChange>
            </w:pPr>
            <w:ins w:id="3359" w:author="Gabriel Correa" w:date="2015-08-25T16:52:00Z">
              <w:r w:rsidRPr="007A0A55">
                <w:t>0.67</w:t>
              </w:r>
            </w:ins>
          </w:p>
        </w:tc>
        <w:tc>
          <w:tcPr>
            <w:tcW w:w="1474" w:type="dxa"/>
            <w:tcBorders>
              <w:top w:val="nil"/>
              <w:bottom w:val="nil"/>
            </w:tcBorders>
            <w:noWrap/>
            <w:hideMark/>
            <w:tcPrChange w:id="3360" w:author="Gabriel Correa" w:date="2015-08-25T17:00:00Z">
              <w:tcPr>
                <w:tcW w:w="1474" w:type="dxa"/>
                <w:gridSpan w:val="4"/>
                <w:tcBorders>
                  <w:top w:val="nil"/>
                  <w:bottom w:val="nil"/>
                </w:tcBorders>
                <w:noWrap/>
                <w:hideMark/>
              </w:tcPr>
            </w:tcPrChange>
          </w:tcPr>
          <w:p w:rsidR="007A0A55" w:rsidRPr="007A0A55" w:rsidRDefault="007A0A55">
            <w:pPr>
              <w:jc w:val="right"/>
              <w:rPr>
                <w:ins w:id="3361" w:author="Gabriel Correa" w:date="2015-08-25T16:52:00Z"/>
              </w:rPr>
              <w:pPrChange w:id="3362" w:author="Gabriel Correa" w:date="2015-08-25T16:57:00Z">
                <w:pPr/>
              </w:pPrChange>
            </w:pPr>
            <w:ins w:id="3363" w:author="Gabriel Correa" w:date="2015-08-25T16:52:00Z">
              <w:r w:rsidRPr="007A0A55">
                <w:t>0.65</w:t>
              </w:r>
            </w:ins>
          </w:p>
        </w:tc>
      </w:tr>
    </w:tbl>
    <w:p w:rsidR="007A0A55" w:rsidRDefault="00D86BEF" w:rsidP="00D755F5">
      <w:pPr>
        <w:rPr>
          <w:ins w:id="3364" w:author="Gabriel Correa" w:date="2015-08-25T17:14:00Z"/>
        </w:rPr>
      </w:pPr>
      <w:ins w:id="3365" w:author="Gabriel Correa" w:date="2015-08-25T17:03:00Z">
        <w:r>
          <w:t xml:space="preserve">Los resultados </w:t>
        </w:r>
      </w:ins>
      <w:ins w:id="3366" w:author="Gabriel Correa" w:date="2015-08-25T17:04:00Z">
        <w:r>
          <w:t xml:space="preserve">de la </w:t>
        </w:r>
        <w:r>
          <w:fldChar w:fldCharType="begin"/>
        </w:r>
        <w:r>
          <w:instrText xml:space="preserve"> REF _Ref428285594 \h </w:instrText>
        </w:r>
      </w:ins>
      <w:r>
        <w:fldChar w:fldCharType="separate"/>
      </w:r>
      <w:ins w:id="3367" w:author="Gabriel Correa" w:date="2015-08-25T17:02:00Z">
        <w:r w:rsidR="00E159AF">
          <w:t xml:space="preserve">Tabla </w:t>
        </w:r>
      </w:ins>
      <w:r w:rsidR="00E159AF">
        <w:rPr>
          <w:noProof/>
        </w:rPr>
        <w:t>6</w:t>
      </w:r>
      <w:ins w:id="3368" w:author="Gabriel Correa" w:date="2015-08-28T00:22:00Z">
        <w:r w:rsidR="00E159AF">
          <w:t>.</w:t>
        </w:r>
      </w:ins>
      <w:r w:rsidR="00E159AF">
        <w:rPr>
          <w:noProof/>
        </w:rPr>
        <w:t>3</w:t>
      </w:r>
      <w:ins w:id="3369" w:author="Gabriel Correa" w:date="2015-08-25T17:04:00Z">
        <w:r>
          <w:fldChar w:fldCharType="end"/>
        </w:r>
      </w:ins>
      <w:ins w:id="3370" w:author="Gabriel Correa" w:date="2015-08-25T17:09:00Z">
        <w:r>
          <w:t xml:space="preserve"> muestran que el rendimiento fue mejor con el set #2 de </w:t>
        </w:r>
      </w:ins>
      <w:proofErr w:type="spellStart"/>
      <w:ins w:id="3371" w:author="Gabriel Correa" w:date="2015-08-25T17:10:00Z">
        <w:r>
          <w:rPr>
            <w:i/>
          </w:rPr>
          <w:t>keywords</w:t>
        </w:r>
      </w:ins>
      <w:proofErr w:type="spellEnd"/>
      <w:ins w:id="3372" w:author="Gabriel Correa" w:date="2015-08-25T17:11:00Z">
        <w:r>
          <w:t xml:space="preserve"> lo cual se explica con </w:t>
        </w:r>
      </w:ins>
      <w:ins w:id="3373" w:author="Gabriel Correa" w:date="2015-08-25T17:13:00Z">
        <w:r w:rsidR="00FA7719">
          <w:t>el hecho de que</w:t>
        </w:r>
      </w:ins>
      <w:ins w:id="3374" w:author="Gabriel Correa" w:date="2015-08-25T17:11:00Z">
        <w:r>
          <w:t xml:space="preserve"> hay var</w:t>
        </w:r>
      </w:ins>
      <w:ins w:id="3375" w:author="Gabriel Correa" w:date="2015-08-25T17:12:00Z">
        <w:r>
          <w:t>ias</w:t>
        </w:r>
      </w:ins>
      <w:ins w:id="3376" w:author="Gabriel Correa" w:date="2015-08-25T17:11:00Z">
        <w:r>
          <w:t xml:space="preserve"> frases </w:t>
        </w:r>
      </w:ins>
      <w:ins w:id="3377" w:author="Gabriel Correa" w:date="2015-08-25T17:12:00Z">
        <w:r>
          <w:t xml:space="preserve">que fueron </w:t>
        </w:r>
      </w:ins>
      <w:ins w:id="3378" w:author="Gabriel Correa" w:date="2015-08-25T17:11:00Z">
        <w:r>
          <w:t xml:space="preserve">marcadas </w:t>
        </w:r>
      </w:ins>
      <w:ins w:id="3379" w:author="Gabriel Correa" w:date="2015-08-25T17:12:00Z">
        <w:r>
          <w:t xml:space="preserve">como </w:t>
        </w:r>
      </w:ins>
      <w:ins w:id="3380" w:author="Gabriel Correa" w:date="2015-08-25T17:11:00Z">
        <w:r>
          <w:t>directivas</w:t>
        </w:r>
      </w:ins>
      <w:ins w:id="3381" w:author="Gabriel Correa" w:date="2015-08-25T17:12:00Z">
        <w:r>
          <w:t xml:space="preserve"> durante las revisiones manuales.</w:t>
        </w:r>
      </w:ins>
    </w:p>
    <w:p w:rsidR="00D46D18" w:rsidRDefault="00D46D18" w:rsidP="00D755F5">
      <w:pPr>
        <w:rPr>
          <w:ins w:id="3382" w:author="Gabriel Correa" w:date="2015-08-25T17:18:00Z"/>
        </w:rPr>
      </w:pPr>
      <w:ins w:id="3383" w:author="Gabriel Correa" w:date="2015-08-25T17:14:00Z">
        <w:r>
          <w:t xml:space="preserve">Un resultado interesante es que el valor de </w:t>
        </w:r>
        <w:proofErr w:type="spellStart"/>
        <w:r>
          <w:rPr>
            <w:i/>
          </w:rPr>
          <w:t>recall</w:t>
        </w:r>
        <w:proofErr w:type="spellEnd"/>
        <w:r>
          <w:t xml:space="preserve"> mejoró m</w:t>
        </w:r>
      </w:ins>
      <w:ins w:id="3384" w:author="Gabriel Correa" w:date="2015-08-25T17:15:00Z">
        <w:r>
          <w:t xml:space="preserve">ás en </w:t>
        </w:r>
        <w:proofErr w:type="spellStart"/>
        <w:r>
          <w:t>JFace</w:t>
        </w:r>
        <w:proofErr w:type="spellEnd"/>
        <w:r>
          <w:t xml:space="preserve"> que en las otras librerías al incluir la palabra </w:t>
        </w:r>
      </w:ins>
      <w:proofErr w:type="spellStart"/>
      <w:ins w:id="3385" w:author="Gabriel Correa" w:date="2015-08-25T17:16:00Z">
        <w:r>
          <w:rPr>
            <w:i/>
          </w:rPr>
          <w:t>null</w:t>
        </w:r>
        <w:proofErr w:type="spellEnd"/>
        <w:r>
          <w:t xml:space="preserve"> en el set de </w:t>
        </w:r>
        <w:proofErr w:type="spellStart"/>
        <w:r>
          <w:rPr>
            <w:i/>
          </w:rPr>
          <w:t>keywords</w:t>
        </w:r>
        <w:proofErr w:type="spellEnd"/>
        <w:r>
          <w:t xml:space="preserve">. Alcanza un alto valor de 0.91. Esto </w:t>
        </w:r>
      </w:ins>
      <w:ins w:id="3386" w:author="Gabriel Correa" w:date="2015-08-25T17:17:00Z">
        <w:r>
          <w:t>sin dudas indica</w:t>
        </w:r>
      </w:ins>
      <w:ins w:id="3387" w:author="Gabriel Correa" w:date="2015-08-25T17:16:00Z">
        <w:r>
          <w:t xml:space="preserve"> que </w:t>
        </w:r>
        <w:proofErr w:type="spellStart"/>
        <w:r>
          <w:t>JFace</w:t>
        </w:r>
        <w:proofErr w:type="spellEnd"/>
        <w:r>
          <w:t xml:space="preserve"> tiene </w:t>
        </w:r>
      </w:ins>
      <w:ins w:id="3388" w:author="Gabriel Correa" w:date="2015-08-25T17:17:00Z">
        <w:r>
          <w:t xml:space="preserve">una proporción mayor de </w:t>
        </w:r>
      </w:ins>
      <w:ins w:id="3389" w:author="Gabriel Correa" w:date="2015-08-25T17:16:00Z">
        <w:r>
          <w:t xml:space="preserve">directivas que incluyen la palabra </w:t>
        </w:r>
      </w:ins>
      <w:proofErr w:type="spellStart"/>
      <w:ins w:id="3390" w:author="Gabriel Correa" w:date="2015-08-25T17:17:00Z">
        <w:r>
          <w:rPr>
            <w:i/>
          </w:rPr>
          <w:t>null</w:t>
        </w:r>
        <w:proofErr w:type="spellEnd"/>
        <w:r>
          <w:t xml:space="preserve"> que las otras API.</w:t>
        </w:r>
      </w:ins>
    </w:p>
    <w:p w:rsidR="00325398" w:rsidRPr="0039109E" w:rsidRDefault="00325398" w:rsidP="00D755F5">
      <w:pPr>
        <w:rPr>
          <w:ins w:id="3391" w:author="Gabriel Correa" w:date="2015-08-25T16:27:00Z"/>
        </w:rPr>
      </w:pPr>
      <w:ins w:id="3392" w:author="Gabriel Correa" w:date="2015-08-25T17:18:00Z">
        <w:r>
          <w:lastRenderedPageBreak/>
          <w:t>Otra observación es que los resultados en promedio de las tres librer</w:t>
        </w:r>
      </w:ins>
      <w:ins w:id="3393" w:author="Gabriel Correa" w:date="2015-08-25T17:19:00Z">
        <w:r>
          <w:t xml:space="preserve">ías no es suficientemente bueno según la escala de rendimiento en </w:t>
        </w:r>
      </w:ins>
      <w:ins w:id="3394" w:author="Gabriel Correa" w:date="2015-08-25T17:22:00Z">
        <w:r>
          <w:fldChar w:fldCharType="begin"/>
        </w:r>
        <w:r>
          <w:instrText xml:space="preserve"> REF _Ref428286694 \r \h </w:instrText>
        </w:r>
      </w:ins>
      <w:r>
        <w:fldChar w:fldCharType="separate"/>
      </w:r>
      <w:r w:rsidR="00E159AF">
        <w:t>5.3</w:t>
      </w:r>
      <w:ins w:id="3395" w:author="Gabriel Correa" w:date="2015-08-25T17:22:00Z">
        <w:r>
          <w:fldChar w:fldCharType="end"/>
        </w:r>
      </w:ins>
      <w:ins w:id="3396" w:author="Gabriel Correa" w:date="2015-08-25T17:19:00Z">
        <w:r>
          <w:t xml:space="preserve"> y no supera </w:t>
        </w:r>
      </w:ins>
      <w:ins w:id="3397" w:author="Gabriel Correa" w:date="2015-08-25T17:20:00Z">
        <w:r>
          <w:t xml:space="preserve">la calidad de </w:t>
        </w:r>
      </w:ins>
      <w:ins w:id="3398" w:author="Gabriel Correa" w:date="2015-08-25T17:21:00Z">
        <w:r>
          <w:t>otros clasificadores que usan aprendizaje de máquina como se ve en resultados de más adelante.</w:t>
        </w:r>
      </w:ins>
      <w:ins w:id="3399" w:author="Gabriel Correa" w:date="2015-08-25T17:25:00Z">
        <w:r w:rsidR="0039109E">
          <w:t xml:space="preserve"> Sin duda en </w:t>
        </w:r>
        <w:proofErr w:type="spellStart"/>
        <w:r w:rsidR="0039109E">
          <w:t>JFace</w:t>
        </w:r>
        <w:proofErr w:type="spellEnd"/>
        <w:r w:rsidR="0039109E">
          <w:t xml:space="preserve"> los resultados con </w:t>
        </w:r>
        <w:proofErr w:type="spellStart"/>
        <w:r w:rsidR="0039109E">
          <w:rPr>
            <w:i/>
          </w:rPr>
          <w:t>keywords</w:t>
        </w:r>
        <w:proofErr w:type="spellEnd"/>
        <w:r w:rsidR="0039109E">
          <w:t xml:space="preserve"> son excelentes, pero no resultó ser así con Apache </w:t>
        </w:r>
        <w:proofErr w:type="spellStart"/>
        <w:r w:rsidR="0039109E">
          <w:t>Commons</w:t>
        </w:r>
        <w:proofErr w:type="spellEnd"/>
        <w:r w:rsidR="0039109E">
          <w:t xml:space="preserve"> ni con Java.</w:t>
        </w:r>
      </w:ins>
    </w:p>
    <w:p w:rsidR="000C082E" w:rsidRPr="0039109E" w:rsidRDefault="0039109E" w:rsidP="00695838">
      <w:pPr>
        <w:rPr>
          <w:ins w:id="3400" w:author="Gabriel Correa" w:date="2015-08-24T16:07:00Z"/>
        </w:rPr>
      </w:pPr>
      <w:ins w:id="3401" w:author="Gabriel Correa" w:date="2015-08-25T17:26:00Z">
        <w:r>
          <w:t xml:space="preserve">Posiblemente la estrategia de </w:t>
        </w:r>
        <w:proofErr w:type="spellStart"/>
        <w:r>
          <w:t>keywords</w:t>
        </w:r>
        <w:proofErr w:type="spellEnd"/>
        <w:r>
          <w:t xml:space="preserve"> puede ser mejorada para obtener mejores resultados. Sin embargo tiene la desventaja</w:t>
        </w:r>
      </w:ins>
      <w:ins w:id="3402" w:author="Gabriel Correa" w:date="2015-08-25T17:27:00Z">
        <w:r>
          <w:t xml:space="preserve"> que no puede ser usada con la matriz de costos para </w:t>
        </w:r>
      </w:ins>
      <w:ins w:id="3403" w:author="Gabriel Correa" w:date="2015-08-25T17:28:00Z">
        <w:r>
          <w:t xml:space="preserve">acercar más el valor de </w:t>
        </w:r>
        <w:proofErr w:type="spellStart"/>
        <w:r>
          <w:rPr>
            <w:i/>
          </w:rPr>
          <w:t>recall</w:t>
        </w:r>
        <w:proofErr w:type="spellEnd"/>
        <w:r>
          <w:t xml:space="preserve"> hacia 1, al menos en su algoritmo básico</w:t>
        </w:r>
      </w:ins>
      <w:ins w:id="3404" w:author="Gabriel Correa" w:date="2015-08-25T17:29:00Z">
        <w:r>
          <w:t xml:space="preserve"> usado en este trabajo.</w:t>
        </w:r>
      </w:ins>
    </w:p>
    <w:p w:rsidR="0043095C" w:rsidRDefault="00565CAD">
      <w:pPr>
        <w:pStyle w:val="Ttulo3"/>
        <w:rPr>
          <w:ins w:id="3405" w:author="Gabriel Correa" w:date="2015-08-24T18:38:00Z"/>
        </w:rPr>
        <w:pPrChange w:id="3406" w:author="Gabriel Correa" w:date="2015-08-24T16:28:00Z">
          <w:pPr/>
        </w:pPrChange>
      </w:pPr>
      <w:bookmarkStart w:id="3407" w:name="_Ref428279312"/>
      <w:bookmarkStart w:id="3408" w:name="_Toc428516561"/>
      <w:ins w:id="3409" w:author="Gabriel Correa" w:date="2015-08-24T16:51:00Z">
        <w:r>
          <w:t>Usando</w:t>
        </w:r>
      </w:ins>
      <w:ins w:id="3410" w:author="Gabriel Correa" w:date="2015-08-24T16:26:00Z">
        <w:r w:rsidR="00D34C4A">
          <w:t xml:space="preserve"> una </w:t>
        </w:r>
      </w:ins>
      <w:ins w:id="3411" w:author="Gabriel Correa" w:date="2015-08-24T16:25:00Z">
        <w:r w:rsidR="00D34C4A">
          <w:t>API</w:t>
        </w:r>
      </w:ins>
      <w:bookmarkEnd w:id="3407"/>
      <w:bookmarkEnd w:id="3408"/>
    </w:p>
    <w:p w:rsidR="001F4958" w:rsidRPr="00E02554" w:rsidRDefault="001F4958" w:rsidP="001F4958">
      <w:pPr>
        <w:rPr>
          <w:ins w:id="3412" w:author="Gabriel Correa" w:date="2015-08-24T17:31:00Z"/>
        </w:rPr>
      </w:pPr>
      <w:ins w:id="3413" w:author="Gabriel Correa" w:date="2015-08-24T18:39:00Z">
        <w:r w:rsidRPr="00E02554">
          <w:t xml:space="preserve">Este experimento consiste en usar una API y entrenar a los clasificadores con un porcentaje de ella y </w:t>
        </w:r>
      </w:ins>
      <w:ins w:id="3414" w:author="Gabriel Correa" w:date="2015-08-24T18:40:00Z">
        <w:r w:rsidRPr="00E02554">
          <w:t xml:space="preserve">luego probar con el resto de la API. Esto se realizó para las 3 API consideradas en el trabajo. </w:t>
        </w:r>
      </w:ins>
      <w:ins w:id="3415" w:author="Gabriel Correa" w:date="2015-08-24T18:41:00Z">
        <w:r w:rsidRPr="00E02554">
          <w:t>El orden de las instancias de cada API es aleatorizada antes de realizar la partición.</w:t>
        </w:r>
      </w:ins>
      <w:ins w:id="3416"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ins w:id="3417" w:author="Gabriel Correa" w:date="2015-08-24T23:17:00Z">
        <w:r w:rsidR="00733C70" w:rsidRPr="00E02554">
          <w:t xml:space="preserve"> y sin tener ningún modelo previo de cómo detectar las directivas.</w:t>
        </w:r>
      </w:ins>
      <w:ins w:id="3418" w:author="Gabriel Correa" w:date="2015-08-24T23:16:00Z">
        <w:r w:rsidR="00733C70" w:rsidRPr="00E02554">
          <w:t xml:space="preserve"> Esto haría posible clasificar manualmente </w:t>
        </w:r>
      </w:ins>
      <w:ins w:id="3419" w:author="Gabriel Correa" w:date="2015-08-24T23:18:00Z">
        <w:r w:rsidR="00733C70" w:rsidRPr="00E02554">
          <w:t xml:space="preserve">muy pocas </w:t>
        </w:r>
      </w:ins>
      <w:ins w:id="3420" w:author="Gabriel Correa" w:date="2015-08-24T23:16:00Z">
        <w:r w:rsidR="00733C70" w:rsidRPr="00E02554">
          <w:t>directivas de una documentación y detectar el resto automáticamente.</w:t>
        </w:r>
      </w:ins>
    </w:p>
    <w:p w:rsidR="001F4958" w:rsidRPr="00E02554" w:rsidRDefault="005F39C5" w:rsidP="00AE4D43">
      <w:pPr>
        <w:rPr>
          <w:ins w:id="3421" w:author="Gabriel Correa" w:date="2015-08-24T23:20:00Z"/>
        </w:rPr>
      </w:pPr>
      <w:ins w:id="3422" w:author="Gabriel Correa" w:date="2015-08-24T23:18:00Z">
        <w:r w:rsidRPr="00E02554">
          <w:t xml:space="preserve">Los resultados se encuentran graficados en la </w:t>
        </w:r>
      </w:ins>
      <w:ins w:id="3423" w:author="Gabriel Correa" w:date="2015-08-24T23:19:00Z">
        <w:r w:rsidRPr="005D2320">
          <w:fldChar w:fldCharType="begin"/>
        </w:r>
        <w:r w:rsidRPr="00E02554">
          <w:instrText xml:space="preserve"> REF _Ref428221691 \h </w:instrText>
        </w:r>
      </w:ins>
      <w:r w:rsidRPr="005D2320">
        <w:fldChar w:fldCharType="separate"/>
      </w:r>
      <w:ins w:id="3424" w:author="Gabriel Correa" w:date="2015-08-24T19:57:00Z">
        <w:r w:rsidR="00E159AF">
          <w:t xml:space="preserve">Imagen </w:t>
        </w:r>
      </w:ins>
      <w:r w:rsidR="00E159AF">
        <w:rPr>
          <w:noProof/>
        </w:rPr>
        <w:t>6</w:t>
      </w:r>
      <w:r w:rsidR="00E159AF">
        <w:t>.</w:t>
      </w:r>
      <w:r w:rsidR="00E159AF">
        <w:rPr>
          <w:noProof/>
        </w:rPr>
        <w:t>2</w:t>
      </w:r>
      <w:ins w:id="3425" w:author="Gabriel Correa" w:date="2015-08-24T23:19:00Z">
        <w:r w:rsidRPr="005D2320">
          <w:fldChar w:fldCharType="end"/>
        </w:r>
      </w:ins>
      <w:ins w:id="3426" w:author="Gabriel Correa" w:date="2015-08-24T23:18:00Z">
        <w:r w:rsidRPr="00E02554">
          <w:t>.</w:t>
        </w:r>
      </w:ins>
      <w:ins w:id="3427" w:author="Gabriel Correa" w:date="2015-08-24T18:33:00Z">
        <w:r w:rsidR="001F4958" w:rsidRPr="00E02554">
          <w:t>Al entrenar con un 2.5% que son entre 40</w:t>
        </w:r>
      </w:ins>
      <w:ins w:id="3428" w:author="Gabriel Correa" w:date="2015-08-24T18:34:00Z">
        <w:r w:rsidR="001F4958" w:rsidRPr="00E02554">
          <w:t xml:space="preserve"> a 6</w:t>
        </w:r>
      </w:ins>
      <w:ins w:id="3429" w:author="Gabriel Correa" w:date="2015-08-24T18:33:00Z">
        <w:r w:rsidR="001F4958" w:rsidRPr="00E02554">
          <w:t xml:space="preserve">0 instancias </w:t>
        </w:r>
      </w:ins>
      <w:ins w:id="3430" w:author="Gabriel Correa" w:date="2015-08-24T18:34:00Z">
        <w:r w:rsidR="001F4958" w:rsidRPr="00E02554">
          <w:t xml:space="preserve">o entrenar con un </w:t>
        </w:r>
      </w:ins>
      <w:ins w:id="3431" w:author="Gabriel Correa" w:date="2015-08-24T18:33:00Z">
        <w:r w:rsidR="001F4958" w:rsidRPr="00E02554">
          <w:t>5%</w:t>
        </w:r>
      </w:ins>
      <w:ins w:id="3432" w:author="Gabriel Correa" w:date="2015-08-24T18:34:00Z">
        <w:r w:rsidR="001F4958" w:rsidRPr="00E02554">
          <w:t xml:space="preserve"> que son entre 80 a 120 instancias, </w:t>
        </w:r>
      </w:ins>
      <w:ins w:id="3433" w:author="Gabriel Correa" w:date="2015-08-24T21:11:00Z">
        <w:r w:rsidR="008009F3" w:rsidRPr="00E02554">
          <w:t>ocurrió que</w:t>
        </w:r>
      </w:ins>
      <w:ins w:id="3434" w:author="Gabriel Correa" w:date="2015-08-24T21:12:00Z">
        <w:r w:rsidR="008009F3" w:rsidRPr="00E02554">
          <w:t xml:space="preserve"> </w:t>
        </w:r>
        <w:proofErr w:type="spellStart"/>
        <w:r w:rsidR="008009F3" w:rsidRPr="00E02554">
          <w:t>Logistic</w:t>
        </w:r>
        <w:proofErr w:type="spellEnd"/>
        <w:r w:rsidR="008009F3" w:rsidRPr="00E02554">
          <w:t xml:space="preserve"> en dos casos y </w:t>
        </w:r>
        <w:proofErr w:type="spellStart"/>
        <w:r w:rsidR="008009F3" w:rsidRPr="00E02554">
          <w:t>NaiveBayesMultinomial</w:t>
        </w:r>
        <w:proofErr w:type="spellEnd"/>
        <w:r w:rsidR="008009F3" w:rsidRPr="00E02554">
          <w:t xml:space="preserve"> en un caso obtuvieron un </w:t>
        </w:r>
      </w:ins>
      <w:proofErr w:type="spellStart"/>
      <w:ins w:id="3435" w:author="Gabriel Correa" w:date="2015-08-24T21:13:00Z">
        <w:r w:rsidR="008009F3" w:rsidRPr="00E02554">
          <w:rPr>
            <w:i/>
          </w:rPr>
          <w:t>recall</w:t>
        </w:r>
        <w:proofErr w:type="spellEnd"/>
        <w:r w:rsidR="008009F3" w:rsidRPr="00E02554">
          <w:t xml:space="preserve"> alto y al mismo tiempo un </w:t>
        </w:r>
        <w:r w:rsidR="008009F3" w:rsidRPr="00E02554">
          <w:rPr>
            <w:i/>
            <w:rPrChange w:id="3436" w:author="Gabriel Correa" w:date="2015-08-25T14:24:00Z">
              <w:rPr/>
            </w:rPrChange>
          </w:rPr>
          <w:t>F-</w:t>
        </w:r>
        <w:proofErr w:type="spellStart"/>
        <w:r w:rsidR="008009F3" w:rsidRPr="00E02554">
          <w:rPr>
            <w:i/>
            <w:rPrChange w:id="3437" w:author="Gabriel Correa" w:date="2015-08-25T14:24:00Z">
              <w:rPr/>
            </w:rPrChange>
          </w:rPr>
          <w:t>Value</w:t>
        </w:r>
        <w:proofErr w:type="spellEnd"/>
        <w:r w:rsidR="008009F3" w:rsidRPr="00E02554">
          <w:t xml:space="preserve"> aceptable. Pero no hubo un clasificador que consistentemente </w:t>
        </w:r>
      </w:ins>
      <w:ins w:id="3438" w:author="Gabriel Correa" w:date="2015-08-24T21:14:00Z">
        <w:r w:rsidR="008009F3" w:rsidRPr="00E02554">
          <w:t>fuera bu</w:t>
        </w:r>
        <w:r w:rsidR="000D58BA" w:rsidRPr="00E02554">
          <w:t>eno entrenando con un 2.5% o 5% de los datos</w:t>
        </w:r>
      </w:ins>
      <w:ins w:id="3439" w:author="Gabriel Correa" w:date="2015-08-24T21:18:00Z">
        <w:r w:rsidR="007D7AC0" w:rsidRPr="00E02554">
          <w:t xml:space="preserve"> por lo que no se puede concluir si hay un clasificador útil para el trabajo actual si se entrena con muy pocas instancias</w:t>
        </w:r>
      </w:ins>
      <w:ins w:id="3440" w:author="Gabriel Correa" w:date="2015-08-24T21:14:00Z">
        <w:r w:rsidR="000D58BA" w:rsidRPr="00E02554">
          <w:t>.</w:t>
        </w:r>
      </w:ins>
      <w:ins w:id="3441" w:author="Gabriel Correa" w:date="2015-08-24T21:15:00Z">
        <w:r w:rsidR="000D58BA" w:rsidRPr="00E02554">
          <w:t xml:space="preserve"> En Apache </w:t>
        </w:r>
        <w:proofErr w:type="spellStart"/>
        <w:r w:rsidR="000D58BA" w:rsidRPr="00E02554">
          <w:t>Commons</w:t>
        </w:r>
        <w:proofErr w:type="spellEnd"/>
        <w:r w:rsidR="000D58BA" w:rsidRPr="00E02554">
          <w:t xml:space="preserve"> y </w:t>
        </w:r>
        <w:proofErr w:type="spellStart"/>
        <w:r w:rsidR="000D58BA" w:rsidRPr="00E02554">
          <w:t>JFace</w:t>
        </w:r>
        <w:proofErr w:type="spellEnd"/>
        <w:r w:rsidR="000D58BA" w:rsidRPr="00E02554">
          <w:t xml:space="preserve"> funcionó bien el clasificador </w:t>
        </w:r>
        <w:proofErr w:type="spellStart"/>
        <w:r w:rsidR="000D58BA" w:rsidRPr="00E02554">
          <w:rPr>
            <w:i/>
          </w:rPr>
          <w:t>Logistic</w:t>
        </w:r>
        <w:proofErr w:type="spellEnd"/>
        <w:r w:rsidR="000D58BA" w:rsidRPr="00E02554">
          <w:t>, pero no fue así en los datos de Java.</w:t>
        </w:r>
      </w:ins>
      <w:ins w:id="3442" w:author="Gabriel Correa" w:date="2015-08-24T21:16:00Z">
        <w:r w:rsidR="000D58BA" w:rsidRPr="00E02554">
          <w:t xml:space="preserve"> En los tres casos, cuando un clasificador funciona bien en 2.5%</w:t>
        </w:r>
      </w:ins>
      <w:ins w:id="3443" w:author="Gabriel Correa" w:date="2015-08-24T21:17:00Z">
        <w:r w:rsidR="000D58BA" w:rsidRPr="00E02554">
          <w:t xml:space="preserve">, </w:t>
        </w:r>
      </w:ins>
      <w:ins w:id="3444" w:author="Gabriel Correa" w:date="2015-08-24T21:16:00Z">
        <w:r w:rsidR="000D58BA" w:rsidRPr="00E02554">
          <w:t>empeor</w:t>
        </w:r>
      </w:ins>
      <w:ins w:id="3445" w:author="Gabriel Correa" w:date="2015-08-24T21:17:00Z">
        <w:r w:rsidR="000D58BA" w:rsidRPr="00E02554">
          <w:t>a</w:t>
        </w:r>
      </w:ins>
      <w:ins w:id="3446" w:author="Gabriel Correa" w:date="2015-08-24T21:16:00Z">
        <w:r w:rsidR="000D58BA" w:rsidRPr="00E02554">
          <w:t xml:space="preserve"> a medida que el porcentaje de entrenamiento </w:t>
        </w:r>
      </w:ins>
      <w:ins w:id="3447" w:author="Gabriel Correa" w:date="2015-08-24T21:17:00Z">
        <w:r w:rsidR="00623511" w:rsidRPr="00E02554">
          <w:t>aumenta hacia 30%</w:t>
        </w:r>
      </w:ins>
      <w:ins w:id="3448" w:author="Gabriel Correa" w:date="2015-08-24T21:19:00Z">
        <w:r w:rsidR="00623511" w:rsidRPr="00E02554">
          <w:t>.</w:t>
        </w:r>
      </w:ins>
    </w:p>
    <w:p w:rsidR="00376CBB" w:rsidRPr="00E02554" w:rsidRDefault="00376CBB" w:rsidP="00AE4D43">
      <w:pPr>
        <w:rPr>
          <w:ins w:id="3449" w:author="Gabriel Correa" w:date="2015-08-24T19:52:00Z"/>
        </w:rPr>
      </w:pPr>
      <w:ins w:id="3450" w:author="Gabriel Correa" w:date="2015-08-24T23:22:00Z">
        <w:r w:rsidRPr="00E02554">
          <w:t xml:space="preserve">En general los resultados no son </w:t>
        </w:r>
      </w:ins>
      <w:ins w:id="3451" w:author="Gabriel Correa" w:date="2015-08-24T23:24:00Z">
        <w:r w:rsidRPr="00E02554">
          <w:t>muy prometedores</w:t>
        </w:r>
      </w:ins>
      <w:ins w:id="3452" w:author="Gabriel Correa" w:date="2015-08-24T23:22:00Z">
        <w:r w:rsidRPr="00E02554">
          <w:t>. S</w:t>
        </w:r>
      </w:ins>
      <w:ins w:id="3453" w:author="Gabriel Correa" w:date="2015-08-24T23:24:00Z">
        <w:r w:rsidRPr="00E02554">
          <w:t>ó</w:t>
        </w:r>
      </w:ins>
      <w:ins w:id="3454" w:author="Gabriel Correa" w:date="2015-08-24T23:22:00Z">
        <w:r w:rsidRPr="00E02554">
          <w:t xml:space="preserve">lo en los datos de </w:t>
        </w:r>
        <w:proofErr w:type="spellStart"/>
        <w:r w:rsidRPr="00E02554">
          <w:t>JFace</w:t>
        </w:r>
        <w:proofErr w:type="spellEnd"/>
        <w:r w:rsidRPr="00E02554">
          <w:t xml:space="preserve"> se logró obtener un </w:t>
        </w:r>
      </w:ins>
      <w:proofErr w:type="spellStart"/>
      <w:ins w:id="3455" w:author="Gabriel Correa" w:date="2015-08-24T23:23:00Z">
        <w:r w:rsidRPr="00E02554">
          <w:rPr>
            <w:i/>
          </w:rPr>
          <w:t>recall</w:t>
        </w:r>
        <w:proofErr w:type="spellEnd"/>
        <w:r w:rsidRPr="00E02554">
          <w:rPr>
            <w:i/>
          </w:rPr>
          <w:t xml:space="preserve"> </w:t>
        </w:r>
        <w:r w:rsidRPr="00E02554">
          <w:t xml:space="preserve">mayor a 8.5 y un </w:t>
        </w:r>
        <w:r w:rsidRPr="00E02554">
          <w:rPr>
            <w:i/>
          </w:rPr>
          <w:t>F-</w:t>
        </w:r>
        <w:proofErr w:type="spellStart"/>
        <w:r w:rsidRPr="00E02554">
          <w:rPr>
            <w:i/>
          </w:rPr>
          <w:t>Measure</w:t>
        </w:r>
        <w:proofErr w:type="spellEnd"/>
        <w:r w:rsidRPr="00E02554">
          <w:t xml:space="preserve"> cercano a 6</w:t>
        </w:r>
      </w:ins>
      <w:ins w:id="3456" w:author="Gabriel Correa" w:date="2015-08-24T23:24:00Z">
        <w:r w:rsidRPr="00E02554">
          <w:t>.0</w:t>
        </w:r>
      </w:ins>
      <w:ins w:id="3457" w:author="Gabriel Correa" w:date="2015-08-24T23:25:00Z">
        <w:r w:rsidRPr="00E02554">
          <w:t>.</w:t>
        </w:r>
      </w:ins>
      <w:ins w:id="3458" w:author="Gabriel Correa" w:date="2015-08-24T23:26:00Z">
        <w:r w:rsidRPr="00E02554">
          <w:t xml:space="preserve"> Los resultados apoyan a que </w:t>
        </w:r>
      </w:ins>
      <w:ins w:id="3459" w:author="Gabriel Correa" w:date="2015-08-24T23:48:00Z">
        <w:r w:rsidR="00B3497B" w:rsidRPr="00E02554">
          <w:t xml:space="preserve">para detectar directivas puede no ser suficiente entrenar con un 30% de </w:t>
        </w:r>
      </w:ins>
      <w:ins w:id="3460" w:author="Gabriel Correa" w:date="2015-08-24T23:49:00Z">
        <w:r w:rsidR="00B3497B" w:rsidRPr="00E02554">
          <w:t>esa API y detectar el resto</w:t>
        </w:r>
      </w:ins>
    </w:p>
    <w:p w:rsidR="004A4619" w:rsidRPr="00E02554" w:rsidRDefault="00D058DC">
      <w:pPr>
        <w:keepNext/>
        <w:jc w:val="center"/>
        <w:rPr>
          <w:ins w:id="3461" w:author="Gabriel Correa" w:date="2015-08-24T20:17:00Z"/>
        </w:rPr>
        <w:pPrChange w:id="3462" w:author="Gabriel Correa" w:date="2015-08-24T19:57:00Z">
          <w:pPr>
            <w:jc w:val="center"/>
          </w:pPr>
        </w:pPrChange>
      </w:pPr>
      <w:ins w:id="3463" w:author="Gabriel Correa" w:date="2015-08-25T00:01:00Z">
        <w:r w:rsidRPr="007C2995">
          <w:rPr>
            <w:noProof/>
          </w:rPr>
          <w:lastRenderedPageBreak/>
          <w:drawing>
            <wp:inline distT="0" distB="0" distL="0" distR="0" wp14:anchorId="299368A8" wp14:editId="1722D132">
              <wp:extent cx="2915597" cy="2056723"/>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6295" cy="2057216"/>
                      </a:xfrm>
                      <a:prstGeom prst="rect">
                        <a:avLst/>
                      </a:prstGeom>
                      <a:noFill/>
                    </pic:spPr>
                  </pic:pic>
                </a:graphicData>
              </a:graphic>
            </wp:inline>
          </w:drawing>
        </w:r>
        <w:r w:rsidRPr="005D2320">
          <w:rPr>
            <w:noProof/>
          </w:rPr>
          <w:drawing>
            <wp:inline distT="0" distB="0" distL="0" distR="0" wp14:anchorId="2DC02EAD" wp14:editId="40CB6F93">
              <wp:extent cx="2920680" cy="205143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0680" cy="2051436"/>
                      </a:xfrm>
                      <a:prstGeom prst="rect">
                        <a:avLst/>
                      </a:prstGeom>
                      <a:noFill/>
                    </pic:spPr>
                  </pic:pic>
                </a:graphicData>
              </a:graphic>
            </wp:inline>
          </w:drawing>
        </w:r>
      </w:ins>
    </w:p>
    <w:p w:rsidR="00593FD6" w:rsidRPr="00E02554" w:rsidRDefault="00D058DC">
      <w:pPr>
        <w:keepNext/>
        <w:jc w:val="center"/>
        <w:rPr>
          <w:ins w:id="3464" w:author="Gabriel Correa" w:date="2015-08-24T20:47:00Z"/>
        </w:rPr>
        <w:pPrChange w:id="3465" w:author="Gabriel Correa" w:date="2015-08-24T19:57:00Z">
          <w:pPr>
            <w:jc w:val="center"/>
          </w:pPr>
        </w:pPrChange>
      </w:pPr>
      <w:ins w:id="3466" w:author="Gabriel Correa" w:date="2015-08-25T00:02:00Z">
        <w:r w:rsidRPr="007C2995">
          <w:rPr>
            <w:noProof/>
          </w:rPr>
          <w:drawing>
            <wp:inline distT="0" distB="0" distL="0" distR="0" wp14:anchorId="5784343E" wp14:editId="05D50033">
              <wp:extent cx="2798860" cy="1957009"/>
              <wp:effectExtent l="0" t="0" r="190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0063" cy="1964842"/>
                      </a:xfrm>
                      <a:prstGeom prst="rect">
                        <a:avLst/>
                      </a:prstGeom>
                      <a:noFill/>
                    </pic:spPr>
                  </pic:pic>
                </a:graphicData>
              </a:graphic>
            </wp:inline>
          </w:drawing>
        </w:r>
        <w:r w:rsidRPr="005D2320">
          <w:rPr>
            <w:noProof/>
          </w:rPr>
          <w:drawing>
            <wp:inline distT="0" distB="0" distL="0" distR="0" wp14:anchorId="5775578D" wp14:editId="4BACB0D0">
              <wp:extent cx="2830644" cy="195234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5975" cy="1956024"/>
                      </a:xfrm>
                      <a:prstGeom prst="rect">
                        <a:avLst/>
                      </a:prstGeom>
                      <a:noFill/>
                    </pic:spPr>
                  </pic:pic>
                </a:graphicData>
              </a:graphic>
            </wp:inline>
          </w:drawing>
        </w:r>
      </w:ins>
    </w:p>
    <w:p w:rsidR="00E07AF8" w:rsidRPr="00E02554" w:rsidRDefault="00D058DC">
      <w:pPr>
        <w:keepNext/>
        <w:jc w:val="center"/>
        <w:rPr>
          <w:ins w:id="3467" w:author="Gabriel Correa" w:date="2015-08-24T19:57:00Z"/>
        </w:rPr>
        <w:pPrChange w:id="3468" w:author="Gabriel Correa" w:date="2015-08-24T19:57:00Z">
          <w:pPr>
            <w:jc w:val="center"/>
          </w:pPr>
        </w:pPrChange>
      </w:pPr>
      <w:ins w:id="3469" w:author="Gabriel Correa" w:date="2015-08-25T00:02:00Z">
        <w:r w:rsidRPr="007C2995">
          <w:rPr>
            <w:noProof/>
          </w:rPr>
          <w:drawing>
            <wp:inline distT="0" distB="0" distL="0" distR="0" wp14:anchorId="3B07E751" wp14:editId="3941DA67">
              <wp:extent cx="2814051" cy="198683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6388" cy="1988485"/>
                      </a:xfrm>
                      <a:prstGeom prst="rect">
                        <a:avLst/>
                      </a:prstGeom>
                      <a:noFill/>
                    </pic:spPr>
                  </pic:pic>
                </a:graphicData>
              </a:graphic>
            </wp:inline>
          </w:drawing>
        </w:r>
      </w:ins>
      <w:ins w:id="3470" w:author="Gabriel Correa" w:date="2015-08-25T00:03:00Z">
        <w:r w:rsidRPr="005D2320">
          <w:rPr>
            <w:noProof/>
          </w:rPr>
          <w:drawing>
            <wp:inline distT="0" distB="0" distL="0" distR="0" wp14:anchorId="2E64824D" wp14:editId="60E7987D">
              <wp:extent cx="2862138" cy="197211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4204" cy="1973542"/>
                      </a:xfrm>
                      <a:prstGeom prst="rect">
                        <a:avLst/>
                      </a:prstGeom>
                      <a:noFill/>
                    </pic:spPr>
                  </pic:pic>
                </a:graphicData>
              </a:graphic>
            </wp:inline>
          </w:drawing>
        </w:r>
      </w:ins>
    </w:p>
    <w:p w:rsidR="004A4619" w:rsidRPr="001F4958" w:rsidRDefault="004A4619" w:rsidP="005D2320">
      <w:pPr>
        <w:pStyle w:val="Epgrafe"/>
        <w:rPr>
          <w:ins w:id="3471" w:author="Gabriel Correa" w:date="2015-08-24T16:37:00Z"/>
        </w:rPr>
      </w:pPr>
      <w:bookmarkStart w:id="3472" w:name="_Ref428221691"/>
      <w:bookmarkStart w:id="3473" w:name="_Ref428221688"/>
      <w:ins w:id="3474" w:author="Gabriel Correa" w:date="2015-08-24T19:57:00Z">
        <w:r>
          <w:t xml:space="preserve">Imagen </w:t>
        </w:r>
      </w:ins>
      <w:fldSimple w:instr=" STYLEREF 1 \s ">
        <w:r w:rsidR="00E159AF">
          <w:rPr>
            <w:noProof/>
          </w:rPr>
          <w:t>6</w:t>
        </w:r>
      </w:fldSimple>
      <w:r w:rsidR="00146CA9">
        <w:t>.</w:t>
      </w:r>
      <w:fldSimple w:instr=" SEQ Imagen \* ARABIC \s 1 ">
        <w:r w:rsidR="00E159AF">
          <w:rPr>
            <w:noProof/>
          </w:rPr>
          <w:t>2</w:t>
        </w:r>
      </w:fldSimple>
      <w:del w:id="3475"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3472"/>
      <w:ins w:id="3476" w:author="Gabriel Correa" w:date="2015-08-24T19:57:00Z">
        <w:r>
          <w:t xml:space="preserve">:   </w:t>
        </w:r>
      </w:ins>
      <w:ins w:id="3477" w:author="Gabriel Correa" w:date="2015-08-24T19:58:00Z">
        <w:r>
          <w:t xml:space="preserve">Entrenando con un porcentaje de </w:t>
        </w:r>
      </w:ins>
      <w:ins w:id="3478" w:author="Gabriel Correa" w:date="2015-08-24T21:05:00Z">
        <w:r w:rsidR="005E6214">
          <w:t>cada</w:t>
        </w:r>
      </w:ins>
      <w:ins w:id="3479" w:author="Gabriel Correa" w:date="2015-08-24T19:58:00Z">
        <w:r>
          <w:t xml:space="preserve"> API y usando el resto </w:t>
        </w:r>
      </w:ins>
      <w:ins w:id="3480" w:author="Gabriel Correa" w:date="2015-08-24T21:05:00Z">
        <w:r w:rsidR="005E6214">
          <w:t xml:space="preserve">de los datos </w:t>
        </w:r>
      </w:ins>
      <w:ins w:id="3481" w:author="Gabriel Correa" w:date="2015-08-24T19:58:00Z">
        <w:r>
          <w:t>como set de pruebas.</w:t>
        </w:r>
      </w:ins>
      <w:bookmarkEnd w:id="3473"/>
    </w:p>
    <w:p w:rsidR="00E50294" w:rsidRDefault="002B03A8">
      <w:pPr>
        <w:pStyle w:val="Ttulo3"/>
        <w:rPr>
          <w:ins w:id="3482" w:author="Gabriel Correa" w:date="2015-08-25T16:07:00Z"/>
        </w:rPr>
        <w:pPrChange w:id="3483" w:author="Gabriel Correa" w:date="2015-08-24T16:57:00Z">
          <w:pPr/>
        </w:pPrChange>
      </w:pPr>
      <w:bookmarkStart w:id="3484" w:name="_Toc428516562"/>
      <w:ins w:id="3485" w:author="Gabriel Correa" w:date="2015-08-24T16:47:00Z">
        <w:r>
          <w:t>Entrenando con 1 API y probando con 2 API</w:t>
        </w:r>
      </w:ins>
      <w:bookmarkEnd w:id="3484"/>
    </w:p>
    <w:p w:rsidR="000C082E" w:rsidRDefault="000C082E"/>
    <w:p w:rsidR="00412EF2" w:rsidRDefault="005D6808">
      <w:r>
        <w:t>Se realizaron pruebas entrenando con una API y realizando pruebas en las 2 librerías restantes, haciendo esto por cada librer</w:t>
      </w:r>
      <w:r w:rsidR="00626028">
        <w:t xml:space="preserve">ía formando 3 resultados. Las siguientes tablas muestran los resultados y están ordenadas en orden creciente según los valores de </w:t>
      </w:r>
      <w:proofErr w:type="spellStart"/>
      <w:r w:rsidR="00626028" w:rsidRPr="005D6808">
        <w:rPr>
          <w:i/>
        </w:rPr>
        <w:t>recall</w:t>
      </w:r>
      <w:proofErr w:type="spellEnd"/>
      <w:r w:rsidR="00626028">
        <w:t xml:space="preserve"> </w:t>
      </w:r>
      <w:r w:rsidR="00626028" w:rsidRPr="005D6808">
        <w:t>y los mejores valores aparecen destacados.</w:t>
      </w:r>
    </w:p>
    <w:p w:rsidR="00412EF2" w:rsidRDefault="00412EF2">
      <w:pPr>
        <w:spacing w:after="200" w:line="276" w:lineRule="auto"/>
        <w:jc w:val="left"/>
      </w:pPr>
      <w:r>
        <w:br w:type="page"/>
      </w:r>
    </w:p>
    <w:p w:rsidR="00FB73BD" w:rsidRDefault="00FB73BD"/>
    <w:p w:rsidR="00922747" w:rsidRDefault="00922747" w:rsidP="005D6808">
      <w:pPr>
        <w:pStyle w:val="Epgrafe"/>
        <w:keepNext/>
        <w:jc w:val="center"/>
      </w:pPr>
      <w:r>
        <w:t xml:space="preserve">Tabla </w:t>
      </w:r>
      <w:ins w:id="3486" w:author="Gabriel Correa" w:date="2015-08-28T00:22:00Z">
        <w:r w:rsidR="00F002B6">
          <w:fldChar w:fldCharType="begin"/>
        </w:r>
        <w:r w:rsidR="00F002B6">
          <w:instrText xml:space="preserve"> STYLEREF 1 \s </w:instrText>
        </w:r>
      </w:ins>
      <w:r w:rsidR="00F002B6">
        <w:fldChar w:fldCharType="separate"/>
      </w:r>
      <w:r w:rsidR="00E159AF">
        <w:rPr>
          <w:noProof/>
        </w:rPr>
        <w:t>6</w:t>
      </w:r>
      <w:ins w:id="3487"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r w:rsidR="00E159AF">
        <w:rPr>
          <w:noProof/>
        </w:rPr>
        <w:t>4</w:t>
      </w:r>
      <w:ins w:id="3488" w:author="Gabriel Correa" w:date="2015-08-28T00:22:00Z">
        <w:r w:rsidR="00F002B6">
          <w:fldChar w:fldCharType="end"/>
        </w:r>
      </w:ins>
      <w:del w:id="3489"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xml:space="preserve">:   Resultados de entrenar clasificadores con Apache </w:t>
      </w:r>
      <w:proofErr w:type="spellStart"/>
      <w:r>
        <w:t>Commons</w:t>
      </w:r>
      <w:proofErr w:type="spellEnd"/>
      <w:r>
        <w:t xml:space="preserve"> y probar</w:t>
      </w:r>
      <w:r>
        <w:br/>
      </w:r>
      <w:r w:rsidR="001B409B">
        <w:t xml:space="preserve">sobre Java y </w:t>
      </w:r>
      <w:proofErr w:type="spellStart"/>
      <w:r w:rsidR="001B409B">
        <w:t>JFace</w:t>
      </w:r>
      <w:proofErr w:type="spellEnd"/>
      <w:r w:rsidR="001B409B">
        <w:t>.</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r w:rsidRPr="00922747">
              <w:rPr>
                <w:rFonts w:ascii="Calibri" w:eastAsia="Times New Roman" w:hAnsi="Calibri" w:cs="Calibri"/>
                <w:color w:val="000000"/>
                <w:sz w:val="22"/>
              </w:rPr>
              <w:t xml:space="preserve">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0.19</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0.38</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490" w:author="Gabriel Correa" w:date="2015-08-25T14:44:00Z">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ins>
            <w:r>
              <w:rPr>
                <w:rFonts w:cs="Calibri"/>
                <w:i/>
                <w:color w:val="595959" w:themeColor="text1" w:themeTint="A6"/>
                <w:sz w:val="22"/>
              </w:rPr>
              <w:t xml:space="preserve">, </w:t>
            </w:r>
            <w:proofErr w:type="spellStart"/>
            <w:r>
              <w:rPr>
                <w:rFonts w:cs="Calibri"/>
                <w:i/>
                <w:color w:val="595959" w:themeColor="text1" w:themeTint="A6"/>
                <w:sz w:val="22"/>
              </w:rPr>
              <w:t>JFace</w:t>
            </w:r>
            <w:proofErr w:type="spellEnd"/>
            <w:ins w:id="3491" w:author="Gabriel Correa" w:date="2015-08-25T14:44:00Z">
              <w:r w:rsidRPr="002B28AD">
                <w:rPr>
                  <w:rFonts w:cs="Calibri"/>
                  <w:i/>
                  <w:color w:val="595959" w:themeColor="text1" w:themeTint="A6"/>
                  <w:sz w:val="22"/>
                </w:rPr>
                <w:t>)</w:t>
              </w:r>
            </w:ins>
          </w:p>
        </w:tc>
      </w:tr>
    </w:tbl>
    <w:p w:rsidR="00FB73BD" w:rsidRDefault="00FB73BD"/>
    <w:p w:rsidR="001B409B" w:rsidRDefault="001B409B" w:rsidP="005D6808">
      <w:pPr>
        <w:pStyle w:val="Epgrafe"/>
        <w:keepNext/>
        <w:jc w:val="center"/>
      </w:pPr>
      <w:r>
        <w:t xml:space="preserve">Tabla </w:t>
      </w:r>
      <w:ins w:id="3492" w:author="Gabriel Correa" w:date="2015-08-28T00:22:00Z">
        <w:r w:rsidR="00F002B6">
          <w:fldChar w:fldCharType="begin"/>
        </w:r>
        <w:r w:rsidR="00F002B6">
          <w:instrText xml:space="preserve"> STYLEREF 1 \s </w:instrText>
        </w:r>
      </w:ins>
      <w:r w:rsidR="00F002B6">
        <w:fldChar w:fldCharType="separate"/>
      </w:r>
      <w:r w:rsidR="00E159AF">
        <w:rPr>
          <w:noProof/>
        </w:rPr>
        <w:t>6</w:t>
      </w:r>
      <w:ins w:id="3493"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r w:rsidR="00E159AF">
        <w:rPr>
          <w:noProof/>
        </w:rPr>
        <w:t>5</w:t>
      </w:r>
      <w:ins w:id="3494" w:author="Gabriel Correa" w:date="2015-08-28T00:22:00Z">
        <w:r w:rsidR="00F002B6">
          <w:fldChar w:fldCharType="end"/>
        </w:r>
      </w:ins>
      <w:del w:id="349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 xml:space="preserve">sobre Apache </w:t>
      </w:r>
      <w:proofErr w:type="spellStart"/>
      <w:r>
        <w:t>Commons</w:t>
      </w:r>
      <w:proofErr w:type="spellEnd"/>
      <w:r>
        <w:t xml:space="preserve"> y </w:t>
      </w:r>
      <w:proofErr w:type="spellStart"/>
      <w:r>
        <w:t>JFace</w:t>
      </w:r>
      <w:proofErr w:type="spellEnd"/>
      <w:r>
        <w:t>.</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r w:rsidRPr="00922747">
              <w:rPr>
                <w:rFonts w:ascii="Calibri" w:eastAsia="Times New Roman" w:hAnsi="Calibri" w:cs="Calibri"/>
                <w:color w:val="000000"/>
                <w:sz w:val="22"/>
              </w:rPr>
              <w:t xml:space="preserve">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496" w:author="Gabriel Correa" w:date="2015-08-25T14:44:00Z">
              <w:r w:rsidRPr="002B28AD">
                <w:rPr>
                  <w:rFonts w:cs="Calibri"/>
                  <w:i/>
                  <w:color w:val="595959" w:themeColor="text1" w:themeTint="A6"/>
                  <w:sz w:val="22"/>
                </w:rPr>
                <w:t xml:space="preserve">(Entrenamiento: </w:t>
              </w:r>
            </w:ins>
            <w:r>
              <w:rPr>
                <w:rFonts w:cs="Calibri"/>
                <w:i/>
                <w:color w:val="595959" w:themeColor="text1" w:themeTint="A6"/>
                <w:sz w:val="22"/>
              </w:rPr>
              <w:t>Java</w:t>
            </w:r>
            <w:ins w:id="3497" w:author="Gabriel Correa" w:date="2015-08-25T14:44:00Z">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Pr>
                <w:rFonts w:cs="Calibri"/>
                <w:i/>
                <w:color w:val="595959" w:themeColor="text1" w:themeTint="A6"/>
                <w:sz w:val="22"/>
              </w:rPr>
              <w:t xml:space="preserve">, </w:t>
            </w:r>
            <w:proofErr w:type="spellStart"/>
            <w:r>
              <w:rPr>
                <w:rFonts w:cs="Calibri"/>
                <w:i/>
                <w:color w:val="595959" w:themeColor="text1" w:themeTint="A6"/>
                <w:sz w:val="22"/>
              </w:rPr>
              <w:t>JFace</w:t>
            </w:r>
            <w:proofErr w:type="spellEnd"/>
            <w:ins w:id="3498" w:author="Gabriel Correa" w:date="2015-08-25T14:44:00Z">
              <w:r w:rsidRPr="002B28AD">
                <w:rPr>
                  <w:rFonts w:cs="Calibri"/>
                  <w:i/>
                  <w:color w:val="595959" w:themeColor="text1" w:themeTint="A6"/>
                  <w:sz w:val="22"/>
                </w:rPr>
                <w:t>)</w:t>
              </w:r>
            </w:ins>
          </w:p>
        </w:tc>
      </w:tr>
    </w:tbl>
    <w:p w:rsidR="00922747" w:rsidRDefault="00922747" w:rsidP="005D6808">
      <w:pPr>
        <w:jc w:val="center"/>
        <w:rPr>
          <w:ins w:id="3499" w:author="Gabriel Correa" w:date="2015-08-25T18:58:00Z"/>
        </w:rPr>
      </w:pPr>
    </w:p>
    <w:p w:rsidR="001B409B" w:rsidRDefault="001B409B" w:rsidP="005D6808">
      <w:pPr>
        <w:pStyle w:val="Epgrafe"/>
        <w:keepNext/>
        <w:jc w:val="center"/>
      </w:pPr>
      <w:r>
        <w:t xml:space="preserve">Tabla </w:t>
      </w:r>
      <w:ins w:id="3500" w:author="Gabriel Correa" w:date="2015-08-28T00:22:00Z">
        <w:r w:rsidR="00F002B6">
          <w:fldChar w:fldCharType="begin"/>
        </w:r>
        <w:r w:rsidR="00F002B6">
          <w:instrText xml:space="preserve"> STYLEREF 1 \s </w:instrText>
        </w:r>
      </w:ins>
      <w:r w:rsidR="00F002B6">
        <w:fldChar w:fldCharType="separate"/>
      </w:r>
      <w:r w:rsidR="00E159AF">
        <w:rPr>
          <w:noProof/>
        </w:rPr>
        <w:t>6</w:t>
      </w:r>
      <w:ins w:id="3501"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r w:rsidR="00E159AF">
        <w:rPr>
          <w:noProof/>
        </w:rPr>
        <w:t>6</w:t>
      </w:r>
      <w:ins w:id="3502" w:author="Gabriel Correa" w:date="2015-08-28T00:22:00Z">
        <w:r w:rsidR="00F002B6">
          <w:fldChar w:fldCharType="end"/>
        </w:r>
      </w:ins>
      <w:del w:id="350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xml:space="preserve">:   Resultados de entrenar clasificadores con </w:t>
      </w:r>
      <w:proofErr w:type="spellStart"/>
      <w:r>
        <w:t>JFace</w:t>
      </w:r>
      <w:proofErr w:type="spellEnd"/>
      <w:r>
        <w:t xml:space="preserve"> y probar</w:t>
      </w:r>
      <w:r>
        <w:br/>
        <w:t xml:space="preserve">sobre Apache </w:t>
      </w:r>
      <w:proofErr w:type="spellStart"/>
      <w:r>
        <w:t>Commons</w:t>
      </w:r>
      <w:proofErr w:type="spellEnd"/>
      <w:r>
        <w:t xml:space="preserve"> y Java.</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lastRenderedPageBreak/>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0.91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504" w:author="Gabriel Correa" w:date="2015-08-25T14:44:00Z">
              <w:r w:rsidRPr="002B28AD">
                <w:rPr>
                  <w:rFonts w:cs="Calibri"/>
                  <w:i/>
                  <w:color w:val="595959" w:themeColor="text1" w:themeTint="A6"/>
                  <w:sz w:val="22"/>
                </w:rPr>
                <w:t xml:space="preserve">(Entrenamiento: </w:t>
              </w:r>
              <w:proofErr w:type="spellStart"/>
              <w:r>
                <w:rPr>
                  <w:rFonts w:cs="Calibri"/>
                  <w:i/>
                  <w:color w:val="595959" w:themeColor="text1" w:themeTint="A6"/>
                  <w:sz w:val="22"/>
                </w:rPr>
                <w:t>JFa</w:t>
              </w:r>
            </w:ins>
            <w:r>
              <w:rPr>
                <w:rFonts w:cs="Calibri"/>
                <w:i/>
                <w:color w:val="595959" w:themeColor="text1" w:themeTint="A6"/>
                <w:sz w:val="22"/>
              </w:rPr>
              <w:t>c</w:t>
            </w:r>
            <w:ins w:id="3505" w:author="Gabriel Correa" w:date="2015-08-25T14:44:00Z">
              <w:r>
                <w:rPr>
                  <w:rFonts w:cs="Calibri"/>
                  <w:i/>
                  <w:color w:val="595959" w:themeColor="text1" w:themeTint="A6"/>
                  <w:sz w:val="22"/>
                </w:rPr>
                <w:t>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Pr>
                <w:rFonts w:cs="Calibri"/>
                <w:i/>
                <w:color w:val="595959" w:themeColor="text1" w:themeTint="A6"/>
                <w:sz w:val="22"/>
              </w:rPr>
              <w:t xml:space="preserve">, </w:t>
            </w:r>
            <w:ins w:id="3506" w:author="Gabriel Correa" w:date="2015-08-25T14:44:00Z">
              <w:r>
                <w:rPr>
                  <w:rFonts w:cs="Calibri"/>
                  <w:i/>
                  <w:color w:val="595959" w:themeColor="text1" w:themeTint="A6"/>
                  <w:sz w:val="22"/>
                </w:rPr>
                <w:t>Java</w:t>
              </w:r>
              <w:r w:rsidRPr="002B28AD">
                <w:rPr>
                  <w:rFonts w:cs="Calibri"/>
                  <w:i/>
                  <w:color w:val="595959" w:themeColor="text1" w:themeTint="A6"/>
                  <w:sz w:val="22"/>
                </w:rPr>
                <w:t>)</w:t>
              </w:r>
            </w:ins>
          </w:p>
        </w:tc>
      </w:tr>
    </w:tbl>
    <w:p w:rsidR="00AD1037" w:rsidRDefault="00AD1037"/>
    <w:p w:rsidR="0037179E" w:rsidRPr="000C082E" w:rsidRDefault="005D6808">
      <w:pPr>
        <w:rPr>
          <w:ins w:id="3507" w:author="Gabriel Correa" w:date="2015-08-24T16:47:00Z"/>
        </w:rPr>
      </w:pPr>
      <w:r w:rsidRPr="005D6808">
        <w:t>Los</w:t>
      </w:r>
      <w:r>
        <w:t xml:space="preserve"> resultados son regulares a excepción del caso 2 entrenando con Java el cual es un buen resultado.</w:t>
      </w:r>
      <w:r w:rsidR="00AD1037">
        <w:t xml:space="preserve"> Sin embargo se observan mejores resultados entrenando con dos librerías y realizando pruebas en la </w:t>
      </w:r>
      <w:r w:rsidR="0070702E">
        <w:t xml:space="preserve">API </w:t>
      </w:r>
      <w:r w:rsidR="00AD1037">
        <w:t>restante</w:t>
      </w:r>
      <w:r w:rsidR="0070702E">
        <w:t xml:space="preserve">, como se muestra en la sección siguiente. Pero por otra parte al realizar pruebas con más instancias la cantidad de errores suele aumentar haciendo algo </w:t>
      </w:r>
      <w:proofErr w:type="gramStart"/>
      <w:r w:rsidR="0070702E">
        <w:t>injusta</w:t>
      </w:r>
      <w:proofErr w:type="gramEnd"/>
      <w:r w:rsidR="0070702E">
        <w:t xml:space="preserve"> la comparación entre ambos experimentos.</w:t>
      </w:r>
    </w:p>
    <w:p w:rsidR="002B03A8" w:rsidRDefault="002B03A8">
      <w:pPr>
        <w:pStyle w:val="Ttulo3"/>
        <w:rPr>
          <w:ins w:id="3508" w:author="Gabriel Correa" w:date="2015-08-25T17:29:00Z"/>
        </w:rPr>
        <w:pPrChange w:id="3509" w:author="Gabriel Correa" w:date="2015-08-24T16:57:00Z">
          <w:pPr/>
        </w:pPrChange>
      </w:pPr>
      <w:bookmarkStart w:id="3510" w:name="_Toc428516563"/>
      <w:ins w:id="3511" w:author="Gabriel Correa" w:date="2015-08-24T16:47:00Z">
        <w:r>
          <w:t>Entrenando con 2 API y probando con 1 API</w:t>
        </w:r>
      </w:ins>
      <w:bookmarkEnd w:id="3510"/>
    </w:p>
    <w:p w:rsidR="004F714A" w:rsidRDefault="004F714A">
      <w:pPr>
        <w:rPr>
          <w:ins w:id="3512" w:author="Gabriel Correa" w:date="2015-08-25T18:58:00Z"/>
        </w:rPr>
      </w:pPr>
    </w:p>
    <w:p w:rsidR="005D2320" w:rsidRDefault="005D2320">
      <w:pPr>
        <w:pStyle w:val="Epgrafe"/>
        <w:keepNext/>
        <w:rPr>
          <w:ins w:id="3513" w:author="Gabriel Correa" w:date="2015-08-26T03:13:00Z"/>
        </w:rPr>
        <w:pPrChange w:id="3514" w:author="Gabriel Correa" w:date="2015-08-26T03:13:00Z">
          <w:pPr>
            <w:pStyle w:val="Epgrafe"/>
          </w:pPr>
        </w:pPrChange>
      </w:pPr>
      <w:bookmarkStart w:id="3515" w:name="_Ref428322630"/>
      <w:ins w:id="3516" w:author="Gabriel Correa" w:date="2015-08-26T03:13:00Z">
        <w:r>
          <w:t xml:space="preserve">Imagen </w:t>
        </w:r>
      </w:ins>
      <w:fldSimple w:instr=" STYLEREF 1 \s ">
        <w:r w:rsidR="00E159AF">
          <w:rPr>
            <w:noProof/>
          </w:rPr>
          <w:t>6</w:t>
        </w:r>
      </w:fldSimple>
      <w:r w:rsidR="00146CA9">
        <w:t>.</w:t>
      </w:r>
      <w:fldSimple w:instr=" SEQ Imagen \* ARABIC \s 1 ">
        <w:r w:rsidR="00E159AF">
          <w:rPr>
            <w:noProof/>
          </w:rPr>
          <w:t>3</w:t>
        </w:r>
      </w:fldSimple>
      <w:bookmarkEnd w:id="3515"/>
      <w:ins w:id="3517" w:author="Gabriel Correa" w:date="2015-08-26T03:13:00Z">
        <w:r>
          <w:t xml:space="preserve">:   </w:t>
        </w:r>
        <w:proofErr w:type="spellStart"/>
        <w:r>
          <w:t>Graficos</w:t>
        </w:r>
        <w:proofErr w:type="spellEnd"/>
        <w:r>
          <w:t xml:space="preserve"> mostrando el los valores de </w:t>
        </w:r>
        <w:proofErr w:type="spellStart"/>
        <w:r>
          <w:t>recall</w:t>
        </w:r>
        <w:proofErr w:type="spellEnd"/>
        <w:r>
          <w:t xml:space="preserve"> y F-</w:t>
        </w:r>
        <w:proofErr w:type="spellStart"/>
        <w:r>
          <w:t>Measure</w:t>
        </w:r>
        <w:proofErr w:type="spellEnd"/>
        <w:r>
          <w:t xml:space="preserve"> </w:t>
        </w:r>
      </w:ins>
      <w:ins w:id="3518" w:author="Gabriel Correa" w:date="2015-08-26T03:15:00Z">
        <w:r>
          <w:t xml:space="preserve">para los clasificadores </w:t>
        </w:r>
      </w:ins>
      <w:ins w:id="3519" w:author="Gabriel Correa" w:date="2015-08-26T03:13:00Z">
        <w:r>
          <w:t xml:space="preserve">a medida que se aumenta </w:t>
        </w:r>
      </w:ins>
      <w:ins w:id="3520" w:author="Gabriel Correa" w:date="2015-08-26T03:14:00Z">
        <w:r>
          <w:t>la cantidad de datos considerad</w:t>
        </w:r>
      </w:ins>
      <w:ins w:id="3521" w:author="Gabriel Correa" w:date="2015-08-26T03:15:00Z">
        <w:r>
          <w:t>os</w:t>
        </w:r>
      </w:ins>
      <w:ins w:id="3522" w:author="Gabriel Correa" w:date="2015-08-26T03:14:00Z">
        <w:r>
          <w:t xml:space="preserve"> en </w:t>
        </w:r>
      </w:ins>
      <w:ins w:id="3523" w:author="Gabriel Correa" w:date="2015-08-26T03:15:00Z">
        <w:r>
          <w:t xml:space="preserve">la fase de entrenamiento. </w:t>
        </w:r>
      </w:ins>
      <w:ins w:id="3524" w:author="Gabriel Correa" w:date="2015-08-26T03:16:00Z">
        <w:r>
          <w:t xml:space="preserve">En este caso se </w:t>
        </w:r>
      </w:ins>
      <w:ins w:id="3525" w:author="Gabriel Correa" w:date="2015-08-26T03:15:00Z">
        <w:r>
          <w:t>usa como base de entrenamiento</w:t>
        </w:r>
      </w:ins>
      <w:ins w:id="3526" w:author="Gabriel Correa" w:date="2015-08-26T03:16:00Z">
        <w:r>
          <w:t xml:space="preserve"> las librerías Apache </w:t>
        </w:r>
        <w:proofErr w:type="spellStart"/>
        <w:r>
          <w:t>Commons</w:t>
        </w:r>
        <w:proofErr w:type="spellEnd"/>
        <w:r>
          <w:t xml:space="preserve"> y Java.</w:t>
        </w:r>
      </w:ins>
    </w:p>
    <w:p w:rsidR="0037179E" w:rsidRDefault="00013ABE">
      <w:pPr>
        <w:rPr>
          <w:ins w:id="3527" w:author="Gabriel Correa" w:date="2015-08-25T18:58:00Z"/>
        </w:rPr>
      </w:pPr>
      <w:ins w:id="3528" w:author="Gabriel Correa" w:date="2015-08-25T21:09:00Z">
        <w:r>
          <w:rPr>
            <w:noProof/>
            <w:rPrChange w:id="3529" w:author="Unknown">
              <w:rPr>
                <w:b/>
                <w:bCs/>
                <w:noProof/>
                <w:color w:val="4F81BD" w:themeColor="accent1"/>
                <w:sz w:val="18"/>
                <w:szCs w:val="18"/>
              </w:rPr>
            </w:rPrChange>
          </w:rPr>
          <w:drawing>
            <wp:inline distT="0" distB="0" distL="0" distR="0" wp14:anchorId="2FD1EF6B" wp14:editId="23DAA6F4">
              <wp:extent cx="2963743" cy="2088000"/>
              <wp:effectExtent l="0" t="0" r="825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ins>
      <w:ins w:id="3530" w:author="Gabriel Correa" w:date="2015-08-25T19:28:00Z">
        <w:r w:rsidR="002420DC" w:rsidRPr="002420DC">
          <w:t xml:space="preserve"> </w:t>
        </w:r>
      </w:ins>
      <w:ins w:id="3531" w:author="Gabriel Correa" w:date="2015-08-25T21:10:00Z">
        <w:r>
          <w:rPr>
            <w:noProof/>
            <w:rPrChange w:id="3532" w:author="Unknown">
              <w:rPr>
                <w:b/>
                <w:bCs/>
                <w:noProof/>
                <w:color w:val="4F81BD" w:themeColor="accent1"/>
                <w:sz w:val="18"/>
                <w:szCs w:val="18"/>
              </w:rPr>
            </w:rPrChange>
          </w:rPr>
          <w:drawing>
            <wp:inline distT="0" distB="0" distL="0" distR="0" wp14:anchorId="16439245" wp14:editId="394F1A50">
              <wp:extent cx="2912645" cy="2052000"/>
              <wp:effectExtent l="0" t="0" r="254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7D2703" w:rsidRDefault="0037179E">
      <w:pPr>
        <w:rPr>
          <w:ins w:id="3533" w:author="Gabriel Correa" w:date="2015-08-25T19:39:00Z"/>
        </w:rPr>
      </w:pPr>
      <w:ins w:id="3534" w:author="Gabriel Correa" w:date="2015-08-25T19:02:00Z">
        <w:r>
          <w:t xml:space="preserve">Los </w:t>
        </w:r>
      </w:ins>
      <w:ins w:id="3535" w:author="Gabriel Correa" w:date="2015-08-25T19:03:00Z">
        <w:r>
          <w:t xml:space="preserve">resultados de la </w:t>
        </w:r>
      </w:ins>
      <w:ins w:id="3536" w:author="Gabriel Correa" w:date="2015-08-26T03:21:00Z">
        <w:r w:rsidR="00F17DD3">
          <w:fldChar w:fldCharType="begin"/>
        </w:r>
        <w:r w:rsidR="00F17DD3">
          <w:instrText xml:space="preserve"> REF _Ref428322630 \h </w:instrText>
        </w:r>
      </w:ins>
      <w:r w:rsidR="00F17DD3">
        <w:fldChar w:fldCharType="separate"/>
      </w:r>
      <w:ins w:id="3537" w:author="Gabriel Correa" w:date="2015-08-26T03:13:00Z">
        <w:r w:rsidR="00E159AF">
          <w:t xml:space="preserve">Imagen </w:t>
        </w:r>
      </w:ins>
      <w:r w:rsidR="00E159AF">
        <w:rPr>
          <w:noProof/>
        </w:rPr>
        <w:t>6</w:t>
      </w:r>
      <w:r w:rsidR="00E159AF">
        <w:t>.</w:t>
      </w:r>
      <w:r w:rsidR="00E159AF">
        <w:rPr>
          <w:noProof/>
        </w:rPr>
        <w:t>3</w:t>
      </w:r>
      <w:ins w:id="3538" w:author="Gabriel Correa" w:date="2015-08-26T03:21:00Z">
        <w:r w:rsidR="00F17DD3">
          <w:fldChar w:fldCharType="end"/>
        </w:r>
      </w:ins>
      <w:ins w:id="3539" w:author="Gabriel Correa" w:date="2015-08-25T19:03:00Z">
        <w:r>
          <w:t xml:space="preserve"> corresponden a los </w:t>
        </w:r>
      </w:ins>
      <w:ins w:id="3540" w:author="Gabriel Correa" w:date="2015-08-25T19:02:00Z">
        <w:r>
          <w:t xml:space="preserve">clasificadores </w:t>
        </w:r>
      </w:ins>
      <w:ins w:id="3541" w:author="Gabriel Correa" w:date="2015-08-25T19:03:00Z">
        <w:r>
          <w:t xml:space="preserve">que fueron entrenados </w:t>
        </w:r>
      </w:ins>
      <w:ins w:id="3542" w:author="Gabriel Correa" w:date="2015-08-25T19:02:00Z">
        <w:r>
          <w:t xml:space="preserve">con Apache </w:t>
        </w:r>
        <w:proofErr w:type="spellStart"/>
        <w:r>
          <w:t>Commons</w:t>
        </w:r>
        <w:proofErr w:type="spellEnd"/>
        <w:r>
          <w:t xml:space="preserve">, Java y un porcentaje de </w:t>
        </w:r>
        <w:proofErr w:type="spellStart"/>
        <w:r>
          <w:t>JFace</w:t>
        </w:r>
      </w:ins>
      <w:proofErr w:type="spellEnd"/>
      <w:ins w:id="3543" w:author="Gabriel Correa" w:date="2015-08-25T19:23:00Z">
        <w:r w:rsidR="002420DC">
          <w:t xml:space="preserve"> </w:t>
        </w:r>
      </w:ins>
      <w:ins w:id="3544" w:author="Gabriel Correa" w:date="2015-08-25T19:04:00Z">
        <w:r w:rsidR="002420DC">
          <w:t xml:space="preserve">y que </w:t>
        </w:r>
        <w:r>
          <w:t xml:space="preserve">fueron probados con la parte restante de </w:t>
        </w:r>
        <w:proofErr w:type="spellStart"/>
        <w:r>
          <w:t>JFace</w:t>
        </w:r>
        <w:proofErr w:type="spellEnd"/>
        <w:r>
          <w:t>.</w:t>
        </w:r>
      </w:ins>
      <w:ins w:id="3545" w:author="Gabriel Correa" w:date="2015-08-25T19:25:00Z">
        <w:r w:rsidR="002420DC">
          <w:t xml:space="preserve"> Se </w:t>
        </w:r>
      </w:ins>
      <w:ins w:id="3546" w:author="Gabriel Correa" w:date="2015-08-25T19:31:00Z">
        <w:r w:rsidR="00733F91">
          <w:t>observa</w:t>
        </w:r>
      </w:ins>
      <w:ins w:id="3547" w:author="Gabriel Correa" w:date="2015-08-25T19:25:00Z">
        <w:r w:rsidR="002420DC">
          <w:t xml:space="preserve"> que </w:t>
        </w:r>
      </w:ins>
      <w:proofErr w:type="spellStart"/>
      <w:ins w:id="3548" w:author="Gabriel Correa" w:date="2015-08-25T19:32:00Z">
        <w:r w:rsidR="00733F91">
          <w:t>NaiveBayes</w:t>
        </w:r>
        <w:proofErr w:type="spellEnd"/>
        <w:r w:rsidR="00733F91">
          <w:t xml:space="preserve"> tiene </w:t>
        </w:r>
      </w:ins>
      <w:ins w:id="3549" w:author="Gabriel Correa" w:date="2015-08-25T19:38:00Z">
        <w:r w:rsidR="007D2703">
          <w:t>excelente</w:t>
        </w:r>
      </w:ins>
      <w:ins w:id="3550" w:author="Gabriel Correa" w:date="2015-08-25T19:32:00Z">
        <w:r w:rsidR="00733F91">
          <w:t xml:space="preserve"> </w:t>
        </w:r>
        <w:proofErr w:type="spellStart"/>
        <w:r w:rsidR="00733F91">
          <w:rPr>
            <w:i/>
          </w:rPr>
          <w:t>recall</w:t>
        </w:r>
        <w:proofErr w:type="spellEnd"/>
        <w:r w:rsidR="00733F91">
          <w:t xml:space="preserve"> </w:t>
        </w:r>
      </w:ins>
      <w:ins w:id="3551" w:author="Gabriel Correa" w:date="2015-08-25T19:33:00Z">
        <w:r w:rsidR="00733F91">
          <w:t>y un</w:t>
        </w:r>
      </w:ins>
      <w:ins w:id="3552" w:author="Gabriel Correa" w:date="2015-08-25T19:32:00Z">
        <w:r w:rsidR="00733F91">
          <w:t xml:space="preserve"> </w:t>
        </w:r>
        <w:r w:rsidR="00733F91">
          <w:rPr>
            <w:i/>
          </w:rPr>
          <w:t>F-</w:t>
        </w:r>
        <w:proofErr w:type="spellStart"/>
        <w:r w:rsidR="00733F91">
          <w:rPr>
            <w:i/>
          </w:rPr>
          <w:t>Measure</w:t>
        </w:r>
        <w:proofErr w:type="spellEnd"/>
        <w:r w:rsidR="00733F91">
          <w:t xml:space="preserve"> </w:t>
        </w:r>
      </w:ins>
      <w:ins w:id="3553" w:author="Gabriel Correa" w:date="2015-08-25T19:33:00Z">
        <w:r w:rsidR="00733F91">
          <w:t>aceptable</w:t>
        </w:r>
      </w:ins>
      <w:ins w:id="3554" w:author="Gabriel Correa" w:date="2015-08-25T19:32:00Z">
        <w:r w:rsidR="00733F91">
          <w:t xml:space="preserve"> </w:t>
        </w:r>
      </w:ins>
      <w:ins w:id="3555" w:author="Gabriel Correa" w:date="2015-08-25T19:33:00Z">
        <w:r w:rsidR="00733F91">
          <w:t>cercano a</w:t>
        </w:r>
      </w:ins>
      <w:ins w:id="3556" w:author="Gabriel Correa" w:date="2015-08-25T19:32:00Z">
        <w:r w:rsidR="00733F91">
          <w:t xml:space="preserve"> 0.5</w:t>
        </w:r>
      </w:ins>
      <w:ins w:id="3557" w:author="Gabriel Correa" w:date="2015-08-25T19:33:00Z">
        <w:r w:rsidR="00733F91">
          <w:t xml:space="preserve">. SMO tiene un </w:t>
        </w:r>
        <w:proofErr w:type="spellStart"/>
        <w:r w:rsidR="00733F91" w:rsidRPr="00733F91">
          <w:rPr>
            <w:i/>
            <w:rPrChange w:id="3558" w:author="Gabriel Correa" w:date="2015-08-25T19:34:00Z">
              <w:rPr>
                <w:b/>
                <w:bCs/>
                <w:color w:val="4F81BD" w:themeColor="accent1"/>
                <w:sz w:val="18"/>
                <w:szCs w:val="18"/>
              </w:rPr>
            </w:rPrChange>
          </w:rPr>
          <w:t>recall</w:t>
        </w:r>
        <w:proofErr w:type="spellEnd"/>
        <w:r w:rsidR="00733F91">
          <w:t xml:space="preserve"> mayor</w:t>
        </w:r>
      </w:ins>
      <w:ins w:id="3559" w:author="Gabriel Correa" w:date="2015-08-25T19:34:00Z">
        <w:r w:rsidR="00733F91">
          <w:t xml:space="preserve"> a 0.85 desde un 10% de entrenamiento en adelante</w:t>
        </w:r>
      </w:ins>
      <w:ins w:id="3560" w:author="Gabriel Correa" w:date="2015-08-25T19:35:00Z">
        <w:r w:rsidR="00733F91">
          <w:t xml:space="preserve"> mientras que su </w:t>
        </w:r>
        <w:r w:rsidR="00733F91">
          <w:rPr>
            <w:i/>
          </w:rPr>
          <w:t>F-</w:t>
        </w:r>
        <w:proofErr w:type="spellStart"/>
        <w:r w:rsidR="00733F91">
          <w:rPr>
            <w:i/>
          </w:rPr>
          <w:t>Measure</w:t>
        </w:r>
        <w:proofErr w:type="spellEnd"/>
        <w:r w:rsidR="00733F91">
          <w:t xml:space="preserve"> va aumentando al entrenar con más datos de </w:t>
        </w:r>
        <w:proofErr w:type="spellStart"/>
        <w:r w:rsidR="00733F91">
          <w:t>JFace</w:t>
        </w:r>
        <w:proofErr w:type="spellEnd"/>
        <w:r w:rsidR="00733F91">
          <w:t>. Adem</w:t>
        </w:r>
      </w:ins>
      <w:ins w:id="3561" w:author="Gabriel Correa" w:date="2015-08-25T19:36:00Z">
        <w:r w:rsidR="00733F91">
          <w:t xml:space="preserve">ás una matriz de costos podría aplicarse a </w:t>
        </w:r>
        <w:proofErr w:type="spellStart"/>
        <w:r w:rsidR="00733F91">
          <w:t>NaiveBayes</w:t>
        </w:r>
        <w:proofErr w:type="spellEnd"/>
        <w:r w:rsidR="00733F91">
          <w:t xml:space="preserve"> y a SMO para mejorar aún más el </w:t>
        </w:r>
        <w:proofErr w:type="spellStart"/>
        <w:r w:rsidR="00733F91">
          <w:rPr>
            <w:i/>
          </w:rPr>
          <w:t>recall</w:t>
        </w:r>
        <w:proofErr w:type="spellEnd"/>
        <w:r w:rsidR="00733F91">
          <w:t>.</w:t>
        </w:r>
      </w:ins>
      <w:ins w:id="3562" w:author="Gabriel Correa" w:date="2015-08-25T20:27:00Z">
        <w:r w:rsidR="004C51BF">
          <w:t xml:space="preserve"> Los clasificadores con peor rendimiento no fueron incluidos para mejorar la claridad de los gráficos.</w:t>
        </w:r>
      </w:ins>
    </w:p>
    <w:p w:rsidR="005D2320" w:rsidRDefault="005D2320">
      <w:pPr>
        <w:pStyle w:val="Epgrafe"/>
        <w:keepNext/>
        <w:rPr>
          <w:ins w:id="3563" w:author="Gabriel Correa" w:date="2015-08-26T03:16:00Z"/>
        </w:rPr>
        <w:pPrChange w:id="3564" w:author="Gabriel Correa" w:date="2015-08-26T03:16:00Z">
          <w:pPr>
            <w:pStyle w:val="Epgrafe"/>
          </w:pPr>
        </w:pPrChange>
      </w:pPr>
      <w:bookmarkStart w:id="3565" w:name="_Ref428322606"/>
      <w:bookmarkStart w:id="3566" w:name="_Ref428322602"/>
      <w:ins w:id="3567" w:author="Gabriel Correa" w:date="2015-08-26T03:16:00Z">
        <w:r>
          <w:lastRenderedPageBreak/>
          <w:t xml:space="preserve">Imagen </w:t>
        </w:r>
      </w:ins>
      <w:fldSimple w:instr=" STYLEREF 1 \s ">
        <w:r w:rsidR="00E159AF">
          <w:rPr>
            <w:noProof/>
          </w:rPr>
          <w:t>6</w:t>
        </w:r>
      </w:fldSimple>
      <w:r w:rsidR="00146CA9">
        <w:t>.</w:t>
      </w:r>
      <w:fldSimple w:instr=" SEQ Imagen \* ARABIC \s 1 ">
        <w:r w:rsidR="00E159AF">
          <w:rPr>
            <w:noProof/>
          </w:rPr>
          <w:t>4</w:t>
        </w:r>
      </w:fldSimple>
      <w:bookmarkEnd w:id="3565"/>
      <w:ins w:id="3568" w:author="Gabriel Correa" w:date="2015-08-26T03:16:00Z">
        <w:r>
          <w:t>:</w:t>
        </w:r>
        <w:r w:rsidRPr="005D2320">
          <w:t xml:space="preserve"> </w:t>
        </w:r>
        <w:proofErr w:type="spellStart"/>
        <w:r>
          <w:t>Graficos</w:t>
        </w:r>
        <w:proofErr w:type="spellEnd"/>
        <w:r>
          <w:t xml:space="preserve"> mostrando el los valores de </w:t>
        </w:r>
        <w:proofErr w:type="spellStart"/>
        <w:r>
          <w:t>recall</w:t>
        </w:r>
        <w:proofErr w:type="spellEnd"/>
        <w:r>
          <w:t xml:space="preserve"> y F-</w:t>
        </w:r>
        <w:proofErr w:type="spellStart"/>
        <w:r>
          <w:t>Measure</w:t>
        </w:r>
        <w:proofErr w:type="spellEnd"/>
        <w:r>
          <w:t xml:space="preserve"> para los clasificadores a medida que se aumenta la cantidad de datos considerados en la fase de entrenamiento. En este caso se usa como base de entrenamiento las librerías </w:t>
        </w:r>
      </w:ins>
      <w:ins w:id="3569" w:author="Gabriel Correa" w:date="2015-08-26T03:19:00Z">
        <w:r>
          <w:t xml:space="preserve">Apache </w:t>
        </w:r>
        <w:proofErr w:type="spellStart"/>
        <w:r>
          <w:t>Commons</w:t>
        </w:r>
        <w:proofErr w:type="spellEnd"/>
        <w:r>
          <w:t xml:space="preserve"> y </w:t>
        </w:r>
        <w:proofErr w:type="spellStart"/>
        <w:r>
          <w:t>JFace</w:t>
        </w:r>
      </w:ins>
      <w:proofErr w:type="spellEnd"/>
      <w:ins w:id="3570" w:author="Gabriel Correa" w:date="2015-08-26T03:16:00Z">
        <w:r>
          <w:t>.</w:t>
        </w:r>
        <w:bookmarkEnd w:id="3566"/>
      </w:ins>
    </w:p>
    <w:p w:rsidR="007D2703" w:rsidRDefault="005D2320">
      <w:pPr>
        <w:rPr>
          <w:ins w:id="3571" w:author="Gabriel Correa" w:date="2015-08-25T20:01:00Z"/>
        </w:rPr>
      </w:pPr>
      <w:ins w:id="3572" w:author="Gabriel Correa" w:date="2015-08-26T03:19:00Z">
        <w:r>
          <w:rPr>
            <w:noProof/>
            <w:rPrChange w:id="3573" w:author="Unknown">
              <w:rPr>
                <w:b/>
                <w:bCs/>
                <w:noProof/>
                <w:color w:val="4F81BD" w:themeColor="accent1"/>
                <w:sz w:val="18"/>
                <w:szCs w:val="18"/>
              </w:rPr>
            </w:rPrChange>
          </w:rPr>
          <w:drawing>
            <wp:inline distT="0" distB="0" distL="0" distR="0" wp14:anchorId="2AB14036" wp14:editId="6CF92697">
              <wp:extent cx="2963744" cy="2088000"/>
              <wp:effectExtent l="0" t="0" r="825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3744" cy="2088000"/>
                      </a:xfrm>
                      <a:prstGeom prst="rect">
                        <a:avLst/>
                      </a:prstGeom>
                      <a:noFill/>
                      <a:ln>
                        <a:noFill/>
                      </a:ln>
                    </pic:spPr>
                  </pic:pic>
                </a:graphicData>
              </a:graphic>
            </wp:inline>
          </w:drawing>
        </w:r>
      </w:ins>
      <w:ins w:id="3574" w:author="Gabriel Correa" w:date="2015-08-25T20:01:00Z">
        <w:r w:rsidR="00145B29" w:rsidRPr="00145B29">
          <w:t xml:space="preserve"> </w:t>
        </w:r>
      </w:ins>
      <w:ins w:id="3575" w:author="Gabriel Correa" w:date="2015-08-26T03:20:00Z">
        <w:r w:rsidR="002C2E1F">
          <w:rPr>
            <w:noProof/>
            <w:rPrChange w:id="3576" w:author="Unknown">
              <w:rPr>
                <w:b/>
                <w:bCs/>
                <w:noProof/>
                <w:color w:val="4F81BD" w:themeColor="accent1"/>
                <w:sz w:val="18"/>
                <w:szCs w:val="18"/>
              </w:rPr>
            </w:rPrChange>
          </w:rPr>
          <w:drawing>
            <wp:inline distT="0" distB="0" distL="0" distR="0" wp14:anchorId="2D4A59EE" wp14:editId="1868C8AB">
              <wp:extent cx="2912645" cy="2052000"/>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145B29" w:rsidRDefault="00A2638F">
      <w:pPr>
        <w:rPr>
          <w:ins w:id="3577" w:author="Gabriel Correa" w:date="2015-08-25T20:02:00Z"/>
        </w:rPr>
      </w:pPr>
      <w:ins w:id="3578" w:author="Gabriel Correa" w:date="2015-08-25T20:22:00Z">
        <w:r>
          <w:t>Los resultados de la</w:t>
        </w:r>
      </w:ins>
      <w:ins w:id="3579" w:author="Gabriel Correa" w:date="2015-08-25T20:02:00Z">
        <w:r w:rsidR="00145B29">
          <w:t xml:space="preserve"> </w:t>
        </w:r>
      </w:ins>
      <w:ins w:id="3580" w:author="Gabriel Correa" w:date="2015-08-26T03:21:00Z">
        <w:r w:rsidR="00F17DD3">
          <w:fldChar w:fldCharType="begin"/>
        </w:r>
        <w:r w:rsidR="00F17DD3">
          <w:instrText xml:space="preserve"> REF _Ref428322606 \h </w:instrText>
        </w:r>
      </w:ins>
      <w:r w:rsidR="00F17DD3">
        <w:fldChar w:fldCharType="separate"/>
      </w:r>
      <w:ins w:id="3581" w:author="Gabriel Correa" w:date="2015-08-26T03:16:00Z">
        <w:r w:rsidR="00E159AF">
          <w:t xml:space="preserve">Imagen </w:t>
        </w:r>
      </w:ins>
      <w:r w:rsidR="00E159AF">
        <w:rPr>
          <w:noProof/>
        </w:rPr>
        <w:t>6</w:t>
      </w:r>
      <w:r w:rsidR="00E159AF">
        <w:t>.</w:t>
      </w:r>
      <w:r w:rsidR="00E159AF">
        <w:rPr>
          <w:noProof/>
        </w:rPr>
        <w:t>4</w:t>
      </w:r>
      <w:ins w:id="3582" w:author="Gabriel Correa" w:date="2015-08-26T03:21:00Z">
        <w:r w:rsidR="00F17DD3">
          <w:fldChar w:fldCharType="end"/>
        </w:r>
      </w:ins>
      <w:ins w:id="3583" w:author="Gabriel Correa" w:date="2015-08-25T20:22:00Z">
        <w:r>
          <w:t xml:space="preserve"> se obtuvieron entrenando con Apache </w:t>
        </w:r>
        <w:proofErr w:type="spellStart"/>
        <w:r>
          <w:t>Commons</w:t>
        </w:r>
        <w:proofErr w:type="spellEnd"/>
        <w:r>
          <w:t xml:space="preserve">, </w:t>
        </w:r>
        <w:proofErr w:type="spellStart"/>
        <w:r>
          <w:t>JFace</w:t>
        </w:r>
        <w:proofErr w:type="spellEnd"/>
        <w:r>
          <w:t xml:space="preserve"> </w:t>
        </w:r>
      </w:ins>
      <w:ins w:id="3584" w:author="Gabriel Correa" w:date="2015-08-25T20:23:00Z">
        <w:r>
          <w:t xml:space="preserve">y un porcentaje de Java. El </w:t>
        </w:r>
        <w:r w:rsidRPr="00A2638F">
          <w:rPr>
            <w:i/>
            <w:rPrChange w:id="3585" w:author="Gabriel Correa" w:date="2015-08-25T20:23:00Z">
              <w:rPr>
                <w:b/>
                <w:bCs/>
                <w:color w:val="4F81BD" w:themeColor="accent1"/>
                <w:sz w:val="18"/>
                <w:szCs w:val="18"/>
              </w:rPr>
            </w:rPrChange>
          </w:rPr>
          <w:t>test set</w:t>
        </w:r>
        <w:r>
          <w:t xml:space="preserve"> fue el porcentaje restante de Java. </w:t>
        </w:r>
        <w:proofErr w:type="spellStart"/>
        <w:r w:rsidRPr="00A2638F">
          <w:rPr>
            <w:i/>
            <w:rPrChange w:id="3586" w:author="Gabriel Correa" w:date="2015-08-25T20:26:00Z">
              <w:rPr>
                <w:b/>
                <w:bCs/>
                <w:color w:val="4F81BD" w:themeColor="accent1"/>
                <w:sz w:val="18"/>
                <w:szCs w:val="18"/>
              </w:rPr>
            </w:rPrChange>
          </w:rPr>
          <w:t>N</w:t>
        </w:r>
      </w:ins>
      <w:ins w:id="3587" w:author="Gabriel Correa" w:date="2015-08-25T20:24:00Z">
        <w:r w:rsidRPr="00A2638F">
          <w:rPr>
            <w:i/>
            <w:rPrChange w:id="3588" w:author="Gabriel Correa" w:date="2015-08-25T20:26:00Z">
              <w:rPr>
                <w:b/>
                <w:bCs/>
                <w:color w:val="4F81BD" w:themeColor="accent1"/>
                <w:sz w:val="18"/>
                <w:szCs w:val="18"/>
              </w:rPr>
            </w:rPrChange>
          </w:rPr>
          <w:t>aiveBayesMultinomial</w:t>
        </w:r>
        <w:proofErr w:type="spellEnd"/>
        <w:r>
          <w:t xml:space="preserve"> resultó ser el con mejores resultados en todos los porcentajes </w:t>
        </w:r>
      </w:ins>
      <w:ins w:id="3589" w:author="Gabriel Correa" w:date="2015-08-25T20:25:00Z">
        <w:r>
          <w:t>siguiéndole</w:t>
        </w:r>
      </w:ins>
      <w:ins w:id="3590" w:author="Gabriel Correa" w:date="2015-08-25T20:24:00Z">
        <w:r>
          <w:t xml:space="preserve"> </w:t>
        </w:r>
      </w:ins>
      <w:ins w:id="3591" w:author="Gabriel Correa" w:date="2015-08-25T20:25:00Z">
        <w:r>
          <w:t xml:space="preserve">relativamente cerca </w:t>
        </w:r>
        <w:proofErr w:type="spellStart"/>
        <w:r w:rsidRPr="00A2638F">
          <w:rPr>
            <w:i/>
            <w:rPrChange w:id="3592" w:author="Gabriel Correa" w:date="2015-08-25T20:26:00Z">
              <w:rPr>
                <w:b/>
                <w:bCs/>
                <w:color w:val="4F81BD" w:themeColor="accent1"/>
                <w:sz w:val="18"/>
                <w:szCs w:val="18"/>
              </w:rPr>
            </w:rPrChange>
          </w:rPr>
          <w:t>NaiveBayes</w:t>
        </w:r>
        <w:proofErr w:type="spellEnd"/>
        <w:r>
          <w:t xml:space="preserve">. Los otros clasificadores obtuvieron peores resultados por lo que no fueron incluidos en los gráficos nuevamente para mantener claridad. </w:t>
        </w:r>
      </w:ins>
      <w:ins w:id="3593" w:author="Gabriel Correa" w:date="2015-08-25T20:26:00Z">
        <w:r>
          <w:t>SMO fue incluido para comparar con los resultados anteriores donde sí tuvo un buen rendimiento.</w:t>
        </w:r>
      </w:ins>
    </w:p>
    <w:p w:rsidR="00145B29" w:rsidRDefault="00145B29">
      <w:pPr>
        <w:rPr>
          <w:ins w:id="3594" w:author="Gabriel Correa" w:date="2015-08-25T20:02:00Z"/>
        </w:rPr>
      </w:pPr>
    </w:p>
    <w:p w:rsidR="005D2320" w:rsidRDefault="005D2320">
      <w:pPr>
        <w:pStyle w:val="Epgrafe"/>
        <w:keepNext/>
        <w:rPr>
          <w:ins w:id="3595" w:author="Gabriel Correa" w:date="2015-08-26T03:17:00Z"/>
        </w:rPr>
        <w:pPrChange w:id="3596" w:author="Gabriel Correa" w:date="2015-08-26T03:17:00Z">
          <w:pPr>
            <w:pStyle w:val="Epgrafe"/>
          </w:pPr>
        </w:pPrChange>
      </w:pPr>
      <w:bookmarkStart w:id="3597" w:name="_Ref428322671"/>
      <w:ins w:id="3598" w:author="Gabriel Correa" w:date="2015-08-26T03:17:00Z">
        <w:r>
          <w:t xml:space="preserve">Imagen </w:t>
        </w:r>
      </w:ins>
      <w:fldSimple w:instr=" STYLEREF 1 \s ">
        <w:r w:rsidR="00E159AF">
          <w:rPr>
            <w:noProof/>
          </w:rPr>
          <w:t>6</w:t>
        </w:r>
      </w:fldSimple>
      <w:r w:rsidR="00146CA9">
        <w:t>.</w:t>
      </w:r>
      <w:fldSimple w:instr=" SEQ Imagen \* ARABIC \s 1 ">
        <w:r w:rsidR="00E159AF">
          <w:rPr>
            <w:noProof/>
          </w:rPr>
          <w:t>5</w:t>
        </w:r>
      </w:fldSimple>
      <w:bookmarkEnd w:id="3597"/>
      <w:ins w:id="3599" w:author="Gabriel Correa" w:date="2015-08-26T03:17:00Z">
        <w:r>
          <w:t xml:space="preserve">: Gráficos mostrando el los valores de </w:t>
        </w:r>
        <w:proofErr w:type="spellStart"/>
        <w:r>
          <w:t>recall</w:t>
        </w:r>
        <w:proofErr w:type="spellEnd"/>
        <w:r>
          <w:t xml:space="preserve"> y F-</w:t>
        </w:r>
        <w:proofErr w:type="spellStart"/>
        <w:r>
          <w:t>Measure</w:t>
        </w:r>
        <w:proofErr w:type="spellEnd"/>
        <w:r>
          <w:t xml:space="preserve"> para los clasificadores a medida que se aumenta la cantidad de datos considerados en la fase de entrenamiento. En este caso se usa como base de entrenamiento las librerías </w:t>
        </w:r>
      </w:ins>
      <w:ins w:id="3600" w:author="Gabriel Correa" w:date="2015-08-26T03:18:00Z">
        <w:r>
          <w:t xml:space="preserve">Java y </w:t>
        </w:r>
        <w:proofErr w:type="spellStart"/>
        <w:r>
          <w:t>JFace</w:t>
        </w:r>
      </w:ins>
      <w:proofErr w:type="spellEnd"/>
      <w:ins w:id="3601" w:author="Gabriel Correa" w:date="2015-08-26T03:17:00Z">
        <w:r>
          <w:t>.</w:t>
        </w:r>
      </w:ins>
    </w:p>
    <w:p w:rsidR="00145B29" w:rsidRDefault="00604F2F">
      <w:pPr>
        <w:rPr>
          <w:ins w:id="3602" w:author="Gabriel Correa" w:date="2015-08-25T20:02:00Z"/>
        </w:rPr>
      </w:pPr>
      <w:ins w:id="3603" w:author="Gabriel Correa" w:date="2015-08-25T21:20:00Z">
        <w:r>
          <w:rPr>
            <w:noProof/>
            <w:rPrChange w:id="3604" w:author="Unknown">
              <w:rPr>
                <w:b/>
                <w:bCs/>
                <w:noProof/>
                <w:color w:val="4F81BD" w:themeColor="accent1"/>
                <w:sz w:val="18"/>
                <w:szCs w:val="18"/>
              </w:rPr>
            </w:rPrChange>
          </w:rPr>
          <w:drawing>
            <wp:inline distT="0" distB="0" distL="0" distR="0" wp14:anchorId="06E70D5C" wp14:editId="68F82F9A">
              <wp:extent cx="2963743" cy="2088000"/>
              <wp:effectExtent l="0" t="0" r="825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r w:rsidRPr="00604F2F">
          <w:t xml:space="preserve"> </w:t>
        </w:r>
        <w:r>
          <w:rPr>
            <w:noProof/>
            <w:rPrChange w:id="3605" w:author="Unknown">
              <w:rPr>
                <w:b/>
                <w:bCs/>
                <w:noProof/>
                <w:color w:val="4F81BD" w:themeColor="accent1"/>
                <w:sz w:val="18"/>
                <w:szCs w:val="18"/>
              </w:rPr>
            </w:rPrChange>
          </w:rPr>
          <w:drawing>
            <wp:inline distT="0" distB="0" distL="0" distR="0" wp14:anchorId="14471518" wp14:editId="0600EDA6">
              <wp:extent cx="2912644" cy="2052000"/>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2644" cy="2052000"/>
                      </a:xfrm>
                      <a:prstGeom prst="rect">
                        <a:avLst/>
                      </a:prstGeom>
                      <a:noFill/>
                      <a:ln>
                        <a:noFill/>
                      </a:ln>
                    </pic:spPr>
                  </pic:pic>
                </a:graphicData>
              </a:graphic>
            </wp:inline>
          </w:drawing>
        </w:r>
      </w:ins>
    </w:p>
    <w:p w:rsidR="00145B29" w:rsidRDefault="004C51BF">
      <w:pPr>
        <w:rPr>
          <w:ins w:id="3606" w:author="Gabriel Correa" w:date="2015-08-25T20:31:00Z"/>
        </w:rPr>
      </w:pPr>
      <w:ins w:id="3607" w:author="Gabriel Correa" w:date="2015-08-25T20:28:00Z">
        <w:r>
          <w:t>En la última combinación de los datos</w:t>
        </w:r>
      </w:ins>
      <w:ins w:id="3608" w:author="Gabriel Correa" w:date="2015-08-26T03:22:00Z">
        <w:r w:rsidR="00F17DD3">
          <w:t xml:space="preserve"> </w:t>
        </w:r>
      </w:ins>
      <w:ins w:id="3609" w:author="Gabriel Correa" w:date="2015-08-25T20:28:00Z">
        <w:r>
          <w:t xml:space="preserve">– Java y </w:t>
        </w:r>
        <w:proofErr w:type="spellStart"/>
        <w:r>
          <w:t>JFace</w:t>
        </w:r>
        <w:proofErr w:type="spellEnd"/>
        <w:r>
          <w:t xml:space="preserve"> con un porcentaje de Apache </w:t>
        </w:r>
        <w:proofErr w:type="spellStart"/>
        <w:r>
          <w:t>Commons</w:t>
        </w:r>
        <w:proofErr w:type="spellEnd"/>
        <w:r>
          <w:t xml:space="preserve"> </w:t>
        </w:r>
      </w:ins>
      <w:ins w:id="3610" w:author="Gabriel Correa" w:date="2015-08-25T20:29:00Z">
        <w:r>
          <w:t>–</w:t>
        </w:r>
      </w:ins>
      <w:ins w:id="3611" w:author="Gabriel Correa" w:date="2015-08-25T20:28:00Z">
        <w:r>
          <w:t xml:space="preserve"> se </w:t>
        </w:r>
      </w:ins>
      <w:ins w:id="3612" w:author="Gabriel Correa" w:date="2015-08-25T20:29:00Z">
        <w:r>
          <w:t xml:space="preserve">alcanzaron mejores resultados nuevamente con </w:t>
        </w:r>
        <w:proofErr w:type="spellStart"/>
        <w:r>
          <w:t>NaiveBayesMultinomial</w:t>
        </w:r>
        <w:proofErr w:type="spellEnd"/>
        <w:r>
          <w:t xml:space="preserve">, </w:t>
        </w:r>
      </w:ins>
      <w:ins w:id="3613" w:author="Gabriel Correa" w:date="2015-08-25T20:30:00Z">
        <w:r>
          <w:t>solo que esta vez presenta una caída de F-</w:t>
        </w:r>
        <w:proofErr w:type="spellStart"/>
        <w:r>
          <w:t>Measure</w:t>
        </w:r>
        <w:proofErr w:type="spellEnd"/>
        <w:r>
          <w:t xml:space="preserve"> a los 50%.</w:t>
        </w:r>
      </w:ins>
      <w:ins w:id="3614" w:author="Gabriel Correa" w:date="2015-08-25T20:38:00Z">
        <w:r w:rsidR="00E92005">
          <w:t xml:space="preserve"> </w:t>
        </w:r>
      </w:ins>
      <w:ins w:id="3615" w:author="Gabriel Correa" w:date="2015-08-25T20:39:00Z">
        <w:r w:rsidR="00E92005">
          <w:t>Esta vez</w:t>
        </w:r>
      </w:ins>
      <w:ins w:id="3616" w:author="Gabriel Correa" w:date="2015-08-25T20:38:00Z">
        <w:r w:rsidR="00E92005">
          <w:t xml:space="preserve"> </w:t>
        </w:r>
        <w:proofErr w:type="spellStart"/>
        <w:r w:rsidR="00E92005">
          <w:t>NaiveBayes</w:t>
        </w:r>
        <w:proofErr w:type="spellEnd"/>
        <w:r w:rsidR="00E92005">
          <w:t xml:space="preserve"> no comienza muy bien en 0% pero mejora</w:t>
        </w:r>
      </w:ins>
      <w:ins w:id="3617" w:author="Gabriel Correa" w:date="2015-08-25T20:39:00Z">
        <w:r w:rsidR="00E92005">
          <w:t xml:space="preserve"> bastante cuando alcanza 50%.</w:t>
        </w:r>
      </w:ins>
      <w:ins w:id="3618" w:author="Gabriel Correa" w:date="2015-08-26T03:22:00Z">
        <w:r w:rsidR="00F17DD3">
          <w:t xml:space="preserve"> Los resultados se pueden visualizar en </w:t>
        </w:r>
      </w:ins>
      <w:proofErr w:type="spellStart"/>
      <w:ins w:id="3619" w:author="Gabriel Correa" w:date="2015-08-26T03:23:00Z">
        <w:r w:rsidR="00F17DD3">
          <w:t>en</w:t>
        </w:r>
        <w:proofErr w:type="spellEnd"/>
        <w:r w:rsidR="00F17DD3">
          <w:t xml:space="preserve"> la </w:t>
        </w:r>
        <w:r w:rsidR="00F17DD3">
          <w:fldChar w:fldCharType="begin"/>
        </w:r>
        <w:r w:rsidR="00F17DD3">
          <w:instrText xml:space="preserve"> REF _Ref428322671 \h </w:instrText>
        </w:r>
      </w:ins>
      <w:ins w:id="3620" w:author="Gabriel Correa" w:date="2015-08-26T03:23:00Z">
        <w:r w:rsidR="00F17DD3">
          <w:fldChar w:fldCharType="separate"/>
        </w:r>
      </w:ins>
      <w:ins w:id="3621" w:author="Gabriel Correa" w:date="2015-08-26T03:17:00Z">
        <w:r w:rsidR="00E159AF">
          <w:t xml:space="preserve">Imagen </w:t>
        </w:r>
      </w:ins>
      <w:r w:rsidR="00E159AF">
        <w:rPr>
          <w:noProof/>
        </w:rPr>
        <w:t>6</w:t>
      </w:r>
      <w:r w:rsidR="00E159AF">
        <w:t>.</w:t>
      </w:r>
      <w:r w:rsidR="00E159AF">
        <w:rPr>
          <w:noProof/>
        </w:rPr>
        <w:t>5</w:t>
      </w:r>
      <w:ins w:id="3622" w:author="Gabriel Correa" w:date="2015-08-26T03:23:00Z">
        <w:r w:rsidR="00F17DD3">
          <w:fldChar w:fldCharType="end"/>
        </w:r>
        <w:r w:rsidR="00F17DD3">
          <w:t>.</w:t>
        </w:r>
      </w:ins>
    </w:p>
    <w:p w:rsidR="00E811FB" w:rsidRPr="005F1364" w:rsidRDefault="004C51BF">
      <w:pPr>
        <w:rPr>
          <w:ins w:id="3623" w:author="Gabriel Correa" w:date="2015-08-24T16:57:00Z"/>
        </w:rPr>
      </w:pPr>
      <w:ins w:id="3624" w:author="Gabriel Correa" w:date="2015-08-25T20:32:00Z">
        <w:r>
          <w:t xml:space="preserve">Estos experimentos apoyan a que los mejores clasificadores son </w:t>
        </w:r>
        <w:proofErr w:type="spellStart"/>
        <w:r>
          <w:t>NaiveBayes</w:t>
        </w:r>
        <w:proofErr w:type="spellEnd"/>
        <w:r>
          <w:t xml:space="preserve"> y </w:t>
        </w:r>
        <w:proofErr w:type="spellStart"/>
        <w:r>
          <w:t>NaiveBayesMultinomial</w:t>
        </w:r>
      </w:ins>
      <w:proofErr w:type="spellEnd"/>
      <w:ins w:id="3625" w:author="Gabriel Correa" w:date="2015-08-25T20:33:00Z">
        <w:r>
          <w:t xml:space="preserve"> cuando para adivinar ya se tiene </w:t>
        </w:r>
      </w:ins>
      <w:ins w:id="3626" w:author="Gabriel Correa" w:date="2015-08-25T20:34:00Z">
        <w:r>
          <w:t xml:space="preserve">en un modelo </w:t>
        </w:r>
      </w:ins>
      <w:ins w:id="3627" w:author="Gabriel Correa" w:date="2015-08-25T20:33:00Z">
        <w:r>
          <w:t>el conocimiento por aprendizaje de m</w:t>
        </w:r>
      </w:ins>
      <w:ins w:id="3628" w:author="Gabriel Correa" w:date="2015-08-25T20:34:00Z">
        <w:r>
          <w:t>áquina de dos librerías.</w:t>
        </w:r>
      </w:ins>
      <w:ins w:id="3629" w:author="Gabriel Correa" w:date="2015-08-25T20:36:00Z">
        <w:r>
          <w:t xml:space="preserve"> Efectivamente en el primer experimento el mejor parece ser SMO</w:t>
        </w:r>
      </w:ins>
      <w:ins w:id="3630" w:author="Gabriel Correa" w:date="2015-08-25T20:37:00Z">
        <w:r>
          <w:t xml:space="preserve"> porque se le puede aplicar una matriz de costos para alcanzar</w:t>
        </w:r>
        <w:r w:rsidR="00E92005">
          <w:t xml:space="preserve"> el valor de 0.94 en </w:t>
        </w:r>
        <w:proofErr w:type="spellStart"/>
        <w:r w:rsidR="00E92005">
          <w:rPr>
            <w:i/>
          </w:rPr>
          <w:t>recall</w:t>
        </w:r>
        <w:proofErr w:type="spellEnd"/>
        <w:r w:rsidR="00E92005">
          <w:t xml:space="preserve"> que tiene </w:t>
        </w:r>
        <w:proofErr w:type="spellStart"/>
        <w:r w:rsidR="00E92005">
          <w:t>NaiveBayes</w:t>
        </w:r>
      </w:ins>
      <w:proofErr w:type="spellEnd"/>
      <w:ins w:id="3631" w:author="Gabriel Correa" w:date="2015-08-25T20:43:00Z">
        <w:r w:rsidR="005F1364">
          <w:t xml:space="preserve"> en 50%</w:t>
        </w:r>
      </w:ins>
      <w:ins w:id="3632" w:author="Gabriel Correa" w:date="2015-08-25T20:41:00Z">
        <w:r w:rsidR="005F1364">
          <w:t xml:space="preserve">, pero al hacer esto </w:t>
        </w:r>
      </w:ins>
      <w:ins w:id="3633" w:author="Gabriel Correa" w:date="2015-08-25T20:42:00Z">
        <w:r w:rsidR="005F1364">
          <w:t>probablemente</w:t>
        </w:r>
      </w:ins>
      <w:ins w:id="3634" w:author="Gabriel Correa" w:date="2015-08-25T20:41:00Z">
        <w:r w:rsidR="005F1364">
          <w:t xml:space="preserve"> </w:t>
        </w:r>
      </w:ins>
      <w:ins w:id="3635" w:author="Gabriel Correa" w:date="2015-08-25T20:42:00Z">
        <w:r w:rsidR="005F1364">
          <w:t xml:space="preserve">bajaría </w:t>
        </w:r>
      </w:ins>
      <w:ins w:id="3636" w:author="Gabriel Correa" w:date="2015-08-25T20:41:00Z">
        <w:r w:rsidR="005F1364">
          <w:t xml:space="preserve">el valor de </w:t>
        </w:r>
        <w:proofErr w:type="spellStart"/>
        <w:r w:rsidR="005F1364">
          <w:rPr>
            <w:i/>
          </w:rPr>
          <w:t>precision</w:t>
        </w:r>
        <w:proofErr w:type="spellEnd"/>
        <w:r w:rsidR="005F1364">
          <w:t xml:space="preserve"> de </w:t>
        </w:r>
        <w:r w:rsidR="005F1364">
          <w:lastRenderedPageBreak/>
          <w:t xml:space="preserve">SMO hasta un valor </w:t>
        </w:r>
      </w:ins>
      <w:ins w:id="3637" w:author="Gabriel Correa" w:date="2015-08-25T20:42:00Z">
        <w:r w:rsidR="005F1364">
          <w:t xml:space="preserve">cercano al </w:t>
        </w:r>
        <w:proofErr w:type="spellStart"/>
        <w:r w:rsidR="005F1364">
          <w:rPr>
            <w:i/>
          </w:rPr>
          <w:t>precision</w:t>
        </w:r>
        <w:proofErr w:type="spellEnd"/>
        <w:r w:rsidR="005F1364">
          <w:t xml:space="preserve"> de </w:t>
        </w:r>
        <w:proofErr w:type="spellStart"/>
        <w:r w:rsidR="005F1364">
          <w:t>NaiveBayes</w:t>
        </w:r>
        <w:proofErr w:type="spellEnd"/>
        <w:r w:rsidR="005F1364">
          <w:t>.</w:t>
        </w:r>
      </w:ins>
      <w:ins w:id="3638" w:author="Gabriel Correa" w:date="2015-08-25T20:43:00Z">
        <w:r w:rsidR="00E811FB">
          <w:t xml:space="preserve"> Además SMO sólo presenta un buen rendimiento en el primer set de datos.</w:t>
        </w:r>
      </w:ins>
    </w:p>
    <w:p w:rsidR="00C041D8" w:rsidRDefault="0040326A">
      <w:pPr>
        <w:pStyle w:val="Ttulo3"/>
        <w:rPr>
          <w:ins w:id="3639" w:author="Gabriel Correa" w:date="2015-08-25T14:27:00Z"/>
        </w:rPr>
        <w:pPrChange w:id="3640" w:author="Gabriel Correa" w:date="2015-08-25T17:42:00Z">
          <w:pPr/>
        </w:pPrChange>
      </w:pPr>
      <w:bookmarkStart w:id="3641" w:name="_Ref428229703"/>
      <w:bookmarkStart w:id="3642" w:name="_Toc428516564"/>
      <w:ins w:id="3643" w:author="Gabriel Correa" w:date="2015-08-25T01:31:00Z">
        <w:r>
          <w:t xml:space="preserve">Reduciendo errores </w:t>
        </w:r>
      </w:ins>
      <w:ins w:id="3644" w:author="Gabriel Correa" w:date="2015-08-25T01:32:00Z">
        <w:r>
          <w:t>con la matriz de costos</w:t>
        </w:r>
      </w:ins>
      <w:bookmarkEnd w:id="3641"/>
      <w:bookmarkEnd w:id="3642"/>
    </w:p>
    <w:p w:rsidR="00D40253" w:rsidRDefault="004C4092">
      <w:pPr>
        <w:rPr>
          <w:ins w:id="3645" w:author="Gabriel Correa" w:date="2015-08-25T15:00:00Z"/>
        </w:rPr>
      </w:pPr>
      <w:ins w:id="3646" w:author="Gabriel Correa" w:date="2015-08-25T14:53:00Z">
        <w:r>
          <w:t xml:space="preserve">Se </w:t>
        </w:r>
      </w:ins>
      <w:ins w:id="3647" w:author="Gabriel Correa" w:date="2015-08-25T14:54:00Z">
        <w:r>
          <w:t xml:space="preserve">puede aumentar el valor de </w:t>
        </w:r>
        <w:proofErr w:type="spellStart"/>
        <w:r>
          <w:rPr>
            <w:i/>
          </w:rPr>
          <w:t>recall</w:t>
        </w:r>
        <w:proofErr w:type="spellEnd"/>
        <w:r>
          <w:t xml:space="preserve"> de algunos clasificadores usando una matriz de costos,</w:t>
        </w:r>
      </w:ins>
      <w:ins w:id="3648" w:author="Gabriel Correa" w:date="2015-08-25T14:53:00Z">
        <w:r>
          <w:t xml:space="preserve"> como se menciona en la sección </w:t>
        </w:r>
      </w:ins>
      <w:ins w:id="3649" w:author="Gabriel Correa" w:date="2015-08-25T14:54:00Z">
        <w:r>
          <w:fldChar w:fldCharType="begin"/>
        </w:r>
        <w:r>
          <w:instrText xml:space="preserve"> REF _Ref428277776 \r \h </w:instrText>
        </w:r>
      </w:ins>
      <w:r>
        <w:fldChar w:fldCharType="separate"/>
      </w:r>
      <w:r w:rsidR="00E159AF">
        <w:t>6.2.1</w:t>
      </w:r>
      <w:ins w:id="3650" w:author="Gabriel Correa" w:date="2015-08-25T14:54:00Z">
        <w:r>
          <w:fldChar w:fldCharType="end"/>
        </w:r>
      </w:ins>
      <w:ins w:id="3651" w:author="Gabriel Correa" w:date="2015-08-25T14:53:00Z">
        <w:r>
          <w:t>.</w:t>
        </w:r>
      </w:ins>
      <w:ins w:id="3652" w:author="Gabriel Correa" w:date="2015-08-25T14:55:00Z">
        <w:r w:rsidR="0095446F">
          <w:t xml:space="preserve"> Esto se traduce en un mayor porcentaje de las directivas siendo correctamente detectadas, pero </w:t>
        </w:r>
      </w:ins>
      <w:ins w:id="3653" w:author="Gabriel Correa" w:date="2015-08-25T14:58:00Z">
        <w:r w:rsidR="0095446F">
          <w:t>por otra parte un mayor porcentaje de no-directivas siendo incorrectamente clasificadas como directivas (</w:t>
        </w:r>
      </w:ins>
      <w:proofErr w:type="spellStart"/>
      <w:ins w:id="3654" w:author="Gabriel Correa" w:date="2015-08-25T14:59:00Z">
        <w:r w:rsidR="0095446F">
          <w:rPr>
            <w:i/>
          </w:rPr>
          <w:t>precision</w:t>
        </w:r>
        <w:proofErr w:type="spellEnd"/>
        <w:r w:rsidR="0095446F">
          <w:t xml:space="preserve"> más bajo). Sin embargo para los efectos de este trabajo se prefiere un mayor </w:t>
        </w:r>
        <w:proofErr w:type="spellStart"/>
        <w:r w:rsidR="0095446F">
          <w:t>recall</w:t>
        </w:r>
        <w:proofErr w:type="spellEnd"/>
        <w:r w:rsidR="0095446F">
          <w:t xml:space="preserve"> pues es m</w:t>
        </w:r>
      </w:ins>
      <w:ins w:id="3655" w:author="Gabriel Correa" w:date="2015-08-25T15:00:00Z">
        <w:r w:rsidR="0095446F">
          <w:t xml:space="preserve">ás fácil corregir manualmente </w:t>
        </w:r>
        <w:proofErr w:type="gramStart"/>
        <w:r w:rsidR="0095446F">
          <w:t>las no-directivas</w:t>
        </w:r>
        <w:proofErr w:type="gramEnd"/>
        <w:r w:rsidR="0095446F">
          <w:t xml:space="preserve">, como se </w:t>
        </w:r>
      </w:ins>
      <w:ins w:id="3656" w:author="Gabriel Correa" w:date="2015-08-25T15:08:00Z">
        <w:r w:rsidR="0068612A">
          <w:t>describe</w:t>
        </w:r>
      </w:ins>
      <w:ins w:id="3657" w:author="Gabriel Correa" w:date="2015-08-25T15:00:00Z">
        <w:r w:rsidR="0095446F">
          <w:t xml:space="preserve"> en la sección </w:t>
        </w:r>
      </w:ins>
      <w:ins w:id="3658" w:author="Gabriel Correa" w:date="2015-08-25T15:01:00Z">
        <w:r w:rsidR="0095446F">
          <w:fldChar w:fldCharType="begin"/>
        </w:r>
        <w:r w:rsidR="0095446F">
          <w:instrText xml:space="preserve"> REF _Ref428278205 \r \h </w:instrText>
        </w:r>
      </w:ins>
      <w:r w:rsidR="0095446F">
        <w:fldChar w:fldCharType="separate"/>
      </w:r>
      <w:r w:rsidR="00E159AF">
        <w:t>3.2.1</w:t>
      </w:r>
      <w:ins w:id="3659" w:author="Gabriel Correa" w:date="2015-08-25T15:01:00Z">
        <w:r w:rsidR="0095446F">
          <w:fldChar w:fldCharType="end"/>
        </w:r>
      </w:ins>
      <w:ins w:id="3660" w:author="Gabriel Correa" w:date="2015-08-25T15:00:00Z">
        <w:r w:rsidR="0095446F">
          <w:t>.</w:t>
        </w:r>
      </w:ins>
    </w:p>
    <w:p w:rsidR="0095446F" w:rsidRPr="00366968" w:rsidRDefault="007445D3">
      <w:pPr>
        <w:rPr>
          <w:ins w:id="3661" w:author="Gabriel Correa" w:date="2015-08-24T16:58:00Z"/>
        </w:rPr>
      </w:pPr>
      <w:ins w:id="3662" w:author="Gabriel Correa" w:date="2015-08-25T15:02:00Z">
        <w:r>
          <w:t xml:space="preserve">En la </w:t>
        </w:r>
      </w:ins>
      <w:ins w:id="3663" w:author="Gabriel Correa" w:date="2015-08-25T15:09:00Z">
        <w:r w:rsidR="0068612A">
          <w:fldChar w:fldCharType="begin"/>
        </w:r>
        <w:r w:rsidR="0068612A">
          <w:instrText xml:space="preserve"> REF _Ref428278449 \h </w:instrText>
        </w:r>
      </w:ins>
      <w:r w:rsidR="0068612A">
        <w:fldChar w:fldCharType="separate"/>
      </w:r>
      <w:ins w:id="3664" w:author="Gabriel Correa" w:date="2015-08-25T13:41:00Z">
        <w:r w:rsidR="00E159AF">
          <w:t xml:space="preserve">Tabla </w:t>
        </w:r>
      </w:ins>
      <w:r w:rsidR="00E159AF">
        <w:rPr>
          <w:noProof/>
        </w:rPr>
        <w:t>6</w:t>
      </w:r>
      <w:ins w:id="3665" w:author="Gabriel Correa" w:date="2015-08-28T00:22:00Z">
        <w:r w:rsidR="00E159AF">
          <w:t>.</w:t>
        </w:r>
      </w:ins>
      <w:r w:rsidR="00E159AF">
        <w:rPr>
          <w:noProof/>
        </w:rPr>
        <w:t>7</w:t>
      </w:r>
      <w:ins w:id="3666" w:author="Gabriel Correa" w:date="2015-08-25T15:09:00Z">
        <w:r w:rsidR="0068612A">
          <w:fldChar w:fldCharType="end"/>
        </w:r>
        <w:r w:rsidR="0068612A">
          <w:t xml:space="preserve"> se ven los resultados de aplicar la matriz de costos.</w:t>
        </w:r>
      </w:ins>
      <w:ins w:id="3667" w:author="Gabriel Correa" w:date="2015-08-25T15:10:00Z">
        <w:r w:rsidR="0068612A">
          <w:t xml:space="preserve"> </w:t>
        </w:r>
        <w:proofErr w:type="spellStart"/>
        <w:r w:rsidR="0068612A" w:rsidRPr="0068612A">
          <w:rPr>
            <w:i/>
            <w:rPrChange w:id="3668" w:author="Gabriel Correa" w:date="2015-08-25T15:10:00Z">
              <w:rPr/>
            </w:rPrChange>
          </w:rPr>
          <w:t>NaiveBayes</w:t>
        </w:r>
        <w:proofErr w:type="spellEnd"/>
        <w:r w:rsidR="0068612A">
          <w:t xml:space="preserve"> logra mejorar</w:t>
        </w:r>
      </w:ins>
      <w:ins w:id="3669" w:author="Gabriel Correa" w:date="2015-08-25T15:11:00Z">
        <w:r w:rsidR="00366968">
          <w:t xml:space="preserve"> el </w:t>
        </w:r>
        <w:proofErr w:type="spellStart"/>
        <w:r w:rsidR="00366968">
          <w:rPr>
            <w:i/>
          </w:rPr>
          <w:t>recall</w:t>
        </w:r>
      </w:ins>
      <w:proofErr w:type="spellEnd"/>
      <w:ins w:id="3670" w:author="Gabriel Correa" w:date="2015-08-25T15:10:00Z">
        <w:r w:rsidR="0068612A">
          <w:t xml:space="preserve"> </w:t>
        </w:r>
      </w:ins>
      <w:ins w:id="3671" w:author="Gabriel Correa" w:date="2015-08-25T15:11:00Z">
        <w:r w:rsidR="0068612A">
          <w:t>considerablemente</w:t>
        </w:r>
      </w:ins>
      <w:ins w:id="3672" w:author="Gabriel Correa" w:date="2015-08-25T15:10:00Z">
        <w:r w:rsidR="0068612A">
          <w:t xml:space="preserve"> en los tres conjuntos de datos probados</w:t>
        </w:r>
      </w:ins>
      <w:ins w:id="3673" w:author="Gabriel Correa" w:date="2015-08-25T15:11:00Z">
        <w:r w:rsidR="00366968">
          <w:t xml:space="preserve"> mientras que </w:t>
        </w:r>
        <w:proofErr w:type="spellStart"/>
        <w:r w:rsidR="00366968">
          <w:rPr>
            <w:i/>
          </w:rPr>
          <w:t>NaiveBayesMultinomial</w:t>
        </w:r>
        <w:proofErr w:type="spellEnd"/>
        <w:r w:rsidR="00366968">
          <w:t xml:space="preserve"> no lo hace en ninguno de los datos</w:t>
        </w:r>
      </w:ins>
      <w:ins w:id="3674" w:author="Gabriel Correa" w:date="2015-08-25T15:12:00Z">
        <w:r w:rsidR="00366968">
          <w:t xml:space="preserve">. También hay que notar que en la </w:t>
        </w:r>
      </w:ins>
      <w:ins w:id="3675" w:author="Gabriel Correa" w:date="2015-08-25T15:13:00Z">
        <w:r w:rsidR="00366968">
          <w:t xml:space="preserve">última tabla entrenando con Java y </w:t>
        </w:r>
        <w:proofErr w:type="spellStart"/>
        <w:r w:rsidR="00366968">
          <w:t>JFace</w:t>
        </w:r>
        <w:proofErr w:type="spellEnd"/>
        <w:r w:rsidR="00366968">
          <w:t xml:space="preserve">, el </w:t>
        </w:r>
        <w:proofErr w:type="spellStart"/>
        <w:r w:rsidR="00366968">
          <w:rPr>
            <w:i/>
          </w:rPr>
          <w:t>recall</w:t>
        </w:r>
        <w:proofErr w:type="spellEnd"/>
        <w:r w:rsidR="00366968">
          <w:t xml:space="preserve"> más alto se logra con un costo de 12 y con costos mayores el rendimiento empeor</w:t>
        </w:r>
      </w:ins>
      <w:ins w:id="3676" w:author="Gabriel Correa" w:date="2015-08-25T15:14:00Z">
        <w:r w:rsidR="00366968">
          <w:t>ó.</w:t>
        </w:r>
      </w:ins>
    </w:p>
    <w:p w:rsidR="007123F7" w:rsidRPr="007C2995" w:rsidRDefault="007123F7" w:rsidP="005D2320">
      <w:pPr>
        <w:pStyle w:val="Epgrafe"/>
        <w:keepNext/>
        <w:ind w:right="474"/>
        <w:rPr>
          <w:ins w:id="3677" w:author="Gabriel Correa" w:date="2015-08-25T13:41:00Z"/>
        </w:rPr>
      </w:pPr>
      <w:bookmarkStart w:id="3678" w:name="_Ref428278449"/>
      <w:ins w:id="3679" w:author="Gabriel Correa" w:date="2015-08-25T13:41:00Z">
        <w:r>
          <w:t xml:space="preserve">Tabla </w:t>
        </w:r>
      </w:ins>
      <w:ins w:id="3680" w:author="Gabriel Correa" w:date="2015-08-28T00:22:00Z">
        <w:r w:rsidR="00F002B6">
          <w:fldChar w:fldCharType="begin"/>
        </w:r>
        <w:r w:rsidR="00F002B6">
          <w:instrText xml:space="preserve"> STYLEREF 1 \s </w:instrText>
        </w:r>
      </w:ins>
      <w:r w:rsidR="00F002B6">
        <w:fldChar w:fldCharType="separate"/>
      </w:r>
      <w:r w:rsidR="00E159AF">
        <w:rPr>
          <w:noProof/>
        </w:rPr>
        <w:t>6</w:t>
      </w:r>
      <w:ins w:id="3681"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r w:rsidR="00E159AF">
        <w:rPr>
          <w:noProof/>
        </w:rPr>
        <w:t>7</w:t>
      </w:r>
      <w:ins w:id="3682" w:author="Gabriel Correa" w:date="2015-08-28T00:22:00Z">
        <w:r w:rsidR="00F002B6">
          <w:fldChar w:fldCharType="end"/>
        </w:r>
      </w:ins>
      <w:del w:id="368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3678"/>
      <w:ins w:id="3684" w:author="Gabriel Correa" w:date="2015-08-25T14:00:00Z">
        <w:r w:rsidR="00AB5A3F">
          <w:t>:   Efecto</w:t>
        </w:r>
      </w:ins>
      <w:ins w:id="3685" w:author="Gabriel Correa" w:date="2015-08-25T13:53:00Z">
        <w:r w:rsidR="00AB5A3F">
          <w:t xml:space="preserve"> de</w:t>
        </w:r>
      </w:ins>
      <w:ins w:id="3686" w:author="Gabriel Correa" w:date="2015-08-25T13:54:00Z">
        <w:r w:rsidR="00AB5A3F">
          <w:t xml:space="preserve"> la matriz de costos </w:t>
        </w:r>
      </w:ins>
      <w:ins w:id="3687" w:author="Gabriel Correa" w:date="2015-08-25T14:31:00Z">
        <w:r w:rsidR="00D40253">
          <w:t xml:space="preserve">sobre </w:t>
        </w:r>
        <w:proofErr w:type="spellStart"/>
        <w:r w:rsidR="00D40253">
          <w:t>NaiveBayes</w:t>
        </w:r>
        <w:proofErr w:type="spellEnd"/>
        <w:r w:rsidR="00D40253">
          <w:t xml:space="preserve"> y </w:t>
        </w:r>
        <w:proofErr w:type="spellStart"/>
        <w:r w:rsidR="00D40253">
          <w:t>NaiveBayesMultinomial</w:t>
        </w:r>
        <w:proofErr w:type="spellEnd"/>
        <w:r w:rsidR="00D40253">
          <w:t xml:space="preserve">. La primera tabla usa como entrenamiento a Apache </w:t>
        </w:r>
        <w:proofErr w:type="spellStart"/>
        <w:r w:rsidR="00D40253">
          <w:t>Commons</w:t>
        </w:r>
        <w:proofErr w:type="spellEnd"/>
        <w:r w:rsidR="00D40253">
          <w:t xml:space="preserve"> y Java; como pruebas usa a </w:t>
        </w:r>
        <w:proofErr w:type="spellStart"/>
        <w:r w:rsidR="00D40253">
          <w:t>JFace</w:t>
        </w:r>
        <w:proofErr w:type="spellEnd"/>
        <w:r w:rsidR="00D40253">
          <w:t>. La segunda tabla usa como entrenamiento a</w:t>
        </w:r>
      </w:ins>
      <w:ins w:id="3688" w:author="Gabriel Correa" w:date="2015-08-25T14:32:00Z">
        <w:r w:rsidR="00D40253">
          <w:t xml:space="preserve"> Apache </w:t>
        </w:r>
        <w:proofErr w:type="spellStart"/>
        <w:r w:rsidR="00D40253">
          <w:t>Commons</w:t>
        </w:r>
        <w:proofErr w:type="spellEnd"/>
        <w:r w:rsidR="00D40253">
          <w:t xml:space="preserve"> y </w:t>
        </w:r>
        <w:proofErr w:type="spellStart"/>
        <w:r w:rsidR="00D40253">
          <w:t>JFace</w:t>
        </w:r>
        <w:proofErr w:type="spellEnd"/>
        <w:r w:rsidR="00D40253">
          <w:t>;</w:t>
        </w:r>
      </w:ins>
      <w:ins w:id="3689" w:author="Gabriel Correa" w:date="2015-08-25T14:33:00Z">
        <w:r w:rsidR="00D40253">
          <w:t xml:space="preserve"> como pruebas usa a Java. La tercera y última tabla usa como entrenamiento a Java y </w:t>
        </w:r>
        <w:proofErr w:type="spellStart"/>
        <w:r w:rsidR="00D40253">
          <w:t>JFace</w:t>
        </w:r>
        <w:proofErr w:type="spellEnd"/>
        <w:r w:rsidR="00D40253">
          <w:t xml:space="preserve">; como pruebas usa a Apache </w:t>
        </w:r>
        <w:proofErr w:type="spellStart"/>
        <w:r w:rsidR="00D40253">
          <w:t>Commons</w:t>
        </w:r>
        <w:proofErr w:type="spellEnd"/>
        <w:r w:rsidR="00D40253">
          <w:t>.</w:t>
        </w:r>
      </w:ins>
      <w:ins w:id="3690" w:author="Gabriel Correa" w:date="2015-08-25T14:31:00Z">
        <w:r w:rsidR="00D40253">
          <w:t xml:space="preserve"> </w:t>
        </w:r>
      </w:ins>
    </w:p>
    <w:tbl>
      <w:tblPr>
        <w:tblStyle w:val="Estilo2"/>
        <w:tblW w:w="9043" w:type="dxa"/>
        <w:tblLayout w:type="fixed"/>
        <w:tblLook w:val="04A0" w:firstRow="1" w:lastRow="0" w:firstColumn="1" w:lastColumn="0" w:noHBand="0" w:noVBand="1"/>
        <w:tblPrChange w:id="3691"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3692">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2D1802"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3693" w:author="Gabriel Correa" w:date="2015-08-25T13:45:00Z"/>
          <w:trPrChange w:id="3694"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3695" w:author="Gabriel Correa" w:date="2015-08-25T14:50:00Z">
              <w:tcPr>
                <w:tcW w:w="750" w:type="dxa"/>
                <w:tcBorders>
                  <w:top w:val="nil"/>
                </w:tcBorders>
                <w:noWrap/>
              </w:tcPr>
            </w:tcPrChange>
          </w:tcPr>
          <w:p w:rsidR="00C70510" w:rsidRPr="002D1802" w:rsidRDefault="00C70510" w:rsidP="00AB5A3F">
            <w:pPr>
              <w:jc w:val="center"/>
              <w:cnfStyle w:val="100000000100" w:firstRow="1" w:lastRow="0" w:firstColumn="0" w:lastColumn="0" w:oddVBand="0" w:evenVBand="0" w:oddHBand="0" w:evenHBand="0" w:firstRowFirstColumn="1" w:firstRowLastColumn="0" w:lastRowFirstColumn="0" w:lastRowLastColumn="0"/>
              <w:rPr>
                <w:ins w:id="3696" w:author="Gabriel Correa" w:date="2015-08-25T13:45:00Z"/>
                <w:rFonts w:eastAsia="Times New Roman" w:cs="Calibri"/>
                <w:i/>
                <w:color w:val="000000"/>
                <w:sz w:val="22"/>
              </w:rPr>
            </w:pPr>
          </w:p>
        </w:tc>
        <w:tc>
          <w:tcPr>
            <w:tcW w:w="3626" w:type="dxa"/>
            <w:gridSpan w:val="6"/>
            <w:tcBorders>
              <w:top w:val="nil"/>
            </w:tcBorders>
            <w:tcPrChange w:id="3697" w:author="Gabriel Correa" w:date="2015-08-25T14:50:00Z">
              <w:tcPr>
                <w:tcW w:w="3629" w:type="dxa"/>
                <w:gridSpan w:val="16"/>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3698" w:author="Gabriel Correa" w:date="2015-08-25T13:45:00Z"/>
                <w:rFonts w:eastAsia="Times New Roman" w:cs="Calibri"/>
                <w:i/>
                <w:color w:val="000000"/>
                <w:sz w:val="22"/>
                <w:rPrChange w:id="3699" w:author="Gabriel Correa" w:date="2015-08-25T14:26:00Z">
                  <w:rPr>
                    <w:ins w:id="3700" w:author="Gabriel Correa" w:date="2015-08-25T13:45:00Z"/>
                    <w:rFonts w:ascii="Calibri" w:eastAsia="Times New Roman" w:hAnsi="Calibri" w:cs="Calibri"/>
                    <w:i/>
                    <w:color w:val="000000"/>
                  </w:rPr>
                </w:rPrChange>
              </w:rPr>
              <w:pPrChange w:id="3701" w:author="Gabriel Correa" w:date="2015-08-25T13:51:00Z">
                <w:pPr>
                  <w:cnfStyle w:val="100000000000" w:firstRow="1" w:lastRow="0" w:firstColumn="0" w:lastColumn="0" w:oddVBand="0" w:evenVBand="0" w:oddHBand="0" w:evenHBand="0" w:firstRowFirstColumn="0" w:firstRowLastColumn="0" w:lastRowFirstColumn="0" w:lastRowLastColumn="0"/>
                </w:pPr>
              </w:pPrChange>
            </w:pPr>
            <w:proofErr w:type="spellStart"/>
            <w:ins w:id="3702" w:author="Gabriel Correa" w:date="2015-08-25T14:39:00Z">
              <w:r w:rsidRPr="002B28AD">
                <w:rPr>
                  <w:rFonts w:eastAsia="Times New Roman" w:cs="Calibri"/>
                  <w:i/>
                  <w:color w:val="000000"/>
                  <w:sz w:val="22"/>
                </w:rPr>
                <w:t>NaiveBayes</w:t>
              </w:r>
            </w:ins>
            <w:proofErr w:type="spellEnd"/>
          </w:p>
        </w:tc>
        <w:tc>
          <w:tcPr>
            <w:tcW w:w="4288" w:type="dxa"/>
            <w:gridSpan w:val="7"/>
            <w:tcBorders>
              <w:top w:val="nil"/>
            </w:tcBorders>
            <w:tcPrChange w:id="3703" w:author="Gabriel Correa" w:date="2015-08-25T14:50:00Z">
              <w:tcPr>
                <w:tcW w:w="4289" w:type="dxa"/>
                <w:gridSpan w:val="18"/>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3704" w:author="Gabriel Correa" w:date="2015-08-25T13:45:00Z"/>
                <w:rFonts w:cs="Calibri"/>
                <w:color w:val="000000"/>
                <w:sz w:val="22"/>
                <w:rPrChange w:id="3705" w:author="Gabriel Correa" w:date="2015-08-25T14:26:00Z">
                  <w:rPr>
                    <w:ins w:id="3706" w:author="Gabriel Correa" w:date="2015-08-25T13:45:00Z"/>
                    <w:rFonts w:ascii="Calibri" w:hAnsi="Calibri" w:cs="Calibri"/>
                    <w:color w:val="000000"/>
                  </w:rPr>
                </w:rPrChange>
              </w:rPr>
              <w:pPrChange w:id="3707" w:author="Gabriel Correa" w:date="2015-08-25T13:51:00Z">
                <w:pPr>
                  <w:cnfStyle w:val="100000000000" w:firstRow="1" w:lastRow="0" w:firstColumn="0" w:lastColumn="0" w:oddVBand="0" w:evenVBand="0" w:oddHBand="0" w:evenHBand="0" w:firstRowFirstColumn="0" w:firstRowLastColumn="0" w:lastRowFirstColumn="0" w:lastRowLastColumn="0"/>
                </w:pPr>
              </w:pPrChange>
            </w:pPr>
            <w:proofErr w:type="spellStart"/>
            <w:ins w:id="3708" w:author="Gabriel Correa" w:date="2015-08-25T14:36:00Z">
              <w:r w:rsidRPr="002B28AD">
                <w:rPr>
                  <w:rFonts w:cs="Calibri"/>
                  <w:color w:val="000000"/>
                  <w:sz w:val="22"/>
                </w:rPr>
                <w:t>NaiveBayesMultinomial</w:t>
              </w:r>
            </w:ins>
            <w:proofErr w:type="spellEnd"/>
          </w:p>
        </w:tc>
      </w:tr>
      <w:tr w:rsidR="007C2995" w:rsidRPr="002D1802" w:rsidTr="00A223C0">
        <w:trPr>
          <w:trHeight w:val="300"/>
          <w:ins w:id="3709"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2D1802" w:rsidRDefault="00C70510">
            <w:pPr>
              <w:rPr>
                <w:ins w:id="3710" w:author="Gabriel Correa" w:date="2015-08-25T13:40:00Z"/>
                <w:rFonts w:eastAsia="Times New Roman" w:cs="Calibri"/>
                <w:color w:val="000000"/>
                <w:sz w:val="22"/>
                <w:rPrChange w:id="3711" w:author="Gabriel Correa" w:date="2015-08-25T14:26:00Z">
                  <w:rPr>
                    <w:ins w:id="3712" w:author="Gabriel Correa" w:date="2015-08-25T13:40:00Z"/>
                    <w:rFonts w:ascii="Calibri" w:eastAsia="Times New Roman" w:hAnsi="Calibri" w:cs="Calibri"/>
                    <w:color w:val="000000"/>
                  </w:rPr>
                </w:rPrChange>
              </w:rPr>
            </w:pPr>
            <w:ins w:id="3713" w:author="Gabriel Correa" w:date="2015-08-25T13:40:00Z">
              <w:r w:rsidRPr="002D1802">
                <w:rPr>
                  <w:rFonts w:eastAsia="Times New Roman" w:cs="Calibri"/>
                  <w:color w:val="000000"/>
                  <w:sz w:val="22"/>
                  <w:rPrChange w:id="3714"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2D1802" w:rsidRDefault="00C70510">
            <w:pPr>
              <w:jc w:val="right"/>
              <w:rPr>
                <w:ins w:id="3715" w:author="Gabriel Correa" w:date="2015-08-25T13:40:00Z"/>
                <w:rFonts w:eastAsia="Times New Roman" w:cs="Calibri"/>
                <w:i/>
                <w:color w:val="000000"/>
                <w:sz w:val="22"/>
                <w:rPrChange w:id="3716" w:author="Gabriel Correa" w:date="2015-08-25T14:26:00Z">
                  <w:rPr>
                    <w:ins w:id="3717" w:author="Gabriel Correa" w:date="2015-08-25T13:40:00Z"/>
                    <w:rFonts w:ascii="Calibri" w:eastAsia="Times New Roman" w:hAnsi="Calibri" w:cs="Calibri"/>
                    <w:color w:val="000000"/>
                  </w:rPr>
                </w:rPrChange>
              </w:rPr>
              <w:pPrChange w:id="3718" w:author="Gabriel Correa" w:date="2015-08-25T14:47:00Z">
                <w:pPr/>
              </w:pPrChange>
            </w:pPr>
            <w:proofErr w:type="spellStart"/>
            <w:ins w:id="3719" w:author="Gabriel Correa" w:date="2015-08-25T13:40:00Z">
              <w:r w:rsidRPr="002D1802">
                <w:rPr>
                  <w:rFonts w:eastAsia="Times New Roman" w:cs="Calibri"/>
                  <w:i/>
                  <w:color w:val="000000"/>
                  <w:sz w:val="22"/>
                  <w:rPrChange w:id="3720" w:author="Gabriel Correa" w:date="2015-08-25T14:26:00Z">
                    <w:rPr>
                      <w:rFonts w:ascii="Calibri" w:eastAsia="Times New Roman" w:hAnsi="Calibri" w:cs="Calibri"/>
                      <w:color w:val="000000"/>
                    </w:rPr>
                  </w:rPrChange>
                </w:rPr>
                <w:t>precision</w:t>
              </w:r>
              <w:proofErr w:type="spellEnd"/>
            </w:ins>
          </w:p>
        </w:tc>
        <w:tc>
          <w:tcPr>
            <w:tcW w:w="998" w:type="dxa"/>
            <w:gridSpan w:val="2"/>
            <w:tcBorders>
              <w:top w:val="single" w:sz="12" w:space="0" w:color="auto"/>
              <w:bottom w:val="single" w:sz="12" w:space="0" w:color="000000" w:themeColor="text1"/>
            </w:tcBorders>
            <w:noWrap/>
            <w:hideMark/>
          </w:tcPr>
          <w:p w:rsidR="00C70510" w:rsidRPr="002D1802" w:rsidRDefault="00C70510">
            <w:pPr>
              <w:jc w:val="right"/>
              <w:rPr>
                <w:ins w:id="3721" w:author="Gabriel Correa" w:date="2015-08-25T13:40:00Z"/>
                <w:rFonts w:eastAsia="Times New Roman" w:cs="Calibri"/>
                <w:i/>
                <w:color w:val="000000"/>
                <w:sz w:val="22"/>
                <w:rPrChange w:id="3722" w:author="Gabriel Correa" w:date="2015-08-25T14:26:00Z">
                  <w:rPr>
                    <w:ins w:id="3723" w:author="Gabriel Correa" w:date="2015-08-25T13:40:00Z"/>
                    <w:rFonts w:ascii="Calibri" w:eastAsia="Times New Roman" w:hAnsi="Calibri" w:cs="Calibri"/>
                    <w:color w:val="000000"/>
                  </w:rPr>
                </w:rPrChange>
              </w:rPr>
              <w:pPrChange w:id="3724" w:author="Gabriel Correa" w:date="2015-08-25T14:47:00Z">
                <w:pPr/>
              </w:pPrChange>
            </w:pPr>
            <w:proofErr w:type="spellStart"/>
            <w:ins w:id="3725" w:author="Gabriel Correa" w:date="2015-08-25T13:40:00Z">
              <w:r w:rsidRPr="002D1802">
                <w:rPr>
                  <w:rFonts w:eastAsia="Times New Roman" w:cs="Calibri"/>
                  <w:i/>
                  <w:color w:val="000000"/>
                  <w:sz w:val="22"/>
                  <w:rPrChange w:id="3726" w:author="Gabriel Correa" w:date="2015-08-25T14:26:00Z">
                    <w:rPr>
                      <w:rFonts w:ascii="Calibri" w:eastAsia="Times New Roman" w:hAnsi="Calibri" w:cs="Calibri"/>
                      <w:color w:val="000000"/>
                    </w:rPr>
                  </w:rPrChange>
                </w:rPr>
                <w:t>recall</w:t>
              </w:r>
              <w:proofErr w:type="spellEnd"/>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2D1802" w:rsidRDefault="00C70510">
            <w:pPr>
              <w:jc w:val="right"/>
              <w:rPr>
                <w:ins w:id="3727" w:author="Gabriel Correa" w:date="2015-08-25T13:40:00Z"/>
                <w:rFonts w:eastAsia="Times New Roman" w:cs="Calibri"/>
                <w:i/>
                <w:color w:val="000000"/>
                <w:sz w:val="22"/>
                <w:rPrChange w:id="3728" w:author="Gabriel Correa" w:date="2015-08-25T14:26:00Z">
                  <w:rPr>
                    <w:ins w:id="3729" w:author="Gabriel Correa" w:date="2015-08-25T13:40:00Z"/>
                    <w:rFonts w:ascii="Calibri" w:eastAsia="Times New Roman" w:hAnsi="Calibri" w:cs="Calibri"/>
                    <w:color w:val="000000"/>
                  </w:rPr>
                </w:rPrChange>
              </w:rPr>
              <w:pPrChange w:id="3730" w:author="Gabriel Correa" w:date="2015-08-25T14:47:00Z">
                <w:pPr/>
              </w:pPrChange>
            </w:pPr>
            <w:ins w:id="3731" w:author="Gabriel Correa" w:date="2015-08-25T13:40:00Z">
              <w:r w:rsidRPr="002D1802">
                <w:rPr>
                  <w:rFonts w:eastAsia="Times New Roman" w:cs="Calibri"/>
                  <w:i/>
                  <w:color w:val="000000"/>
                  <w:sz w:val="22"/>
                  <w:rPrChange w:id="3732" w:author="Gabriel Correa" w:date="2015-08-25T14:26:00Z">
                    <w:rPr>
                      <w:rFonts w:ascii="Calibri" w:eastAsia="Times New Roman" w:hAnsi="Calibri" w:cs="Calibri"/>
                      <w:color w:val="000000"/>
                    </w:rPr>
                  </w:rPrChange>
                </w:rPr>
                <w:t>F-</w:t>
              </w:r>
              <w:proofErr w:type="spellStart"/>
              <w:r w:rsidRPr="002D1802">
                <w:rPr>
                  <w:rFonts w:eastAsia="Times New Roman" w:cs="Calibri"/>
                  <w:i/>
                  <w:color w:val="000000"/>
                  <w:sz w:val="22"/>
                  <w:rPrChange w:id="3733" w:author="Gabriel Correa" w:date="2015-08-25T14:26:00Z">
                    <w:rPr>
                      <w:rFonts w:ascii="Calibri" w:eastAsia="Times New Roman" w:hAnsi="Calibri" w:cs="Calibri"/>
                      <w:color w:val="000000"/>
                    </w:rPr>
                  </w:rPrChange>
                </w:rPr>
                <w:t>Measure</w:t>
              </w:r>
              <w:proofErr w:type="spellEnd"/>
            </w:ins>
          </w:p>
        </w:tc>
        <w:tc>
          <w:tcPr>
            <w:tcW w:w="1394" w:type="dxa"/>
            <w:tcBorders>
              <w:top w:val="single" w:sz="12" w:space="0" w:color="auto"/>
              <w:bottom w:val="single" w:sz="12" w:space="0" w:color="000000" w:themeColor="text1"/>
              <w:right w:val="nil"/>
            </w:tcBorders>
          </w:tcPr>
          <w:p w:rsidR="00C70510" w:rsidRPr="002D1802" w:rsidRDefault="00C70510">
            <w:pPr>
              <w:jc w:val="right"/>
              <w:rPr>
                <w:ins w:id="3734" w:author="Gabriel Correa" w:date="2015-08-25T13:45:00Z"/>
                <w:rFonts w:eastAsia="Times New Roman" w:cs="Times New Roman"/>
                <w:sz w:val="22"/>
                <w:rPrChange w:id="3735" w:author="Gabriel Correa" w:date="2015-08-25T14:26:00Z">
                  <w:rPr>
                    <w:ins w:id="3736" w:author="Gabriel Correa" w:date="2015-08-25T13:45:00Z"/>
                    <w:rFonts w:eastAsia="Times New Roman" w:cs="Times New Roman"/>
                    <w:sz w:val="20"/>
                    <w:szCs w:val="20"/>
                  </w:rPr>
                </w:rPrChange>
              </w:rPr>
              <w:pPrChange w:id="3737" w:author="Gabriel Correa" w:date="2015-08-25T14:47:00Z">
                <w:pPr/>
              </w:pPrChange>
            </w:pPr>
            <w:proofErr w:type="spellStart"/>
            <w:ins w:id="3738" w:author="Gabriel Correa" w:date="2015-08-25T13:45:00Z">
              <w:r w:rsidRPr="002D1802">
                <w:rPr>
                  <w:rFonts w:cs="Calibri"/>
                  <w:color w:val="000000"/>
                  <w:sz w:val="22"/>
                  <w:rPrChange w:id="3739" w:author="Gabriel Correa" w:date="2015-08-25T14:26:00Z">
                    <w:rPr>
                      <w:rFonts w:ascii="Calibri" w:hAnsi="Calibri" w:cs="Calibri"/>
                      <w:color w:val="000000"/>
                    </w:rPr>
                  </w:rPrChange>
                </w:rPr>
                <w:t>precision</w:t>
              </w:r>
              <w:proofErr w:type="spellEnd"/>
            </w:ins>
          </w:p>
        </w:tc>
        <w:tc>
          <w:tcPr>
            <w:tcW w:w="1158" w:type="dxa"/>
            <w:gridSpan w:val="2"/>
            <w:tcBorders>
              <w:top w:val="single" w:sz="12" w:space="0" w:color="auto"/>
              <w:left w:val="nil"/>
              <w:bottom w:val="single" w:sz="12" w:space="0" w:color="000000" w:themeColor="text1"/>
            </w:tcBorders>
          </w:tcPr>
          <w:p w:rsidR="00C70510" w:rsidRPr="002D1802" w:rsidRDefault="00C70510">
            <w:pPr>
              <w:jc w:val="right"/>
              <w:rPr>
                <w:ins w:id="3740" w:author="Gabriel Correa" w:date="2015-08-25T13:45:00Z"/>
                <w:rFonts w:eastAsia="Times New Roman" w:cs="Times New Roman"/>
                <w:sz w:val="22"/>
                <w:rPrChange w:id="3741" w:author="Gabriel Correa" w:date="2015-08-25T14:26:00Z">
                  <w:rPr>
                    <w:ins w:id="3742" w:author="Gabriel Correa" w:date="2015-08-25T13:45:00Z"/>
                    <w:rFonts w:eastAsia="Times New Roman" w:cs="Times New Roman"/>
                    <w:sz w:val="20"/>
                    <w:szCs w:val="20"/>
                  </w:rPr>
                </w:rPrChange>
              </w:rPr>
              <w:pPrChange w:id="3743" w:author="Gabriel Correa" w:date="2015-08-25T14:47:00Z">
                <w:pPr/>
              </w:pPrChange>
            </w:pPr>
            <w:proofErr w:type="spellStart"/>
            <w:ins w:id="3744" w:author="Gabriel Correa" w:date="2015-08-25T13:45:00Z">
              <w:r w:rsidRPr="002D1802">
                <w:rPr>
                  <w:rFonts w:cs="Calibri"/>
                  <w:color w:val="000000"/>
                  <w:sz w:val="22"/>
                  <w:rPrChange w:id="3745" w:author="Gabriel Correa" w:date="2015-08-25T14:26:00Z">
                    <w:rPr>
                      <w:rFonts w:ascii="Calibri" w:hAnsi="Calibri" w:cs="Calibri"/>
                      <w:color w:val="000000"/>
                    </w:rPr>
                  </w:rPrChange>
                </w:rPr>
                <w:t>recall</w:t>
              </w:r>
              <w:proofErr w:type="spellEnd"/>
            </w:ins>
          </w:p>
        </w:tc>
        <w:tc>
          <w:tcPr>
            <w:tcW w:w="1705" w:type="dxa"/>
            <w:gridSpan w:val="4"/>
            <w:tcBorders>
              <w:top w:val="single" w:sz="12" w:space="0" w:color="auto"/>
              <w:bottom w:val="single" w:sz="12" w:space="0" w:color="000000" w:themeColor="text1"/>
            </w:tcBorders>
          </w:tcPr>
          <w:p w:rsidR="00C70510" w:rsidRPr="002D1802" w:rsidRDefault="00C70510">
            <w:pPr>
              <w:jc w:val="right"/>
              <w:rPr>
                <w:ins w:id="3746" w:author="Gabriel Correa" w:date="2015-08-25T13:45:00Z"/>
                <w:rFonts w:eastAsia="Times New Roman" w:cs="Times New Roman"/>
                <w:sz w:val="22"/>
                <w:rPrChange w:id="3747" w:author="Gabriel Correa" w:date="2015-08-25T14:26:00Z">
                  <w:rPr>
                    <w:ins w:id="3748" w:author="Gabriel Correa" w:date="2015-08-25T13:45:00Z"/>
                    <w:rFonts w:eastAsia="Times New Roman" w:cs="Times New Roman"/>
                    <w:sz w:val="20"/>
                    <w:szCs w:val="20"/>
                  </w:rPr>
                </w:rPrChange>
              </w:rPr>
              <w:pPrChange w:id="3749" w:author="Gabriel Correa" w:date="2015-08-25T14:47:00Z">
                <w:pPr/>
              </w:pPrChange>
            </w:pPr>
            <w:ins w:id="3750" w:author="Gabriel Correa" w:date="2015-08-25T13:45:00Z">
              <w:r w:rsidRPr="002D1802">
                <w:rPr>
                  <w:rFonts w:cs="Calibri"/>
                  <w:color w:val="000000"/>
                  <w:sz w:val="22"/>
                  <w:rPrChange w:id="3751" w:author="Gabriel Correa" w:date="2015-08-25T14:26:00Z">
                    <w:rPr>
                      <w:rFonts w:ascii="Calibri" w:hAnsi="Calibri" w:cs="Calibri"/>
                      <w:color w:val="000000"/>
                    </w:rPr>
                  </w:rPrChange>
                </w:rPr>
                <w:t>F-</w:t>
              </w:r>
              <w:proofErr w:type="spellStart"/>
              <w:r w:rsidRPr="002D1802">
                <w:rPr>
                  <w:rFonts w:cs="Calibri"/>
                  <w:color w:val="000000"/>
                  <w:sz w:val="22"/>
                  <w:rPrChange w:id="3752" w:author="Gabriel Correa" w:date="2015-08-25T14:26:00Z">
                    <w:rPr>
                      <w:rFonts w:ascii="Calibri" w:hAnsi="Calibri" w:cs="Calibri"/>
                      <w:color w:val="000000"/>
                    </w:rPr>
                  </w:rPrChange>
                </w:rPr>
                <w:t>Measure</w:t>
              </w:r>
              <w:proofErr w:type="spellEnd"/>
            </w:ins>
          </w:p>
        </w:tc>
      </w:tr>
      <w:tr w:rsidR="00A223C0" w:rsidRPr="002D1802" w:rsidTr="00A223C0">
        <w:trPr>
          <w:trHeight w:val="300"/>
          <w:ins w:id="3753"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2D1802" w:rsidRDefault="00C70510" w:rsidP="007123F7">
            <w:pPr>
              <w:jc w:val="right"/>
              <w:rPr>
                <w:ins w:id="3754" w:author="Gabriel Correa" w:date="2015-08-25T13:40:00Z"/>
                <w:rFonts w:eastAsia="Times New Roman" w:cs="Calibri"/>
                <w:color w:val="000000"/>
                <w:sz w:val="22"/>
                <w:rPrChange w:id="3755" w:author="Gabriel Correa" w:date="2015-08-25T14:26:00Z">
                  <w:rPr>
                    <w:ins w:id="3756" w:author="Gabriel Correa" w:date="2015-08-25T13:40:00Z"/>
                    <w:rFonts w:ascii="Calibri" w:eastAsia="Times New Roman" w:hAnsi="Calibri" w:cs="Calibri"/>
                    <w:color w:val="000000"/>
                  </w:rPr>
                </w:rPrChange>
              </w:rPr>
            </w:pPr>
            <w:ins w:id="3757" w:author="Gabriel Correa" w:date="2015-08-25T13:40:00Z">
              <w:r w:rsidRPr="002D1802">
                <w:rPr>
                  <w:rFonts w:eastAsia="Times New Roman" w:cs="Calibri"/>
                  <w:color w:val="000000"/>
                  <w:sz w:val="22"/>
                  <w:rPrChange w:id="3758"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2D1802" w:rsidRDefault="00C70510">
            <w:pPr>
              <w:jc w:val="right"/>
              <w:rPr>
                <w:ins w:id="3759" w:author="Gabriel Correa" w:date="2015-08-25T13:40:00Z"/>
                <w:rFonts w:eastAsia="Times New Roman" w:cs="Calibri"/>
                <w:color w:val="000000"/>
                <w:sz w:val="22"/>
                <w:rPrChange w:id="3760" w:author="Gabriel Correa" w:date="2015-08-25T14:26:00Z">
                  <w:rPr>
                    <w:ins w:id="3761" w:author="Gabriel Correa" w:date="2015-08-25T13:40:00Z"/>
                    <w:rFonts w:ascii="Calibri" w:eastAsia="Times New Roman" w:hAnsi="Calibri" w:cs="Calibri"/>
                    <w:color w:val="000000"/>
                  </w:rPr>
                </w:rPrChange>
              </w:rPr>
            </w:pPr>
            <w:ins w:id="3762" w:author="Gabriel Correa" w:date="2015-08-25T13:40:00Z">
              <w:r w:rsidRPr="002D1802">
                <w:rPr>
                  <w:rFonts w:eastAsia="Times New Roman" w:cs="Calibri"/>
                  <w:color w:val="000000"/>
                  <w:sz w:val="22"/>
                  <w:rPrChange w:id="3763"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2D1802" w:rsidRDefault="00C70510">
            <w:pPr>
              <w:jc w:val="right"/>
              <w:rPr>
                <w:ins w:id="3764" w:author="Gabriel Correa" w:date="2015-08-25T13:40:00Z"/>
                <w:rFonts w:eastAsia="Times New Roman" w:cs="Calibri"/>
                <w:color w:val="000000"/>
                <w:sz w:val="22"/>
                <w:rPrChange w:id="3765" w:author="Gabriel Correa" w:date="2015-08-25T14:26:00Z">
                  <w:rPr>
                    <w:ins w:id="3766" w:author="Gabriel Correa" w:date="2015-08-25T13:40:00Z"/>
                    <w:rFonts w:ascii="Calibri" w:eastAsia="Times New Roman" w:hAnsi="Calibri" w:cs="Calibri"/>
                    <w:color w:val="000000"/>
                  </w:rPr>
                </w:rPrChange>
              </w:rPr>
            </w:pPr>
            <w:ins w:id="3767" w:author="Gabriel Correa" w:date="2015-08-25T13:40:00Z">
              <w:r w:rsidRPr="002D1802">
                <w:rPr>
                  <w:rFonts w:eastAsia="Times New Roman" w:cs="Calibri"/>
                  <w:color w:val="000000"/>
                  <w:sz w:val="22"/>
                  <w:rPrChange w:id="3768"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2D1802" w:rsidRDefault="00C70510">
            <w:pPr>
              <w:jc w:val="right"/>
              <w:rPr>
                <w:ins w:id="3769" w:author="Gabriel Correa" w:date="2015-08-25T13:40:00Z"/>
                <w:rFonts w:eastAsia="Times New Roman" w:cs="Calibri"/>
                <w:color w:val="000000"/>
                <w:sz w:val="22"/>
                <w:rPrChange w:id="3770" w:author="Gabriel Correa" w:date="2015-08-25T14:26:00Z">
                  <w:rPr>
                    <w:ins w:id="3771" w:author="Gabriel Correa" w:date="2015-08-25T13:40:00Z"/>
                    <w:rFonts w:ascii="Calibri" w:eastAsia="Times New Roman" w:hAnsi="Calibri" w:cs="Calibri"/>
                    <w:color w:val="000000"/>
                  </w:rPr>
                </w:rPrChange>
              </w:rPr>
            </w:pPr>
            <w:ins w:id="3772" w:author="Gabriel Correa" w:date="2015-08-25T13:40:00Z">
              <w:r w:rsidRPr="002D1802">
                <w:rPr>
                  <w:rFonts w:eastAsia="Times New Roman" w:cs="Calibri"/>
                  <w:color w:val="000000"/>
                  <w:sz w:val="22"/>
                  <w:rPrChange w:id="3773"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2D1802" w:rsidRDefault="00C70510">
            <w:pPr>
              <w:jc w:val="right"/>
              <w:rPr>
                <w:ins w:id="3774" w:author="Gabriel Correa" w:date="2015-08-25T13:45:00Z"/>
                <w:rFonts w:eastAsia="Times New Roman" w:cs="Times New Roman"/>
                <w:sz w:val="22"/>
                <w:rPrChange w:id="3775" w:author="Gabriel Correa" w:date="2015-08-25T14:26:00Z">
                  <w:rPr>
                    <w:ins w:id="3776" w:author="Gabriel Correa" w:date="2015-08-25T13:45:00Z"/>
                    <w:rFonts w:eastAsia="Times New Roman" w:cs="Times New Roman"/>
                    <w:sz w:val="20"/>
                    <w:szCs w:val="20"/>
                  </w:rPr>
                </w:rPrChange>
              </w:rPr>
              <w:pPrChange w:id="3777" w:author="Gabriel Correa" w:date="2015-08-25T14:47:00Z">
                <w:pPr/>
              </w:pPrChange>
            </w:pPr>
            <w:ins w:id="3778" w:author="Gabriel Correa" w:date="2015-08-25T13:45:00Z">
              <w:r w:rsidRPr="002D1802">
                <w:rPr>
                  <w:rFonts w:cs="Calibri"/>
                  <w:color w:val="000000"/>
                  <w:sz w:val="22"/>
                  <w:rPrChange w:id="3779"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2D1802" w:rsidRDefault="00C70510">
            <w:pPr>
              <w:jc w:val="right"/>
              <w:rPr>
                <w:ins w:id="3780" w:author="Gabriel Correa" w:date="2015-08-25T13:45:00Z"/>
                <w:rFonts w:eastAsia="Times New Roman" w:cs="Times New Roman"/>
                <w:sz w:val="22"/>
                <w:rPrChange w:id="3781" w:author="Gabriel Correa" w:date="2015-08-25T14:26:00Z">
                  <w:rPr>
                    <w:ins w:id="3782" w:author="Gabriel Correa" w:date="2015-08-25T13:45:00Z"/>
                    <w:rFonts w:eastAsia="Times New Roman" w:cs="Times New Roman"/>
                    <w:sz w:val="20"/>
                    <w:szCs w:val="20"/>
                  </w:rPr>
                </w:rPrChange>
              </w:rPr>
              <w:pPrChange w:id="3783" w:author="Gabriel Correa" w:date="2015-08-25T14:47:00Z">
                <w:pPr/>
              </w:pPrChange>
            </w:pPr>
            <w:ins w:id="3784" w:author="Gabriel Correa" w:date="2015-08-25T13:45:00Z">
              <w:r w:rsidRPr="002D1802">
                <w:rPr>
                  <w:rFonts w:cs="Calibri"/>
                  <w:color w:val="000000"/>
                  <w:sz w:val="22"/>
                  <w:rPrChange w:id="3785"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2D1802" w:rsidRDefault="00C70510">
            <w:pPr>
              <w:jc w:val="right"/>
              <w:rPr>
                <w:ins w:id="3786" w:author="Gabriel Correa" w:date="2015-08-25T13:45:00Z"/>
                <w:rFonts w:eastAsia="Times New Roman" w:cs="Times New Roman"/>
                <w:sz w:val="22"/>
                <w:rPrChange w:id="3787" w:author="Gabriel Correa" w:date="2015-08-25T14:26:00Z">
                  <w:rPr>
                    <w:ins w:id="3788" w:author="Gabriel Correa" w:date="2015-08-25T13:45:00Z"/>
                    <w:rFonts w:eastAsia="Times New Roman" w:cs="Times New Roman"/>
                    <w:sz w:val="20"/>
                    <w:szCs w:val="20"/>
                  </w:rPr>
                </w:rPrChange>
              </w:rPr>
              <w:pPrChange w:id="3789" w:author="Gabriel Correa" w:date="2015-08-25T14:47:00Z">
                <w:pPr/>
              </w:pPrChange>
            </w:pPr>
            <w:ins w:id="3790" w:author="Gabriel Correa" w:date="2015-08-25T13:45:00Z">
              <w:r w:rsidRPr="002D1802">
                <w:rPr>
                  <w:rFonts w:cs="Calibri"/>
                  <w:color w:val="000000"/>
                  <w:sz w:val="22"/>
                  <w:rPrChange w:id="3791" w:author="Gabriel Correa" w:date="2015-08-25T14:26:00Z">
                    <w:rPr>
                      <w:rFonts w:ascii="Calibri" w:hAnsi="Calibri" w:cs="Calibri"/>
                      <w:color w:val="000000"/>
                    </w:rPr>
                  </w:rPrChange>
                </w:rPr>
                <w:t>0.54</w:t>
              </w:r>
            </w:ins>
          </w:p>
        </w:tc>
      </w:tr>
      <w:tr w:rsidR="00A223C0" w:rsidRPr="002D1802" w:rsidTr="00A223C0">
        <w:trPr>
          <w:trHeight w:val="300"/>
          <w:ins w:id="3792"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793" w:author="Gabriel Correa" w:date="2015-08-25T13:40:00Z"/>
                <w:rFonts w:eastAsia="Times New Roman" w:cs="Calibri"/>
                <w:color w:val="000000"/>
                <w:sz w:val="22"/>
                <w:rPrChange w:id="3794" w:author="Gabriel Correa" w:date="2015-08-25T14:26:00Z">
                  <w:rPr>
                    <w:ins w:id="3795" w:author="Gabriel Correa" w:date="2015-08-25T13:40:00Z"/>
                    <w:rFonts w:ascii="Calibri" w:eastAsia="Times New Roman" w:hAnsi="Calibri" w:cs="Calibri"/>
                    <w:color w:val="000000"/>
                  </w:rPr>
                </w:rPrChange>
              </w:rPr>
            </w:pPr>
            <w:ins w:id="3796" w:author="Gabriel Correa" w:date="2015-08-25T13:40:00Z">
              <w:r w:rsidRPr="002D1802">
                <w:rPr>
                  <w:rFonts w:eastAsia="Times New Roman" w:cs="Calibri"/>
                  <w:color w:val="000000"/>
                  <w:sz w:val="22"/>
                  <w:rPrChange w:id="3797"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2D1802" w:rsidRDefault="00C70510">
            <w:pPr>
              <w:jc w:val="right"/>
              <w:rPr>
                <w:ins w:id="3798" w:author="Gabriel Correa" w:date="2015-08-25T13:40:00Z"/>
                <w:rFonts w:eastAsia="Times New Roman" w:cs="Calibri"/>
                <w:color w:val="000000"/>
                <w:sz w:val="22"/>
                <w:rPrChange w:id="3799" w:author="Gabriel Correa" w:date="2015-08-25T14:26:00Z">
                  <w:rPr>
                    <w:ins w:id="3800" w:author="Gabriel Correa" w:date="2015-08-25T13:40:00Z"/>
                    <w:rFonts w:ascii="Calibri" w:eastAsia="Times New Roman" w:hAnsi="Calibri" w:cs="Calibri"/>
                    <w:color w:val="000000"/>
                  </w:rPr>
                </w:rPrChange>
              </w:rPr>
            </w:pPr>
            <w:ins w:id="3801" w:author="Gabriel Correa" w:date="2015-08-25T13:40:00Z">
              <w:r w:rsidRPr="002D1802">
                <w:rPr>
                  <w:rFonts w:eastAsia="Times New Roman" w:cs="Calibri"/>
                  <w:color w:val="000000"/>
                  <w:sz w:val="22"/>
                  <w:rPrChange w:id="3802"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2D1802" w:rsidRDefault="00C70510">
            <w:pPr>
              <w:jc w:val="right"/>
              <w:rPr>
                <w:ins w:id="3803" w:author="Gabriel Correa" w:date="2015-08-25T13:40:00Z"/>
                <w:rFonts w:eastAsia="Times New Roman" w:cs="Calibri"/>
                <w:color w:val="000000"/>
                <w:sz w:val="22"/>
                <w:rPrChange w:id="3804" w:author="Gabriel Correa" w:date="2015-08-25T14:26:00Z">
                  <w:rPr>
                    <w:ins w:id="3805" w:author="Gabriel Correa" w:date="2015-08-25T13:40:00Z"/>
                    <w:rFonts w:ascii="Calibri" w:eastAsia="Times New Roman" w:hAnsi="Calibri" w:cs="Calibri"/>
                    <w:color w:val="000000"/>
                  </w:rPr>
                </w:rPrChange>
              </w:rPr>
            </w:pPr>
            <w:ins w:id="3806" w:author="Gabriel Correa" w:date="2015-08-25T13:40:00Z">
              <w:r w:rsidRPr="002D1802">
                <w:rPr>
                  <w:rFonts w:eastAsia="Times New Roman" w:cs="Calibri"/>
                  <w:color w:val="000000"/>
                  <w:sz w:val="22"/>
                  <w:rPrChange w:id="3807"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2D1802" w:rsidRDefault="00C70510">
            <w:pPr>
              <w:jc w:val="right"/>
              <w:rPr>
                <w:ins w:id="3808" w:author="Gabriel Correa" w:date="2015-08-25T13:40:00Z"/>
                <w:rFonts w:eastAsia="Times New Roman" w:cs="Calibri"/>
                <w:color w:val="000000"/>
                <w:sz w:val="22"/>
                <w:rPrChange w:id="3809" w:author="Gabriel Correa" w:date="2015-08-25T14:26:00Z">
                  <w:rPr>
                    <w:ins w:id="3810" w:author="Gabriel Correa" w:date="2015-08-25T13:40:00Z"/>
                    <w:rFonts w:ascii="Calibri" w:eastAsia="Times New Roman" w:hAnsi="Calibri" w:cs="Calibri"/>
                    <w:color w:val="000000"/>
                  </w:rPr>
                </w:rPrChange>
              </w:rPr>
            </w:pPr>
            <w:ins w:id="3811" w:author="Gabriel Correa" w:date="2015-08-25T13:40:00Z">
              <w:r w:rsidRPr="002D1802">
                <w:rPr>
                  <w:rFonts w:eastAsia="Times New Roman" w:cs="Calibri"/>
                  <w:color w:val="000000"/>
                  <w:sz w:val="22"/>
                  <w:rPrChange w:id="3812" w:author="Gabriel Correa" w:date="2015-08-25T14:26:00Z">
                    <w:rPr>
                      <w:rFonts w:ascii="Calibri" w:eastAsia="Times New Roman" w:hAnsi="Calibri" w:cs="Calibri"/>
                      <w:color w:val="000000"/>
                    </w:rPr>
                  </w:rPrChange>
                </w:rPr>
                <w:t>0.55</w:t>
              </w:r>
            </w:ins>
          </w:p>
        </w:tc>
        <w:tc>
          <w:tcPr>
            <w:tcW w:w="1394" w:type="dxa"/>
          </w:tcPr>
          <w:p w:rsidR="00C70510" w:rsidRPr="002D1802" w:rsidRDefault="00C70510">
            <w:pPr>
              <w:jc w:val="right"/>
              <w:rPr>
                <w:ins w:id="3813" w:author="Gabriel Correa" w:date="2015-08-25T13:45:00Z"/>
                <w:rFonts w:eastAsia="Times New Roman" w:cs="Times New Roman"/>
                <w:sz w:val="22"/>
                <w:rPrChange w:id="3814" w:author="Gabriel Correa" w:date="2015-08-25T14:26:00Z">
                  <w:rPr>
                    <w:ins w:id="3815" w:author="Gabriel Correa" w:date="2015-08-25T13:45:00Z"/>
                    <w:rFonts w:eastAsia="Times New Roman" w:cs="Times New Roman"/>
                    <w:sz w:val="20"/>
                    <w:szCs w:val="20"/>
                  </w:rPr>
                </w:rPrChange>
              </w:rPr>
              <w:pPrChange w:id="3816" w:author="Gabriel Correa" w:date="2015-08-25T14:47:00Z">
                <w:pPr/>
              </w:pPrChange>
            </w:pPr>
            <w:ins w:id="3817" w:author="Gabriel Correa" w:date="2015-08-25T13:45:00Z">
              <w:r w:rsidRPr="002D1802">
                <w:rPr>
                  <w:rFonts w:cs="Calibri"/>
                  <w:color w:val="000000"/>
                  <w:sz w:val="22"/>
                  <w:rPrChange w:id="3818" w:author="Gabriel Correa" w:date="2015-08-25T14:26:00Z">
                    <w:rPr>
                      <w:rFonts w:ascii="Calibri" w:hAnsi="Calibri" w:cs="Calibri"/>
                      <w:color w:val="000000"/>
                    </w:rPr>
                  </w:rPrChange>
                </w:rPr>
                <w:t>0.42</w:t>
              </w:r>
            </w:ins>
          </w:p>
        </w:tc>
        <w:tc>
          <w:tcPr>
            <w:tcW w:w="1158" w:type="dxa"/>
            <w:gridSpan w:val="2"/>
          </w:tcPr>
          <w:p w:rsidR="00C70510" w:rsidRPr="002D1802" w:rsidRDefault="00C70510">
            <w:pPr>
              <w:jc w:val="right"/>
              <w:rPr>
                <w:ins w:id="3819" w:author="Gabriel Correa" w:date="2015-08-25T13:45:00Z"/>
                <w:rFonts w:eastAsia="Times New Roman" w:cs="Times New Roman"/>
                <w:sz w:val="22"/>
                <w:rPrChange w:id="3820" w:author="Gabriel Correa" w:date="2015-08-25T14:26:00Z">
                  <w:rPr>
                    <w:ins w:id="3821" w:author="Gabriel Correa" w:date="2015-08-25T13:45:00Z"/>
                    <w:rFonts w:eastAsia="Times New Roman" w:cs="Times New Roman"/>
                    <w:sz w:val="20"/>
                    <w:szCs w:val="20"/>
                  </w:rPr>
                </w:rPrChange>
              </w:rPr>
              <w:pPrChange w:id="3822" w:author="Gabriel Correa" w:date="2015-08-25T14:47:00Z">
                <w:pPr/>
              </w:pPrChange>
            </w:pPr>
            <w:ins w:id="3823" w:author="Gabriel Correa" w:date="2015-08-25T13:45:00Z">
              <w:r w:rsidRPr="002D1802">
                <w:rPr>
                  <w:rFonts w:cs="Calibri"/>
                  <w:color w:val="000000"/>
                  <w:sz w:val="22"/>
                  <w:rPrChange w:id="3824"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825" w:author="Gabriel Correa" w:date="2015-08-25T13:45:00Z"/>
                <w:rFonts w:eastAsia="Times New Roman" w:cs="Times New Roman"/>
                <w:sz w:val="22"/>
                <w:rPrChange w:id="3826" w:author="Gabriel Correa" w:date="2015-08-25T14:26:00Z">
                  <w:rPr>
                    <w:ins w:id="3827" w:author="Gabriel Correa" w:date="2015-08-25T13:45:00Z"/>
                    <w:rFonts w:eastAsia="Times New Roman" w:cs="Times New Roman"/>
                    <w:sz w:val="20"/>
                    <w:szCs w:val="20"/>
                  </w:rPr>
                </w:rPrChange>
              </w:rPr>
              <w:pPrChange w:id="3828" w:author="Gabriel Correa" w:date="2015-08-25T14:47:00Z">
                <w:pPr/>
              </w:pPrChange>
            </w:pPr>
            <w:ins w:id="3829" w:author="Gabriel Correa" w:date="2015-08-25T13:45:00Z">
              <w:r w:rsidRPr="002D1802">
                <w:rPr>
                  <w:rFonts w:cs="Calibri"/>
                  <w:color w:val="000000"/>
                  <w:sz w:val="22"/>
                  <w:rPrChange w:id="3830" w:author="Gabriel Correa" w:date="2015-08-25T14:26:00Z">
                    <w:rPr>
                      <w:rFonts w:ascii="Calibri" w:hAnsi="Calibri" w:cs="Calibri"/>
                      <w:color w:val="000000"/>
                    </w:rPr>
                  </w:rPrChange>
                </w:rPr>
                <w:t>0.56</w:t>
              </w:r>
            </w:ins>
          </w:p>
        </w:tc>
      </w:tr>
      <w:tr w:rsidR="00A223C0" w:rsidRPr="002D1802" w:rsidTr="00A223C0">
        <w:trPr>
          <w:trHeight w:val="300"/>
          <w:ins w:id="3831"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832" w:author="Gabriel Correa" w:date="2015-08-25T13:40:00Z"/>
                <w:rFonts w:eastAsia="Times New Roman" w:cs="Calibri"/>
                <w:color w:val="000000"/>
                <w:sz w:val="22"/>
                <w:rPrChange w:id="3833" w:author="Gabriel Correa" w:date="2015-08-25T14:26:00Z">
                  <w:rPr>
                    <w:ins w:id="3834" w:author="Gabriel Correa" w:date="2015-08-25T13:40:00Z"/>
                    <w:rFonts w:ascii="Calibri" w:eastAsia="Times New Roman" w:hAnsi="Calibri" w:cs="Calibri"/>
                    <w:color w:val="000000"/>
                  </w:rPr>
                </w:rPrChange>
              </w:rPr>
            </w:pPr>
            <w:ins w:id="3835" w:author="Gabriel Correa" w:date="2015-08-25T13:40:00Z">
              <w:r w:rsidRPr="002D1802">
                <w:rPr>
                  <w:rFonts w:eastAsia="Times New Roman" w:cs="Calibri"/>
                  <w:color w:val="000000"/>
                  <w:sz w:val="22"/>
                  <w:rPrChange w:id="3836"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2D1802" w:rsidRDefault="00C70510">
            <w:pPr>
              <w:jc w:val="right"/>
              <w:rPr>
                <w:ins w:id="3837" w:author="Gabriel Correa" w:date="2015-08-25T13:40:00Z"/>
                <w:rFonts w:eastAsia="Times New Roman" w:cs="Calibri"/>
                <w:color w:val="000000"/>
                <w:sz w:val="22"/>
                <w:rPrChange w:id="3838" w:author="Gabriel Correa" w:date="2015-08-25T14:26:00Z">
                  <w:rPr>
                    <w:ins w:id="3839" w:author="Gabriel Correa" w:date="2015-08-25T13:40:00Z"/>
                    <w:rFonts w:ascii="Calibri" w:eastAsia="Times New Roman" w:hAnsi="Calibri" w:cs="Calibri"/>
                    <w:color w:val="000000"/>
                  </w:rPr>
                </w:rPrChange>
              </w:rPr>
            </w:pPr>
            <w:ins w:id="3840" w:author="Gabriel Correa" w:date="2015-08-25T13:40:00Z">
              <w:r w:rsidRPr="002D1802">
                <w:rPr>
                  <w:rFonts w:eastAsia="Times New Roman" w:cs="Calibri"/>
                  <w:color w:val="000000"/>
                  <w:sz w:val="22"/>
                  <w:rPrChange w:id="3841"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2D1802" w:rsidRDefault="00C70510">
            <w:pPr>
              <w:jc w:val="right"/>
              <w:rPr>
                <w:ins w:id="3842" w:author="Gabriel Correa" w:date="2015-08-25T13:40:00Z"/>
                <w:rFonts w:eastAsia="Times New Roman" w:cs="Calibri"/>
                <w:color w:val="000000"/>
                <w:sz w:val="22"/>
                <w:rPrChange w:id="3843" w:author="Gabriel Correa" w:date="2015-08-25T14:26:00Z">
                  <w:rPr>
                    <w:ins w:id="3844" w:author="Gabriel Correa" w:date="2015-08-25T13:40:00Z"/>
                    <w:rFonts w:ascii="Calibri" w:eastAsia="Times New Roman" w:hAnsi="Calibri" w:cs="Calibri"/>
                    <w:color w:val="000000"/>
                  </w:rPr>
                </w:rPrChange>
              </w:rPr>
            </w:pPr>
            <w:ins w:id="3845" w:author="Gabriel Correa" w:date="2015-08-25T13:40:00Z">
              <w:r w:rsidRPr="002D1802">
                <w:rPr>
                  <w:rFonts w:eastAsia="Times New Roman" w:cs="Calibri"/>
                  <w:color w:val="000000"/>
                  <w:sz w:val="22"/>
                  <w:rPrChange w:id="3846"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847" w:author="Gabriel Correa" w:date="2015-08-25T13:40:00Z"/>
                <w:rFonts w:eastAsia="Times New Roman" w:cs="Calibri"/>
                <w:color w:val="000000"/>
                <w:sz w:val="22"/>
                <w:rPrChange w:id="3848" w:author="Gabriel Correa" w:date="2015-08-25T14:26:00Z">
                  <w:rPr>
                    <w:ins w:id="3849" w:author="Gabriel Correa" w:date="2015-08-25T13:40:00Z"/>
                    <w:rFonts w:ascii="Calibri" w:eastAsia="Times New Roman" w:hAnsi="Calibri" w:cs="Calibri"/>
                    <w:color w:val="000000"/>
                  </w:rPr>
                </w:rPrChange>
              </w:rPr>
            </w:pPr>
            <w:ins w:id="3850" w:author="Gabriel Correa" w:date="2015-08-25T13:40:00Z">
              <w:r w:rsidRPr="002D1802">
                <w:rPr>
                  <w:rFonts w:eastAsia="Times New Roman" w:cs="Calibri"/>
                  <w:color w:val="000000"/>
                  <w:sz w:val="22"/>
                  <w:rPrChange w:id="3851" w:author="Gabriel Correa" w:date="2015-08-25T14:26:00Z">
                    <w:rPr>
                      <w:rFonts w:ascii="Calibri" w:eastAsia="Times New Roman" w:hAnsi="Calibri" w:cs="Calibri"/>
                      <w:color w:val="000000"/>
                    </w:rPr>
                  </w:rPrChange>
                </w:rPr>
                <w:t>0.53</w:t>
              </w:r>
            </w:ins>
          </w:p>
        </w:tc>
        <w:tc>
          <w:tcPr>
            <w:tcW w:w="1394" w:type="dxa"/>
          </w:tcPr>
          <w:p w:rsidR="00C70510" w:rsidRPr="002D1802" w:rsidRDefault="00C70510">
            <w:pPr>
              <w:jc w:val="right"/>
              <w:rPr>
                <w:ins w:id="3852" w:author="Gabriel Correa" w:date="2015-08-25T13:45:00Z"/>
                <w:rFonts w:eastAsia="Times New Roman" w:cs="Times New Roman"/>
                <w:sz w:val="22"/>
                <w:rPrChange w:id="3853" w:author="Gabriel Correa" w:date="2015-08-25T14:26:00Z">
                  <w:rPr>
                    <w:ins w:id="3854" w:author="Gabriel Correa" w:date="2015-08-25T13:45:00Z"/>
                    <w:rFonts w:eastAsia="Times New Roman" w:cs="Times New Roman"/>
                    <w:sz w:val="20"/>
                    <w:szCs w:val="20"/>
                  </w:rPr>
                </w:rPrChange>
              </w:rPr>
              <w:pPrChange w:id="3855" w:author="Gabriel Correa" w:date="2015-08-25T14:47:00Z">
                <w:pPr/>
              </w:pPrChange>
            </w:pPr>
            <w:ins w:id="3856" w:author="Gabriel Correa" w:date="2015-08-25T13:45:00Z">
              <w:r w:rsidRPr="002D1802">
                <w:rPr>
                  <w:rFonts w:cs="Calibri"/>
                  <w:color w:val="000000"/>
                  <w:sz w:val="22"/>
                  <w:rPrChange w:id="3857"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3858" w:author="Gabriel Correa" w:date="2015-08-25T13:45:00Z"/>
                <w:rFonts w:eastAsia="Times New Roman" w:cs="Times New Roman"/>
                <w:sz w:val="22"/>
                <w:rPrChange w:id="3859" w:author="Gabriel Correa" w:date="2015-08-25T14:26:00Z">
                  <w:rPr>
                    <w:ins w:id="3860" w:author="Gabriel Correa" w:date="2015-08-25T13:45:00Z"/>
                    <w:rFonts w:eastAsia="Times New Roman" w:cs="Times New Roman"/>
                    <w:sz w:val="20"/>
                    <w:szCs w:val="20"/>
                  </w:rPr>
                </w:rPrChange>
              </w:rPr>
              <w:pPrChange w:id="3861" w:author="Gabriel Correa" w:date="2015-08-25T14:47:00Z">
                <w:pPr/>
              </w:pPrChange>
            </w:pPr>
            <w:ins w:id="3862" w:author="Gabriel Correa" w:date="2015-08-25T13:45:00Z">
              <w:r w:rsidRPr="002D1802">
                <w:rPr>
                  <w:rFonts w:cs="Calibri"/>
                  <w:color w:val="000000"/>
                  <w:sz w:val="22"/>
                  <w:rPrChange w:id="3863"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864" w:author="Gabriel Correa" w:date="2015-08-25T13:45:00Z"/>
                <w:rFonts w:eastAsia="Times New Roman" w:cs="Times New Roman"/>
                <w:sz w:val="22"/>
                <w:rPrChange w:id="3865" w:author="Gabriel Correa" w:date="2015-08-25T14:26:00Z">
                  <w:rPr>
                    <w:ins w:id="3866" w:author="Gabriel Correa" w:date="2015-08-25T13:45:00Z"/>
                    <w:rFonts w:eastAsia="Times New Roman" w:cs="Times New Roman"/>
                    <w:sz w:val="20"/>
                    <w:szCs w:val="20"/>
                  </w:rPr>
                </w:rPrChange>
              </w:rPr>
              <w:pPrChange w:id="3867" w:author="Gabriel Correa" w:date="2015-08-25T14:47:00Z">
                <w:pPr/>
              </w:pPrChange>
            </w:pPr>
            <w:ins w:id="3868" w:author="Gabriel Correa" w:date="2015-08-25T13:45:00Z">
              <w:r w:rsidRPr="002D1802">
                <w:rPr>
                  <w:rFonts w:cs="Calibri"/>
                  <w:color w:val="000000"/>
                  <w:sz w:val="22"/>
                  <w:rPrChange w:id="3869" w:author="Gabriel Correa" w:date="2015-08-25T14:26:00Z">
                    <w:rPr>
                      <w:rFonts w:ascii="Calibri" w:hAnsi="Calibri" w:cs="Calibri"/>
                      <w:color w:val="000000"/>
                    </w:rPr>
                  </w:rPrChange>
                </w:rPr>
                <w:t>0.54</w:t>
              </w:r>
            </w:ins>
          </w:p>
        </w:tc>
      </w:tr>
      <w:tr w:rsidR="00A223C0" w:rsidRPr="002D1802" w:rsidTr="00A223C0">
        <w:trPr>
          <w:trHeight w:val="300"/>
          <w:ins w:id="3870"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871" w:author="Gabriel Correa" w:date="2015-08-25T13:40:00Z"/>
                <w:rFonts w:eastAsia="Times New Roman" w:cs="Calibri"/>
                <w:color w:val="000000"/>
                <w:sz w:val="22"/>
                <w:rPrChange w:id="3872" w:author="Gabriel Correa" w:date="2015-08-25T14:26:00Z">
                  <w:rPr>
                    <w:ins w:id="3873" w:author="Gabriel Correa" w:date="2015-08-25T13:40:00Z"/>
                    <w:rFonts w:ascii="Calibri" w:eastAsia="Times New Roman" w:hAnsi="Calibri" w:cs="Calibri"/>
                    <w:color w:val="000000"/>
                  </w:rPr>
                </w:rPrChange>
              </w:rPr>
            </w:pPr>
            <w:ins w:id="3874" w:author="Gabriel Correa" w:date="2015-08-25T13:40:00Z">
              <w:r w:rsidRPr="002D1802">
                <w:rPr>
                  <w:rFonts w:eastAsia="Times New Roman" w:cs="Calibri"/>
                  <w:color w:val="000000"/>
                  <w:sz w:val="22"/>
                  <w:rPrChange w:id="3875"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2D1802" w:rsidRDefault="00C70510">
            <w:pPr>
              <w:jc w:val="right"/>
              <w:rPr>
                <w:ins w:id="3876" w:author="Gabriel Correa" w:date="2015-08-25T13:40:00Z"/>
                <w:rFonts w:eastAsia="Times New Roman" w:cs="Calibri"/>
                <w:color w:val="000000"/>
                <w:sz w:val="22"/>
                <w:rPrChange w:id="3877" w:author="Gabriel Correa" w:date="2015-08-25T14:26:00Z">
                  <w:rPr>
                    <w:ins w:id="3878" w:author="Gabriel Correa" w:date="2015-08-25T13:40:00Z"/>
                    <w:rFonts w:ascii="Calibri" w:eastAsia="Times New Roman" w:hAnsi="Calibri" w:cs="Calibri"/>
                    <w:color w:val="000000"/>
                  </w:rPr>
                </w:rPrChange>
              </w:rPr>
            </w:pPr>
            <w:ins w:id="3879" w:author="Gabriel Correa" w:date="2015-08-25T13:40:00Z">
              <w:r w:rsidRPr="002D1802">
                <w:rPr>
                  <w:rFonts w:eastAsia="Times New Roman" w:cs="Calibri"/>
                  <w:color w:val="000000"/>
                  <w:sz w:val="22"/>
                  <w:rPrChange w:id="3880"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2D1802" w:rsidRDefault="00C70510">
            <w:pPr>
              <w:jc w:val="right"/>
              <w:rPr>
                <w:ins w:id="3881" w:author="Gabriel Correa" w:date="2015-08-25T13:40:00Z"/>
                <w:rFonts w:eastAsia="Times New Roman" w:cs="Calibri"/>
                <w:color w:val="000000"/>
                <w:sz w:val="22"/>
                <w:rPrChange w:id="3882" w:author="Gabriel Correa" w:date="2015-08-25T14:26:00Z">
                  <w:rPr>
                    <w:ins w:id="3883" w:author="Gabriel Correa" w:date="2015-08-25T13:40:00Z"/>
                    <w:rFonts w:ascii="Calibri" w:eastAsia="Times New Roman" w:hAnsi="Calibri" w:cs="Calibri"/>
                    <w:color w:val="000000"/>
                  </w:rPr>
                </w:rPrChange>
              </w:rPr>
            </w:pPr>
            <w:ins w:id="3884" w:author="Gabriel Correa" w:date="2015-08-25T13:40:00Z">
              <w:r w:rsidRPr="002D1802">
                <w:rPr>
                  <w:rFonts w:eastAsia="Times New Roman" w:cs="Calibri"/>
                  <w:color w:val="000000"/>
                  <w:sz w:val="22"/>
                  <w:rPrChange w:id="3885"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886" w:author="Gabriel Correa" w:date="2015-08-25T13:40:00Z"/>
                <w:rFonts w:eastAsia="Times New Roman" w:cs="Calibri"/>
                <w:color w:val="000000"/>
                <w:sz w:val="22"/>
                <w:rPrChange w:id="3887" w:author="Gabriel Correa" w:date="2015-08-25T14:26:00Z">
                  <w:rPr>
                    <w:ins w:id="3888" w:author="Gabriel Correa" w:date="2015-08-25T13:40:00Z"/>
                    <w:rFonts w:ascii="Calibri" w:eastAsia="Times New Roman" w:hAnsi="Calibri" w:cs="Calibri"/>
                    <w:color w:val="000000"/>
                  </w:rPr>
                </w:rPrChange>
              </w:rPr>
            </w:pPr>
            <w:ins w:id="3889" w:author="Gabriel Correa" w:date="2015-08-25T13:40:00Z">
              <w:r w:rsidRPr="002D1802">
                <w:rPr>
                  <w:rFonts w:eastAsia="Times New Roman" w:cs="Calibri"/>
                  <w:color w:val="000000"/>
                  <w:sz w:val="22"/>
                  <w:rPrChange w:id="3890" w:author="Gabriel Correa" w:date="2015-08-25T14:26:00Z">
                    <w:rPr>
                      <w:rFonts w:ascii="Calibri" w:eastAsia="Times New Roman" w:hAnsi="Calibri" w:cs="Calibri"/>
                      <w:color w:val="000000"/>
                    </w:rPr>
                  </w:rPrChange>
                </w:rPr>
                <w:t>0.51</w:t>
              </w:r>
            </w:ins>
          </w:p>
        </w:tc>
        <w:tc>
          <w:tcPr>
            <w:tcW w:w="1394" w:type="dxa"/>
          </w:tcPr>
          <w:p w:rsidR="00C70510" w:rsidRPr="002D1802" w:rsidRDefault="00C70510">
            <w:pPr>
              <w:jc w:val="right"/>
              <w:rPr>
                <w:ins w:id="3891" w:author="Gabriel Correa" w:date="2015-08-25T13:45:00Z"/>
                <w:rFonts w:eastAsia="Times New Roman" w:cs="Times New Roman"/>
                <w:sz w:val="22"/>
                <w:rPrChange w:id="3892" w:author="Gabriel Correa" w:date="2015-08-25T14:26:00Z">
                  <w:rPr>
                    <w:ins w:id="3893" w:author="Gabriel Correa" w:date="2015-08-25T13:45:00Z"/>
                    <w:rFonts w:eastAsia="Times New Roman" w:cs="Times New Roman"/>
                    <w:sz w:val="20"/>
                    <w:szCs w:val="20"/>
                  </w:rPr>
                </w:rPrChange>
              </w:rPr>
              <w:pPrChange w:id="3894" w:author="Gabriel Correa" w:date="2015-08-25T14:47:00Z">
                <w:pPr/>
              </w:pPrChange>
            </w:pPr>
            <w:ins w:id="3895" w:author="Gabriel Correa" w:date="2015-08-25T13:45:00Z">
              <w:r w:rsidRPr="002D1802">
                <w:rPr>
                  <w:rFonts w:cs="Calibri"/>
                  <w:color w:val="000000"/>
                  <w:sz w:val="22"/>
                  <w:rPrChange w:id="3896"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3897" w:author="Gabriel Correa" w:date="2015-08-25T13:45:00Z"/>
                <w:rFonts w:eastAsia="Times New Roman" w:cs="Times New Roman"/>
                <w:sz w:val="22"/>
                <w:rPrChange w:id="3898" w:author="Gabriel Correa" w:date="2015-08-25T14:26:00Z">
                  <w:rPr>
                    <w:ins w:id="3899" w:author="Gabriel Correa" w:date="2015-08-25T13:45:00Z"/>
                    <w:rFonts w:eastAsia="Times New Roman" w:cs="Times New Roman"/>
                    <w:sz w:val="20"/>
                    <w:szCs w:val="20"/>
                  </w:rPr>
                </w:rPrChange>
              </w:rPr>
              <w:pPrChange w:id="3900" w:author="Gabriel Correa" w:date="2015-08-25T14:47:00Z">
                <w:pPr/>
              </w:pPrChange>
            </w:pPr>
            <w:ins w:id="3901" w:author="Gabriel Correa" w:date="2015-08-25T13:45:00Z">
              <w:r w:rsidRPr="002D1802">
                <w:rPr>
                  <w:rFonts w:cs="Calibri"/>
                  <w:color w:val="000000"/>
                  <w:sz w:val="22"/>
                  <w:rPrChange w:id="3902" w:author="Gabriel Correa" w:date="2015-08-25T14:26:00Z">
                    <w:rPr>
                      <w:rFonts w:ascii="Calibri" w:hAnsi="Calibri" w:cs="Calibri"/>
                      <w:color w:val="000000"/>
                    </w:rPr>
                  </w:rPrChange>
                </w:rPr>
                <w:t>0.85</w:t>
              </w:r>
            </w:ins>
          </w:p>
        </w:tc>
        <w:tc>
          <w:tcPr>
            <w:tcW w:w="1705" w:type="dxa"/>
            <w:gridSpan w:val="4"/>
          </w:tcPr>
          <w:p w:rsidR="00C70510" w:rsidRPr="002D1802" w:rsidRDefault="00C70510">
            <w:pPr>
              <w:jc w:val="right"/>
              <w:rPr>
                <w:ins w:id="3903" w:author="Gabriel Correa" w:date="2015-08-25T13:45:00Z"/>
                <w:rFonts w:eastAsia="Times New Roman" w:cs="Times New Roman"/>
                <w:sz w:val="22"/>
                <w:rPrChange w:id="3904" w:author="Gabriel Correa" w:date="2015-08-25T14:26:00Z">
                  <w:rPr>
                    <w:ins w:id="3905" w:author="Gabriel Correa" w:date="2015-08-25T13:45:00Z"/>
                    <w:rFonts w:eastAsia="Times New Roman" w:cs="Times New Roman"/>
                    <w:sz w:val="20"/>
                    <w:szCs w:val="20"/>
                  </w:rPr>
                </w:rPrChange>
              </w:rPr>
              <w:pPrChange w:id="3906" w:author="Gabriel Correa" w:date="2015-08-25T14:47:00Z">
                <w:pPr/>
              </w:pPrChange>
            </w:pPr>
            <w:ins w:id="3907" w:author="Gabriel Correa" w:date="2015-08-25T13:45:00Z">
              <w:r w:rsidRPr="002D1802">
                <w:rPr>
                  <w:rFonts w:cs="Calibri"/>
                  <w:color w:val="000000"/>
                  <w:sz w:val="22"/>
                  <w:rPrChange w:id="3908" w:author="Gabriel Correa" w:date="2015-08-25T14:26:00Z">
                    <w:rPr>
                      <w:rFonts w:ascii="Calibri" w:hAnsi="Calibri" w:cs="Calibri"/>
                      <w:color w:val="000000"/>
                    </w:rPr>
                  </w:rPrChange>
                </w:rPr>
                <w:t>0.53</w:t>
              </w:r>
            </w:ins>
          </w:p>
        </w:tc>
      </w:tr>
      <w:tr w:rsidR="00A223C0" w:rsidRPr="002D1802" w:rsidTr="00A223C0">
        <w:trPr>
          <w:trHeight w:val="300"/>
          <w:ins w:id="3909"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910" w:author="Gabriel Correa" w:date="2015-08-25T13:40:00Z"/>
                <w:rFonts w:eastAsia="Times New Roman" w:cs="Calibri"/>
                <w:color w:val="000000"/>
                <w:sz w:val="22"/>
                <w:rPrChange w:id="3911" w:author="Gabriel Correa" w:date="2015-08-25T14:26:00Z">
                  <w:rPr>
                    <w:ins w:id="3912" w:author="Gabriel Correa" w:date="2015-08-25T13:40:00Z"/>
                    <w:rFonts w:ascii="Calibri" w:eastAsia="Times New Roman" w:hAnsi="Calibri" w:cs="Calibri"/>
                    <w:color w:val="000000"/>
                  </w:rPr>
                </w:rPrChange>
              </w:rPr>
            </w:pPr>
            <w:ins w:id="3913" w:author="Gabriel Correa" w:date="2015-08-25T13:40:00Z">
              <w:r w:rsidRPr="002D1802">
                <w:rPr>
                  <w:rFonts w:eastAsia="Times New Roman" w:cs="Calibri"/>
                  <w:color w:val="000000"/>
                  <w:sz w:val="22"/>
                  <w:rPrChange w:id="3914"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2D1802" w:rsidRDefault="00C70510">
            <w:pPr>
              <w:jc w:val="right"/>
              <w:rPr>
                <w:ins w:id="3915" w:author="Gabriel Correa" w:date="2015-08-25T13:40:00Z"/>
                <w:rFonts w:eastAsia="Times New Roman" w:cs="Calibri"/>
                <w:color w:val="000000"/>
                <w:sz w:val="22"/>
                <w:rPrChange w:id="3916" w:author="Gabriel Correa" w:date="2015-08-25T14:26:00Z">
                  <w:rPr>
                    <w:ins w:id="3917" w:author="Gabriel Correa" w:date="2015-08-25T13:40:00Z"/>
                    <w:rFonts w:ascii="Calibri" w:eastAsia="Times New Roman" w:hAnsi="Calibri" w:cs="Calibri"/>
                    <w:color w:val="000000"/>
                  </w:rPr>
                </w:rPrChange>
              </w:rPr>
            </w:pPr>
            <w:ins w:id="3918" w:author="Gabriel Correa" w:date="2015-08-25T13:40:00Z">
              <w:r w:rsidRPr="002D1802">
                <w:rPr>
                  <w:rFonts w:eastAsia="Times New Roman" w:cs="Calibri"/>
                  <w:color w:val="000000"/>
                  <w:sz w:val="22"/>
                  <w:rPrChange w:id="3919"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2D1802" w:rsidRDefault="00C70510">
            <w:pPr>
              <w:jc w:val="right"/>
              <w:rPr>
                <w:ins w:id="3920" w:author="Gabriel Correa" w:date="2015-08-25T13:40:00Z"/>
                <w:rFonts w:eastAsia="Times New Roman" w:cs="Calibri"/>
                <w:color w:val="000000"/>
                <w:sz w:val="22"/>
                <w:rPrChange w:id="3921" w:author="Gabriel Correa" w:date="2015-08-25T14:26:00Z">
                  <w:rPr>
                    <w:ins w:id="3922" w:author="Gabriel Correa" w:date="2015-08-25T13:40:00Z"/>
                    <w:rFonts w:ascii="Calibri" w:eastAsia="Times New Roman" w:hAnsi="Calibri" w:cs="Calibri"/>
                    <w:color w:val="000000"/>
                  </w:rPr>
                </w:rPrChange>
              </w:rPr>
            </w:pPr>
            <w:ins w:id="3923" w:author="Gabriel Correa" w:date="2015-08-25T13:40:00Z">
              <w:r w:rsidRPr="002D1802">
                <w:rPr>
                  <w:rFonts w:eastAsia="Times New Roman" w:cs="Calibri"/>
                  <w:color w:val="000000"/>
                  <w:sz w:val="22"/>
                  <w:rPrChange w:id="3924"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925" w:author="Gabriel Correa" w:date="2015-08-25T13:40:00Z"/>
                <w:rFonts w:eastAsia="Times New Roman" w:cs="Calibri"/>
                <w:color w:val="000000"/>
                <w:sz w:val="22"/>
                <w:rPrChange w:id="3926" w:author="Gabriel Correa" w:date="2015-08-25T14:26:00Z">
                  <w:rPr>
                    <w:ins w:id="3927" w:author="Gabriel Correa" w:date="2015-08-25T13:40:00Z"/>
                    <w:rFonts w:ascii="Calibri" w:eastAsia="Times New Roman" w:hAnsi="Calibri" w:cs="Calibri"/>
                    <w:color w:val="000000"/>
                  </w:rPr>
                </w:rPrChange>
              </w:rPr>
            </w:pPr>
            <w:ins w:id="3928" w:author="Gabriel Correa" w:date="2015-08-25T13:40:00Z">
              <w:r w:rsidRPr="002D1802">
                <w:rPr>
                  <w:rFonts w:eastAsia="Times New Roman" w:cs="Calibri"/>
                  <w:color w:val="000000"/>
                  <w:sz w:val="22"/>
                  <w:rPrChange w:id="3929" w:author="Gabriel Correa" w:date="2015-08-25T14:26:00Z">
                    <w:rPr>
                      <w:rFonts w:ascii="Calibri" w:eastAsia="Times New Roman" w:hAnsi="Calibri" w:cs="Calibri"/>
                      <w:color w:val="000000"/>
                    </w:rPr>
                  </w:rPrChange>
                </w:rPr>
                <w:t>0.50</w:t>
              </w:r>
            </w:ins>
          </w:p>
        </w:tc>
        <w:tc>
          <w:tcPr>
            <w:tcW w:w="1394" w:type="dxa"/>
          </w:tcPr>
          <w:p w:rsidR="00C70510" w:rsidRPr="002D1802" w:rsidRDefault="00C70510">
            <w:pPr>
              <w:jc w:val="right"/>
              <w:rPr>
                <w:ins w:id="3930" w:author="Gabriel Correa" w:date="2015-08-25T13:45:00Z"/>
                <w:rFonts w:eastAsia="Times New Roman" w:cs="Times New Roman"/>
                <w:sz w:val="22"/>
                <w:rPrChange w:id="3931" w:author="Gabriel Correa" w:date="2015-08-25T14:26:00Z">
                  <w:rPr>
                    <w:ins w:id="3932" w:author="Gabriel Correa" w:date="2015-08-25T13:45:00Z"/>
                    <w:rFonts w:eastAsia="Times New Roman" w:cs="Times New Roman"/>
                    <w:sz w:val="20"/>
                    <w:szCs w:val="20"/>
                  </w:rPr>
                </w:rPrChange>
              </w:rPr>
              <w:pPrChange w:id="3933" w:author="Gabriel Correa" w:date="2015-08-25T14:47:00Z">
                <w:pPr/>
              </w:pPrChange>
            </w:pPr>
            <w:ins w:id="3934" w:author="Gabriel Correa" w:date="2015-08-25T13:45:00Z">
              <w:r w:rsidRPr="002D1802">
                <w:rPr>
                  <w:rFonts w:cs="Calibri"/>
                  <w:color w:val="000000"/>
                  <w:sz w:val="22"/>
                  <w:rPrChange w:id="3935"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3936" w:author="Gabriel Correa" w:date="2015-08-25T13:45:00Z"/>
                <w:rFonts w:eastAsia="Times New Roman" w:cs="Times New Roman"/>
                <w:sz w:val="22"/>
                <w:rPrChange w:id="3937" w:author="Gabriel Correa" w:date="2015-08-25T14:26:00Z">
                  <w:rPr>
                    <w:ins w:id="3938" w:author="Gabriel Correa" w:date="2015-08-25T13:45:00Z"/>
                    <w:rFonts w:eastAsia="Times New Roman" w:cs="Times New Roman"/>
                    <w:sz w:val="20"/>
                    <w:szCs w:val="20"/>
                  </w:rPr>
                </w:rPrChange>
              </w:rPr>
              <w:pPrChange w:id="3939" w:author="Gabriel Correa" w:date="2015-08-25T14:47:00Z">
                <w:pPr/>
              </w:pPrChange>
            </w:pPr>
            <w:ins w:id="3940" w:author="Gabriel Correa" w:date="2015-08-25T13:45:00Z">
              <w:r w:rsidRPr="002D1802">
                <w:rPr>
                  <w:rFonts w:cs="Calibri"/>
                  <w:color w:val="000000"/>
                  <w:sz w:val="22"/>
                  <w:rPrChange w:id="3941"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942" w:author="Gabriel Correa" w:date="2015-08-25T13:45:00Z"/>
                <w:rFonts w:eastAsia="Times New Roman" w:cs="Times New Roman"/>
                <w:sz w:val="22"/>
                <w:rPrChange w:id="3943" w:author="Gabriel Correa" w:date="2015-08-25T14:26:00Z">
                  <w:rPr>
                    <w:ins w:id="3944" w:author="Gabriel Correa" w:date="2015-08-25T13:45:00Z"/>
                    <w:rFonts w:eastAsia="Times New Roman" w:cs="Times New Roman"/>
                    <w:sz w:val="20"/>
                    <w:szCs w:val="20"/>
                  </w:rPr>
                </w:rPrChange>
              </w:rPr>
              <w:pPrChange w:id="3945" w:author="Gabriel Correa" w:date="2015-08-25T14:47:00Z">
                <w:pPr/>
              </w:pPrChange>
            </w:pPr>
            <w:ins w:id="3946" w:author="Gabriel Correa" w:date="2015-08-25T13:45:00Z">
              <w:r w:rsidRPr="002D1802">
                <w:rPr>
                  <w:rFonts w:cs="Calibri"/>
                  <w:color w:val="000000"/>
                  <w:sz w:val="22"/>
                  <w:rPrChange w:id="3947" w:author="Gabriel Correa" w:date="2015-08-25T14:26:00Z">
                    <w:rPr>
                      <w:rFonts w:ascii="Calibri" w:hAnsi="Calibri" w:cs="Calibri"/>
                      <w:color w:val="000000"/>
                    </w:rPr>
                  </w:rPrChange>
                </w:rPr>
                <w:t>0.53</w:t>
              </w:r>
            </w:ins>
          </w:p>
        </w:tc>
      </w:tr>
      <w:tr w:rsidR="00A223C0" w:rsidRPr="002D1802" w:rsidTr="00A223C0">
        <w:trPr>
          <w:trHeight w:val="300"/>
          <w:ins w:id="3948"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949" w:author="Gabriel Correa" w:date="2015-08-25T13:40:00Z"/>
                <w:rFonts w:eastAsia="Times New Roman" w:cs="Calibri"/>
                <w:color w:val="000000"/>
                <w:sz w:val="22"/>
                <w:rPrChange w:id="3950" w:author="Gabriel Correa" w:date="2015-08-25T14:26:00Z">
                  <w:rPr>
                    <w:ins w:id="3951" w:author="Gabriel Correa" w:date="2015-08-25T13:40:00Z"/>
                    <w:rFonts w:ascii="Calibri" w:eastAsia="Times New Roman" w:hAnsi="Calibri" w:cs="Calibri"/>
                    <w:color w:val="000000"/>
                  </w:rPr>
                </w:rPrChange>
              </w:rPr>
            </w:pPr>
            <w:ins w:id="3952" w:author="Gabriel Correa" w:date="2015-08-25T13:40:00Z">
              <w:r w:rsidRPr="002D1802">
                <w:rPr>
                  <w:rFonts w:eastAsia="Times New Roman" w:cs="Calibri"/>
                  <w:color w:val="000000"/>
                  <w:sz w:val="22"/>
                  <w:rPrChange w:id="3953"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2D1802" w:rsidRDefault="00C70510">
            <w:pPr>
              <w:jc w:val="right"/>
              <w:rPr>
                <w:ins w:id="3954" w:author="Gabriel Correa" w:date="2015-08-25T13:40:00Z"/>
                <w:rFonts w:eastAsia="Times New Roman" w:cs="Calibri"/>
                <w:color w:val="000000"/>
                <w:sz w:val="22"/>
                <w:rPrChange w:id="3955" w:author="Gabriel Correa" w:date="2015-08-25T14:26:00Z">
                  <w:rPr>
                    <w:ins w:id="3956" w:author="Gabriel Correa" w:date="2015-08-25T13:40:00Z"/>
                    <w:rFonts w:ascii="Calibri" w:eastAsia="Times New Roman" w:hAnsi="Calibri" w:cs="Calibri"/>
                    <w:color w:val="000000"/>
                  </w:rPr>
                </w:rPrChange>
              </w:rPr>
            </w:pPr>
            <w:ins w:id="3957" w:author="Gabriel Correa" w:date="2015-08-25T13:40:00Z">
              <w:r w:rsidRPr="002D1802">
                <w:rPr>
                  <w:rFonts w:eastAsia="Times New Roman" w:cs="Calibri"/>
                  <w:color w:val="000000"/>
                  <w:sz w:val="22"/>
                  <w:rPrChange w:id="3958"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2D1802" w:rsidRDefault="00C70510">
            <w:pPr>
              <w:jc w:val="right"/>
              <w:rPr>
                <w:ins w:id="3959" w:author="Gabriel Correa" w:date="2015-08-25T13:40:00Z"/>
                <w:rFonts w:eastAsia="Times New Roman" w:cs="Calibri"/>
                <w:color w:val="000000"/>
                <w:sz w:val="22"/>
                <w:rPrChange w:id="3960" w:author="Gabriel Correa" w:date="2015-08-25T14:26:00Z">
                  <w:rPr>
                    <w:ins w:id="3961" w:author="Gabriel Correa" w:date="2015-08-25T13:40:00Z"/>
                    <w:rFonts w:ascii="Calibri" w:eastAsia="Times New Roman" w:hAnsi="Calibri" w:cs="Calibri"/>
                    <w:color w:val="000000"/>
                  </w:rPr>
                </w:rPrChange>
              </w:rPr>
            </w:pPr>
            <w:ins w:id="3962" w:author="Gabriel Correa" w:date="2015-08-25T13:40:00Z">
              <w:r w:rsidRPr="002D1802">
                <w:rPr>
                  <w:rFonts w:eastAsia="Times New Roman" w:cs="Calibri"/>
                  <w:color w:val="000000"/>
                  <w:sz w:val="22"/>
                  <w:rPrChange w:id="3963"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964" w:author="Gabriel Correa" w:date="2015-08-25T13:40:00Z"/>
                <w:rFonts w:eastAsia="Times New Roman" w:cs="Calibri"/>
                <w:color w:val="000000"/>
                <w:sz w:val="22"/>
                <w:rPrChange w:id="3965" w:author="Gabriel Correa" w:date="2015-08-25T14:26:00Z">
                  <w:rPr>
                    <w:ins w:id="3966" w:author="Gabriel Correa" w:date="2015-08-25T13:40:00Z"/>
                    <w:rFonts w:ascii="Calibri" w:eastAsia="Times New Roman" w:hAnsi="Calibri" w:cs="Calibri"/>
                    <w:color w:val="000000"/>
                  </w:rPr>
                </w:rPrChange>
              </w:rPr>
            </w:pPr>
            <w:ins w:id="3967" w:author="Gabriel Correa" w:date="2015-08-25T13:40:00Z">
              <w:r w:rsidRPr="002D1802">
                <w:rPr>
                  <w:rFonts w:eastAsia="Times New Roman" w:cs="Calibri"/>
                  <w:color w:val="000000"/>
                  <w:sz w:val="22"/>
                  <w:rPrChange w:id="3968" w:author="Gabriel Correa" w:date="2015-08-25T14:26:00Z">
                    <w:rPr>
                      <w:rFonts w:ascii="Calibri" w:eastAsia="Times New Roman" w:hAnsi="Calibri" w:cs="Calibri"/>
                      <w:color w:val="000000"/>
                    </w:rPr>
                  </w:rPrChange>
                </w:rPr>
                <w:t>0.49</w:t>
              </w:r>
            </w:ins>
          </w:p>
        </w:tc>
        <w:tc>
          <w:tcPr>
            <w:tcW w:w="1394" w:type="dxa"/>
          </w:tcPr>
          <w:p w:rsidR="00C70510" w:rsidRPr="002D1802" w:rsidRDefault="00C70510">
            <w:pPr>
              <w:jc w:val="right"/>
              <w:rPr>
                <w:ins w:id="3969" w:author="Gabriel Correa" w:date="2015-08-25T13:45:00Z"/>
                <w:rFonts w:eastAsia="Times New Roman" w:cs="Times New Roman"/>
                <w:sz w:val="22"/>
                <w:rPrChange w:id="3970" w:author="Gabriel Correa" w:date="2015-08-25T14:26:00Z">
                  <w:rPr>
                    <w:ins w:id="3971" w:author="Gabriel Correa" w:date="2015-08-25T13:45:00Z"/>
                    <w:rFonts w:eastAsia="Times New Roman" w:cs="Times New Roman"/>
                    <w:sz w:val="20"/>
                    <w:szCs w:val="20"/>
                  </w:rPr>
                </w:rPrChange>
              </w:rPr>
              <w:pPrChange w:id="3972" w:author="Gabriel Correa" w:date="2015-08-25T14:47:00Z">
                <w:pPr/>
              </w:pPrChange>
            </w:pPr>
            <w:ins w:id="3973" w:author="Gabriel Correa" w:date="2015-08-25T13:45:00Z">
              <w:r w:rsidRPr="002D1802">
                <w:rPr>
                  <w:rFonts w:cs="Calibri"/>
                  <w:color w:val="000000"/>
                  <w:sz w:val="22"/>
                  <w:rPrChange w:id="3974"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3975" w:author="Gabriel Correa" w:date="2015-08-25T13:45:00Z"/>
                <w:rFonts w:eastAsia="Times New Roman" w:cs="Times New Roman"/>
                <w:sz w:val="22"/>
                <w:rPrChange w:id="3976" w:author="Gabriel Correa" w:date="2015-08-25T14:26:00Z">
                  <w:rPr>
                    <w:ins w:id="3977" w:author="Gabriel Correa" w:date="2015-08-25T13:45:00Z"/>
                    <w:rFonts w:eastAsia="Times New Roman" w:cs="Times New Roman"/>
                    <w:sz w:val="20"/>
                    <w:szCs w:val="20"/>
                  </w:rPr>
                </w:rPrChange>
              </w:rPr>
              <w:pPrChange w:id="3978" w:author="Gabriel Correa" w:date="2015-08-25T14:47:00Z">
                <w:pPr/>
              </w:pPrChange>
            </w:pPr>
            <w:ins w:id="3979" w:author="Gabriel Correa" w:date="2015-08-25T13:45:00Z">
              <w:r w:rsidRPr="002D1802">
                <w:rPr>
                  <w:rFonts w:cs="Calibri"/>
                  <w:color w:val="000000"/>
                  <w:sz w:val="22"/>
                  <w:rPrChange w:id="3980"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981" w:author="Gabriel Correa" w:date="2015-08-25T13:45:00Z"/>
                <w:rFonts w:eastAsia="Times New Roman" w:cs="Times New Roman"/>
                <w:sz w:val="22"/>
                <w:rPrChange w:id="3982" w:author="Gabriel Correa" w:date="2015-08-25T14:26:00Z">
                  <w:rPr>
                    <w:ins w:id="3983" w:author="Gabriel Correa" w:date="2015-08-25T13:45:00Z"/>
                    <w:rFonts w:eastAsia="Times New Roman" w:cs="Times New Roman"/>
                    <w:sz w:val="20"/>
                    <w:szCs w:val="20"/>
                  </w:rPr>
                </w:rPrChange>
              </w:rPr>
              <w:pPrChange w:id="3984" w:author="Gabriel Correa" w:date="2015-08-25T14:47:00Z">
                <w:pPr/>
              </w:pPrChange>
            </w:pPr>
            <w:ins w:id="3985" w:author="Gabriel Correa" w:date="2015-08-25T13:45:00Z">
              <w:r w:rsidRPr="002D1802">
                <w:rPr>
                  <w:rFonts w:cs="Calibri"/>
                  <w:color w:val="000000"/>
                  <w:sz w:val="22"/>
                  <w:rPrChange w:id="3986" w:author="Gabriel Correa" w:date="2015-08-25T14:26:00Z">
                    <w:rPr>
                      <w:rFonts w:ascii="Calibri" w:hAnsi="Calibri" w:cs="Calibri"/>
                      <w:color w:val="000000"/>
                    </w:rPr>
                  </w:rPrChange>
                </w:rPr>
                <w:t>0.52</w:t>
              </w:r>
            </w:ins>
          </w:p>
        </w:tc>
      </w:tr>
      <w:tr w:rsidR="00A223C0" w:rsidRPr="002D1802" w:rsidTr="00A223C0">
        <w:trPr>
          <w:trHeight w:val="300"/>
          <w:ins w:id="3987"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988" w:author="Gabriel Correa" w:date="2015-08-25T13:40:00Z"/>
                <w:rFonts w:eastAsia="Times New Roman" w:cs="Calibri"/>
                <w:color w:val="000000"/>
                <w:sz w:val="22"/>
                <w:rPrChange w:id="3989" w:author="Gabriel Correa" w:date="2015-08-25T14:26:00Z">
                  <w:rPr>
                    <w:ins w:id="3990" w:author="Gabriel Correa" w:date="2015-08-25T13:40:00Z"/>
                    <w:rFonts w:ascii="Calibri" w:eastAsia="Times New Roman" w:hAnsi="Calibri" w:cs="Calibri"/>
                    <w:color w:val="000000"/>
                  </w:rPr>
                </w:rPrChange>
              </w:rPr>
            </w:pPr>
            <w:ins w:id="3991" w:author="Gabriel Correa" w:date="2015-08-25T13:40:00Z">
              <w:r w:rsidRPr="002D1802">
                <w:rPr>
                  <w:rFonts w:eastAsia="Times New Roman" w:cs="Calibri"/>
                  <w:color w:val="000000"/>
                  <w:sz w:val="22"/>
                  <w:rPrChange w:id="3992"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2D1802" w:rsidRDefault="00C70510">
            <w:pPr>
              <w:jc w:val="right"/>
              <w:rPr>
                <w:ins w:id="3993" w:author="Gabriel Correa" w:date="2015-08-25T13:40:00Z"/>
                <w:rFonts w:eastAsia="Times New Roman" w:cs="Calibri"/>
                <w:color w:val="000000"/>
                <w:sz w:val="22"/>
                <w:rPrChange w:id="3994" w:author="Gabriel Correa" w:date="2015-08-25T14:26:00Z">
                  <w:rPr>
                    <w:ins w:id="3995" w:author="Gabriel Correa" w:date="2015-08-25T13:40:00Z"/>
                    <w:rFonts w:ascii="Calibri" w:eastAsia="Times New Roman" w:hAnsi="Calibri" w:cs="Calibri"/>
                    <w:color w:val="000000"/>
                  </w:rPr>
                </w:rPrChange>
              </w:rPr>
            </w:pPr>
            <w:ins w:id="3996" w:author="Gabriel Correa" w:date="2015-08-25T13:40:00Z">
              <w:r w:rsidRPr="002D1802">
                <w:rPr>
                  <w:rFonts w:eastAsia="Times New Roman" w:cs="Calibri"/>
                  <w:color w:val="000000"/>
                  <w:sz w:val="22"/>
                  <w:rPrChange w:id="3997"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3998" w:author="Gabriel Correa" w:date="2015-08-25T13:40:00Z"/>
                <w:rFonts w:eastAsia="Times New Roman" w:cs="Calibri"/>
                <w:color w:val="000000"/>
                <w:sz w:val="22"/>
                <w:rPrChange w:id="3999" w:author="Gabriel Correa" w:date="2015-08-25T14:26:00Z">
                  <w:rPr>
                    <w:ins w:id="4000" w:author="Gabriel Correa" w:date="2015-08-25T13:40:00Z"/>
                    <w:rFonts w:ascii="Calibri" w:eastAsia="Times New Roman" w:hAnsi="Calibri" w:cs="Calibri"/>
                    <w:color w:val="000000"/>
                  </w:rPr>
                </w:rPrChange>
              </w:rPr>
            </w:pPr>
            <w:ins w:id="4001" w:author="Gabriel Correa" w:date="2015-08-25T13:40:00Z">
              <w:r w:rsidRPr="002D1802">
                <w:rPr>
                  <w:rFonts w:eastAsia="Times New Roman" w:cs="Calibri"/>
                  <w:color w:val="000000"/>
                  <w:sz w:val="22"/>
                  <w:rPrChange w:id="4002"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003" w:author="Gabriel Correa" w:date="2015-08-25T13:40:00Z"/>
                <w:rFonts w:eastAsia="Times New Roman" w:cs="Calibri"/>
                <w:color w:val="000000"/>
                <w:sz w:val="22"/>
                <w:rPrChange w:id="4004" w:author="Gabriel Correa" w:date="2015-08-25T14:26:00Z">
                  <w:rPr>
                    <w:ins w:id="4005" w:author="Gabriel Correa" w:date="2015-08-25T13:40:00Z"/>
                    <w:rFonts w:ascii="Calibri" w:eastAsia="Times New Roman" w:hAnsi="Calibri" w:cs="Calibri"/>
                    <w:color w:val="000000"/>
                  </w:rPr>
                </w:rPrChange>
              </w:rPr>
            </w:pPr>
            <w:ins w:id="4006" w:author="Gabriel Correa" w:date="2015-08-25T13:40:00Z">
              <w:r w:rsidRPr="002D1802">
                <w:rPr>
                  <w:rFonts w:eastAsia="Times New Roman" w:cs="Calibri"/>
                  <w:color w:val="000000"/>
                  <w:sz w:val="22"/>
                  <w:rPrChange w:id="4007"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4008" w:author="Gabriel Correa" w:date="2015-08-25T13:45:00Z"/>
                <w:rFonts w:eastAsia="Times New Roman" w:cs="Times New Roman"/>
                <w:sz w:val="22"/>
                <w:rPrChange w:id="4009" w:author="Gabriel Correa" w:date="2015-08-25T14:26:00Z">
                  <w:rPr>
                    <w:ins w:id="4010" w:author="Gabriel Correa" w:date="2015-08-25T13:45:00Z"/>
                    <w:rFonts w:eastAsia="Times New Roman" w:cs="Times New Roman"/>
                    <w:sz w:val="20"/>
                    <w:szCs w:val="20"/>
                  </w:rPr>
                </w:rPrChange>
              </w:rPr>
              <w:pPrChange w:id="4011" w:author="Gabriel Correa" w:date="2015-08-25T14:47:00Z">
                <w:pPr/>
              </w:pPrChange>
            </w:pPr>
            <w:ins w:id="4012" w:author="Gabriel Correa" w:date="2015-08-25T13:45:00Z">
              <w:r w:rsidRPr="002D1802">
                <w:rPr>
                  <w:rFonts w:cs="Calibri"/>
                  <w:color w:val="000000"/>
                  <w:sz w:val="22"/>
                  <w:rPrChange w:id="4013" w:author="Gabriel Correa" w:date="2015-08-25T14:26:00Z">
                    <w:rPr>
                      <w:rFonts w:ascii="Calibri" w:hAnsi="Calibri" w:cs="Calibri"/>
                      <w:color w:val="000000"/>
                    </w:rPr>
                  </w:rPrChange>
                </w:rPr>
                <w:t>0.37</w:t>
              </w:r>
            </w:ins>
          </w:p>
        </w:tc>
        <w:tc>
          <w:tcPr>
            <w:tcW w:w="1158" w:type="dxa"/>
            <w:gridSpan w:val="2"/>
          </w:tcPr>
          <w:p w:rsidR="00C70510" w:rsidRPr="002D1802" w:rsidRDefault="00C70510">
            <w:pPr>
              <w:jc w:val="right"/>
              <w:rPr>
                <w:ins w:id="4014" w:author="Gabriel Correa" w:date="2015-08-25T13:45:00Z"/>
                <w:rFonts w:eastAsia="Times New Roman" w:cs="Times New Roman"/>
                <w:sz w:val="22"/>
                <w:rPrChange w:id="4015" w:author="Gabriel Correa" w:date="2015-08-25T14:26:00Z">
                  <w:rPr>
                    <w:ins w:id="4016" w:author="Gabriel Correa" w:date="2015-08-25T13:45:00Z"/>
                    <w:rFonts w:eastAsia="Times New Roman" w:cs="Times New Roman"/>
                    <w:sz w:val="20"/>
                    <w:szCs w:val="20"/>
                  </w:rPr>
                </w:rPrChange>
              </w:rPr>
              <w:pPrChange w:id="4017" w:author="Gabriel Correa" w:date="2015-08-25T14:47:00Z">
                <w:pPr/>
              </w:pPrChange>
            </w:pPr>
            <w:ins w:id="4018" w:author="Gabriel Correa" w:date="2015-08-25T13:45:00Z">
              <w:r w:rsidRPr="002D1802">
                <w:rPr>
                  <w:rFonts w:cs="Calibri"/>
                  <w:color w:val="000000"/>
                  <w:sz w:val="22"/>
                  <w:rPrChange w:id="4019"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4020" w:author="Gabriel Correa" w:date="2015-08-25T13:45:00Z"/>
                <w:rFonts w:eastAsia="Times New Roman" w:cs="Times New Roman"/>
                <w:sz w:val="22"/>
                <w:rPrChange w:id="4021" w:author="Gabriel Correa" w:date="2015-08-25T14:26:00Z">
                  <w:rPr>
                    <w:ins w:id="4022" w:author="Gabriel Correa" w:date="2015-08-25T13:45:00Z"/>
                    <w:rFonts w:eastAsia="Times New Roman" w:cs="Times New Roman"/>
                    <w:sz w:val="20"/>
                    <w:szCs w:val="20"/>
                  </w:rPr>
                </w:rPrChange>
              </w:rPr>
              <w:pPrChange w:id="4023" w:author="Gabriel Correa" w:date="2015-08-25T14:47:00Z">
                <w:pPr/>
              </w:pPrChange>
            </w:pPr>
            <w:ins w:id="4024" w:author="Gabriel Correa" w:date="2015-08-25T13:45:00Z">
              <w:r w:rsidRPr="002D1802">
                <w:rPr>
                  <w:rFonts w:cs="Calibri"/>
                  <w:color w:val="000000"/>
                  <w:sz w:val="22"/>
                  <w:rPrChange w:id="4025" w:author="Gabriel Correa" w:date="2015-08-25T14:26:00Z">
                    <w:rPr>
                      <w:rFonts w:ascii="Calibri" w:hAnsi="Calibri" w:cs="Calibri"/>
                      <w:color w:val="000000"/>
                    </w:rPr>
                  </w:rPrChange>
                </w:rPr>
                <w:t>0.51</w:t>
              </w:r>
            </w:ins>
          </w:p>
        </w:tc>
      </w:tr>
      <w:tr w:rsidR="00A223C0" w:rsidRPr="002D1802" w:rsidTr="00A223C0">
        <w:trPr>
          <w:trHeight w:val="300"/>
          <w:ins w:id="4026"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027" w:author="Gabriel Correa" w:date="2015-08-25T13:40:00Z"/>
                <w:rFonts w:eastAsia="Times New Roman" w:cs="Calibri"/>
                <w:color w:val="000000"/>
                <w:sz w:val="22"/>
                <w:rPrChange w:id="4028" w:author="Gabriel Correa" w:date="2015-08-25T14:26:00Z">
                  <w:rPr>
                    <w:ins w:id="4029" w:author="Gabriel Correa" w:date="2015-08-25T13:40:00Z"/>
                    <w:rFonts w:ascii="Calibri" w:eastAsia="Times New Roman" w:hAnsi="Calibri" w:cs="Calibri"/>
                    <w:color w:val="000000"/>
                  </w:rPr>
                </w:rPrChange>
              </w:rPr>
            </w:pPr>
            <w:ins w:id="4030" w:author="Gabriel Correa" w:date="2015-08-25T13:40:00Z">
              <w:r w:rsidRPr="002D1802">
                <w:rPr>
                  <w:rFonts w:eastAsia="Times New Roman" w:cs="Calibri"/>
                  <w:color w:val="000000"/>
                  <w:sz w:val="22"/>
                  <w:rPrChange w:id="4031"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2D1802" w:rsidRDefault="00C70510">
            <w:pPr>
              <w:jc w:val="right"/>
              <w:rPr>
                <w:ins w:id="4032" w:author="Gabriel Correa" w:date="2015-08-25T13:40:00Z"/>
                <w:rFonts w:eastAsia="Times New Roman" w:cs="Calibri"/>
                <w:color w:val="000000"/>
                <w:sz w:val="22"/>
                <w:rPrChange w:id="4033" w:author="Gabriel Correa" w:date="2015-08-25T14:26:00Z">
                  <w:rPr>
                    <w:ins w:id="4034" w:author="Gabriel Correa" w:date="2015-08-25T13:40:00Z"/>
                    <w:rFonts w:ascii="Calibri" w:eastAsia="Times New Roman" w:hAnsi="Calibri" w:cs="Calibri"/>
                    <w:color w:val="000000"/>
                  </w:rPr>
                </w:rPrChange>
              </w:rPr>
            </w:pPr>
            <w:ins w:id="4035" w:author="Gabriel Correa" w:date="2015-08-25T13:40:00Z">
              <w:r w:rsidRPr="002D1802">
                <w:rPr>
                  <w:rFonts w:eastAsia="Times New Roman" w:cs="Calibri"/>
                  <w:color w:val="000000"/>
                  <w:sz w:val="22"/>
                  <w:rPrChange w:id="4036"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4037" w:author="Gabriel Correa" w:date="2015-08-25T13:40:00Z"/>
                <w:rFonts w:eastAsia="Times New Roman" w:cs="Calibri"/>
                <w:color w:val="000000"/>
                <w:sz w:val="22"/>
                <w:rPrChange w:id="4038" w:author="Gabriel Correa" w:date="2015-08-25T14:26:00Z">
                  <w:rPr>
                    <w:ins w:id="4039" w:author="Gabriel Correa" w:date="2015-08-25T13:40:00Z"/>
                    <w:rFonts w:ascii="Calibri" w:eastAsia="Times New Roman" w:hAnsi="Calibri" w:cs="Calibri"/>
                    <w:color w:val="000000"/>
                  </w:rPr>
                </w:rPrChange>
              </w:rPr>
            </w:pPr>
            <w:ins w:id="4040" w:author="Gabriel Correa" w:date="2015-08-25T13:40:00Z">
              <w:r w:rsidRPr="002D1802">
                <w:rPr>
                  <w:rFonts w:eastAsia="Times New Roman" w:cs="Calibri"/>
                  <w:color w:val="000000"/>
                  <w:sz w:val="22"/>
                  <w:rPrChange w:id="4041"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042" w:author="Gabriel Correa" w:date="2015-08-25T13:40:00Z"/>
                <w:rFonts w:eastAsia="Times New Roman" w:cs="Calibri"/>
                <w:color w:val="000000"/>
                <w:sz w:val="22"/>
                <w:rPrChange w:id="4043" w:author="Gabriel Correa" w:date="2015-08-25T14:26:00Z">
                  <w:rPr>
                    <w:ins w:id="4044" w:author="Gabriel Correa" w:date="2015-08-25T13:40:00Z"/>
                    <w:rFonts w:ascii="Calibri" w:eastAsia="Times New Roman" w:hAnsi="Calibri" w:cs="Calibri"/>
                    <w:color w:val="000000"/>
                  </w:rPr>
                </w:rPrChange>
              </w:rPr>
            </w:pPr>
            <w:ins w:id="4045" w:author="Gabriel Correa" w:date="2015-08-25T13:40:00Z">
              <w:r w:rsidRPr="002D1802">
                <w:rPr>
                  <w:rFonts w:eastAsia="Times New Roman" w:cs="Calibri"/>
                  <w:color w:val="000000"/>
                  <w:sz w:val="22"/>
                  <w:rPrChange w:id="4046"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4047" w:author="Gabriel Correa" w:date="2015-08-25T13:45:00Z"/>
                <w:rFonts w:eastAsia="Times New Roman" w:cs="Times New Roman"/>
                <w:sz w:val="22"/>
                <w:rPrChange w:id="4048" w:author="Gabriel Correa" w:date="2015-08-25T14:26:00Z">
                  <w:rPr>
                    <w:ins w:id="4049" w:author="Gabriel Correa" w:date="2015-08-25T13:45:00Z"/>
                    <w:rFonts w:eastAsia="Times New Roman" w:cs="Times New Roman"/>
                    <w:sz w:val="20"/>
                    <w:szCs w:val="20"/>
                  </w:rPr>
                </w:rPrChange>
              </w:rPr>
              <w:pPrChange w:id="4050" w:author="Gabriel Correa" w:date="2015-08-25T14:47:00Z">
                <w:pPr/>
              </w:pPrChange>
            </w:pPr>
            <w:ins w:id="4051" w:author="Gabriel Correa" w:date="2015-08-25T13:45:00Z">
              <w:r w:rsidRPr="002D1802">
                <w:rPr>
                  <w:rFonts w:cs="Calibri"/>
                  <w:color w:val="000000"/>
                  <w:sz w:val="22"/>
                  <w:rPrChange w:id="4052"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4053" w:author="Gabriel Correa" w:date="2015-08-25T13:45:00Z"/>
                <w:rFonts w:eastAsia="Times New Roman" w:cs="Times New Roman"/>
                <w:sz w:val="22"/>
                <w:rPrChange w:id="4054" w:author="Gabriel Correa" w:date="2015-08-25T14:26:00Z">
                  <w:rPr>
                    <w:ins w:id="4055" w:author="Gabriel Correa" w:date="2015-08-25T13:45:00Z"/>
                    <w:rFonts w:eastAsia="Times New Roman" w:cs="Times New Roman"/>
                    <w:sz w:val="20"/>
                    <w:szCs w:val="20"/>
                  </w:rPr>
                </w:rPrChange>
              </w:rPr>
              <w:pPrChange w:id="4056" w:author="Gabriel Correa" w:date="2015-08-25T14:47:00Z">
                <w:pPr/>
              </w:pPrChange>
            </w:pPr>
            <w:ins w:id="4057" w:author="Gabriel Correa" w:date="2015-08-25T13:45:00Z">
              <w:r w:rsidRPr="002D1802">
                <w:rPr>
                  <w:rFonts w:cs="Calibri"/>
                  <w:color w:val="000000"/>
                  <w:sz w:val="22"/>
                  <w:rPrChange w:id="4058"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4059" w:author="Gabriel Correa" w:date="2015-08-25T13:45:00Z"/>
                <w:rFonts w:eastAsia="Times New Roman" w:cs="Times New Roman"/>
                <w:sz w:val="22"/>
                <w:rPrChange w:id="4060" w:author="Gabriel Correa" w:date="2015-08-25T14:26:00Z">
                  <w:rPr>
                    <w:ins w:id="4061" w:author="Gabriel Correa" w:date="2015-08-25T13:45:00Z"/>
                    <w:rFonts w:eastAsia="Times New Roman" w:cs="Times New Roman"/>
                    <w:sz w:val="20"/>
                    <w:szCs w:val="20"/>
                  </w:rPr>
                </w:rPrChange>
              </w:rPr>
              <w:pPrChange w:id="4062" w:author="Gabriel Correa" w:date="2015-08-25T14:47:00Z">
                <w:pPr/>
              </w:pPrChange>
            </w:pPr>
            <w:ins w:id="4063" w:author="Gabriel Correa" w:date="2015-08-25T13:45:00Z">
              <w:r w:rsidRPr="002D1802">
                <w:rPr>
                  <w:rFonts w:cs="Calibri"/>
                  <w:color w:val="000000"/>
                  <w:sz w:val="22"/>
                  <w:rPrChange w:id="4064" w:author="Gabriel Correa" w:date="2015-08-25T14:26:00Z">
                    <w:rPr>
                      <w:rFonts w:ascii="Calibri" w:hAnsi="Calibri" w:cs="Calibri"/>
                      <w:color w:val="000000"/>
                    </w:rPr>
                  </w:rPrChange>
                </w:rPr>
                <w:t>0.51</w:t>
              </w:r>
            </w:ins>
          </w:p>
        </w:tc>
      </w:tr>
      <w:tr w:rsidR="00A223C0" w:rsidRPr="002D1802" w:rsidTr="00A223C0">
        <w:trPr>
          <w:trHeight w:val="300"/>
          <w:ins w:id="4065"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066" w:author="Gabriel Correa" w:date="2015-08-25T13:40:00Z"/>
                <w:rFonts w:eastAsia="Times New Roman" w:cs="Calibri"/>
                <w:color w:val="000000"/>
                <w:sz w:val="22"/>
                <w:rPrChange w:id="4067" w:author="Gabriel Correa" w:date="2015-08-25T14:26:00Z">
                  <w:rPr>
                    <w:ins w:id="4068" w:author="Gabriel Correa" w:date="2015-08-25T13:40:00Z"/>
                    <w:rFonts w:ascii="Calibri" w:eastAsia="Times New Roman" w:hAnsi="Calibri" w:cs="Calibri"/>
                    <w:color w:val="000000"/>
                  </w:rPr>
                </w:rPrChange>
              </w:rPr>
            </w:pPr>
            <w:ins w:id="4069" w:author="Gabriel Correa" w:date="2015-08-25T13:40:00Z">
              <w:r w:rsidRPr="002D1802">
                <w:rPr>
                  <w:rFonts w:eastAsia="Times New Roman" w:cs="Calibri"/>
                  <w:color w:val="000000"/>
                  <w:sz w:val="22"/>
                  <w:rPrChange w:id="4070"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2D1802" w:rsidRDefault="00C70510">
            <w:pPr>
              <w:jc w:val="right"/>
              <w:rPr>
                <w:ins w:id="4071" w:author="Gabriel Correa" w:date="2015-08-25T13:40:00Z"/>
                <w:rFonts w:eastAsia="Times New Roman" w:cs="Calibri"/>
                <w:color w:val="000000"/>
                <w:sz w:val="22"/>
                <w:rPrChange w:id="4072" w:author="Gabriel Correa" w:date="2015-08-25T14:26:00Z">
                  <w:rPr>
                    <w:ins w:id="4073" w:author="Gabriel Correa" w:date="2015-08-25T13:40:00Z"/>
                    <w:rFonts w:ascii="Calibri" w:eastAsia="Times New Roman" w:hAnsi="Calibri" w:cs="Calibri"/>
                    <w:color w:val="000000"/>
                  </w:rPr>
                </w:rPrChange>
              </w:rPr>
            </w:pPr>
            <w:ins w:id="4074" w:author="Gabriel Correa" w:date="2015-08-25T13:40:00Z">
              <w:r w:rsidRPr="002D1802">
                <w:rPr>
                  <w:rFonts w:eastAsia="Times New Roman" w:cs="Calibri"/>
                  <w:color w:val="000000"/>
                  <w:sz w:val="22"/>
                  <w:rPrChange w:id="4075"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2D1802" w:rsidRDefault="00C70510">
            <w:pPr>
              <w:jc w:val="right"/>
              <w:rPr>
                <w:ins w:id="4076" w:author="Gabriel Correa" w:date="2015-08-25T13:40:00Z"/>
                <w:rFonts w:eastAsia="Times New Roman" w:cs="Calibri"/>
                <w:color w:val="000000"/>
                <w:sz w:val="22"/>
                <w:rPrChange w:id="4077" w:author="Gabriel Correa" w:date="2015-08-25T14:26:00Z">
                  <w:rPr>
                    <w:ins w:id="4078" w:author="Gabriel Correa" w:date="2015-08-25T13:40:00Z"/>
                    <w:rFonts w:ascii="Calibri" w:eastAsia="Times New Roman" w:hAnsi="Calibri" w:cs="Calibri"/>
                    <w:color w:val="000000"/>
                  </w:rPr>
                </w:rPrChange>
              </w:rPr>
            </w:pPr>
            <w:ins w:id="4079" w:author="Gabriel Correa" w:date="2015-08-25T13:40:00Z">
              <w:r w:rsidRPr="002D1802">
                <w:rPr>
                  <w:rFonts w:eastAsia="Times New Roman" w:cs="Calibri"/>
                  <w:color w:val="000000"/>
                  <w:sz w:val="22"/>
                  <w:rPrChange w:id="4080"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081" w:author="Gabriel Correa" w:date="2015-08-25T13:40:00Z"/>
                <w:rFonts w:eastAsia="Times New Roman" w:cs="Calibri"/>
                <w:color w:val="000000"/>
                <w:sz w:val="22"/>
                <w:rPrChange w:id="4082" w:author="Gabriel Correa" w:date="2015-08-25T14:26:00Z">
                  <w:rPr>
                    <w:ins w:id="4083" w:author="Gabriel Correa" w:date="2015-08-25T13:40:00Z"/>
                    <w:rFonts w:ascii="Calibri" w:eastAsia="Times New Roman" w:hAnsi="Calibri" w:cs="Calibri"/>
                    <w:color w:val="000000"/>
                  </w:rPr>
                </w:rPrChange>
              </w:rPr>
            </w:pPr>
            <w:ins w:id="4084" w:author="Gabriel Correa" w:date="2015-08-25T13:40:00Z">
              <w:r w:rsidRPr="002D1802">
                <w:rPr>
                  <w:rFonts w:eastAsia="Times New Roman" w:cs="Calibri"/>
                  <w:color w:val="000000"/>
                  <w:sz w:val="22"/>
                  <w:rPrChange w:id="4085" w:author="Gabriel Correa" w:date="2015-08-25T14:26:00Z">
                    <w:rPr>
                      <w:rFonts w:ascii="Calibri" w:eastAsia="Times New Roman" w:hAnsi="Calibri" w:cs="Calibri"/>
                      <w:color w:val="000000"/>
                    </w:rPr>
                  </w:rPrChange>
                </w:rPr>
                <w:t>0.47</w:t>
              </w:r>
            </w:ins>
          </w:p>
        </w:tc>
        <w:tc>
          <w:tcPr>
            <w:tcW w:w="1394" w:type="dxa"/>
          </w:tcPr>
          <w:p w:rsidR="00C70510" w:rsidRPr="002D1802" w:rsidRDefault="00C70510">
            <w:pPr>
              <w:jc w:val="right"/>
              <w:rPr>
                <w:ins w:id="4086" w:author="Gabriel Correa" w:date="2015-08-25T13:45:00Z"/>
                <w:rFonts w:eastAsia="Times New Roman" w:cs="Times New Roman"/>
                <w:sz w:val="22"/>
                <w:rPrChange w:id="4087" w:author="Gabriel Correa" w:date="2015-08-25T14:26:00Z">
                  <w:rPr>
                    <w:ins w:id="4088" w:author="Gabriel Correa" w:date="2015-08-25T13:45:00Z"/>
                    <w:rFonts w:eastAsia="Times New Roman" w:cs="Times New Roman"/>
                    <w:sz w:val="20"/>
                    <w:szCs w:val="20"/>
                  </w:rPr>
                </w:rPrChange>
              </w:rPr>
              <w:pPrChange w:id="4089" w:author="Gabriel Correa" w:date="2015-08-25T14:47:00Z">
                <w:pPr/>
              </w:pPrChange>
            </w:pPr>
            <w:ins w:id="4090" w:author="Gabriel Correa" w:date="2015-08-25T13:45:00Z">
              <w:r w:rsidRPr="002D1802">
                <w:rPr>
                  <w:rFonts w:cs="Calibri"/>
                  <w:color w:val="000000"/>
                  <w:sz w:val="22"/>
                  <w:rPrChange w:id="4091"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4092" w:author="Gabriel Correa" w:date="2015-08-25T13:45:00Z"/>
                <w:rFonts w:eastAsia="Times New Roman" w:cs="Times New Roman"/>
                <w:sz w:val="22"/>
                <w:rPrChange w:id="4093" w:author="Gabriel Correa" w:date="2015-08-25T14:26:00Z">
                  <w:rPr>
                    <w:ins w:id="4094" w:author="Gabriel Correa" w:date="2015-08-25T13:45:00Z"/>
                    <w:rFonts w:eastAsia="Times New Roman" w:cs="Times New Roman"/>
                    <w:sz w:val="20"/>
                    <w:szCs w:val="20"/>
                  </w:rPr>
                </w:rPrChange>
              </w:rPr>
              <w:pPrChange w:id="4095" w:author="Gabriel Correa" w:date="2015-08-25T14:47:00Z">
                <w:pPr/>
              </w:pPrChange>
            </w:pPr>
            <w:ins w:id="4096" w:author="Gabriel Correa" w:date="2015-08-25T13:45:00Z">
              <w:r w:rsidRPr="002D1802">
                <w:rPr>
                  <w:rFonts w:cs="Calibri"/>
                  <w:color w:val="000000"/>
                  <w:sz w:val="22"/>
                  <w:rPrChange w:id="4097"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098" w:author="Gabriel Correa" w:date="2015-08-25T13:45:00Z"/>
                <w:rFonts w:eastAsia="Times New Roman" w:cs="Times New Roman"/>
                <w:sz w:val="22"/>
                <w:rPrChange w:id="4099" w:author="Gabriel Correa" w:date="2015-08-25T14:26:00Z">
                  <w:rPr>
                    <w:ins w:id="4100" w:author="Gabriel Correa" w:date="2015-08-25T13:45:00Z"/>
                    <w:rFonts w:eastAsia="Times New Roman" w:cs="Times New Roman"/>
                    <w:sz w:val="20"/>
                    <w:szCs w:val="20"/>
                  </w:rPr>
                </w:rPrChange>
              </w:rPr>
              <w:pPrChange w:id="4101" w:author="Gabriel Correa" w:date="2015-08-25T14:47:00Z">
                <w:pPr/>
              </w:pPrChange>
            </w:pPr>
            <w:ins w:id="4102" w:author="Gabriel Correa" w:date="2015-08-25T13:45:00Z">
              <w:r w:rsidRPr="002D1802">
                <w:rPr>
                  <w:rFonts w:cs="Calibri"/>
                  <w:color w:val="000000"/>
                  <w:sz w:val="22"/>
                  <w:rPrChange w:id="4103" w:author="Gabriel Correa" w:date="2015-08-25T14:26:00Z">
                    <w:rPr>
                      <w:rFonts w:ascii="Calibri" w:hAnsi="Calibri" w:cs="Calibri"/>
                      <w:color w:val="000000"/>
                    </w:rPr>
                  </w:rPrChange>
                </w:rPr>
                <w:t>0.50</w:t>
              </w:r>
            </w:ins>
          </w:p>
        </w:tc>
      </w:tr>
      <w:tr w:rsidR="00A223C0" w:rsidRPr="002D1802" w:rsidTr="00A223C0">
        <w:trPr>
          <w:trHeight w:val="300"/>
          <w:ins w:id="4104"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4105" w:author="Gabriel Correa" w:date="2015-08-25T13:40:00Z"/>
                <w:rFonts w:eastAsia="Times New Roman" w:cs="Calibri"/>
                <w:color w:val="000000"/>
                <w:sz w:val="22"/>
                <w:rPrChange w:id="4106" w:author="Gabriel Correa" w:date="2015-08-25T14:26:00Z">
                  <w:rPr>
                    <w:ins w:id="4107" w:author="Gabriel Correa" w:date="2015-08-25T13:40:00Z"/>
                    <w:rFonts w:ascii="Calibri" w:eastAsia="Times New Roman" w:hAnsi="Calibri" w:cs="Calibri"/>
                    <w:color w:val="000000"/>
                  </w:rPr>
                </w:rPrChange>
              </w:rPr>
            </w:pPr>
            <w:ins w:id="4108" w:author="Gabriel Correa" w:date="2015-08-25T13:40:00Z">
              <w:r w:rsidRPr="002D1802">
                <w:rPr>
                  <w:rFonts w:eastAsia="Times New Roman" w:cs="Calibri"/>
                  <w:color w:val="000000"/>
                  <w:sz w:val="22"/>
                  <w:rPrChange w:id="4109"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2D1802" w:rsidRDefault="00C70510">
            <w:pPr>
              <w:jc w:val="right"/>
              <w:rPr>
                <w:ins w:id="4110" w:author="Gabriel Correa" w:date="2015-08-25T13:40:00Z"/>
                <w:rFonts w:eastAsia="Times New Roman" w:cs="Calibri"/>
                <w:color w:val="000000"/>
                <w:sz w:val="22"/>
                <w:rPrChange w:id="4111" w:author="Gabriel Correa" w:date="2015-08-25T14:26:00Z">
                  <w:rPr>
                    <w:ins w:id="4112" w:author="Gabriel Correa" w:date="2015-08-25T13:40:00Z"/>
                    <w:rFonts w:ascii="Calibri" w:eastAsia="Times New Roman" w:hAnsi="Calibri" w:cs="Calibri"/>
                    <w:color w:val="000000"/>
                  </w:rPr>
                </w:rPrChange>
              </w:rPr>
            </w:pPr>
            <w:ins w:id="4113" w:author="Gabriel Correa" w:date="2015-08-25T13:40:00Z">
              <w:r w:rsidRPr="002D1802">
                <w:rPr>
                  <w:rFonts w:eastAsia="Times New Roman" w:cs="Calibri"/>
                  <w:color w:val="000000"/>
                  <w:sz w:val="22"/>
                  <w:rPrChange w:id="4114"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2D1802" w:rsidRDefault="00C70510">
            <w:pPr>
              <w:jc w:val="right"/>
              <w:rPr>
                <w:ins w:id="4115" w:author="Gabriel Correa" w:date="2015-08-25T13:40:00Z"/>
                <w:rFonts w:eastAsia="Times New Roman" w:cs="Calibri"/>
                <w:color w:val="000000"/>
                <w:sz w:val="22"/>
                <w:rPrChange w:id="4116" w:author="Gabriel Correa" w:date="2015-08-25T14:26:00Z">
                  <w:rPr>
                    <w:ins w:id="4117" w:author="Gabriel Correa" w:date="2015-08-25T13:40:00Z"/>
                    <w:rFonts w:ascii="Calibri" w:eastAsia="Times New Roman" w:hAnsi="Calibri" w:cs="Calibri"/>
                    <w:color w:val="000000"/>
                  </w:rPr>
                </w:rPrChange>
              </w:rPr>
            </w:pPr>
            <w:ins w:id="4118" w:author="Gabriel Correa" w:date="2015-08-25T13:40:00Z">
              <w:r w:rsidRPr="002D1802">
                <w:rPr>
                  <w:rFonts w:eastAsia="Times New Roman" w:cs="Calibri"/>
                  <w:color w:val="000000"/>
                  <w:sz w:val="22"/>
                  <w:rPrChange w:id="4119"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4120" w:author="Gabriel Correa" w:date="2015-08-25T13:40:00Z"/>
                <w:rFonts w:eastAsia="Times New Roman" w:cs="Calibri"/>
                <w:color w:val="000000"/>
                <w:sz w:val="22"/>
                <w:rPrChange w:id="4121" w:author="Gabriel Correa" w:date="2015-08-25T14:26:00Z">
                  <w:rPr>
                    <w:ins w:id="4122" w:author="Gabriel Correa" w:date="2015-08-25T13:40:00Z"/>
                    <w:rFonts w:ascii="Calibri" w:eastAsia="Times New Roman" w:hAnsi="Calibri" w:cs="Calibri"/>
                    <w:color w:val="000000"/>
                  </w:rPr>
                </w:rPrChange>
              </w:rPr>
            </w:pPr>
            <w:ins w:id="4123" w:author="Gabriel Correa" w:date="2015-08-25T13:40:00Z">
              <w:r w:rsidRPr="002D1802">
                <w:rPr>
                  <w:rFonts w:eastAsia="Times New Roman" w:cs="Calibri"/>
                  <w:color w:val="000000"/>
                  <w:sz w:val="22"/>
                  <w:rPrChange w:id="4124" w:author="Gabriel Correa" w:date="2015-08-25T14:26:00Z">
                    <w:rPr>
                      <w:rFonts w:ascii="Calibri" w:eastAsia="Times New Roman" w:hAnsi="Calibri" w:cs="Calibri"/>
                      <w:color w:val="000000"/>
                    </w:rPr>
                  </w:rPrChange>
                </w:rPr>
                <w:t>0.46</w:t>
              </w:r>
            </w:ins>
          </w:p>
        </w:tc>
        <w:tc>
          <w:tcPr>
            <w:tcW w:w="1394" w:type="dxa"/>
          </w:tcPr>
          <w:p w:rsidR="00C70510" w:rsidRPr="002D1802" w:rsidRDefault="00C70510">
            <w:pPr>
              <w:jc w:val="right"/>
              <w:rPr>
                <w:ins w:id="4125" w:author="Gabriel Correa" w:date="2015-08-25T13:45:00Z"/>
                <w:rFonts w:eastAsia="Times New Roman" w:cs="Times New Roman"/>
                <w:sz w:val="22"/>
                <w:rPrChange w:id="4126" w:author="Gabriel Correa" w:date="2015-08-25T14:26:00Z">
                  <w:rPr>
                    <w:ins w:id="4127" w:author="Gabriel Correa" w:date="2015-08-25T13:45:00Z"/>
                    <w:rFonts w:eastAsia="Times New Roman" w:cs="Times New Roman"/>
                    <w:sz w:val="20"/>
                    <w:szCs w:val="20"/>
                  </w:rPr>
                </w:rPrChange>
              </w:rPr>
              <w:pPrChange w:id="4128" w:author="Gabriel Correa" w:date="2015-08-25T14:47:00Z">
                <w:pPr/>
              </w:pPrChange>
            </w:pPr>
            <w:ins w:id="4129" w:author="Gabriel Correa" w:date="2015-08-25T13:45:00Z">
              <w:r w:rsidRPr="002D1802">
                <w:rPr>
                  <w:rFonts w:cs="Calibri"/>
                  <w:color w:val="000000"/>
                  <w:sz w:val="22"/>
                  <w:rPrChange w:id="4130" w:author="Gabriel Correa" w:date="2015-08-25T14:26:00Z">
                    <w:rPr>
                      <w:rFonts w:ascii="Calibri" w:hAnsi="Calibri" w:cs="Calibri"/>
                      <w:color w:val="000000"/>
                    </w:rPr>
                  </w:rPrChange>
                </w:rPr>
                <w:t>0.35</w:t>
              </w:r>
            </w:ins>
          </w:p>
        </w:tc>
        <w:tc>
          <w:tcPr>
            <w:tcW w:w="1158" w:type="dxa"/>
            <w:gridSpan w:val="2"/>
          </w:tcPr>
          <w:p w:rsidR="00C70510" w:rsidRPr="002D1802" w:rsidRDefault="00C70510">
            <w:pPr>
              <w:jc w:val="right"/>
              <w:rPr>
                <w:ins w:id="4131" w:author="Gabriel Correa" w:date="2015-08-25T13:45:00Z"/>
                <w:rFonts w:eastAsia="Times New Roman" w:cs="Times New Roman"/>
                <w:sz w:val="22"/>
                <w:rPrChange w:id="4132" w:author="Gabriel Correa" w:date="2015-08-25T14:26:00Z">
                  <w:rPr>
                    <w:ins w:id="4133" w:author="Gabriel Correa" w:date="2015-08-25T13:45:00Z"/>
                    <w:rFonts w:eastAsia="Times New Roman" w:cs="Times New Roman"/>
                    <w:sz w:val="20"/>
                    <w:szCs w:val="20"/>
                  </w:rPr>
                </w:rPrChange>
              </w:rPr>
              <w:pPrChange w:id="4134" w:author="Gabriel Correa" w:date="2015-08-25T14:47:00Z">
                <w:pPr/>
              </w:pPrChange>
            </w:pPr>
            <w:ins w:id="4135" w:author="Gabriel Correa" w:date="2015-08-25T13:45:00Z">
              <w:r w:rsidRPr="002D1802">
                <w:rPr>
                  <w:rFonts w:cs="Calibri"/>
                  <w:color w:val="000000"/>
                  <w:sz w:val="22"/>
                  <w:rPrChange w:id="4136"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4137" w:author="Gabriel Correa" w:date="2015-08-25T13:45:00Z"/>
                <w:rFonts w:eastAsia="Times New Roman" w:cs="Times New Roman"/>
                <w:sz w:val="22"/>
                <w:rPrChange w:id="4138" w:author="Gabriel Correa" w:date="2015-08-25T14:26:00Z">
                  <w:rPr>
                    <w:ins w:id="4139" w:author="Gabriel Correa" w:date="2015-08-25T13:45:00Z"/>
                    <w:rFonts w:eastAsia="Times New Roman" w:cs="Times New Roman"/>
                    <w:sz w:val="20"/>
                    <w:szCs w:val="20"/>
                  </w:rPr>
                </w:rPrChange>
              </w:rPr>
              <w:pPrChange w:id="4140" w:author="Gabriel Correa" w:date="2015-08-25T14:47:00Z">
                <w:pPr/>
              </w:pPrChange>
            </w:pPr>
            <w:ins w:id="4141" w:author="Gabriel Correa" w:date="2015-08-25T13:45:00Z">
              <w:r w:rsidRPr="002D1802">
                <w:rPr>
                  <w:rFonts w:cs="Calibri"/>
                  <w:color w:val="000000"/>
                  <w:sz w:val="22"/>
                  <w:rPrChange w:id="4142" w:author="Gabriel Correa" w:date="2015-08-25T14:26:00Z">
                    <w:rPr>
                      <w:rFonts w:ascii="Calibri" w:hAnsi="Calibri" w:cs="Calibri"/>
                      <w:color w:val="000000"/>
                    </w:rPr>
                  </w:rPrChange>
                </w:rPr>
                <w:t>0.49</w:t>
              </w:r>
            </w:ins>
          </w:p>
        </w:tc>
      </w:tr>
      <w:tr w:rsidR="00A223C0" w:rsidRPr="002D1802" w:rsidTr="006C2C10">
        <w:trPr>
          <w:trHeight w:val="300"/>
          <w:ins w:id="4143" w:author="Gabriel Correa" w:date="2015-08-25T13:40:00Z"/>
          <w:trPrChange w:id="4144"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4145" w:author="Gabriel Correa" w:date="2015-08-25T14:51:00Z">
              <w:tcPr>
                <w:tcW w:w="1102" w:type="dxa"/>
                <w:gridSpan w:val="4"/>
                <w:tcBorders>
                  <w:bottom w:val="nil"/>
                  <w:right w:val="dotDash" w:sz="4" w:space="0" w:color="A6A6A6" w:themeColor="background1" w:themeShade="A6"/>
                </w:tcBorders>
                <w:noWrap/>
                <w:hideMark/>
              </w:tcPr>
            </w:tcPrChange>
          </w:tcPr>
          <w:p w:rsidR="00C70510" w:rsidRPr="002D1802" w:rsidRDefault="00C70510" w:rsidP="007123F7">
            <w:pPr>
              <w:jc w:val="right"/>
              <w:rPr>
                <w:ins w:id="4146" w:author="Gabriel Correa" w:date="2015-08-25T13:40:00Z"/>
                <w:rFonts w:eastAsia="Times New Roman" w:cs="Calibri"/>
                <w:color w:val="000000"/>
                <w:sz w:val="22"/>
                <w:rPrChange w:id="4147" w:author="Gabriel Correa" w:date="2015-08-25T14:26:00Z">
                  <w:rPr>
                    <w:ins w:id="4148" w:author="Gabriel Correa" w:date="2015-08-25T13:40:00Z"/>
                    <w:rFonts w:ascii="Calibri" w:eastAsia="Times New Roman" w:hAnsi="Calibri" w:cs="Calibri"/>
                    <w:color w:val="000000"/>
                  </w:rPr>
                </w:rPrChange>
              </w:rPr>
            </w:pPr>
            <w:ins w:id="4149" w:author="Gabriel Correa" w:date="2015-08-25T13:40:00Z">
              <w:r w:rsidRPr="002D1802">
                <w:rPr>
                  <w:rFonts w:eastAsia="Times New Roman" w:cs="Calibri"/>
                  <w:color w:val="000000"/>
                  <w:sz w:val="22"/>
                  <w:rPrChange w:id="4150"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4151" w:author="Gabriel Correa" w:date="2015-08-25T14:51:00Z">
              <w:tcPr>
                <w:tcW w:w="1129" w:type="dxa"/>
                <w:gridSpan w:val="5"/>
                <w:tcBorders>
                  <w:left w:val="dotDash" w:sz="4" w:space="0" w:color="A6A6A6" w:themeColor="background1" w:themeShade="A6"/>
                </w:tcBorders>
                <w:noWrap/>
                <w:hideMark/>
              </w:tcPr>
            </w:tcPrChange>
          </w:tcPr>
          <w:p w:rsidR="00C70510" w:rsidRPr="002D1802" w:rsidRDefault="00C70510">
            <w:pPr>
              <w:jc w:val="right"/>
              <w:rPr>
                <w:ins w:id="4152" w:author="Gabriel Correa" w:date="2015-08-25T13:40:00Z"/>
                <w:rFonts w:eastAsia="Times New Roman" w:cs="Calibri"/>
                <w:color w:val="000000"/>
                <w:sz w:val="22"/>
                <w:rPrChange w:id="4153" w:author="Gabriel Correa" w:date="2015-08-25T14:26:00Z">
                  <w:rPr>
                    <w:ins w:id="4154" w:author="Gabriel Correa" w:date="2015-08-25T13:40:00Z"/>
                    <w:rFonts w:ascii="Calibri" w:eastAsia="Times New Roman" w:hAnsi="Calibri" w:cs="Calibri"/>
                    <w:color w:val="000000"/>
                  </w:rPr>
                </w:rPrChange>
              </w:rPr>
            </w:pPr>
            <w:ins w:id="4155" w:author="Gabriel Correa" w:date="2015-08-25T13:40:00Z">
              <w:r w:rsidRPr="002D1802">
                <w:rPr>
                  <w:rFonts w:eastAsia="Times New Roman" w:cs="Calibri"/>
                  <w:color w:val="000000"/>
                  <w:sz w:val="22"/>
                  <w:rPrChange w:id="4156" w:author="Gabriel Correa" w:date="2015-08-25T14:26:00Z">
                    <w:rPr>
                      <w:rFonts w:ascii="Calibri" w:eastAsia="Times New Roman" w:hAnsi="Calibri" w:cs="Calibri"/>
                      <w:color w:val="000000"/>
                    </w:rPr>
                  </w:rPrChange>
                </w:rPr>
                <w:t>0.30</w:t>
              </w:r>
            </w:ins>
          </w:p>
        </w:tc>
        <w:tc>
          <w:tcPr>
            <w:tcW w:w="998" w:type="dxa"/>
            <w:gridSpan w:val="2"/>
            <w:shd w:val="clear" w:color="auto" w:fill="BFBFBF" w:themeFill="background1" w:themeFillShade="BF"/>
            <w:noWrap/>
            <w:hideMark/>
            <w:tcPrChange w:id="4157" w:author="Gabriel Correa" w:date="2015-08-25T14:51:00Z">
              <w:tcPr>
                <w:tcW w:w="992" w:type="dxa"/>
                <w:gridSpan w:val="5"/>
                <w:noWrap/>
                <w:hideMark/>
              </w:tcPr>
            </w:tcPrChange>
          </w:tcPr>
          <w:p w:rsidR="00C70510" w:rsidRPr="002D1802" w:rsidRDefault="00C70510">
            <w:pPr>
              <w:jc w:val="right"/>
              <w:rPr>
                <w:ins w:id="4158" w:author="Gabriel Correa" w:date="2015-08-25T13:40:00Z"/>
                <w:rFonts w:eastAsia="Times New Roman" w:cs="Calibri"/>
                <w:color w:val="000000"/>
                <w:sz w:val="22"/>
                <w:rPrChange w:id="4159" w:author="Gabriel Correa" w:date="2015-08-25T14:26:00Z">
                  <w:rPr>
                    <w:ins w:id="4160" w:author="Gabriel Correa" w:date="2015-08-25T13:40:00Z"/>
                    <w:rFonts w:ascii="Calibri" w:eastAsia="Times New Roman" w:hAnsi="Calibri" w:cs="Calibri"/>
                    <w:color w:val="000000"/>
                  </w:rPr>
                </w:rPrChange>
              </w:rPr>
            </w:pPr>
            <w:ins w:id="4161" w:author="Gabriel Correa" w:date="2015-08-25T13:40:00Z">
              <w:r w:rsidRPr="002D1802">
                <w:rPr>
                  <w:rFonts w:eastAsia="Times New Roman" w:cs="Calibri"/>
                  <w:color w:val="000000"/>
                  <w:sz w:val="22"/>
                  <w:rPrChange w:id="4162"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4163" w:author="Gabriel Correa" w:date="2015-08-25T14:51:00Z">
              <w:tcPr>
                <w:tcW w:w="1559" w:type="dxa"/>
                <w:gridSpan w:val="7"/>
                <w:tcBorders>
                  <w:right w:val="dotDotDash" w:sz="8" w:space="0" w:color="595959" w:themeColor="text1" w:themeTint="A6"/>
                </w:tcBorders>
                <w:noWrap/>
                <w:hideMark/>
              </w:tcPr>
            </w:tcPrChange>
          </w:tcPr>
          <w:p w:rsidR="00C70510" w:rsidRPr="002D1802" w:rsidRDefault="00C70510">
            <w:pPr>
              <w:jc w:val="right"/>
              <w:rPr>
                <w:ins w:id="4164" w:author="Gabriel Correa" w:date="2015-08-25T13:40:00Z"/>
                <w:rFonts w:eastAsia="Times New Roman" w:cs="Calibri"/>
                <w:color w:val="000000"/>
                <w:sz w:val="22"/>
                <w:rPrChange w:id="4165" w:author="Gabriel Correa" w:date="2015-08-25T14:26:00Z">
                  <w:rPr>
                    <w:ins w:id="4166" w:author="Gabriel Correa" w:date="2015-08-25T13:40:00Z"/>
                    <w:rFonts w:ascii="Calibri" w:eastAsia="Times New Roman" w:hAnsi="Calibri" w:cs="Calibri"/>
                    <w:color w:val="000000"/>
                  </w:rPr>
                </w:rPrChange>
              </w:rPr>
            </w:pPr>
            <w:ins w:id="4167" w:author="Gabriel Correa" w:date="2015-08-25T13:40:00Z">
              <w:r w:rsidRPr="002D1802">
                <w:rPr>
                  <w:rFonts w:eastAsia="Times New Roman" w:cs="Calibri"/>
                  <w:color w:val="000000"/>
                  <w:sz w:val="22"/>
                  <w:rPrChange w:id="4168" w:author="Gabriel Correa" w:date="2015-08-25T14:26:00Z">
                    <w:rPr>
                      <w:rFonts w:ascii="Calibri" w:eastAsia="Times New Roman" w:hAnsi="Calibri" w:cs="Calibri"/>
                      <w:color w:val="000000"/>
                    </w:rPr>
                  </w:rPrChange>
                </w:rPr>
                <w:t>0.46</w:t>
              </w:r>
            </w:ins>
          </w:p>
        </w:tc>
        <w:tc>
          <w:tcPr>
            <w:tcW w:w="1394" w:type="dxa"/>
            <w:tcBorders>
              <w:bottom w:val="nil"/>
            </w:tcBorders>
            <w:tcPrChange w:id="4169" w:author="Gabriel Correa" w:date="2015-08-25T14:51:00Z">
              <w:tcPr>
                <w:tcW w:w="1395" w:type="dxa"/>
                <w:gridSpan w:val="4"/>
                <w:tcBorders>
                  <w:bottom w:val="nil"/>
                </w:tcBorders>
              </w:tcPr>
            </w:tcPrChange>
          </w:tcPr>
          <w:p w:rsidR="00C70510" w:rsidRPr="002D1802" w:rsidRDefault="00C70510">
            <w:pPr>
              <w:jc w:val="right"/>
              <w:rPr>
                <w:ins w:id="4170" w:author="Gabriel Correa" w:date="2015-08-25T13:45:00Z"/>
                <w:rFonts w:eastAsia="Times New Roman" w:cs="Times New Roman"/>
                <w:sz w:val="22"/>
                <w:rPrChange w:id="4171" w:author="Gabriel Correa" w:date="2015-08-25T14:26:00Z">
                  <w:rPr>
                    <w:ins w:id="4172" w:author="Gabriel Correa" w:date="2015-08-25T13:45:00Z"/>
                    <w:rFonts w:eastAsia="Times New Roman" w:cs="Times New Roman"/>
                    <w:sz w:val="20"/>
                    <w:szCs w:val="20"/>
                  </w:rPr>
                </w:rPrChange>
              </w:rPr>
              <w:pPrChange w:id="4173" w:author="Gabriel Correa" w:date="2015-08-25T14:47:00Z">
                <w:pPr/>
              </w:pPrChange>
            </w:pPr>
            <w:ins w:id="4174" w:author="Gabriel Correa" w:date="2015-08-25T13:45:00Z">
              <w:r w:rsidRPr="002D1802">
                <w:rPr>
                  <w:rFonts w:cs="Calibri"/>
                  <w:color w:val="000000"/>
                  <w:sz w:val="22"/>
                  <w:rPrChange w:id="4175" w:author="Gabriel Correa" w:date="2015-08-25T14:26:00Z">
                    <w:rPr>
                      <w:rFonts w:ascii="Calibri" w:hAnsi="Calibri" w:cs="Calibri"/>
                      <w:color w:val="000000"/>
                    </w:rPr>
                  </w:rPrChange>
                </w:rPr>
                <w:t>0.34</w:t>
              </w:r>
            </w:ins>
          </w:p>
        </w:tc>
        <w:tc>
          <w:tcPr>
            <w:tcW w:w="1158" w:type="dxa"/>
            <w:gridSpan w:val="2"/>
            <w:tcPrChange w:id="4176" w:author="Gabriel Correa" w:date="2015-08-25T14:51:00Z">
              <w:tcPr>
                <w:tcW w:w="1158" w:type="dxa"/>
                <w:gridSpan w:val="5"/>
              </w:tcPr>
            </w:tcPrChange>
          </w:tcPr>
          <w:p w:rsidR="00C70510" w:rsidRPr="002D1802" w:rsidRDefault="00C70510">
            <w:pPr>
              <w:jc w:val="right"/>
              <w:rPr>
                <w:ins w:id="4177" w:author="Gabriel Correa" w:date="2015-08-25T13:45:00Z"/>
                <w:rFonts w:eastAsia="Times New Roman" w:cs="Times New Roman"/>
                <w:sz w:val="22"/>
                <w:rPrChange w:id="4178" w:author="Gabriel Correa" w:date="2015-08-25T14:26:00Z">
                  <w:rPr>
                    <w:ins w:id="4179" w:author="Gabriel Correa" w:date="2015-08-25T13:45:00Z"/>
                    <w:rFonts w:eastAsia="Times New Roman" w:cs="Times New Roman"/>
                    <w:sz w:val="20"/>
                    <w:szCs w:val="20"/>
                  </w:rPr>
                </w:rPrChange>
              </w:rPr>
              <w:pPrChange w:id="4180" w:author="Gabriel Correa" w:date="2015-08-25T14:47:00Z">
                <w:pPr/>
              </w:pPrChange>
            </w:pPr>
            <w:ins w:id="4181" w:author="Gabriel Correa" w:date="2015-08-25T13:45:00Z">
              <w:r w:rsidRPr="002D1802">
                <w:rPr>
                  <w:rFonts w:cs="Calibri"/>
                  <w:color w:val="000000"/>
                  <w:sz w:val="22"/>
                  <w:rPrChange w:id="4182" w:author="Gabriel Correa" w:date="2015-08-25T14:26:00Z">
                    <w:rPr>
                      <w:rFonts w:ascii="Calibri" w:hAnsi="Calibri" w:cs="Calibri"/>
                      <w:color w:val="000000"/>
                    </w:rPr>
                  </w:rPrChange>
                </w:rPr>
                <w:t>0.84</w:t>
              </w:r>
            </w:ins>
          </w:p>
        </w:tc>
        <w:tc>
          <w:tcPr>
            <w:tcW w:w="1705" w:type="dxa"/>
            <w:gridSpan w:val="4"/>
            <w:tcPrChange w:id="4183" w:author="Gabriel Correa" w:date="2015-08-25T14:51:00Z">
              <w:tcPr>
                <w:tcW w:w="1705" w:type="dxa"/>
                <w:gridSpan w:val="10"/>
              </w:tcPr>
            </w:tcPrChange>
          </w:tcPr>
          <w:p w:rsidR="00C70510" w:rsidRPr="002D1802" w:rsidRDefault="00C70510">
            <w:pPr>
              <w:jc w:val="right"/>
              <w:rPr>
                <w:ins w:id="4184" w:author="Gabriel Correa" w:date="2015-08-25T13:45:00Z"/>
                <w:rFonts w:eastAsia="Times New Roman" w:cs="Times New Roman"/>
                <w:sz w:val="22"/>
                <w:rPrChange w:id="4185" w:author="Gabriel Correa" w:date="2015-08-25T14:26:00Z">
                  <w:rPr>
                    <w:ins w:id="4186" w:author="Gabriel Correa" w:date="2015-08-25T13:45:00Z"/>
                    <w:rFonts w:eastAsia="Times New Roman" w:cs="Times New Roman"/>
                    <w:sz w:val="20"/>
                    <w:szCs w:val="20"/>
                  </w:rPr>
                </w:rPrChange>
              </w:rPr>
              <w:pPrChange w:id="4187" w:author="Gabriel Correa" w:date="2015-08-25T14:47:00Z">
                <w:pPr/>
              </w:pPrChange>
            </w:pPr>
            <w:ins w:id="4188" w:author="Gabriel Correa" w:date="2015-08-25T13:45:00Z">
              <w:r w:rsidRPr="002D1802">
                <w:rPr>
                  <w:rFonts w:cs="Calibri"/>
                  <w:color w:val="000000"/>
                  <w:sz w:val="22"/>
                  <w:rPrChange w:id="4189" w:author="Gabriel Correa" w:date="2015-08-25T14:26:00Z">
                    <w:rPr>
                      <w:rFonts w:ascii="Calibri" w:hAnsi="Calibri" w:cs="Calibri"/>
                      <w:color w:val="000000"/>
                    </w:rPr>
                  </w:rPrChange>
                </w:rPr>
                <w:t>0.49</w:t>
              </w:r>
            </w:ins>
          </w:p>
        </w:tc>
      </w:tr>
      <w:tr w:rsidR="00C70510" w:rsidRPr="002D1802" w:rsidTr="00A223C0">
        <w:tblPrEx>
          <w:tblPrExChange w:id="4190" w:author="Gabriel Correa" w:date="2015-08-25T14:50:00Z">
            <w:tblPrEx>
              <w:tblW w:w="8672" w:type="dxa"/>
            </w:tblPrEx>
          </w:tblPrExChange>
        </w:tblPrEx>
        <w:trPr>
          <w:gridAfter w:val="1"/>
          <w:wAfter w:w="381" w:type="dxa"/>
          <w:trHeight w:val="300"/>
          <w:ins w:id="4191" w:author="Gabriel Correa" w:date="2015-08-25T14:41:00Z"/>
          <w:trPrChange w:id="4192" w:author="Gabriel Correa" w:date="2015-08-25T14:50:00Z">
            <w:trPr>
              <w:gridAfter w:val="1"/>
              <w:trHeight w:val="300"/>
            </w:trPr>
          </w:trPrChange>
        </w:trPr>
        <w:tc>
          <w:tcPr>
            <w:tcW w:w="8662" w:type="dxa"/>
            <w:gridSpan w:val="14"/>
            <w:tcBorders>
              <w:top w:val="nil"/>
            </w:tcBorders>
            <w:noWrap/>
            <w:tcPrChange w:id="4193" w:author="Gabriel Correa" w:date="2015-08-25T14:50:00Z">
              <w:tcPr>
                <w:tcW w:w="8672" w:type="dxa"/>
                <w:gridSpan w:val="36"/>
                <w:tcBorders>
                  <w:top w:val="nil"/>
                </w:tcBorders>
                <w:noWrap/>
              </w:tcPr>
            </w:tcPrChange>
          </w:tcPr>
          <w:p w:rsidR="00C70510" w:rsidRPr="00C70510" w:rsidRDefault="00C70510">
            <w:pPr>
              <w:jc w:val="right"/>
              <w:rPr>
                <w:ins w:id="4194" w:author="Gabriel Correa" w:date="2015-08-25T14:41:00Z"/>
                <w:rFonts w:cs="Calibri"/>
                <w:i/>
                <w:color w:val="595959" w:themeColor="text1" w:themeTint="A6"/>
                <w:sz w:val="22"/>
                <w:rPrChange w:id="4195" w:author="Gabriel Correa" w:date="2015-08-25T14:44:00Z">
                  <w:rPr>
                    <w:ins w:id="4196" w:author="Gabriel Correa" w:date="2015-08-25T14:41:00Z"/>
                    <w:rFonts w:cs="Calibri"/>
                    <w:color w:val="000000"/>
                    <w:sz w:val="22"/>
                  </w:rPr>
                </w:rPrChange>
              </w:rPr>
              <w:pPrChange w:id="4197" w:author="Gabriel Correa" w:date="2015-08-25T14:44:00Z">
                <w:pPr/>
              </w:pPrChange>
            </w:pPr>
            <w:ins w:id="4198" w:author="Gabriel Correa" w:date="2015-08-25T14:41:00Z">
              <w:r w:rsidRPr="00C70510">
                <w:rPr>
                  <w:rFonts w:cs="Calibri"/>
                  <w:i/>
                  <w:color w:val="595959" w:themeColor="text1" w:themeTint="A6"/>
                  <w:sz w:val="22"/>
                  <w:rPrChange w:id="4199" w:author="Gabriel Correa" w:date="2015-08-25T14:44:00Z">
                    <w:rPr>
                      <w:rFonts w:cs="Calibri"/>
                      <w:color w:val="000000"/>
                      <w:sz w:val="22"/>
                    </w:rPr>
                  </w:rPrChange>
                </w:rPr>
                <w:t xml:space="preserve">(Entrenamiento: Apache </w:t>
              </w:r>
              <w:proofErr w:type="spellStart"/>
              <w:r w:rsidRPr="00C70510">
                <w:rPr>
                  <w:rFonts w:cs="Calibri"/>
                  <w:i/>
                  <w:color w:val="595959" w:themeColor="text1" w:themeTint="A6"/>
                  <w:sz w:val="22"/>
                  <w:rPrChange w:id="4200" w:author="Gabriel Correa" w:date="2015-08-25T14:44:00Z">
                    <w:rPr>
                      <w:rFonts w:cs="Calibri"/>
                      <w:color w:val="000000"/>
                      <w:sz w:val="22"/>
                    </w:rPr>
                  </w:rPrChange>
                </w:rPr>
                <w:t>Commons</w:t>
              </w:r>
              <w:proofErr w:type="spellEnd"/>
              <w:r w:rsidRPr="00C70510">
                <w:rPr>
                  <w:rFonts w:cs="Calibri"/>
                  <w:i/>
                  <w:color w:val="595959" w:themeColor="text1" w:themeTint="A6"/>
                  <w:sz w:val="22"/>
                  <w:rPrChange w:id="4201" w:author="Gabriel Correa" w:date="2015-08-25T14:44:00Z">
                    <w:rPr>
                      <w:rFonts w:cs="Calibri"/>
                      <w:color w:val="000000"/>
                      <w:sz w:val="22"/>
                    </w:rPr>
                  </w:rPrChange>
                </w:rPr>
                <w:t xml:space="preserve">, Java     -    </w:t>
              </w:r>
            </w:ins>
            <w:ins w:id="4202" w:author="Gabriel Correa" w:date="2015-08-25T14:42:00Z">
              <w:r w:rsidRPr="00C70510">
                <w:rPr>
                  <w:rFonts w:cs="Calibri"/>
                  <w:i/>
                  <w:color w:val="595959" w:themeColor="text1" w:themeTint="A6"/>
                  <w:sz w:val="22"/>
                  <w:rPrChange w:id="4203" w:author="Gabriel Correa" w:date="2015-08-25T14:44:00Z">
                    <w:rPr>
                      <w:rFonts w:cs="Calibri"/>
                      <w:color w:val="000000"/>
                      <w:sz w:val="22"/>
                    </w:rPr>
                  </w:rPrChange>
                </w:rPr>
                <w:t xml:space="preserve"> Pruebas: </w:t>
              </w:r>
              <w:proofErr w:type="spellStart"/>
              <w:r w:rsidRPr="00C70510">
                <w:rPr>
                  <w:rFonts w:cs="Calibri"/>
                  <w:i/>
                  <w:color w:val="595959" w:themeColor="text1" w:themeTint="A6"/>
                  <w:sz w:val="22"/>
                  <w:rPrChange w:id="4204" w:author="Gabriel Correa" w:date="2015-08-25T14:44:00Z">
                    <w:rPr>
                      <w:rFonts w:cs="Calibri"/>
                      <w:color w:val="000000"/>
                      <w:sz w:val="22"/>
                    </w:rPr>
                  </w:rPrChange>
                </w:rPr>
                <w:t>JFace</w:t>
              </w:r>
              <w:proofErr w:type="spellEnd"/>
              <w:r w:rsidRPr="00C70510">
                <w:rPr>
                  <w:rFonts w:cs="Calibri"/>
                  <w:i/>
                  <w:color w:val="595959" w:themeColor="text1" w:themeTint="A6"/>
                  <w:sz w:val="22"/>
                  <w:rPrChange w:id="4205" w:author="Gabriel Correa" w:date="2015-08-25T14:44:00Z">
                    <w:rPr>
                      <w:rFonts w:cs="Calibri"/>
                      <w:color w:val="000000"/>
                      <w:sz w:val="22"/>
                    </w:rPr>
                  </w:rPrChange>
                </w:rPr>
                <w:t>)</w:t>
              </w:r>
            </w:ins>
          </w:p>
        </w:tc>
      </w:tr>
      <w:tr w:rsidR="00A223C0" w:rsidRPr="002B28AD" w:rsidTr="00A223C0">
        <w:tblPrEx>
          <w:tblPrExChange w:id="4206" w:author="Gabriel Correa" w:date="2015-08-25T14:50:00Z">
            <w:tblPrEx>
              <w:tblW w:w="8755" w:type="dxa"/>
            </w:tblPrEx>
          </w:tblPrExChange>
        </w:tblPrEx>
        <w:trPr>
          <w:gridAfter w:val="3"/>
          <w:wAfter w:w="1488" w:type="dxa"/>
          <w:trHeight w:val="300"/>
          <w:ins w:id="4207" w:author="Gabriel Correa" w:date="2015-08-25T14:29:00Z"/>
          <w:trPrChange w:id="4208" w:author="Gabriel Correa" w:date="2015-08-25T14:50:00Z">
            <w:trPr>
              <w:gridAfter w:val="3"/>
              <w:wAfter w:w="1190" w:type="dxa"/>
              <w:trHeight w:val="300"/>
            </w:trPr>
          </w:trPrChange>
        </w:trPr>
        <w:tc>
          <w:tcPr>
            <w:tcW w:w="905" w:type="dxa"/>
            <w:gridSpan w:val="2"/>
            <w:tcBorders>
              <w:top w:val="nil"/>
              <w:right w:val="nil"/>
            </w:tcBorders>
            <w:noWrap/>
            <w:tcPrChange w:id="4209" w:author="Gabriel Correa" w:date="2015-08-25T14:50:00Z">
              <w:tcPr>
                <w:tcW w:w="912" w:type="dxa"/>
                <w:gridSpan w:val="2"/>
                <w:tcBorders>
                  <w:top w:val="nil"/>
                  <w:right w:val="nil"/>
                </w:tcBorders>
                <w:noWrap/>
              </w:tcPr>
            </w:tcPrChange>
          </w:tcPr>
          <w:p w:rsidR="00C70510" w:rsidRPr="002B28AD" w:rsidRDefault="00C70510" w:rsidP="00366968">
            <w:pPr>
              <w:jc w:val="center"/>
              <w:rPr>
                <w:ins w:id="4210" w:author="Gabriel Correa" w:date="2015-08-25T14:29:00Z"/>
                <w:rFonts w:eastAsia="Times New Roman" w:cs="Calibri"/>
                <w:i/>
                <w:color w:val="000000"/>
                <w:sz w:val="22"/>
              </w:rPr>
            </w:pPr>
          </w:p>
        </w:tc>
        <w:tc>
          <w:tcPr>
            <w:tcW w:w="3469" w:type="dxa"/>
            <w:gridSpan w:val="5"/>
            <w:tcBorders>
              <w:top w:val="nil"/>
              <w:left w:val="nil"/>
              <w:right w:val="nil"/>
            </w:tcBorders>
            <w:tcPrChange w:id="4211" w:author="Gabriel Correa" w:date="2015-08-25T14:50:00Z">
              <w:tcPr>
                <w:tcW w:w="3471" w:type="dxa"/>
                <w:gridSpan w:val="16"/>
                <w:tcBorders>
                  <w:top w:val="nil"/>
                  <w:left w:val="nil"/>
                  <w:right w:val="nil"/>
                </w:tcBorders>
              </w:tcPr>
            </w:tcPrChange>
          </w:tcPr>
          <w:p w:rsidR="00C70510" w:rsidRDefault="00C70510" w:rsidP="00366968">
            <w:pPr>
              <w:jc w:val="center"/>
              <w:rPr>
                <w:ins w:id="4212" w:author="Gabriel Correa" w:date="2015-08-25T14:40:00Z"/>
                <w:rFonts w:eastAsia="Times New Roman" w:cs="Calibri"/>
                <w:i/>
                <w:color w:val="000000"/>
                <w:sz w:val="22"/>
              </w:rPr>
            </w:pPr>
          </w:p>
          <w:p w:rsidR="00C70510" w:rsidRDefault="00C70510" w:rsidP="00366968">
            <w:pPr>
              <w:jc w:val="center"/>
              <w:rPr>
                <w:ins w:id="4213" w:author="Gabriel Correa" w:date="2015-08-25T14:40:00Z"/>
                <w:rFonts w:eastAsia="Times New Roman" w:cs="Calibri"/>
                <w:i/>
                <w:color w:val="000000"/>
                <w:sz w:val="22"/>
              </w:rPr>
            </w:pPr>
          </w:p>
          <w:p w:rsidR="00C70510" w:rsidRPr="002B28AD" w:rsidRDefault="00C70510" w:rsidP="00366968">
            <w:pPr>
              <w:jc w:val="center"/>
              <w:rPr>
                <w:ins w:id="4214" w:author="Gabriel Correa" w:date="2015-08-25T14:29:00Z"/>
                <w:rFonts w:eastAsia="Times New Roman" w:cs="Calibri"/>
                <w:i/>
                <w:color w:val="000000"/>
                <w:sz w:val="22"/>
              </w:rPr>
            </w:pPr>
            <w:proofErr w:type="spellStart"/>
            <w:ins w:id="4215" w:author="Gabriel Correa" w:date="2015-08-25T14:38:00Z">
              <w:r w:rsidRPr="002B28AD">
                <w:rPr>
                  <w:rFonts w:eastAsia="Times New Roman" w:cs="Calibri"/>
                  <w:i/>
                  <w:color w:val="000000"/>
                  <w:sz w:val="22"/>
                </w:rPr>
                <w:t>NaiveBayes</w:t>
              </w:r>
            </w:ins>
            <w:proofErr w:type="spellEnd"/>
          </w:p>
        </w:tc>
        <w:tc>
          <w:tcPr>
            <w:tcW w:w="3181" w:type="dxa"/>
            <w:gridSpan w:val="5"/>
            <w:tcBorders>
              <w:top w:val="nil"/>
              <w:left w:val="nil"/>
            </w:tcBorders>
            <w:tcPrChange w:id="4216" w:author="Gabriel Correa" w:date="2015-08-25T14:50:00Z">
              <w:tcPr>
                <w:tcW w:w="3182" w:type="dxa"/>
                <w:gridSpan w:val="15"/>
                <w:tcBorders>
                  <w:top w:val="nil"/>
                  <w:left w:val="nil"/>
                </w:tcBorders>
              </w:tcPr>
            </w:tcPrChange>
          </w:tcPr>
          <w:p w:rsidR="00C70510" w:rsidRDefault="00C70510" w:rsidP="00366968">
            <w:pPr>
              <w:jc w:val="center"/>
              <w:rPr>
                <w:ins w:id="4217" w:author="Gabriel Correa" w:date="2015-08-25T14:40:00Z"/>
                <w:rFonts w:cs="Calibri"/>
                <w:color w:val="000000"/>
                <w:sz w:val="22"/>
              </w:rPr>
            </w:pPr>
          </w:p>
          <w:p w:rsidR="00C70510" w:rsidRDefault="00C70510" w:rsidP="00366968">
            <w:pPr>
              <w:jc w:val="center"/>
              <w:rPr>
                <w:ins w:id="4218" w:author="Gabriel Correa" w:date="2015-08-25T14:40:00Z"/>
                <w:rFonts w:cs="Calibri"/>
                <w:color w:val="000000"/>
                <w:sz w:val="22"/>
              </w:rPr>
            </w:pPr>
          </w:p>
          <w:p w:rsidR="00C70510" w:rsidRPr="002B28AD" w:rsidRDefault="00C70510" w:rsidP="00366968">
            <w:pPr>
              <w:jc w:val="center"/>
              <w:rPr>
                <w:ins w:id="4219" w:author="Gabriel Correa" w:date="2015-08-25T14:29:00Z"/>
                <w:rFonts w:cs="Calibri"/>
                <w:color w:val="000000"/>
                <w:sz w:val="22"/>
              </w:rPr>
            </w:pPr>
            <w:proofErr w:type="spellStart"/>
            <w:ins w:id="4220" w:author="Gabriel Correa" w:date="2015-08-25T14:39:00Z">
              <w:r w:rsidRPr="002B28AD">
                <w:rPr>
                  <w:rFonts w:cs="Calibri"/>
                  <w:color w:val="000000"/>
                  <w:sz w:val="22"/>
                </w:rPr>
                <w:t>NaiveBayesMultinomial</w:t>
              </w:r>
            </w:ins>
            <w:proofErr w:type="spellEnd"/>
          </w:p>
        </w:tc>
      </w:tr>
      <w:tr w:rsidR="00A223C0" w:rsidRPr="002B28AD" w:rsidTr="00A223C0">
        <w:trPr>
          <w:trHeight w:val="300"/>
          <w:ins w:id="4221" w:author="Gabriel Correa" w:date="2015-08-25T14:29:00Z"/>
          <w:trPrChange w:id="4222"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223"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224" w:author="Gabriel Correa" w:date="2015-08-25T14:29:00Z"/>
                <w:rFonts w:eastAsia="Times New Roman" w:cs="Calibri"/>
                <w:color w:val="000000"/>
                <w:sz w:val="22"/>
              </w:rPr>
              <w:pPrChange w:id="4225" w:author="Gabriel Correa" w:date="2015-08-25T14:48:00Z">
                <w:pPr/>
              </w:pPrChange>
            </w:pPr>
            <w:ins w:id="4226" w:author="Gabriel Correa" w:date="2015-08-25T14:29:00Z">
              <w:r w:rsidRPr="002B28AD">
                <w:rPr>
                  <w:rFonts w:eastAsia="Times New Roman" w:cs="Calibri"/>
                  <w:color w:val="000000"/>
                  <w:sz w:val="22"/>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4227"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4228" w:author="Gabriel Correa" w:date="2015-08-25T14:29:00Z"/>
                <w:rFonts w:eastAsia="Times New Roman" w:cs="Calibri"/>
                <w:i/>
                <w:color w:val="000000"/>
                <w:sz w:val="22"/>
              </w:rPr>
              <w:pPrChange w:id="4229" w:author="Gabriel Correa" w:date="2015-08-25T14:48:00Z">
                <w:pPr/>
              </w:pPrChange>
            </w:pPr>
            <w:proofErr w:type="spellStart"/>
            <w:ins w:id="4230" w:author="Gabriel Correa" w:date="2015-08-25T14:29:00Z">
              <w:r w:rsidRPr="002B28AD">
                <w:rPr>
                  <w:rFonts w:eastAsia="Times New Roman" w:cs="Calibri"/>
                  <w:i/>
                  <w:color w:val="000000"/>
                  <w:sz w:val="22"/>
                </w:rPr>
                <w:t>precision</w:t>
              </w:r>
              <w:proofErr w:type="spellEnd"/>
            </w:ins>
          </w:p>
        </w:tc>
        <w:tc>
          <w:tcPr>
            <w:tcW w:w="998" w:type="dxa"/>
            <w:gridSpan w:val="2"/>
            <w:tcBorders>
              <w:top w:val="single" w:sz="12" w:space="0" w:color="auto"/>
              <w:bottom w:val="single" w:sz="12" w:space="0" w:color="000000" w:themeColor="text1"/>
            </w:tcBorders>
            <w:noWrap/>
            <w:hideMark/>
            <w:tcPrChange w:id="4231"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4232" w:author="Gabriel Correa" w:date="2015-08-25T14:29:00Z"/>
                <w:rFonts w:eastAsia="Times New Roman" w:cs="Calibri"/>
                <w:i/>
                <w:color w:val="000000"/>
                <w:sz w:val="22"/>
              </w:rPr>
              <w:pPrChange w:id="4233" w:author="Gabriel Correa" w:date="2015-08-25T14:48:00Z">
                <w:pPr/>
              </w:pPrChange>
            </w:pPr>
            <w:proofErr w:type="spellStart"/>
            <w:ins w:id="4234" w:author="Gabriel Correa" w:date="2015-08-25T14:29:00Z">
              <w:r w:rsidRPr="002B28AD">
                <w:rPr>
                  <w:rFonts w:eastAsia="Times New Roman" w:cs="Calibri"/>
                  <w:i/>
                  <w:color w:val="000000"/>
                  <w:sz w:val="22"/>
                </w:rPr>
                <w:t>recall</w:t>
              </w:r>
              <w:proofErr w:type="spellEnd"/>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4235"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4236" w:author="Gabriel Correa" w:date="2015-08-25T14:29:00Z"/>
                <w:rFonts w:eastAsia="Times New Roman" w:cs="Calibri"/>
                <w:i/>
                <w:color w:val="000000"/>
                <w:sz w:val="22"/>
              </w:rPr>
              <w:pPrChange w:id="4237" w:author="Gabriel Correa" w:date="2015-08-25T14:48:00Z">
                <w:pPr/>
              </w:pPrChange>
            </w:pPr>
            <w:ins w:id="4238" w:author="Gabriel Correa" w:date="2015-08-25T14:29:00Z">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ins>
          </w:p>
        </w:tc>
        <w:tc>
          <w:tcPr>
            <w:tcW w:w="1394" w:type="dxa"/>
            <w:tcBorders>
              <w:top w:val="single" w:sz="12" w:space="0" w:color="auto"/>
              <w:bottom w:val="single" w:sz="12" w:space="0" w:color="000000" w:themeColor="text1"/>
            </w:tcBorders>
            <w:tcPrChange w:id="4239" w:author="Gabriel Correa" w:date="2015-08-25T14:50:00Z">
              <w:tcPr>
                <w:tcW w:w="1395" w:type="dxa"/>
                <w:gridSpan w:val="4"/>
                <w:tcBorders>
                  <w:top w:val="single" w:sz="12" w:space="0" w:color="auto"/>
                  <w:bottom w:val="single" w:sz="12" w:space="0" w:color="000000" w:themeColor="text1"/>
                </w:tcBorders>
              </w:tcPr>
            </w:tcPrChange>
          </w:tcPr>
          <w:p w:rsidR="00C70510" w:rsidRPr="002B28AD" w:rsidRDefault="00C70510">
            <w:pPr>
              <w:jc w:val="right"/>
              <w:rPr>
                <w:ins w:id="4240" w:author="Gabriel Correa" w:date="2015-08-25T14:29:00Z"/>
                <w:rFonts w:eastAsia="Times New Roman" w:cs="Times New Roman"/>
                <w:sz w:val="22"/>
              </w:rPr>
              <w:pPrChange w:id="4241" w:author="Gabriel Correa" w:date="2015-08-25T14:48:00Z">
                <w:pPr/>
              </w:pPrChange>
            </w:pPr>
            <w:proofErr w:type="spellStart"/>
            <w:ins w:id="4242" w:author="Gabriel Correa" w:date="2015-08-25T14:29:00Z">
              <w:r w:rsidRPr="002B28AD">
                <w:rPr>
                  <w:rFonts w:cs="Calibri"/>
                  <w:color w:val="000000"/>
                  <w:sz w:val="22"/>
                </w:rPr>
                <w:t>precision</w:t>
              </w:r>
              <w:proofErr w:type="spellEnd"/>
            </w:ins>
          </w:p>
        </w:tc>
        <w:tc>
          <w:tcPr>
            <w:tcW w:w="1158" w:type="dxa"/>
            <w:gridSpan w:val="2"/>
            <w:tcBorders>
              <w:top w:val="single" w:sz="12" w:space="0" w:color="auto"/>
              <w:bottom w:val="single" w:sz="12" w:space="0" w:color="000000" w:themeColor="text1"/>
            </w:tcBorders>
            <w:tcPrChange w:id="4243" w:author="Gabriel Correa" w:date="2015-08-25T14:50:00Z">
              <w:tcPr>
                <w:tcW w:w="1157" w:type="dxa"/>
                <w:gridSpan w:val="6"/>
                <w:tcBorders>
                  <w:top w:val="single" w:sz="12" w:space="0" w:color="auto"/>
                  <w:bottom w:val="single" w:sz="12" w:space="0" w:color="000000" w:themeColor="text1"/>
                </w:tcBorders>
              </w:tcPr>
            </w:tcPrChange>
          </w:tcPr>
          <w:p w:rsidR="00C70510" w:rsidRPr="002B28AD" w:rsidRDefault="00C70510">
            <w:pPr>
              <w:jc w:val="right"/>
              <w:rPr>
                <w:ins w:id="4244" w:author="Gabriel Correa" w:date="2015-08-25T14:29:00Z"/>
                <w:rFonts w:eastAsia="Times New Roman" w:cs="Times New Roman"/>
                <w:sz w:val="22"/>
              </w:rPr>
              <w:pPrChange w:id="4245" w:author="Gabriel Correa" w:date="2015-08-25T14:48:00Z">
                <w:pPr/>
              </w:pPrChange>
            </w:pPr>
            <w:proofErr w:type="spellStart"/>
            <w:ins w:id="4246" w:author="Gabriel Correa" w:date="2015-08-25T14:29:00Z">
              <w:r w:rsidRPr="002B28AD">
                <w:rPr>
                  <w:rFonts w:cs="Calibri"/>
                  <w:color w:val="000000"/>
                  <w:sz w:val="22"/>
                </w:rPr>
                <w:t>recall</w:t>
              </w:r>
              <w:proofErr w:type="spellEnd"/>
            </w:ins>
          </w:p>
        </w:tc>
        <w:tc>
          <w:tcPr>
            <w:tcW w:w="1705" w:type="dxa"/>
            <w:gridSpan w:val="4"/>
            <w:tcBorders>
              <w:top w:val="single" w:sz="12" w:space="0" w:color="auto"/>
              <w:bottom w:val="single" w:sz="12" w:space="0" w:color="000000" w:themeColor="text1"/>
            </w:tcBorders>
            <w:tcPrChange w:id="4247" w:author="Gabriel Correa" w:date="2015-08-25T14:50:00Z">
              <w:tcPr>
                <w:tcW w:w="1702" w:type="dxa"/>
                <w:gridSpan w:val="8"/>
                <w:tcBorders>
                  <w:top w:val="single" w:sz="12" w:space="0" w:color="auto"/>
                  <w:bottom w:val="single" w:sz="12" w:space="0" w:color="000000" w:themeColor="text1"/>
                </w:tcBorders>
              </w:tcPr>
            </w:tcPrChange>
          </w:tcPr>
          <w:p w:rsidR="00C70510" w:rsidRPr="002B28AD" w:rsidRDefault="00C70510">
            <w:pPr>
              <w:jc w:val="right"/>
              <w:rPr>
                <w:ins w:id="4248" w:author="Gabriel Correa" w:date="2015-08-25T14:29:00Z"/>
                <w:rFonts w:eastAsia="Times New Roman" w:cs="Times New Roman"/>
                <w:sz w:val="22"/>
              </w:rPr>
              <w:pPrChange w:id="4249" w:author="Gabriel Correa" w:date="2015-08-25T14:48:00Z">
                <w:pPr/>
              </w:pPrChange>
            </w:pPr>
            <w:ins w:id="4250" w:author="Gabriel Correa" w:date="2015-08-25T14:29:00Z">
              <w:r w:rsidRPr="002B28AD">
                <w:rPr>
                  <w:rFonts w:cs="Calibri"/>
                  <w:color w:val="000000"/>
                  <w:sz w:val="22"/>
                </w:rPr>
                <w:t>F-</w:t>
              </w:r>
              <w:proofErr w:type="spellStart"/>
              <w:r w:rsidRPr="002B28AD">
                <w:rPr>
                  <w:rFonts w:cs="Calibri"/>
                  <w:color w:val="000000"/>
                  <w:sz w:val="22"/>
                </w:rPr>
                <w:t>Measure</w:t>
              </w:r>
              <w:proofErr w:type="spellEnd"/>
            </w:ins>
          </w:p>
        </w:tc>
      </w:tr>
      <w:tr w:rsidR="00A223C0" w:rsidRPr="002B28AD" w:rsidTr="00A223C0">
        <w:trPr>
          <w:trHeight w:val="300"/>
          <w:ins w:id="4251" w:author="Gabriel Correa" w:date="2015-08-25T14:29:00Z"/>
          <w:trPrChange w:id="4252"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4253"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254" w:author="Gabriel Correa" w:date="2015-08-25T14:29:00Z"/>
                <w:rFonts w:eastAsia="Times New Roman" w:cs="Calibri"/>
                <w:color w:val="000000"/>
                <w:sz w:val="22"/>
              </w:rPr>
            </w:pPr>
            <w:ins w:id="4255" w:author="Gabriel Correa" w:date="2015-08-25T14:29:00Z">
              <w:r w:rsidRPr="002B28AD">
                <w:rPr>
                  <w:rFonts w:eastAsia="Times New Roman" w:cs="Calibri"/>
                  <w:color w:val="000000"/>
                  <w:sz w:val="22"/>
                </w:rPr>
                <w:t>1</w:t>
              </w:r>
            </w:ins>
          </w:p>
        </w:tc>
        <w:tc>
          <w:tcPr>
            <w:tcW w:w="1129" w:type="dxa"/>
            <w:tcBorders>
              <w:top w:val="single" w:sz="12" w:space="0" w:color="000000" w:themeColor="text1"/>
              <w:left w:val="dotDash" w:sz="4" w:space="0" w:color="A6A6A6" w:themeColor="background1" w:themeShade="A6"/>
            </w:tcBorders>
            <w:noWrap/>
            <w:vAlign w:val="bottom"/>
            <w:tcPrChange w:id="4256"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2B28AD" w:rsidRDefault="00C70510">
            <w:pPr>
              <w:jc w:val="right"/>
              <w:rPr>
                <w:ins w:id="4257" w:author="Gabriel Correa" w:date="2015-08-25T14:29:00Z"/>
                <w:rFonts w:eastAsia="Times New Roman" w:cs="Calibri"/>
                <w:color w:val="000000"/>
                <w:sz w:val="22"/>
              </w:rPr>
            </w:pPr>
            <w:ins w:id="4258" w:author="Gabriel Correa" w:date="2015-08-25T14:34:00Z">
              <w:r>
                <w:rPr>
                  <w:rFonts w:ascii="Calibri" w:hAnsi="Calibri" w:cs="Calibri"/>
                  <w:color w:val="000000"/>
                  <w:sz w:val="22"/>
                </w:rPr>
                <w:t>0.62</w:t>
              </w:r>
            </w:ins>
          </w:p>
        </w:tc>
        <w:tc>
          <w:tcPr>
            <w:tcW w:w="998" w:type="dxa"/>
            <w:gridSpan w:val="2"/>
            <w:tcBorders>
              <w:top w:val="single" w:sz="12" w:space="0" w:color="000000" w:themeColor="text1"/>
            </w:tcBorders>
            <w:noWrap/>
            <w:vAlign w:val="bottom"/>
            <w:tcPrChange w:id="4259" w:author="Gabriel Correa" w:date="2015-08-25T14:50:00Z">
              <w:tcPr>
                <w:tcW w:w="992" w:type="dxa"/>
                <w:gridSpan w:val="5"/>
                <w:tcBorders>
                  <w:top w:val="single" w:sz="12" w:space="0" w:color="000000" w:themeColor="text1"/>
                </w:tcBorders>
                <w:noWrap/>
                <w:vAlign w:val="bottom"/>
              </w:tcPr>
            </w:tcPrChange>
          </w:tcPr>
          <w:p w:rsidR="00C70510" w:rsidRPr="002B28AD" w:rsidRDefault="00C70510">
            <w:pPr>
              <w:jc w:val="right"/>
              <w:rPr>
                <w:ins w:id="4260" w:author="Gabriel Correa" w:date="2015-08-25T14:29:00Z"/>
                <w:rFonts w:eastAsia="Times New Roman" w:cs="Calibri"/>
                <w:color w:val="000000"/>
                <w:sz w:val="22"/>
              </w:rPr>
            </w:pPr>
            <w:ins w:id="4261" w:author="Gabriel Correa" w:date="2015-08-25T14:34:00Z">
              <w:r>
                <w:rPr>
                  <w:rFonts w:ascii="Calibri" w:hAnsi="Calibri" w:cs="Calibri"/>
                  <w:color w:val="000000"/>
                  <w:sz w:val="22"/>
                </w:rPr>
                <w:t>0.73</w:t>
              </w:r>
            </w:ins>
          </w:p>
        </w:tc>
        <w:tc>
          <w:tcPr>
            <w:tcW w:w="1558" w:type="dxa"/>
            <w:gridSpan w:val="2"/>
            <w:tcBorders>
              <w:top w:val="single" w:sz="12" w:space="0" w:color="000000" w:themeColor="text1"/>
              <w:right w:val="dotDotDash" w:sz="8" w:space="0" w:color="595959" w:themeColor="text1" w:themeTint="A6"/>
            </w:tcBorders>
            <w:noWrap/>
            <w:vAlign w:val="bottom"/>
            <w:tcPrChange w:id="4262"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2B28AD" w:rsidRDefault="00C70510">
            <w:pPr>
              <w:jc w:val="right"/>
              <w:rPr>
                <w:ins w:id="4263" w:author="Gabriel Correa" w:date="2015-08-25T14:29:00Z"/>
                <w:rFonts w:eastAsia="Times New Roman" w:cs="Calibri"/>
                <w:color w:val="000000"/>
                <w:sz w:val="22"/>
              </w:rPr>
            </w:pPr>
            <w:ins w:id="4264" w:author="Gabriel Correa" w:date="2015-08-25T14:34:00Z">
              <w:r>
                <w:rPr>
                  <w:rFonts w:ascii="Calibri" w:hAnsi="Calibri" w:cs="Calibri"/>
                  <w:color w:val="000000"/>
                  <w:sz w:val="22"/>
                </w:rPr>
                <w:t>0.67</w:t>
              </w:r>
            </w:ins>
          </w:p>
        </w:tc>
        <w:tc>
          <w:tcPr>
            <w:tcW w:w="1394" w:type="dxa"/>
            <w:tcBorders>
              <w:top w:val="single" w:sz="12" w:space="0" w:color="000000" w:themeColor="text1"/>
            </w:tcBorders>
            <w:vAlign w:val="bottom"/>
            <w:tcPrChange w:id="4265" w:author="Gabriel Correa" w:date="2015-08-25T14:50:00Z">
              <w:tcPr>
                <w:tcW w:w="1395" w:type="dxa"/>
                <w:gridSpan w:val="4"/>
                <w:tcBorders>
                  <w:top w:val="single" w:sz="12" w:space="0" w:color="000000" w:themeColor="text1"/>
                </w:tcBorders>
                <w:vAlign w:val="bottom"/>
              </w:tcPr>
            </w:tcPrChange>
          </w:tcPr>
          <w:p w:rsidR="00C70510" w:rsidRPr="002B28AD" w:rsidRDefault="00C70510">
            <w:pPr>
              <w:jc w:val="right"/>
              <w:rPr>
                <w:ins w:id="4266" w:author="Gabriel Correa" w:date="2015-08-25T14:29:00Z"/>
                <w:rFonts w:eastAsia="Times New Roman" w:cs="Times New Roman"/>
                <w:sz w:val="22"/>
              </w:rPr>
              <w:pPrChange w:id="4267" w:author="Gabriel Correa" w:date="2015-08-25T14:48:00Z">
                <w:pPr/>
              </w:pPrChange>
            </w:pPr>
            <w:ins w:id="4268" w:author="Gabriel Correa" w:date="2015-08-25T14:35:00Z">
              <w:r>
                <w:rPr>
                  <w:rFonts w:ascii="Calibri" w:hAnsi="Calibri" w:cs="Calibri"/>
                  <w:color w:val="000000"/>
                  <w:sz w:val="22"/>
                </w:rPr>
                <w:t>0.68</w:t>
              </w:r>
            </w:ins>
          </w:p>
        </w:tc>
        <w:tc>
          <w:tcPr>
            <w:tcW w:w="1158" w:type="dxa"/>
            <w:gridSpan w:val="2"/>
            <w:tcBorders>
              <w:top w:val="single" w:sz="12" w:space="0" w:color="000000" w:themeColor="text1"/>
            </w:tcBorders>
            <w:vAlign w:val="bottom"/>
            <w:tcPrChange w:id="4269" w:author="Gabriel Correa" w:date="2015-08-25T14:50:00Z">
              <w:tcPr>
                <w:tcW w:w="1158" w:type="dxa"/>
                <w:gridSpan w:val="5"/>
                <w:tcBorders>
                  <w:top w:val="single" w:sz="12" w:space="0" w:color="000000" w:themeColor="text1"/>
                </w:tcBorders>
                <w:vAlign w:val="bottom"/>
              </w:tcPr>
            </w:tcPrChange>
          </w:tcPr>
          <w:p w:rsidR="00C70510" w:rsidRPr="002B28AD" w:rsidRDefault="00C70510">
            <w:pPr>
              <w:jc w:val="right"/>
              <w:rPr>
                <w:ins w:id="4270" w:author="Gabriel Correa" w:date="2015-08-25T14:29:00Z"/>
                <w:rFonts w:eastAsia="Times New Roman" w:cs="Times New Roman"/>
                <w:sz w:val="22"/>
              </w:rPr>
              <w:pPrChange w:id="4271" w:author="Gabriel Correa" w:date="2015-08-25T14:48:00Z">
                <w:pPr/>
              </w:pPrChange>
            </w:pPr>
            <w:ins w:id="4272" w:author="Gabriel Correa" w:date="2015-08-25T14:35:00Z">
              <w:r>
                <w:rPr>
                  <w:rFonts w:ascii="Calibri" w:hAnsi="Calibri" w:cs="Calibri"/>
                  <w:color w:val="000000"/>
                  <w:sz w:val="22"/>
                </w:rPr>
                <w:t>0.76</w:t>
              </w:r>
            </w:ins>
          </w:p>
        </w:tc>
        <w:tc>
          <w:tcPr>
            <w:tcW w:w="1705" w:type="dxa"/>
            <w:gridSpan w:val="4"/>
            <w:tcBorders>
              <w:top w:val="single" w:sz="12" w:space="0" w:color="000000" w:themeColor="text1"/>
            </w:tcBorders>
            <w:vAlign w:val="bottom"/>
            <w:tcPrChange w:id="4273" w:author="Gabriel Correa" w:date="2015-08-25T14:50:00Z">
              <w:tcPr>
                <w:tcW w:w="1705" w:type="dxa"/>
                <w:gridSpan w:val="10"/>
                <w:tcBorders>
                  <w:top w:val="single" w:sz="12" w:space="0" w:color="000000" w:themeColor="text1"/>
                </w:tcBorders>
                <w:vAlign w:val="bottom"/>
              </w:tcPr>
            </w:tcPrChange>
          </w:tcPr>
          <w:p w:rsidR="00C70510" w:rsidRPr="002B28AD" w:rsidRDefault="00C70510">
            <w:pPr>
              <w:jc w:val="right"/>
              <w:rPr>
                <w:ins w:id="4274" w:author="Gabriel Correa" w:date="2015-08-25T14:29:00Z"/>
                <w:rFonts w:eastAsia="Times New Roman" w:cs="Times New Roman"/>
                <w:sz w:val="22"/>
              </w:rPr>
              <w:pPrChange w:id="4275" w:author="Gabriel Correa" w:date="2015-08-25T14:48:00Z">
                <w:pPr/>
              </w:pPrChange>
            </w:pPr>
            <w:ins w:id="4276" w:author="Gabriel Correa" w:date="2015-08-25T14:35:00Z">
              <w:r>
                <w:rPr>
                  <w:rFonts w:ascii="Calibri" w:hAnsi="Calibri" w:cs="Calibri"/>
                  <w:color w:val="000000"/>
                  <w:sz w:val="22"/>
                </w:rPr>
                <w:t>0.72</w:t>
              </w:r>
            </w:ins>
          </w:p>
        </w:tc>
      </w:tr>
      <w:tr w:rsidR="00A223C0" w:rsidRPr="002B28AD" w:rsidTr="00A223C0">
        <w:trPr>
          <w:trHeight w:val="300"/>
          <w:ins w:id="4277" w:author="Gabriel Correa" w:date="2015-08-25T14:29:00Z"/>
          <w:trPrChange w:id="4278"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279"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280" w:author="Gabriel Correa" w:date="2015-08-25T14:29:00Z"/>
                <w:rFonts w:eastAsia="Times New Roman" w:cs="Calibri"/>
                <w:color w:val="000000"/>
                <w:sz w:val="22"/>
              </w:rPr>
            </w:pPr>
            <w:ins w:id="4281" w:author="Gabriel Correa" w:date="2015-08-25T14:29:00Z">
              <w:r w:rsidRPr="002B28AD">
                <w:rPr>
                  <w:rFonts w:eastAsia="Times New Roman" w:cs="Calibri"/>
                  <w:color w:val="000000"/>
                  <w:sz w:val="22"/>
                </w:rPr>
                <w:t>2</w:t>
              </w:r>
            </w:ins>
          </w:p>
        </w:tc>
        <w:tc>
          <w:tcPr>
            <w:tcW w:w="1129" w:type="dxa"/>
            <w:tcBorders>
              <w:left w:val="dotDash" w:sz="4" w:space="0" w:color="A6A6A6" w:themeColor="background1" w:themeShade="A6"/>
            </w:tcBorders>
            <w:noWrap/>
            <w:vAlign w:val="bottom"/>
            <w:tcPrChange w:id="4282"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283" w:author="Gabriel Correa" w:date="2015-08-25T14:29:00Z"/>
                <w:rFonts w:eastAsia="Times New Roman" w:cs="Calibri"/>
                <w:color w:val="000000"/>
                <w:sz w:val="22"/>
              </w:rPr>
            </w:pPr>
            <w:ins w:id="4284" w:author="Gabriel Correa" w:date="2015-08-25T14:34:00Z">
              <w:r>
                <w:rPr>
                  <w:rFonts w:ascii="Calibri" w:hAnsi="Calibri" w:cs="Calibri"/>
                  <w:color w:val="000000"/>
                  <w:sz w:val="22"/>
                </w:rPr>
                <w:t>0.60</w:t>
              </w:r>
            </w:ins>
          </w:p>
        </w:tc>
        <w:tc>
          <w:tcPr>
            <w:tcW w:w="998" w:type="dxa"/>
            <w:gridSpan w:val="2"/>
            <w:noWrap/>
            <w:vAlign w:val="bottom"/>
            <w:tcPrChange w:id="4285" w:author="Gabriel Correa" w:date="2015-08-25T14:50:00Z">
              <w:tcPr>
                <w:tcW w:w="992" w:type="dxa"/>
                <w:gridSpan w:val="5"/>
                <w:noWrap/>
                <w:vAlign w:val="bottom"/>
              </w:tcPr>
            </w:tcPrChange>
          </w:tcPr>
          <w:p w:rsidR="00C70510" w:rsidRPr="002B28AD" w:rsidRDefault="00C70510">
            <w:pPr>
              <w:jc w:val="right"/>
              <w:rPr>
                <w:ins w:id="4286" w:author="Gabriel Correa" w:date="2015-08-25T14:29:00Z"/>
                <w:rFonts w:eastAsia="Times New Roman" w:cs="Calibri"/>
                <w:color w:val="000000"/>
                <w:sz w:val="22"/>
              </w:rPr>
            </w:pPr>
            <w:ins w:id="4287" w:author="Gabriel Correa" w:date="2015-08-25T14:34:00Z">
              <w:r>
                <w:rPr>
                  <w:rFonts w:ascii="Calibri" w:hAnsi="Calibri" w:cs="Calibri"/>
                  <w:color w:val="000000"/>
                  <w:sz w:val="22"/>
                </w:rPr>
                <w:t>0.77</w:t>
              </w:r>
            </w:ins>
          </w:p>
        </w:tc>
        <w:tc>
          <w:tcPr>
            <w:tcW w:w="1558" w:type="dxa"/>
            <w:gridSpan w:val="2"/>
            <w:tcBorders>
              <w:right w:val="dotDotDash" w:sz="8" w:space="0" w:color="595959" w:themeColor="text1" w:themeTint="A6"/>
            </w:tcBorders>
            <w:noWrap/>
            <w:vAlign w:val="bottom"/>
            <w:tcPrChange w:id="4288"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289" w:author="Gabriel Correa" w:date="2015-08-25T14:29:00Z"/>
                <w:rFonts w:eastAsia="Times New Roman" w:cs="Calibri"/>
                <w:color w:val="000000"/>
                <w:sz w:val="22"/>
              </w:rPr>
            </w:pPr>
            <w:ins w:id="4290" w:author="Gabriel Correa" w:date="2015-08-25T14:34:00Z">
              <w:r>
                <w:rPr>
                  <w:rFonts w:ascii="Calibri" w:hAnsi="Calibri" w:cs="Calibri"/>
                  <w:color w:val="000000"/>
                  <w:sz w:val="22"/>
                </w:rPr>
                <w:t>0.67</w:t>
              </w:r>
            </w:ins>
          </w:p>
        </w:tc>
        <w:tc>
          <w:tcPr>
            <w:tcW w:w="1394" w:type="dxa"/>
            <w:vAlign w:val="bottom"/>
            <w:tcPrChange w:id="4291" w:author="Gabriel Correa" w:date="2015-08-25T14:50:00Z">
              <w:tcPr>
                <w:tcW w:w="1395" w:type="dxa"/>
                <w:gridSpan w:val="4"/>
                <w:vAlign w:val="bottom"/>
              </w:tcPr>
            </w:tcPrChange>
          </w:tcPr>
          <w:p w:rsidR="00C70510" w:rsidRPr="002B28AD" w:rsidRDefault="00C70510">
            <w:pPr>
              <w:jc w:val="right"/>
              <w:rPr>
                <w:ins w:id="4292" w:author="Gabriel Correa" w:date="2015-08-25T14:29:00Z"/>
                <w:rFonts w:eastAsia="Times New Roman" w:cs="Times New Roman"/>
                <w:sz w:val="22"/>
              </w:rPr>
              <w:pPrChange w:id="4293" w:author="Gabriel Correa" w:date="2015-08-25T14:48:00Z">
                <w:pPr/>
              </w:pPrChange>
            </w:pPr>
            <w:ins w:id="4294" w:author="Gabriel Correa" w:date="2015-08-25T14:35:00Z">
              <w:r>
                <w:rPr>
                  <w:rFonts w:ascii="Calibri" w:hAnsi="Calibri" w:cs="Calibri"/>
                  <w:color w:val="000000"/>
                  <w:sz w:val="22"/>
                </w:rPr>
                <w:t>0.69</w:t>
              </w:r>
            </w:ins>
          </w:p>
        </w:tc>
        <w:tc>
          <w:tcPr>
            <w:tcW w:w="1158" w:type="dxa"/>
            <w:gridSpan w:val="2"/>
            <w:vAlign w:val="bottom"/>
            <w:tcPrChange w:id="4295" w:author="Gabriel Correa" w:date="2015-08-25T14:50:00Z">
              <w:tcPr>
                <w:tcW w:w="1158" w:type="dxa"/>
                <w:gridSpan w:val="5"/>
                <w:vAlign w:val="bottom"/>
              </w:tcPr>
            </w:tcPrChange>
          </w:tcPr>
          <w:p w:rsidR="00C70510" w:rsidRPr="002B28AD" w:rsidRDefault="00C70510">
            <w:pPr>
              <w:jc w:val="right"/>
              <w:rPr>
                <w:ins w:id="4296" w:author="Gabriel Correa" w:date="2015-08-25T14:29:00Z"/>
                <w:rFonts w:eastAsia="Times New Roman" w:cs="Times New Roman"/>
                <w:sz w:val="22"/>
              </w:rPr>
              <w:pPrChange w:id="4297" w:author="Gabriel Correa" w:date="2015-08-25T14:48:00Z">
                <w:pPr/>
              </w:pPrChange>
            </w:pPr>
            <w:ins w:id="4298" w:author="Gabriel Correa" w:date="2015-08-25T14:35:00Z">
              <w:r>
                <w:rPr>
                  <w:rFonts w:ascii="Calibri" w:hAnsi="Calibri" w:cs="Calibri"/>
                  <w:color w:val="000000"/>
                  <w:sz w:val="22"/>
                </w:rPr>
                <w:t>0.70</w:t>
              </w:r>
            </w:ins>
          </w:p>
        </w:tc>
        <w:tc>
          <w:tcPr>
            <w:tcW w:w="1705" w:type="dxa"/>
            <w:gridSpan w:val="4"/>
            <w:vAlign w:val="bottom"/>
            <w:tcPrChange w:id="4299" w:author="Gabriel Correa" w:date="2015-08-25T14:50:00Z">
              <w:tcPr>
                <w:tcW w:w="1705" w:type="dxa"/>
                <w:gridSpan w:val="10"/>
                <w:vAlign w:val="bottom"/>
              </w:tcPr>
            </w:tcPrChange>
          </w:tcPr>
          <w:p w:rsidR="00C70510" w:rsidRPr="002B28AD" w:rsidRDefault="00C70510">
            <w:pPr>
              <w:jc w:val="right"/>
              <w:rPr>
                <w:ins w:id="4300" w:author="Gabriel Correa" w:date="2015-08-25T14:29:00Z"/>
                <w:rFonts w:eastAsia="Times New Roman" w:cs="Times New Roman"/>
                <w:sz w:val="22"/>
              </w:rPr>
              <w:pPrChange w:id="4301" w:author="Gabriel Correa" w:date="2015-08-25T14:48:00Z">
                <w:pPr/>
              </w:pPrChange>
            </w:pPr>
            <w:ins w:id="4302" w:author="Gabriel Correa" w:date="2015-08-25T14:35:00Z">
              <w:r>
                <w:rPr>
                  <w:rFonts w:ascii="Calibri" w:hAnsi="Calibri" w:cs="Calibri"/>
                  <w:color w:val="000000"/>
                  <w:sz w:val="22"/>
                </w:rPr>
                <w:t>0.69</w:t>
              </w:r>
            </w:ins>
          </w:p>
        </w:tc>
      </w:tr>
      <w:tr w:rsidR="00A223C0" w:rsidRPr="002B28AD" w:rsidTr="00A223C0">
        <w:trPr>
          <w:trHeight w:val="300"/>
          <w:ins w:id="4303" w:author="Gabriel Correa" w:date="2015-08-25T14:29:00Z"/>
          <w:trPrChange w:id="430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305"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306" w:author="Gabriel Correa" w:date="2015-08-25T14:29:00Z"/>
                <w:rFonts w:eastAsia="Times New Roman" w:cs="Calibri"/>
                <w:color w:val="000000"/>
                <w:sz w:val="22"/>
              </w:rPr>
            </w:pPr>
            <w:ins w:id="4307" w:author="Gabriel Correa" w:date="2015-08-25T14:29:00Z">
              <w:r w:rsidRPr="002B28AD">
                <w:rPr>
                  <w:rFonts w:eastAsia="Times New Roman" w:cs="Calibri"/>
                  <w:color w:val="000000"/>
                  <w:sz w:val="22"/>
                </w:rPr>
                <w:t>4</w:t>
              </w:r>
            </w:ins>
          </w:p>
        </w:tc>
        <w:tc>
          <w:tcPr>
            <w:tcW w:w="1129" w:type="dxa"/>
            <w:tcBorders>
              <w:left w:val="dotDash" w:sz="4" w:space="0" w:color="A6A6A6" w:themeColor="background1" w:themeShade="A6"/>
            </w:tcBorders>
            <w:noWrap/>
            <w:vAlign w:val="bottom"/>
            <w:tcPrChange w:id="4308"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309" w:author="Gabriel Correa" w:date="2015-08-25T14:29:00Z"/>
                <w:rFonts w:eastAsia="Times New Roman" w:cs="Calibri"/>
                <w:color w:val="000000"/>
                <w:sz w:val="22"/>
              </w:rPr>
            </w:pPr>
            <w:ins w:id="4310" w:author="Gabriel Correa" w:date="2015-08-25T14:34:00Z">
              <w:r>
                <w:rPr>
                  <w:rFonts w:ascii="Calibri" w:hAnsi="Calibri" w:cs="Calibri"/>
                  <w:color w:val="000000"/>
                  <w:sz w:val="22"/>
                </w:rPr>
                <w:t>0.56</w:t>
              </w:r>
            </w:ins>
          </w:p>
        </w:tc>
        <w:tc>
          <w:tcPr>
            <w:tcW w:w="998" w:type="dxa"/>
            <w:gridSpan w:val="2"/>
            <w:noWrap/>
            <w:vAlign w:val="bottom"/>
            <w:tcPrChange w:id="4311" w:author="Gabriel Correa" w:date="2015-08-25T14:50:00Z">
              <w:tcPr>
                <w:tcW w:w="992" w:type="dxa"/>
                <w:gridSpan w:val="5"/>
                <w:noWrap/>
                <w:vAlign w:val="bottom"/>
              </w:tcPr>
            </w:tcPrChange>
          </w:tcPr>
          <w:p w:rsidR="00C70510" w:rsidRPr="002B28AD" w:rsidRDefault="00C70510">
            <w:pPr>
              <w:jc w:val="right"/>
              <w:rPr>
                <w:ins w:id="4312" w:author="Gabriel Correa" w:date="2015-08-25T14:29:00Z"/>
                <w:rFonts w:eastAsia="Times New Roman" w:cs="Calibri"/>
                <w:color w:val="000000"/>
                <w:sz w:val="22"/>
              </w:rPr>
            </w:pPr>
            <w:ins w:id="4313" w:author="Gabriel Correa" w:date="2015-08-25T14:34:00Z">
              <w:r>
                <w:rPr>
                  <w:rFonts w:ascii="Calibri" w:hAnsi="Calibri" w:cs="Calibri"/>
                  <w:color w:val="000000"/>
                  <w:sz w:val="22"/>
                </w:rPr>
                <w:t>0.81</w:t>
              </w:r>
            </w:ins>
          </w:p>
        </w:tc>
        <w:tc>
          <w:tcPr>
            <w:tcW w:w="1558" w:type="dxa"/>
            <w:gridSpan w:val="2"/>
            <w:tcBorders>
              <w:right w:val="dotDotDash" w:sz="8" w:space="0" w:color="595959" w:themeColor="text1" w:themeTint="A6"/>
            </w:tcBorders>
            <w:noWrap/>
            <w:vAlign w:val="bottom"/>
            <w:tcPrChange w:id="4314"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315" w:author="Gabriel Correa" w:date="2015-08-25T14:29:00Z"/>
                <w:rFonts w:eastAsia="Times New Roman" w:cs="Calibri"/>
                <w:color w:val="000000"/>
                <w:sz w:val="22"/>
              </w:rPr>
            </w:pPr>
            <w:ins w:id="4316" w:author="Gabriel Correa" w:date="2015-08-25T14:34:00Z">
              <w:r>
                <w:rPr>
                  <w:rFonts w:ascii="Calibri" w:hAnsi="Calibri" w:cs="Calibri"/>
                  <w:color w:val="000000"/>
                  <w:sz w:val="22"/>
                </w:rPr>
                <w:t>0.66</w:t>
              </w:r>
            </w:ins>
          </w:p>
        </w:tc>
        <w:tc>
          <w:tcPr>
            <w:tcW w:w="1394" w:type="dxa"/>
            <w:vAlign w:val="bottom"/>
            <w:tcPrChange w:id="4317" w:author="Gabriel Correa" w:date="2015-08-25T14:50:00Z">
              <w:tcPr>
                <w:tcW w:w="1395" w:type="dxa"/>
                <w:gridSpan w:val="4"/>
                <w:vAlign w:val="bottom"/>
              </w:tcPr>
            </w:tcPrChange>
          </w:tcPr>
          <w:p w:rsidR="00C70510" w:rsidRPr="002B28AD" w:rsidRDefault="00C70510">
            <w:pPr>
              <w:jc w:val="right"/>
              <w:rPr>
                <w:ins w:id="4318" w:author="Gabriel Correa" w:date="2015-08-25T14:29:00Z"/>
                <w:rFonts w:eastAsia="Times New Roman" w:cs="Times New Roman"/>
                <w:sz w:val="22"/>
              </w:rPr>
              <w:pPrChange w:id="4319" w:author="Gabriel Correa" w:date="2015-08-25T14:48:00Z">
                <w:pPr/>
              </w:pPrChange>
            </w:pPr>
            <w:ins w:id="4320" w:author="Gabriel Correa" w:date="2015-08-25T14:35:00Z">
              <w:r>
                <w:rPr>
                  <w:rFonts w:ascii="Calibri" w:hAnsi="Calibri" w:cs="Calibri"/>
                  <w:color w:val="000000"/>
                  <w:sz w:val="22"/>
                </w:rPr>
                <w:t>0.66</w:t>
              </w:r>
            </w:ins>
          </w:p>
        </w:tc>
        <w:tc>
          <w:tcPr>
            <w:tcW w:w="1158" w:type="dxa"/>
            <w:gridSpan w:val="2"/>
            <w:vAlign w:val="bottom"/>
            <w:tcPrChange w:id="4321" w:author="Gabriel Correa" w:date="2015-08-25T14:50:00Z">
              <w:tcPr>
                <w:tcW w:w="1158" w:type="dxa"/>
                <w:gridSpan w:val="5"/>
                <w:vAlign w:val="bottom"/>
              </w:tcPr>
            </w:tcPrChange>
          </w:tcPr>
          <w:p w:rsidR="00C70510" w:rsidRPr="002B28AD" w:rsidRDefault="00C70510">
            <w:pPr>
              <w:jc w:val="right"/>
              <w:rPr>
                <w:ins w:id="4322" w:author="Gabriel Correa" w:date="2015-08-25T14:29:00Z"/>
                <w:rFonts w:eastAsia="Times New Roman" w:cs="Times New Roman"/>
                <w:sz w:val="22"/>
              </w:rPr>
              <w:pPrChange w:id="4323" w:author="Gabriel Correa" w:date="2015-08-25T14:48:00Z">
                <w:pPr/>
              </w:pPrChange>
            </w:pPr>
            <w:ins w:id="4324" w:author="Gabriel Correa" w:date="2015-08-25T14:35:00Z">
              <w:r>
                <w:rPr>
                  <w:rFonts w:ascii="Calibri" w:hAnsi="Calibri" w:cs="Calibri"/>
                  <w:color w:val="000000"/>
                  <w:sz w:val="22"/>
                </w:rPr>
                <w:t>0.62</w:t>
              </w:r>
            </w:ins>
          </w:p>
        </w:tc>
        <w:tc>
          <w:tcPr>
            <w:tcW w:w="1705" w:type="dxa"/>
            <w:gridSpan w:val="4"/>
            <w:vAlign w:val="bottom"/>
            <w:tcPrChange w:id="4325" w:author="Gabriel Correa" w:date="2015-08-25T14:50:00Z">
              <w:tcPr>
                <w:tcW w:w="1705" w:type="dxa"/>
                <w:gridSpan w:val="10"/>
                <w:vAlign w:val="bottom"/>
              </w:tcPr>
            </w:tcPrChange>
          </w:tcPr>
          <w:p w:rsidR="00C70510" w:rsidRPr="002B28AD" w:rsidRDefault="00C70510">
            <w:pPr>
              <w:jc w:val="right"/>
              <w:rPr>
                <w:ins w:id="4326" w:author="Gabriel Correa" w:date="2015-08-25T14:29:00Z"/>
                <w:rFonts w:eastAsia="Times New Roman" w:cs="Times New Roman"/>
                <w:sz w:val="22"/>
              </w:rPr>
              <w:pPrChange w:id="4327" w:author="Gabriel Correa" w:date="2015-08-25T14:48:00Z">
                <w:pPr/>
              </w:pPrChange>
            </w:pPr>
            <w:ins w:id="4328" w:author="Gabriel Correa" w:date="2015-08-25T14:35:00Z">
              <w:r>
                <w:rPr>
                  <w:rFonts w:ascii="Calibri" w:hAnsi="Calibri" w:cs="Calibri"/>
                  <w:color w:val="000000"/>
                  <w:sz w:val="22"/>
                </w:rPr>
                <w:t>0.64</w:t>
              </w:r>
            </w:ins>
          </w:p>
        </w:tc>
      </w:tr>
      <w:tr w:rsidR="00A223C0" w:rsidRPr="002B28AD" w:rsidTr="00A223C0">
        <w:trPr>
          <w:trHeight w:val="300"/>
          <w:ins w:id="4329" w:author="Gabriel Correa" w:date="2015-08-25T14:29:00Z"/>
          <w:trPrChange w:id="4330"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331"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332" w:author="Gabriel Correa" w:date="2015-08-25T14:29:00Z"/>
                <w:rFonts w:eastAsia="Times New Roman" w:cs="Calibri"/>
                <w:color w:val="000000"/>
                <w:sz w:val="22"/>
              </w:rPr>
            </w:pPr>
            <w:ins w:id="4333" w:author="Gabriel Correa" w:date="2015-08-25T14:29:00Z">
              <w:r w:rsidRPr="002B28AD">
                <w:rPr>
                  <w:rFonts w:eastAsia="Times New Roman" w:cs="Calibri"/>
                  <w:color w:val="000000"/>
                  <w:sz w:val="22"/>
                </w:rPr>
                <w:lastRenderedPageBreak/>
                <w:t>6</w:t>
              </w:r>
            </w:ins>
          </w:p>
        </w:tc>
        <w:tc>
          <w:tcPr>
            <w:tcW w:w="1129" w:type="dxa"/>
            <w:tcBorders>
              <w:left w:val="dotDash" w:sz="4" w:space="0" w:color="A6A6A6" w:themeColor="background1" w:themeShade="A6"/>
            </w:tcBorders>
            <w:noWrap/>
            <w:vAlign w:val="bottom"/>
            <w:tcPrChange w:id="4334"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335" w:author="Gabriel Correa" w:date="2015-08-25T14:29:00Z"/>
                <w:rFonts w:eastAsia="Times New Roman" w:cs="Calibri"/>
                <w:color w:val="000000"/>
                <w:sz w:val="22"/>
              </w:rPr>
            </w:pPr>
            <w:ins w:id="4336" w:author="Gabriel Correa" w:date="2015-08-25T14:34:00Z">
              <w:r>
                <w:rPr>
                  <w:rFonts w:ascii="Calibri" w:hAnsi="Calibri" w:cs="Calibri"/>
                  <w:color w:val="000000"/>
                  <w:sz w:val="22"/>
                </w:rPr>
                <w:t>0.54</w:t>
              </w:r>
            </w:ins>
          </w:p>
        </w:tc>
        <w:tc>
          <w:tcPr>
            <w:tcW w:w="998" w:type="dxa"/>
            <w:gridSpan w:val="2"/>
            <w:noWrap/>
            <w:vAlign w:val="bottom"/>
            <w:tcPrChange w:id="4337" w:author="Gabriel Correa" w:date="2015-08-25T14:50:00Z">
              <w:tcPr>
                <w:tcW w:w="992" w:type="dxa"/>
                <w:gridSpan w:val="5"/>
                <w:noWrap/>
                <w:vAlign w:val="bottom"/>
              </w:tcPr>
            </w:tcPrChange>
          </w:tcPr>
          <w:p w:rsidR="00C70510" w:rsidRPr="002B28AD" w:rsidRDefault="00C70510">
            <w:pPr>
              <w:jc w:val="right"/>
              <w:rPr>
                <w:ins w:id="4338" w:author="Gabriel Correa" w:date="2015-08-25T14:29:00Z"/>
                <w:rFonts w:eastAsia="Times New Roman" w:cs="Calibri"/>
                <w:color w:val="000000"/>
                <w:sz w:val="22"/>
              </w:rPr>
            </w:pPr>
            <w:ins w:id="4339" w:author="Gabriel Correa" w:date="2015-08-25T14:34:00Z">
              <w:r>
                <w:rPr>
                  <w:rFonts w:ascii="Calibri" w:hAnsi="Calibri" w:cs="Calibri"/>
                  <w:color w:val="000000"/>
                  <w:sz w:val="22"/>
                </w:rPr>
                <w:t>0.82</w:t>
              </w:r>
            </w:ins>
          </w:p>
        </w:tc>
        <w:tc>
          <w:tcPr>
            <w:tcW w:w="1558" w:type="dxa"/>
            <w:gridSpan w:val="2"/>
            <w:tcBorders>
              <w:right w:val="dotDotDash" w:sz="8" w:space="0" w:color="595959" w:themeColor="text1" w:themeTint="A6"/>
            </w:tcBorders>
            <w:noWrap/>
            <w:vAlign w:val="bottom"/>
            <w:tcPrChange w:id="4340"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341" w:author="Gabriel Correa" w:date="2015-08-25T14:29:00Z"/>
                <w:rFonts w:eastAsia="Times New Roman" w:cs="Calibri"/>
                <w:color w:val="000000"/>
                <w:sz w:val="22"/>
              </w:rPr>
            </w:pPr>
            <w:ins w:id="4342" w:author="Gabriel Correa" w:date="2015-08-25T14:34:00Z">
              <w:r>
                <w:rPr>
                  <w:rFonts w:ascii="Calibri" w:hAnsi="Calibri" w:cs="Calibri"/>
                  <w:color w:val="000000"/>
                  <w:sz w:val="22"/>
                </w:rPr>
                <w:t>0.65</w:t>
              </w:r>
            </w:ins>
          </w:p>
        </w:tc>
        <w:tc>
          <w:tcPr>
            <w:tcW w:w="1394" w:type="dxa"/>
            <w:vAlign w:val="bottom"/>
            <w:tcPrChange w:id="4343" w:author="Gabriel Correa" w:date="2015-08-25T14:50:00Z">
              <w:tcPr>
                <w:tcW w:w="1395" w:type="dxa"/>
                <w:gridSpan w:val="4"/>
                <w:vAlign w:val="bottom"/>
              </w:tcPr>
            </w:tcPrChange>
          </w:tcPr>
          <w:p w:rsidR="00C70510" w:rsidRPr="002B28AD" w:rsidRDefault="00C70510">
            <w:pPr>
              <w:jc w:val="right"/>
              <w:rPr>
                <w:ins w:id="4344" w:author="Gabriel Correa" w:date="2015-08-25T14:29:00Z"/>
                <w:rFonts w:eastAsia="Times New Roman" w:cs="Times New Roman"/>
                <w:sz w:val="22"/>
              </w:rPr>
              <w:pPrChange w:id="4345" w:author="Gabriel Correa" w:date="2015-08-25T14:48:00Z">
                <w:pPr/>
              </w:pPrChange>
            </w:pPr>
            <w:ins w:id="4346" w:author="Gabriel Correa" w:date="2015-08-25T14:35:00Z">
              <w:r>
                <w:rPr>
                  <w:rFonts w:ascii="Calibri" w:hAnsi="Calibri" w:cs="Calibri"/>
                  <w:color w:val="000000"/>
                  <w:sz w:val="22"/>
                </w:rPr>
                <w:t>0.63</w:t>
              </w:r>
            </w:ins>
          </w:p>
        </w:tc>
        <w:tc>
          <w:tcPr>
            <w:tcW w:w="1158" w:type="dxa"/>
            <w:gridSpan w:val="2"/>
            <w:vAlign w:val="bottom"/>
            <w:tcPrChange w:id="4347" w:author="Gabriel Correa" w:date="2015-08-25T14:50:00Z">
              <w:tcPr>
                <w:tcW w:w="1158" w:type="dxa"/>
                <w:gridSpan w:val="5"/>
                <w:vAlign w:val="bottom"/>
              </w:tcPr>
            </w:tcPrChange>
          </w:tcPr>
          <w:p w:rsidR="00C70510" w:rsidRPr="002B28AD" w:rsidRDefault="00C70510">
            <w:pPr>
              <w:jc w:val="right"/>
              <w:rPr>
                <w:ins w:id="4348" w:author="Gabriel Correa" w:date="2015-08-25T14:29:00Z"/>
                <w:rFonts w:eastAsia="Times New Roman" w:cs="Times New Roman"/>
                <w:sz w:val="22"/>
              </w:rPr>
              <w:pPrChange w:id="4349" w:author="Gabriel Correa" w:date="2015-08-25T14:48:00Z">
                <w:pPr/>
              </w:pPrChange>
            </w:pPr>
            <w:ins w:id="4350" w:author="Gabriel Correa" w:date="2015-08-25T14:35:00Z">
              <w:r>
                <w:rPr>
                  <w:rFonts w:ascii="Calibri" w:hAnsi="Calibri" w:cs="Calibri"/>
                  <w:color w:val="000000"/>
                  <w:sz w:val="22"/>
                </w:rPr>
                <w:t>0.59</w:t>
              </w:r>
            </w:ins>
          </w:p>
        </w:tc>
        <w:tc>
          <w:tcPr>
            <w:tcW w:w="1705" w:type="dxa"/>
            <w:gridSpan w:val="4"/>
            <w:vAlign w:val="bottom"/>
            <w:tcPrChange w:id="4351" w:author="Gabriel Correa" w:date="2015-08-25T14:50:00Z">
              <w:tcPr>
                <w:tcW w:w="1705" w:type="dxa"/>
                <w:gridSpan w:val="10"/>
                <w:vAlign w:val="bottom"/>
              </w:tcPr>
            </w:tcPrChange>
          </w:tcPr>
          <w:p w:rsidR="00C70510" w:rsidRPr="002B28AD" w:rsidRDefault="00C70510">
            <w:pPr>
              <w:jc w:val="right"/>
              <w:rPr>
                <w:ins w:id="4352" w:author="Gabriel Correa" w:date="2015-08-25T14:29:00Z"/>
                <w:rFonts w:eastAsia="Times New Roman" w:cs="Times New Roman"/>
                <w:sz w:val="22"/>
              </w:rPr>
              <w:pPrChange w:id="4353" w:author="Gabriel Correa" w:date="2015-08-25T14:48:00Z">
                <w:pPr/>
              </w:pPrChange>
            </w:pPr>
            <w:ins w:id="4354" w:author="Gabriel Correa" w:date="2015-08-25T14:35:00Z">
              <w:r>
                <w:rPr>
                  <w:rFonts w:ascii="Calibri" w:hAnsi="Calibri" w:cs="Calibri"/>
                  <w:color w:val="000000"/>
                  <w:sz w:val="22"/>
                </w:rPr>
                <w:t>0.61</w:t>
              </w:r>
            </w:ins>
          </w:p>
        </w:tc>
      </w:tr>
      <w:tr w:rsidR="00A223C0" w:rsidRPr="002B28AD" w:rsidTr="00A223C0">
        <w:trPr>
          <w:trHeight w:val="300"/>
          <w:ins w:id="4355" w:author="Gabriel Correa" w:date="2015-08-25T14:29:00Z"/>
          <w:trPrChange w:id="4356"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357"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358" w:author="Gabriel Correa" w:date="2015-08-25T14:29:00Z"/>
                <w:rFonts w:eastAsia="Times New Roman" w:cs="Calibri"/>
                <w:color w:val="000000"/>
                <w:sz w:val="22"/>
              </w:rPr>
            </w:pPr>
            <w:ins w:id="4359" w:author="Gabriel Correa" w:date="2015-08-25T14:29:00Z">
              <w:r w:rsidRPr="002B28AD">
                <w:rPr>
                  <w:rFonts w:eastAsia="Times New Roman" w:cs="Calibri"/>
                  <w:color w:val="000000"/>
                  <w:sz w:val="22"/>
                </w:rPr>
                <w:t>8</w:t>
              </w:r>
            </w:ins>
          </w:p>
        </w:tc>
        <w:tc>
          <w:tcPr>
            <w:tcW w:w="1129" w:type="dxa"/>
            <w:tcBorders>
              <w:left w:val="dotDash" w:sz="4" w:space="0" w:color="A6A6A6" w:themeColor="background1" w:themeShade="A6"/>
            </w:tcBorders>
            <w:noWrap/>
            <w:vAlign w:val="bottom"/>
            <w:tcPrChange w:id="4360"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361" w:author="Gabriel Correa" w:date="2015-08-25T14:29:00Z"/>
                <w:rFonts w:eastAsia="Times New Roman" w:cs="Calibri"/>
                <w:color w:val="000000"/>
                <w:sz w:val="22"/>
              </w:rPr>
            </w:pPr>
            <w:ins w:id="4362" w:author="Gabriel Correa" w:date="2015-08-25T14:34:00Z">
              <w:r>
                <w:rPr>
                  <w:rFonts w:ascii="Calibri" w:hAnsi="Calibri" w:cs="Calibri"/>
                  <w:color w:val="000000"/>
                  <w:sz w:val="22"/>
                </w:rPr>
                <w:t>0.54</w:t>
              </w:r>
            </w:ins>
          </w:p>
        </w:tc>
        <w:tc>
          <w:tcPr>
            <w:tcW w:w="998" w:type="dxa"/>
            <w:gridSpan w:val="2"/>
            <w:noWrap/>
            <w:vAlign w:val="bottom"/>
            <w:tcPrChange w:id="4363" w:author="Gabriel Correa" w:date="2015-08-25T14:50:00Z">
              <w:tcPr>
                <w:tcW w:w="992" w:type="dxa"/>
                <w:gridSpan w:val="5"/>
                <w:noWrap/>
                <w:vAlign w:val="bottom"/>
              </w:tcPr>
            </w:tcPrChange>
          </w:tcPr>
          <w:p w:rsidR="00C70510" w:rsidRPr="002B28AD" w:rsidRDefault="00C70510">
            <w:pPr>
              <w:jc w:val="right"/>
              <w:rPr>
                <w:ins w:id="4364" w:author="Gabriel Correa" w:date="2015-08-25T14:29:00Z"/>
                <w:rFonts w:eastAsia="Times New Roman" w:cs="Calibri"/>
                <w:color w:val="000000"/>
                <w:sz w:val="22"/>
              </w:rPr>
            </w:pPr>
            <w:ins w:id="4365" w:author="Gabriel Correa" w:date="2015-08-25T14:34:00Z">
              <w:r>
                <w:rPr>
                  <w:rFonts w:ascii="Calibri" w:hAnsi="Calibri" w:cs="Calibri"/>
                  <w:color w:val="000000"/>
                  <w:sz w:val="22"/>
                </w:rPr>
                <w:t>0.84</w:t>
              </w:r>
            </w:ins>
          </w:p>
        </w:tc>
        <w:tc>
          <w:tcPr>
            <w:tcW w:w="1558" w:type="dxa"/>
            <w:gridSpan w:val="2"/>
            <w:tcBorders>
              <w:right w:val="dotDotDash" w:sz="8" w:space="0" w:color="595959" w:themeColor="text1" w:themeTint="A6"/>
            </w:tcBorders>
            <w:noWrap/>
            <w:vAlign w:val="bottom"/>
            <w:tcPrChange w:id="4366"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367" w:author="Gabriel Correa" w:date="2015-08-25T14:29:00Z"/>
                <w:rFonts w:eastAsia="Times New Roman" w:cs="Calibri"/>
                <w:color w:val="000000"/>
                <w:sz w:val="22"/>
              </w:rPr>
            </w:pPr>
            <w:ins w:id="4368" w:author="Gabriel Correa" w:date="2015-08-25T14:34:00Z">
              <w:r>
                <w:rPr>
                  <w:rFonts w:ascii="Calibri" w:hAnsi="Calibri" w:cs="Calibri"/>
                  <w:color w:val="000000"/>
                  <w:sz w:val="22"/>
                </w:rPr>
                <w:t>0.66</w:t>
              </w:r>
            </w:ins>
          </w:p>
        </w:tc>
        <w:tc>
          <w:tcPr>
            <w:tcW w:w="1394" w:type="dxa"/>
            <w:vAlign w:val="bottom"/>
            <w:tcPrChange w:id="4369" w:author="Gabriel Correa" w:date="2015-08-25T14:50:00Z">
              <w:tcPr>
                <w:tcW w:w="1395" w:type="dxa"/>
                <w:gridSpan w:val="4"/>
                <w:vAlign w:val="bottom"/>
              </w:tcPr>
            </w:tcPrChange>
          </w:tcPr>
          <w:p w:rsidR="00C70510" w:rsidRPr="002B28AD" w:rsidRDefault="00C70510">
            <w:pPr>
              <w:jc w:val="right"/>
              <w:rPr>
                <w:ins w:id="4370" w:author="Gabriel Correa" w:date="2015-08-25T14:29:00Z"/>
                <w:rFonts w:eastAsia="Times New Roman" w:cs="Times New Roman"/>
                <w:sz w:val="22"/>
              </w:rPr>
              <w:pPrChange w:id="4371" w:author="Gabriel Correa" w:date="2015-08-25T14:48:00Z">
                <w:pPr/>
              </w:pPrChange>
            </w:pPr>
            <w:ins w:id="4372" w:author="Gabriel Correa" w:date="2015-08-25T14:35:00Z">
              <w:r>
                <w:rPr>
                  <w:rFonts w:ascii="Calibri" w:hAnsi="Calibri" w:cs="Calibri"/>
                  <w:color w:val="000000"/>
                  <w:sz w:val="22"/>
                </w:rPr>
                <w:t>0.61</w:t>
              </w:r>
            </w:ins>
          </w:p>
        </w:tc>
        <w:tc>
          <w:tcPr>
            <w:tcW w:w="1158" w:type="dxa"/>
            <w:gridSpan w:val="2"/>
            <w:vAlign w:val="bottom"/>
            <w:tcPrChange w:id="4373" w:author="Gabriel Correa" w:date="2015-08-25T14:50:00Z">
              <w:tcPr>
                <w:tcW w:w="1158" w:type="dxa"/>
                <w:gridSpan w:val="5"/>
                <w:vAlign w:val="bottom"/>
              </w:tcPr>
            </w:tcPrChange>
          </w:tcPr>
          <w:p w:rsidR="00C70510" w:rsidRPr="002B28AD" w:rsidRDefault="00C70510">
            <w:pPr>
              <w:jc w:val="right"/>
              <w:rPr>
                <w:ins w:id="4374" w:author="Gabriel Correa" w:date="2015-08-25T14:29:00Z"/>
                <w:rFonts w:eastAsia="Times New Roman" w:cs="Times New Roman"/>
                <w:sz w:val="22"/>
              </w:rPr>
              <w:pPrChange w:id="4375" w:author="Gabriel Correa" w:date="2015-08-25T14:48:00Z">
                <w:pPr/>
              </w:pPrChange>
            </w:pPr>
            <w:ins w:id="4376" w:author="Gabriel Correa" w:date="2015-08-25T14:35:00Z">
              <w:r>
                <w:rPr>
                  <w:rFonts w:ascii="Calibri" w:hAnsi="Calibri" w:cs="Calibri"/>
                  <w:color w:val="000000"/>
                  <w:sz w:val="22"/>
                </w:rPr>
                <w:t>0.56</w:t>
              </w:r>
            </w:ins>
          </w:p>
        </w:tc>
        <w:tc>
          <w:tcPr>
            <w:tcW w:w="1705" w:type="dxa"/>
            <w:gridSpan w:val="4"/>
            <w:vAlign w:val="bottom"/>
            <w:tcPrChange w:id="4377" w:author="Gabriel Correa" w:date="2015-08-25T14:50:00Z">
              <w:tcPr>
                <w:tcW w:w="1705" w:type="dxa"/>
                <w:gridSpan w:val="10"/>
                <w:vAlign w:val="bottom"/>
              </w:tcPr>
            </w:tcPrChange>
          </w:tcPr>
          <w:p w:rsidR="00C70510" w:rsidRPr="002B28AD" w:rsidRDefault="00C70510">
            <w:pPr>
              <w:jc w:val="right"/>
              <w:rPr>
                <w:ins w:id="4378" w:author="Gabriel Correa" w:date="2015-08-25T14:29:00Z"/>
                <w:rFonts w:eastAsia="Times New Roman" w:cs="Times New Roman"/>
                <w:sz w:val="22"/>
              </w:rPr>
              <w:pPrChange w:id="4379" w:author="Gabriel Correa" w:date="2015-08-25T14:48:00Z">
                <w:pPr/>
              </w:pPrChange>
            </w:pPr>
            <w:ins w:id="4380" w:author="Gabriel Correa" w:date="2015-08-25T14:35:00Z">
              <w:r>
                <w:rPr>
                  <w:rFonts w:ascii="Calibri" w:hAnsi="Calibri" w:cs="Calibri"/>
                  <w:color w:val="000000"/>
                  <w:sz w:val="22"/>
                </w:rPr>
                <w:t>0.59</w:t>
              </w:r>
            </w:ins>
          </w:p>
        </w:tc>
      </w:tr>
      <w:tr w:rsidR="00A223C0" w:rsidRPr="002B28AD" w:rsidTr="00A223C0">
        <w:trPr>
          <w:trHeight w:val="300"/>
          <w:ins w:id="4381" w:author="Gabriel Correa" w:date="2015-08-25T14:29:00Z"/>
          <w:trPrChange w:id="4382"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383"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384" w:author="Gabriel Correa" w:date="2015-08-25T14:29:00Z"/>
                <w:rFonts w:eastAsia="Times New Roman" w:cs="Calibri"/>
                <w:color w:val="000000"/>
                <w:sz w:val="22"/>
              </w:rPr>
            </w:pPr>
            <w:ins w:id="4385" w:author="Gabriel Correa" w:date="2015-08-25T14:29:00Z">
              <w:r w:rsidRPr="002B28AD">
                <w:rPr>
                  <w:rFonts w:eastAsia="Times New Roman" w:cs="Calibri"/>
                  <w:color w:val="000000"/>
                  <w:sz w:val="22"/>
                </w:rPr>
                <w:t>10</w:t>
              </w:r>
            </w:ins>
          </w:p>
        </w:tc>
        <w:tc>
          <w:tcPr>
            <w:tcW w:w="1129" w:type="dxa"/>
            <w:tcBorders>
              <w:left w:val="dotDash" w:sz="4" w:space="0" w:color="A6A6A6" w:themeColor="background1" w:themeShade="A6"/>
            </w:tcBorders>
            <w:noWrap/>
            <w:vAlign w:val="bottom"/>
            <w:tcPrChange w:id="4386"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387" w:author="Gabriel Correa" w:date="2015-08-25T14:29:00Z"/>
                <w:rFonts w:eastAsia="Times New Roman" w:cs="Calibri"/>
                <w:color w:val="000000"/>
                <w:sz w:val="22"/>
              </w:rPr>
            </w:pPr>
            <w:ins w:id="4388" w:author="Gabriel Correa" w:date="2015-08-25T14:34:00Z">
              <w:r>
                <w:rPr>
                  <w:rFonts w:ascii="Calibri" w:hAnsi="Calibri" w:cs="Calibri"/>
                  <w:color w:val="000000"/>
                  <w:sz w:val="22"/>
                </w:rPr>
                <w:t>0.53</w:t>
              </w:r>
            </w:ins>
          </w:p>
        </w:tc>
        <w:tc>
          <w:tcPr>
            <w:tcW w:w="998" w:type="dxa"/>
            <w:gridSpan w:val="2"/>
            <w:noWrap/>
            <w:vAlign w:val="bottom"/>
            <w:tcPrChange w:id="4389" w:author="Gabriel Correa" w:date="2015-08-25T14:50:00Z">
              <w:tcPr>
                <w:tcW w:w="992" w:type="dxa"/>
                <w:gridSpan w:val="5"/>
                <w:noWrap/>
                <w:vAlign w:val="bottom"/>
              </w:tcPr>
            </w:tcPrChange>
          </w:tcPr>
          <w:p w:rsidR="00C70510" w:rsidRPr="002B28AD" w:rsidRDefault="00C70510">
            <w:pPr>
              <w:jc w:val="right"/>
              <w:rPr>
                <w:ins w:id="4390" w:author="Gabriel Correa" w:date="2015-08-25T14:29:00Z"/>
                <w:rFonts w:eastAsia="Times New Roman" w:cs="Calibri"/>
                <w:color w:val="000000"/>
                <w:sz w:val="22"/>
              </w:rPr>
            </w:pPr>
            <w:ins w:id="4391" w:author="Gabriel Correa" w:date="2015-08-25T14:34:00Z">
              <w:r>
                <w:rPr>
                  <w:rFonts w:ascii="Calibri" w:hAnsi="Calibri" w:cs="Calibri"/>
                  <w:color w:val="000000"/>
                  <w:sz w:val="22"/>
                </w:rPr>
                <w:t>0.85</w:t>
              </w:r>
            </w:ins>
          </w:p>
        </w:tc>
        <w:tc>
          <w:tcPr>
            <w:tcW w:w="1558" w:type="dxa"/>
            <w:gridSpan w:val="2"/>
            <w:tcBorders>
              <w:right w:val="dotDotDash" w:sz="8" w:space="0" w:color="595959" w:themeColor="text1" w:themeTint="A6"/>
            </w:tcBorders>
            <w:noWrap/>
            <w:vAlign w:val="bottom"/>
            <w:tcPrChange w:id="4392"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393" w:author="Gabriel Correa" w:date="2015-08-25T14:29:00Z"/>
                <w:rFonts w:eastAsia="Times New Roman" w:cs="Calibri"/>
                <w:color w:val="000000"/>
                <w:sz w:val="22"/>
              </w:rPr>
            </w:pPr>
            <w:ins w:id="4394" w:author="Gabriel Correa" w:date="2015-08-25T14:34:00Z">
              <w:r>
                <w:rPr>
                  <w:rFonts w:ascii="Calibri" w:hAnsi="Calibri" w:cs="Calibri"/>
                  <w:color w:val="000000"/>
                  <w:sz w:val="22"/>
                </w:rPr>
                <w:t>0.65</w:t>
              </w:r>
            </w:ins>
          </w:p>
        </w:tc>
        <w:tc>
          <w:tcPr>
            <w:tcW w:w="1394" w:type="dxa"/>
            <w:vAlign w:val="bottom"/>
            <w:tcPrChange w:id="4395" w:author="Gabriel Correa" w:date="2015-08-25T14:50:00Z">
              <w:tcPr>
                <w:tcW w:w="1395" w:type="dxa"/>
                <w:gridSpan w:val="4"/>
                <w:vAlign w:val="bottom"/>
              </w:tcPr>
            </w:tcPrChange>
          </w:tcPr>
          <w:p w:rsidR="00C70510" w:rsidRPr="002B28AD" w:rsidRDefault="00C70510">
            <w:pPr>
              <w:jc w:val="right"/>
              <w:rPr>
                <w:ins w:id="4396" w:author="Gabriel Correa" w:date="2015-08-25T14:29:00Z"/>
                <w:rFonts w:eastAsia="Times New Roman" w:cs="Times New Roman"/>
                <w:sz w:val="22"/>
              </w:rPr>
              <w:pPrChange w:id="4397" w:author="Gabriel Correa" w:date="2015-08-25T14:48:00Z">
                <w:pPr/>
              </w:pPrChange>
            </w:pPr>
            <w:ins w:id="4398" w:author="Gabriel Correa" w:date="2015-08-25T14:35:00Z">
              <w:r>
                <w:rPr>
                  <w:rFonts w:ascii="Calibri" w:hAnsi="Calibri" w:cs="Calibri"/>
                  <w:color w:val="000000"/>
                  <w:sz w:val="22"/>
                </w:rPr>
                <w:t>0.59</w:t>
              </w:r>
            </w:ins>
          </w:p>
        </w:tc>
        <w:tc>
          <w:tcPr>
            <w:tcW w:w="1158" w:type="dxa"/>
            <w:gridSpan w:val="2"/>
            <w:vAlign w:val="bottom"/>
            <w:tcPrChange w:id="4399" w:author="Gabriel Correa" w:date="2015-08-25T14:50:00Z">
              <w:tcPr>
                <w:tcW w:w="1158" w:type="dxa"/>
                <w:gridSpan w:val="5"/>
                <w:vAlign w:val="bottom"/>
              </w:tcPr>
            </w:tcPrChange>
          </w:tcPr>
          <w:p w:rsidR="00C70510" w:rsidRPr="002B28AD" w:rsidRDefault="00C70510">
            <w:pPr>
              <w:jc w:val="right"/>
              <w:rPr>
                <w:ins w:id="4400" w:author="Gabriel Correa" w:date="2015-08-25T14:29:00Z"/>
                <w:rFonts w:eastAsia="Times New Roman" w:cs="Times New Roman"/>
                <w:sz w:val="22"/>
              </w:rPr>
              <w:pPrChange w:id="4401" w:author="Gabriel Correa" w:date="2015-08-25T14:48:00Z">
                <w:pPr/>
              </w:pPrChange>
            </w:pPr>
            <w:ins w:id="4402" w:author="Gabriel Correa" w:date="2015-08-25T14:35:00Z">
              <w:r>
                <w:rPr>
                  <w:rFonts w:ascii="Calibri" w:hAnsi="Calibri" w:cs="Calibri"/>
                  <w:color w:val="000000"/>
                  <w:sz w:val="22"/>
                </w:rPr>
                <w:t>0.54</w:t>
              </w:r>
            </w:ins>
          </w:p>
        </w:tc>
        <w:tc>
          <w:tcPr>
            <w:tcW w:w="1705" w:type="dxa"/>
            <w:gridSpan w:val="4"/>
            <w:vAlign w:val="bottom"/>
            <w:tcPrChange w:id="4403" w:author="Gabriel Correa" w:date="2015-08-25T14:50:00Z">
              <w:tcPr>
                <w:tcW w:w="1705" w:type="dxa"/>
                <w:gridSpan w:val="10"/>
                <w:vAlign w:val="bottom"/>
              </w:tcPr>
            </w:tcPrChange>
          </w:tcPr>
          <w:p w:rsidR="00C70510" w:rsidRPr="002B28AD" w:rsidRDefault="00C70510">
            <w:pPr>
              <w:jc w:val="right"/>
              <w:rPr>
                <w:ins w:id="4404" w:author="Gabriel Correa" w:date="2015-08-25T14:29:00Z"/>
                <w:rFonts w:eastAsia="Times New Roman" w:cs="Times New Roman"/>
                <w:sz w:val="22"/>
              </w:rPr>
              <w:pPrChange w:id="4405" w:author="Gabriel Correa" w:date="2015-08-25T14:48:00Z">
                <w:pPr/>
              </w:pPrChange>
            </w:pPr>
            <w:ins w:id="4406" w:author="Gabriel Correa" w:date="2015-08-25T14:35:00Z">
              <w:r>
                <w:rPr>
                  <w:rFonts w:ascii="Calibri" w:hAnsi="Calibri" w:cs="Calibri"/>
                  <w:color w:val="000000"/>
                  <w:sz w:val="22"/>
                </w:rPr>
                <w:t>0.56</w:t>
              </w:r>
            </w:ins>
          </w:p>
        </w:tc>
      </w:tr>
      <w:tr w:rsidR="00A223C0" w:rsidRPr="002B28AD" w:rsidTr="00A223C0">
        <w:trPr>
          <w:trHeight w:val="300"/>
          <w:ins w:id="4407" w:author="Gabriel Correa" w:date="2015-08-25T14:29:00Z"/>
          <w:trPrChange w:id="4408"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409"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410" w:author="Gabriel Correa" w:date="2015-08-25T14:29:00Z"/>
                <w:rFonts w:eastAsia="Times New Roman" w:cs="Calibri"/>
                <w:color w:val="000000"/>
                <w:sz w:val="22"/>
              </w:rPr>
            </w:pPr>
            <w:ins w:id="4411" w:author="Gabriel Correa" w:date="2015-08-25T14:29:00Z">
              <w:r w:rsidRPr="002B28AD">
                <w:rPr>
                  <w:rFonts w:eastAsia="Times New Roman" w:cs="Calibri"/>
                  <w:color w:val="000000"/>
                  <w:sz w:val="22"/>
                </w:rPr>
                <w:t>12</w:t>
              </w:r>
            </w:ins>
          </w:p>
        </w:tc>
        <w:tc>
          <w:tcPr>
            <w:tcW w:w="1129" w:type="dxa"/>
            <w:tcBorders>
              <w:left w:val="dotDash" w:sz="4" w:space="0" w:color="A6A6A6" w:themeColor="background1" w:themeShade="A6"/>
            </w:tcBorders>
            <w:noWrap/>
            <w:vAlign w:val="bottom"/>
            <w:tcPrChange w:id="4412"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413" w:author="Gabriel Correa" w:date="2015-08-25T14:29:00Z"/>
                <w:rFonts w:eastAsia="Times New Roman" w:cs="Calibri"/>
                <w:color w:val="000000"/>
                <w:sz w:val="22"/>
              </w:rPr>
            </w:pPr>
            <w:ins w:id="4414" w:author="Gabriel Correa" w:date="2015-08-25T14:34:00Z">
              <w:r>
                <w:rPr>
                  <w:rFonts w:ascii="Calibri" w:hAnsi="Calibri" w:cs="Calibri"/>
                  <w:color w:val="000000"/>
                  <w:sz w:val="22"/>
                </w:rPr>
                <w:t>0.52</w:t>
              </w:r>
            </w:ins>
          </w:p>
        </w:tc>
        <w:tc>
          <w:tcPr>
            <w:tcW w:w="998" w:type="dxa"/>
            <w:gridSpan w:val="2"/>
            <w:noWrap/>
            <w:vAlign w:val="bottom"/>
            <w:tcPrChange w:id="4415" w:author="Gabriel Correa" w:date="2015-08-25T14:50:00Z">
              <w:tcPr>
                <w:tcW w:w="992" w:type="dxa"/>
                <w:gridSpan w:val="5"/>
                <w:noWrap/>
                <w:vAlign w:val="bottom"/>
              </w:tcPr>
            </w:tcPrChange>
          </w:tcPr>
          <w:p w:rsidR="00C70510" w:rsidRPr="002B28AD" w:rsidRDefault="00C70510">
            <w:pPr>
              <w:jc w:val="right"/>
              <w:rPr>
                <w:ins w:id="4416" w:author="Gabriel Correa" w:date="2015-08-25T14:29:00Z"/>
                <w:rFonts w:eastAsia="Times New Roman" w:cs="Calibri"/>
                <w:color w:val="000000"/>
                <w:sz w:val="22"/>
              </w:rPr>
            </w:pPr>
            <w:ins w:id="4417" w:author="Gabriel Correa" w:date="2015-08-25T14:34:00Z">
              <w:r>
                <w:rPr>
                  <w:rFonts w:ascii="Calibri" w:hAnsi="Calibri" w:cs="Calibri"/>
                  <w:color w:val="000000"/>
                  <w:sz w:val="22"/>
                </w:rPr>
                <w:t>0.86</w:t>
              </w:r>
            </w:ins>
          </w:p>
        </w:tc>
        <w:tc>
          <w:tcPr>
            <w:tcW w:w="1558" w:type="dxa"/>
            <w:gridSpan w:val="2"/>
            <w:tcBorders>
              <w:right w:val="dotDotDash" w:sz="8" w:space="0" w:color="595959" w:themeColor="text1" w:themeTint="A6"/>
            </w:tcBorders>
            <w:noWrap/>
            <w:vAlign w:val="bottom"/>
            <w:tcPrChange w:id="4418"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419" w:author="Gabriel Correa" w:date="2015-08-25T14:29:00Z"/>
                <w:rFonts w:eastAsia="Times New Roman" w:cs="Calibri"/>
                <w:color w:val="000000"/>
                <w:sz w:val="22"/>
              </w:rPr>
            </w:pPr>
            <w:ins w:id="4420" w:author="Gabriel Correa" w:date="2015-08-25T14:34:00Z">
              <w:r>
                <w:rPr>
                  <w:rFonts w:ascii="Calibri" w:hAnsi="Calibri" w:cs="Calibri"/>
                  <w:color w:val="000000"/>
                  <w:sz w:val="22"/>
                </w:rPr>
                <w:t>0.65</w:t>
              </w:r>
            </w:ins>
          </w:p>
        </w:tc>
        <w:tc>
          <w:tcPr>
            <w:tcW w:w="1394" w:type="dxa"/>
            <w:vAlign w:val="bottom"/>
            <w:tcPrChange w:id="4421" w:author="Gabriel Correa" w:date="2015-08-25T14:50:00Z">
              <w:tcPr>
                <w:tcW w:w="1395" w:type="dxa"/>
                <w:gridSpan w:val="4"/>
                <w:vAlign w:val="bottom"/>
              </w:tcPr>
            </w:tcPrChange>
          </w:tcPr>
          <w:p w:rsidR="00C70510" w:rsidRPr="002B28AD" w:rsidRDefault="00C70510">
            <w:pPr>
              <w:jc w:val="right"/>
              <w:rPr>
                <w:ins w:id="4422" w:author="Gabriel Correa" w:date="2015-08-25T14:29:00Z"/>
                <w:rFonts w:eastAsia="Times New Roman" w:cs="Times New Roman"/>
                <w:sz w:val="22"/>
              </w:rPr>
              <w:pPrChange w:id="4423" w:author="Gabriel Correa" w:date="2015-08-25T14:48:00Z">
                <w:pPr/>
              </w:pPrChange>
            </w:pPr>
            <w:ins w:id="4424" w:author="Gabriel Correa" w:date="2015-08-25T14:35:00Z">
              <w:r>
                <w:rPr>
                  <w:rFonts w:ascii="Calibri" w:hAnsi="Calibri" w:cs="Calibri"/>
                  <w:color w:val="000000"/>
                  <w:sz w:val="22"/>
                </w:rPr>
                <w:t>0.57</w:t>
              </w:r>
            </w:ins>
          </w:p>
        </w:tc>
        <w:tc>
          <w:tcPr>
            <w:tcW w:w="1158" w:type="dxa"/>
            <w:gridSpan w:val="2"/>
            <w:vAlign w:val="bottom"/>
            <w:tcPrChange w:id="4425" w:author="Gabriel Correa" w:date="2015-08-25T14:50:00Z">
              <w:tcPr>
                <w:tcW w:w="1158" w:type="dxa"/>
                <w:gridSpan w:val="5"/>
                <w:vAlign w:val="bottom"/>
              </w:tcPr>
            </w:tcPrChange>
          </w:tcPr>
          <w:p w:rsidR="00C70510" w:rsidRPr="002B28AD" w:rsidRDefault="00C70510">
            <w:pPr>
              <w:jc w:val="right"/>
              <w:rPr>
                <w:ins w:id="4426" w:author="Gabriel Correa" w:date="2015-08-25T14:29:00Z"/>
                <w:rFonts w:eastAsia="Times New Roman" w:cs="Times New Roman"/>
                <w:sz w:val="22"/>
              </w:rPr>
              <w:pPrChange w:id="4427" w:author="Gabriel Correa" w:date="2015-08-25T14:48:00Z">
                <w:pPr/>
              </w:pPrChange>
            </w:pPr>
            <w:ins w:id="4428" w:author="Gabriel Correa" w:date="2015-08-25T14:35:00Z">
              <w:r>
                <w:rPr>
                  <w:rFonts w:ascii="Calibri" w:hAnsi="Calibri" w:cs="Calibri"/>
                  <w:color w:val="000000"/>
                  <w:sz w:val="22"/>
                </w:rPr>
                <w:t>0.52</w:t>
              </w:r>
            </w:ins>
          </w:p>
        </w:tc>
        <w:tc>
          <w:tcPr>
            <w:tcW w:w="1705" w:type="dxa"/>
            <w:gridSpan w:val="4"/>
            <w:vAlign w:val="bottom"/>
            <w:tcPrChange w:id="4429" w:author="Gabriel Correa" w:date="2015-08-25T14:50:00Z">
              <w:tcPr>
                <w:tcW w:w="1705" w:type="dxa"/>
                <w:gridSpan w:val="10"/>
                <w:vAlign w:val="bottom"/>
              </w:tcPr>
            </w:tcPrChange>
          </w:tcPr>
          <w:p w:rsidR="00C70510" w:rsidRPr="002B28AD" w:rsidRDefault="00C70510">
            <w:pPr>
              <w:jc w:val="right"/>
              <w:rPr>
                <w:ins w:id="4430" w:author="Gabriel Correa" w:date="2015-08-25T14:29:00Z"/>
                <w:rFonts w:eastAsia="Times New Roman" w:cs="Times New Roman"/>
                <w:sz w:val="22"/>
              </w:rPr>
              <w:pPrChange w:id="4431" w:author="Gabriel Correa" w:date="2015-08-25T14:48:00Z">
                <w:pPr/>
              </w:pPrChange>
            </w:pPr>
            <w:ins w:id="4432" w:author="Gabriel Correa" w:date="2015-08-25T14:35:00Z">
              <w:r>
                <w:rPr>
                  <w:rFonts w:ascii="Calibri" w:hAnsi="Calibri" w:cs="Calibri"/>
                  <w:color w:val="000000"/>
                  <w:sz w:val="22"/>
                </w:rPr>
                <w:t>0.54</w:t>
              </w:r>
            </w:ins>
          </w:p>
        </w:tc>
      </w:tr>
      <w:tr w:rsidR="00A223C0" w:rsidRPr="002B28AD" w:rsidTr="00A223C0">
        <w:trPr>
          <w:trHeight w:val="300"/>
          <w:ins w:id="4433" w:author="Gabriel Correa" w:date="2015-08-25T14:29:00Z"/>
          <w:trPrChange w:id="443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435"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436" w:author="Gabriel Correa" w:date="2015-08-25T14:29:00Z"/>
                <w:rFonts w:eastAsia="Times New Roman" w:cs="Calibri"/>
                <w:color w:val="000000"/>
                <w:sz w:val="22"/>
              </w:rPr>
            </w:pPr>
            <w:ins w:id="4437" w:author="Gabriel Correa" w:date="2015-08-25T14:29:00Z">
              <w:r w:rsidRPr="002B28AD">
                <w:rPr>
                  <w:rFonts w:eastAsia="Times New Roman" w:cs="Calibri"/>
                  <w:color w:val="000000"/>
                  <w:sz w:val="22"/>
                </w:rPr>
                <w:t>14</w:t>
              </w:r>
            </w:ins>
          </w:p>
        </w:tc>
        <w:tc>
          <w:tcPr>
            <w:tcW w:w="1129" w:type="dxa"/>
            <w:tcBorders>
              <w:left w:val="dotDash" w:sz="4" w:space="0" w:color="A6A6A6" w:themeColor="background1" w:themeShade="A6"/>
            </w:tcBorders>
            <w:noWrap/>
            <w:vAlign w:val="bottom"/>
            <w:tcPrChange w:id="4438"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439" w:author="Gabriel Correa" w:date="2015-08-25T14:29:00Z"/>
                <w:rFonts w:eastAsia="Times New Roman" w:cs="Calibri"/>
                <w:color w:val="000000"/>
                <w:sz w:val="22"/>
              </w:rPr>
            </w:pPr>
            <w:ins w:id="4440" w:author="Gabriel Correa" w:date="2015-08-25T14:34:00Z">
              <w:r>
                <w:rPr>
                  <w:rFonts w:ascii="Calibri" w:hAnsi="Calibri" w:cs="Calibri"/>
                  <w:color w:val="000000"/>
                  <w:sz w:val="22"/>
                </w:rPr>
                <w:t>0.51</w:t>
              </w:r>
            </w:ins>
          </w:p>
        </w:tc>
        <w:tc>
          <w:tcPr>
            <w:tcW w:w="998" w:type="dxa"/>
            <w:gridSpan w:val="2"/>
            <w:noWrap/>
            <w:vAlign w:val="bottom"/>
            <w:tcPrChange w:id="4441" w:author="Gabriel Correa" w:date="2015-08-25T14:50:00Z">
              <w:tcPr>
                <w:tcW w:w="992" w:type="dxa"/>
                <w:gridSpan w:val="5"/>
                <w:noWrap/>
                <w:vAlign w:val="bottom"/>
              </w:tcPr>
            </w:tcPrChange>
          </w:tcPr>
          <w:p w:rsidR="00C70510" w:rsidRPr="002B28AD" w:rsidRDefault="00C70510">
            <w:pPr>
              <w:jc w:val="right"/>
              <w:rPr>
                <w:ins w:id="4442" w:author="Gabriel Correa" w:date="2015-08-25T14:29:00Z"/>
                <w:rFonts w:eastAsia="Times New Roman" w:cs="Calibri"/>
                <w:color w:val="000000"/>
                <w:sz w:val="22"/>
              </w:rPr>
            </w:pPr>
            <w:ins w:id="4443"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4444"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445" w:author="Gabriel Correa" w:date="2015-08-25T14:29:00Z"/>
                <w:rFonts w:eastAsia="Times New Roman" w:cs="Calibri"/>
                <w:color w:val="000000"/>
                <w:sz w:val="22"/>
              </w:rPr>
            </w:pPr>
            <w:ins w:id="4446" w:author="Gabriel Correa" w:date="2015-08-25T14:34:00Z">
              <w:r>
                <w:rPr>
                  <w:rFonts w:ascii="Calibri" w:hAnsi="Calibri" w:cs="Calibri"/>
                  <w:color w:val="000000"/>
                  <w:sz w:val="22"/>
                </w:rPr>
                <w:t>0.64</w:t>
              </w:r>
            </w:ins>
          </w:p>
        </w:tc>
        <w:tc>
          <w:tcPr>
            <w:tcW w:w="1394" w:type="dxa"/>
            <w:vAlign w:val="bottom"/>
            <w:tcPrChange w:id="4447" w:author="Gabriel Correa" w:date="2015-08-25T14:50:00Z">
              <w:tcPr>
                <w:tcW w:w="1395" w:type="dxa"/>
                <w:gridSpan w:val="4"/>
                <w:vAlign w:val="bottom"/>
              </w:tcPr>
            </w:tcPrChange>
          </w:tcPr>
          <w:p w:rsidR="00C70510" w:rsidRPr="002B28AD" w:rsidRDefault="00C70510">
            <w:pPr>
              <w:jc w:val="right"/>
              <w:rPr>
                <w:ins w:id="4448" w:author="Gabriel Correa" w:date="2015-08-25T14:29:00Z"/>
                <w:rFonts w:eastAsia="Times New Roman" w:cs="Times New Roman"/>
                <w:sz w:val="22"/>
              </w:rPr>
              <w:pPrChange w:id="4449" w:author="Gabriel Correa" w:date="2015-08-25T14:48:00Z">
                <w:pPr/>
              </w:pPrChange>
            </w:pPr>
            <w:ins w:id="4450" w:author="Gabriel Correa" w:date="2015-08-25T14:35:00Z">
              <w:r>
                <w:rPr>
                  <w:rFonts w:ascii="Calibri" w:hAnsi="Calibri" w:cs="Calibri"/>
                  <w:color w:val="000000"/>
                  <w:sz w:val="22"/>
                </w:rPr>
                <w:t>0.55</w:t>
              </w:r>
            </w:ins>
          </w:p>
        </w:tc>
        <w:tc>
          <w:tcPr>
            <w:tcW w:w="1158" w:type="dxa"/>
            <w:gridSpan w:val="2"/>
            <w:vAlign w:val="bottom"/>
            <w:tcPrChange w:id="4451" w:author="Gabriel Correa" w:date="2015-08-25T14:50:00Z">
              <w:tcPr>
                <w:tcW w:w="1158" w:type="dxa"/>
                <w:gridSpan w:val="5"/>
                <w:vAlign w:val="bottom"/>
              </w:tcPr>
            </w:tcPrChange>
          </w:tcPr>
          <w:p w:rsidR="00C70510" w:rsidRPr="002B28AD" w:rsidRDefault="00C70510">
            <w:pPr>
              <w:jc w:val="right"/>
              <w:rPr>
                <w:ins w:id="4452" w:author="Gabriel Correa" w:date="2015-08-25T14:29:00Z"/>
                <w:rFonts w:eastAsia="Times New Roman" w:cs="Times New Roman"/>
                <w:sz w:val="22"/>
              </w:rPr>
              <w:pPrChange w:id="4453" w:author="Gabriel Correa" w:date="2015-08-25T14:48:00Z">
                <w:pPr/>
              </w:pPrChange>
            </w:pPr>
            <w:ins w:id="4454" w:author="Gabriel Correa" w:date="2015-08-25T14:35:00Z">
              <w:r>
                <w:rPr>
                  <w:rFonts w:ascii="Calibri" w:hAnsi="Calibri" w:cs="Calibri"/>
                  <w:color w:val="000000"/>
                  <w:sz w:val="22"/>
                </w:rPr>
                <w:t>0.51</w:t>
              </w:r>
            </w:ins>
          </w:p>
        </w:tc>
        <w:tc>
          <w:tcPr>
            <w:tcW w:w="1705" w:type="dxa"/>
            <w:gridSpan w:val="4"/>
            <w:vAlign w:val="bottom"/>
            <w:tcPrChange w:id="4455" w:author="Gabriel Correa" w:date="2015-08-25T14:50:00Z">
              <w:tcPr>
                <w:tcW w:w="1705" w:type="dxa"/>
                <w:gridSpan w:val="10"/>
                <w:vAlign w:val="bottom"/>
              </w:tcPr>
            </w:tcPrChange>
          </w:tcPr>
          <w:p w:rsidR="00C70510" w:rsidRPr="002B28AD" w:rsidRDefault="00C70510">
            <w:pPr>
              <w:jc w:val="right"/>
              <w:rPr>
                <w:ins w:id="4456" w:author="Gabriel Correa" w:date="2015-08-25T14:29:00Z"/>
                <w:rFonts w:eastAsia="Times New Roman" w:cs="Times New Roman"/>
                <w:sz w:val="22"/>
              </w:rPr>
              <w:pPrChange w:id="4457" w:author="Gabriel Correa" w:date="2015-08-25T14:48:00Z">
                <w:pPr/>
              </w:pPrChange>
            </w:pPr>
            <w:ins w:id="4458" w:author="Gabriel Correa" w:date="2015-08-25T14:35:00Z">
              <w:r>
                <w:rPr>
                  <w:rFonts w:ascii="Calibri" w:hAnsi="Calibri" w:cs="Calibri"/>
                  <w:color w:val="000000"/>
                  <w:sz w:val="22"/>
                </w:rPr>
                <w:t>0.53</w:t>
              </w:r>
            </w:ins>
          </w:p>
        </w:tc>
      </w:tr>
      <w:tr w:rsidR="00A223C0" w:rsidRPr="002B28AD" w:rsidTr="00A223C0">
        <w:trPr>
          <w:trHeight w:val="300"/>
          <w:ins w:id="4459" w:author="Gabriel Correa" w:date="2015-08-25T14:29:00Z"/>
          <w:trPrChange w:id="4460"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461"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462" w:author="Gabriel Correa" w:date="2015-08-25T14:29:00Z"/>
                <w:rFonts w:eastAsia="Times New Roman" w:cs="Calibri"/>
                <w:color w:val="000000"/>
                <w:sz w:val="22"/>
              </w:rPr>
            </w:pPr>
            <w:ins w:id="4463" w:author="Gabriel Correa" w:date="2015-08-25T14:29:00Z">
              <w:r w:rsidRPr="002B28AD">
                <w:rPr>
                  <w:rFonts w:eastAsia="Times New Roman" w:cs="Calibri"/>
                  <w:color w:val="000000"/>
                  <w:sz w:val="22"/>
                </w:rPr>
                <w:t>16</w:t>
              </w:r>
            </w:ins>
          </w:p>
        </w:tc>
        <w:tc>
          <w:tcPr>
            <w:tcW w:w="1129" w:type="dxa"/>
            <w:tcBorders>
              <w:left w:val="dotDash" w:sz="4" w:space="0" w:color="A6A6A6" w:themeColor="background1" w:themeShade="A6"/>
            </w:tcBorders>
            <w:noWrap/>
            <w:vAlign w:val="bottom"/>
            <w:tcPrChange w:id="4464"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465" w:author="Gabriel Correa" w:date="2015-08-25T14:29:00Z"/>
                <w:rFonts w:eastAsia="Times New Roman" w:cs="Calibri"/>
                <w:color w:val="000000"/>
                <w:sz w:val="22"/>
              </w:rPr>
            </w:pPr>
            <w:ins w:id="4466" w:author="Gabriel Correa" w:date="2015-08-25T14:34:00Z">
              <w:r>
                <w:rPr>
                  <w:rFonts w:ascii="Calibri" w:hAnsi="Calibri" w:cs="Calibri"/>
                  <w:color w:val="000000"/>
                  <w:sz w:val="22"/>
                </w:rPr>
                <w:t>0.51</w:t>
              </w:r>
            </w:ins>
          </w:p>
        </w:tc>
        <w:tc>
          <w:tcPr>
            <w:tcW w:w="998" w:type="dxa"/>
            <w:gridSpan w:val="2"/>
            <w:noWrap/>
            <w:vAlign w:val="bottom"/>
            <w:tcPrChange w:id="4467" w:author="Gabriel Correa" w:date="2015-08-25T14:50:00Z">
              <w:tcPr>
                <w:tcW w:w="992" w:type="dxa"/>
                <w:gridSpan w:val="5"/>
                <w:noWrap/>
                <w:vAlign w:val="bottom"/>
              </w:tcPr>
            </w:tcPrChange>
          </w:tcPr>
          <w:p w:rsidR="00C70510" w:rsidRPr="002B28AD" w:rsidRDefault="00C70510">
            <w:pPr>
              <w:jc w:val="right"/>
              <w:rPr>
                <w:ins w:id="4468" w:author="Gabriel Correa" w:date="2015-08-25T14:29:00Z"/>
                <w:rFonts w:eastAsia="Times New Roman" w:cs="Calibri"/>
                <w:color w:val="000000"/>
                <w:sz w:val="22"/>
              </w:rPr>
            </w:pPr>
            <w:ins w:id="4469"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4470"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471" w:author="Gabriel Correa" w:date="2015-08-25T14:29:00Z"/>
                <w:rFonts w:eastAsia="Times New Roman" w:cs="Calibri"/>
                <w:color w:val="000000"/>
                <w:sz w:val="22"/>
              </w:rPr>
            </w:pPr>
            <w:ins w:id="4472" w:author="Gabriel Correa" w:date="2015-08-25T14:34:00Z">
              <w:r>
                <w:rPr>
                  <w:rFonts w:ascii="Calibri" w:hAnsi="Calibri" w:cs="Calibri"/>
                  <w:color w:val="000000"/>
                  <w:sz w:val="22"/>
                </w:rPr>
                <w:t>0.64</w:t>
              </w:r>
            </w:ins>
          </w:p>
        </w:tc>
        <w:tc>
          <w:tcPr>
            <w:tcW w:w="1394" w:type="dxa"/>
            <w:vAlign w:val="bottom"/>
            <w:tcPrChange w:id="4473" w:author="Gabriel Correa" w:date="2015-08-25T14:50:00Z">
              <w:tcPr>
                <w:tcW w:w="1395" w:type="dxa"/>
                <w:gridSpan w:val="4"/>
                <w:vAlign w:val="bottom"/>
              </w:tcPr>
            </w:tcPrChange>
          </w:tcPr>
          <w:p w:rsidR="00C70510" w:rsidRPr="002B28AD" w:rsidRDefault="00C70510">
            <w:pPr>
              <w:jc w:val="right"/>
              <w:rPr>
                <w:ins w:id="4474" w:author="Gabriel Correa" w:date="2015-08-25T14:29:00Z"/>
                <w:rFonts w:eastAsia="Times New Roman" w:cs="Times New Roman"/>
                <w:sz w:val="22"/>
              </w:rPr>
              <w:pPrChange w:id="4475" w:author="Gabriel Correa" w:date="2015-08-25T14:48:00Z">
                <w:pPr/>
              </w:pPrChange>
            </w:pPr>
            <w:ins w:id="4476" w:author="Gabriel Correa" w:date="2015-08-25T14:35:00Z">
              <w:r>
                <w:rPr>
                  <w:rFonts w:ascii="Calibri" w:hAnsi="Calibri" w:cs="Calibri"/>
                  <w:color w:val="000000"/>
                  <w:sz w:val="22"/>
                </w:rPr>
                <w:t>0.53</w:t>
              </w:r>
            </w:ins>
          </w:p>
        </w:tc>
        <w:tc>
          <w:tcPr>
            <w:tcW w:w="1158" w:type="dxa"/>
            <w:gridSpan w:val="2"/>
            <w:vAlign w:val="bottom"/>
            <w:tcPrChange w:id="4477" w:author="Gabriel Correa" w:date="2015-08-25T14:50:00Z">
              <w:tcPr>
                <w:tcW w:w="1158" w:type="dxa"/>
                <w:gridSpan w:val="5"/>
                <w:vAlign w:val="bottom"/>
              </w:tcPr>
            </w:tcPrChange>
          </w:tcPr>
          <w:p w:rsidR="00C70510" w:rsidRPr="002B28AD" w:rsidRDefault="00C70510">
            <w:pPr>
              <w:jc w:val="right"/>
              <w:rPr>
                <w:ins w:id="4478" w:author="Gabriel Correa" w:date="2015-08-25T14:29:00Z"/>
                <w:rFonts w:eastAsia="Times New Roman" w:cs="Times New Roman"/>
                <w:sz w:val="22"/>
              </w:rPr>
              <w:pPrChange w:id="4479" w:author="Gabriel Correa" w:date="2015-08-25T14:48:00Z">
                <w:pPr/>
              </w:pPrChange>
            </w:pPr>
            <w:ins w:id="4480" w:author="Gabriel Correa" w:date="2015-08-25T14:35:00Z">
              <w:r>
                <w:rPr>
                  <w:rFonts w:ascii="Calibri" w:hAnsi="Calibri" w:cs="Calibri"/>
                  <w:color w:val="000000"/>
                  <w:sz w:val="22"/>
                </w:rPr>
                <w:t>0.51</w:t>
              </w:r>
            </w:ins>
          </w:p>
        </w:tc>
        <w:tc>
          <w:tcPr>
            <w:tcW w:w="1705" w:type="dxa"/>
            <w:gridSpan w:val="4"/>
            <w:vAlign w:val="bottom"/>
            <w:tcPrChange w:id="4481" w:author="Gabriel Correa" w:date="2015-08-25T14:50:00Z">
              <w:tcPr>
                <w:tcW w:w="1705" w:type="dxa"/>
                <w:gridSpan w:val="10"/>
                <w:vAlign w:val="bottom"/>
              </w:tcPr>
            </w:tcPrChange>
          </w:tcPr>
          <w:p w:rsidR="00C70510" w:rsidRPr="002B28AD" w:rsidRDefault="00C70510">
            <w:pPr>
              <w:jc w:val="right"/>
              <w:rPr>
                <w:ins w:id="4482" w:author="Gabriel Correa" w:date="2015-08-25T14:29:00Z"/>
                <w:rFonts w:eastAsia="Times New Roman" w:cs="Times New Roman"/>
                <w:sz w:val="22"/>
              </w:rPr>
              <w:pPrChange w:id="4483" w:author="Gabriel Correa" w:date="2015-08-25T14:48:00Z">
                <w:pPr/>
              </w:pPrChange>
            </w:pPr>
            <w:ins w:id="4484" w:author="Gabriel Correa" w:date="2015-08-25T14:35:00Z">
              <w:r>
                <w:rPr>
                  <w:rFonts w:ascii="Calibri" w:hAnsi="Calibri" w:cs="Calibri"/>
                  <w:color w:val="000000"/>
                  <w:sz w:val="22"/>
                </w:rPr>
                <w:t>0.52</w:t>
              </w:r>
            </w:ins>
          </w:p>
        </w:tc>
      </w:tr>
      <w:tr w:rsidR="00A223C0" w:rsidRPr="002B28AD" w:rsidTr="00A223C0">
        <w:trPr>
          <w:trHeight w:val="300"/>
          <w:ins w:id="4485" w:author="Gabriel Correa" w:date="2015-08-25T14:29:00Z"/>
          <w:trPrChange w:id="4486"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487"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488" w:author="Gabriel Correa" w:date="2015-08-25T14:29:00Z"/>
                <w:rFonts w:eastAsia="Times New Roman" w:cs="Calibri"/>
                <w:color w:val="000000"/>
                <w:sz w:val="22"/>
              </w:rPr>
            </w:pPr>
            <w:ins w:id="4489" w:author="Gabriel Correa" w:date="2015-08-25T14:29:00Z">
              <w:r w:rsidRPr="002B28AD">
                <w:rPr>
                  <w:rFonts w:eastAsia="Times New Roman" w:cs="Calibri"/>
                  <w:color w:val="000000"/>
                  <w:sz w:val="22"/>
                </w:rPr>
                <w:t>18</w:t>
              </w:r>
            </w:ins>
          </w:p>
        </w:tc>
        <w:tc>
          <w:tcPr>
            <w:tcW w:w="1129" w:type="dxa"/>
            <w:tcBorders>
              <w:left w:val="dotDash" w:sz="4" w:space="0" w:color="A6A6A6" w:themeColor="background1" w:themeShade="A6"/>
            </w:tcBorders>
            <w:noWrap/>
            <w:vAlign w:val="bottom"/>
            <w:tcPrChange w:id="4490"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491" w:author="Gabriel Correa" w:date="2015-08-25T14:29:00Z"/>
                <w:rFonts w:eastAsia="Times New Roman" w:cs="Calibri"/>
                <w:color w:val="000000"/>
                <w:sz w:val="22"/>
              </w:rPr>
            </w:pPr>
            <w:ins w:id="4492" w:author="Gabriel Correa" w:date="2015-08-25T14:34:00Z">
              <w:r>
                <w:rPr>
                  <w:rFonts w:ascii="Calibri" w:hAnsi="Calibri" w:cs="Calibri"/>
                  <w:color w:val="000000"/>
                  <w:sz w:val="22"/>
                </w:rPr>
                <w:t>0.51</w:t>
              </w:r>
            </w:ins>
          </w:p>
        </w:tc>
        <w:tc>
          <w:tcPr>
            <w:tcW w:w="998" w:type="dxa"/>
            <w:gridSpan w:val="2"/>
            <w:noWrap/>
            <w:vAlign w:val="bottom"/>
            <w:tcPrChange w:id="4493" w:author="Gabriel Correa" w:date="2015-08-25T14:50:00Z">
              <w:tcPr>
                <w:tcW w:w="992" w:type="dxa"/>
                <w:gridSpan w:val="5"/>
                <w:noWrap/>
                <w:vAlign w:val="bottom"/>
              </w:tcPr>
            </w:tcPrChange>
          </w:tcPr>
          <w:p w:rsidR="00C70510" w:rsidRPr="002B28AD" w:rsidRDefault="00C70510">
            <w:pPr>
              <w:jc w:val="right"/>
              <w:rPr>
                <w:ins w:id="4494" w:author="Gabriel Correa" w:date="2015-08-25T14:29:00Z"/>
                <w:rFonts w:eastAsia="Times New Roman" w:cs="Calibri"/>
                <w:color w:val="000000"/>
                <w:sz w:val="22"/>
              </w:rPr>
            </w:pPr>
            <w:ins w:id="4495" w:author="Gabriel Correa" w:date="2015-08-25T14:34:00Z">
              <w:r>
                <w:rPr>
                  <w:rFonts w:ascii="Calibri" w:hAnsi="Calibri" w:cs="Calibri"/>
                  <w:color w:val="000000"/>
                  <w:sz w:val="22"/>
                </w:rPr>
                <w:t>0.88</w:t>
              </w:r>
            </w:ins>
          </w:p>
        </w:tc>
        <w:tc>
          <w:tcPr>
            <w:tcW w:w="1558" w:type="dxa"/>
            <w:gridSpan w:val="2"/>
            <w:tcBorders>
              <w:right w:val="dotDotDash" w:sz="8" w:space="0" w:color="595959" w:themeColor="text1" w:themeTint="A6"/>
            </w:tcBorders>
            <w:noWrap/>
            <w:vAlign w:val="bottom"/>
            <w:tcPrChange w:id="4496"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497" w:author="Gabriel Correa" w:date="2015-08-25T14:29:00Z"/>
                <w:rFonts w:eastAsia="Times New Roman" w:cs="Calibri"/>
                <w:color w:val="000000"/>
                <w:sz w:val="22"/>
              </w:rPr>
            </w:pPr>
            <w:ins w:id="4498" w:author="Gabriel Correa" w:date="2015-08-25T14:34:00Z">
              <w:r>
                <w:rPr>
                  <w:rFonts w:ascii="Calibri" w:hAnsi="Calibri" w:cs="Calibri"/>
                  <w:color w:val="000000"/>
                  <w:sz w:val="22"/>
                </w:rPr>
                <w:t>0.64</w:t>
              </w:r>
            </w:ins>
          </w:p>
        </w:tc>
        <w:tc>
          <w:tcPr>
            <w:tcW w:w="1394" w:type="dxa"/>
            <w:vAlign w:val="bottom"/>
            <w:tcPrChange w:id="4499" w:author="Gabriel Correa" w:date="2015-08-25T14:50:00Z">
              <w:tcPr>
                <w:tcW w:w="1395" w:type="dxa"/>
                <w:gridSpan w:val="4"/>
                <w:vAlign w:val="bottom"/>
              </w:tcPr>
            </w:tcPrChange>
          </w:tcPr>
          <w:p w:rsidR="00C70510" w:rsidRPr="002B28AD" w:rsidRDefault="00C70510">
            <w:pPr>
              <w:jc w:val="right"/>
              <w:rPr>
                <w:ins w:id="4500" w:author="Gabriel Correa" w:date="2015-08-25T14:29:00Z"/>
                <w:rFonts w:eastAsia="Times New Roman" w:cs="Times New Roman"/>
                <w:sz w:val="22"/>
              </w:rPr>
              <w:pPrChange w:id="4501" w:author="Gabriel Correa" w:date="2015-08-25T14:48:00Z">
                <w:pPr/>
              </w:pPrChange>
            </w:pPr>
            <w:ins w:id="4502" w:author="Gabriel Correa" w:date="2015-08-25T14:35:00Z">
              <w:r>
                <w:rPr>
                  <w:rFonts w:ascii="Calibri" w:hAnsi="Calibri" w:cs="Calibri"/>
                  <w:color w:val="000000"/>
                  <w:sz w:val="22"/>
                </w:rPr>
                <w:t>0.52</w:t>
              </w:r>
            </w:ins>
          </w:p>
        </w:tc>
        <w:tc>
          <w:tcPr>
            <w:tcW w:w="1158" w:type="dxa"/>
            <w:gridSpan w:val="2"/>
            <w:vAlign w:val="bottom"/>
            <w:tcPrChange w:id="4503" w:author="Gabriel Correa" w:date="2015-08-25T14:50:00Z">
              <w:tcPr>
                <w:tcW w:w="1158" w:type="dxa"/>
                <w:gridSpan w:val="5"/>
                <w:vAlign w:val="bottom"/>
              </w:tcPr>
            </w:tcPrChange>
          </w:tcPr>
          <w:p w:rsidR="00C70510" w:rsidRPr="002B28AD" w:rsidRDefault="00C70510">
            <w:pPr>
              <w:jc w:val="right"/>
              <w:rPr>
                <w:ins w:id="4504" w:author="Gabriel Correa" w:date="2015-08-25T14:29:00Z"/>
                <w:rFonts w:eastAsia="Times New Roman" w:cs="Times New Roman"/>
                <w:sz w:val="22"/>
              </w:rPr>
              <w:pPrChange w:id="4505" w:author="Gabriel Correa" w:date="2015-08-25T14:48:00Z">
                <w:pPr/>
              </w:pPrChange>
            </w:pPr>
            <w:ins w:id="4506" w:author="Gabriel Correa" w:date="2015-08-25T14:35:00Z">
              <w:r>
                <w:rPr>
                  <w:rFonts w:ascii="Calibri" w:hAnsi="Calibri" w:cs="Calibri"/>
                  <w:color w:val="000000"/>
                  <w:sz w:val="22"/>
                </w:rPr>
                <w:t>0.51</w:t>
              </w:r>
            </w:ins>
          </w:p>
        </w:tc>
        <w:tc>
          <w:tcPr>
            <w:tcW w:w="1705" w:type="dxa"/>
            <w:gridSpan w:val="4"/>
            <w:vAlign w:val="bottom"/>
            <w:tcPrChange w:id="4507" w:author="Gabriel Correa" w:date="2015-08-25T14:50:00Z">
              <w:tcPr>
                <w:tcW w:w="1705" w:type="dxa"/>
                <w:gridSpan w:val="10"/>
                <w:vAlign w:val="bottom"/>
              </w:tcPr>
            </w:tcPrChange>
          </w:tcPr>
          <w:p w:rsidR="00C70510" w:rsidRPr="002B28AD" w:rsidRDefault="00C70510">
            <w:pPr>
              <w:jc w:val="right"/>
              <w:rPr>
                <w:ins w:id="4508" w:author="Gabriel Correa" w:date="2015-08-25T14:29:00Z"/>
                <w:rFonts w:eastAsia="Times New Roman" w:cs="Times New Roman"/>
                <w:sz w:val="22"/>
              </w:rPr>
              <w:pPrChange w:id="4509" w:author="Gabriel Correa" w:date="2015-08-25T14:48:00Z">
                <w:pPr/>
              </w:pPrChange>
            </w:pPr>
            <w:ins w:id="4510" w:author="Gabriel Correa" w:date="2015-08-25T14:35:00Z">
              <w:r>
                <w:rPr>
                  <w:rFonts w:ascii="Calibri" w:hAnsi="Calibri" w:cs="Calibri"/>
                  <w:color w:val="000000"/>
                  <w:sz w:val="22"/>
                </w:rPr>
                <w:t>0.52</w:t>
              </w:r>
            </w:ins>
          </w:p>
        </w:tc>
      </w:tr>
      <w:tr w:rsidR="00A223C0" w:rsidRPr="002B28AD" w:rsidTr="006C2C10">
        <w:tblPrEx>
          <w:tblPrExChange w:id="4511" w:author="Gabriel Correa" w:date="2015-08-25T14:51:00Z">
            <w:tblPrEx>
              <w:tblW w:w="9039" w:type="dxa"/>
            </w:tblPrEx>
          </w:tblPrExChange>
        </w:tblPrEx>
        <w:trPr>
          <w:trHeight w:val="300"/>
          <w:ins w:id="4512" w:author="Gabriel Correa" w:date="2015-08-25T14:29:00Z"/>
          <w:trPrChange w:id="4513"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4514" w:author="Gabriel Correa" w:date="2015-08-25T14:51:00Z">
              <w:tcPr>
                <w:tcW w:w="1105" w:type="dxa"/>
                <w:gridSpan w:val="5"/>
                <w:tcBorders>
                  <w:bottom w:val="nil"/>
                  <w:right w:val="dotDash" w:sz="4" w:space="0" w:color="A6A6A6" w:themeColor="background1" w:themeShade="A6"/>
                </w:tcBorders>
                <w:noWrap/>
                <w:hideMark/>
              </w:tcPr>
            </w:tcPrChange>
          </w:tcPr>
          <w:p w:rsidR="00C70510" w:rsidRPr="002B28AD" w:rsidRDefault="00C70510">
            <w:pPr>
              <w:jc w:val="right"/>
              <w:rPr>
                <w:ins w:id="4515" w:author="Gabriel Correa" w:date="2015-08-25T14:29:00Z"/>
                <w:rFonts w:eastAsia="Times New Roman" w:cs="Calibri"/>
                <w:color w:val="000000"/>
                <w:sz w:val="22"/>
              </w:rPr>
            </w:pPr>
            <w:ins w:id="4516" w:author="Gabriel Correa" w:date="2015-08-25T14:29:00Z">
              <w:r w:rsidRPr="002B28AD">
                <w:rPr>
                  <w:rFonts w:eastAsia="Times New Roman" w:cs="Calibri"/>
                  <w:color w:val="000000"/>
                  <w:sz w:val="22"/>
                </w:rPr>
                <w:t>20</w:t>
              </w:r>
            </w:ins>
          </w:p>
        </w:tc>
        <w:tc>
          <w:tcPr>
            <w:tcW w:w="1129" w:type="dxa"/>
            <w:tcBorders>
              <w:left w:val="dotDash" w:sz="4" w:space="0" w:color="A6A6A6" w:themeColor="background1" w:themeShade="A6"/>
              <w:bottom w:val="nil"/>
            </w:tcBorders>
            <w:noWrap/>
            <w:vAlign w:val="bottom"/>
            <w:tcPrChange w:id="4517"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2B28AD" w:rsidRDefault="00C70510">
            <w:pPr>
              <w:jc w:val="right"/>
              <w:rPr>
                <w:ins w:id="4518" w:author="Gabriel Correa" w:date="2015-08-25T14:29:00Z"/>
                <w:rFonts w:eastAsia="Times New Roman" w:cs="Calibri"/>
                <w:color w:val="000000"/>
                <w:sz w:val="22"/>
              </w:rPr>
            </w:pPr>
            <w:ins w:id="4519" w:author="Gabriel Correa" w:date="2015-08-25T14:34:00Z">
              <w:r>
                <w:rPr>
                  <w:rFonts w:ascii="Calibri" w:hAnsi="Calibri" w:cs="Calibri"/>
                  <w:color w:val="000000"/>
                  <w:sz w:val="22"/>
                </w:rPr>
                <w:t>0.50</w:t>
              </w:r>
            </w:ins>
          </w:p>
        </w:tc>
        <w:tc>
          <w:tcPr>
            <w:tcW w:w="998" w:type="dxa"/>
            <w:gridSpan w:val="2"/>
            <w:tcBorders>
              <w:bottom w:val="nil"/>
            </w:tcBorders>
            <w:shd w:val="clear" w:color="auto" w:fill="BFBFBF" w:themeFill="background1" w:themeFillShade="BF"/>
            <w:noWrap/>
            <w:vAlign w:val="bottom"/>
            <w:tcPrChange w:id="4520" w:author="Gabriel Correa" w:date="2015-08-25T14:51:00Z">
              <w:tcPr>
                <w:tcW w:w="992" w:type="dxa"/>
                <w:gridSpan w:val="4"/>
                <w:tcBorders>
                  <w:bottom w:val="nil"/>
                </w:tcBorders>
                <w:noWrap/>
                <w:vAlign w:val="bottom"/>
              </w:tcPr>
            </w:tcPrChange>
          </w:tcPr>
          <w:p w:rsidR="00C70510" w:rsidRPr="002B28AD" w:rsidRDefault="00C70510">
            <w:pPr>
              <w:jc w:val="right"/>
              <w:rPr>
                <w:ins w:id="4521" w:author="Gabriel Correa" w:date="2015-08-25T14:29:00Z"/>
                <w:rFonts w:eastAsia="Times New Roman" w:cs="Calibri"/>
                <w:color w:val="000000"/>
                <w:sz w:val="22"/>
              </w:rPr>
            </w:pPr>
            <w:ins w:id="4522" w:author="Gabriel Correa" w:date="2015-08-25T14:34:00Z">
              <w:r>
                <w:rPr>
                  <w:rFonts w:ascii="Calibri" w:hAnsi="Calibri" w:cs="Calibri"/>
                  <w:color w:val="000000"/>
                  <w:sz w:val="22"/>
                </w:rPr>
                <w:t>0.88</w:t>
              </w:r>
            </w:ins>
          </w:p>
        </w:tc>
        <w:tc>
          <w:tcPr>
            <w:tcW w:w="1558" w:type="dxa"/>
            <w:gridSpan w:val="2"/>
            <w:tcBorders>
              <w:bottom w:val="nil"/>
              <w:right w:val="dotDotDash" w:sz="8" w:space="0" w:color="595959" w:themeColor="text1" w:themeTint="A6"/>
            </w:tcBorders>
            <w:noWrap/>
            <w:vAlign w:val="bottom"/>
            <w:tcPrChange w:id="4523"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2B28AD" w:rsidRDefault="00C70510">
            <w:pPr>
              <w:jc w:val="right"/>
              <w:rPr>
                <w:ins w:id="4524" w:author="Gabriel Correa" w:date="2015-08-25T14:29:00Z"/>
                <w:rFonts w:eastAsia="Times New Roman" w:cs="Calibri"/>
                <w:color w:val="000000"/>
                <w:sz w:val="22"/>
              </w:rPr>
            </w:pPr>
            <w:ins w:id="4525" w:author="Gabriel Correa" w:date="2015-08-25T14:34:00Z">
              <w:r>
                <w:rPr>
                  <w:rFonts w:ascii="Calibri" w:hAnsi="Calibri" w:cs="Calibri"/>
                  <w:color w:val="000000"/>
                  <w:sz w:val="22"/>
                </w:rPr>
                <w:t>0.64</w:t>
              </w:r>
            </w:ins>
          </w:p>
        </w:tc>
        <w:tc>
          <w:tcPr>
            <w:tcW w:w="1394" w:type="dxa"/>
            <w:vAlign w:val="bottom"/>
            <w:tcPrChange w:id="4526" w:author="Gabriel Correa" w:date="2015-08-25T14:51:00Z">
              <w:tcPr>
                <w:tcW w:w="1395" w:type="dxa"/>
                <w:gridSpan w:val="4"/>
                <w:vAlign w:val="bottom"/>
              </w:tcPr>
            </w:tcPrChange>
          </w:tcPr>
          <w:p w:rsidR="00C70510" w:rsidRPr="002B28AD" w:rsidRDefault="00C70510">
            <w:pPr>
              <w:jc w:val="right"/>
              <w:rPr>
                <w:ins w:id="4527" w:author="Gabriel Correa" w:date="2015-08-25T14:29:00Z"/>
                <w:rFonts w:eastAsia="Times New Roman" w:cs="Times New Roman"/>
                <w:sz w:val="22"/>
              </w:rPr>
              <w:pPrChange w:id="4528" w:author="Gabriel Correa" w:date="2015-08-25T14:48:00Z">
                <w:pPr/>
              </w:pPrChange>
            </w:pPr>
            <w:ins w:id="4529" w:author="Gabriel Correa" w:date="2015-08-25T14:35:00Z">
              <w:r>
                <w:rPr>
                  <w:rFonts w:ascii="Calibri" w:hAnsi="Calibri" w:cs="Calibri"/>
                  <w:color w:val="000000"/>
                  <w:sz w:val="22"/>
                </w:rPr>
                <w:t>0.51</w:t>
              </w:r>
            </w:ins>
          </w:p>
        </w:tc>
        <w:tc>
          <w:tcPr>
            <w:tcW w:w="1158" w:type="dxa"/>
            <w:gridSpan w:val="2"/>
            <w:vAlign w:val="bottom"/>
            <w:tcPrChange w:id="4530" w:author="Gabriel Correa" w:date="2015-08-25T14:51:00Z">
              <w:tcPr>
                <w:tcW w:w="1157" w:type="dxa"/>
                <w:gridSpan w:val="5"/>
                <w:vAlign w:val="bottom"/>
              </w:tcPr>
            </w:tcPrChange>
          </w:tcPr>
          <w:p w:rsidR="00C70510" w:rsidRPr="002B28AD" w:rsidRDefault="00C70510">
            <w:pPr>
              <w:jc w:val="right"/>
              <w:rPr>
                <w:ins w:id="4531" w:author="Gabriel Correa" w:date="2015-08-25T14:29:00Z"/>
                <w:rFonts w:eastAsia="Times New Roman" w:cs="Times New Roman"/>
                <w:sz w:val="22"/>
              </w:rPr>
              <w:pPrChange w:id="4532" w:author="Gabriel Correa" w:date="2015-08-25T14:48:00Z">
                <w:pPr/>
              </w:pPrChange>
            </w:pPr>
            <w:ins w:id="4533" w:author="Gabriel Correa" w:date="2015-08-25T14:35:00Z">
              <w:r>
                <w:rPr>
                  <w:rFonts w:ascii="Calibri" w:hAnsi="Calibri" w:cs="Calibri"/>
                  <w:color w:val="000000"/>
                  <w:sz w:val="22"/>
                </w:rPr>
                <w:t>0.51</w:t>
              </w:r>
            </w:ins>
          </w:p>
        </w:tc>
        <w:tc>
          <w:tcPr>
            <w:tcW w:w="1705" w:type="dxa"/>
            <w:gridSpan w:val="4"/>
            <w:vAlign w:val="bottom"/>
            <w:tcPrChange w:id="4534" w:author="Gabriel Correa" w:date="2015-08-25T14:51:00Z">
              <w:tcPr>
                <w:tcW w:w="1702" w:type="dxa"/>
                <w:gridSpan w:val="8"/>
                <w:vAlign w:val="bottom"/>
              </w:tcPr>
            </w:tcPrChange>
          </w:tcPr>
          <w:p w:rsidR="00C70510" w:rsidRPr="002B28AD" w:rsidRDefault="00C70510">
            <w:pPr>
              <w:jc w:val="right"/>
              <w:rPr>
                <w:ins w:id="4535" w:author="Gabriel Correa" w:date="2015-08-25T14:29:00Z"/>
                <w:rFonts w:eastAsia="Times New Roman" w:cs="Times New Roman"/>
                <w:sz w:val="22"/>
              </w:rPr>
              <w:pPrChange w:id="4536" w:author="Gabriel Correa" w:date="2015-08-25T14:48:00Z">
                <w:pPr/>
              </w:pPrChange>
            </w:pPr>
            <w:ins w:id="4537" w:author="Gabriel Correa" w:date="2015-08-25T14:35:00Z">
              <w:r>
                <w:rPr>
                  <w:rFonts w:ascii="Calibri" w:hAnsi="Calibri" w:cs="Calibri"/>
                  <w:color w:val="000000"/>
                  <w:sz w:val="22"/>
                </w:rPr>
                <w:t>0.51</w:t>
              </w:r>
            </w:ins>
          </w:p>
        </w:tc>
      </w:tr>
      <w:tr w:rsidR="00C70510" w:rsidRPr="002B28AD" w:rsidTr="00A223C0">
        <w:tblPrEx>
          <w:tblPrExChange w:id="4538" w:author="Gabriel Correa" w:date="2015-08-25T14:50:00Z">
            <w:tblPrEx>
              <w:tblW w:w="8672" w:type="dxa"/>
            </w:tblPrEx>
          </w:tblPrExChange>
        </w:tblPrEx>
        <w:trPr>
          <w:gridAfter w:val="1"/>
          <w:wAfter w:w="381" w:type="dxa"/>
          <w:trHeight w:val="300"/>
          <w:ins w:id="4539" w:author="Gabriel Correa" w:date="2015-08-25T14:43:00Z"/>
          <w:trPrChange w:id="4540" w:author="Gabriel Correa" w:date="2015-08-25T14:50:00Z">
            <w:trPr>
              <w:gridAfter w:val="1"/>
              <w:trHeight w:val="300"/>
            </w:trPr>
          </w:trPrChange>
        </w:trPr>
        <w:tc>
          <w:tcPr>
            <w:tcW w:w="8662" w:type="dxa"/>
            <w:gridSpan w:val="14"/>
            <w:tcBorders>
              <w:top w:val="nil"/>
              <w:bottom w:val="nil"/>
            </w:tcBorders>
            <w:noWrap/>
            <w:tcPrChange w:id="4541" w:author="Gabriel Correa" w:date="2015-08-25T14:50:00Z">
              <w:tcPr>
                <w:tcW w:w="8672" w:type="dxa"/>
                <w:gridSpan w:val="36"/>
                <w:tcBorders>
                  <w:top w:val="nil"/>
                  <w:bottom w:val="nil"/>
                </w:tcBorders>
                <w:noWrap/>
              </w:tcPr>
            </w:tcPrChange>
          </w:tcPr>
          <w:p w:rsidR="00C70510" w:rsidRDefault="00C70510">
            <w:pPr>
              <w:jc w:val="right"/>
              <w:rPr>
                <w:ins w:id="4542" w:author="Gabriel Correa" w:date="2015-08-25T14:43:00Z"/>
                <w:rFonts w:ascii="Calibri" w:hAnsi="Calibri" w:cs="Calibri"/>
                <w:color w:val="000000"/>
                <w:sz w:val="22"/>
              </w:rPr>
              <w:pPrChange w:id="4543" w:author="Gabriel Correa" w:date="2015-08-25T14:44:00Z">
                <w:pPr/>
              </w:pPrChange>
            </w:pPr>
            <w:ins w:id="4544" w:author="Gabriel Correa" w:date="2015-08-25T14:44:00Z">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w:t>
              </w:r>
              <w:proofErr w:type="spellStart"/>
              <w:r>
                <w:rPr>
                  <w:rFonts w:cs="Calibri"/>
                  <w:i/>
                  <w:color w:val="595959" w:themeColor="text1" w:themeTint="A6"/>
                  <w:sz w:val="22"/>
                </w:rPr>
                <w:t>JFa</w:t>
              </w:r>
            </w:ins>
            <w:r w:rsidR="00191A7D">
              <w:rPr>
                <w:rFonts w:cs="Calibri"/>
                <w:i/>
                <w:color w:val="595959" w:themeColor="text1" w:themeTint="A6"/>
                <w:sz w:val="22"/>
              </w:rPr>
              <w:t>c</w:t>
            </w:r>
            <w:ins w:id="4545" w:author="Gabriel Correa" w:date="2015-08-25T14:44:00Z">
              <w:r>
                <w:rPr>
                  <w:rFonts w:cs="Calibri"/>
                  <w:i/>
                  <w:color w:val="595959" w:themeColor="text1" w:themeTint="A6"/>
                  <w:sz w:val="22"/>
                </w:rPr>
                <w:t>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ins>
          </w:p>
        </w:tc>
      </w:tr>
      <w:tr w:rsidR="00A223C0" w:rsidRPr="002B28AD" w:rsidTr="00A223C0">
        <w:tblPrEx>
          <w:tblPrExChange w:id="4546" w:author="Gabriel Correa" w:date="2015-08-25T14:50:00Z">
            <w:tblPrEx>
              <w:tblW w:w="9180" w:type="dxa"/>
            </w:tblPrEx>
          </w:tblPrExChange>
        </w:tblPrEx>
        <w:trPr>
          <w:gridAfter w:val="2"/>
          <w:wAfter w:w="658" w:type="dxa"/>
          <w:trHeight w:val="300"/>
          <w:ins w:id="4547" w:author="Gabriel Correa" w:date="2015-08-25T14:29:00Z"/>
          <w:trPrChange w:id="4548"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4549" w:author="Gabriel Correa" w:date="2015-08-25T14:50:00Z">
              <w:tcPr>
                <w:tcW w:w="1106" w:type="dxa"/>
                <w:gridSpan w:val="6"/>
                <w:tcBorders>
                  <w:top w:val="nil"/>
                  <w:bottom w:val="single" w:sz="12" w:space="0" w:color="auto"/>
                  <w:right w:val="nil"/>
                </w:tcBorders>
                <w:noWrap/>
              </w:tcPr>
            </w:tcPrChange>
          </w:tcPr>
          <w:p w:rsidR="00C70510" w:rsidRPr="002B28AD" w:rsidRDefault="00C70510" w:rsidP="00366968">
            <w:pPr>
              <w:jc w:val="center"/>
              <w:rPr>
                <w:ins w:id="4550" w:author="Gabriel Correa" w:date="2015-08-25T14:29:00Z"/>
                <w:rFonts w:eastAsia="Times New Roman" w:cs="Calibri"/>
                <w:i/>
                <w:color w:val="000000"/>
                <w:sz w:val="22"/>
              </w:rPr>
            </w:pPr>
          </w:p>
        </w:tc>
        <w:tc>
          <w:tcPr>
            <w:tcW w:w="3276" w:type="dxa"/>
            <w:gridSpan w:val="4"/>
            <w:tcBorders>
              <w:top w:val="nil"/>
              <w:left w:val="nil"/>
              <w:right w:val="nil"/>
            </w:tcBorders>
            <w:tcPrChange w:id="4551" w:author="Gabriel Correa" w:date="2015-08-25T14:50:00Z">
              <w:tcPr>
                <w:tcW w:w="3277" w:type="dxa"/>
                <w:gridSpan w:val="12"/>
                <w:tcBorders>
                  <w:top w:val="nil"/>
                  <w:left w:val="nil"/>
                  <w:right w:val="nil"/>
                </w:tcBorders>
              </w:tcPr>
            </w:tcPrChange>
          </w:tcPr>
          <w:p w:rsidR="00C70510" w:rsidRDefault="00C70510" w:rsidP="00366968">
            <w:pPr>
              <w:jc w:val="center"/>
              <w:rPr>
                <w:ins w:id="4552" w:author="Gabriel Correa" w:date="2015-08-25T14:43:00Z"/>
                <w:rFonts w:eastAsia="Times New Roman" w:cs="Calibri"/>
                <w:i/>
                <w:color w:val="000000"/>
                <w:sz w:val="22"/>
              </w:rPr>
            </w:pPr>
          </w:p>
          <w:p w:rsidR="00C70510" w:rsidRPr="002B28AD" w:rsidRDefault="00C70510" w:rsidP="00366968">
            <w:pPr>
              <w:jc w:val="center"/>
              <w:rPr>
                <w:ins w:id="4553" w:author="Gabriel Correa" w:date="2015-08-25T14:29:00Z"/>
                <w:rFonts w:eastAsia="Times New Roman" w:cs="Calibri"/>
                <w:i/>
                <w:color w:val="000000"/>
                <w:sz w:val="22"/>
              </w:rPr>
            </w:pPr>
            <w:proofErr w:type="spellStart"/>
            <w:ins w:id="4554" w:author="Gabriel Correa" w:date="2015-08-25T14:38:00Z">
              <w:r w:rsidRPr="002B28AD">
                <w:rPr>
                  <w:rFonts w:eastAsia="Times New Roman" w:cs="Calibri"/>
                  <w:i/>
                  <w:color w:val="000000"/>
                  <w:sz w:val="22"/>
                </w:rPr>
                <w:t>NaiveBayes</w:t>
              </w:r>
            </w:ins>
            <w:proofErr w:type="spellEnd"/>
          </w:p>
        </w:tc>
        <w:tc>
          <w:tcPr>
            <w:tcW w:w="4011" w:type="dxa"/>
            <w:gridSpan w:val="6"/>
            <w:tcBorders>
              <w:top w:val="nil"/>
              <w:left w:val="nil"/>
            </w:tcBorders>
            <w:tcPrChange w:id="4555" w:author="Gabriel Correa" w:date="2015-08-25T14:50:00Z">
              <w:tcPr>
                <w:tcW w:w="4012" w:type="dxa"/>
                <w:gridSpan w:val="16"/>
                <w:tcBorders>
                  <w:top w:val="nil"/>
                  <w:left w:val="nil"/>
                </w:tcBorders>
              </w:tcPr>
            </w:tcPrChange>
          </w:tcPr>
          <w:p w:rsidR="00C70510" w:rsidRDefault="00C70510" w:rsidP="00366968">
            <w:pPr>
              <w:jc w:val="center"/>
              <w:rPr>
                <w:ins w:id="4556" w:author="Gabriel Correa" w:date="2015-08-25T14:43:00Z"/>
                <w:rFonts w:cs="Calibri"/>
                <w:color w:val="000000"/>
                <w:sz w:val="22"/>
              </w:rPr>
            </w:pPr>
          </w:p>
          <w:p w:rsidR="00C70510" w:rsidRPr="002B28AD" w:rsidRDefault="00C70510" w:rsidP="00366968">
            <w:pPr>
              <w:jc w:val="center"/>
              <w:rPr>
                <w:ins w:id="4557" w:author="Gabriel Correa" w:date="2015-08-25T14:29:00Z"/>
                <w:rFonts w:cs="Calibri"/>
                <w:color w:val="000000"/>
                <w:sz w:val="22"/>
              </w:rPr>
            </w:pPr>
            <w:proofErr w:type="spellStart"/>
            <w:ins w:id="4558" w:author="Gabriel Correa" w:date="2015-08-25T14:38:00Z">
              <w:r w:rsidRPr="002B28AD">
                <w:rPr>
                  <w:rFonts w:cs="Calibri"/>
                  <w:color w:val="000000"/>
                  <w:sz w:val="22"/>
                </w:rPr>
                <w:t>NaiveBayesMultinomial</w:t>
              </w:r>
            </w:ins>
            <w:proofErr w:type="spellEnd"/>
          </w:p>
        </w:tc>
      </w:tr>
      <w:tr w:rsidR="00A223C0" w:rsidRPr="002B28AD" w:rsidTr="00A223C0">
        <w:trPr>
          <w:trHeight w:val="300"/>
          <w:ins w:id="4559" w:author="Gabriel Correa" w:date="2015-08-25T14:29:00Z"/>
          <w:trPrChange w:id="4560"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561"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562" w:author="Gabriel Correa" w:date="2015-08-25T14:29:00Z"/>
                <w:rFonts w:eastAsia="Times New Roman" w:cs="Calibri"/>
                <w:color w:val="000000"/>
                <w:sz w:val="22"/>
              </w:rPr>
              <w:pPrChange w:id="4563" w:author="Gabriel Correa" w:date="2015-08-25T14:49:00Z">
                <w:pPr/>
              </w:pPrChange>
            </w:pPr>
            <w:ins w:id="4564" w:author="Gabriel Correa" w:date="2015-08-25T14:29:00Z">
              <w:r w:rsidRPr="002B28AD">
                <w:rPr>
                  <w:rFonts w:eastAsia="Times New Roman" w:cs="Calibri"/>
                  <w:color w:val="000000"/>
                  <w:sz w:val="22"/>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4565"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4566" w:author="Gabriel Correa" w:date="2015-08-25T14:29:00Z"/>
                <w:rFonts w:eastAsia="Times New Roman" w:cs="Calibri"/>
                <w:i/>
                <w:color w:val="000000"/>
                <w:sz w:val="22"/>
              </w:rPr>
              <w:pPrChange w:id="4567" w:author="Gabriel Correa" w:date="2015-08-25T14:49:00Z">
                <w:pPr/>
              </w:pPrChange>
            </w:pPr>
            <w:proofErr w:type="spellStart"/>
            <w:ins w:id="4568" w:author="Gabriel Correa" w:date="2015-08-25T14:29:00Z">
              <w:r w:rsidRPr="002B28AD">
                <w:rPr>
                  <w:rFonts w:eastAsia="Times New Roman" w:cs="Calibri"/>
                  <w:i/>
                  <w:color w:val="000000"/>
                  <w:sz w:val="22"/>
                </w:rPr>
                <w:t>precision</w:t>
              </w:r>
              <w:proofErr w:type="spellEnd"/>
            </w:ins>
          </w:p>
        </w:tc>
        <w:tc>
          <w:tcPr>
            <w:tcW w:w="992" w:type="dxa"/>
            <w:tcBorders>
              <w:top w:val="single" w:sz="12" w:space="0" w:color="auto"/>
              <w:bottom w:val="single" w:sz="12" w:space="0" w:color="000000" w:themeColor="text1"/>
            </w:tcBorders>
            <w:noWrap/>
            <w:hideMark/>
            <w:tcPrChange w:id="4569"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4570" w:author="Gabriel Correa" w:date="2015-08-25T14:29:00Z"/>
                <w:rFonts w:eastAsia="Times New Roman" w:cs="Calibri"/>
                <w:i/>
                <w:color w:val="000000"/>
                <w:sz w:val="22"/>
              </w:rPr>
              <w:pPrChange w:id="4571" w:author="Gabriel Correa" w:date="2015-08-25T14:49:00Z">
                <w:pPr/>
              </w:pPrChange>
            </w:pPr>
            <w:proofErr w:type="spellStart"/>
            <w:ins w:id="4572" w:author="Gabriel Correa" w:date="2015-08-25T14:29:00Z">
              <w:r w:rsidRPr="002B28AD">
                <w:rPr>
                  <w:rFonts w:eastAsia="Times New Roman" w:cs="Calibri"/>
                  <w:i/>
                  <w:color w:val="000000"/>
                  <w:sz w:val="22"/>
                </w:rPr>
                <w:t>recall</w:t>
              </w:r>
              <w:proofErr w:type="spellEnd"/>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4573"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4574" w:author="Gabriel Correa" w:date="2015-08-25T14:29:00Z"/>
                <w:rFonts w:eastAsia="Times New Roman" w:cs="Calibri"/>
                <w:i/>
                <w:color w:val="000000"/>
                <w:sz w:val="22"/>
              </w:rPr>
              <w:pPrChange w:id="4575" w:author="Gabriel Correa" w:date="2015-08-25T14:49:00Z">
                <w:pPr/>
              </w:pPrChange>
            </w:pPr>
            <w:ins w:id="4576" w:author="Gabriel Correa" w:date="2015-08-25T14:29:00Z">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ins>
          </w:p>
        </w:tc>
        <w:tc>
          <w:tcPr>
            <w:tcW w:w="1421" w:type="dxa"/>
            <w:gridSpan w:val="2"/>
            <w:tcBorders>
              <w:top w:val="single" w:sz="12" w:space="0" w:color="auto"/>
              <w:bottom w:val="single" w:sz="12" w:space="0" w:color="000000" w:themeColor="text1"/>
            </w:tcBorders>
            <w:tcPrChange w:id="4577" w:author="Gabriel Correa" w:date="2015-08-25T14:50:00Z">
              <w:tcPr>
                <w:tcW w:w="1421" w:type="dxa"/>
                <w:gridSpan w:val="4"/>
                <w:tcBorders>
                  <w:top w:val="single" w:sz="12" w:space="0" w:color="auto"/>
                  <w:bottom w:val="single" w:sz="12" w:space="0" w:color="000000" w:themeColor="text1"/>
                </w:tcBorders>
              </w:tcPr>
            </w:tcPrChange>
          </w:tcPr>
          <w:p w:rsidR="00C70510" w:rsidRPr="002B28AD" w:rsidRDefault="00C70510">
            <w:pPr>
              <w:jc w:val="right"/>
              <w:rPr>
                <w:ins w:id="4578" w:author="Gabriel Correa" w:date="2015-08-25T14:29:00Z"/>
                <w:rFonts w:eastAsia="Times New Roman" w:cs="Times New Roman"/>
                <w:sz w:val="22"/>
              </w:rPr>
              <w:pPrChange w:id="4579" w:author="Gabriel Correa" w:date="2015-08-25T14:49:00Z">
                <w:pPr/>
              </w:pPrChange>
            </w:pPr>
            <w:proofErr w:type="spellStart"/>
            <w:ins w:id="4580" w:author="Gabriel Correa" w:date="2015-08-25T14:29:00Z">
              <w:r w:rsidRPr="002B28AD">
                <w:rPr>
                  <w:rFonts w:cs="Calibri"/>
                  <w:color w:val="000000"/>
                  <w:sz w:val="22"/>
                </w:rPr>
                <w:t>precision</w:t>
              </w:r>
              <w:proofErr w:type="spellEnd"/>
            </w:ins>
          </w:p>
        </w:tc>
        <w:tc>
          <w:tcPr>
            <w:tcW w:w="1134" w:type="dxa"/>
            <w:tcBorders>
              <w:top w:val="single" w:sz="12" w:space="0" w:color="auto"/>
              <w:bottom w:val="single" w:sz="12" w:space="0" w:color="000000" w:themeColor="text1"/>
            </w:tcBorders>
            <w:tcPrChange w:id="4581" w:author="Gabriel Correa" w:date="2015-08-25T14:50:00Z">
              <w:tcPr>
                <w:tcW w:w="1134" w:type="dxa"/>
                <w:gridSpan w:val="5"/>
                <w:tcBorders>
                  <w:top w:val="single" w:sz="12" w:space="0" w:color="auto"/>
                  <w:bottom w:val="single" w:sz="12" w:space="0" w:color="000000" w:themeColor="text1"/>
                </w:tcBorders>
              </w:tcPr>
            </w:tcPrChange>
          </w:tcPr>
          <w:p w:rsidR="00C70510" w:rsidRPr="002B28AD" w:rsidRDefault="00C70510">
            <w:pPr>
              <w:jc w:val="right"/>
              <w:rPr>
                <w:ins w:id="4582" w:author="Gabriel Correa" w:date="2015-08-25T14:29:00Z"/>
                <w:rFonts w:eastAsia="Times New Roman" w:cs="Times New Roman"/>
                <w:sz w:val="22"/>
              </w:rPr>
              <w:pPrChange w:id="4583" w:author="Gabriel Correa" w:date="2015-08-25T14:49:00Z">
                <w:pPr/>
              </w:pPrChange>
            </w:pPr>
            <w:proofErr w:type="spellStart"/>
            <w:ins w:id="4584" w:author="Gabriel Correa" w:date="2015-08-25T14:29:00Z">
              <w:r w:rsidRPr="002B28AD">
                <w:rPr>
                  <w:rFonts w:cs="Calibri"/>
                  <w:color w:val="000000"/>
                  <w:sz w:val="22"/>
                </w:rPr>
                <w:t>recall</w:t>
              </w:r>
              <w:proofErr w:type="spellEnd"/>
            </w:ins>
          </w:p>
        </w:tc>
        <w:tc>
          <w:tcPr>
            <w:tcW w:w="1702" w:type="dxa"/>
            <w:gridSpan w:val="4"/>
            <w:tcBorders>
              <w:top w:val="single" w:sz="12" w:space="0" w:color="auto"/>
              <w:bottom w:val="single" w:sz="12" w:space="0" w:color="000000" w:themeColor="text1"/>
            </w:tcBorders>
            <w:tcPrChange w:id="4585" w:author="Gabriel Correa" w:date="2015-08-25T14:50:00Z">
              <w:tcPr>
                <w:tcW w:w="1702" w:type="dxa"/>
                <w:gridSpan w:val="9"/>
                <w:tcBorders>
                  <w:top w:val="single" w:sz="12" w:space="0" w:color="auto"/>
                  <w:bottom w:val="single" w:sz="12" w:space="0" w:color="000000" w:themeColor="text1"/>
                </w:tcBorders>
              </w:tcPr>
            </w:tcPrChange>
          </w:tcPr>
          <w:p w:rsidR="00C70510" w:rsidRPr="002B28AD" w:rsidRDefault="00C70510">
            <w:pPr>
              <w:jc w:val="right"/>
              <w:rPr>
                <w:ins w:id="4586" w:author="Gabriel Correa" w:date="2015-08-25T14:29:00Z"/>
                <w:rFonts w:eastAsia="Times New Roman" w:cs="Times New Roman"/>
                <w:sz w:val="22"/>
              </w:rPr>
              <w:pPrChange w:id="4587" w:author="Gabriel Correa" w:date="2015-08-25T14:49:00Z">
                <w:pPr/>
              </w:pPrChange>
            </w:pPr>
            <w:ins w:id="4588" w:author="Gabriel Correa" w:date="2015-08-25T14:29:00Z">
              <w:r w:rsidRPr="002B28AD">
                <w:rPr>
                  <w:rFonts w:cs="Calibri"/>
                  <w:color w:val="000000"/>
                  <w:sz w:val="22"/>
                </w:rPr>
                <w:t>F-</w:t>
              </w:r>
              <w:proofErr w:type="spellStart"/>
              <w:r w:rsidRPr="002B28AD">
                <w:rPr>
                  <w:rFonts w:cs="Calibri"/>
                  <w:color w:val="000000"/>
                  <w:sz w:val="22"/>
                </w:rPr>
                <w:t>Measure</w:t>
              </w:r>
              <w:proofErr w:type="spellEnd"/>
            </w:ins>
          </w:p>
        </w:tc>
      </w:tr>
      <w:tr w:rsidR="00A223C0" w:rsidRPr="002B28AD" w:rsidTr="00A223C0">
        <w:trPr>
          <w:trHeight w:val="300"/>
          <w:ins w:id="4589"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2B28AD" w:rsidRDefault="00C70510">
            <w:pPr>
              <w:jc w:val="right"/>
              <w:rPr>
                <w:ins w:id="4590" w:author="Gabriel Correa" w:date="2015-08-25T14:29:00Z"/>
                <w:rFonts w:eastAsia="Times New Roman" w:cs="Calibri"/>
                <w:color w:val="000000"/>
                <w:sz w:val="22"/>
              </w:rPr>
            </w:pPr>
            <w:ins w:id="4591" w:author="Gabriel Correa" w:date="2015-08-25T14:29:00Z">
              <w:r w:rsidRPr="002B28AD">
                <w:rPr>
                  <w:rFonts w:eastAsia="Times New Roman" w:cs="Calibri"/>
                  <w:color w:val="000000"/>
                  <w:sz w:val="22"/>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2B28AD" w:rsidRDefault="00C70510">
            <w:pPr>
              <w:jc w:val="right"/>
              <w:rPr>
                <w:ins w:id="4592" w:author="Gabriel Correa" w:date="2015-08-25T14:29:00Z"/>
                <w:rFonts w:eastAsia="Times New Roman" w:cs="Calibri"/>
                <w:color w:val="000000"/>
                <w:sz w:val="22"/>
              </w:rPr>
            </w:pPr>
            <w:ins w:id="4593" w:author="Gabriel Correa" w:date="2015-08-25T14:35:00Z">
              <w:r>
                <w:rPr>
                  <w:rFonts w:ascii="Calibri" w:hAnsi="Calibri" w:cs="Calibri"/>
                  <w:color w:val="000000"/>
                  <w:sz w:val="22"/>
                </w:rPr>
                <w:t>0.64</w:t>
              </w:r>
            </w:ins>
          </w:p>
        </w:tc>
        <w:tc>
          <w:tcPr>
            <w:tcW w:w="992" w:type="dxa"/>
            <w:tcBorders>
              <w:top w:val="single" w:sz="12" w:space="0" w:color="000000" w:themeColor="text1"/>
            </w:tcBorders>
            <w:noWrap/>
            <w:vAlign w:val="bottom"/>
            <w:hideMark/>
          </w:tcPr>
          <w:p w:rsidR="00C70510" w:rsidRPr="002B28AD" w:rsidRDefault="00C70510">
            <w:pPr>
              <w:jc w:val="right"/>
              <w:rPr>
                <w:ins w:id="4594" w:author="Gabriel Correa" w:date="2015-08-25T14:29:00Z"/>
                <w:rFonts w:eastAsia="Times New Roman" w:cs="Calibri"/>
                <w:color w:val="000000"/>
                <w:sz w:val="22"/>
              </w:rPr>
            </w:pPr>
            <w:ins w:id="4595" w:author="Gabriel Correa" w:date="2015-08-25T14:35:00Z">
              <w:r>
                <w:rPr>
                  <w:rFonts w:ascii="Calibri" w:hAnsi="Calibri" w:cs="Calibri"/>
                  <w:color w:val="000000"/>
                  <w:sz w:val="22"/>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2B28AD" w:rsidRDefault="00C70510">
            <w:pPr>
              <w:jc w:val="right"/>
              <w:rPr>
                <w:ins w:id="4596" w:author="Gabriel Correa" w:date="2015-08-25T14:29:00Z"/>
                <w:rFonts w:eastAsia="Times New Roman" w:cs="Calibri"/>
                <w:color w:val="000000"/>
                <w:sz w:val="22"/>
              </w:rPr>
            </w:pPr>
            <w:ins w:id="4597" w:author="Gabriel Correa" w:date="2015-08-25T14:35:00Z">
              <w:r>
                <w:rPr>
                  <w:rFonts w:ascii="Calibri" w:hAnsi="Calibri" w:cs="Calibri"/>
                  <w:color w:val="000000"/>
                  <w:sz w:val="22"/>
                </w:rPr>
                <w:t>0.68</w:t>
              </w:r>
            </w:ins>
          </w:p>
        </w:tc>
        <w:tc>
          <w:tcPr>
            <w:tcW w:w="1421" w:type="dxa"/>
            <w:gridSpan w:val="2"/>
            <w:tcBorders>
              <w:top w:val="single" w:sz="12" w:space="0" w:color="000000" w:themeColor="text1"/>
            </w:tcBorders>
            <w:vAlign w:val="bottom"/>
          </w:tcPr>
          <w:p w:rsidR="00C70510" w:rsidRPr="002B28AD" w:rsidRDefault="00C70510">
            <w:pPr>
              <w:jc w:val="right"/>
              <w:rPr>
                <w:ins w:id="4598" w:author="Gabriel Correa" w:date="2015-08-25T14:29:00Z"/>
                <w:rFonts w:eastAsia="Times New Roman" w:cs="Times New Roman"/>
                <w:sz w:val="22"/>
              </w:rPr>
              <w:pPrChange w:id="4599" w:author="Gabriel Correa" w:date="2015-08-25T14:49:00Z">
                <w:pPr/>
              </w:pPrChange>
            </w:pPr>
            <w:ins w:id="4600" w:author="Gabriel Correa" w:date="2015-08-25T14:35:00Z">
              <w:r>
                <w:rPr>
                  <w:rFonts w:ascii="Calibri" w:hAnsi="Calibri" w:cs="Calibri"/>
                  <w:color w:val="000000"/>
                  <w:sz w:val="22"/>
                </w:rPr>
                <w:t>0.69</w:t>
              </w:r>
            </w:ins>
          </w:p>
        </w:tc>
        <w:tc>
          <w:tcPr>
            <w:tcW w:w="1134" w:type="dxa"/>
            <w:tcBorders>
              <w:top w:val="single" w:sz="12" w:space="0" w:color="000000" w:themeColor="text1"/>
            </w:tcBorders>
            <w:vAlign w:val="bottom"/>
          </w:tcPr>
          <w:p w:rsidR="00C70510" w:rsidRPr="002B28AD" w:rsidRDefault="00C70510">
            <w:pPr>
              <w:jc w:val="right"/>
              <w:rPr>
                <w:ins w:id="4601" w:author="Gabriel Correa" w:date="2015-08-25T14:29:00Z"/>
                <w:rFonts w:eastAsia="Times New Roman" w:cs="Times New Roman"/>
                <w:sz w:val="22"/>
              </w:rPr>
              <w:pPrChange w:id="4602" w:author="Gabriel Correa" w:date="2015-08-25T14:49:00Z">
                <w:pPr/>
              </w:pPrChange>
            </w:pPr>
            <w:ins w:id="4603" w:author="Gabriel Correa" w:date="2015-08-25T14:35:00Z">
              <w:r>
                <w:rPr>
                  <w:rFonts w:ascii="Calibri" w:hAnsi="Calibri" w:cs="Calibri"/>
                  <w:color w:val="000000"/>
                  <w:sz w:val="22"/>
                </w:rPr>
                <w:t>0.80</w:t>
              </w:r>
            </w:ins>
          </w:p>
        </w:tc>
        <w:tc>
          <w:tcPr>
            <w:tcW w:w="1702" w:type="dxa"/>
            <w:gridSpan w:val="4"/>
            <w:tcBorders>
              <w:top w:val="single" w:sz="12" w:space="0" w:color="000000" w:themeColor="text1"/>
            </w:tcBorders>
            <w:vAlign w:val="bottom"/>
          </w:tcPr>
          <w:p w:rsidR="00C70510" w:rsidRPr="002B28AD" w:rsidRDefault="00C70510">
            <w:pPr>
              <w:jc w:val="right"/>
              <w:rPr>
                <w:ins w:id="4604" w:author="Gabriel Correa" w:date="2015-08-25T14:29:00Z"/>
                <w:rFonts w:eastAsia="Times New Roman" w:cs="Times New Roman"/>
                <w:sz w:val="22"/>
              </w:rPr>
              <w:pPrChange w:id="4605" w:author="Gabriel Correa" w:date="2015-08-25T14:49:00Z">
                <w:pPr/>
              </w:pPrChange>
            </w:pPr>
            <w:ins w:id="4606" w:author="Gabriel Correa" w:date="2015-08-25T14:35:00Z">
              <w:r>
                <w:rPr>
                  <w:rFonts w:ascii="Calibri" w:hAnsi="Calibri" w:cs="Calibri"/>
                  <w:color w:val="000000"/>
                  <w:sz w:val="22"/>
                </w:rPr>
                <w:t>0.74</w:t>
              </w:r>
            </w:ins>
          </w:p>
        </w:tc>
      </w:tr>
      <w:tr w:rsidR="00A223C0" w:rsidRPr="002B28AD" w:rsidTr="00A223C0">
        <w:trPr>
          <w:trHeight w:val="300"/>
          <w:ins w:id="4607"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608" w:author="Gabriel Correa" w:date="2015-08-25T14:29:00Z"/>
                <w:rFonts w:eastAsia="Times New Roman" w:cs="Calibri"/>
                <w:color w:val="000000"/>
                <w:sz w:val="22"/>
              </w:rPr>
            </w:pPr>
            <w:ins w:id="4609" w:author="Gabriel Correa" w:date="2015-08-25T14:29:00Z">
              <w:r w:rsidRPr="002B28AD">
                <w:rPr>
                  <w:rFonts w:eastAsia="Times New Roman" w:cs="Calibri"/>
                  <w:color w:val="000000"/>
                  <w:sz w:val="22"/>
                </w:rPr>
                <w:t>2</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610" w:author="Gabriel Correa" w:date="2015-08-25T14:29:00Z"/>
                <w:rFonts w:eastAsia="Times New Roman" w:cs="Calibri"/>
                <w:color w:val="000000"/>
                <w:sz w:val="22"/>
              </w:rPr>
            </w:pPr>
            <w:ins w:id="4611" w:author="Gabriel Correa" w:date="2015-08-25T14:35:00Z">
              <w:r>
                <w:rPr>
                  <w:rFonts w:ascii="Calibri" w:hAnsi="Calibri" w:cs="Calibri"/>
                  <w:color w:val="000000"/>
                  <w:sz w:val="22"/>
                </w:rPr>
                <w:t>0.64</w:t>
              </w:r>
            </w:ins>
          </w:p>
        </w:tc>
        <w:tc>
          <w:tcPr>
            <w:tcW w:w="992" w:type="dxa"/>
            <w:noWrap/>
            <w:vAlign w:val="bottom"/>
            <w:hideMark/>
          </w:tcPr>
          <w:p w:rsidR="00C70510" w:rsidRPr="002B28AD" w:rsidRDefault="00C70510">
            <w:pPr>
              <w:jc w:val="right"/>
              <w:rPr>
                <w:ins w:id="4612" w:author="Gabriel Correa" w:date="2015-08-25T14:29:00Z"/>
                <w:rFonts w:eastAsia="Times New Roman" w:cs="Calibri"/>
                <w:color w:val="000000"/>
                <w:sz w:val="22"/>
              </w:rPr>
            </w:pPr>
            <w:ins w:id="4613" w:author="Gabriel Correa" w:date="2015-08-25T14:35:00Z">
              <w:r>
                <w:rPr>
                  <w:rFonts w:ascii="Calibri" w:hAnsi="Calibri" w:cs="Calibri"/>
                  <w:color w:val="000000"/>
                  <w:sz w:val="22"/>
                </w:rPr>
                <w:t>0.83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614" w:author="Gabriel Correa" w:date="2015-08-25T14:29:00Z"/>
                <w:rFonts w:eastAsia="Times New Roman" w:cs="Calibri"/>
                <w:color w:val="000000"/>
                <w:sz w:val="22"/>
              </w:rPr>
            </w:pPr>
            <w:ins w:id="4615"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4616" w:author="Gabriel Correa" w:date="2015-08-25T14:29:00Z"/>
                <w:rFonts w:eastAsia="Times New Roman" w:cs="Times New Roman"/>
                <w:sz w:val="22"/>
              </w:rPr>
              <w:pPrChange w:id="4617" w:author="Gabriel Correa" w:date="2015-08-25T14:49:00Z">
                <w:pPr/>
              </w:pPrChange>
            </w:pPr>
            <w:ins w:id="4618" w:author="Gabriel Correa" w:date="2015-08-25T14:35:00Z">
              <w:r>
                <w:rPr>
                  <w:rFonts w:ascii="Calibri" w:hAnsi="Calibri" w:cs="Calibri"/>
                  <w:color w:val="000000"/>
                  <w:sz w:val="22"/>
                </w:rPr>
                <w:t>0.67</w:t>
              </w:r>
            </w:ins>
          </w:p>
        </w:tc>
        <w:tc>
          <w:tcPr>
            <w:tcW w:w="1134" w:type="dxa"/>
            <w:vAlign w:val="bottom"/>
          </w:tcPr>
          <w:p w:rsidR="00C70510" w:rsidRPr="002B28AD" w:rsidRDefault="00C70510">
            <w:pPr>
              <w:jc w:val="right"/>
              <w:rPr>
                <w:ins w:id="4619" w:author="Gabriel Correa" w:date="2015-08-25T14:29:00Z"/>
                <w:rFonts w:eastAsia="Times New Roman" w:cs="Times New Roman"/>
                <w:sz w:val="22"/>
              </w:rPr>
              <w:pPrChange w:id="4620" w:author="Gabriel Correa" w:date="2015-08-25T14:49:00Z">
                <w:pPr/>
              </w:pPrChange>
            </w:pPr>
            <w:ins w:id="4621" w:author="Gabriel Correa" w:date="2015-08-25T14:35:00Z">
              <w:r>
                <w:rPr>
                  <w:rFonts w:ascii="Calibri" w:hAnsi="Calibri" w:cs="Calibri"/>
                  <w:color w:val="000000"/>
                  <w:sz w:val="22"/>
                </w:rPr>
                <w:t>0.83</w:t>
              </w:r>
            </w:ins>
          </w:p>
        </w:tc>
        <w:tc>
          <w:tcPr>
            <w:tcW w:w="1702" w:type="dxa"/>
            <w:gridSpan w:val="4"/>
            <w:vAlign w:val="bottom"/>
          </w:tcPr>
          <w:p w:rsidR="00C70510" w:rsidRPr="002B28AD" w:rsidRDefault="00C70510">
            <w:pPr>
              <w:jc w:val="right"/>
              <w:rPr>
                <w:ins w:id="4622" w:author="Gabriel Correa" w:date="2015-08-25T14:29:00Z"/>
                <w:rFonts w:eastAsia="Times New Roman" w:cs="Times New Roman"/>
                <w:sz w:val="22"/>
              </w:rPr>
              <w:pPrChange w:id="4623" w:author="Gabriel Correa" w:date="2015-08-25T14:49:00Z">
                <w:pPr/>
              </w:pPrChange>
            </w:pPr>
            <w:ins w:id="4624" w:author="Gabriel Correa" w:date="2015-08-25T14:35:00Z">
              <w:r>
                <w:rPr>
                  <w:rFonts w:ascii="Calibri" w:hAnsi="Calibri" w:cs="Calibri"/>
                  <w:color w:val="000000"/>
                  <w:sz w:val="22"/>
                </w:rPr>
                <w:t>0.74</w:t>
              </w:r>
            </w:ins>
          </w:p>
        </w:tc>
      </w:tr>
      <w:tr w:rsidR="00A223C0" w:rsidRPr="002B28AD" w:rsidTr="00A223C0">
        <w:trPr>
          <w:trHeight w:val="300"/>
          <w:ins w:id="4625"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626" w:author="Gabriel Correa" w:date="2015-08-25T14:29:00Z"/>
                <w:rFonts w:eastAsia="Times New Roman" w:cs="Calibri"/>
                <w:color w:val="000000"/>
                <w:sz w:val="22"/>
              </w:rPr>
            </w:pPr>
            <w:ins w:id="4627" w:author="Gabriel Correa" w:date="2015-08-25T14:29:00Z">
              <w:r w:rsidRPr="002B28AD">
                <w:rPr>
                  <w:rFonts w:eastAsia="Times New Roman" w:cs="Calibri"/>
                  <w:color w:val="000000"/>
                  <w:sz w:val="22"/>
                </w:rPr>
                <w:t>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628" w:author="Gabriel Correa" w:date="2015-08-25T14:29:00Z"/>
                <w:rFonts w:eastAsia="Times New Roman" w:cs="Calibri"/>
                <w:color w:val="000000"/>
                <w:sz w:val="22"/>
              </w:rPr>
            </w:pPr>
            <w:ins w:id="4629" w:author="Gabriel Correa" w:date="2015-08-25T14:35:00Z">
              <w:r>
                <w:rPr>
                  <w:rFonts w:ascii="Calibri" w:hAnsi="Calibri" w:cs="Calibri"/>
                  <w:color w:val="000000"/>
                  <w:sz w:val="22"/>
                </w:rPr>
                <w:t>0.63</w:t>
              </w:r>
            </w:ins>
          </w:p>
        </w:tc>
        <w:tc>
          <w:tcPr>
            <w:tcW w:w="992" w:type="dxa"/>
            <w:noWrap/>
            <w:vAlign w:val="bottom"/>
            <w:hideMark/>
          </w:tcPr>
          <w:p w:rsidR="00C70510" w:rsidRPr="002B28AD" w:rsidRDefault="00C70510">
            <w:pPr>
              <w:jc w:val="right"/>
              <w:rPr>
                <w:ins w:id="4630" w:author="Gabriel Correa" w:date="2015-08-25T14:29:00Z"/>
                <w:rFonts w:eastAsia="Times New Roman" w:cs="Calibri"/>
                <w:color w:val="000000"/>
                <w:sz w:val="22"/>
              </w:rPr>
            </w:pPr>
            <w:ins w:id="4631" w:author="Gabriel Correa" w:date="2015-08-25T14:35:00Z">
              <w:r>
                <w:rPr>
                  <w:rFonts w:ascii="Calibri" w:hAnsi="Calibri" w:cs="Calibri"/>
                  <w:color w:val="000000"/>
                  <w:sz w:val="22"/>
                </w:rPr>
                <w:t>0.93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632" w:author="Gabriel Correa" w:date="2015-08-25T14:29:00Z"/>
                <w:rFonts w:eastAsia="Times New Roman" w:cs="Calibri"/>
                <w:color w:val="000000"/>
                <w:sz w:val="22"/>
              </w:rPr>
            </w:pPr>
            <w:ins w:id="4633" w:author="Gabriel Correa" w:date="2015-08-25T14:35:00Z">
              <w:r>
                <w:rPr>
                  <w:rFonts w:ascii="Calibri" w:hAnsi="Calibri" w:cs="Calibri"/>
                  <w:color w:val="000000"/>
                  <w:sz w:val="22"/>
                </w:rPr>
                <w:t>0.75</w:t>
              </w:r>
            </w:ins>
          </w:p>
        </w:tc>
        <w:tc>
          <w:tcPr>
            <w:tcW w:w="1421" w:type="dxa"/>
            <w:gridSpan w:val="2"/>
            <w:vAlign w:val="bottom"/>
          </w:tcPr>
          <w:p w:rsidR="00C70510" w:rsidRPr="002B28AD" w:rsidRDefault="00C70510">
            <w:pPr>
              <w:jc w:val="right"/>
              <w:rPr>
                <w:ins w:id="4634" w:author="Gabriel Correa" w:date="2015-08-25T14:29:00Z"/>
                <w:rFonts w:eastAsia="Times New Roman" w:cs="Times New Roman"/>
                <w:sz w:val="22"/>
              </w:rPr>
              <w:pPrChange w:id="4635" w:author="Gabriel Correa" w:date="2015-08-25T14:49:00Z">
                <w:pPr/>
              </w:pPrChange>
            </w:pPr>
            <w:ins w:id="4636" w:author="Gabriel Correa" w:date="2015-08-25T14:35:00Z">
              <w:r>
                <w:rPr>
                  <w:rFonts w:ascii="Calibri" w:hAnsi="Calibri" w:cs="Calibri"/>
                  <w:color w:val="000000"/>
                  <w:sz w:val="22"/>
                </w:rPr>
                <w:t>0.59</w:t>
              </w:r>
            </w:ins>
          </w:p>
        </w:tc>
        <w:tc>
          <w:tcPr>
            <w:tcW w:w="1134" w:type="dxa"/>
            <w:vAlign w:val="bottom"/>
          </w:tcPr>
          <w:p w:rsidR="00C70510" w:rsidRPr="002B28AD" w:rsidRDefault="00C70510">
            <w:pPr>
              <w:jc w:val="right"/>
              <w:rPr>
                <w:ins w:id="4637" w:author="Gabriel Correa" w:date="2015-08-25T14:29:00Z"/>
                <w:rFonts w:eastAsia="Times New Roman" w:cs="Times New Roman"/>
                <w:sz w:val="22"/>
              </w:rPr>
              <w:pPrChange w:id="4638" w:author="Gabriel Correa" w:date="2015-08-25T14:49:00Z">
                <w:pPr/>
              </w:pPrChange>
            </w:pPr>
            <w:ins w:id="4639" w:author="Gabriel Correa" w:date="2015-08-25T14:35:00Z">
              <w:r>
                <w:rPr>
                  <w:rFonts w:ascii="Calibri" w:hAnsi="Calibri" w:cs="Calibri"/>
                  <w:color w:val="000000"/>
                  <w:sz w:val="22"/>
                </w:rPr>
                <w:t>0.77</w:t>
              </w:r>
            </w:ins>
          </w:p>
        </w:tc>
        <w:tc>
          <w:tcPr>
            <w:tcW w:w="1702" w:type="dxa"/>
            <w:gridSpan w:val="4"/>
            <w:vAlign w:val="bottom"/>
          </w:tcPr>
          <w:p w:rsidR="00C70510" w:rsidRPr="002B28AD" w:rsidRDefault="00C70510">
            <w:pPr>
              <w:jc w:val="right"/>
              <w:rPr>
                <w:ins w:id="4640" w:author="Gabriel Correa" w:date="2015-08-25T14:29:00Z"/>
                <w:rFonts w:eastAsia="Times New Roman" w:cs="Times New Roman"/>
                <w:sz w:val="22"/>
              </w:rPr>
              <w:pPrChange w:id="4641" w:author="Gabriel Correa" w:date="2015-08-25T14:49:00Z">
                <w:pPr/>
              </w:pPrChange>
            </w:pPr>
            <w:ins w:id="4642" w:author="Gabriel Correa" w:date="2015-08-25T14:35:00Z">
              <w:r>
                <w:rPr>
                  <w:rFonts w:ascii="Calibri" w:hAnsi="Calibri" w:cs="Calibri"/>
                  <w:color w:val="000000"/>
                  <w:sz w:val="22"/>
                </w:rPr>
                <w:t>0.67</w:t>
              </w:r>
            </w:ins>
          </w:p>
        </w:tc>
      </w:tr>
      <w:tr w:rsidR="00A223C0" w:rsidRPr="002B28AD" w:rsidTr="00A223C0">
        <w:trPr>
          <w:trHeight w:val="300"/>
          <w:ins w:id="4643"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644" w:author="Gabriel Correa" w:date="2015-08-25T14:29:00Z"/>
                <w:rFonts w:eastAsia="Times New Roman" w:cs="Calibri"/>
                <w:color w:val="000000"/>
                <w:sz w:val="22"/>
              </w:rPr>
            </w:pPr>
            <w:ins w:id="4645" w:author="Gabriel Correa" w:date="2015-08-25T14:29:00Z">
              <w:r w:rsidRPr="002B28AD">
                <w:rPr>
                  <w:rFonts w:eastAsia="Times New Roman" w:cs="Calibri"/>
                  <w:color w:val="000000"/>
                  <w:sz w:val="22"/>
                </w:rPr>
                <w:t>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646" w:author="Gabriel Correa" w:date="2015-08-25T14:29:00Z"/>
                <w:rFonts w:eastAsia="Times New Roman" w:cs="Calibri"/>
                <w:color w:val="000000"/>
                <w:sz w:val="22"/>
              </w:rPr>
            </w:pPr>
            <w:ins w:id="4647" w:author="Gabriel Correa" w:date="2015-08-25T14:35:00Z">
              <w:r>
                <w:rPr>
                  <w:rFonts w:ascii="Calibri" w:hAnsi="Calibri" w:cs="Calibri"/>
                  <w:color w:val="000000"/>
                  <w:sz w:val="22"/>
                </w:rPr>
                <w:t>0.61</w:t>
              </w:r>
            </w:ins>
          </w:p>
        </w:tc>
        <w:tc>
          <w:tcPr>
            <w:tcW w:w="992" w:type="dxa"/>
            <w:noWrap/>
            <w:vAlign w:val="bottom"/>
            <w:hideMark/>
          </w:tcPr>
          <w:p w:rsidR="00C70510" w:rsidRPr="002B28AD" w:rsidRDefault="00C70510">
            <w:pPr>
              <w:jc w:val="right"/>
              <w:rPr>
                <w:ins w:id="4648" w:author="Gabriel Correa" w:date="2015-08-25T14:29:00Z"/>
                <w:rFonts w:eastAsia="Times New Roman" w:cs="Calibri"/>
                <w:color w:val="000000"/>
                <w:sz w:val="22"/>
              </w:rPr>
            </w:pPr>
            <w:ins w:id="4649" w:author="Gabriel Correa" w:date="2015-08-25T14:35:00Z">
              <w:r>
                <w:rPr>
                  <w:rFonts w:ascii="Calibri" w:hAnsi="Calibri" w:cs="Calibri"/>
                  <w:color w:val="000000"/>
                  <w:sz w:val="22"/>
                </w:rPr>
                <w:t>0.94</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650" w:author="Gabriel Correa" w:date="2015-08-25T14:29:00Z"/>
                <w:rFonts w:eastAsia="Times New Roman" w:cs="Calibri"/>
                <w:color w:val="000000"/>
                <w:sz w:val="22"/>
              </w:rPr>
            </w:pPr>
            <w:ins w:id="4651" w:author="Gabriel Correa" w:date="2015-08-25T14:35:00Z">
              <w:r>
                <w:rPr>
                  <w:rFonts w:ascii="Calibri" w:hAnsi="Calibri" w:cs="Calibri"/>
                  <w:color w:val="000000"/>
                  <w:sz w:val="22"/>
                </w:rPr>
                <w:t>0.74</w:t>
              </w:r>
            </w:ins>
          </w:p>
        </w:tc>
        <w:tc>
          <w:tcPr>
            <w:tcW w:w="1421" w:type="dxa"/>
            <w:gridSpan w:val="2"/>
            <w:vAlign w:val="bottom"/>
          </w:tcPr>
          <w:p w:rsidR="00C70510" w:rsidRPr="002B28AD" w:rsidRDefault="00C70510">
            <w:pPr>
              <w:jc w:val="right"/>
              <w:rPr>
                <w:ins w:id="4652" w:author="Gabriel Correa" w:date="2015-08-25T14:29:00Z"/>
                <w:rFonts w:eastAsia="Times New Roman" w:cs="Times New Roman"/>
                <w:sz w:val="22"/>
              </w:rPr>
              <w:pPrChange w:id="4653" w:author="Gabriel Correa" w:date="2015-08-25T14:49:00Z">
                <w:pPr/>
              </w:pPrChange>
            </w:pPr>
            <w:ins w:id="4654" w:author="Gabriel Correa" w:date="2015-08-25T14:35:00Z">
              <w:r>
                <w:rPr>
                  <w:rFonts w:ascii="Calibri" w:hAnsi="Calibri" w:cs="Calibri"/>
                  <w:color w:val="000000"/>
                  <w:sz w:val="22"/>
                </w:rPr>
                <w:t>0.51</w:t>
              </w:r>
            </w:ins>
          </w:p>
        </w:tc>
        <w:tc>
          <w:tcPr>
            <w:tcW w:w="1134" w:type="dxa"/>
            <w:vAlign w:val="bottom"/>
          </w:tcPr>
          <w:p w:rsidR="00C70510" w:rsidRPr="002B28AD" w:rsidRDefault="00C70510">
            <w:pPr>
              <w:jc w:val="right"/>
              <w:rPr>
                <w:ins w:id="4655" w:author="Gabriel Correa" w:date="2015-08-25T14:29:00Z"/>
                <w:rFonts w:eastAsia="Times New Roman" w:cs="Times New Roman"/>
                <w:sz w:val="22"/>
              </w:rPr>
              <w:pPrChange w:id="4656" w:author="Gabriel Correa" w:date="2015-08-25T14:49:00Z">
                <w:pPr/>
              </w:pPrChange>
            </w:pPr>
            <w:ins w:id="4657"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4658" w:author="Gabriel Correa" w:date="2015-08-25T14:29:00Z"/>
                <w:rFonts w:eastAsia="Times New Roman" w:cs="Times New Roman"/>
                <w:sz w:val="22"/>
              </w:rPr>
              <w:pPrChange w:id="4659" w:author="Gabriel Correa" w:date="2015-08-25T14:49:00Z">
                <w:pPr/>
              </w:pPrChange>
            </w:pPr>
            <w:ins w:id="4660" w:author="Gabriel Correa" w:date="2015-08-25T14:35:00Z">
              <w:r>
                <w:rPr>
                  <w:rFonts w:ascii="Calibri" w:hAnsi="Calibri" w:cs="Calibri"/>
                  <w:color w:val="000000"/>
                  <w:sz w:val="22"/>
                </w:rPr>
                <w:t>0.62</w:t>
              </w:r>
            </w:ins>
          </w:p>
        </w:tc>
      </w:tr>
      <w:tr w:rsidR="00A223C0" w:rsidRPr="002B28AD" w:rsidTr="00A223C0">
        <w:trPr>
          <w:trHeight w:val="300"/>
          <w:ins w:id="4661"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662" w:author="Gabriel Correa" w:date="2015-08-25T14:29:00Z"/>
                <w:rFonts w:eastAsia="Times New Roman" w:cs="Calibri"/>
                <w:color w:val="000000"/>
                <w:sz w:val="22"/>
              </w:rPr>
            </w:pPr>
            <w:ins w:id="4663" w:author="Gabriel Correa" w:date="2015-08-25T14:29:00Z">
              <w:r w:rsidRPr="002B28AD">
                <w:rPr>
                  <w:rFonts w:eastAsia="Times New Roman" w:cs="Calibri"/>
                  <w:color w:val="000000"/>
                  <w:sz w:val="22"/>
                </w:rPr>
                <w:t>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664" w:author="Gabriel Correa" w:date="2015-08-25T14:29:00Z"/>
                <w:rFonts w:eastAsia="Times New Roman" w:cs="Calibri"/>
                <w:color w:val="000000"/>
                <w:sz w:val="22"/>
              </w:rPr>
            </w:pPr>
            <w:ins w:id="4665" w:author="Gabriel Correa" w:date="2015-08-25T14:35:00Z">
              <w:r>
                <w:rPr>
                  <w:rFonts w:ascii="Calibri" w:hAnsi="Calibri" w:cs="Calibri"/>
                  <w:color w:val="000000"/>
                  <w:sz w:val="22"/>
                </w:rPr>
                <w:t>0.59</w:t>
              </w:r>
            </w:ins>
          </w:p>
        </w:tc>
        <w:tc>
          <w:tcPr>
            <w:tcW w:w="992" w:type="dxa"/>
            <w:noWrap/>
            <w:vAlign w:val="bottom"/>
            <w:hideMark/>
          </w:tcPr>
          <w:p w:rsidR="00C70510" w:rsidRPr="002B28AD" w:rsidRDefault="00C70510">
            <w:pPr>
              <w:jc w:val="right"/>
              <w:rPr>
                <w:ins w:id="4666" w:author="Gabriel Correa" w:date="2015-08-25T14:29:00Z"/>
                <w:rFonts w:eastAsia="Times New Roman" w:cs="Calibri"/>
                <w:color w:val="000000"/>
                <w:sz w:val="22"/>
              </w:rPr>
            </w:pPr>
            <w:ins w:id="4667"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668" w:author="Gabriel Correa" w:date="2015-08-25T14:29:00Z"/>
                <w:rFonts w:eastAsia="Times New Roman" w:cs="Calibri"/>
                <w:color w:val="000000"/>
                <w:sz w:val="22"/>
              </w:rPr>
            </w:pPr>
            <w:ins w:id="4669" w:author="Gabriel Correa" w:date="2015-08-25T14:35:00Z">
              <w:r>
                <w:rPr>
                  <w:rFonts w:ascii="Calibri" w:hAnsi="Calibri" w:cs="Calibri"/>
                  <w:color w:val="000000"/>
                  <w:sz w:val="22"/>
                </w:rPr>
                <w:t>0.73</w:t>
              </w:r>
            </w:ins>
          </w:p>
        </w:tc>
        <w:tc>
          <w:tcPr>
            <w:tcW w:w="1421" w:type="dxa"/>
            <w:gridSpan w:val="2"/>
            <w:vAlign w:val="bottom"/>
          </w:tcPr>
          <w:p w:rsidR="00C70510" w:rsidRPr="002B28AD" w:rsidRDefault="00C70510">
            <w:pPr>
              <w:jc w:val="right"/>
              <w:rPr>
                <w:ins w:id="4670" w:author="Gabriel Correa" w:date="2015-08-25T14:29:00Z"/>
                <w:rFonts w:eastAsia="Times New Roman" w:cs="Times New Roman"/>
                <w:sz w:val="22"/>
              </w:rPr>
              <w:pPrChange w:id="4671" w:author="Gabriel Correa" w:date="2015-08-25T14:49:00Z">
                <w:pPr/>
              </w:pPrChange>
            </w:pPr>
            <w:ins w:id="4672" w:author="Gabriel Correa" w:date="2015-08-25T14:35:00Z">
              <w:r>
                <w:rPr>
                  <w:rFonts w:ascii="Calibri" w:hAnsi="Calibri" w:cs="Calibri"/>
                  <w:color w:val="000000"/>
                  <w:sz w:val="22"/>
                </w:rPr>
                <w:t>0.47</w:t>
              </w:r>
            </w:ins>
          </w:p>
        </w:tc>
        <w:tc>
          <w:tcPr>
            <w:tcW w:w="1134" w:type="dxa"/>
            <w:vAlign w:val="bottom"/>
          </w:tcPr>
          <w:p w:rsidR="00C70510" w:rsidRPr="002B28AD" w:rsidRDefault="00C70510">
            <w:pPr>
              <w:jc w:val="right"/>
              <w:rPr>
                <w:ins w:id="4673" w:author="Gabriel Correa" w:date="2015-08-25T14:29:00Z"/>
                <w:rFonts w:eastAsia="Times New Roman" w:cs="Times New Roman"/>
                <w:sz w:val="22"/>
              </w:rPr>
              <w:pPrChange w:id="4674" w:author="Gabriel Correa" w:date="2015-08-25T14:49:00Z">
                <w:pPr/>
              </w:pPrChange>
            </w:pPr>
            <w:ins w:id="4675"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4676" w:author="Gabriel Correa" w:date="2015-08-25T14:29:00Z"/>
                <w:rFonts w:eastAsia="Times New Roman" w:cs="Times New Roman"/>
                <w:sz w:val="22"/>
              </w:rPr>
              <w:pPrChange w:id="4677" w:author="Gabriel Correa" w:date="2015-08-25T14:49:00Z">
                <w:pPr/>
              </w:pPrChange>
            </w:pPr>
            <w:ins w:id="4678" w:author="Gabriel Correa" w:date="2015-08-25T14:35:00Z">
              <w:r>
                <w:rPr>
                  <w:rFonts w:ascii="Calibri" w:hAnsi="Calibri" w:cs="Calibri"/>
                  <w:color w:val="000000"/>
                  <w:sz w:val="22"/>
                </w:rPr>
                <w:t>0.59</w:t>
              </w:r>
            </w:ins>
          </w:p>
        </w:tc>
      </w:tr>
      <w:tr w:rsidR="00A223C0" w:rsidRPr="002B28AD" w:rsidTr="00A223C0">
        <w:trPr>
          <w:trHeight w:val="300"/>
          <w:ins w:id="4679"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680" w:author="Gabriel Correa" w:date="2015-08-25T14:29:00Z"/>
                <w:rFonts w:eastAsia="Times New Roman" w:cs="Calibri"/>
                <w:color w:val="000000"/>
                <w:sz w:val="22"/>
              </w:rPr>
            </w:pPr>
            <w:ins w:id="4681" w:author="Gabriel Correa" w:date="2015-08-25T14:29:00Z">
              <w:r w:rsidRPr="002B28AD">
                <w:rPr>
                  <w:rFonts w:eastAsia="Times New Roman" w:cs="Calibri"/>
                  <w:color w:val="000000"/>
                  <w:sz w:val="22"/>
                </w:rPr>
                <w:t>10</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682" w:author="Gabriel Correa" w:date="2015-08-25T14:29:00Z"/>
                <w:rFonts w:eastAsia="Times New Roman" w:cs="Calibri"/>
                <w:color w:val="000000"/>
                <w:sz w:val="22"/>
              </w:rPr>
            </w:pPr>
            <w:ins w:id="4683" w:author="Gabriel Correa" w:date="2015-08-25T14:35:00Z">
              <w:r>
                <w:rPr>
                  <w:rFonts w:ascii="Calibri" w:hAnsi="Calibri" w:cs="Calibri"/>
                  <w:color w:val="000000"/>
                  <w:sz w:val="22"/>
                </w:rPr>
                <w:t>0.57</w:t>
              </w:r>
            </w:ins>
          </w:p>
        </w:tc>
        <w:tc>
          <w:tcPr>
            <w:tcW w:w="992" w:type="dxa"/>
            <w:noWrap/>
            <w:vAlign w:val="bottom"/>
            <w:hideMark/>
          </w:tcPr>
          <w:p w:rsidR="00C70510" w:rsidRPr="002B28AD" w:rsidRDefault="00C70510">
            <w:pPr>
              <w:jc w:val="right"/>
              <w:rPr>
                <w:ins w:id="4684" w:author="Gabriel Correa" w:date="2015-08-25T14:29:00Z"/>
                <w:rFonts w:eastAsia="Times New Roman" w:cs="Calibri"/>
                <w:color w:val="000000"/>
                <w:sz w:val="22"/>
              </w:rPr>
            </w:pPr>
            <w:ins w:id="4685"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686" w:author="Gabriel Correa" w:date="2015-08-25T14:29:00Z"/>
                <w:rFonts w:eastAsia="Times New Roman" w:cs="Calibri"/>
                <w:color w:val="000000"/>
                <w:sz w:val="22"/>
              </w:rPr>
            </w:pPr>
            <w:ins w:id="4687"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4688" w:author="Gabriel Correa" w:date="2015-08-25T14:29:00Z"/>
                <w:rFonts w:eastAsia="Times New Roman" w:cs="Times New Roman"/>
                <w:sz w:val="22"/>
              </w:rPr>
              <w:pPrChange w:id="4689" w:author="Gabriel Correa" w:date="2015-08-25T14:49:00Z">
                <w:pPr/>
              </w:pPrChange>
            </w:pPr>
            <w:ins w:id="4690" w:author="Gabriel Correa" w:date="2015-08-25T14:35:00Z">
              <w:r>
                <w:rPr>
                  <w:rFonts w:ascii="Calibri" w:hAnsi="Calibri" w:cs="Calibri"/>
                  <w:color w:val="000000"/>
                  <w:sz w:val="22"/>
                </w:rPr>
                <w:t>0.44</w:t>
              </w:r>
            </w:ins>
          </w:p>
        </w:tc>
        <w:tc>
          <w:tcPr>
            <w:tcW w:w="1134" w:type="dxa"/>
            <w:vAlign w:val="bottom"/>
          </w:tcPr>
          <w:p w:rsidR="00C70510" w:rsidRPr="002B28AD" w:rsidRDefault="00C70510">
            <w:pPr>
              <w:jc w:val="right"/>
              <w:rPr>
                <w:ins w:id="4691" w:author="Gabriel Correa" w:date="2015-08-25T14:29:00Z"/>
                <w:rFonts w:eastAsia="Times New Roman" w:cs="Times New Roman"/>
                <w:sz w:val="22"/>
              </w:rPr>
              <w:pPrChange w:id="4692" w:author="Gabriel Correa" w:date="2015-08-25T14:49:00Z">
                <w:pPr/>
              </w:pPrChange>
            </w:pPr>
            <w:ins w:id="4693" w:author="Gabriel Correa" w:date="2015-08-25T14:35:00Z">
              <w:r>
                <w:rPr>
                  <w:rFonts w:ascii="Calibri" w:hAnsi="Calibri" w:cs="Calibri"/>
                  <w:color w:val="000000"/>
                  <w:sz w:val="22"/>
                </w:rPr>
                <w:t>0.80</w:t>
              </w:r>
            </w:ins>
          </w:p>
        </w:tc>
        <w:tc>
          <w:tcPr>
            <w:tcW w:w="1702" w:type="dxa"/>
            <w:gridSpan w:val="4"/>
            <w:vAlign w:val="bottom"/>
          </w:tcPr>
          <w:p w:rsidR="00C70510" w:rsidRPr="002B28AD" w:rsidRDefault="00C70510">
            <w:pPr>
              <w:jc w:val="right"/>
              <w:rPr>
                <w:ins w:id="4694" w:author="Gabriel Correa" w:date="2015-08-25T14:29:00Z"/>
                <w:rFonts w:eastAsia="Times New Roman" w:cs="Times New Roman"/>
                <w:sz w:val="22"/>
              </w:rPr>
              <w:pPrChange w:id="4695" w:author="Gabriel Correa" w:date="2015-08-25T14:49:00Z">
                <w:pPr/>
              </w:pPrChange>
            </w:pPr>
            <w:ins w:id="4696" w:author="Gabriel Correa" w:date="2015-08-25T14:35:00Z">
              <w:r>
                <w:rPr>
                  <w:rFonts w:ascii="Calibri" w:hAnsi="Calibri" w:cs="Calibri"/>
                  <w:color w:val="000000"/>
                  <w:sz w:val="22"/>
                </w:rPr>
                <w:t>0.57</w:t>
              </w:r>
            </w:ins>
          </w:p>
        </w:tc>
      </w:tr>
      <w:tr w:rsidR="00A223C0" w:rsidRPr="002B28AD" w:rsidTr="006C2C10">
        <w:tblPrEx>
          <w:tblPrExChange w:id="4697" w:author="Gabriel Correa" w:date="2015-08-25T14:52:00Z">
            <w:tblPrEx>
              <w:tblW w:w="9043" w:type="dxa"/>
            </w:tblPrEx>
          </w:tblPrExChange>
        </w:tblPrEx>
        <w:trPr>
          <w:trHeight w:val="300"/>
          <w:ins w:id="4698" w:author="Gabriel Correa" w:date="2015-08-25T14:29:00Z"/>
          <w:trPrChange w:id="4699" w:author="Gabriel Correa" w:date="2015-08-25T14:52:00Z">
            <w:trPr>
              <w:trHeight w:val="300"/>
            </w:trPr>
          </w:trPrChange>
        </w:trPr>
        <w:tc>
          <w:tcPr>
            <w:tcW w:w="1098" w:type="dxa"/>
            <w:gridSpan w:val="3"/>
            <w:tcBorders>
              <w:right w:val="dotDash" w:sz="4" w:space="0" w:color="A6A6A6" w:themeColor="background1" w:themeShade="A6"/>
            </w:tcBorders>
            <w:noWrap/>
            <w:hideMark/>
            <w:tcPrChange w:id="4700" w:author="Gabriel Correa" w:date="2015-08-25T14:52:00Z">
              <w:tcPr>
                <w:tcW w:w="1098" w:type="dxa"/>
                <w:gridSpan w:val="3"/>
                <w:tcBorders>
                  <w:right w:val="dotDash" w:sz="4" w:space="0" w:color="A6A6A6" w:themeColor="background1" w:themeShade="A6"/>
                </w:tcBorders>
                <w:noWrap/>
                <w:hideMark/>
              </w:tcPr>
            </w:tcPrChange>
          </w:tcPr>
          <w:p w:rsidR="00C70510" w:rsidRPr="002B28AD" w:rsidRDefault="00C70510">
            <w:pPr>
              <w:jc w:val="right"/>
              <w:rPr>
                <w:ins w:id="4701" w:author="Gabriel Correa" w:date="2015-08-25T14:29:00Z"/>
                <w:rFonts w:eastAsia="Times New Roman" w:cs="Calibri"/>
                <w:color w:val="000000"/>
                <w:sz w:val="22"/>
              </w:rPr>
            </w:pPr>
            <w:ins w:id="4702" w:author="Gabriel Correa" w:date="2015-08-25T14:29:00Z">
              <w:r w:rsidRPr="002B28AD">
                <w:rPr>
                  <w:rFonts w:eastAsia="Times New Roman" w:cs="Calibri"/>
                  <w:color w:val="000000"/>
                  <w:sz w:val="22"/>
                </w:rPr>
                <w:t>12</w:t>
              </w:r>
            </w:ins>
          </w:p>
        </w:tc>
        <w:tc>
          <w:tcPr>
            <w:tcW w:w="1135" w:type="dxa"/>
            <w:gridSpan w:val="2"/>
            <w:tcBorders>
              <w:left w:val="dotDash" w:sz="4" w:space="0" w:color="A6A6A6" w:themeColor="background1" w:themeShade="A6"/>
            </w:tcBorders>
            <w:noWrap/>
            <w:vAlign w:val="bottom"/>
            <w:hideMark/>
            <w:tcPrChange w:id="4703"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2B28AD" w:rsidRDefault="00C70510">
            <w:pPr>
              <w:jc w:val="right"/>
              <w:rPr>
                <w:ins w:id="4704" w:author="Gabriel Correa" w:date="2015-08-25T14:29:00Z"/>
                <w:rFonts w:eastAsia="Times New Roman" w:cs="Calibri"/>
                <w:color w:val="000000"/>
                <w:sz w:val="22"/>
              </w:rPr>
            </w:pPr>
            <w:ins w:id="4705" w:author="Gabriel Correa" w:date="2015-08-25T14:35:00Z">
              <w:r>
                <w:rPr>
                  <w:rFonts w:ascii="Calibri" w:hAnsi="Calibri" w:cs="Calibri"/>
                  <w:color w:val="000000"/>
                  <w:sz w:val="22"/>
                </w:rPr>
                <w:t>0.56</w:t>
              </w:r>
            </w:ins>
          </w:p>
        </w:tc>
        <w:tc>
          <w:tcPr>
            <w:tcW w:w="992" w:type="dxa"/>
            <w:shd w:val="clear" w:color="auto" w:fill="BFBFBF" w:themeFill="background1" w:themeFillShade="BF"/>
            <w:noWrap/>
            <w:vAlign w:val="bottom"/>
            <w:hideMark/>
            <w:tcPrChange w:id="4706" w:author="Gabriel Correa" w:date="2015-08-25T14:52:00Z">
              <w:tcPr>
                <w:tcW w:w="992" w:type="dxa"/>
                <w:gridSpan w:val="3"/>
                <w:noWrap/>
                <w:vAlign w:val="bottom"/>
                <w:hideMark/>
              </w:tcPr>
            </w:tcPrChange>
          </w:tcPr>
          <w:p w:rsidR="00C70510" w:rsidRPr="002B28AD" w:rsidRDefault="00C70510">
            <w:pPr>
              <w:jc w:val="right"/>
              <w:rPr>
                <w:ins w:id="4707" w:author="Gabriel Correa" w:date="2015-08-25T14:29:00Z"/>
                <w:rFonts w:eastAsia="Times New Roman" w:cs="Calibri"/>
                <w:color w:val="000000"/>
                <w:sz w:val="22"/>
              </w:rPr>
            </w:pPr>
            <w:ins w:id="4708"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Change w:id="4709" w:author="Gabriel Correa" w:date="2015-08-25T14:52:00Z">
              <w:tcPr>
                <w:tcW w:w="1561" w:type="dxa"/>
                <w:gridSpan w:val="8"/>
                <w:tcBorders>
                  <w:right w:val="dotDotDash" w:sz="8" w:space="0" w:color="595959" w:themeColor="text1" w:themeTint="A6"/>
                </w:tcBorders>
                <w:noWrap/>
                <w:vAlign w:val="bottom"/>
                <w:hideMark/>
              </w:tcPr>
            </w:tcPrChange>
          </w:tcPr>
          <w:p w:rsidR="00C70510" w:rsidRPr="002B28AD" w:rsidRDefault="00C70510">
            <w:pPr>
              <w:jc w:val="right"/>
              <w:rPr>
                <w:ins w:id="4710" w:author="Gabriel Correa" w:date="2015-08-25T14:29:00Z"/>
                <w:rFonts w:eastAsia="Times New Roman" w:cs="Calibri"/>
                <w:color w:val="000000"/>
                <w:sz w:val="22"/>
              </w:rPr>
            </w:pPr>
            <w:ins w:id="4711" w:author="Gabriel Correa" w:date="2015-08-25T14:35:00Z">
              <w:r>
                <w:rPr>
                  <w:rFonts w:ascii="Calibri" w:hAnsi="Calibri" w:cs="Calibri"/>
                  <w:color w:val="000000"/>
                  <w:sz w:val="22"/>
                </w:rPr>
                <w:t>0.71</w:t>
              </w:r>
            </w:ins>
          </w:p>
        </w:tc>
        <w:tc>
          <w:tcPr>
            <w:tcW w:w="1421" w:type="dxa"/>
            <w:gridSpan w:val="2"/>
            <w:vAlign w:val="bottom"/>
            <w:tcPrChange w:id="4712" w:author="Gabriel Correa" w:date="2015-08-25T14:52:00Z">
              <w:tcPr>
                <w:tcW w:w="1421" w:type="dxa"/>
                <w:gridSpan w:val="6"/>
                <w:vAlign w:val="bottom"/>
              </w:tcPr>
            </w:tcPrChange>
          </w:tcPr>
          <w:p w:rsidR="00C70510" w:rsidRPr="002B28AD" w:rsidRDefault="00C70510">
            <w:pPr>
              <w:jc w:val="right"/>
              <w:rPr>
                <w:ins w:id="4713" w:author="Gabriel Correa" w:date="2015-08-25T14:29:00Z"/>
                <w:rFonts w:eastAsia="Times New Roman" w:cs="Times New Roman"/>
                <w:sz w:val="22"/>
              </w:rPr>
              <w:pPrChange w:id="4714" w:author="Gabriel Correa" w:date="2015-08-25T14:49:00Z">
                <w:pPr/>
              </w:pPrChange>
            </w:pPr>
            <w:ins w:id="4715" w:author="Gabriel Correa" w:date="2015-08-25T14:35:00Z">
              <w:r>
                <w:rPr>
                  <w:rFonts w:ascii="Calibri" w:hAnsi="Calibri" w:cs="Calibri"/>
                  <w:color w:val="000000"/>
                  <w:sz w:val="22"/>
                </w:rPr>
                <w:t>0.41</w:t>
              </w:r>
            </w:ins>
          </w:p>
        </w:tc>
        <w:tc>
          <w:tcPr>
            <w:tcW w:w="1134" w:type="dxa"/>
            <w:vAlign w:val="bottom"/>
            <w:tcPrChange w:id="4716" w:author="Gabriel Correa" w:date="2015-08-25T14:52:00Z">
              <w:tcPr>
                <w:tcW w:w="1134" w:type="dxa"/>
                <w:gridSpan w:val="5"/>
                <w:vAlign w:val="bottom"/>
              </w:tcPr>
            </w:tcPrChange>
          </w:tcPr>
          <w:p w:rsidR="00C70510" w:rsidRPr="002B28AD" w:rsidRDefault="00C70510">
            <w:pPr>
              <w:jc w:val="right"/>
              <w:rPr>
                <w:ins w:id="4717" w:author="Gabriel Correa" w:date="2015-08-25T14:29:00Z"/>
                <w:rFonts w:eastAsia="Times New Roman" w:cs="Times New Roman"/>
                <w:sz w:val="22"/>
              </w:rPr>
              <w:pPrChange w:id="4718" w:author="Gabriel Correa" w:date="2015-08-25T14:49:00Z">
                <w:pPr/>
              </w:pPrChange>
            </w:pPr>
            <w:ins w:id="4719" w:author="Gabriel Correa" w:date="2015-08-25T14:35:00Z">
              <w:r>
                <w:rPr>
                  <w:rFonts w:ascii="Calibri" w:hAnsi="Calibri" w:cs="Calibri"/>
                  <w:color w:val="000000"/>
                  <w:sz w:val="22"/>
                </w:rPr>
                <w:t>0.81</w:t>
              </w:r>
            </w:ins>
          </w:p>
        </w:tc>
        <w:tc>
          <w:tcPr>
            <w:tcW w:w="1702" w:type="dxa"/>
            <w:gridSpan w:val="4"/>
            <w:vAlign w:val="bottom"/>
            <w:tcPrChange w:id="4720" w:author="Gabriel Correa" w:date="2015-08-25T14:52:00Z">
              <w:tcPr>
                <w:tcW w:w="1702" w:type="dxa"/>
                <w:gridSpan w:val="9"/>
                <w:vAlign w:val="bottom"/>
              </w:tcPr>
            </w:tcPrChange>
          </w:tcPr>
          <w:p w:rsidR="00C70510" w:rsidRPr="002B28AD" w:rsidRDefault="00C70510">
            <w:pPr>
              <w:jc w:val="right"/>
              <w:rPr>
                <w:ins w:id="4721" w:author="Gabriel Correa" w:date="2015-08-25T14:29:00Z"/>
                <w:rFonts w:eastAsia="Times New Roman" w:cs="Times New Roman"/>
                <w:sz w:val="22"/>
              </w:rPr>
              <w:pPrChange w:id="4722" w:author="Gabriel Correa" w:date="2015-08-25T14:49:00Z">
                <w:pPr/>
              </w:pPrChange>
            </w:pPr>
            <w:ins w:id="4723" w:author="Gabriel Correa" w:date="2015-08-25T14:35:00Z">
              <w:r>
                <w:rPr>
                  <w:rFonts w:ascii="Calibri" w:hAnsi="Calibri" w:cs="Calibri"/>
                  <w:color w:val="000000"/>
                  <w:sz w:val="22"/>
                </w:rPr>
                <w:t>0.55</w:t>
              </w:r>
            </w:ins>
          </w:p>
        </w:tc>
      </w:tr>
      <w:tr w:rsidR="00A223C0" w:rsidRPr="002B28AD" w:rsidTr="00A223C0">
        <w:trPr>
          <w:trHeight w:val="300"/>
          <w:ins w:id="4724"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725" w:author="Gabriel Correa" w:date="2015-08-25T14:29:00Z"/>
                <w:rFonts w:eastAsia="Times New Roman" w:cs="Calibri"/>
                <w:color w:val="000000"/>
                <w:sz w:val="22"/>
              </w:rPr>
            </w:pPr>
            <w:ins w:id="4726" w:author="Gabriel Correa" w:date="2015-08-25T14:29:00Z">
              <w:r w:rsidRPr="002B28AD">
                <w:rPr>
                  <w:rFonts w:eastAsia="Times New Roman" w:cs="Calibri"/>
                  <w:color w:val="000000"/>
                  <w:sz w:val="22"/>
                </w:rPr>
                <w:t>14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727" w:author="Gabriel Correa" w:date="2015-08-25T14:29:00Z"/>
                <w:rFonts w:eastAsia="Times New Roman" w:cs="Calibri"/>
                <w:color w:val="000000"/>
                <w:sz w:val="22"/>
              </w:rPr>
            </w:pPr>
            <w:ins w:id="4728" w:author="Gabriel Correa" w:date="2015-08-25T14:35:00Z">
              <w:r>
                <w:rPr>
                  <w:rFonts w:ascii="Calibri" w:hAnsi="Calibri" w:cs="Calibri"/>
                  <w:color w:val="000000"/>
                  <w:sz w:val="22"/>
                </w:rPr>
                <w:t>0.55</w:t>
              </w:r>
            </w:ins>
          </w:p>
        </w:tc>
        <w:tc>
          <w:tcPr>
            <w:tcW w:w="992" w:type="dxa"/>
            <w:noWrap/>
            <w:vAlign w:val="bottom"/>
            <w:hideMark/>
          </w:tcPr>
          <w:p w:rsidR="00C70510" w:rsidRPr="002B28AD" w:rsidRDefault="00C70510">
            <w:pPr>
              <w:jc w:val="right"/>
              <w:rPr>
                <w:ins w:id="4729" w:author="Gabriel Correa" w:date="2015-08-25T14:29:00Z"/>
                <w:rFonts w:eastAsia="Times New Roman" w:cs="Calibri"/>
                <w:color w:val="000000"/>
                <w:sz w:val="22"/>
              </w:rPr>
            </w:pPr>
            <w:ins w:id="4730"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731" w:author="Gabriel Correa" w:date="2015-08-25T14:29:00Z"/>
                <w:rFonts w:eastAsia="Times New Roman" w:cs="Calibri"/>
                <w:color w:val="000000"/>
                <w:sz w:val="22"/>
              </w:rPr>
            </w:pPr>
            <w:ins w:id="4732" w:author="Gabriel Correa" w:date="2015-08-25T14:35:00Z">
              <w:r>
                <w:rPr>
                  <w:rFonts w:ascii="Calibri" w:hAnsi="Calibri" w:cs="Calibri"/>
                  <w:color w:val="000000"/>
                  <w:sz w:val="22"/>
                </w:rPr>
                <w:t>0.70</w:t>
              </w:r>
            </w:ins>
          </w:p>
        </w:tc>
        <w:tc>
          <w:tcPr>
            <w:tcW w:w="1421" w:type="dxa"/>
            <w:gridSpan w:val="2"/>
            <w:vAlign w:val="bottom"/>
          </w:tcPr>
          <w:p w:rsidR="00C70510" w:rsidRPr="002B28AD" w:rsidRDefault="00C70510">
            <w:pPr>
              <w:jc w:val="right"/>
              <w:rPr>
                <w:ins w:id="4733" w:author="Gabriel Correa" w:date="2015-08-25T14:29:00Z"/>
                <w:rFonts w:eastAsia="Times New Roman" w:cs="Times New Roman"/>
                <w:sz w:val="22"/>
              </w:rPr>
              <w:pPrChange w:id="4734" w:author="Gabriel Correa" w:date="2015-08-25T14:49:00Z">
                <w:pPr/>
              </w:pPrChange>
            </w:pPr>
            <w:ins w:id="4735" w:author="Gabriel Correa" w:date="2015-08-25T14:35:00Z">
              <w:r>
                <w:rPr>
                  <w:rFonts w:ascii="Calibri" w:hAnsi="Calibri" w:cs="Calibri"/>
                  <w:color w:val="000000"/>
                  <w:sz w:val="22"/>
                </w:rPr>
                <w:t>0.39</w:t>
              </w:r>
            </w:ins>
          </w:p>
        </w:tc>
        <w:tc>
          <w:tcPr>
            <w:tcW w:w="1134" w:type="dxa"/>
            <w:vAlign w:val="bottom"/>
          </w:tcPr>
          <w:p w:rsidR="00C70510" w:rsidRPr="002B28AD" w:rsidRDefault="00C70510">
            <w:pPr>
              <w:jc w:val="right"/>
              <w:rPr>
                <w:ins w:id="4736" w:author="Gabriel Correa" w:date="2015-08-25T14:29:00Z"/>
                <w:rFonts w:eastAsia="Times New Roman" w:cs="Times New Roman"/>
                <w:sz w:val="22"/>
              </w:rPr>
              <w:pPrChange w:id="4737" w:author="Gabriel Correa" w:date="2015-08-25T14:49:00Z">
                <w:pPr/>
              </w:pPrChange>
            </w:pPr>
            <w:ins w:id="4738" w:author="Gabriel Correa" w:date="2015-08-25T14:35:00Z">
              <w:r>
                <w:rPr>
                  <w:rFonts w:ascii="Calibri" w:hAnsi="Calibri" w:cs="Calibri"/>
                  <w:color w:val="000000"/>
                  <w:sz w:val="22"/>
                </w:rPr>
                <w:t>0.81</w:t>
              </w:r>
            </w:ins>
          </w:p>
        </w:tc>
        <w:tc>
          <w:tcPr>
            <w:tcW w:w="1702" w:type="dxa"/>
            <w:gridSpan w:val="4"/>
            <w:vAlign w:val="bottom"/>
          </w:tcPr>
          <w:p w:rsidR="00C70510" w:rsidRPr="002B28AD" w:rsidRDefault="00C70510">
            <w:pPr>
              <w:jc w:val="right"/>
              <w:rPr>
                <w:ins w:id="4739" w:author="Gabriel Correa" w:date="2015-08-25T14:29:00Z"/>
                <w:rFonts w:eastAsia="Times New Roman" w:cs="Times New Roman"/>
                <w:sz w:val="22"/>
              </w:rPr>
              <w:pPrChange w:id="4740" w:author="Gabriel Correa" w:date="2015-08-25T14:49:00Z">
                <w:pPr/>
              </w:pPrChange>
            </w:pPr>
            <w:ins w:id="4741" w:author="Gabriel Correa" w:date="2015-08-25T14:35:00Z">
              <w:r>
                <w:rPr>
                  <w:rFonts w:ascii="Calibri" w:hAnsi="Calibri" w:cs="Calibri"/>
                  <w:color w:val="000000"/>
                  <w:sz w:val="22"/>
                </w:rPr>
                <w:t>0.53</w:t>
              </w:r>
            </w:ins>
          </w:p>
        </w:tc>
      </w:tr>
      <w:tr w:rsidR="00A223C0" w:rsidRPr="002B28AD" w:rsidTr="00A223C0">
        <w:trPr>
          <w:trHeight w:val="300"/>
          <w:ins w:id="4742"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743" w:author="Gabriel Correa" w:date="2015-08-25T14:29:00Z"/>
                <w:rFonts w:eastAsia="Times New Roman" w:cs="Calibri"/>
                <w:color w:val="000000"/>
                <w:sz w:val="22"/>
              </w:rPr>
            </w:pPr>
            <w:ins w:id="4744" w:author="Gabriel Correa" w:date="2015-08-25T14:29:00Z">
              <w:r w:rsidRPr="002B28AD">
                <w:rPr>
                  <w:rFonts w:eastAsia="Times New Roman" w:cs="Calibri"/>
                  <w:color w:val="000000"/>
                  <w:sz w:val="22"/>
                </w:rPr>
                <w:t>16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745" w:author="Gabriel Correa" w:date="2015-08-25T14:29:00Z"/>
                <w:rFonts w:eastAsia="Times New Roman" w:cs="Calibri"/>
                <w:color w:val="000000"/>
                <w:sz w:val="22"/>
              </w:rPr>
            </w:pPr>
            <w:ins w:id="4746" w:author="Gabriel Correa" w:date="2015-08-25T14:35:00Z">
              <w:r>
                <w:rPr>
                  <w:rFonts w:ascii="Calibri" w:hAnsi="Calibri" w:cs="Calibri"/>
                  <w:color w:val="000000"/>
                  <w:sz w:val="22"/>
                </w:rPr>
                <w:t>0.54</w:t>
              </w:r>
            </w:ins>
          </w:p>
        </w:tc>
        <w:tc>
          <w:tcPr>
            <w:tcW w:w="992" w:type="dxa"/>
            <w:noWrap/>
            <w:vAlign w:val="bottom"/>
            <w:hideMark/>
          </w:tcPr>
          <w:p w:rsidR="00C70510" w:rsidRPr="002B28AD" w:rsidRDefault="00C70510">
            <w:pPr>
              <w:jc w:val="right"/>
              <w:rPr>
                <w:ins w:id="4747" w:author="Gabriel Correa" w:date="2015-08-25T14:29:00Z"/>
                <w:rFonts w:eastAsia="Times New Roman" w:cs="Calibri"/>
                <w:color w:val="000000"/>
                <w:sz w:val="22"/>
              </w:rPr>
            </w:pPr>
            <w:ins w:id="4748"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749" w:author="Gabriel Correa" w:date="2015-08-25T14:29:00Z"/>
                <w:rFonts w:eastAsia="Times New Roman" w:cs="Calibri"/>
                <w:color w:val="000000"/>
                <w:sz w:val="22"/>
              </w:rPr>
            </w:pPr>
            <w:ins w:id="4750" w:author="Gabriel Correa" w:date="2015-08-25T14:35:00Z">
              <w:r>
                <w:rPr>
                  <w:rFonts w:ascii="Calibri" w:hAnsi="Calibri" w:cs="Calibri"/>
                  <w:color w:val="000000"/>
                  <w:sz w:val="22"/>
                </w:rPr>
                <w:t>0.69</w:t>
              </w:r>
            </w:ins>
          </w:p>
        </w:tc>
        <w:tc>
          <w:tcPr>
            <w:tcW w:w="1421" w:type="dxa"/>
            <w:gridSpan w:val="2"/>
            <w:vAlign w:val="bottom"/>
          </w:tcPr>
          <w:p w:rsidR="00C70510" w:rsidRPr="002B28AD" w:rsidRDefault="00C70510">
            <w:pPr>
              <w:jc w:val="right"/>
              <w:rPr>
                <w:ins w:id="4751" w:author="Gabriel Correa" w:date="2015-08-25T14:29:00Z"/>
                <w:rFonts w:eastAsia="Times New Roman" w:cs="Times New Roman"/>
                <w:sz w:val="22"/>
              </w:rPr>
              <w:pPrChange w:id="4752" w:author="Gabriel Correa" w:date="2015-08-25T14:49:00Z">
                <w:pPr/>
              </w:pPrChange>
            </w:pPr>
            <w:ins w:id="4753" w:author="Gabriel Correa" w:date="2015-08-25T14:35:00Z">
              <w:r>
                <w:rPr>
                  <w:rFonts w:ascii="Calibri" w:hAnsi="Calibri" w:cs="Calibri"/>
                  <w:color w:val="000000"/>
                  <w:sz w:val="22"/>
                </w:rPr>
                <w:t>0.38</w:t>
              </w:r>
            </w:ins>
          </w:p>
        </w:tc>
        <w:tc>
          <w:tcPr>
            <w:tcW w:w="1134" w:type="dxa"/>
            <w:vAlign w:val="bottom"/>
          </w:tcPr>
          <w:p w:rsidR="00C70510" w:rsidRPr="002B28AD" w:rsidRDefault="00C70510">
            <w:pPr>
              <w:jc w:val="right"/>
              <w:rPr>
                <w:ins w:id="4754" w:author="Gabriel Correa" w:date="2015-08-25T14:29:00Z"/>
                <w:rFonts w:eastAsia="Times New Roman" w:cs="Times New Roman"/>
                <w:sz w:val="22"/>
              </w:rPr>
              <w:pPrChange w:id="4755" w:author="Gabriel Correa" w:date="2015-08-25T14:49:00Z">
                <w:pPr/>
              </w:pPrChange>
            </w:pPr>
            <w:ins w:id="4756"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4757" w:author="Gabriel Correa" w:date="2015-08-25T14:29:00Z"/>
                <w:rFonts w:eastAsia="Times New Roman" w:cs="Times New Roman"/>
                <w:sz w:val="22"/>
              </w:rPr>
              <w:pPrChange w:id="4758" w:author="Gabriel Correa" w:date="2015-08-25T14:49:00Z">
                <w:pPr/>
              </w:pPrChange>
            </w:pPr>
            <w:ins w:id="4759" w:author="Gabriel Correa" w:date="2015-08-25T14:35:00Z">
              <w:r>
                <w:rPr>
                  <w:rFonts w:ascii="Calibri" w:hAnsi="Calibri" w:cs="Calibri"/>
                  <w:color w:val="000000"/>
                  <w:sz w:val="22"/>
                </w:rPr>
                <w:t>0.52</w:t>
              </w:r>
            </w:ins>
          </w:p>
        </w:tc>
      </w:tr>
      <w:tr w:rsidR="00A223C0" w:rsidRPr="002B28AD" w:rsidTr="00A223C0">
        <w:trPr>
          <w:trHeight w:val="300"/>
          <w:ins w:id="4760"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761" w:author="Gabriel Correa" w:date="2015-08-25T14:29:00Z"/>
                <w:rFonts w:eastAsia="Times New Roman" w:cs="Calibri"/>
                <w:color w:val="000000"/>
                <w:sz w:val="22"/>
              </w:rPr>
            </w:pPr>
            <w:ins w:id="4762" w:author="Gabriel Correa" w:date="2015-08-25T14:29:00Z">
              <w:r w:rsidRPr="002B28AD">
                <w:rPr>
                  <w:rFonts w:eastAsia="Times New Roman" w:cs="Calibri"/>
                  <w:color w:val="000000"/>
                  <w:sz w:val="22"/>
                </w:rPr>
                <w:t>18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763" w:author="Gabriel Correa" w:date="2015-08-25T14:29:00Z"/>
                <w:rFonts w:eastAsia="Times New Roman" w:cs="Calibri"/>
                <w:color w:val="000000"/>
                <w:sz w:val="22"/>
              </w:rPr>
            </w:pPr>
            <w:ins w:id="4764" w:author="Gabriel Correa" w:date="2015-08-25T14:35:00Z">
              <w:r>
                <w:rPr>
                  <w:rFonts w:ascii="Calibri" w:hAnsi="Calibri" w:cs="Calibri"/>
                  <w:color w:val="000000"/>
                  <w:sz w:val="22"/>
                </w:rPr>
                <w:t>0.53</w:t>
              </w:r>
            </w:ins>
          </w:p>
        </w:tc>
        <w:tc>
          <w:tcPr>
            <w:tcW w:w="992" w:type="dxa"/>
            <w:noWrap/>
            <w:vAlign w:val="bottom"/>
            <w:hideMark/>
          </w:tcPr>
          <w:p w:rsidR="00C70510" w:rsidRPr="002B28AD" w:rsidRDefault="00C70510">
            <w:pPr>
              <w:jc w:val="right"/>
              <w:rPr>
                <w:ins w:id="4765" w:author="Gabriel Correa" w:date="2015-08-25T14:29:00Z"/>
                <w:rFonts w:eastAsia="Times New Roman" w:cs="Calibri"/>
                <w:color w:val="000000"/>
                <w:sz w:val="22"/>
              </w:rPr>
            </w:pPr>
            <w:ins w:id="4766"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767" w:author="Gabriel Correa" w:date="2015-08-25T14:29:00Z"/>
                <w:rFonts w:eastAsia="Times New Roman" w:cs="Calibri"/>
                <w:color w:val="000000"/>
                <w:sz w:val="22"/>
              </w:rPr>
            </w:pPr>
            <w:ins w:id="4768" w:author="Gabriel Correa" w:date="2015-08-25T14:35:00Z">
              <w:r>
                <w:rPr>
                  <w:rFonts w:ascii="Calibri" w:hAnsi="Calibri" w:cs="Calibri"/>
                  <w:color w:val="000000"/>
                  <w:sz w:val="22"/>
                </w:rPr>
                <w:t>0.68</w:t>
              </w:r>
            </w:ins>
          </w:p>
        </w:tc>
        <w:tc>
          <w:tcPr>
            <w:tcW w:w="1421" w:type="dxa"/>
            <w:gridSpan w:val="2"/>
            <w:vAlign w:val="bottom"/>
          </w:tcPr>
          <w:p w:rsidR="00C70510" w:rsidRPr="002B28AD" w:rsidRDefault="00C70510">
            <w:pPr>
              <w:jc w:val="right"/>
              <w:rPr>
                <w:ins w:id="4769" w:author="Gabriel Correa" w:date="2015-08-25T14:29:00Z"/>
                <w:rFonts w:eastAsia="Times New Roman" w:cs="Times New Roman"/>
                <w:sz w:val="22"/>
              </w:rPr>
              <w:pPrChange w:id="4770" w:author="Gabriel Correa" w:date="2015-08-25T14:49:00Z">
                <w:pPr/>
              </w:pPrChange>
            </w:pPr>
            <w:ins w:id="4771" w:author="Gabriel Correa" w:date="2015-08-25T14:35:00Z">
              <w:r>
                <w:rPr>
                  <w:rFonts w:ascii="Calibri" w:hAnsi="Calibri" w:cs="Calibri"/>
                  <w:color w:val="000000"/>
                  <w:sz w:val="22"/>
                </w:rPr>
                <w:t>0.37</w:t>
              </w:r>
            </w:ins>
          </w:p>
        </w:tc>
        <w:tc>
          <w:tcPr>
            <w:tcW w:w="1134" w:type="dxa"/>
            <w:vAlign w:val="bottom"/>
          </w:tcPr>
          <w:p w:rsidR="00C70510" w:rsidRPr="002B28AD" w:rsidRDefault="00C70510">
            <w:pPr>
              <w:jc w:val="right"/>
              <w:rPr>
                <w:ins w:id="4772" w:author="Gabriel Correa" w:date="2015-08-25T14:29:00Z"/>
                <w:rFonts w:eastAsia="Times New Roman" w:cs="Times New Roman"/>
                <w:sz w:val="22"/>
              </w:rPr>
              <w:pPrChange w:id="4773" w:author="Gabriel Correa" w:date="2015-08-25T14:49:00Z">
                <w:pPr/>
              </w:pPrChange>
            </w:pPr>
            <w:ins w:id="4774"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4775" w:author="Gabriel Correa" w:date="2015-08-25T14:29:00Z"/>
                <w:rFonts w:eastAsia="Times New Roman" w:cs="Times New Roman"/>
                <w:sz w:val="22"/>
              </w:rPr>
              <w:pPrChange w:id="4776" w:author="Gabriel Correa" w:date="2015-08-25T14:49:00Z">
                <w:pPr/>
              </w:pPrChange>
            </w:pPr>
            <w:ins w:id="4777" w:author="Gabriel Correa" w:date="2015-08-25T14:35:00Z">
              <w:r>
                <w:rPr>
                  <w:rFonts w:ascii="Calibri" w:hAnsi="Calibri" w:cs="Calibri"/>
                  <w:color w:val="000000"/>
                  <w:sz w:val="22"/>
                </w:rPr>
                <w:t>0.51</w:t>
              </w:r>
            </w:ins>
          </w:p>
        </w:tc>
      </w:tr>
      <w:tr w:rsidR="00A223C0" w:rsidRPr="002B28AD" w:rsidTr="00A223C0">
        <w:trPr>
          <w:trHeight w:val="300"/>
          <w:ins w:id="4778" w:author="Gabriel Correa" w:date="2015-08-25T14:29:00Z"/>
          <w:trPrChange w:id="4779"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4780" w:author="Gabriel Correa" w:date="2015-08-25T14:50:00Z">
              <w:tcPr>
                <w:tcW w:w="1102" w:type="dxa"/>
                <w:gridSpan w:val="4"/>
                <w:tcBorders>
                  <w:bottom w:val="nil"/>
                  <w:right w:val="dotDash" w:sz="4" w:space="0" w:color="A6A6A6" w:themeColor="background1" w:themeShade="A6"/>
                </w:tcBorders>
                <w:noWrap/>
                <w:hideMark/>
              </w:tcPr>
            </w:tcPrChange>
          </w:tcPr>
          <w:p w:rsidR="00C70510" w:rsidRPr="002B28AD" w:rsidRDefault="00C70510">
            <w:pPr>
              <w:jc w:val="right"/>
              <w:rPr>
                <w:ins w:id="4781" w:author="Gabriel Correa" w:date="2015-08-25T14:29:00Z"/>
                <w:rFonts w:eastAsia="Times New Roman" w:cs="Calibri"/>
                <w:color w:val="000000"/>
                <w:sz w:val="22"/>
              </w:rPr>
            </w:pPr>
            <w:ins w:id="4782" w:author="Gabriel Correa" w:date="2015-08-25T14:29:00Z">
              <w:r w:rsidRPr="002B28AD">
                <w:rPr>
                  <w:rFonts w:eastAsia="Times New Roman" w:cs="Calibri"/>
                  <w:color w:val="000000"/>
                  <w:sz w:val="22"/>
                </w:rPr>
                <w:t>20</w:t>
              </w:r>
            </w:ins>
          </w:p>
        </w:tc>
        <w:tc>
          <w:tcPr>
            <w:tcW w:w="1135" w:type="dxa"/>
            <w:gridSpan w:val="2"/>
            <w:tcBorders>
              <w:left w:val="dotDash" w:sz="4" w:space="0" w:color="A6A6A6" w:themeColor="background1" w:themeShade="A6"/>
            </w:tcBorders>
            <w:noWrap/>
            <w:vAlign w:val="bottom"/>
            <w:hideMark/>
            <w:tcPrChange w:id="4783"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2B28AD" w:rsidRDefault="00C70510">
            <w:pPr>
              <w:jc w:val="right"/>
              <w:rPr>
                <w:ins w:id="4784" w:author="Gabriel Correa" w:date="2015-08-25T14:29:00Z"/>
                <w:rFonts w:eastAsia="Times New Roman" w:cs="Calibri"/>
                <w:color w:val="000000"/>
                <w:sz w:val="22"/>
              </w:rPr>
            </w:pPr>
            <w:ins w:id="4785" w:author="Gabriel Correa" w:date="2015-08-25T14:35:00Z">
              <w:r>
                <w:rPr>
                  <w:rFonts w:ascii="Calibri" w:hAnsi="Calibri" w:cs="Calibri"/>
                  <w:color w:val="000000"/>
                  <w:sz w:val="22"/>
                </w:rPr>
                <w:t>0.52</w:t>
              </w:r>
            </w:ins>
          </w:p>
        </w:tc>
        <w:tc>
          <w:tcPr>
            <w:tcW w:w="992" w:type="dxa"/>
            <w:tcBorders>
              <w:bottom w:val="nil"/>
            </w:tcBorders>
            <w:noWrap/>
            <w:vAlign w:val="bottom"/>
            <w:hideMark/>
            <w:tcPrChange w:id="4786" w:author="Gabriel Correa" w:date="2015-08-25T14:50:00Z">
              <w:tcPr>
                <w:tcW w:w="1090" w:type="dxa"/>
                <w:gridSpan w:val="7"/>
                <w:tcBorders>
                  <w:bottom w:val="nil"/>
                </w:tcBorders>
                <w:noWrap/>
                <w:vAlign w:val="bottom"/>
                <w:hideMark/>
              </w:tcPr>
            </w:tcPrChange>
          </w:tcPr>
          <w:p w:rsidR="00C70510" w:rsidRPr="002B28AD" w:rsidRDefault="00C70510">
            <w:pPr>
              <w:jc w:val="right"/>
              <w:rPr>
                <w:ins w:id="4787" w:author="Gabriel Correa" w:date="2015-08-25T14:29:00Z"/>
                <w:rFonts w:eastAsia="Times New Roman" w:cs="Calibri"/>
                <w:color w:val="000000"/>
                <w:sz w:val="22"/>
              </w:rPr>
            </w:pPr>
            <w:ins w:id="4788" w:author="Gabriel Correa" w:date="2015-08-25T14:35:00Z">
              <w:r>
                <w:rPr>
                  <w:rFonts w:ascii="Calibri" w:hAnsi="Calibri" w:cs="Calibri"/>
                  <w:color w:val="000000"/>
                  <w:sz w:val="22"/>
                </w:rPr>
                <w:t>0.96</w:t>
              </w:r>
            </w:ins>
          </w:p>
        </w:tc>
        <w:tc>
          <w:tcPr>
            <w:tcW w:w="1561" w:type="dxa"/>
            <w:gridSpan w:val="2"/>
            <w:tcBorders>
              <w:bottom w:val="nil"/>
              <w:right w:val="dotDotDash" w:sz="8" w:space="0" w:color="595959" w:themeColor="text1" w:themeTint="A6"/>
            </w:tcBorders>
            <w:noWrap/>
            <w:vAlign w:val="bottom"/>
            <w:hideMark/>
            <w:tcPrChange w:id="4789"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2B28AD" w:rsidRDefault="00C70510">
            <w:pPr>
              <w:jc w:val="right"/>
              <w:rPr>
                <w:ins w:id="4790" w:author="Gabriel Correa" w:date="2015-08-25T14:29:00Z"/>
                <w:rFonts w:eastAsia="Times New Roman" w:cs="Calibri"/>
                <w:color w:val="000000"/>
                <w:sz w:val="22"/>
              </w:rPr>
            </w:pPr>
            <w:ins w:id="4791" w:author="Gabriel Correa" w:date="2015-08-25T14:35:00Z">
              <w:r>
                <w:rPr>
                  <w:rFonts w:ascii="Calibri" w:hAnsi="Calibri" w:cs="Calibri"/>
                  <w:color w:val="000000"/>
                  <w:sz w:val="22"/>
                </w:rPr>
                <w:t>0.68</w:t>
              </w:r>
            </w:ins>
          </w:p>
        </w:tc>
        <w:tc>
          <w:tcPr>
            <w:tcW w:w="1421" w:type="dxa"/>
            <w:gridSpan w:val="2"/>
            <w:vAlign w:val="bottom"/>
            <w:tcPrChange w:id="4792" w:author="Gabriel Correa" w:date="2015-08-25T14:50:00Z">
              <w:tcPr>
                <w:tcW w:w="1422" w:type="dxa"/>
                <w:gridSpan w:val="4"/>
                <w:vAlign w:val="bottom"/>
              </w:tcPr>
            </w:tcPrChange>
          </w:tcPr>
          <w:p w:rsidR="00C70510" w:rsidRPr="002B28AD" w:rsidRDefault="00C70510">
            <w:pPr>
              <w:jc w:val="right"/>
              <w:rPr>
                <w:ins w:id="4793" w:author="Gabriel Correa" w:date="2015-08-25T14:29:00Z"/>
                <w:rFonts w:eastAsia="Times New Roman" w:cs="Times New Roman"/>
                <w:sz w:val="22"/>
              </w:rPr>
              <w:pPrChange w:id="4794" w:author="Gabriel Correa" w:date="2015-08-25T14:49:00Z">
                <w:pPr/>
              </w:pPrChange>
            </w:pPr>
            <w:ins w:id="4795" w:author="Gabriel Correa" w:date="2015-08-25T14:35:00Z">
              <w:r>
                <w:rPr>
                  <w:rFonts w:ascii="Calibri" w:hAnsi="Calibri" w:cs="Calibri"/>
                  <w:color w:val="000000"/>
                  <w:sz w:val="22"/>
                </w:rPr>
                <w:t>0.35</w:t>
              </w:r>
            </w:ins>
          </w:p>
        </w:tc>
        <w:tc>
          <w:tcPr>
            <w:tcW w:w="1134" w:type="dxa"/>
            <w:vAlign w:val="bottom"/>
            <w:tcPrChange w:id="4796" w:author="Gabriel Correa" w:date="2015-08-25T14:50:00Z">
              <w:tcPr>
                <w:tcW w:w="1134" w:type="dxa"/>
                <w:gridSpan w:val="5"/>
                <w:vAlign w:val="bottom"/>
              </w:tcPr>
            </w:tcPrChange>
          </w:tcPr>
          <w:p w:rsidR="00C70510" w:rsidRPr="002B28AD" w:rsidRDefault="00C70510">
            <w:pPr>
              <w:jc w:val="right"/>
              <w:rPr>
                <w:ins w:id="4797" w:author="Gabriel Correa" w:date="2015-08-25T14:29:00Z"/>
                <w:rFonts w:eastAsia="Times New Roman" w:cs="Times New Roman"/>
                <w:sz w:val="22"/>
              </w:rPr>
              <w:pPrChange w:id="4798" w:author="Gabriel Correa" w:date="2015-08-25T14:49:00Z">
                <w:pPr/>
              </w:pPrChange>
            </w:pPr>
            <w:ins w:id="4799" w:author="Gabriel Correa" w:date="2015-08-25T14:35:00Z">
              <w:r>
                <w:rPr>
                  <w:rFonts w:ascii="Calibri" w:hAnsi="Calibri" w:cs="Calibri"/>
                  <w:color w:val="000000"/>
                  <w:sz w:val="22"/>
                </w:rPr>
                <w:t>0.83</w:t>
              </w:r>
            </w:ins>
          </w:p>
        </w:tc>
        <w:tc>
          <w:tcPr>
            <w:tcW w:w="1702" w:type="dxa"/>
            <w:gridSpan w:val="4"/>
            <w:vAlign w:val="bottom"/>
            <w:tcPrChange w:id="4800" w:author="Gabriel Correa" w:date="2015-08-25T14:50:00Z">
              <w:tcPr>
                <w:tcW w:w="1702" w:type="dxa"/>
                <w:gridSpan w:val="9"/>
                <w:vAlign w:val="bottom"/>
              </w:tcPr>
            </w:tcPrChange>
          </w:tcPr>
          <w:p w:rsidR="00C70510" w:rsidRPr="002B28AD" w:rsidRDefault="00C70510">
            <w:pPr>
              <w:jc w:val="right"/>
              <w:rPr>
                <w:ins w:id="4801" w:author="Gabriel Correa" w:date="2015-08-25T14:29:00Z"/>
                <w:rFonts w:eastAsia="Times New Roman" w:cs="Times New Roman"/>
                <w:sz w:val="22"/>
              </w:rPr>
              <w:pPrChange w:id="4802" w:author="Gabriel Correa" w:date="2015-08-25T14:49:00Z">
                <w:pPr/>
              </w:pPrChange>
            </w:pPr>
            <w:ins w:id="4803" w:author="Gabriel Correa" w:date="2015-08-25T14:35:00Z">
              <w:r>
                <w:rPr>
                  <w:rFonts w:ascii="Calibri" w:hAnsi="Calibri" w:cs="Calibri"/>
                  <w:color w:val="000000"/>
                  <w:sz w:val="22"/>
                </w:rPr>
                <w:t>0.49</w:t>
              </w:r>
            </w:ins>
          </w:p>
        </w:tc>
      </w:tr>
      <w:tr w:rsidR="00C70510" w:rsidRPr="002B28AD" w:rsidTr="00A223C0">
        <w:tblPrEx>
          <w:tblPrExChange w:id="4804" w:author="Gabriel Correa" w:date="2015-08-25T14:50:00Z">
            <w:tblPrEx>
              <w:tblW w:w="8672" w:type="dxa"/>
            </w:tblPrEx>
          </w:tblPrExChange>
        </w:tblPrEx>
        <w:trPr>
          <w:gridAfter w:val="1"/>
          <w:wAfter w:w="381" w:type="dxa"/>
          <w:trHeight w:val="300"/>
          <w:ins w:id="4805" w:author="Gabriel Correa" w:date="2015-08-25T14:43:00Z"/>
          <w:trPrChange w:id="4806" w:author="Gabriel Correa" w:date="2015-08-25T14:50:00Z">
            <w:trPr>
              <w:gridAfter w:val="1"/>
              <w:trHeight w:val="300"/>
            </w:trPr>
          </w:trPrChange>
        </w:trPr>
        <w:tc>
          <w:tcPr>
            <w:tcW w:w="8662" w:type="dxa"/>
            <w:gridSpan w:val="14"/>
            <w:tcBorders>
              <w:top w:val="nil"/>
            </w:tcBorders>
            <w:noWrap/>
            <w:tcPrChange w:id="4807" w:author="Gabriel Correa" w:date="2015-08-25T14:50:00Z">
              <w:tcPr>
                <w:tcW w:w="8672" w:type="dxa"/>
                <w:gridSpan w:val="36"/>
                <w:tcBorders>
                  <w:top w:val="nil"/>
                </w:tcBorders>
                <w:noWrap/>
              </w:tcPr>
            </w:tcPrChange>
          </w:tcPr>
          <w:p w:rsidR="00C70510" w:rsidRDefault="00C70510">
            <w:pPr>
              <w:jc w:val="right"/>
              <w:rPr>
                <w:ins w:id="4808" w:author="Gabriel Correa" w:date="2015-08-25T14:43:00Z"/>
                <w:rFonts w:ascii="Calibri" w:hAnsi="Calibri" w:cs="Calibri"/>
                <w:color w:val="000000"/>
                <w:sz w:val="22"/>
              </w:rPr>
              <w:pPrChange w:id="4809" w:author="Gabriel Correa" w:date="2015-08-25T14:45:00Z">
                <w:pPr/>
              </w:pPrChange>
            </w:pPr>
            <w:ins w:id="4810" w:author="Gabriel Correa" w:date="2015-08-25T14:44:00Z">
              <w:r w:rsidRPr="002B28AD">
                <w:rPr>
                  <w:rFonts w:cs="Calibri"/>
                  <w:i/>
                  <w:color w:val="595959" w:themeColor="text1" w:themeTint="A6"/>
                  <w:sz w:val="22"/>
                </w:rPr>
                <w:t>(Entrenamiento: Java</w:t>
              </w:r>
            </w:ins>
            <w:ins w:id="4811" w:author="Gabriel Correa" w:date="2015-08-25T14:45:00Z">
              <w:r>
                <w:rPr>
                  <w:rFonts w:cs="Calibri"/>
                  <w:i/>
                  <w:color w:val="595959" w:themeColor="text1" w:themeTint="A6"/>
                  <w:sz w:val="22"/>
                </w:rPr>
                <w:t xml:space="preserve">, </w:t>
              </w:r>
              <w:proofErr w:type="spellStart"/>
              <w:r>
                <w:rPr>
                  <w:rFonts w:cs="Calibri"/>
                  <w:i/>
                  <w:color w:val="595959" w:themeColor="text1" w:themeTint="A6"/>
                  <w:sz w:val="22"/>
                </w:rPr>
                <w:t>JFace</w:t>
              </w:r>
            </w:ins>
            <w:proofErr w:type="spellEnd"/>
            <w:ins w:id="4812" w:author="Gabriel Correa" w:date="2015-08-25T14:44:00Z">
              <w:r w:rsidRPr="002B28AD">
                <w:rPr>
                  <w:rFonts w:cs="Calibri"/>
                  <w:i/>
                  <w:color w:val="595959" w:themeColor="text1" w:themeTint="A6"/>
                  <w:sz w:val="22"/>
                </w:rPr>
                <w:t xml:space="preserve">     -     Pruebas: </w:t>
              </w:r>
            </w:ins>
            <w:ins w:id="4813" w:author="Gabriel Correa" w:date="2015-08-25T14:45:00Z">
              <w:r>
                <w:rPr>
                  <w:rFonts w:cs="Calibri"/>
                  <w:i/>
                  <w:color w:val="595959" w:themeColor="text1" w:themeTint="A6"/>
                  <w:sz w:val="22"/>
                </w:rPr>
                <w:t xml:space="preserve">Apache </w:t>
              </w:r>
              <w:proofErr w:type="spellStart"/>
              <w:r>
                <w:rPr>
                  <w:rFonts w:cs="Calibri"/>
                  <w:i/>
                  <w:color w:val="595959" w:themeColor="text1" w:themeTint="A6"/>
                  <w:sz w:val="22"/>
                </w:rPr>
                <w:t>Commons</w:t>
              </w:r>
            </w:ins>
            <w:proofErr w:type="spellEnd"/>
            <w:ins w:id="4814" w:author="Gabriel Correa" w:date="2015-08-25T14:44:00Z">
              <w:r w:rsidRPr="002B28AD">
                <w:rPr>
                  <w:rFonts w:cs="Calibri"/>
                  <w:i/>
                  <w:color w:val="595959" w:themeColor="text1" w:themeTint="A6"/>
                  <w:sz w:val="22"/>
                </w:rPr>
                <w:t>)</w:t>
              </w:r>
            </w:ins>
          </w:p>
        </w:tc>
      </w:tr>
    </w:tbl>
    <w:p w:rsidR="007123F7" w:rsidRDefault="00366968" w:rsidP="008A70A2">
      <w:pPr>
        <w:rPr>
          <w:ins w:id="4815" w:author="Gabriel Correa" w:date="2015-08-25T15:17:00Z"/>
        </w:rPr>
      </w:pPr>
      <w:proofErr w:type="spellStart"/>
      <w:ins w:id="4816" w:author="Gabriel Correa" w:date="2015-08-25T15:14:00Z">
        <w:r>
          <w:t>Us</w:t>
        </w:r>
      </w:ins>
      <w:ins w:id="4817" w:author="Gabriel Correa" w:date="2015-08-25T15:15:00Z">
        <w:r>
          <w:t>ándo</w:t>
        </w:r>
        <w:proofErr w:type="spellEnd"/>
        <w:r>
          <w:t xml:space="preserve"> la matriz de costos sobre </w:t>
        </w:r>
        <w:proofErr w:type="spellStart"/>
        <w:r>
          <w:t>NaiveBayes</w:t>
        </w:r>
        <w:proofErr w:type="spellEnd"/>
        <w:r>
          <w:t xml:space="preserve"> se pudo alcanzar más de 95% de correctitud detectando directivas. </w:t>
        </w:r>
      </w:ins>
      <w:proofErr w:type="spellStart"/>
      <w:ins w:id="4818" w:author="Gabriel Correa" w:date="2015-08-25T15:16:00Z">
        <w:r>
          <w:t>NaiveBayes</w:t>
        </w:r>
        <w:proofErr w:type="spellEnd"/>
        <w:r>
          <w:t xml:space="preserve"> puede ser mejorado en términos de </w:t>
        </w:r>
        <w:proofErr w:type="spellStart"/>
        <w:r>
          <w:rPr>
            <w:i/>
          </w:rPr>
          <w:t>recall</w:t>
        </w:r>
        <w:proofErr w:type="spellEnd"/>
        <w:r>
          <w:t xml:space="preserve"> usando este método lo cual lo deja como uno de los mejores candidatos para detectar la mayor cantidad de directivas de una API, </w:t>
        </w:r>
      </w:ins>
      <w:ins w:id="4819" w:author="Gabriel Correa" w:date="2015-08-25T15:17:00Z">
        <w:r>
          <w:t>al menos según los resultados de estos experimentos.</w:t>
        </w:r>
      </w:ins>
    </w:p>
    <w:p w:rsidR="00366968" w:rsidRPr="00F80B4D" w:rsidRDefault="00366968" w:rsidP="008A70A2">
      <w:pPr>
        <w:rPr>
          <w:ins w:id="4820" w:author="Gabriel Correa" w:date="2015-08-25T15:21:00Z"/>
        </w:rPr>
      </w:pPr>
      <w:ins w:id="4821" w:author="Gabriel Correa" w:date="2015-08-25T15:18:00Z">
        <w:r>
          <w:t xml:space="preserve">Por otra parte, con el clasificador </w:t>
        </w:r>
        <w:proofErr w:type="spellStart"/>
        <w:r>
          <w:rPr>
            <w:i/>
          </w:rPr>
          <w:t>Logistic</w:t>
        </w:r>
        <w:proofErr w:type="spellEnd"/>
        <w:r>
          <w:t xml:space="preserve"> también se </w:t>
        </w:r>
      </w:ins>
      <w:ins w:id="4822" w:author="Gabriel Correa" w:date="2015-08-25T15:19:00Z">
        <w:r>
          <w:t xml:space="preserve">realizaron </w:t>
        </w:r>
      </w:ins>
      <w:ins w:id="4823" w:author="Gabriel Correa" w:date="2015-08-25T15:18:00Z">
        <w:r>
          <w:t>pruebas usando la matriz de costos</w:t>
        </w:r>
      </w:ins>
      <w:ins w:id="4824" w:author="Gabriel Correa" w:date="2015-08-25T15:19:00Z">
        <w:r>
          <w:t xml:space="preserve">, pero usando los datos de </w:t>
        </w:r>
      </w:ins>
      <w:ins w:id="4825" w:author="Gabriel Correa" w:date="2015-08-25T15:20:00Z">
        <w:r>
          <w:t xml:space="preserve">la sección </w:t>
        </w:r>
      </w:ins>
      <w:ins w:id="4826" w:author="Gabriel Correa" w:date="2015-08-25T15:19:00Z">
        <w:r>
          <w:fldChar w:fldCharType="begin"/>
        </w:r>
        <w:r>
          <w:instrText xml:space="preserve"> REF _Ref428279312 \r \h </w:instrText>
        </w:r>
      </w:ins>
      <w:r>
        <w:fldChar w:fldCharType="separate"/>
      </w:r>
      <w:r w:rsidR="00E159AF">
        <w:t>6.2.3</w:t>
      </w:r>
      <w:ins w:id="4827" w:author="Gabriel Correa" w:date="2015-08-25T15:19:00Z">
        <w:r>
          <w:fldChar w:fldCharType="end"/>
        </w:r>
      </w:ins>
      <w:ins w:id="4828" w:author="Gabriel Correa" w:date="2015-08-25T15:20:00Z">
        <w:r>
          <w:t xml:space="preserve"> </w:t>
        </w:r>
      </w:ins>
      <w:ins w:id="4829" w:author="Gabriel Correa" w:date="2015-08-25T15:22:00Z">
        <w:r>
          <w:t>–</w:t>
        </w:r>
      </w:ins>
      <w:ins w:id="4830" w:author="Gabriel Correa" w:date="2015-08-25T15:20:00Z">
        <w:r>
          <w:t xml:space="preserve"> </w:t>
        </w:r>
      </w:ins>
      <w:ins w:id="4831" w:author="Gabriel Correa" w:date="2015-08-25T15:22:00Z">
        <w:r>
          <w:t>‘</w:t>
        </w:r>
      </w:ins>
      <w:ins w:id="4832" w:author="Gabriel Correa" w:date="2015-08-25T15:20:00Z">
        <w:r>
          <w:fldChar w:fldCharType="begin"/>
        </w:r>
        <w:r>
          <w:instrText xml:space="preserve"> REF _Ref428279312 \h </w:instrText>
        </w:r>
      </w:ins>
      <w:r>
        <w:fldChar w:fldCharType="separate"/>
      </w:r>
      <w:ins w:id="4833" w:author="Gabriel Correa" w:date="2015-08-24T16:51:00Z">
        <w:r w:rsidR="00E159AF">
          <w:t>Usando</w:t>
        </w:r>
      </w:ins>
      <w:ins w:id="4834" w:author="Gabriel Correa" w:date="2015-08-24T16:26:00Z">
        <w:r w:rsidR="00E159AF">
          <w:t xml:space="preserve"> una </w:t>
        </w:r>
      </w:ins>
      <w:ins w:id="4835" w:author="Gabriel Correa" w:date="2015-08-24T16:25:00Z">
        <w:r w:rsidR="00E159AF">
          <w:t>API</w:t>
        </w:r>
      </w:ins>
      <w:ins w:id="4836" w:author="Gabriel Correa" w:date="2015-08-25T15:20:00Z">
        <w:r>
          <w:fldChar w:fldCharType="end"/>
        </w:r>
      </w:ins>
      <w:ins w:id="4837" w:author="Gabriel Correa" w:date="2015-08-25T15:22:00Z">
        <w:r>
          <w:t>’</w:t>
        </w:r>
      </w:ins>
      <w:ins w:id="4838" w:author="Gabriel Correa" w:date="2015-08-25T15:20:00Z">
        <w:r>
          <w:t>.</w:t>
        </w:r>
      </w:ins>
      <w:ins w:id="4839" w:author="Gabriel Correa" w:date="2015-08-25T15:22:00Z">
        <w:r>
          <w:t xml:space="preserve"> </w:t>
        </w:r>
      </w:ins>
      <w:ins w:id="4840" w:author="Gabriel Correa" w:date="2015-08-25T15:23:00Z">
        <w:r>
          <w:t xml:space="preserve">Los resultados de </w:t>
        </w:r>
        <w:proofErr w:type="spellStart"/>
        <w:r>
          <w:rPr>
            <w:i/>
          </w:rPr>
          <w:t>Logistic</w:t>
        </w:r>
        <w:proofErr w:type="spellEnd"/>
        <w:r>
          <w:t xml:space="preserve"> entrando sólo con un 2.5</w:t>
        </w:r>
      </w:ins>
      <w:ins w:id="4841" w:author="Gabriel Correa" w:date="2015-08-25T15:24:00Z">
        <w:r>
          <w:t xml:space="preserve">% de una API </w:t>
        </w:r>
        <w:r w:rsidR="00F80B4D">
          <w:t>son buenos, pero no consistentes. Pueden ser un accidente que haya funcionado bien o tambi</w:t>
        </w:r>
      </w:ins>
      <w:ins w:id="4842" w:author="Gabriel Correa" w:date="2015-08-25T15:25:00Z">
        <w:r w:rsidR="00F80B4D">
          <w:t xml:space="preserve">én puede ser que sea un buen clasificador con porcentajes muy bajos de entrenamiento. Sin embargo los costos de matriz solo empeoró el rendimiento de </w:t>
        </w:r>
        <w:proofErr w:type="spellStart"/>
        <w:r w:rsidR="00F80B4D">
          <w:rPr>
            <w:i/>
          </w:rPr>
          <w:t>Logistic</w:t>
        </w:r>
      </w:ins>
      <w:proofErr w:type="spellEnd"/>
      <w:ins w:id="4843" w:author="Gabriel Correa" w:date="2015-08-25T15:26:00Z">
        <w:r w:rsidR="00F80B4D">
          <w:t xml:space="preserve"> como lo muestra la </w:t>
        </w:r>
      </w:ins>
      <w:ins w:id="4844" w:author="Gabriel Correa" w:date="2015-08-25T15:28:00Z">
        <w:r w:rsidR="00F80B4D">
          <w:fldChar w:fldCharType="begin"/>
        </w:r>
        <w:r w:rsidR="00F80B4D">
          <w:instrText xml:space="preserve"> REF _Ref428279832 \h </w:instrText>
        </w:r>
      </w:ins>
      <w:r w:rsidR="00F80B4D">
        <w:fldChar w:fldCharType="separate"/>
      </w:r>
      <w:ins w:id="4845" w:author="Gabriel Correa" w:date="2015-08-25T15:26:00Z">
        <w:r w:rsidR="00E159AF">
          <w:t xml:space="preserve">Imagen </w:t>
        </w:r>
      </w:ins>
      <w:r w:rsidR="00E159AF">
        <w:rPr>
          <w:noProof/>
        </w:rPr>
        <w:t>6</w:t>
      </w:r>
      <w:r w:rsidR="00E159AF">
        <w:t>.</w:t>
      </w:r>
      <w:r w:rsidR="00E159AF">
        <w:rPr>
          <w:noProof/>
        </w:rPr>
        <w:t>6</w:t>
      </w:r>
      <w:ins w:id="4846" w:author="Gabriel Correa" w:date="2015-08-25T15:28:00Z">
        <w:r w:rsidR="00F80B4D">
          <w:fldChar w:fldCharType="end"/>
        </w:r>
      </w:ins>
      <w:ins w:id="4847" w:author="Gabriel Correa" w:date="2015-08-25T15:26:00Z">
        <w:r w:rsidR="00F80B4D">
          <w:t>.</w:t>
        </w:r>
      </w:ins>
    </w:p>
    <w:p w:rsidR="00F80B4D" w:rsidRDefault="00366968">
      <w:pPr>
        <w:keepNext/>
        <w:jc w:val="center"/>
        <w:rPr>
          <w:ins w:id="4848" w:author="Gabriel Correa" w:date="2015-08-25T15:26:00Z"/>
        </w:rPr>
        <w:pPrChange w:id="4849" w:author="Gabriel Correa" w:date="2015-08-25T15:26:00Z">
          <w:pPr>
            <w:jc w:val="center"/>
          </w:pPr>
        </w:pPrChange>
      </w:pPr>
      <w:ins w:id="4850" w:author="Gabriel Correa" w:date="2015-08-25T15:23:00Z">
        <w:r>
          <w:rPr>
            <w:noProof/>
          </w:rPr>
          <w:lastRenderedPageBreak/>
          <w:drawing>
            <wp:inline distT="0" distB="0" distL="0" distR="0" wp14:anchorId="6CA9A80F" wp14:editId="43A12E7A">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4851" w:author="Gabriel Correa" w:date="2015-08-25T13:40:00Z"/>
        </w:rPr>
      </w:pPr>
      <w:bookmarkStart w:id="4852" w:name="_Ref428279832"/>
      <w:bookmarkStart w:id="4853" w:name="_Ref428279830"/>
      <w:ins w:id="4854" w:author="Gabriel Correa" w:date="2015-08-25T15:26:00Z">
        <w:r>
          <w:t xml:space="preserve">Imagen </w:t>
        </w:r>
      </w:ins>
      <w:fldSimple w:instr=" STYLEREF 1 \s ">
        <w:r w:rsidR="00E159AF">
          <w:rPr>
            <w:noProof/>
          </w:rPr>
          <w:t>6</w:t>
        </w:r>
      </w:fldSimple>
      <w:r w:rsidR="00146CA9">
        <w:t>.</w:t>
      </w:r>
      <w:fldSimple w:instr=" SEQ Imagen \* ARABIC \s 1 ">
        <w:r w:rsidR="00E159AF">
          <w:rPr>
            <w:noProof/>
          </w:rPr>
          <w:t>6</w:t>
        </w:r>
      </w:fldSimple>
      <w:del w:id="4855"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4852"/>
      <w:ins w:id="4856" w:author="Gabriel Correa" w:date="2015-08-25T15:26:00Z">
        <w:r>
          <w:t xml:space="preserve">:   Efecto de matriz de costos sobre </w:t>
        </w:r>
      </w:ins>
      <w:proofErr w:type="spellStart"/>
      <w:ins w:id="4857" w:author="Gabriel Correa" w:date="2015-08-25T15:27:00Z">
        <w:r>
          <w:rPr>
            <w:i/>
          </w:rPr>
          <w:t>Logistic</w:t>
        </w:r>
        <w:proofErr w:type="spellEnd"/>
        <w:r>
          <w:t xml:space="preserve"> </w:t>
        </w:r>
        <w:r>
          <w:br/>
          <w:t xml:space="preserve">entrenando con un 2.5% de cada API y realizando </w:t>
        </w:r>
      </w:ins>
      <w:ins w:id="4858" w:author="Gabriel Correa" w:date="2015-08-25T15:28:00Z">
        <w:r>
          <w:br/>
        </w:r>
      </w:ins>
      <w:ins w:id="4859" w:author="Gabriel Correa" w:date="2015-08-25T15:27:00Z">
        <w:r>
          <w:t>pruebas con el porcentaje restante.</w:t>
        </w:r>
      </w:ins>
      <w:bookmarkEnd w:id="4853"/>
    </w:p>
    <w:p w:rsidR="0017164D" w:rsidRDefault="0017164D">
      <w:pPr>
        <w:pStyle w:val="Ttulo3"/>
        <w:rPr>
          <w:ins w:id="4860" w:author="Gabriel Correa" w:date="2015-08-25T21:33:00Z"/>
          <w:lang w:val="en-US"/>
        </w:rPr>
        <w:pPrChange w:id="4861" w:author="Gabriel Correa" w:date="2015-08-25T17:42:00Z">
          <w:pPr/>
        </w:pPrChange>
      </w:pPr>
      <w:bookmarkStart w:id="4862" w:name="_Toc428516565"/>
      <w:ins w:id="4863" w:author="Gabriel Correa" w:date="2015-08-25T17:44:00Z">
        <w:r w:rsidRPr="005405E1">
          <w:rPr>
            <w:i/>
            <w:iCs/>
            <w:lang w:val="en-US"/>
            <w:rPrChange w:id="4864" w:author="Gabriel Correa" w:date="2015-08-25T17:45:00Z">
              <w:rPr>
                <w:b/>
                <w:bCs/>
                <w:i/>
                <w:iCs/>
              </w:rPr>
            </w:rPrChange>
          </w:rPr>
          <w:t xml:space="preserve">Stop-words, stemming, </w:t>
        </w:r>
      </w:ins>
      <w:ins w:id="4865" w:author="Gabriel Correa" w:date="2015-08-25T22:11:00Z">
        <w:r w:rsidR="00643198">
          <w:rPr>
            <w:lang w:val="en-US"/>
          </w:rPr>
          <w:t>TF</w:t>
        </w:r>
      </w:ins>
      <w:ins w:id="4866" w:author="Gabriel Correa" w:date="2015-08-25T22:12:00Z">
        <w:r w:rsidR="00643198">
          <w:rPr>
            <w:lang w:val="en-US"/>
          </w:rPr>
          <w:t>-</w:t>
        </w:r>
      </w:ins>
      <w:ins w:id="4867" w:author="Gabriel Correa" w:date="2015-08-25T22:11:00Z">
        <w:r w:rsidR="00643198">
          <w:rPr>
            <w:lang w:val="en-US"/>
          </w:rPr>
          <w:t xml:space="preserve">IDF </w:t>
        </w:r>
      </w:ins>
      <w:ins w:id="4868" w:author="Gabriel Correa" w:date="2015-08-25T22:10:00Z">
        <w:r w:rsidR="00643198">
          <w:rPr>
            <w:lang w:val="en-US"/>
          </w:rPr>
          <w:t>T</w:t>
        </w:r>
      </w:ins>
      <w:ins w:id="4869" w:author="Gabriel Correa" w:date="2015-08-25T17:44:00Z">
        <w:r w:rsidR="00344341" w:rsidRPr="007C2995">
          <w:rPr>
            <w:lang w:val="en-US"/>
          </w:rPr>
          <w:t>ransform</w:t>
        </w:r>
      </w:ins>
      <w:ins w:id="4870" w:author="Gabriel Correa" w:date="2015-08-25T22:21:00Z">
        <w:r w:rsidR="00344341">
          <w:rPr>
            <w:lang w:val="en-US"/>
          </w:rPr>
          <w:t xml:space="preserve"> y</w:t>
        </w:r>
      </w:ins>
      <w:ins w:id="4871" w:author="Gabriel Correa" w:date="2015-08-25T17:44:00Z">
        <w:r w:rsidRPr="005405E1">
          <w:rPr>
            <w:i/>
            <w:iCs/>
            <w:lang w:val="en-US"/>
            <w:rPrChange w:id="4872" w:author="Gabriel Correa" w:date="2015-08-25T17:45:00Z">
              <w:rPr>
                <w:b/>
                <w:bCs/>
                <w:i/>
                <w:iCs/>
              </w:rPr>
            </w:rPrChange>
          </w:rPr>
          <w:t xml:space="preserve"> </w:t>
        </w:r>
      </w:ins>
      <w:proofErr w:type="spellStart"/>
      <w:ins w:id="4873" w:author="Gabriel Correa" w:date="2015-08-25T17:45:00Z">
        <w:r w:rsidRPr="005405E1">
          <w:rPr>
            <w:i/>
            <w:iCs/>
            <w:lang w:val="en-US"/>
            <w:rPrChange w:id="4874" w:author="Gabriel Correa" w:date="2015-08-25T17:45:00Z">
              <w:rPr>
                <w:b/>
                <w:bCs/>
                <w:i/>
                <w:iCs/>
              </w:rPr>
            </w:rPrChange>
          </w:rPr>
          <w:t>word</w:t>
        </w:r>
      </w:ins>
      <w:ins w:id="4875" w:author="Gabriel Correa" w:date="2015-08-25T17:44:00Z">
        <w:r w:rsidRPr="005405E1">
          <w:rPr>
            <w:i/>
            <w:iCs/>
            <w:lang w:val="en-US"/>
            <w:rPrChange w:id="4876" w:author="Gabriel Correa" w:date="2015-08-25T17:45:00Z">
              <w:rPr>
                <w:b/>
                <w:bCs/>
                <w:i/>
                <w:iCs/>
              </w:rPr>
            </w:rPrChange>
          </w:rPr>
          <w:t>counts</w:t>
        </w:r>
      </w:ins>
      <w:bookmarkEnd w:id="4862"/>
      <w:proofErr w:type="spellEnd"/>
    </w:p>
    <w:p w:rsidR="00703A21" w:rsidRDefault="009C2529">
      <w:pPr>
        <w:rPr>
          <w:ins w:id="4877" w:author="Gabriel Correa" w:date="2015-08-25T21:51:00Z"/>
        </w:rPr>
      </w:pPr>
      <w:ins w:id="4878" w:author="Gabriel Correa" w:date="2015-08-25T21:43:00Z">
        <w:r>
          <w:t xml:space="preserve">Usar </w:t>
        </w:r>
        <w:proofErr w:type="spellStart"/>
        <w:r>
          <w:t>s</w:t>
        </w:r>
      </w:ins>
      <w:ins w:id="4879" w:author="Gabriel Correa" w:date="2015-08-25T21:41:00Z">
        <w:r w:rsidR="00861EB7" w:rsidRPr="00861EB7">
          <w:rPr>
            <w:rPrChange w:id="4880" w:author="Gabriel Correa" w:date="2015-08-25T21:41:00Z">
              <w:rPr>
                <w:lang w:val="en-US"/>
              </w:rPr>
            </w:rPrChange>
          </w:rPr>
          <w:t>topwords</w:t>
        </w:r>
        <w:proofErr w:type="spellEnd"/>
        <w:r w:rsidR="00861EB7" w:rsidRPr="00861EB7">
          <w:rPr>
            <w:rPrChange w:id="4881" w:author="Gabriel Correa" w:date="2015-08-25T21:41:00Z">
              <w:rPr>
                <w:lang w:val="en-US"/>
              </w:rPr>
            </w:rPrChange>
          </w:rPr>
          <w:t xml:space="preserve"> </w:t>
        </w:r>
      </w:ins>
      <w:ins w:id="4882" w:author="Gabriel Correa" w:date="2015-08-25T21:43:00Z">
        <w:r>
          <w:t>puede ser útil para obtener mejores resultados en Text Mining. Consiste en ignorar palabras que usualmente aportan poca informaci</w:t>
        </w:r>
      </w:ins>
      <w:ins w:id="4883" w:author="Gabriel Correa" w:date="2015-08-25T21:44:00Z">
        <w:r>
          <w:t>ón semántica tales como ‘and’ o ‘a’. Se realizó una prueba con los dos clasificadores m</w:t>
        </w:r>
      </w:ins>
      <w:ins w:id="4884" w:author="Gabriel Correa" w:date="2015-08-25T21:45:00Z">
        <w:r>
          <w:t xml:space="preserve">ás exitosos de los resultados anteriores comparando su rendimiento con dos listados de palabras </w:t>
        </w:r>
        <w:proofErr w:type="spellStart"/>
        <w:r>
          <w:t>stopwords</w:t>
        </w:r>
        <w:proofErr w:type="spellEnd"/>
        <w:r>
          <w:t>. Un listado es uno publicado por la empresa Google</w:t>
        </w:r>
      </w:ins>
      <w:ins w:id="4885" w:author="Gabriel Correa" w:date="2015-08-25T21:47:00Z">
        <w:r>
          <w:rPr>
            <w:rStyle w:val="Refdenotaalpie"/>
          </w:rPr>
          <w:footnoteReference w:id="10"/>
        </w:r>
      </w:ins>
      <w:ins w:id="4888" w:author="Gabriel Correa" w:date="2015-08-25T21:45:00Z">
        <w:r>
          <w:t xml:space="preserve"> y el otro es una modificaci</w:t>
        </w:r>
      </w:ins>
      <w:ins w:id="4889" w:author="Gabriel Correa" w:date="2015-08-25T21:46:00Z">
        <w:r>
          <w:t>ón de ese mismo acorde al dominio de comentarios de API.</w:t>
        </w:r>
      </w:ins>
      <w:ins w:id="4890" w:author="Gabriel Correa" w:date="2015-08-25T21:48:00Z">
        <w:r>
          <w:t xml:space="preserve"> La modificación consiste en considerar palabras </w:t>
        </w:r>
      </w:ins>
      <w:ins w:id="4891" w:author="Gabriel Correa" w:date="2015-08-25T21:50:00Z">
        <w:r w:rsidR="003772A0">
          <w:t>q</w:t>
        </w:r>
      </w:ins>
      <w:ins w:id="4892" w:author="Gabriel Correa" w:date="2015-08-25T21:51:00Z">
        <w:r w:rsidR="003772A0">
          <w:t xml:space="preserve">ue pueden importar </w:t>
        </w:r>
      </w:ins>
      <w:ins w:id="4893" w:author="Gabriel Correa" w:date="2015-08-25T21:48:00Z">
        <w:r>
          <w:t xml:space="preserve">en comentarios de librerías como </w:t>
        </w:r>
      </w:ins>
      <w:ins w:id="4894" w:author="Gabriel Correa" w:date="2015-08-25T21:49:00Z">
        <w:r>
          <w:t>‘</w:t>
        </w:r>
        <w:proofErr w:type="spellStart"/>
        <w:r>
          <w:t>may</w:t>
        </w:r>
        <w:proofErr w:type="spellEnd"/>
        <w:r>
          <w:t>’,</w:t>
        </w:r>
      </w:ins>
      <w:ins w:id="4895" w:author="Gabriel Correa" w:date="2015-08-25T21:50:00Z">
        <w:r w:rsidR="003772A0">
          <w:t xml:space="preserve"> ‘</w:t>
        </w:r>
        <w:proofErr w:type="spellStart"/>
        <w:r w:rsidR="003772A0">
          <w:t>this</w:t>
        </w:r>
        <w:proofErr w:type="spellEnd"/>
        <w:r w:rsidR="003772A0">
          <w:t xml:space="preserve">’ o </w:t>
        </w:r>
      </w:ins>
      <w:ins w:id="4896" w:author="Gabriel Correa" w:date="2015-08-25T21:48:00Z">
        <w:r>
          <w:t>‘</w:t>
        </w:r>
        <w:proofErr w:type="spellStart"/>
        <w:r>
          <w:t>or</w:t>
        </w:r>
        <w:proofErr w:type="spellEnd"/>
        <w:r>
          <w:t>’</w:t>
        </w:r>
      </w:ins>
      <w:ins w:id="4897" w:author="Gabriel Correa" w:date="2015-08-25T21:57:00Z">
        <w:r w:rsidR="00DF03A3">
          <w:t xml:space="preserve"> y se encuentra publicado en el repositorio de datos públicos de este trabajo.</w:t>
        </w:r>
      </w:ins>
    </w:p>
    <w:p w:rsidR="003772A0" w:rsidRPr="00485A27" w:rsidRDefault="003772A0">
      <w:pPr>
        <w:rPr>
          <w:ins w:id="4898" w:author="Gabriel Correa" w:date="2015-08-25T21:34:00Z"/>
          <w:rPrChange w:id="4899" w:author="Gabriel Correa" w:date="2015-08-25T21:58:00Z">
            <w:rPr>
              <w:ins w:id="4900" w:author="Gabriel Correa" w:date="2015-08-25T21:34:00Z"/>
              <w:lang w:val="en-US"/>
            </w:rPr>
          </w:rPrChange>
        </w:rPr>
      </w:pPr>
      <w:ins w:id="4901" w:author="Gabriel Correa" w:date="2015-08-25T21:51:00Z">
        <w:r>
          <w:t xml:space="preserve">La </w:t>
        </w:r>
      </w:ins>
      <w:ins w:id="4902" w:author="Gabriel Correa" w:date="2015-08-25T21:52:00Z">
        <w:r>
          <w:fldChar w:fldCharType="begin"/>
        </w:r>
        <w:r>
          <w:instrText xml:space="preserve"> REF _Ref428302893 \h </w:instrText>
        </w:r>
      </w:ins>
      <w:r>
        <w:fldChar w:fldCharType="separate"/>
      </w:r>
      <w:ins w:id="4903" w:author="Gabriel Correa" w:date="2015-08-25T21:51:00Z">
        <w:r w:rsidR="00E159AF" w:rsidRPr="007C2995">
          <w:t xml:space="preserve">Tabla </w:t>
        </w:r>
      </w:ins>
      <w:r w:rsidR="00E159AF">
        <w:rPr>
          <w:noProof/>
        </w:rPr>
        <w:t>6</w:t>
      </w:r>
      <w:ins w:id="4904" w:author="Gabriel Correa" w:date="2015-08-28T00:22:00Z">
        <w:r w:rsidR="00E159AF">
          <w:t>.</w:t>
        </w:r>
      </w:ins>
      <w:r w:rsidR="00E159AF">
        <w:rPr>
          <w:noProof/>
        </w:rPr>
        <w:t>8</w:t>
      </w:r>
      <w:ins w:id="4905" w:author="Gabriel Correa" w:date="2015-08-25T21:52:00Z">
        <w:r>
          <w:fldChar w:fldCharType="end"/>
        </w:r>
        <w:r>
          <w:t xml:space="preserve"> muestra que los resultados son muy similares</w:t>
        </w:r>
      </w:ins>
      <w:ins w:id="4906" w:author="Gabriel Correa" w:date="2015-08-25T21:53:00Z">
        <w:r>
          <w:t xml:space="preserve"> por lo que se decide usar la lista de Google sin modificaciones. Las combinaciones con </w:t>
        </w:r>
        <w:proofErr w:type="spellStart"/>
        <w:r>
          <w:t>wordcounts</w:t>
        </w:r>
        <w:proofErr w:type="spellEnd"/>
        <w:r>
          <w:t xml:space="preserve"> fueron hechas pensando </w:t>
        </w:r>
      </w:ins>
      <w:ins w:id="4907" w:author="Gabriel Correa" w:date="2015-08-25T21:54:00Z">
        <w:r>
          <w:t xml:space="preserve">que el no </w:t>
        </w:r>
        <w:r w:rsidRPr="00485A27">
          <w:t xml:space="preserve">usarlas podría significar un mal rendimiento para </w:t>
        </w:r>
        <w:proofErr w:type="spellStart"/>
        <w:r w:rsidRPr="00485A27">
          <w:t>NaiveBayesMultinomial</w:t>
        </w:r>
        <w:proofErr w:type="spellEnd"/>
        <w:r w:rsidRPr="00485A27">
          <w:t xml:space="preserve"> el cual está diseñado para recibir </w:t>
        </w:r>
      </w:ins>
      <w:ins w:id="4908" w:author="Gabriel Correa" w:date="2015-08-25T21:55:00Z">
        <w:r w:rsidRPr="00485A27">
          <w:t>la frecuencia de cada palabra en una frase.</w:t>
        </w:r>
      </w:ins>
    </w:p>
    <w:p w:rsidR="003772A0" w:rsidRPr="007C2995" w:rsidRDefault="003772A0" w:rsidP="005D2320">
      <w:pPr>
        <w:pStyle w:val="Epgrafe"/>
        <w:keepNext/>
        <w:rPr>
          <w:ins w:id="4909" w:author="Gabriel Correa" w:date="2015-08-25T21:51:00Z"/>
        </w:rPr>
      </w:pPr>
      <w:bookmarkStart w:id="4910" w:name="_Ref428302893"/>
      <w:bookmarkStart w:id="4911" w:name="_Ref428302890"/>
      <w:ins w:id="4912" w:author="Gabriel Correa" w:date="2015-08-25T21:51:00Z">
        <w:r w:rsidRPr="007C2995">
          <w:t xml:space="preserve">Tabla </w:t>
        </w:r>
      </w:ins>
      <w:ins w:id="4913" w:author="Gabriel Correa" w:date="2015-08-28T00:22:00Z">
        <w:r w:rsidR="00F002B6">
          <w:fldChar w:fldCharType="begin"/>
        </w:r>
        <w:r w:rsidR="00F002B6">
          <w:instrText xml:space="preserve"> STYLEREF 1 \s </w:instrText>
        </w:r>
      </w:ins>
      <w:r w:rsidR="00F002B6">
        <w:fldChar w:fldCharType="separate"/>
      </w:r>
      <w:r w:rsidR="00E159AF">
        <w:rPr>
          <w:noProof/>
        </w:rPr>
        <w:t>6</w:t>
      </w:r>
      <w:ins w:id="4914"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r w:rsidR="00E159AF">
        <w:rPr>
          <w:noProof/>
        </w:rPr>
        <w:t>8</w:t>
      </w:r>
      <w:ins w:id="4915" w:author="Gabriel Correa" w:date="2015-08-28T00:22:00Z">
        <w:r w:rsidR="00F002B6">
          <w:fldChar w:fldCharType="end"/>
        </w:r>
      </w:ins>
      <w:del w:id="491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4910"/>
      <w:ins w:id="4917" w:author="Gabriel Correa" w:date="2015-08-25T21:51:00Z">
        <w:r w:rsidRPr="007C2995">
          <w:t xml:space="preserve">:   Comparación de rendimiento al usar dos listas de </w:t>
        </w:r>
        <w:proofErr w:type="spellStart"/>
        <w:r w:rsidRPr="007C2995">
          <w:t>stopwords</w:t>
        </w:r>
        <w:proofErr w:type="spellEnd"/>
        <w:r w:rsidRPr="007C2995">
          <w:t>.</w:t>
        </w:r>
        <w:bookmarkEnd w:id="4911"/>
      </w:ins>
    </w:p>
    <w:tbl>
      <w:tblPr>
        <w:tblStyle w:val="Estilo2"/>
        <w:tblW w:w="0" w:type="auto"/>
        <w:tblLook w:val="04A0" w:firstRow="1" w:lastRow="0" w:firstColumn="1" w:lastColumn="0" w:noHBand="0" w:noVBand="1"/>
        <w:tblPrChange w:id="4918"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4919">
          <w:tblGrid>
            <w:gridCol w:w="2152"/>
            <w:gridCol w:w="1200"/>
            <w:gridCol w:w="1376"/>
            <w:gridCol w:w="1200"/>
            <w:gridCol w:w="930"/>
            <w:gridCol w:w="1646"/>
          </w:tblGrid>
        </w:tblGridChange>
      </w:tblGrid>
      <w:tr w:rsidR="00703A21" w:rsidRPr="00485A27" w:rsidTr="00703A21">
        <w:trPr>
          <w:cnfStyle w:val="100000000000" w:firstRow="1" w:lastRow="0" w:firstColumn="0" w:lastColumn="0" w:oddVBand="0" w:evenVBand="0" w:oddHBand="0" w:evenHBand="0" w:firstRowFirstColumn="0" w:firstRowLastColumn="0" w:lastRowFirstColumn="0" w:lastRowLastColumn="0"/>
          <w:trHeight w:val="300"/>
          <w:ins w:id="4920" w:author="Gabriel Correa" w:date="2015-08-25T21:36:00Z"/>
          <w:trPrChange w:id="4921" w:author="Gabriel Correa" w:date="2015-08-25T21:39:00Z">
            <w:trPr>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4922" w:author="Gabriel Correa" w:date="2015-08-25T21:39:00Z">
              <w:tcPr>
                <w:tcW w:w="2152" w:type="dxa"/>
                <w:noWrap/>
                <w:hideMark/>
              </w:tcPr>
            </w:tcPrChange>
          </w:tcPr>
          <w:p w:rsidR="00703A21" w:rsidRPr="00485A27" w:rsidRDefault="00703A21">
            <w:pPr>
              <w:cnfStyle w:val="100000000100" w:firstRow="1" w:lastRow="0" w:firstColumn="0" w:lastColumn="0" w:oddVBand="0" w:evenVBand="0" w:oddHBand="0" w:evenHBand="0" w:firstRowFirstColumn="1" w:firstRowLastColumn="0" w:lastRowFirstColumn="0" w:lastRowLastColumn="0"/>
              <w:rPr>
                <w:ins w:id="4923" w:author="Gabriel Correa" w:date="2015-08-25T21:36:00Z"/>
                <w:sz w:val="22"/>
                <w:rPrChange w:id="4924" w:author="Gabriel Correa" w:date="2015-08-25T21:58:00Z">
                  <w:rPr>
                    <w:ins w:id="4925" w:author="Gabriel Correa" w:date="2015-08-25T21:36:00Z"/>
                  </w:rPr>
                </w:rPrChange>
              </w:rPr>
            </w:pPr>
          </w:p>
        </w:tc>
        <w:tc>
          <w:tcPr>
            <w:tcW w:w="1418" w:type="dxa"/>
            <w:tcBorders>
              <w:top w:val="nil"/>
              <w:bottom w:val="single" w:sz="12" w:space="0" w:color="000000" w:themeColor="text1"/>
            </w:tcBorders>
            <w:noWrap/>
            <w:hideMark/>
            <w:tcPrChange w:id="4926" w:author="Gabriel Correa" w:date="2015-08-25T21:39:00Z">
              <w:tcPr>
                <w:tcW w:w="1200" w:type="dxa"/>
                <w:noWrap/>
                <w:hideMark/>
              </w:tcPr>
            </w:tcPrChange>
          </w:tcPr>
          <w:p w:rsidR="00703A21" w:rsidRPr="00485A27" w:rsidRDefault="00703A21">
            <w:pPr>
              <w:cnfStyle w:val="100000000000" w:firstRow="1" w:lastRow="0" w:firstColumn="0" w:lastColumn="0" w:oddVBand="0" w:evenVBand="0" w:oddHBand="0" w:evenHBand="0" w:firstRowFirstColumn="0" w:firstRowLastColumn="0" w:lastRowFirstColumn="0" w:lastRowLastColumn="0"/>
              <w:rPr>
                <w:ins w:id="4927" w:author="Gabriel Correa" w:date="2015-08-25T21:36:00Z"/>
                <w:sz w:val="22"/>
                <w:rPrChange w:id="4928" w:author="Gabriel Correa" w:date="2015-08-25T21:58:00Z">
                  <w:rPr>
                    <w:ins w:id="4929" w:author="Gabriel Correa" w:date="2015-08-25T21:36:00Z"/>
                  </w:rPr>
                </w:rPrChange>
              </w:rPr>
            </w:pPr>
          </w:p>
        </w:tc>
        <w:tc>
          <w:tcPr>
            <w:tcW w:w="2576" w:type="dxa"/>
            <w:gridSpan w:val="2"/>
            <w:tcBorders>
              <w:top w:val="nil"/>
              <w:bottom w:val="single" w:sz="12" w:space="0" w:color="000000" w:themeColor="text1"/>
            </w:tcBorders>
            <w:noWrap/>
            <w:hideMark/>
            <w:tcPrChange w:id="4930"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4931" w:author="Gabriel Correa" w:date="2015-08-25T21:36:00Z"/>
                <w:sz w:val="22"/>
                <w:rPrChange w:id="4932" w:author="Gabriel Correa" w:date="2015-08-25T21:58:00Z">
                  <w:rPr>
                    <w:ins w:id="4933" w:author="Gabriel Correa" w:date="2015-08-25T21:36:00Z"/>
                  </w:rPr>
                </w:rPrChange>
              </w:rPr>
              <w:pPrChange w:id="4934" w:author="Gabriel Correa" w:date="2015-08-25T22:02:00Z">
                <w:pPr>
                  <w:cnfStyle w:val="100000000000" w:firstRow="1" w:lastRow="0" w:firstColumn="0" w:lastColumn="0" w:oddVBand="0" w:evenVBand="0" w:oddHBand="0" w:evenHBand="0" w:firstRowFirstColumn="0" w:firstRowLastColumn="0" w:lastRowFirstColumn="0" w:lastRowLastColumn="0"/>
                </w:pPr>
              </w:pPrChange>
            </w:pPr>
            <w:proofErr w:type="spellStart"/>
            <w:ins w:id="4935" w:author="Gabriel Correa" w:date="2015-08-25T21:36:00Z">
              <w:r w:rsidRPr="00485A27">
                <w:rPr>
                  <w:sz w:val="22"/>
                  <w:rPrChange w:id="4936" w:author="Gabriel Correa" w:date="2015-08-25T21:58:00Z">
                    <w:rPr/>
                  </w:rPrChange>
                </w:rPr>
                <w:t>NaiveBayes</w:t>
              </w:r>
              <w:proofErr w:type="spellEnd"/>
            </w:ins>
          </w:p>
        </w:tc>
        <w:tc>
          <w:tcPr>
            <w:tcW w:w="2576" w:type="dxa"/>
            <w:gridSpan w:val="2"/>
            <w:tcBorders>
              <w:top w:val="nil"/>
              <w:bottom w:val="single" w:sz="12" w:space="0" w:color="000000" w:themeColor="text1"/>
            </w:tcBorders>
            <w:noWrap/>
            <w:hideMark/>
            <w:tcPrChange w:id="4937"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4938" w:author="Gabriel Correa" w:date="2015-08-25T21:36:00Z"/>
                <w:sz w:val="22"/>
                <w:rPrChange w:id="4939" w:author="Gabriel Correa" w:date="2015-08-25T21:58:00Z">
                  <w:rPr>
                    <w:ins w:id="4940" w:author="Gabriel Correa" w:date="2015-08-25T21:36:00Z"/>
                  </w:rPr>
                </w:rPrChange>
              </w:rPr>
              <w:pPrChange w:id="4941" w:author="Gabriel Correa" w:date="2015-08-25T22:02:00Z">
                <w:pPr>
                  <w:cnfStyle w:val="100000000000" w:firstRow="1" w:lastRow="0" w:firstColumn="0" w:lastColumn="0" w:oddVBand="0" w:evenVBand="0" w:oddHBand="0" w:evenHBand="0" w:firstRowFirstColumn="0" w:firstRowLastColumn="0" w:lastRowFirstColumn="0" w:lastRowLastColumn="0"/>
                </w:pPr>
              </w:pPrChange>
            </w:pPr>
            <w:proofErr w:type="spellStart"/>
            <w:ins w:id="4942" w:author="Gabriel Correa" w:date="2015-08-25T21:36:00Z">
              <w:r w:rsidRPr="00485A27">
                <w:rPr>
                  <w:sz w:val="22"/>
                  <w:rPrChange w:id="4943" w:author="Gabriel Correa" w:date="2015-08-25T21:58:00Z">
                    <w:rPr/>
                  </w:rPrChange>
                </w:rPr>
                <w:t>NaiveBayesMultinomial</w:t>
              </w:r>
              <w:proofErr w:type="spellEnd"/>
            </w:ins>
          </w:p>
        </w:tc>
      </w:tr>
      <w:tr w:rsidR="00703A21" w:rsidRPr="00485A27" w:rsidTr="00703A21">
        <w:tblPrEx>
          <w:tblPrExChange w:id="4944"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945" w:author="Gabriel Correa" w:date="2015-08-25T21:36:00Z"/>
          <w:trPrChange w:id="4946" w:author="Gabriel Correa" w:date="2015-08-25T21:39:00Z">
            <w:trPr>
              <w:trHeight w:val="300"/>
            </w:trPr>
          </w:trPrChange>
        </w:trPr>
        <w:tc>
          <w:tcPr>
            <w:tcW w:w="1951" w:type="dxa"/>
            <w:tcBorders>
              <w:top w:val="single" w:sz="12" w:space="0" w:color="000000" w:themeColor="text1"/>
              <w:bottom w:val="single" w:sz="12" w:space="0" w:color="000000" w:themeColor="text1"/>
            </w:tcBorders>
            <w:noWrap/>
            <w:hideMark/>
            <w:tcPrChange w:id="4947" w:author="Gabriel Correa" w:date="2015-08-25T21:39:00Z">
              <w:tcPr>
                <w:tcW w:w="2152" w:type="dxa"/>
                <w:noWrap/>
                <w:hideMark/>
              </w:tcPr>
            </w:tcPrChange>
          </w:tcPr>
          <w:p w:rsidR="00703A21" w:rsidRPr="00485A27" w:rsidRDefault="00703A21">
            <w:pPr>
              <w:jc w:val="center"/>
              <w:rPr>
                <w:ins w:id="4948" w:author="Gabriel Correa" w:date="2015-08-25T21:36:00Z"/>
                <w:sz w:val="22"/>
                <w:rPrChange w:id="4949" w:author="Gabriel Correa" w:date="2015-08-25T21:58:00Z">
                  <w:rPr>
                    <w:ins w:id="4950" w:author="Gabriel Correa" w:date="2015-08-25T21:36:00Z"/>
                  </w:rPr>
                </w:rPrChange>
              </w:rPr>
              <w:pPrChange w:id="4951" w:author="Gabriel Correa" w:date="2015-08-25T22:02:00Z">
                <w:pPr/>
              </w:pPrChange>
            </w:pPr>
            <w:proofErr w:type="spellStart"/>
            <w:ins w:id="4952" w:author="Gabriel Correa" w:date="2015-08-25T21:39:00Z">
              <w:r w:rsidRPr="00485A27">
                <w:rPr>
                  <w:sz w:val="22"/>
                </w:rPr>
                <w:t>Stopwords</w:t>
              </w:r>
            </w:ins>
            <w:proofErr w:type="spellEnd"/>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4953"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954" w:author="Gabriel Correa" w:date="2015-08-25T21:36:00Z"/>
                <w:sz w:val="22"/>
                <w:rPrChange w:id="4955" w:author="Gabriel Correa" w:date="2015-08-25T21:58:00Z">
                  <w:rPr>
                    <w:ins w:id="4956" w:author="Gabriel Correa" w:date="2015-08-25T21:36:00Z"/>
                  </w:rPr>
                </w:rPrChange>
              </w:rPr>
              <w:pPrChange w:id="4957" w:author="Gabriel Correa" w:date="2015-08-25T22:02:00Z">
                <w:pPr/>
              </w:pPrChange>
            </w:pPr>
            <w:proofErr w:type="spellStart"/>
            <w:ins w:id="4958" w:author="Gabriel Correa" w:date="2015-08-25T21:40:00Z">
              <w:r w:rsidRPr="00485A27">
                <w:rPr>
                  <w:sz w:val="22"/>
                </w:rPr>
                <w:t>Wordcount</w:t>
              </w:r>
            </w:ins>
            <w:ins w:id="4959" w:author="Gabriel Correa" w:date="2015-08-25T21:53:00Z">
              <w:r w:rsidR="003772A0" w:rsidRPr="00485A27">
                <w:rPr>
                  <w:sz w:val="22"/>
                </w:rPr>
                <w:t>s</w:t>
              </w:r>
            </w:ins>
            <w:proofErr w:type="spellEnd"/>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4960"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961" w:author="Gabriel Correa" w:date="2015-08-25T21:36:00Z"/>
                <w:sz w:val="22"/>
                <w:rPrChange w:id="4962" w:author="Gabriel Correa" w:date="2015-08-25T21:58:00Z">
                  <w:rPr>
                    <w:ins w:id="4963" w:author="Gabriel Correa" w:date="2015-08-25T21:36:00Z"/>
                  </w:rPr>
                </w:rPrChange>
              </w:rPr>
              <w:pPrChange w:id="4964" w:author="Gabriel Correa" w:date="2015-08-25T22:02:00Z">
                <w:pPr/>
              </w:pPrChange>
            </w:pPr>
            <w:proofErr w:type="spellStart"/>
            <w:ins w:id="4965" w:author="Gabriel Correa" w:date="2015-08-25T21:36:00Z">
              <w:r w:rsidRPr="00485A27">
                <w:rPr>
                  <w:sz w:val="22"/>
                  <w:rPrChange w:id="4966" w:author="Gabriel Correa" w:date="2015-08-25T21:58:00Z">
                    <w:rPr/>
                  </w:rPrChange>
                </w:rPr>
                <w:t>recall</w:t>
              </w:r>
              <w:proofErr w:type="spellEnd"/>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4967"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968" w:author="Gabriel Correa" w:date="2015-08-25T21:36:00Z"/>
                <w:sz w:val="22"/>
                <w:rPrChange w:id="4969" w:author="Gabriel Correa" w:date="2015-08-25T21:58:00Z">
                  <w:rPr>
                    <w:ins w:id="4970" w:author="Gabriel Correa" w:date="2015-08-25T21:36:00Z"/>
                  </w:rPr>
                </w:rPrChange>
              </w:rPr>
              <w:pPrChange w:id="4971" w:author="Gabriel Correa" w:date="2015-08-25T22:02:00Z">
                <w:pPr/>
              </w:pPrChange>
            </w:pPr>
            <w:ins w:id="4972" w:author="Gabriel Correa" w:date="2015-08-25T21:36:00Z">
              <w:r w:rsidRPr="00485A27">
                <w:rPr>
                  <w:sz w:val="22"/>
                  <w:rPrChange w:id="4973" w:author="Gabriel Correa" w:date="2015-08-25T21:58:00Z">
                    <w:rPr/>
                  </w:rPrChange>
                </w:rPr>
                <w:t>f-</w:t>
              </w:r>
              <w:proofErr w:type="spellStart"/>
              <w:r w:rsidRPr="00485A27">
                <w:rPr>
                  <w:sz w:val="22"/>
                  <w:rPrChange w:id="4974" w:author="Gabriel Correa" w:date="2015-08-25T21:58:00Z">
                    <w:rPr/>
                  </w:rPrChange>
                </w:rPr>
                <w:t>measure</w:t>
              </w:r>
              <w:proofErr w:type="spellEnd"/>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4975"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976" w:author="Gabriel Correa" w:date="2015-08-25T21:36:00Z"/>
                <w:sz w:val="22"/>
                <w:rPrChange w:id="4977" w:author="Gabriel Correa" w:date="2015-08-25T21:58:00Z">
                  <w:rPr>
                    <w:ins w:id="4978" w:author="Gabriel Correa" w:date="2015-08-25T21:36:00Z"/>
                  </w:rPr>
                </w:rPrChange>
              </w:rPr>
              <w:pPrChange w:id="4979" w:author="Gabriel Correa" w:date="2015-08-25T22:02:00Z">
                <w:pPr/>
              </w:pPrChange>
            </w:pPr>
            <w:proofErr w:type="spellStart"/>
            <w:ins w:id="4980" w:author="Gabriel Correa" w:date="2015-08-25T21:36:00Z">
              <w:r w:rsidRPr="00485A27">
                <w:rPr>
                  <w:sz w:val="22"/>
                  <w:rPrChange w:id="4981" w:author="Gabriel Correa" w:date="2015-08-25T21:58:00Z">
                    <w:rPr/>
                  </w:rPrChange>
                </w:rPr>
                <w:t>recall</w:t>
              </w:r>
              <w:proofErr w:type="spellEnd"/>
            </w:ins>
          </w:p>
        </w:tc>
        <w:tc>
          <w:tcPr>
            <w:tcW w:w="1646" w:type="dxa"/>
            <w:tcBorders>
              <w:top w:val="single" w:sz="12" w:space="0" w:color="000000" w:themeColor="text1"/>
              <w:bottom w:val="single" w:sz="12" w:space="0" w:color="000000" w:themeColor="text1"/>
            </w:tcBorders>
            <w:noWrap/>
            <w:hideMark/>
            <w:tcPrChange w:id="4982" w:author="Gabriel Correa" w:date="2015-08-25T21:39:00Z">
              <w:tcPr>
                <w:tcW w:w="1646" w:type="dxa"/>
                <w:noWrap/>
                <w:hideMark/>
              </w:tcPr>
            </w:tcPrChange>
          </w:tcPr>
          <w:p w:rsidR="00703A21" w:rsidRPr="00485A27" w:rsidRDefault="00703A21">
            <w:pPr>
              <w:jc w:val="right"/>
              <w:rPr>
                <w:ins w:id="4983" w:author="Gabriel Correa" w:date="2015-08-25T21:36:00Z"/>
                <w:sz w:val="22"/>
                <w:rPrChange w:id="4984" w:author="Gabriel Correa" w:date="2015-08-25T21:58:00Z">
                  <w:rPr>
                    <w:ins w:id="4985" w:author="Gabriel Correa" w:date="2015-08-25T21:36:00Z"/>
                  </w:rPr>
                </w:rPrChange>
              </w:rPr>
              <w:pPrChange w:id="4986" w:author="Gabriel Correa" w:date="2015-08-25T22:02:00Z">
                <w:pPr/>
              </w:pPrChange>
            </w:pPr>
            <w:ins w:id="4987" w:author="Gabriel Correa" w:date="2015-08-25T21:36:00Z">
              <w:r w:rsidRPr="00485A27">
                <w:rPr>
                  <w:sz w:val="22"/>
                  <w:rPrChange w:id="4988" w:author="Gabriel Correa" w:date="2015-08-25T21:58:00Z">
                    <w:rPr/>
                  </w:rPrChange>
                </w:rPr>
                <w:t>f-</w:t>
              </w:r>
              <w:proofErr w:type="spellStart"/>
              <w:r w:rsidRPr="00485A27">
                <w:rPr>
                  <w:sz w:val="22"/>
                  <w:rPrChange w:id="4989" w:author="Gabriel Correa" w:date="2015-08-25T21:58:00Z">
                    <w:rPr/>
                  </w:rPrChange>
                </w:rPr>
                <w:t>measure</w:t>
              </w:r>
              <w:proofErr w:type="spellEnd"/>
            </w:ins>
          </w:p>
        </w:tc>
      </w:tr>
      <w:tr w:rsidR="00703A21" w:rsidRPr="00485A27" w:rsidTr="00703A21">
        <w:tblPrEx>
          <w:tblPrExChange w:id="4990"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991" w:author="Gabriel Correa" w:date="2015-08-25T21:36:00Z"/>
          <w:trPrChange w:id="4992" w:author="Gabriel Correa" w:date="2015-08-25T21:39:00Z">
            <w:trPr>
              <w:trHeight w:val="300"/>
            </w:trPr>
          </w:trPrChange>
        </w:trPr>
        <w:tc>
          <w:tcPr>
            <w:tcW w:w="1951" w:type="dxa"/>
            <w:tcBorders>
              <w:top w:val="single" w:sz="12" w:space="0" w:color="000000" w:themeColor="text1"/>
            </w:tcBorders>
            <w:noWrap/>
            <w:hideMark/>
            <w:tcPrChange w:id="4993" w:author="Gabriel Correa" w:date="2015-08-25T21:39:00Z">
              <w:tcPr>
                <w:tcW w:w="2152" w:type="dxa"/>
                <w:noWrap/>
                <w:hideMark/>
              </w:tcPr>
            </w:tcPrChange>
          </w:tcPr>
          <w:p w:rsidR="00703A21" w:rsidRPr="00485A27" w:rsidRDefault="00703A21">
            <w:pPr>
              <w:jc w:val="center"/>
              <w:rPr>
                <w:ins w:id="4994" w:author="Gabriel Correa" w:date="2015-08-25T21:36:00Z"/>
                <w:b/>
                <w:bCs/>
                <w:sz w:val="22"/>
                <w:rPrChange w:id="4995" w:author="Gabriel Correa" w:date="2015-08-25T21:58:00Z">
                  <w:rPr>
                    <w:ins w:id="4996" w:author="Gabriel Correa" w:date="2015-08-25T21:36:00Z"/>
                    <w:b/>
                    <w:bCs/>
                  </w:rPr>
                </w:rPrChange>
              </w:rPr>
              <w:pPrChange w:id="4997" w:author="Gabriel Correa" w:date="2015-08-25T22:02:00Z">
                <w:pPr/>
              </w:pPrChange>
            </w:pPr>
            <w:proofErr w:type="spellStart"/>
            <w:ins w:id="4998" w:author="Gabriel Correa" w:date="2015-08-25T21:36:00Z">
              <w:r w:rsidRPr="00485A27">
                <w:rPr>
                  <w:b/>
                  <w:bCs/>
                  <w:sz w:val="22"/>
                  <w:rPrChange w:id="4999" w:author="Gabriel Correa" w:date="2015-08-25T21:58:00Z">
                    <w:rPr>
                      <w:b/>
                      <w:bCs/>
                    </w:rPr>
                  </w:rPrChange>
                </w:rPr>
                <w:t>google</w:t>
              </w:r>
              <w:proofErr w:type="spellEnd"/>
            </w:ins>
          </w:p>
        </w:tc>
        <w:tc>
          <w:tcPr>
            <w:tcW w:w="1418" w:type="dxa"/>
            <w:tcBorders>
              <w:top w:val="single" w:sz="12" w:space="0" w:color="000000" w:themeColor="text1"/>
              <w:right w:val="dotDash" w:sz="4" w:space="0" w:color="A6A6A6" w:themeColor="background1" w:themeShade="A6"/>
            </w:tcBorders>
            <w:noWrap/>
            <w:hideMark/>
            <w:tcPrChange w:id="5000"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001" w:author="Gabriel Correa" w:date="2015-08-25T21:36:00Z"/>
                <w:sz w:val="22"/>
                <w:rPrChange w:id="5002" w:author="Gabriel Correa" w:date="2015-08-25T21:58:00Z">
                  <w:rPr>
                    <w:ins w:id="5003" w:author="Gabriel Correa" w:date="2015-08-25T21:36:00Z"/>
                  </w:rPr>
                </w:rPrChange>
              </w:rPr>
              <w:pPrChange w:id="5004" w:author="Gabriel Correa" w:date="2015-08-25T22:02:00Z">
                <w:pPr/>
              </w:pPrChange>
            </w:pPr>
            <w:ins w:id="5005" w:author="Gabriel Correa" w:date="2015-08-25T21:40:00Z">
              <w:r w:rsidRPr="00485A27">
                <w:rPr>
                  <w:sz w:val="22"/>
                </w:rPr>
                <w:t>-</w:t>
              </w:r>
            </w:ins>
          </w:p>
        </w:tc>
        <w:tc>
          <w:tcPr>
            <w:tcW w:w="1376" w:type="dxa"/>
            <w:tcBorders>
              <w:top w:val="single" w:sz="12" w:space="0" w:color="000000" w:themeColor="text1"/>
              <w:left w:val="dotDash" w:sz="4" w:space="0" w:color="A6A6A6" w:themeColor="background1" w:themeShade="A6"/>
            </w:tcBorders>
            <w:noWrap/>
            <w:hideMark/>
            <w:tcPrChange w:id="5006"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007" w:author="Gabriel Correa" w:date="2015-08-25T21:36:00Z"/>
                <w:sz w:val="22"/>
                <w:rPrChange w:id="5008" w:author="Gabriel Correa" w:date="2015-08-25T21:58:00Z">
                  <w:rPr>
                    <w:ins w:id="5009" w:author="Gabriel Correa" w:date="2015-08-25T21:36:00Z"/>
                  </w:rPr>
                </w:rPrChange>
              </w:rPr>
              <w:pPrChange w:id="5010" w:author="Gabriel Correa" w:date="2015-08-25T22:02:00Z">
                <w:pPr/>
              </w:pPrChange>
            </w:pPr>
            <w:ins w:id="5011" w:author="Gabriel Correa" w:date="2015-08-25T21:36:00Z">
              <w:r w:rsidRPr="00485A27">
                <w:rPr>
                  <w:sz w:val="22"/>
                  <w:rPrChange w:id="5012" w:author="Gabriel Correa" w:date="2015-08-25T21:58:00Z">
                    <w:rPr/>
                  </w:rPrChange>
                </w:rPr>
                <w:t>0.804</w:t>
              </w:r>
            </w:ins>
          </w:p>
        </w:tc>
        <w:tc>
          <w:tcPr>
            <w:tcW w:w="1200" w:type="dxa"/>
            <w:tcBorders>
              <w:top w:val="single" w:sz="12" w:space="0" w:color="000000" w:themeColor="text1"/>
              <w:right w:val="dotDash" w:sz="4" w:space="0" w:color="A6A6A6" w:themeColor="background1" w:themeShade="A6"/>
            </w:tcBorders>
            <w:noWrap/>
            <w:hideMark/>
            <w:tcPrChange w:id="5013"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014" w:author="Gabriel Correa" w:date="2015-08-25T21:36:00Z"/>
                <w:b/>
                <w:bCs/>
                <w:sz w:val="22"/>
                <w:rPrChange w:id="5015" w:author="Gabriel Correa" w:date="2015-08-25T21:58:00Z">
                  <w:rPr>
                    <w:ins w:id="5016" w:author="Gabriel Correa" w:date="2015-08-25T21:36:00Z"/>
                    <w:b/>
                    <w:bCs/>
                  </w:rPr>
                </w:rPrChange>
              </w:rPr>
              <w:pPrChange w:id="5017" w:author="Gabriel Correa" w:date="2015-08-25T22:02:00Z">
                <w:pPr/>
              </w:pPrChange>
            </w:pPr>
            <w:ins w:id="5018" w:author="Gabriel Correa" w:date="2015-08-25T21:36:00Z">
              <w:r w:rsidRPr="00485A27">
                <w:rPr>
                  <w:b/>
                  <w:bCs/>
                  <w:sz w:val="22"/>
                  <w:rPrChange w:id="5019" w:author="Gabriel Correa" w:date="2015-08-25T21:58:00Z">
                    <w:rPr>
                      <w:b/>
                      <w:bCs/>
                    </w:rPr>
                  </w:rPrChange>
                </w:rPr>
                <w:t>0.396</w:t>
              </w:r>
            </w:ins>
          </w:p>
        </w:tc>
        <w:tc>
          <w:tcPr>
            <w:tcW w:w="930" w:type="dxa"/>
            <w:tcBorders>
              <w:top w:val="single" w:sz="12" w:space="0" w:color="000000" w:themeColor="text1"/>
              <w:left w:val="dotDash" w:sz="4" w:space="0" w:color="A6A6A6" w:themeColor="background1" w:themeShade="A6"/>
            </w:tcBorders>
            <w:noWrap/>
            <w:hideMark/>
            <w:tcPrChange w:id="5020"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021" w:author="Gabriel Correa" w:date="2015-08-25T21:36:00Z"/>
                <w:sz w:val="22"/>
                <w:rPrChange w:id="5022" w:author="Gabriel Correa" w:date="2015-08-25T21:58:00Z">
                  <w:rPr>
                    <w:ins w:id="5023" w:author="Gabriel Correa" w:date="2015-08-25T21:36:00Z"/>
                  </w:rPr>
                </w:rPrChange>
              </w:rPr>
              <w:pPrChange w:id="5024" w:author="Gabriel Correa" w:date="2015-08-25T22:02:00Z">
                <w:pPr/>
              </w:pPrChange>
            </w:pPr>
            <w:ins w:id="5025" w:author="Gabriel Correa" w:date="2015-08-25T21:36:00Z">
              <w:r w:rsidRPr="00485A27">
                <w:rPr>
                  <w:sz w:val="22"/>
                  <w:rPrChange w:id="5026" w:author="Gabriel Correa" w:date="2015-08-25T21:58:00Z">
                    <w:rPr/>
                  </w:rPrChange>
                </w:rPr>
                <w:t>0.833</w:t>
              </w:r>
            </w:ins>
          </w:p>
        </w:tc>
        <w:tc>
          <w:tcPr>
            <w:tcW w:w="1646" w:type="dxa"/>
            <w:tcBorders>
              <w:top w:val="single" w:sz="12" w:space="0" w:color="000000" w:themeColor="text1"/>
            </w:tcBorders>
            <w:noWrap/>
            <w:hideMark/>
            <w:tcPrChange w:id="5027" w:author="Gabriel Correa" w:date="2015-08-25T21:39:00Z">
              <w:tcPr>
                <w:tcW w:w="1646" w:type="dxa"/>
                <w:noWrap/>
                <w:hideMark/>
              </w:tcPr>
            </w:tcPrChange>
          </w:tcPr>
          <w:p w:rsidR="00703A21" w:rsidRPr="00485A27" w:rsidRDefault="00703A21">
            <w:pPr>
              <w:jc w:val="right"/>
              <w:rPr>
                <w:ins w:id="5028" w:author="Gabriel Correa" w:date="2015-08-25T21:36:00Z"/>
                <w:sz w:val="22"/>
                <w:rPrChange w:id="5029" w:author="Gabriel Correa" w:date="2015-08-25T21:58:00Z">
                  <w:rPr>
                    <w:ins w:id="5030" w:author="Gabriel Correa" w:date="2015-08-25T21:36:00Z"/>
                  </w:rPr>
                </w:rPrChange>
              </w:rPr>
              <w:pPrChange w:id="5031" w:author="Gabriel Correa" w:date="2015-08-25T22:02:00Z">
                <w:pPr/>
              </w:pPrChange>
            </w:pPr>
            <w:ins w:id="5032" w:author="Gabriel Correa" w:date="2015-08-25T21:36:00Z">
              <w:r w:rsidRPr="00485A27">
                <w:rPr>
                  <w:sz w:val="22"/>
                  <w:rPrChange w:id="5033" w:author="Gabriel Correa" w:date="2015-08-25T21:58:00Z">
                    <w:rPr/>
                  </w:rPrChange>
                </w:rPr>
                <w:t>0.478</w:t>
              </w:r>
            </w:ins>
          </w:p>
        </w:tc>
      </w:tr>
      <w:tr w:rsidR="00703A21" w:rsidRPr="00485A27" w:rsidTr="00703A21">
        <w:tblPrEx>
          <w:tblPrExChange w:id="5034"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035" w:author="Gabriel Correa" w:date="2015-08-25T21:36:00Z"/>
          <w:trPrChange w:id="5036" w:author="Gabriel Correa" w:date="2015-08-25T21:39:00Z">
            <w:trPr>
              <w:trHeight w:val="300"/>
            </w:trPr>
          </w:trPrChange>
        </w:trPr>
        <w:tc>
          <w:tcPr>
            <w:tcW w:w="1951" w:type="dxa"/>
            <w:noWrap/>
            <w:hideMark/>
            <w:tcPrChange w:id="5037" w:author="Gabriel Correa" w:date="2015-08-25T21:39:00Z">
              <w:tcPr>
                <w:tcW w:w="2152" w:type="dxa"/>
                <w:noWrap/>
                <w:hideMark/>
              </w:tcPr>
            </w:tcPrChange>
          </w:tcPr>
          <w:p w:rsidR="00703A21" w:rsidRPr="00485A27" w:rsidRDefault="00703A21">
            <w:pPr>
              <w:jc w:val="center"/>
              <w:rPr>
                <w:ins w:id="5038" w:author="Gabriel Correa" w:date="2015-08-25T21:36:00Z"/>
                <w:b/>
                <w:bCs/>
                <w:sz w:val="22"/>
                <w:rPrChange w:id="5039" w:author="Gabriel Correa" w:date="2015-08-25T21:58:00Z">
                  <w:rPr>
                    <w:ins w:id="5040" w:author="Gabriel Correa" w:date="2015-08-25T21:36:00Z"/>
                    <w:b/>
                    <w:bCs/>
                  </w:rPr>
                </w:rPrChange>
              </w:rPr>
              <w:pPrChange w:id="5041" w:author="Gabriel Correa" w:date="2015-08-25T22:02:00Z">
                <w:pPr/>
              </w:pPrChange>
            </w:pPr>
            <w:proofErr w:type="spellStart"/>
            <w:ins w:id="5042" w:author="Gabriel Correa" w:date="2015-08-25T21:36:00Z">
              <w:r w:rsidRPr="00485A27">
                <w:rPr>
                  <w:b/>
                  <w:bCs/>
                  <w:sz w:val="22"/>
                  <w:rPrChange w:id="5043" w:author="Gabriel Correa" w:date="2015-08-25T21:58:00Z">
                    <w:rPr>
                      <w:b/>
                      <w:bCs/>
                    </w:rPr>
                  </w:rPrChange>
                </w:rPr>
                <w:t>google</w:t>
              </w:r>
              <w:proofErr w:type="spellEnd"/>
            </w:ins>
          </w:p>
        </w:tc>
        <w:tc>
          <w:tcPr>
            <w:tcW w:w="1418" w:type="dxa"/>
            <w:tcBorders>
              <w:right w:val="dotDash" w:sz="4" w:space="0" w:color="A6A6A6" w:themeColor="background1" w:themeShade="A6"/>
            </w:tcBorders>
            <w:noWrap/>
            <w:hideMark/>
            <w:tcPrChange w:id="5044"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045" w:author="Gabriel Correa" w:date="2015-08-25T21:36:00Z"/>
                <w:sz w:val="22"/>
                <w:rPrChange w:id="5046" w:author="Gabriel Correa" w:date="2015-08-25T21:58:00Z">
                  <w:rPr>
                    <w:ins w:id="5047" w:author="Gabriel Correa" w:date="2015-08-25T21:36:00Z"/>
                  </w:rPr>
                </w:rPrChange>
              </w:rPr>
              <w:pPrChange w:id="5048" w:author="Gabriel Correa" w:date="2015-08-25T22:02:00Z">
                <w:pPr/>
              </w:pPrChange>
            </w:pPr>
            <w:ins w:id="5049" w:author="Gabriel Correa" w:date="2015-08-25T21:40:00Z">
              <w:r w:rsidRPr="00485A27">
                <w:rPr>
                  <w:sz w:val="22"/>
                </w:rPr>
                <w:t>si</w:t>
              </w:r>
            </w:ins>
          </w:p>
        </w:tc>
        <w:tc>
          <w:tcPr>
            <w:tcW w:w="1376" w:type="dxa"/>
            <w:tcBorders>
              <w:left w:val="dotDash" w:sz="4" w:space="0" w:color="A6A6A6" w:themeColor="background1" w:themeShade="A6"/>
            </w:tcBorders>
            <w:noWrap/>
            <w:hideMark/>
            <w:tcPrChange w:id="5050"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051" w:author="Gabriel Correa" w:date="2015-08-25T21:36:00Z"/>
                <w:sz w:val="22"/>
                <w:rPrChange w:id="5052" w:author="Gabriel Correa" w:date="2015-08-25T21:58:00Z">
                  <w:rPr>
                    <w:ins w:id="5053" w:author="Gabriel Correa" w:date="2015-08-25T21:36:00Z"/>
                  </w:rPr>
                </w:rPrChange>
              </w:rPr>
              <w:pPrChange w:id="5054" w:author="Gabriel Correa" w:date="2015-08-25T22:02:00Z">
                <w:pPr/>
              </w:pPrChange>
            </w:pPr>
            <w:ins w:id="5055" w:author="Gabriel Correa" w:date="2015-08-25T21:36:00Z">
              <w:r w:rsidRPr="00485A27">
                <w:rPr>
                  <w:sz w:val="22"/>
                  <w:rPrChange w:id="5056" w:author="Gabriel Correa" w:date="2015-08-25T21:58:00Z">
                    <w:rPr/>
                  </w:rPrChange>
                </w:rPr>
                <w:t>0.761</w:t>
              </w:r>
            </w:ins>
          </w:p>
        </w:tc>
        <w:tc>
          <w:tcPr>
            <w:tcW w:w="1200" w:type="dxa"/>
            <w:tcBorders>
              <w:top w:val="nil"/>
              <w:right w:val="dotDash" w:sz="4" w:space="0" w:color="A6A6A6" w:themeColor="background1" w:themeShade="A6"/>
            </w:tcBorders>
            <w:noWrap/>
            <w:hideMark/>
            <w:tcPrChange w:id="5057"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058" w:author="Gabriel Correa" w:date="2015-08-25T21:36:00Z"/>
                <w:sz w:val="22"/>
                <w:rPrChange w:id="5059" w:author="Gabriel Correa" w:date="2015-08-25T21:58:00Z">
                  <w:rPr>
                    <w:ins w:id="5060" w:author="Gabriel Correa" w:date="2015-08-25T21:36:00Z"/>
                  </w:rPr>
                </w:rPrChange>
              </w:rPr>
              <w:pPrChange w:id="5061" w:author="Gabriel Correa" w:date="2015-08-25T22:02:00Z">
                <w:pPr/>
              </w:pPrChange>
            </w:pPr>
            <w:ins w:id="5062" w:author="Gabriel Correa" w:date="2015-08-25T21:36:00Z">
              <w:r w:rsidRPr="00485A27">
                <w:rPr>
                  <w:sz w:val="22"/>
                  <w:rPrChange w:id="5063" w:author="Gabriel Correa" w:date="2015-08-25T21:58:00Z">
                    <w:rPr/>
                  </w:rPrChange>
                </w:rPr>
                <w:t>0.413</w:t>
              </w:r>
            </w:ins>
          </w:p>
        </w:tc>
        <w:tc>
          <w:tcPr>
            <w:tcW w:w="930" w:type="dxa"/>
            <w:tcBorders>
              <w:left w:val="dotDash" w:sz="4" w:space="0" w:color="A6A6A6" w:themeColor="background1" w:themeShade="A6"/>
            </w:tcBorders>
            <w:noWrap/>
            <w:hideMark/>
            <w:tcPrChange w:id="5064"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065" w:author="Gabriel Correa" w:date="2015-08-25T21:36:00Z"/>
                <w:sz w:val="22"/>
                <w:rPrChange w:id="5066" w:author="Gabriel Correa" w:date="2015-08-25T21:58:00Z">
                  <w:rPr>
                    <w:ins w:id="5067" w:author="Gabriel Correa" w:date="2015-08-25T21:36:00Z"/>
                  </w:rPr>
                </w:rPrChange>
              </w:rPr>
              <w:pPrChange w:id="5068" w:author="Gabriel Correa" w:date="2015-08-25T22:02:00Z">
                <w:pPr/>
              </w:pPrChange>
            </w:pPr>
            <w:ins w:id="5069" w:author="Gabriel Correa" w:date="2015-08-25T21:36:00Z">
              <w:r w:rsidRPr="00485A27">
                <w:rPr>
                  <w:sz w:val="22"/>
                  <w:rPrChange w:id="5070" w:author="Gabriel Correa" w:date="2015-08-25T21:58:00Z">
                    <w:rPr/>
                  </w:rPrChange>
                </w:rPr>
                <w:t>0.826</w:t>
              </w:r>
            </w:ins>
          </w:p>
        </w:tc>
        <w:tc>
          <w:tcPr>
            <w:tcW w:w="1646" w:type="dxa"/>
            <w:noWrap/>
            <w:hideMark/>
            <w:tcPrChange w:id="5071" w:author="Gabriel Correa" w:date="2015-08-25T21:39:00Z">
              <w:tcPr>
                <w:tcW w:w="1646" w:type="dxa"/>
                <w:noWrap/>
                <w:hideMark/>
              </w:tcPr>
            </w:tcPrChange>
          </w:tcPr>
          <w:p w:rsidR="00703A21" w:rsidRPr="00485A27" w:rsidRDefault="00703A21">
            <w:pPr>
              <w:jc w:val="right"/>
              <w:rPr>
                <w:ins w:id="5072" w:author="Gabriel Correa" w:date="2015-08-25T21:36:00Z"/>
                <w:b/>
                <w:bCs/>
                <w:sz w:val="22"/>
                <w:rPrChange w:id="5073" w:author="Gabriel Correa" w:date="2015-08-25T21:58:00Z">
                  <w:rPr>
                    <w:ins w:id="5074" w:author="Gabriel Correa" w:date="2015-08-25T21:36:00Z"/>
                    <w:b/>
                    <w:bCs/>
                  </w:rPr>
                </w:rPrChange>
              </w:rPr>
              <w:pPrChange w:id="5075" w:author="Gabriel Correa" w:date="2015-08-25T22:02:00Z">
                <w:pPr/>
              </w:pPrChange>
            </w:pPr>
            <w:ins w:id="5076" w:author="Gabriel Correa" w:date="2015-08-25T21:36:00Z">
              <w:r w:rsidRPr="00485A27">
                <w:rPr>
                  <w:b/>
                  <w:bCs/>
                  <w:sz w:val="22"/>
                  <w:rPrChange w:id="5077" w:author="Gabriel Correa" w:date="2015-08-25T21:58:00Z">
                    <w:rPr>
                      <w:b/>
                      <w:bCs/>
                    </w:rPr>
                  </w:rPrChange>
                </w:rPr>
                <w:t>0.463</w:t>
              </w:r>
            </w:ins>
          </w:p>
        </w:tc>
      </w:tr>
      <w:tr w:rsidR="00703A21" w:rsidRPr="00485A27" w:rsidTr="00703A21">
        <w:tblPrEx>
          <w:tblPrExChange w:id="5078"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079" w:author="Gabriel Correa" w:date="2015-08-25T21:36:00Z"/>
          <w:trPrChange w:id="5080" w:author="Gabriel Correa" w:date="2015-08-25T21:39:00Z">
            <w:trPr>
              <w:trHeight w:val="300"/>
            </w:trPr>
          </w:trPrChange>
        </w:trPr>
        <w:tc>
          <w:tcPr>
            <w:tcW w:w="1951" w:type="dxa"/>
            <w:noWrap/>
            <w:hideMark/>
            <w:tcPrChange w:id="5081" w:author="Gabriel Correa" w:date="2015-08-25T21:39:00Z">
              <w:tcPr>
                <w:tcW w:w="2152" w:type="dxa"/>
                <w:noWrap/>
                <w:hideMark/>
              </w:tcPr>
            </w:tcPrChange>
          </w:tcPr>
          <w:p w:rsidR="00703A21" w:rsidRPr="00485A27" w:rsidRDefault="00703A21">
            <w:pPr>
              <w:jc w:val="center"/>
              <w:rPr>
                <w:ins w:id="5082" w:author="Gabriel Correa" w:date="2015-08-25T21:36:00Z"/>
                <w:sz w:val="22"/>
                <w:rPrChange w:id="5083" w:author="Gabriel Correa" w:date="2015-08-25T21:58:00Z">
                  <w:rPr>
                    <w:ins w:id="5084" w:author="Gabriel Correa" w:date="2015-08-25T21:36:00Z"/>
                  </w:rPr>
                </w:rPrChange>
              </w:rPr>
              <w:pPrChange w:id="5085" w:author="Gabriel Correa" w:date="2015-08-25T22:02:00Z">
                <w:pPr/>
              </w:pPrChange>
            </w:pPr>
            <w:proofErr w:type="spellStart"/>
            <w:ins w:id="5086" w:author="Gabriel Correa" w:date="2015-08-25T21:36:00Z">
              <w:r w:rsidRPr="00485A27">
                <w:rPr>
                  <w:sz w:val="22"/>
                  <w:rPrChange w:id="5087" w:author="Gabriel Correa" w:date="2015-08-25T21:58:00Z">
                    <w:rPr/>
                  </w:rPrChange>
                </w:rPr>
                <w:t>google</w:t>
              </w:r>
              <w:proofErr w:type="spellEnd"/>
              <w:r w:rsidRPr="00485A27">
                <w:rPr>
                  <w:sz w:val="22"/>
                  <w:rPrChange w:id="5088" w:author="Gabriel Correa" w:date="2015-08-25T21:58:00Z">
                    <w:rPr/>
                  </w:rPrChange>
                </w:rPr>
                <w:t>-</w:t>
              </w:r>
            </w:ins>
            <w:ins w:id="5089"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5090"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091" w:author="Gabriel Correa" w:date="2015-08-25T21:36:00Z"/>
                <w:sz w:val="22"/>
                <w:rPrChange w:id="5092" w:author="Gabriel Correa" w:date="2015-08-25T21:58:00Z">
                  <w:rPr>
                    <w:ins w:id="5093" w:author="Gabriel Correa" w:date="2015-08-25T21:36:00Z"/>
                  </w:rPr>
                </w:rPrChange>
              </w:rPr>
              <w:pPrChange w:id="5094" w:author="Gabriel Correa" w:date="2015-08-25T22:02:00Z">
                <w:pPr/>
              </w:pPrChange>
            </w:pPr>
            <w:ins w:id="5095" w:author="Gabriel Correa" w:date="2015-08-25T21:40:00Z">
              <w:r w:rsidRPr="00485A27">
                <w:rPr>
                  <w:sz w:val="22"/>
                </w:rPr>
                <w:t>-</w:t>
              </w:r>
            </w:ins>
          </w:p>
        </w:tc>
        <w:tc>
          <w:tcPr>
            <w:tcW w:w="1376" w:type="dxa"/>
            <w:tcBorders>
              <w:left w:val="dotDash" w:sz="4" w:space="0" w:color="A6A6A6" w:themeColor="background1" w:themeShade="A6"/>
            </w:tcBorders>
            <w:noWrap/>
            <w:hideMark/>
            <w:tcPrChange w:id="5096"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097" w:author="Gabriel Correa" w:date="2015-08-25T21:36:00Z"/>
                <w:sz w:val="22"/>
                <w:rPrChange w:id="5098" w:author="Gabriel Correa" w:date="2015-08-25T21:58:00Z">
                  <w:rPr>
                    <w:ins w:id="5099" w:author="Gabriel Correa" w:date="2015-08-25T21:36:00Z"/>
                  </w:rPr>
                </w:rPrChange>
              </w:rPr>
              <w:pPrChange w:id="5100" w:author="Gabriel Correa" w:date="2015-08-25T22:02:00Z">
                <w:pPr/>
              </w:pPrChange>
            </w:pPr>
            <w:ins w:id="5101" w:author="Gabriel Correa" w:date="2015-08-25T21:36:00Z">
              <w:r w:rsidRPr="00485A27">
                <w:rPr>
                  <w:sz w:val="22"/>
                  <w:rPrChange w:id="5102" w:author="Gabriel Correa" w:date="2015-08-25T21:58:00Z">
                    <w:rPr/>
                  </w:rPrChange>
                </w:rPr>
                <w:t>0.812</w:t>
              </w:r>
            </w:ins>
          </w:p>
        </w:tc>
        <w:tc>
          <w:tcPr>
            <w:tcW w:w="1200" w:type="dxa"/>
            <w:tcBorders>
              <w:top w:val="nil"/>
              <w:right w:val="dotDash" w:sz="4" w:space="0" w:color="A6A6A6" w:themeColor="background1" w:themeShade="A6"/>
            </w:tcBorders>
            <w:noWrap/>
            <w:hideMark/>
            <w:tcPrChange w:id="5103"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104" w:author="Gabriel Correa" w:date="2015-08-25T21:36:00Z"/>
                <w:b/>
                <w:bCs/>
                <w:sz w:val="22"/>
                <w:rPrChange w:id="5105" w:author="Gabriel Correa" w:date="2015-08-25T21:58:00Z">
                  <w:rPr>
                    <w:ins w:id="5106" w:author="Gabriel Correa" w:date="2015-08-25T21:36:00Z"/>
                    <w:b/>
                    <w:bCs/>
                  </w:rPr>
                </w:rPrChange>
              </w:rPr>
              <w:pPrChange w:id="5107" w:author="Gabriel Correa" w:date="2015-08-25T22:02:00Z">
                <w:pPr/>
              </w:pPrChange>
            </w:pPr>
            <w:ins w:id="5108" w:author="Gabriel Correa" w:date="2015-08-25T21:36:00Z">
              <w:r w:rsidRPr="00485A27">
                <w:rPr>
                  <w:b/>
                  <w:bCs/>
                  <w:sz w:val="22"/>
                  <w:rPrChange w:id="5109" w:author="Gabriel Correa" w:date="2015-08-25T21:58:00Z">
                    <w:rPr>
                      <w:b/>
                      <w:bCs/>
                    </w:rPr>
                  </w:rPrChange>
                </w:rPr>
                <w:t>0.413</w:t>
              </w:r>
            </w:ins>
          </w:p>
        </w:tc>
        <w:tc>
          <w:tcPr>
            <w:tcW w:w="930" w:type="dxa"/>
            <w:tcBorders>
              <w:left w:val="dotDash" w:sz="4" w:space="0" w:color="A6A6A6" w:themeColor="background1" w:themeShade="A6"/>
            </w:tcBorders>
            <w:noWrap/>
            <w:hideMark/>
            <w:tcPrChange w:id="5110"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111" w:author="Gabriel Correa" w:date="2015-08-25T21:36:00Z"/>
                <w:sz w:val="22"/>
                <w:rPrChange w:id="5112" w:author="Gabriel Correa" w:date="2015-08-25T21:58:00Z">
                  <w:rPr>
                    <w:ins w:id="5113" w:author="Gabriel Correa" w:date="2015-08-25T21:36:00Z"/>
                  </w:rPr>
                </w:rPrChange>
              </w:rPr>
              <w:pPrChange w:id="5114" w:author="Gabriel Correa" w:date="2015-08-25T22:02:00Z">
                <w:pPr/>
              </w:pPrChange>
            </w:pPr>
            <w:ins w:id="5115" w:author="Gabriel Correa" w:date="2015-08-25T21:36:00Z">
              <w:r w:rsidRPr="00485A27">
                <w:rPr>
                  <w:sz w:val="22"/>
                  <w:rPrChange w:id="5116" w:author="Gabriel Correa" w:date="2015-08-25T21:58:00Z">
                    <w:rPr/>
                  </w:rPrChange>
                </w:rPr>
                <w:t>0.833</w:t>
              </w:r>
            </w:ins>
          </w:p>
        </w:tc>
        <w:tc>
          <w:tcPr>
            <w:tcW w:w="1646" w:type="dxa"/>
            <w:noWrap/>
            <w:hideMark/>
            <w:tcPrChange w:id="5117" w:author="Gabriel Correa" w:date="2015-08-25T21:39:00Z">
              <w:tcPr>
                <w:tcW w:w="1646" w:type="dxa"/>
                <w:noWrap/>
                <w:hideMark/>
              </w:tcPr>
            </w:tcPrChange>
          </w:tcPr>
          <w:p w:rsidR="00703A21" w:rsidRPr="00485A27" w:rsidRDefault="00703A21">
            <w:pPr>
              <w:jc w:val="right"/>
              <w:rPr>
                <w:ins w:id="5118" w:author="Gabriel Correa" w:date="2015-08-25T21:36:00Z"/>
                <w:sz w:val="22"/>
                <w:rPrChange w:id="5119" w:author="Gabriel Correa" w:date="2015-08-25T21:58:00Z">
                  <w:rPr>
                    <w:ins w:id="5120" w:author="Gabriel Correa" w:date="2015-08-25T21:36:00Z"/>
                  </w:rPr>
                </w:rPrChange>
              </w:rPr>
              <w:pPrChange w:id="5121" w:author="Gabriel Correa" w:date="2015-08-25T22:02:00Z">
                <w:pPr/>
              </w:pPrChange>
            </w:pPr>
            <w:ins w:id="5122" w:author="Gabriel Correa" w:date="2015-08-25T21:36:00Z">
              <w:r w:rsidRPr="00485A27">
                <w:rPr>
                  <w:sz w:val="22"/>
                  <w:rPrChange w:id="5123" w:author="Gabriel Correa" w:date="2015-08-25T21:58:00Z">
                    <w:rPr/>
                  </w:rPrChange>
                </w:rPr>
                <w:t>0.470</w:t>
              </w:r>
            </w:ins>
          </w:p>
        </w:tc>
      </w:tr>
      <w:tr w:rsidR="00703A21" w:rsidRPr="00485A27" w:rsidTr="00703A21">
        <w:tblPrEx>
          <w:tblPrExChange w:id="5124"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5125" w:author="Gabriel Correa" w:date="2015-08-25T21:36:00Z"/>
          <w:trPrChange w:id="5126" w:author="Gabriel Correa" w:date="2015-08-25T21:39:00Z">
            <w:trPr>
              <w:trHeight w:val="300"/>
            </w:trPr>
          </w:trPrChange>
        </w:trPr>
        <w:tc>
          <w:tcPr>
            <w:tcW w:w="1951" w:type="dxa"/>
            <w:noWrap/>
            <w:hideMark/>
            <w:tcPrChange w:id="5127" w:author="Gabriel Correa" w:date="2015-08-25T21:39:00Z">
              <w:tcPr>
                <w:tcW w:w="2152" w:type="dxa"/>
                <w:noWrap/>
                <w:hideMark/>
              </w:tcPr>
            </w:tcPrChange>
          </w:tcPr>
          <w:p w:rsidR="00703A21" w:rsidRPr="00485A27" w:rsidRDefault="00703A21">
            <w:pPr>
              <w:jc w:val="center"/>
              <w:rPr>
                <w:ins w:id="5128" w:author="Gabriel Correa" w:date="2015-08-25T21:36:00Z"/>
                <w:sz w:val="22"/>
                <w:rPrChange w:id="5129" w:author="Gabriel Correa" w:date="2015-08-25T21:58:00Z">
                  <w:rPr>
                    <w:ins w:id="5130" w:author="Gabriel Correa" w:date="2015-08-25T21:36:00Z"/>
                  </w:rPr>
                </w:rPrChange>
              </w:rPr>
              <w:pPrChange w:id="5131" w:author="Gabriel Correa" w:date="2015-08-25T22:02:00Z">
                <w:pPr/>
              </w:pPrChange>
            </w:pPr>
            <w:proofErr w:type="spellStart"/>
            <w:ins w:id="5132" w:author="Gabriel Correa" w:date="2015-08-25T21:36:00Z">
              <w:r w:rsidRPr="00485A27">
                <w:rPr>
                  <w:sz w:val="22"/>
                  <w:rPrChange w:id="5133" w:author="Gabriel Correa" w:date="2015-08-25T21:58:00Z">
                    <w:rPr/>
                  </w:rPrChange>
                </w:rPr>
                <w:t>google</w:t>
              </w:r>
              <w:proofErr w:type="spellEnd"/>
              <w:r w:rsidRPr="00485A27">
                <w:rPr>
                  <w:sz w:val="22"/>
                  <w:rPrChange w:id="5134" w:author="Gabriel Correa" w:date="2015-08-25T21:58:00Z">
                    <w:rPr/>
                  </w:rPrChange>
                </w:rPr>
                <w:t>-</w:t>
              </w:r>
            </w:ins>
            <w:ins w:id="5135"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5136"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5137" w:author="Gabriel Correa" w:date="2015-08-25T21:36:00Z"/>
                <w:sz w:val="22"/>
                <w:rPrChange w:id="5138" w:author="Gabriel Correa" w:date="2015-08-25T21:58:00Z">
                  <w:rPr>
                    <w:ins w:id="5139" w:author="Gabriel Correa" w:date="2015-08-25T21:36:00Z"/>
                  </w:rPr>
                </w:rPrChange>
              </w:rPr>
              <w:pPrChange w:id="5140" w:author="Gabriel Correa" w:date="2015-08-25T22:02:00Z">
                <w:pPr/>
              </w:pPrChange>
            </w:pPr>
            <w:ins w:id="5141" w:author="Gabriel Correa" w:date="2015-08-25T21:40:00Z">
              <w:r w:rsidRPr="00485A27">
                <w:rPr>
                  <w:sz w:val="22"/>
                </w:rPr>
                <w:t>si</w:t>
              </w:r>
            </w:ins>
          </w:p>
        </w:tc>
        <w:tc>
          <w:tcPr>
            <w:tcW w:w="1376" w:type="dxa"/>
            <w:tcBorders>
              <w:left w:val="dotDash" w:sz="4" w:space="0" w:color="A6A6A6" w:themeColor="background1" w:themeShade="A6"/>
            </w:tcBorders>
            <w:noWrap/>
            <w:hideMark/>
            <w:tcPrChange w:id="5142"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5143" w:author="Gabriel Correa" w:date="2015-08-25T21:36:00Z"/>
                <w:sz w:val="22"/>
                <w:rPrChange w:id="5144" w:author="Gabriel Correa" w:date="2015-08-25T21:58:00Z">
                  <w:rPr>
                    <w:ins w:id="5145" w:author="Gabriel Correa" w:date="2015-08-25T21:36:00Z"/>
                  </w:rPr>
                </w:rPrChange>
              </w:rPr>
              <w:pPrChange w:id="5146" w:author="Gabriel Correa" w:date="2015-08-25T22:02:00Z">
                <w:pPr/>
              </w:pPrChange>
            </w:pPr>
            <w:ins w:id="5147" w:author="Gabriel Correa" w:date="2015-08-25T21:36:00Z">
              <w:r w:rsidRPr="00485A27">
                <w:rPr>
                  <w:sz w:val="22"/>
                  <w:rPrChange w:id="5148" w:author="Gabriel Correa" w:date="2015-08-25T21:58:00Z">
                    <w:rPr/>
                  </w:rPrChange>
                </w:rPr>
                <w:t>0.717</w:t>
              </w:r>
            </w:ins>
          </w:p>
        </w:tc>
        <w:tc>
          <w:tcPr>
            <w:tcW w:w="1200" w:type="dxa"/>
            <w:tcBorders>
              <w:top w:val="nil"/>
              <w:right w:val="dotDash" w:sz="4" w:space="0" w:color="A6A6A6" w:themeColor="background1" w:themeShade="A6"/>
            </w:tcBorders>
            <w:noWrap/>
            <w:hideMark/>
            <w:tcPrChange w:id="5149"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5150" w:author="Gabriel Correa" w:date="2015-08-25T21:36:00Z"/>
                <w:sz w:val="22"/>
                <w:rPrChange w:id="5151" w:author="Gabriel Correa" w:date="2015-08-25T21:58:00Z">
                  <w:rPr>
                    <w:ins w:id="5152" w:author="Gabriel Correa" w:date="2015-08-25T21:36:00Z"/>
                  </w:rPr>
                </w:rPrChange>
              </w:rPr>
              <w:pPrChange w:id="5153" w:author="Gabriel Correa" w:date="2015-08-25T22:02:00Z">
                <w:pPr/>
              </w:pPrChange>
            </w:pPr>
            <w:ins w:id="5154" w:author="Gabriel Correa" w:date="2015-08-25T21:36:00Z">
              <w:r w:rsidRPr="00485A27">
                <w:rPr>
                  <w:sz w:val="22"/>
                  <w:rPrChange w:id="5155" w:author="Gabriel Correa" w:date="2015-08-25T21:58:00Z">
                    <w:rPr/>
                  </w:rPrChange>
                </w:rPr>
                <w:t>0.419</w:t>
              </w:r>
            </w:ins>
          </w:p>
        </w:tc>
        <w:tc>
          <w:tcPr>
            <w:tcW w:w="930" w:type="dxa"/>
            <w:tcBorders>
              <w:left w:val="dotDash" w:sz="4" w:space="0" w:color="A6A6A6" w:themeColor="background1" w:themeShade="A6"/>
            </w:tcBorders>
            <w:noWrap/>
            <w:hideMark/>
            <w:tcPrChange w:id="5156"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5157" w:author="Gabriel Correa" w:date="2015-08-25T21:36:00Z"/>
                <w:sz w:val="22"/>
                <w:rPrChange w:id="5158" w:author="Gabriel Correa" w:date="2015-08-25T21:58:00Z">
                  <w:rPr>
                    <w:ins w:id="5159" w:author="Gabriel Correa" w:date="2015-08-25T21:36:00Z"/>
                  </w:rPr>
                </w:rPrChange>
              </w:rPr>
              <w:pPrChange w:id="5160" w:author="Gabriel Correa" w:date="2015-08-25T22:02:00Z">
                <w:pPr/>
              </w:pPrChange>
            </w:pPr>
            <w:ins w:id="5161" w:author="Gabriel Correa" w:date="2015-08-25T21:36:00Z">
              <w:r w:rsidRPr="00485A27">
                <w:rPr>
                  <w:sz w:val="22"/>
                  <w:rPrChange w:id="5162" w:author="Gabriel Correa" w:date="2015-08-25T21:58:00Z">
                    <w:rPr/>
                  </w:rPrChange>
                </w:rPr>
                <w:t>0.819</w:t>
              </w:r>
            </w:ins>
          </w:p>
        </w:tc>
        <w:tc>
          <w:tcPr>
            <w:tcW w:w="1646" w:type="dxa"/>
            <w:noWrap/>
            <w:hideMark/>
            <w:tcPrChange w:id="5163" w:author="Gabriel Correa" w:date="2015-08-25T21:39:00Z">
              <w:tcPr>
                <w:tcW w:w="1646" w:type="dxa"/>
                <w:noWrap/>
                <w:hideMark/>
              </w:tcPr>
            </w:tcPrChange>
          </w:tcPr>
          <w:p w:rsidR="00703A21" w:rsidRPr="00485A27" w:rsidRDefault="00703A21">
            <w:pPr>
              <w:jc w:val="right"/>
              <w:rPr>
                <w:ins w:id="5164" w:author="Gabriel Correa" w:date="2015-08-25T21:36:00Z"/>
                <w:b/>
                <w:bCs/>
                <w:sz w:val="22"/>
                <w:rPrChange w:id="5165" w:author="Gabriel Correa" w:date="2015-08-25T21:58:00Z">
                  <w:rPr>
                    <w:ins w:id="5166" w:author="Gabriel Correa" w:date="2015-08-25T21:36:00Z"/>
                    <w:b/>
                    <w:bCs/>
                  </w:rPr>
                </w:rPrChange>
              </w:rPr>
              <w:pPrChange w:id="5167" w:author="Gabriel Correa" w:date="2015-08-25T22:02:00Z">
                <w:pPr/>
              </w:pPrChange>
            </w:pPr>
            <w:ins w:id="5168" w:author="Gabriel Correa" w:date="2015-08-25T21:36:00Z">
              <w:r w:rsidRPr="00485A27">
                <w:rPr>
                  <w:b/>
                  <w:bCs/>
                  <w:sz w:val="22"/>
                  <w:rPrChange w:id="5169" w:author="Gabriel Correa" w:date="2015-08-25T21:58:00Z">
                    <w:rPr>
                      <w:b/>
                      <w:bCs/>
                    </w:rPr>
                  </w:rPrChange>
                </w:rPr>
                <w:t>0.453</w:t>
              </w:r>
            </w:ins>
          </w:p>
        </w:tc>
      </w:tr>
    </w:tbl>
    <w:p w:rsidR="00703A21" w:rsidRPr="00485A27" w:rsidRDefault="00703A21">
      <w:pPr>
        <w:rPr>
          <w:ins w:id="5170" w:author="Gabriel Correa" w:date="2015-08-25T21:58:00Z"/>
          <w:rPrChange w:id="5171" w:author="Gabriel Correa" w:date="2015-08-25T21:58:00Z">
            <w:rPr>
              <w:ins w:id="5172" w:author="Gabriel Correa" w:date="2015-08-25T21:58:00Z"/>
              <w:lang w:val="en-US"/>
            </w:rPr>
          </w:rPrChange>
        </w:rPr>
      </w:pPr>
    </w:p>
    <w:p w:rsidR="00485A27" w:rsidRPr="00643198" w:rsidRDefault="00485A27">
      <w:pPr>
        <w:rPr>
          <w:ins w:id="5173" w:author="Gabriel Correa" w:date="2015-08-25T21:59:00Z"/>
        </w:rPr>
      </w:pPr>
      <w:ins w:id="5174" w:author="Gabriel Correa" w:date="2015-08-25T21:58:00Z">
        <w:r w:rsidRPr="00485A27">
          <w:rPr>
            <w:rPrChange w:id="5175" w:author="Gabriel Correa" w:date="2015-08-25T21:58:00Z">
              <w:rPr>
                <w:lang w:val="en-US"/>
              </w:rPr>
            </w:rPrChange>
          </w:rPr>
          <w:t xml:space="preserve">Por otra parte se </w:t>
        </w:r>
      </w:ins>
      <w:ins w:id="5176" w:author="Gabriel Correa" w:date="2015-08-25T21:59:00Z">
        <w:r>
          <w:t xml:space="preserve">comparó a tres algoritmos de </w:t>
        </w:r>
        <w:proofErr w:type="spellStart"/>
        <w:r>
          <w:t>stemming</w:t>
        </w:r>
        <w:proofErr w:type="spellEnd"/>
        <w:r>
          <w:t xml:space="preserve">, o </w:t>
        </w:r>
        <w:proofErr w:type="spellStart"/>
        <w:r>
          <w:rPr>
            <w:i/>
          </w:rPr>
          <w:t>stemmers</w:t>
        </w:r>
        <w:proofErr w:type="spellEnd"/>
        <w:r>
          <w:t xml:space="preserve">, con los mismos clasificadores para </w:t>
        </w:r>
      </w:ins>
      <w:ins w:id="5177" w:author="Gabriel Correa" w:date="2015-08-25T22:05:00Z">
        <w:r w:rsidR="00643198">
          <w:t xml:space="preserve">conocer cuál permite obtener </w:t>
        </w:r>
      </w:ins>
      <w:ins w:id="5178" w:author="Gabriel Correa" w:date="2015-08-25T21:59:00Z">
        <w:r>
          <w:t>mejores resultados.</w:t>
        </w:r>
      </w:ins>
      <w:ins w:id="5179" w:author="Gabriel Correa" w:date="2015-08-25T22:05:00Z">
        <w:r w:rsidR="00643198">
          <w:t xml:space="preserve"> En la </w:t>
        </w:r>
      </w:ins>
      <w:ins w:id="5180" w:author="Gabriel Correa" w:date="2015-08-25T22:06:00Z">
        <w:r w:rsidR="00643198">
          <w:fldChar w:fldCharType="begin"/>
        </w:r>
        <w:r w:rsidR="00643198">
          <w:instrText xml:space="preserve"> REF _Ref428303695 \h </w:instrText>
        </w:r>
      </w:ins>
      <w:r w:rsidR="00643198">
        <w:fldChar w:fldCharType="separate"/>
      </w:r>
      <w:ins w:id="5181" w:author="Gabriel Correa" w:date="2015-08-25T22:03:00Z">
        <w:r w:rsidR="00E159AF">
          <w:t xml:space="preserve">Tabla </w:t>
        </w:r>
      </w:ins>
      <w:r w:rsidR="00E159AF">
        <w:rPr>
          <w:noProof/>
        </w:rPr>
        <w:t>6</w:t>
      </w:r>
      <w:ins w:id="5182" w:author="Gabriel Correa" w:date="2015-08-28T00:22:00Z">
        <w:r w:rsidR="00E159AF">
          <w:t>.</w:t>
        </w:r>
      </w:ins>
      <w:r w:rsidR="00E159AF">
        <w:rPr>
          <w:noProof/>
        </w:rPr>
        <w:t>9</w:t>
      </w:r>
      <w:ins w:id="5183" w:author="Gabriel Correa" w:date="2015-08-25T22:06:00Z">
        <w:r w:rsidR="00643198">
          <w:fldChar w:fldCharType="end"/>
        </w:r>
        <w:r w:rsidR="00643198">
          <w:t xml:space="preserve"> se muestra que los resultados son muy similares pero favoreciendo por poco a </w:t>
        </w:r>
        <w:proofErr w:type="spellStart"/>
        <w:r w:rsidR="00643198" w:rsidRPr="00643198">
          <w:rPr>
            <w:i/>
            <w:rPrChange w:id="5184" w:author="Gabriel Correa" w:date="2015-08-25T22:06:00Z">
              <w:rPr/>
            </w:rPrChange>
          </w:rPr>
          <w:t>Snowball</w:t>
        </w:r>
        <w:proofErr w:type="spellEnd"/>
        <w:r w:rsidR="00643198" w:rsidRPr="00643198">
          <w:rPr>
            <w:i/>
            <w:rPrChange w:id="5185" w:author="Gabriel Correa" w:date="2015-08-25T22:06:00Z">
              <w:rPr/>
            </w:rPrChange>
          </w:rPr>
          <w:t xml:space="preserve"> </w:t>
        </w:r>
        <w:proofErr w:type="spellStart"/>
        <w:r w:rsidR="00643198" w:rsidRPr="00643198">
          <w:rPr>
            <w:i/>
            <w:rPrChange w:id="5186" w:author="Gabriel Correa" w:date="2015-08-25T22:06:00Z">
              <w:rPr/>
            </w:rPrChange>
          </w:rPr>
          <w:t>Stemmer</w:t>
        </w:r>
      </w:ins>
      <w:proofErr w:type="spellEnd"/>
      <w:ins w:id="5187" w:author="Gabriel Correa" w:date="2015-08-25T22:07:00Z">
        <w:r w:rsidR="00643198">
          <w:t>, por lo que se decide usarlo para los experimentos posteriores.</w:t>
        </w:r>
      </w:ins>
    </w:p>
    <w:p w:rsidR="00643198" w:rsidRDefault="00643198" w:rsidP="00412EF2">
      <w:pPr>
        <w:pStyle w:val="Epgrafe"/>
        <w:keepNext/>
        <w:jc w:val="center"/>
        <w:rPr>
          <w:ins w:id="5188" w:author="Gabriel Correa" w:date="2015-08-25T22:03:00Z"/>
        </w:rPr>
      </w:pPr>
      <w:bookmarkStart w:id="5189" w:name="_Ref428303695"/>
      <w:ins w:id="5190" w:author="Gabriel Correa" w:date="2015-08-25T22:03:00Z">
        <w:r>
          <w:lastRenderedPageBreak/>
          <w:t xml:space="preserve">Tabla </w:t>
        </w:r>
      </w:ins>
      <w:ins w:id="5191" w:author="Gabriel Correa" w:date="2015-08-28T00:22:00Z">
        <w:r w:rsidR="00F002B6">
          <w:fldChar w:fldCharType="begin"/>
        </w:r>
        <w:r w:rsidR="00F002B6">
          <w:instrText xml:space="preserve"> STYLEREF 1 \s </w:instrText>
        </w:r>
      </w:ins>
      <w:r w:rsidR="00F002B6">
        <w:fldChar w:fldCharType="separate"/>
      </w:r>
      <w:r w:rsidR="00E159AF">
        <w:rPr>
          <w:noProof/>
        </w:rPr>
        <w:t>6</w:t>
      </w:r>
      <w:ins w:id="5192" w:author="Gabriel Correa" w:date="2015-08-28T00:22:00Z">
        <w:r w:rsidR="00F002B6">
          <w:fldChar w:fldCharType="end"/>
        </w:r>
        <w:r w:rsidR="00F002B6">
          <w:t>.</w:t>
        </w:r>
        <w:r w:rsidR="00F002B6">
          <w:fldChar w:fldCharType="begin"/>
        </w:r>
        <w:r w:rsidR="00F002B6">
          <w:instrText xml:space="preserve"> SEQ Tabla \* ARABIC \s 1 </w:instrText>
        </w:r>
      </w:ins>
      <w:r w:rsidR="00F002B6">
        <w:fldChar w:fldCharType="separate"/>
      </w:r>
      <w:r w:rsidR="00E159AF">
        <w:rPr>
          <w:noProof/>
        </w:rPr>
        <w:t>9</w:t>
      </w:r>
      <w:ins w:id="5193" w:author="Gabriel Correa" w:date="2015-08-28T00:22:00Z">
        <w:r w:rsidR="00F002B6">
          <w:fldChar w:fldCharType="end"/>
        </w:r>
      </w:ins>
      <w:del w:id="5194"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5189"/>
      <w:ins w:id="5195" w:author="Gabriel Correa" w:date="2015-08-25T22:03:00Z">
        <w:r>
          <w:t>:   Comparaci</w:t>
        </w:r>
      </w:ins>
      <w:ins w:id="5196" w:author="Gabriel Correa" w:date="2015-08-25T22:04:00Z">
        <w:r>
          <w:t xml:space="preserve">ón de rendimiento al usar distintos </w:t>
        </w:r>
        <w:proofErr w:type="spellStart"/>
        <w:r>
          <w:t>stemmers</w:t>
        </w:r>
        <w:proofErr w:type="spellEnd"/>
        <w:r>
          <w:t>.</w:t>
        </w:r>
      </w:ins>
    </w:p>
    <w:tbl>
      <w:tblPr>
        <w:tblStyle w:val="Estilo2"/>
        <w:tblW w:w="0" w:type="auto"/>
        <w:jc w:val="center"/>
        <w:tblLook w:val="04A0" w:firstRow="1" w:lastRow="0" w:firstColumn="1" w:lastColumn="0" w:noHBand="0" w:noVBand="1"/>
        <w:tblPrChange w:id="5197"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5198">
          <w:tblGrid>
            <w:gridCol w:w="3369"/>
            <w:gridCol w:w="1376"/>
            <w:gridCol w:w="1200"/>
            <w:gridCol w:w="930"/>
            <w:gridCol w:w="1646"/>
          </w:tblGrid>
        </w:tblGridChange>
      </w:tblGrid>
      <w:tr w:rsidR="00485A27" w:rsidRPr="002B28AD" w:rsidTr="00412EF2">
        <w:trPr>
          <w:cnfStyle w:val="100000000000" w:firstRow="1" w:lastRow="0" w:firstColumn="0" w:lastColumn="0" w:oddVBand="0" w:evenVBand="0" w:oddHBand="0" w:evenHBand="0" w:firstRowFirstColumn="0" w:firstRowLastColumn="0" w:lastRowFirstColumn="0" w:lastRowLastColumn="0"/>
          <w:trHeight w:val="300"/>
          <w:jc w:val="center"/>
          <w:ins w:id="5199" w:author="Gabriel Correa" w:date="2015-08-25T21:59:00Z"/>
          <w:trPrChange w:id="5200"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5201" w:author="Gabriel Correa" w:date="2015-08-25T22:01:00Z">
              <w:tcPr>
                <w:tcW w:w="3369" w:type="dxa"/>
                <w:tcBorders>
                  <w:top w:val="nil"/>
                  <w:bottom w:val="single" w:sz="12" w:space="0" w:color="000000" w:themeColor="text1"/>
                </w:tcBorders>
                <w:noWrap/>
                <w:hideMark/>
              </w:tcPr>
            </w:tcPrChange>
          </w:tcPr>
          <w:p w:rsidR="00485A27" w:rsidRPr="002B28AD" w:rsidRDefault="00485A27" w:rsidP="007C2995">
            <w:pPr>
              <w:cnfStyle w:val="100000000100" w:firstRow="1" w:lastRow="0" w:firstColumn="0" w:lastColumn="0" w:oddVBand="0" w:evenVBand="0" w:oddHBand="0" w:evenHBand="0" w:firstRowFirstColumn="1" w:firstRowLastColumn="0" w:lastRowFirstColumn="0" w:lastRowLastColumn="0"/>
              <w:rPr>
                <w:ins w:id="5202" w:author="Gabriel Correa" w:date="2015-08-25T21:59:00Z"/>
                <w:sz w:val="22"/>
              </w:rPr>
            </w:pPr>
          </w:p>
        </w:tc>
        <w:tc>
          <w:tcPr>
            <w:tcW w:w="2410" w:type="dxa"/>
            <w:gridSpan w:val="2"/>
            <w:tcBorders>
              <w:top w:val="nil"/>
              <w:bottom w:val="single" w:sz="12" w:space="0" w:color="000000" w:themeColor="text1"/>
            </w:tcBorders>
            <w:noWrap/>
            <w:hideMark/>
            <w:tcPrChange w:id="5203"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5204" w:author="Gabriel Correa" w:date="2015-08-25T21:59:00Z"/>
                <w:sz w:val="22"/>
              </w:rPr>
              <w:pPrChange w:id="5205" w:author="Gabriel Correa" w:date="2015-08-25T22:01:00Z">
                <w:pPr>
                  <w:cnfStyle w:val="100000000000" w:firstRow="1" w:lastRow="0" w:firstColumn="0" w:lastColumn="0" w:oddVBand="0" w:evenVBand="0" w:oddHBand="0" w:evenHBand="0" w:firstRowFirstColumn="0" w:firstRowLastColumn="0" w:lastRowFirstColumn="0" w:lastRowLastColumn="0"/>
                </w:pPr>
              </w:pPrChange>
            </w:pPr>
            <w:proofErr w:type="spellStart"/>
            <w:ins w:id="5206" w:author="Gabriel Correa" w:date="2015-08-25T21:59:00Z">
              <w:r w:rsidRPr="002B28AD">
                <w:rPr>
                  <w:sz w:val="22"/>
                </w:rPr>
                <w:t>NaiveBayes</w:t>
              </w:r>
              <w:proofErr w:type="spellEnd"/>
            </w:ins>
          </w:p>
        </w:tc>
        <w:tc>
          <w:tcPr>
            <w:tcW w:w="2780" w:type="dxa"/>
            <w:gridSpan w:val="2"/>
            <w:tcBorders>
              <w:top w:val="nil"/>
              <w:bottom w:val="single" w:sz="12" w:space="0" w:color="000000" w:themeColor="text1"/>
            </w:tcBorders>
            <w:noWrap/>
            <w:hideMark/>
            <w:tcPrChange w:id="5207"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5208" w:author="Gabriel Correa" w:date="2015-08-25T21:59:00Z"/>
                <w:sz w:val="22"/>
              </w:rPr>
              <w:pPrChange w:id="5209" w:author="Gabriel Correa" w:date="2015-08-25T22:01:00Z">
                <w:pPr>
                  <w:cnfStyle w:val="100000000000" w:firstRow="1" w:lastRow="0" w:firstColumn="0" w:lastColumn="0" w:oddVBand="0" w:evenVBand="0" w:oddHBand="0" w:evenHBand="0" w:firstRowFirstColumn="0" w:firstRowLastColumn="0" w:lastRowFirstColumn="0" w:lastRowLastColumn="0"/>
                </w:pPr>
              </w:pPrChange>
            </w:pPr>
            <w:proofErr w:type="spellStart"/>
            <w:ins w:id="5210" w:author="Gabriel Correa" w:date="2015-08-25T21:59:00Z">
              <w:r w:rsidRPr="002B28AD">
                <w:rPr>
                  <w:sz w:val="22"/>
                </w:rPr>
                <w:t>NaiveBayesMultinomial</w:t>
              </w:r>
              <w:proofErr w:type="spellEnd"/>
            </w:ins>
          </w:p>
        </w:tc>
      </w:tr>
      <w:tr w:rsidR="00485A27" w:rsidRPr="002B28AD" w:rsidTr="00412EF2">
        <w:trPr>
          <w:trHeight w:val="300"/>
          <w:jc w:val="center"/>
          <w:ins w:id="5211" w:author="Gabriel Correa" w:date="2015-08-25T21:59:00Z"/>
          <w:trPrChange w:id="5212"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5213"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center"/>
              <w:rPr>
                <w:ins w:id="5214" w:author="Gabriel Correa" w:date="2015-08-25T21:59:00Z"/>
                <w:sz w:val="22"/>
              </w:rPr>
              <w:pPrChange w:id="5215" w:author="Gabriel Correa" w:date="2015-08-25T22:01:00Z">
                <w:pPr/>
              </w:pPrChange>
            </w:pPr>
            <w:proofErr w:type="spellStart"/>
            <w:ins w:id="5216" w:author="Gabriel Correa" w:date="2015-08-25T22:00:00Z">
              <w:r w:rsidRPr="00485A27">
                <w:rPr>
                  <w:i/>
                  <w:sz w:val="22"/>
                  <w:rPrChange w:id="5217" w:author="Gabriel Correa" w:date="2015-08-25T22:00:00Z">
                    <w:rPr>
                      <w:sz w:val="22"/>
                    </w:rPr>
                  </w:rPrChange>
                </w:rPr>
                <w:t>Stemmer</w:t>
              </w:r>
            </w:ins>
            <w:proofErr w:type="spellEnd"/>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5218"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5219" w:author="Gabriel Correa" w:date="2015-08-25T21:59:00Z"/>
                <w:sz w:val="22"/>
              </w:rPr>
              <w:pPrChange w:id="5220" w:author="Gabriel Correa" w:date="2015-08-25T22:01:00Z">
                <w:pPr/>
              </w:pPrChange>
            </w:pPr>
            <w:proofErr w:type="spellStart"/>
            <w:ins w:id="5221" w:author="Gabriel Correa" w:date="2015-08-25T21:59:00Z">
              <w:r w:rsidRPr="002B28AD">
                <w:rPr>
                  <w:sz w:val="22"/>
                </w:rPr>
                <w:t>recall</w:t>
              </w:r>
              <w:proofErr w:type="spellEnd"/>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5222"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right"/>
              <w:rPr>
                <w:ins w:id="5223" w:author="Gabriel Correa" w:date="2015-08-25T21:59:00Z"/>
                <w:sz w:val="22"/>
              </w:rPr>
              <w:pPrChange w:id="5224" w:author="Gabriel Correa" w:date="2015-08-25T22:01:00Z">
                <w:pPr/>
              </w:pPrChange>
            </w:pPr>
            <w:ins w:id="5225" w:author="Gabriel Correa" w:date="2015-08-25T21:59:00Z">
              <w:r w:rsidRPr="002B28AD">
                <w:rPr>
                  <w:sz w:val="22"/>
                </w:rPr>
                <w:t>f-</w:t>
              </w:r>
              <w:proofErr w:type="spellStart"/>
              <w:r w:rsidRPr="002B28AD">
                <w:rPr>
                  <w:sz w:val="22"/>
                </w:rPr>
                <w:t>measure</w:t>
              </w:r>
              <w:proofErr w:type="spellEnd"/>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5226"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5227" w:author="Gabriel Correa" w:date="2015-08-25T21:59:00Z"/>
                <w:sz w:val="22"/>
              </w:rPr>
              <w:pPrChange w:id="5228" w:author="Gabriel Correa" w:date="2015-08-25T22:01:00Z">
                <w:pPr/>
              </w:pPrChange>
            </w:pPr>
            <w:proofErr w:type="spellStart"/>
            <w:ins w:id="5229" w:author="Gabriel Correa" w:date="2015-08-25T21:59:00Z">
              <w:r w:rsidRPr="002B28AD">
                <w:rPr>
                  <w:sz w:val="22"/>
                </w:rPr>
                <w:t>recall</w:t>
              </w:r>
              <w:proofErr w:type="spellEnd"/>
            </w:ins>
          </w:p>
        </w:tc>
        <w:tc>
          <w:tcPr>
            <w:tcW w:w="1646" w:type="dxa"/>
            <w:tcBorders>
              <w:top w:val="single" w:sz="12" w:space="0" w:color="000000" w:themeColor="text1"/>
              <w:bottom w:val="single" w:sz="12" w:space="0" w:color="000000" w:themeColor="text1"/>
            </w:tcBorders>
            <w:noWrap/>
            <w:hideMark/>
            <w:tcPrChange w:id="5230"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2B28AD" w:rsidRDefault="00485A27">
            <w:pPr>
              <w:jc w:val="right"/>
              <w:rPr>
                <w:ins w:id="5231" w:author="Gabriel Correa" w:date="2015-08-25T21:59:00Z"/>
                <w:sz w:val="22"/>
              </w:rPr>
              <w:pPrChange w:id="5232" w:author="Gabriel Correa" w:date="2015-08-25T22:01:00Z">
                <w:pPr/>
              </w:pPrChange>
            </w:pPr>
            <w:ins w:id="5233" w:author="Gabriel Correa" w:date="2015-08-25T21:59:00Z">
              <w:r w:rsidRPr="002B28AD">
                <w:rPr>
                  <w:sz w:val="22"/>
                </w:rPr>
                <w:t>f-</w:t>
              </w:r>
              <w:proofErr w:type="spellStart"/>
              <w:r w:rsidRPr="002B28AD">
                <w:rPr>
                  <w:sz w:val="22"/>
                </w:rPr>
                <w:t>measure</w:t>
              </w:r>
              <w:proofErr w:type="spellEnd"/>
            </w:ins>
          </w:p>
        </w:tc>
      </w:tr>
      <w:tr w:rsidR="00C811FF" w:rsidRPr="002B28AD" w:rsidTr="00412EF2">
        <w:trPr>
          <w:trHeight w:val="300"/>
          <w:jc w:val="center"/>
          <w:ins w:id="5234" w:author="Gabriel Correa" w:date="2015-08-25T21:59:00Z"/>
          <w:trPrChange w:id="5235"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5236"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2B28AD" w:rsidRDefault="00C811FF" w:rsidP="007C2995">
            <w:pPr>
              <w:jc w:val="center"/>
              <w:rPr>
                <w:ins w:id="5237" w:author="Gabriel Correa" w:date="2015-08-25T21:59:00Z"/>
                <w:sz w:val="22"/>
              </w:rPr>
            </w:pPr>
            <w:ins w:id="5238" w:author="Gabriel Correa" w:date="2015-08-25T22:01:00Z">
              <w:r>
                <w:rPr>
                  <w:sz w:val="22"/>
                </w:rPr>
                <w:t>-</w:t>
              </w:r>
            </w:ins>
          </w:p>
        </w:tc>
        <w:tc>
          <w:tcPr>
            <w:tcW w:w="1134" w:type="dxa"/>
            <w:tcBorders>
              <w:top w:val="single" w:sz="12" w:space="0" w:color="000000" w:themeColor="text1"/>
              <w:left w:val="dotDash" w:sz="4" w:space="0" w:color="A6A6A6" w:themeColor="background1" w:themeShade="A6"/>
            </w:tcBorders>
            <w:noWrap/>
            <w:vAlign w:val="bottom"/>
            <w:hideMark/>
            <w:tcPrChange w:id="5239"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5240" w:author="Gabriel Correa" w:date="2015-08-25T21:59:00Z"/>
                <w:sz w:val="22"/>
              </w:rPr>
              <w:pPrChange w:id="5241" w:author="Gabriel Correa" w:date="2015-08-25T22:01:00Z">
                <w:pPr/>
              </w:pPrChange>
            </w:pPr>
            <w:ins w:id="5242" w:author="Gabriel Correa" w:date="2015-08-25T22:03:00Z">
              <w:r>
                <w:rPr>
                  <w:rFonts w:ascii="Calibri" w:hAnsi="Calibri" w:cs="Calibri"/>
                  <w:color w:val="000000"/>
                  <w:sz w:val="22"/>
                </w:rPr>
                <w:t>0.780</w:t>
              </w:r>
            </w:ins>
          </w:p>
        </w:tc>
        <w:tc>
          <w:tcPr>
            <w:tcW w:w="1276" w:type="dxa"/>
            <w:tcBorders>
              <w:top w:val="single" w:sz="12" w:space="0" w:color="000000" w:themeColor="text1"/>
              <w:right w:val="dotDash" w:sz="4" w:space="0" w:color="A6A6A6" w:themeColor="background1" w:themeShade="A6"/>
            </w:tcBorders>
            <w:noWrap/>
            <w:vAlign w:val="bottom"/>
            <w:hideMark/>
            <w:tcPrChange w:id="5243"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2B28AD" w:rsidRDefault="00C811FF">
            <w:pPr>
              <w:jc w:val="right"/>
              <w:rPr>
                <w:ins w:id="5244" w:author="Gabriel Correa" w:date="2015-08-25T21:59:00Z"/>
                <w:b/>
                <w:bCs/>
                <w:sz w:val="22"/>
              </w:rPr>
              <w:pPrChange w:id="5245" w:author="Gabriel Correa" w:date="2015-08-25T22:01:00Z">
                <w:pPr/>
              </w:pPrChange>
            </w:pPr>
            <w:ins w:id="5246" w:author="Gabriel Correa" w:date="2015-08-25T22:03:00Z">
              <w:r>
                <w:rPr>
                  <w:rFonts w:ascii="Calibri" w:hAnsi="Calibri" w:cs="Calibri"/>
                  <w:color w:val="000000"/>
                  <w:sz w:val="22"/>
                </w:rPr>
                <w:t>0.585</w:t>
              </w:r>
            </w:ins>
          </w:p>
        </w:tc>
        <w:tc>
          <w:tcPr>
            <w:tcW w:w="1134" w:type="dxa"/>
            <w:tcBorders>
              <w:top w:val="single" w:sz="12" w:space="0" w:color="000000" w:themeColor="text1"/>
              <w:left w:val="dotDash" w:sz="4" w:space="0" w:color="A6A6A6" w:themeColor="background1" w:themeShade="A6"/>
            </w:tcBorders>
            <w:noWrap/>
            <w:vAlign w:val="bottom"/>
            <w:hideMark/>
            <w:tcPrChange w:id="5247"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5248" w:author="Gabriel Correa" w:date="2015-08-25T21:59:00Z"/>
                <w:sz w:val="22"/>
              </w:rPr>
              <w:pPrChange w:id="5249" w:author="Gabriel Correa" w:date="2015-08-25T22:01:00Z">
                <w:pPr/>
              </w:pPrChange>
            </w:pPr>
            <w:ins w:id="5250" w:author="Gabriel Correa" w:date="2015-08-25T22:03:00Z">
              <w:r>
                <w:rPr>
                  <w:rFonts w:ascii="Calibri" w:hAnsi="Calibri" w:cs="Calibri"/>
                  <w:color w:val="000000"/>
                  <w:sz w:val="22"/>
                </w:rPr>
                <w:t>0.590</w:t>
              </w:r>
            </w:ins>
          </w:p>
        </w:tc>
        <w:tc>
          <w:tcPr>
            <w:tcW w:w="1646" w:type="dxa"/>
            <w:tcBorders>
              <w:top w:val="single" w:sz="12" w:space="0" w:color="000000" w:themeColor="text1"/>
            </w:tcBorders>
            <w:noWrap/>
            <w:vAlign w:val="bottom"/>
            <w:hideMark/>
            <w:tcPrChange w:id="5251" w:author="Gabriel Correa" w:date="2015-08-25T22:03:00Z">
              <w:tcPr>
                <w:tcW w:w="1646" w:type="dxa"/>
                <w:tcBorders>
                  <w:top w:val="single" w:sz="12" w:space="0" w:color="000000" w:themeColor="text1"/>
                </w:tcBorders>
                <w:noWrap/>
                <w:hideMark/>
              </w:tcPr>
            </w:tcPrChange>
          </w:tcPr>
          <w:p w:rsidR="00C811FF" w:rsidRPr="002B28AD" w:rsidRDefault="00C811FF">
            <w:pPr>
              <w:jc w:val="right"/>
              <w:rPr>
                <w:ins w:id="5252" w:author="Gabriel Correa" w:date="2015-08-25T21:59:00Z"/>
                <w:sz w:val="22"/>
              </w:rPr>
              <w:pPrChange w:id="5253" w:author="Gabriel Correa" w:date="2015-08-25T22:01:00Z">
                <w:pPr/>
              </w:pPrChange>
            </w:pPr>
            <w:ins w:id="5254" w:author="Gabriel Correa" w:date="2015-08-25T22:03:00Z">
              <w:r>
                <w:rPr>
                  <w:rFonts w:ascii="Calibri" w:hAnsi="Calibri" w:cs="Calibri"/>
                  <w:color w:val="000000"/>
                  <w:sz w:val="22"/>
                </w:rPr>
                <w:t>0.655</w:t>
              </w:r>
            </w:ins>
          </w:p>
        </w:tc>
      </w:tr>
      <w:tr w:rsidR="00C811FF" w:rsidRPr="002B28AD" w:rsidTr="00412EF2">
        <w:trPr>
          <w:trHeight w:val="300"/>
          <w:jc w:val="center"/>
          <w:ins w:id="5255" w:author="Gabriel Correa" w:date="2015-08-25T21:59:00Z"/>
          <w:trPrChange w:id="5256" w:author="Gabriel Correa" w:date="2015-08-25T22:03:00Z">
            <w:trPr>
              <w:trHeight w:val="300"/>
            </w:trPr>
          </w:trPrChange>
        </w:trPr>
        <w:tc>
          <w:tcPr>
            <w:tcW w:w="1809" w:type="dxa"/>
            <w:tcBorders>
              <w:right w:val="dotDash" w:sz="4" w:space="0" w:color="A6A6A6" w:themeColor="background1" w:themeShade="A6"/>
            </w:tcBorders>
            <w:noWrap/>
            <w:hideMark/>
            <w:tcPrChange w:id="5257"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5258" w:author="Gabriel Correa" w:date="2015-08-25T21:59:00Z"/>
                <w:sz w:val="22"/>
              </w:rPr>
            </w:pPr>
            <w:proofErr w:type="spellStart"/>
            <w:ins w:id="5259" w:author="Gabriel Correa" w:date="2015-08-25T22:01:00Z">
              <w:r>
                <w:rPr>
                  <w:sz w:val="22"/>
                </w:rPr>
                <w:t>Lovins</w:t>
              </w:r>
            </w:ins>
            <w:proofErr w:type="spellEnd"/>
          </w:p>
        </w:tc>
        <w:tc>
          <w:tcPr>
            <w:tcW w:w="1134" w:type="dxa"/>
            <w:tcBorders>
              <w:left w:val="dotDash" w:sz="4" w:space="0" w:color="A6A6A6" w:themeColor="background1" w:themeShade="A6"/>
            </w:tcBorders>
            <w:noWrap/>
            <w:vAlign w:val="bottom"/>
            <w:hideMark/>
            <w:tcPrChange w:id="5260"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261" w:author="Gabriel Correa" w:date="2015-08-25T21:59:00Z"/>
                <w:sz w:val="22"/>
              </w:rPr>
              <w:pPrChange w:id="5262" w:author="Gabriel Correa" w:date="2015-08-25T22:01:00Z">
                <w:pPr/>
              </w:pPrChange>
            </w:pPr>
            <w:ins w:id="5263" w:author="Gabriel Correa" w:date="2015-08-25T22:03:00Z">
              <w:r>
                <w:rPr>
                  <w:rFonts w:ascii="Calibri" w:hAnsi="Calibri" w:cs="Calibri"/>
                  <w:color w:val="000000"/>
                  <w:sz w:val="22"/>
                </w:rPr>
                <w:t>0.772</w:t>
              </w:r>
            </w:ins>
          </w:p>
        </w:tc>
        <w:tc>
          <w:tcPr>
            <w:tcW w:w="1276" w:type="dxa"/>
            <w:tcBorders>
              <w:top w:val="nil"/>
              <w:right w:val="dotDash" w:sz="4" w:space="0" w:color="A6A6A6" w:themeColor="background1" w:themeShade="A6"/>
            </w:tcBorders>
            <w:noWrap/>
            <w:vAlign w:val="bottom"/>
            <w:hideMark/>
            <w:tcPrChange w:id="5264"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265" w:author="Gabriel Correa" w:date="2015-08-25T21:59:00Z"/>
                <w:sz w:val="22"/>
              </w:rPr>
              <w:pPrChange w:id="5266" w:author="Gabriel Correa" w:date="2015-08-25T22:01:00Z">
                <w:pPr/>
              </w:pPrChange>
            </w:pPr>
            <w:ins w:id="5267" w:author="Gabriel Correa" w:date="2015-08-25T22:03:00Z">
              <w:r>
                <w:rPr>
                  <w:rFonts w:ascii="Calibri" w:hAnsi="Calibri" w:cs="Calibri"/>
                  <w:color w:val="000000"/>
                  <w:sz w:val="22"/>
                </w:rPr>
                <w:t>0.566</w:t>
              </w:r>
            </w:ins>
          </w:p>
        </w:tc>
        <w:tc>
          <w:tcPr>
            <w:tcW w:w="1134" w:type="dxa"/>
            <w:tcBorders>
              <w:left w:val="dotDash" w:sz="4" w:space="0" w:color="A6A6A6" w:themeColor="background1" w:themeShade="A6"/>
            </w:tcBorders>
            <w:noWrap/>
            <w:vAlign w:val="bottom"/>
            <w:hideMark/>
            <w:tcPrChange w:id="5268"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269" w:author="Gabriel Correa" w:date="2015-08-25T21:59:00Z"/>
                <w:sz w:val="22"/>
              </w:rPr>
              <w:pPrChange w:id="5270" w:author="Gabriel Correa" w:date="2015-08-25T22:01:00Z">
                <w:pPr/>
              </w:pPrChange>
            </w:pPr>
            <w:ins w:id="5271" w:author="Gabriel Correa" w:date="2015-08-25T22:03:00Z">
              <w:r>
                <w:rPr>
                  <w:rFonts w:ascii="Calibri" w:hAnsi="Calibri" w:cs="Calibri"/>
                  <w:color w:val="000000"/>
                  <w:sz w:val="22"/>
                </w:rPr>
                <w:t>0.569</w:t>
              </w:r>
            </w:ins>
          </w:p>
        </w:tc>
        <w:tc>
          <w:tcPr>
            <w:tcW w:w="1646" w:type="dxa"/>
            <w:noWrap/>
            <w:vAlign w:val="bottom"/>
            <w:hideMark/>
            <w:tcPrChange w:id="5272" w:author="Gabriel Correa" w:date="2015-08-25T22:03:00Z">
              <w:tcPr>
                <w:tcW w:w="1646" w:type="dxa"/>
                <w:noWrap/>
                <w:hideMark/>
              </w:tcPr>
            </w:tcPrChange>
          </w:tcPr>
          <w:p w:rsidR="00C811FF" w:rsidRPr="002B28AD" w:rsidRDefault="00C811FF">
            <w:pPr>
              <w:jc w:val="right"/>
              <w:rPr>
                <w:ins w:id="5273" w:author="Gabriel Correa" w:date="2015-08-25T21:59:00Z"/>
                <w:b/>
                <w:bCs/>
                <w:sz w:val="22"/>
              </w:rPr>
              <w:pPrChange w:id="5274" w:author="Gabriel Correa" w:date="2015-08-25T22:01:00Z">
                <w:pPr/>
              </w:pPrChange>
            </w:pPr>
            <w:ins w:id="5275" w:author="Gabriel Correa" w:date="2015-08-25T22:03:00Z">
              <w:r>
                <w:rPr>
                  <w:rFonts w:ascii="Calibri" w:hAnsi="Calibri" w:cs="Calibri"/>
                  <w:color w:val="000000"/>
                  <w:sz w:val="22"/>
                </w:rPr>
                <w:t>0.635</w:t>
              </w:r>
            </w:ins>
          </w:p>
        </w:tc>
      </w:tr>
      <w:tr w:rsidR="00C811FF" w:rsidRPr="002B28AD" w:rsidTr="00412EF2">
        <w:trPr>
          <w:trHeight w:val="300"/>
          <w:jc w:val="center"/>
          <w:ins w:id="5276" w:author="Gabriel Correa" w:date="2015-08-25T21:59:00Z"/>
          <w:trPrChange w:id="5277" w:author="Gabriel Correa" w:date="2015-08-25T22:03:00Z">
            <w:trPr>
              <w:trHeight w:val="300"/>
            </w:trPr>
          </w:trPrChange>
        </w:trPr>
        <w:tc>
          <w:tcPr>
            <w:tcW w:w="1809" w:type="dxa"/>
            <w:tcBorders>
              <w:right w:val="dotDash" w:sz="4" w:space="0" w:color="A6A6A6" w:themeColor="background1" w:themeShade="A6"/>
            </w:tcBorders>
            <w:noWrap/>
            <w:tcPrChange w:id="5278" w:author="Gabriel Correa" w:date="2015-08-25T22:03:00Z">
              <w:tcPr>
                <w:tcW w:w="3369" w:type="dxa"/>
                <w:tcBorders>
                  <w:right w:val="dotDash" w:sz="4" w:space="0" w:color="A6A6A6" w:themeColor="background1" w:themeShade="A6"/>
                </w:tcBorders>
                <w:noWrap/>
              </w:tcPr>
            </w:tcPrChange>
          </w:tcPr>
          <w:p w:rsidR="00C811FF" w:rsidRPr="002B28AD" w:rsidRDefault="00C811FF" w:rsidP="007C2995">
            <w:pPr>
              <w:jc w:val="center"/>
              <w:rPr>
                <w:ins w:id="5279" w:author="Gabriel Correa" w:date="2015-08-25T21:59:00Z"/>
                <w:sz w:val="22"/>
              </w:rPr>
            </w:pPr>
            <w:proofErr w:type="spellStart"/>
            <w:ins w:id="5280" w:author="Gabriel Correa" w:date="2015-08-25T22:01:00Z">
              <w:r>
                <w:rPr>
                  <w:sz w:val="22"/>
                </w:rPr>
                <w:t>IteratedLovins</w:t>
              </w:r>
            </w:ins>
            <w:proofErr w:type="spellEnd"/>
          </w:p>
        </w:tc>
        <w:tc>
          <w:tcPr>
            <w:tcW w:w="1134" w:type="dxa"/>
            <w:tcBorders>
              <w:left w:val="dotDash" w:sz="4" w:space="0" w:color="A6A6A6" w:themeColor="background1" w:themeShade="A6"/>
            </w:tcBorders>
            <w:noWrap/>
            <w:vAlign w:val="bottom"/>
            <w:hideMark/>
            <w:tcPrChange w:id="5281"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282" w:author="Gabriel Correa" w:date="2015-08-25T21:59:00Z"/>
                <w:sz w:val="22"/>
              </w:rPr>
              <w:pPrChange w:id="5283" w:author="Gabriel Correa" w:date="2015-08-25T22:01:00Z">
                <w:pPr/>
              </w:pPrChange>
            </w:pPr>
            <w:ins w:id="5284" w:author="Gabriel Correa" w:date="2015-08-25T22:03:00Z">
              <w:r>
                <w:rPr>
                  <w:rFonts w:ascii="Calibri" w:hAnsi="Calibri" w:cs="Calibri"/>
                  <w:color w:val="000000"/>
                  <w:sz w:val="22"/>
                </w:rPr>
                <w:t>0.774</w:t>
              </w:r>
            </w:ins>
          </w:p>
        </w:tc>
        <w:tc>
          <w:tcPr>
            <w:tcW w:w="1276" w:type="dxa"/>
            <w:tcBorders>
              <w:top w:val="nil"/>
              <w:right w:val="dotDash" w:sz="4" w:space="0" w:color="A6A6A6" w:themeColor="background1" w:themeShade="A6"/>
            </w:tcBorders>
            <w:noWrap/>
            <w:vAlign w:val="bottom"/>
            <w:hideMark/>
            <w:tcPrChange w:id="5285"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286" w:author="Gabriel Correa" w:date="2015-08-25T21:59:00Z"/>
                <w:b/>
                <w:bCs/>
                <w:sz w:val="22"/>
              </w:rPr>
              <w:pPrChange w:id="5287" w:author="Gabriel Correa" w:date="2015-08-25T22:01:00Z">
                <w:pPr/>
              </w:pPrChange>
            </w:pPr>
            <w:ins w:id="5288" w:author="Gabriel Correa" w:date="2015-08-25T22:03:00Z">
              <w:r>
                <w:rPr>
                  <w:rFonts w:ascii="Calibri" w:hAnsi="Calibri" w:cs="Calibri"/>
                  <w:color w:val="000000"/>
                  <w:sz w:val="22"/>
                </w:rPr>
                <w:t>0.565</w:t>
              </w:r>
            </w:ins>
          </w:p>
        </w:tc>
        <w:tc>
          <w:tcPr>
            <w:tcW w:w="1134" w:type="dxa"/>
            <w:tcBorders>
              <w:left w:val="dotDash" w:sz="4" w:space="0" w:color="A6A6A6" w:themeColor="background1" w:themeShade="A6"/>
            </w:tcBorders>
            <w:noWrap/>
            <w:vAlign w:val="bottom"/>
            <w:hideMark/>
            <w:tcPrChange w:id="5289"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290" w:author="Gabriel Correa" w:date="2015-08-25T21:59:00Z"/>
                <w:sz w:val="22"/>
              </w:rPr>
              <w:pPrChange w:id="5291" w:author="Gabriel Correa" w:date="2015-08-25T22:01:00Z">
                <w:pPr/>
              </w:pPrChange>
            </w:pPr>
            <w:ins w:id="5292" w:author="Gabriel Correa" w:date="2015-08-25T22:03:00Z">
              <w:r>
                <w:rPr>
                  <w:rFonts w:ascii="Calibri" w:hAnsi="Calibri" w:cs="Calibri"/>
                  <w:color w:val="000000"/>
                  <w:sz w:val="22"/>
                </w:rPr>
                <w:t>0.553</w:t>
              </w:r>
            </w:ins>
          </w:p>
        </w:tc>
        <w:tc>
          <w:tcPr>
            <w:tcW w:w="1646" w:type="dxa"/>
            <w:noWrap/>
            <w:vAlign w:val="bottom"/>
            <w:hideMark/>
            <w:tcPrChange w:id="5293" w:author="Gabriel Correa" w:date="2015-08-25T22:03:00Z">
              <w:tcPr>
                <w:tcW w:w="1646" w:type="dxa"/>
                <w:noWrap/>
                <w:hideMark/>
              </w:tcPr>
            </w:tcPrChange>
          </w:tcPr>
          <w:p w:rsidR="00C811FF" w:rsidRPr="002B28AD" w:rsidRDefault="00C811FF">
            <w:pPr>
              <w:jc w:val="right"/>
              <w:rPr>
                <w:ins w:id="5294" w:author="Gabriel Correa" w:date="2015-08-25T21:59:00Z"/>
                <w:sz w:val="22"/>
              </w:rPr>
              <w:pPrChange w:id="5295" w:author="Gabriel Correa" w:date="2015-08-25T22:01:00Z">
                <w:pPr/>
              </w:pPrChange>
            </w:pPr>
            <w:ins w:id="5296" w:author="Gabriel Correa" w:date="2015-08-25T22:03:00Z">
              <w:r>
                <w:rPr>
                  <w:rFonts w:ascii="Calibri" w:hAnsi="Calibri" w:cs="Calibri"/>
                  <w:color w:val="000000"/>
                  <w:sz w:val="22"/>
                </w:rPr>
                <w:t>0.619</w:t>
              </w:r>
            </w:ins>
          </w:p>
        </w:tc>
      </w:tr>
      <w:tr w:rsidR="00C811FF" w:rsidRPr="002B28AD" w:rsidTr="00412EF2">
        <w:trPr>
          <w:trHeight w:val="300"/>
          <w:jc w:val="center"/>
          <w:ins w:id="5297" w:author="Gabriel Correa" w:date="2015-08-25T21:59:00Z"/>
          <w:trPrChange w:id="5298" w:author="Gabriel Correa" w:date="2015-08-25T22:03:00Z">
            <w:trPr>
              <w:trHeight w:val="300"/>
            </w:trPr>
          </w:trPrChange>
        </w:trPr>
        <w:tc>
          <w:tcPr>
            <w:tcW w:w="1809" w:type="dxa"/>
            <w:tcBorders>
              <w:right w:val="dotDash" w:sz="4" w:space="0" w:color="A6A6A6" w:themeColor="background1" w:themeShade="A6"/>
            </w:tcBorders>
            <w:noWrap/>
            <w:hideMark/>
            <w:tcPrChange w:id="5299"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5300" w:author="Gabriel Correa" w:date="2015-08-25T21:59:00Z"/>
                <w:sz w:val="22"/>
              </w:rPr>
            </w:pPr>
            <w:proofErr w:type="spellStart"/>
            <w:ins w:id="5301" w:author="Gabriel Correa" w:date="2015-08-25T22:01:00Z">
              <w:r>
                <w:rPr>
                  <w:sz w:val="22"/>
                </w:rPr>
                <w:t>Snowball</w:t>
              </w:r>
            </w:ins>
            <w:proofErr w:type="spellEnd"/>
          </w:p>
        </w:tc>
        <w:tc>
          <w:tcPr>
            <w:tcW w:w="1134" w:type="dxa"/>
            <w:tcBorders>
              <w:left w:val="dotDash" w:sz="4" w:space="0" w:color="A6A6A6" w:themeColor="background1" w:themeShade="A6"/>
            </w:tcBorders>
            <w:noWrap/>
            <w:vAlign w:val="bottom"/>
            <w:hideMark/>
            <w:tcPrChange w:id="5302"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5303" w:author="Gabriel Correa" w:date="2015-08-25T21:59:00Z"/>
                <w:sz w:val="22"/>
              </w:rPr>
              <w:pPrChange w:id="5304" w:author="Gabriel Correa" w:date="2015-08-25T22:01:00Z">
                <w:pPr/>
              </w:pPrChange>
            </w:pPr>
            <w:ins w:id="5305" w:author="Gabriel Correa" w:date="2015-08-25T22:03:00Z">
              <w:r>
                <w:rPr>
                  <w:rFonts w:ascii="Calibri" w:hAnsi="Calibri" w:cs="Calibri"/>
                  <w:b/>
                  <w:bCs/>
                  <w:color w:val="000000"/>
                  <w:sz w:val="22"/>
                </w:rPr>
                <w:t>0.780</w:t>
              </w:r>
            </w:ins>
          </w:p>
        </w:tc>
        <w:tc>
          <w:tcPr>
            <w:tcW w:w="1276" w:type="dxa"/>
            <w:tcBorders>
              <w:top w:val="nil"/>
              <w:right w:val="dotDash" w:sz="4" w:space="0" w:color="A6A6A6" w:themeColor="background1" w:themeShade="A6"/>
            </w:tcBorders>
            <w:noWrap/>
            <w:vAlign w:val="bottom"/>
            <w:hideMark/>
            <w:tcPrChange w:id="5306"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5307" w:author="Gabriel Correa" w:date="2015-08-25T21:59:00Z"/>
                <w:sz w:val="22"/>
              </w:rPr>
              <w:pPrChange w:id="5308" w:author="Gabriel Correa" w:date="2015-08-25T22:01:00Z">
                <w:pPr/>
              </w:pPrChange>
            </w:pPr>
            <w:ins w:id="5309" w:author="Gabriel Correa" w:date="2015-08-25T22:03:00Z">
              <w:r>
                <w:rPr>
                  <w:rFonts w:ascii="Calibri" w:hAnsi="Calibri" w:cs="Calibri"/>
                  <w:b/>
                  <w:bCs/>
                  <w:color w:val="000000"/>
                  <w:sz w:val="22"/>
                </w:rPr>
                <w:t>0.585</w:t>
              </w:r>
            </w:ins>
          </w:p>
        </w:tc>
        <w:tc>
          <w:tcPr>
            <w:tcW w:w="1134" w:type="dxa"/>
            <w:tcBorders>
              <w:left w:val="dotDash" w:sz="4" w:space="0" w:color="A6A6A6" w:themeColor="background1" w:themeShade="A6"/>
            </w:tcBorders>
            <w:noWrap/>
            <w:vAlign w:val="bottom"/>
            <w:hideMark/>
            <w:tcPrChange w:id="5310"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5311" w:author="Gabriel Correa" w:date="2015-08-25T21:59:00Z"/>
                <w:sz w:val="22"/>
              </w:rPr>
              <w:pPrChange w:id="5312" w:author="Gabriel Correa" w:date="2015-08-25T22:01:00Z">
                <w:pPr/>
              </w:pPrChange>
            </w:pPr>
            <w:ins w:id="5313" w:author="Gabriel Correa" w:date="2015-08-25T22:03:00Z">
              <w:r>
                <w:rPr>
                  <w:rFonts w:ascii="Calibri" w:hAnsi="Calibri" w:cs="Calibri"/>
                  <w:b/>
                  <w:bCs/>
                  <w:color w:val="000000"/>
                  <w:sz w:val="22"/>
                </w:rPr>
                <w:t>0.590</w:t>
              </w:r>
            </w:ins>
          </w:p>
        </w:tc>
        <w:tc>
          <w:tcPr>
            <w:tcW w:w="1646" w:type="dxa"/>
            <w:noWrap/>
            <w:vAlign w:val="bottom"/>
            <w:hideMark/>
            <w:tcPrChange w:id="5314" w:author="Gabriel Correa" w:date="2015-08-25T22:03:00Z">
              <w:tcPr>
                <w:tcW w:w="1646" w:type="dxa"/>
                <w:noWrap/>
                <w:hideMark/>
              </w:tcPr>
            </w:tcPrChange>
          </w:tcPr>
          <w:p w:rsidR="00C811FF" w:rsidRPr="002B28AD" w:rsidRDefault="00C811FF">
            <w:pPr>
              <w:jc w:val="right"/>
              <w:rPr>
                <w:ins w:id="5315" w:author="Gabriel Correa" w:date="2015-08-25T21:59:00Z"/>
                <w:b/>
                <w:bCs/>
                <w:sz w:val="22"/>
              </w:rPr>
              <w:pPrChange w:id="5316" w:author="Gabriel Correa" w:date="2015-08-25T22:01:00Z">
                <w:pPr/>
              </w:pPrChange>
            </w:pPr>
            <w:ins w:id="5317" w:author="Gabriel Correa" w:date="2015-08-25T22:03:00Z">
              <w:r>
                <w:rPr>
                  <w:rFonts w:ascii="Calibri" w:hAnsi="Calibri" w:cs="Calibri"/>
                  <w:b/>
                  <w:bCs/>
                  <w:color w:val="000000"/>
                  <w:sz w:val="22"/>
                </w:rPr>
                <w:t>0.655</w:t>
              </w:r>
            </w:ins>
          </w:p>
        </w:tc>
      </w:tr>
    </w:tbl>
    <w:p w:rsidR="00485A27" w:rsidRDefault="00485A27">
      <w:pPr>
        <w:rPr>
          <w:ins w:id="5318" w:author="Gabriel Correa" w:date="2015-08-25T22:08:00Z"/>
        </w:rPr>
      </w:pPr>
    </w:p>
    <w:p w:rsidR="00643198" w:rsidRDefault="00643198">
      <w:pPr>
        <w:rPr>
          <w:ins w:id="5319" w:author="Gabriel Correa" w:date="2015-08-25T22:17:00Z"/>
        </w:rPr>
      </w:pPr>
      <w:ins w:id="5320" w:author="Gabriel Correa" w:date="2015-08-25T22:08:00Z">
        <w:r>
          <w:t xml:space="preserve">El objetivo de este estos experimentos es determinar si existe alguna combinación que mejore el rendimiento de </w:t>
        </w:r>
        <w:proofErr w:type="spellStart"/>
        <w:r>
          <w:rPr>
            <w:i/>
          </w:rPr>
          <w:t>NaiveBayes</w:t>
        </w:r>
        <w:proofErr w:type="spellEnd"/>
        <w:r>
          <w:rPr>
            <w:i/>
          </w:rPr>
          <w:t xml:space="preserve"> </w:t>
        </w:r>
      </w:ins>
      <w:ins w:id="5321" w:author="Gabriel Correa" w:date="2015-08-25T22:09:00Z">
        <w:r>
          <w:t xml:space="preserve">o de </w:t>
        </w:r>
        <w:proofErr w:type="spellStart"/>
        <w:r>
          <w:rPr>
            <w:i/>
          </w:rPr>
          <w:t>NaiveBayesMultinomial</w:t>
        </w:r>
        <w:proofErr w:type="spellEnd"/>
        <w:r>
          <w:t xml:space="preserve">. Las transformaciones </w:t>
        </w:r>
      </w:ins>
      <w:ins w:id="5322" w:author="Gabriel Correa" w:date="2015-08-25T22:12:00Z">
        <w:r>
          <w:t>TF-IDF ayudan a co</w:t>
        </w:r>
      </w:ins>
      <w:ins w:id="5323" w:author="Gabriel Correa" w:date="2015-08-25T22:16:00Z">
        <w:r w:rsidR="002304F1">
          <w:t>n</w:t>
        </w:r>
      </w:ins>
      <w:ins w:id="5324" w:author="Gabriel Correa" w:date="2015-08-25T22:12:00Z">
        <w:r>
          <w:t xml:space="preserve">siderar </w:t>
        </w:r>
      </w:ins>
      <w:ins w:id="5325" w:author="Gabriel Correa" w:date="2015-08-25T22:13:00Z">
        <w:r w:rsidR="002304F1">
          <w:t xml:space="preserve">el peso de las palabras comunes versus las palabras infrecuentes y </w:t>
        </w:r>
      </w:ins>
      <w:ins w:id="5326" w:author="Gabriel Correa" w:date="2015-08-25T22:14:00Z">
        <w:r w:rsidR="002304F1">
          <w:t>a</w:t>
        </w:r>
      </w:ins>
      <w:ins w:id="5327" w:author="Gabriel Correa" w:date="2015-08-25T22:16:00Z">
        <w:r w:rsidR="002304F1">
          <w:t xml:space="preserve"> </w:t>
        </w:r>
      </w:ins>
      <w:ins w:id="5328" w:author="Gabriel Correa" w:date="2015-08-25T22:14:00Z">
        <w:r w:rsidR="002304F1">
          <w:t>veces pueden ayudar en problemas de Text Mining.</w:t>
        </w:r>
      </w:ins>
    </w:p>
    <w:p w:rsidR="00E42481" w:rsidRPr="00E42481" w:rsidRDefault="00344341">
      <w:pPr>
        <w:rPr>
          <w:ins w:id="5329" w:author="Gabriel Correa" w:date="2015-08-25T17:42:00Z"/>
        </w:rPr>
      </w:pPr>
      <w:ins w:id="5330" w:author="Gabriel Correa" w:date="2015-08-25T22:17:00Z">
        <w:r>
          <w:t xml:space="preserve">Los resultados </w:t>
        </w:r>
      </w:ins>
      <w:ins w:id="5331" w:author="Gabriel Correa" w:date="2015-08-25T22:18:00Z">
        <w:r>
          <w:t xml:space="preserve">de las </w:t>
        </w:r>
      </w:ins>
      <w:ins w:id="5332" w:author="Gabriel Correa" w:date="2015-08-25T22:19:00Z">
        <w:r>
          <w:t xml:space="preserve">16 combinaciones de cada API se encuentran el </w:t>
        </w:r>
      </w:ins>
      <w:ins w:id="5333" w:author="Gabriel Correa" w:date="2015-08-25T22:20:00Z">
        <w:r>
          <w:t>Anexo</w:t>
        </w:r>
      </w:ins>
      <w:ins w:id="5334" w:author="Gabriel Correa" w:date="2015-08-25T22:19:00Z">
        <w:r>
          <w:t xml:space="preserve"> - </w:t>
        </w:r>
      </w:ins>
      <w:r w:rsidR="00E42481">
        <w:fldChar w:fldCharType="begin"/>
      </w:r>
      <w:r w:rsidR="00E42481">
        <w:instrText xml:space="preserve"> REF _Ref428311817 \r \h </w:instrText>
      </w:r>
      <w:r w:rsidR="00E42481">
        <w:fldChar w:fldCharType="separate"/>
      </w:r>
      <w:r w:rsidR="00E159AF">
        <w:t>9.1</w:t>
      </w:r>
      <w:r w:rsidR="00E42481">
        <w:fldChar w:fldCharType="end"/>
      </w:r>
      <w:r w:rsidR="00E42481">
        <w:t xml:space="preserve">. En resumen no se observaron mejoras considerables como para concluir que es mejor usar alguno de esas combinaciones nuevas. Al entrenar con Apache </w:t>
      </w:r>
      <w:proofErr w:type="spellStart"/>
      <w:r w:rsidR="00E42481">
        <w:t>Commons</w:t>
      </w:r>
      <w:proofErr w:type="spellEnd"/>
      <w:r w:rsidR="00E42481">
        <w:t xml:space="preserve"> y Java funcionó mejor </w:t>
      </w:r>
      <w:proofErr w:type="spellStart"/>
      <w:r w:rsidR="00E42481" w:rsidRPr="00E42481">
        <w:rPr>
          <w:i/>
        </w:rPr>
        <w:t>NaiveBayesMultinomial</w:t>
      </w:r>
      <w:proofErr w:type="spellEnd"/>
      <w:r w:rsidR="00E42481">
        <w:t xml:space="preserve"> sin opciones extra, al entrenar con Apache </w:t>
      </w:r>
      <w:proofErr w:type="spellStart"/>
      <w:r w:rsidR="00E42481">
        <w:t>Commons</w:t>
      </w:r>
      <w:proofErr w:type="spellEnd"/>
      <w:r w:rsidR="00E42481">
        <w:t xml:space="preserve"> y </w:t>
      </w:r>
      <w:proofErr w:type="spellStart"/>
      <w:r w:rsidR="00E42481">
        <w:t>JFace</w:t>
      </w:r>
      <w:proofErr w:type="spellEnd"/>
      <w:r w:rsidR="00E42481">
        <w:t xml:space="preserve"> funcionó mejor </w:t>
      </w:r>
      <w:proofErr w:type="spellStart"/>
      <w:r w:rsidR="00E42481" w:rsidRPr="00E42481">
        <w:rPr>
          <w:i/>
        </w:rPr>
        <w:t>NaiveBayes</w:t>
      </w:r>
      <w:proofErr w:type="spellEnd"/>
      <w:r w:rsidR="00E42481">
        <w:t xml:space="preserve"> sin opciones extra y al entrenar con Java y </w:t>
      </w:r>
      <w:proofErr w:type="spellStart"/>
      <w:r w:rsidR="00E42481">
        <w:t>JFace</w:t>
      </w:r>
      <w:proofErr w:type="spellEnd"/>
      <w:r w:rsidR="00E42481">
        <w:t xml:space="preserve"> el mejor fue </w:t>
      </w:r>
      <w:proofErr w:type="spellStart"/>
      <w:r w:rsidR="00E42481">
        <w:rPr>
          <w:i/>
        </w:rPr>
        <w:t>NaiveBayes</w:t>
      </w:r>
      <w:proofErr w:type="spellEnd"/>
      <w:r w:rsidR="00E42481">
        <w:t xml:space="preserve"> con </w:t>
      </w:r>
      <w:proofErr w:type="spellStart"/>
      <w:r w:rsidR="00E42481">
        <w:t>stopwords</w:t>
      </w:r>
      <w:proofErr w:type="spellEnd"/>
      <w:r w:rsidR="00E42481">
        <w:t>.</w:t>
      </w:r>
    </w:p>
    <w:p w:rsidR="005405E1" w:rsidDel="00D44793" w:rsidRDefault="00350FBE" w:rsidP="005405E1">
      <w:pPr>
        <w:pStyle w:val="Ttulo3"/>
        <w:rPr>
          <w:del w:id="5335" w:author="Gabriel Correa" w:date="2015-08-26T03:23:00Z"/>
        </w:rPr>
      </w:pPr>
      <w:del w:id="5336" w:author="Gabriel Correa" w:date="2015-08-26T03:23:00Z">
        <w:r w:rsidDel="00D44793">
          <w:delText xml:space="preserve">3 </w:delText>
        </w:r>
        <w:bookmarkStart w:id="5337" w:name="_Toc428323452"/>
        <w:bookmarkStart w:id="5338" w:name="_Toc428443054"/>
        <w:bookmarkStart w:id="5339" w:name="_Toc428443130"/>
        <w:bookmarkStart w:id="5340" w:name="_Toc428510413"/>
        <w:bookmarkStart w:id="5341" w:name="_Toc428515205"/>
        <w:bookmarkStart w:id="5342" w:name="_Toc428515308"/>
        <w:bookmarkStart w:id="5343" w:name="_Toc428515673"/>
        <w:bookmarkStart w:id="5344" w:name="_Toc428516484"/>
        <w:bookmarkStart w:id="5345" w:name="_Toc428516566"/>
        <w:bookmarkEnd w:id="5337"/>
        <w:bookmarkEnd w:id="5338"/>
        <w:bookmarkEnd w:id="5339"/>
        <w:bookmarkEnd w:id="5340"/>
        <w:bookmarkEnd w:id="5341"/>
        <w:bookmarkEnd w:id="5342"/>
        <w:bookmarkEnd w:id="5343"/>
        <w:bookmarkEnd w:id="5344"/>
        <w:bookmarkEnd w:id="5345"/>
      </w:del>
    </w:p>
    <w:p w:rsidR="000B0215" w:rsidDel="00D44793" w:rsidRDefault="000B0215" w:rsidP="000B0215">
      <w:pPr>
        <w:rPr>
          <w:del w:id="5346" w:author="Gabriel Correa" w:date="2015-08-26T03:23:00Z"/>
        </w:rPr>
      </w:pPr>
      <w:bookmarkStart w:id="5347" w:name="_Toc428323453"/>
      <w:bookmarkStart w:id="5348" w:name="_Toc428443055"/>
      <w:bookmarkStart w:id="5349" w:name="_Toc428443131"/>
      <w:bookmarkStart w:id="5350" w:name="_Toc428510414"/>
      <w:bookmarkStart w:id="5351" w:name="_Toc428515206"/>
      <w:bookmarkStart w:id="5352" w:name="_Toc428515309"/>
      <w:bookmarkStart w:id="5353" w:name="_Toc428515674"/>
      <w:bookmarkStart w:id="5354" w:name="_Toc428516485"/>
      <w:bookmarkStart w:id="5355" w:name="_Toc428516567"/>
      <w:bookmarkEnd w:id="5347"/>
      <w:bookmarkEnd w:id="5348"/>
      <w:bookmarkEnd w:id="5349"/>
      <w:bookmarkEnd w:id="5350"/>
      <w:bookmarkEnd w:id="5351"/>
      <w:bookmarkEnd w:id="5352"/>
      <w:bookmarkEnd w:id="5353"/>
      <w:bookmarkEnd w:id="5354"/>
      <w:bookmarkEnd w:id="5355"/>
    </w:p>
    <w:p w:rsidR="000B0215" w:rsidDel="00D44793" w:rsidRDefault="000B0215" w:rsidP="000B0215">
      <w:pPr>
        <w:rPr>
          <w:del w:id="5356" w:author="Gabriel Correa" w:date="2015-08-26T03:23:00Z"/>
        </w:rPr>
      </w:pPr>
      <w:del w:id="5357" w:author="Gabriel Correa" w:date="2015-08-26T03:23:00Z">
        <w:r w:rsidDel="00D44793">
          <w:delText>Se realizaron …</w:delText>
        </w:r>
        <w:r w:rsidR="006D2024" w:rsidDel="00D44793">
          <w:delText>………………….</w:delText>
        </w:r>
        <w:bookmarkStart w:id="5358" w:name="_Toc428323454"/>
        <w:bookmarkStart w:id="5359" w:name="_Toc428443056"/>
        <w:bookmarkStart w:id="5360" w:name="_Toc428443132"/>
        <w:bookmarkStart w:id="5361" w:name="_Toc428510415"/>
        <w:bookmarkStart w:id="5362" w:name="_Toc428515207"/>
        <w:bookmarkStart w:id="5363" w:name="_Toc428515310"/>
        <w:bookmarkStart w:id="5364" w:name="_Toc428515675"/>
        <w:bookmarkStart w:id="5365" w:name="_Toc428516486"/>
        <w:bookmarkStart w:id="5366" w:name="_Toc428516568"/>
        <w:bookmarkEnd w:id="5358"/>
        <w:bookmarkEnd w:id="5359"/>
        <w:bookmarkEnd w:id="5360"/>
        <w:bookmarkEnd w:id="5361"/>
        <w:bookmarkEnd w:id="5362"/>
        <w:bookmarkEnd w:id="5363"/>
        <w:bookmarkEnd w:id="5364"/>
        <w:bookmarkEnd w:id="5365"/>
        <w:bookmarkEnd w:id="5366"/>
      </w:del>
    </w:p>
    <w:p w:rsidR="005405E1" w:rsidRDefault="000B0215">
      <w:pPr>
        <w:pStyle w:val="Ttulo3"/>
        <w:pPrChange w:id="5367" w:author="Gabriel Correa" w:date="2015-08-24T16:59:00Z">
          <w:pPr/>
        </w:pPrChange>
      </w:pPr>
      <w:del w:id="5368"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5369" w:author="Gabriel Correa" w:date="2015-08-26T03:09:00Z">
        <w:r w:rsidDel="005D2320">
          <w:delText>6.2.2</w:delText>
        </w:r>
      </w:del>
      <w:del w:id="5370"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5371" w:name="_Toc428516569"/>
      <w:ins w:id="5372" w:author="Gabriel Correa" w:date="2015-08-25T17:46:00Z">
        <w:r w:rsidR="005405E1">
          <w:t xml:space="preserve">Tiempos de entrenamiento y </w:t>
        </w:r>
      </w:ins>
      <w:ins w:id="5373" w:author="Gabriel Correa" w:date="2015-08-25T17:47:00Z">
        <w:r w:rsidR="005405E1">
          <w:t>de prueba</w:t>
        </w:r>
      </w:ins>
      <w:bookmarkEnd w:id="5371"/>
    </w:p>
    <w:p w:rsidR="008C5FC5" w:rsidRPr="008C5FC5" w:rsidRDefault="008C5FC5" w:rsidP="008C5FC5">
      <w:pPr>
        <w:rPr>
          <w:ins w:id="5374" w:author="Gabriel Correa" w:date="2015-08-25T21:29:00Z"/>
        </w:rPr>
      </w:pPr>
      <w:r>
        <w:t xml:space="preserve">La </w:t>
      </w:r>
      <w:r>
        <w:fldChar w:fldCharType="begin"/>
      </w:r>
      <w:r>
        <w:instrText xml:space="preserve"> REF _Ref428314283 \h </w:instrText>
      </w:r>
      <w:r>
        <w:fldChar w:fldCharType="separate"/>
      </w:r>
      <w:r w:rsidR="00E159AF">
        <w:t xml:space="preserve">Imagen </w:t>
      </w:r>
      <w:r w:rsidR="00E159AF">
        <w:rPr>
          <w:noProof/>
        </w:rPr>
        <w:t>6</w:t>
      </w:r>
      <w:r w:rsidR="00E159AF">
        <w:t>.</w:t>
      </w:r>
      <w:r w:rsidR="00E159AF">
        <w:rPr>
          <w:noProof/>
        </w:rPr>
        <w:t>7</w:t>
      </w:r>
      <w:r>
        <w:fldChar w:fldCharType="end"/>
      </w:r>
      <w:r>
        <w:t xml:space="preserve"> muestra el tiempo en segundos que tarda cada clasificador estudiado sobre 2951 instancias. Esta información puede ser útil al momento de elegir entre dos clasificadores con rendimientos muy similares, eligiendo por supuesto al más rápido.</w:t>
      </w:r>
    </w:p>
    <w:p w:rsidR="008C5FC5" w:rsidRDefault="008C5FC5" w:rsidP="008C5FC5">
      <w:pPr>
        <w:keepNext/>
        <w:jc w:val="center"/>
      </w:pPr>
      <w:r>
        <w:rPr>
          <w:noProof/>
        </w:rPr>
        <w:drawing>
          <wp:inline distT="0" distB="0" distL="0" distR="0" wp14:anchorId="1980CEDF" wp14:editId="7D8CFE99">
            <wp:extent cx="3707516" cy="169200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r>
        <w:rPr>
          <w:noProof/>
        </w:rPr>
        <w:drawing>
          <wp:inline distT="0" distB="0" distL="0" distR="0" wp14:anchorId="25103FA0" wp14:editId="7B65A354">
            <wp:extent cx="3707516" cy="169200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p>
    <w:p w:rsidR="00703A21" w:rsidRPr="00703A21" w:rsidRDefault="008C5FC5" w:rsidP="008C5FC5">
      <w:pPr>
        <w:pStyle w:val="Epgrafe"/>
        <w:jc w:val="center"/>
        <w:rPr>
          <w:ins w:id="5375" w:author="Gabriel Correa" w:date="2015-08-25T17:46:00Z"/>
        </w:rPr>
      </w:pPr>
      <w:bookmarkStart w:id="5376" w:name="_Ref428314283"/>
      <w:r>
        <w:t xml:space="preserve">Imagen </w:t>
      </w:r>
      <w:fldSimple w:instr=" STYLEREF 1 \s ">
        <w:r w:rsidR="00E159AF">
          <w:rPr>
            <w:noProof/>
          </w:rPr>
          <w:t>6</w:t>
        </w:r>
      </w:fldSimple>
      <w:r w:rsidR="00146CA9">
        <w:t>.</w:t>
      </w:r>
      <w:fldSimple w:instr=" SEQ Imagen \* ARABIC \s 1 ">
        <w:r w:rsidR="00E159AF">
          <w:rPr>
            <w:noProof/>
          </w:rPr>
          <w:t>7</w:t>
        </w:r>
      </w:fldSimple>
      <w:del w:id="537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5376"/>
      <w:r>
        <w:t>:   Tiempos de entrenamiento y prueba de cada clasificador sobre</w:t>
      </w:r>
      <w:r>
        <w:br/>
        <w:t>2951 instancias al entrenar y 2952 instancias en las pruebas</w:t>
      </w:r>
    </w:p>
    <w:p w:rsidR="008A70A2" w:rsidRPr="008A70A2" w:rsidDel="005405E1" w:rsidRDefault="008A70A2">
      <w:pPr>
        <w:pStyle w:val="Ttulo3"/>
        <w:rPr>
          <w:del w:id="5378" w:author="Gabriel Correa" w:date="2015-08-25T17:46:00Z"/>
        </w:rPr>
        <w:pPrChange w:id="5379" w:author="Gabriel Correa" w:date="2015-08-24T16:59:00Z">
          <w:pPr/>
        </w:pPrChange>
      </w:pPr>
      <w:bookmarkStart w:id="5380" w:name="_Toc428316928"/>
      <w:bookmarkStart w:id="5381" w:name="_Toc428316988"/>
      <w:bookmarkStart w:id="5382" w:name="_Toc428321972"/>
      <w:bookmarkStart w:id="5383" w:name="_Toc428323456"/>
      <w:bookmarkStart w:id="5384" w:name="_Toc428443058"/>
      <w:bookmarkStart w:id="5385" w:name="_Toc428443134"/>
      <w:bookmarkStart w:id="5386" w:name="_Toc428510417"/>
      <w:bookmarkStart w:id="5387" w:name="_Toc428515209"/>
      <w:bookmarkStart w:id="5388" w:name="_Toc428515312"/>
      <w:bookmarkStart w:id="5389" w:name="_Toc428515677"/>
      <w:bookmarkStart w:id="5390" w:name="_Toc428516488"/>
      <w:bookmarkStart w:id="5391" w:name="_Toc428516570"/>
      <w:bookmarkEnd w:id="5380"/>
      <w:bookmarkEnd w:id="5381"/>
      <w:bookmarkEnd w:id="5382"/>
      <w:bookmarkEnd w:id="5383"/>
      <w:bookmarkEnd w:id="5384"/>
      <w:bookmarkEnd w:id="5385"/>
      <w:bookmarkEnd w:id="5386"/>
      <w:bookmarkEnd w:id="5387"/>
      <w:bookmarkEnd w:id="5388"/>
      <w:bookmarkEnd w:id="5389"/>
      <w:bookmarkEnd w:id="5390"/>
      <w:bookmarkEnd w:id="5391"/>
    </w:p>
    <w:p w:rsidR="00EE2482" w:rsidRDefault="00EE2482" w:rsidP="00EE2482">
      <w:pPr>
        <w:pStyle w:val="Ttulo1"/>
      </w:pPr>
      <w:bookmarkStart w:id="5392" w:name="_Toc428516571"/>
      <w:r>
        <w:t>Conclusiones y trabajo futuro</w:t>
      </w:r>
      <w:bookmarkEnd w:id="5392"/>
    </w:p>
    <w:p w:rsidR="009A35C0" w:rsidRPr="009A35C0" w:rsidRDefault="009A35C0" w:rsidP="009A35C0">
      <w:pPr>
        <w:pStyle w:val="Ttulo2"/>
        <w:rPr>
          <w:ins w:id="5393" w:author="Gabriel Correa" w:date="2015-08-27T20:35:00Z"/>
        </w:rPr>
      </w:pPr>
      <w:bookmarkStart w:id="5394" w:name="_Toc428516572"/>
      <w:r>
        <w:t>Conclusiones</w:t>
      </w:r>
      <w:bookmarkEnd w:id="5394"/>
    </w:p>
    <w:p w:rsidR="008536FA" w:rsidRDefault="00995942">
      <w:pPr>
        <w:rPr>
          <w:ins w:id="5395" w:author="Gabriel Correa" w:date="2015-08-28T03:34:00Z"/>
        </w:rPr>
        <w:pPrChange w:id="5396" w:author="Gabriel Correa" w:date="2015-08-27T20:35:00Z">
          <w:pPr>
            <w:pStyle w:val="Ttulo1"/>
          </w:pPr>
        </w:pPrChange>
      </w:pPr>
      <w:ins w:id="5397" w:author="Gabriel Correa" w:date="2015-08-27T23:26:00Z">
        <w:r>
          <w:t>Una conclusión evidente de los resultados es que efectivamente s</w:t>
        </w:r>
      </w:ins>
      <w:ins w:id="5398" w:author="Gabriel Correa" w:date="2015-08-27T23:27:00Z">
        <w:r>
          <w:t xml:space="preserve">i se pueden detectar las directivas </w:t>
        </w:r>
      </w:ins>
      <w:ins w:id="5399" w:author="Gabriel Correa" w:date="2015-08-27T23:28:00Z">
        <w:r>
          <w:t xml:space="preserve">con un grado satisfactorio de precisión </w:t>
        </w:r>
      </w:ins>
      <w:ins w:id="5400" w:author="Gabriel Correa" w:date="2015-08-27T23:31:00Z">
        <w:r>
          <w:t xml:space="preserve">y exactitud </w:t>
        </w:r>
      </w:ins>
      <w:ins w:id="5401" w:author="Gabriel Correa" w:date="2015-08-27T23:27:00Z">
        <w:r>
          <w:t>usando algoritmos de aprendizaje de máquina</w:t>
        </w:r>
      </w:ins>
      <w:ins w:id="5402" w:author="Gabriel Correa" w:date="2015-08-27T23:31:00Z">
        <w:r w:rsidR="00677C9B">
          <w:t>.</w:t>
        </w:r>
      </w:ins>
      <w:ins w:id="5403" w:author="Gabriel Correa" w:date="2015-08-28T03:29:00Z">
        <w:r w:rsidR="00794D09">
          <w:t xml:space="preserve"> </w:t>
        </w:r>
      </w:ins>
      <w:ins w:id="5404" w:author="Gabriel Correa" w:date="2015-08-28T03:33:00Z">
        <w:r w:rsidR="00487EB6">
          <w:t>Los resultados apoyan</w:t>
        </w:r>
        <w:r w:rsidR="00794D09">
          <w:t xml:space="preserve"> que u</w:t>
        </w:r>
      </w:ins>
      <w:ins w:id="5405" w:author="Gabriel Correa" w:date="2015-08-28T03:30:00Z">
        <w:r w:rsidR="00794D09">
          <w:t xml:space="preserve">sando clasificadores de </w:t>
        </w:r>
        <w:r w:rsidR="00794D09">
          <w:rPr>
            <w:i/>
          </w:rPr>
          <w:t xml:space="preserve">Machine </w:t>
        </w:r>
        <w:proofErr w:type="spellStart"/>
        <w:r w:rsidR="00794D09">
          <w:rPr>
            <w:i/>
          </w:rPr>
          <w:t>Learning</w:t>
        </w:r>
        <w:proofErr w:type="spellEnd"/>
        <w:r w:rsidR="00794D09">
          <w:t xml:space="preserve"> se puede</w:t>
        </w:r>
      </w:ins>
      <w:ins w:id="5406" w:author="Gabriel Correa" w:date="2015-08-28T03:34:00Z">
        <w:r w:rsidR="00794D09">
          <w:t>n</w:t>
        </w:r>
      </w:ins>
      <w:ins w:id="5407" w:author="Gabriel Correa" w:date="2015-08-28T03:30:00Z">
        <w:r w:rsidR="00794D09">
          <w:t xml:space="preserve"> lograr mejor</w:t>
        </w:r>
      </w:ins>
      <w:ins w:id="5408" w:author="Gabriel Correa" w:date="2015-08-28T03:34:00Z">
        <w:r w:rsidR="00794D09">
          <w:t>es</w:t>
        </w:r>
      </w:ins>
      <w:ins w:id="5409" w:author="Gabriel Correa" w:date="2015-08-28T03:30:00Z">
        <w:r w:rsidR="00794D09">
          <w:t xml:space="preserve"> rendimiento</w:t>
        </w:r>
      </w:ins>
      <w:ins w:id="5410" w:author="Gabriel Correa" w:date="2015-08-28T03:34:00Z">
        <w:r w:rsidR="00794D09">
          <w:t>s</w:t>
        </w:r>
      </w:ins>
      <w:ins w:id="5411" w:author="Gabriel Correa" w:date="2015-08-28T03:30:00Z">
        <w:r w:rsidR="00794D09">
          <w:t xml:space="preserve"> </w:t>
        </w:r>
      </w:ins>
      <w:ins w:id="5412" w:author="Gabriel Correa" w:date="2015-08-28T03:31:00Z">
        <w:r w:rsidR="00794D09">
          <w:t xml:space="preserve">detectando directivas que usando la </w:t>
        </w:r>
      </w:ins>
      <w:ins w:id="5413" w:author="Gabriel Correa" w:date="2015-08-28T03:32:00Z">
        <w:r w:rsidR="00794D09">
          <w:t xml:space="preserve">regla </w:t>
        </w:r>
      </w:ins>
      <w:ins w:id="5414" w:author="Gabriel Correa" w:date="2015-08-28T03:31:00Z">
        <w:r w:rsidR="00794D09">
          <w:t xml:space="preserve">de </w:t>
        </w:r>
      </w:ins>
      <w:ins w:id="5415" w:author="Gabriel Correa" w:date="2015-08-28T03:32:00Z">
        <w:r w:rsidR="00794D09">
          <w:t xml:space="preserve">los </w:t>
        </w:r>
      </w:ins>
      <w:proofErr w:type="spellStart"/>
      <w:ins w:id="5416" w:author="Gabriel Correa" w:date="2015-08-28T03:31:00Z">
        <w:r w:rsidR="00794D09">
          <w:rPr>
            <w:i/>
          </w:rPr>
          <w:t>keywords</w:t>
        </w:r>
        <w:proofErr w:type="spellEnd"/>
        <w:r w:rsidR="00794D09">
          <w:t xml:space="preserve"> </w:t>
        </w:r>
      </w:ins>
      <w:ins w:id="5417" w:author="Gabriel Correa" w:date="2015-08-28T03:32:00Z">
        <w:r w:rsidR="00794D09">
          <w:t xml:space="preserve">(una frase es una directiva si contiene alguno de los </w:t>
        </w:r>
        <w:proofErr w:type="spellStart"/>
        <w:r w:rsidR="00794D09">
          <w:t>keywords</w:t>
        </w:r>
      </w:ins>
      <w:proofErr w:type="spellEnd"/>
      <w:ins w:id="5418" w:author="Gabriel Correa" w:date="2015-08-28T03:46:00Z">
        <w:r w:rsidR="00EA752E">
          <w:t>).</w:t>
        </w:r>
      </w:ins>
    </w:p>
    <w:p w:rsidR="00EF2463" w:rsidRDefault="00794D09">
      <w:pPr>
        <w:rPr>
          <w:ins w:id="5419" w:author="Gabriel Correa" w:date="2015-08-28T03:38:00Z"/>
        </w:rPr>
        <w:pPrChange w:id="5420" w:author="Gabriel Correa" w:date="2015-08-27T20:35:00Z">
          <w:pPr>
            <w:pStyle w:val="Ttulo1"/>
          </w:pPr>
        </w:pPrChange>
      </w:pPr>
      <w:ins w:id="5421" w:author="Gabriel Correa" w:date="2015-08-28T03:35:00Z">
        <w:r>
          <w:t xml:space="preserve">Según los </w:t>
        </w:r>
      </w:ins>
      <w:ins w:id="5422" w:author="Gabriel Correa" w:date="2015-08-28T03:38:00Z">
        <w:r w:rsidR="00EF2463">
          <w:t>resultados</w:t>
        </w:r>
      </w:ins>
      <w:ins w:id="5423" w:author="Gabriel Correa" w:date="2015-08-28T04:10:00Z">
        <w:r w:rsidR="00245A74">
          <w:t xml:space="preserve"> sobre los datos finales</w:t>
        </w:r>
      </w:ins>
      <w:ins w:id="5424" w:author="Gabriel Correa" w:date="2015-08-28T03:38:00Z">
        <w:r w:rsidR="00EF2463">
          <w:t xml:space="preserve"> obtenidos se observa lo siguiente:</w:t>
        </w:r>
      </w:ins>
    </w:p>
    <w:p w:rsidR="00EF2463" w:rsidRDefault="00EF2463">
      <w:pPr>
        <w:pStyle w:val="Prrafodelista"/>
        <w:numPr>
          <w:ilvl w:val="0"/>
          <w:numId w:val="48"/>
        </w:numPr>
        <w:rPr>
          <w:ins w:id="5425" w:author="Gabriel Correa" w:date="2015-08-28T03:42:00Z"/>
        </w:rPr>
        <w:pPrChange w:id="5426" w:author="Gabriel Correa" w:date="2015-08-28T03:39:00Z">
          <w:pPr>
            <w:pStyle w:val="Ttulo1"/>
          </w:pPr>
        </w:pPrChange>
      </w:pPr>
      <w:ins w:id="5427" w:author="Gabriel Correa" w:date="2015-08-28T03:41:00Z">
        <w:r>
          <w:t>Entrenar clasificadores con un porcentaje menor a 30% de una API</w:t>
        </w:r>
      </w:ins>
      <w:ins w:id="5428" w:author="Gabriel Correa" w:date="2015-08-28T03:42:00Z">
        <w:r>
          <w:t>, sin tener un modelo previo basado en otras librerías, alcanza a obtener resultados regulares</w:t>
        </w:r>
      </w:ins>
    </w:p>
    <w:p w:rsidR="00EF2463" w:rsidRDefault="00EF2463">
      <w:pPr>
        <w:pStyle w:val="Prrafodelista"/>
        <w:numPr>
          <w:ilvl w:val="0"/>
          <w:numId w:val="48"/>
        </w:numPr>
        <w:rPr>
          <w:ins w:id="5429" w:author="Gabriel Correa" w:date="2015-08-28T03:44:00Z"/>
        </w:rPr>
        <w:pPrChange w:id="5430" w:author="Gabriel Correa" w:date="2015-08-28T03:39:00Z">
          <w:pPr>
            <w:pStyle w:val="Ttulo1"/>
          </w:pPr>
        </w:pPrChange>
      </w:pPr>
      <w:ins w:id="5431" w:author="Gabriel Correa" w:date="2015-08-28T03:42:00Z">
        <w:r>
          <w:t xml:space="preserve">Entrenar clasificadores </w:t>
        </w:r>
      </w:ins>
      <w:ins w:id="5432" w:author="Gabriel Correa" w:date="2015-08-28T03:43:00Z">
        <w:r>
          <w:t>con 1 API para formar un modelo base puede obtener resultados decentes y buenos</w:t>
        </w:r>
      </w:ins>
      <w:ins w:id="5433" w:author="Gabriel Correa" w:date="2015-08-28T03:44:00Z">
        <w:r>
          <w:t xml:space="preserve"> detectando directivas de otras librerías.</w:t>
        </w:r>
      </w:ins>
    </w:p>
    <w:p w:rsidR="00EF2463" w:rsidRDefault="00EF2463">
      <w:pPr>
        <w:pStyle w:val="Prrafodelista"/>
        <w:numPr>
          <w:ilvl w:val="0"/>
          <w:numId w:val="48"/>
        </w:numPr>
        <w:rPr>
          <w:ins w:id="5434" w:author="Gabriel Correa" w:date="2015-08-28T04:05:00Z"/>
        </w:rPr>
        <w:pPrChange w:id="5435" w:author="Gabriel Correa" w:date="2015-08-28T03:39:00Z">
          <w:pPr>
            <w:pStyle w:val="Ttulo1"/>
          </w:pPr>
        </w:pPrChange>
      </w:pPr>
      <w:ins w:id="5436" w:author="Gabriel Correa" w:date="2015-08-28T03:44:00Z">
        <w:r>
          <w:t>Entrenar clasificadores con 2 API</w:t>
        </w:r>
      </w:ins>
      <w:ins w:id="5437" w:author="Gabriel Correa" w:date="2015-08-28T03:45:00Z">
        <w:r>
          <w:t>,</w:t>
        </w:r>
      </w:ins>
      <w:ins w:id="5438" w:author="Gabriel Correa" w:date="2015-08-28T03:44:00Z">
        <w:r>
          <w:t xml:space="preserve"> forma</w:t>
        </w:r>
      </w:ins>
      <w:ins w:id="5439" w:author="Gabriel Correa" w:date="2015-08-28T03:45:00Z">
        <w:r>
          <w:t>ndo un modelo base, puede mejores resultados que entrenar con 1 API</w:t>
        </w:r>
        <w:r w:rsidR="00EA752E">
          <w:t>, alcanzando un buen rendimiento al detectar directivas.</w:t>
        </w:r>
      </w:ins>
    </w:p>
    <w:p w:rsidR="00F306F7" w:rsidRDefault="00F306F7">
      <w:pPr>
        <w:rPr>
          <w:ins w:id="5440" w:author="Gabriel Correa" w:date="2015-08-28T03:39:00Z"/>
        </w:rPr>
        <w:pPrChange w:id="5441" w:author="Gabriel Correa" w:date="2015-08-28T04:05:00Z">
          <w:pPr>
            <w:pStyle w:val="Ttulo1"/>
          </w:pPr>
        </w:pPrChange>
      </w:pPr>
      <w:ins w:id="5442" w:author="Gabriel Correa" w:date="2015-08-28T04:05:00Z">
        <w:r>
          <w:t xml:space="preserve">Pero </w:t>
        </w:r>
      </w:ins>
      <w:ins w:id="5443" w:author="Gabriel Correa" w:date="2015-08-28T04:06:00Z">
        <w:r>
          <w:t xml:space="preserve">al entrenar con 1 API se realizaron pruebas sobre 2 API. Mientras que al entrenar con 2 API, las pruebas </w:t>
        </w:r>
      </w:ins>
      <w:ins w:id="5444" w:author="Gabriel Correa" w:date="2015-08-28T04:07:00Z">
        <w:r>
          <w:t>se efectuaro</w:t>
        </w:r>
        <w:r w:rsidR="00B56C1E">
          <w:t xml:space="preserve">n sobre 1 API. De este modo, es complicado concluir que </w:t>
        </w:r>
      </w:ins>
      <w:ins w:id="5445" w:author="Gabriel Correa" w:date="2015-08-28T04:08:00Z">
        <w:r w:rsidR="00B56C1E">
          <w:t xml:space="preserve">al entrenar con más librerías se obtienen mejores detecciones de directivas, pues las condiciones de comparación entre </w:t>
        </w:r>
      </w:ins>
      <w:ins w:id="5446" w:author="Gabriel Correa" w:date="2015-08-28T04:09:00Z">
        <w:r w:rsidR="00B56C1E">
          <w:t>ambos experimentos son distintas.</w:t>
        </w:r>
      </w:ins>
    </w:p>
    <w:p w:rsidR="00EA752E" w:rsidRDefault="00B56C1E">
      <w:pPr>
        <w:rPr>
          <w:ins w:id="5447" w:author="Gabriel Correa" w:date="2015-08-28T03:47:00Z"/>
        </w:rPr>
        <w:pPrChange w:id="5448" w:author="Gabriel Correa" w:date="2015-08-27T20:35:00Z">
          <w:pPr>
            <w:pStyle w:val="Ttulo1"/>
          </w:pPr>
        </w:pPrChange>
      </w:pPr>
      <w:ins w:id="5449" w:author="Gabriel Correa" w:date="2015-08-28T04:09:00Z">
        <w:r>
          <w:t>Los datos revelan que l</w:t>
        </w:r>
      </w:ins>
      <w:ins w:id="5450" w:author="Gabriel Correa" w:date="2015-08-28T03:47:00Z">
        <w:r w:rsidR="00EA752E">
          <w:t>os mejores clasificadores</w:t>
        </w:r>
      </w:ins>
      <w:ins w:id="5451" w:author="Gabriel Correa" w:date="2015-08-28T04:09:00Z">
        <w:r>
          <w:t xml:space="preserve">, sobre los datos finales </w:t>
        </w:r>
      </w:ins>
      <w:ins w:id="5452" w:author="Gabriel Correa" w:date="2015-08-28T04:10:00Z">
        <w:r>
          <w:t>considerados en</w:t>
        </w:r>
      </w:ins>
      <w:ins w:id="5453" w:author="Gabriel Correa" w:date="2015-08-28T04:09:00Z">
        <w:r>
          <w:t xml:space="preserve"> este trabajo,</w:t>
        </w:r>
      </w:ins>
      <w:ins w:id="5454" w:author="Gabriel Correa" w:date="2015-08-28T03:47:00Z">
        <w:r w:rsidR="00EA752E">
          <w:t xml:space="preserve"> son los siguientes:</w:t>
        </w:r>
      </w:ins>
    </w:p>
    <w:p w:rsidR="00EA752E" w:rsidRDefault="00EA752E">
      <w:pPr>
        <w:pStyle w:val="Prrafodelista"/>
        <w:numPr>
          <w:ilvl w:val="0"/>
          <w:numId w:val="49"/>
        </w:numPr>
        <w:rPr>
          <w:ins w:id="5455" w:author="Gabriel Correa" w:date="2015-08-28T03:52:00Z"/>
        </w:rPr>
        <w:pPrChange w:id="5456" w:author="Gabriel Correa" w:date="2015-08-28T03:47:00Z">
          <w:pPr>
            <w:pStyle w:val="Ttulo1"/>
          </w:pPr>
        </w:pPrChange>
      </w:pPr>
      <w:proofErr w:type="spellStart"/>
      <w:ins w:id="5457" w:author="Gabriel Correa" w:date="2015-08-28T03:47:00Z">
        <w:r>
          <w:t>NaiveBayes</w:t>
        </w:r>
        <w:proofErr w:type="spellEnd"/>
        <w:r>
          <w:t>: Logr</w:t>
        </w:r>
      </w:ins>
      <w:ins w:id="5458" w:author="Gabriel Correa" w:date="2015-08-28T03:48:00Z">
        <w:r>
          <w:t>ó en general los mejores resultados</w:t>
        </w:r>
      </w:ins>
      <w:ins w:id="5459" w:author="Gabriel Correa" w:date="2015-08-28T03:49:00Z">
        <w:r>
          <w:t xml:space="preserve"> y fue suficientemente consistente a lo largo de los experimentos</w:t>
        </w:r>
      </w:ins>
      <w:ins w:id="5460" w:author="Gabriel Correa" w:date="2015-08-28T03:48:00Z">
        <w:r>
          <w:t>. Adem</w:t>
        </w:r>
      </w:ins>
      <w:ins w:id="5461" w:author="Gabriel Correa" w:date="2015-08-28T03:49:00Z">
        <w:r>
          <w:t>ás presen</w:t>
        </w:r>
      </w:ins>
      <w:ins w:id="5462" w:author="Gabriel Correa" w:date="2015-08-28T03:50:00Z">
        <w:r>
          <w:t xml:space="preserve">ta un buen comportamiento con el uso de la matriz de costos, lo cual le permite aumentar la cantidad de directivas detectas por el costo de aumentar la cantidad de falsos positivos. Esto </w:t>
        </w:r>
      </w:ins>
      <w:ins w:id="5463" w:author="Gabriel Correa" w:date="2015-08-28T03:51:00Z">
        <w:r>
          <w:t xml:space="preserve">último permite ajustar a </w:t>
        </w:r>
        <w:proofErr w:type="spellStart"/>
        <w:r>
          <w:t>NaiveBayes</w:t>
        </w:r>
        <w:proofErr w:type="spellEnd"/>
        <w:r>
          <w:t xml:space="preserve"> hasta que </w:t>
        </w:r>
        <w:proofErr w:type="spellStart"/>
        <w:r>
          <w:t>alcanze</w:t>
        </w:r>
        <w:proofErr w:type="spellEnd"/>
        <w:r>
          <w:t xml:space="preserve"> </w:t>
        </w:r>
      </w:ins>
      <w:ins w:id="5464" w:author="Gabriel Correa" w:date="2015-08-28T03:52:00Z">
        <w:r>
          <w:t>el porcentaje de directivas que uno necesita detectar.</w:t>
        </w:r>
        <w:r w:rsidR="00C7157C">
          <w:t xml:space="preserve"> </w:t>
        </w:r>
      </w:ins>
      <w:ins w:id="5465" w:author="Gabriel Correa" w:date="2015-08-28T03:53:00Z">
        <w:r w:rsidR="00C7157C">
          <w:t xml:space="preserve">Es además un algoritmo rápido en comparación a otros clasificadores. Sin embargo hay casos donde </w:t>
        </w:r>
        <w:proofErr w:type="spellStart"/>
        <w:r w:rsidR="00C7157C">
          <w:t>NaiveBayes</w:t>
        </w:r>
        <w:proofErr w:type="spellEnd"/>
        <w:r w:rsidR="00C7157C">
          <w:t xml:space="preserve"> no tuvo un buen rendimiento, </w:t>
        </w:r>
      </w:ins>
      <w:ins w:id="5466" w:author="Gabriel Correa" w:date="2015-08-28T03:54:00Z">
        <w:r w:rsidR="00C7157C">
          <w:t>pero por otra parte esto sucedió con todos los otros clasificadores.</w:t>
        </w:r>
      </w:ins>
    </w:p>
    <w:p w:rsidR="00C7157C" w:rsidRDefault="00C7157C">
      <w:pPr>
        <w:pStyle w:val="Prrafodelista"/>
        <w:numPr>
          <w:ilvl w:val="0"/>
          <w:numId w:val="49"/>
        </w:numPr>
        <w:rPr>
          <w:ins w:id="5467" w:author="Gabriel Correa" w:date="2015-08-28T03:57:00Z"/>
        </w:rPr>
        <w:pPrChange w:id="5468" w:author="Gabriel Correa" w:date="2015-08-28T03:47:00Z">
          <w:pPr>
            <w:pStyle w:val="Ttulo1"/>
          </w:pPr>
        </w:pPrChange>
      </w:pPr>
      <w:proofErr w:type="spellStart"/>
      <w:ins w:id="5469" w:author="Gabriel Correa" w:date="2015-08-28T03:52:00Z">
        <w:r>
          <w:t>NaiveBayesMultinomial</w:t>
        </w:r>
      </w:ins>
      <w:proofErr w:type="spellEnd"/>
      <w:ins w:id="5470" w:author="Gabriel Correa" w:date="2015-08-28T03:54:00Z">
        <w:r>
          <w:t xml:space="preserve">: Logró resultados </w:t>
        </w:r>
      </w:ins>
      <w:ins w:id="5471" w:author="Gabriel Correa" w:date="2015-08-28T03:55:00Z">
        <w:r>
          <w:t xml:space="preserve">comparables o mejores </w:t>
        </w:r>
      </w:ins>
      <w:ins w:id="5472" w:author="Gabriel Correa" w:date="2015-08-28T03:54:00Z">
        <w:r>
          <w:t xml:space="preserve">que </w:t>
        </w:r>
        <w:proofErr w:type="spellStart"/>
        <w:r>
          <w:t>NaiveBayes</w:t>
        </w:r>
      </w:ins>
      <w:proofErr w:type="spellEnd"/>
      <w:ins w:id="5473" w:author="Gabriel Correa" w:date="2015-08-28T03:55:00Z">
        <w:r>
          <w:t xml:space="preserve">, sin embargo fue algo más inconsistente pues en algunos experimentos su rendimiento fue muy pobre. Un problema de </w:t>
        </w:r>
      </w:ins>
      <w:ins w:id="5474" w:author="Gabriel Correa" w:date="2015-08-28T03:56:00Z">
        <w:r>
          <w:t xml:space="preserve">este clasificador es que no parece poder mejorar su rendimiento cuando se le aplica </w:t>
        </w:r>
      </w:ins>
      <w:ins w:id="5475" w:author="Gabriel Correa" w:date="2015-08-28T03:57:00Z">
        <w:r w:rsidR="000A6E23">
          <w:t xml:space="preserve">una matriz de costos, haciéndola menos versátil que </w:t>
        </w:r>
        <w:proofErr w:type="spellStart"/>
        <w:r w:rsidR="000A6E23">
          <w:t>NaiveBayes</w:t>
        </w:r>
        <w:proofErr w:type="spellEnd"/>
        <w:r w:rsidR="000A6E23">
          <w:t>.</w:t>
        </w:r>
      </w:ins>
    </w:p>
    <w:p w:rsidR="000A6E23" w:rsidRDefault="000A6E23">
      <w:pPr>
        <w:pStyle w:val="Prrafodelista"/>
        <w:numPr>
          <w:ilvl w:val="0"/>
          <w:numId w:val="49"/>
        </w:numPr>
        <w:rPr>
          <w:ins w:id="5476" w:author="Gabriel Correa" w:date="2015-08-28T03:46:00Z"/>
        </w:rPr>
        <w:pPrChange w:id="5477" w:author="Gabriel Correa" w:date="2015-08-28T03:47:00Z">
          <w:pPr>
            <w:pStyle w:val="Ttulo1"/>
          </w:pPr>
        </w:pPrChange>
      </w:pPr>
      <w:ins w:id="5478" w:author="Gabriel Correa" w:date="2015-08-28T03:57:00Z">
        <w:r>
          <w:t>SMO: Este clasificador suele comenzar a presentar buenos resultados al alcanzar entrenamientos mayores a 30% o a veces 50% pareciendo superar el rendimiento de los algoritmos Bayesianos, pero no p</w:t>
        </w:r>
      </w:ins>
      <w:ins w:id="5479" w:author="Gabriel Correa" w:date="2015-08-28T03:59:00Z">
        <w:r>
          <w:t>resenta un buen comportamiento en porcentajes bajos de entrenamiento por lo general.</w:t>
        </w:r>
      </w:ins>
      <w:ins w:id="5480" w:author="Gabriel Correa" w:date="2015-08-28T04:00:00Z">
        <w:r>
          <w:t xml:space="preserve"> </w:t>
        </w:r>
        <w:proofErr w:type="spellStart"/>
        <w:r>
          <w:t>LibSVM</w:t>
        </w:r>
        <w:proofErr w:type="spellEnd"/>
        <w:r>
          <w:t xml:space="preserve"> </w:t>
        </w:r>
      </w:ins>
      <w:ins w:id="5481" w:author="Gabriel Correa" w:date="2015-08-28T04:01:00Z">
        <w:r>
          <w:t xml:space="preserve">presentó resultados idénticos a SMO en casi todos los experimentos, revelando que </w:t>
        </w:r>
      </w:ins>
      <w:ins w:id="5482" w:author="Gabriel Correa" w:date="2015-08-28T04:02:00Z">
        <w:r>
          <w:t xml:space="preserve">quizás </w:t>
        </w:r>
      </w:ins>
      <w:ins w:id="5483" w:author="Gabriel Correa" w:date="2015-08-28T04:01:00Z">
        <w:r>
          <w:t xml:space="preserve">pueden compartir una implementación </w:t>
        </w:r>
      </w:ins>
      <w:ins w:id="5484" w:author="Gabriel Correa" w:date="2015-08-28T04:02:00Z">
        <w:r>
          <w:t>muy similar.</w:t>
        </w:r>
      </w:ins>
    </w:p>
    <w:p w:rsidR="00245A74" w:rsidRDefault="00245A74">
      <w:pPr>
        <w:rPr>
          <w:ins w:id="5485" w:author="Gabriel Correa" w:date="2015-08-28T04:03:00Z"/>
        </w:rPr>
        <w:pPrChange w:id="5486" w:author="Gabriel Correa" w:date="2015-08-27T20:35:00Z">
          <w:pPr>
            <w:pStyle w:val="Ttulo1"/>
          </w:pPr>
        </w:pPrChange>
      </w:pPr>
      <w:ins w:id="5487" w:author="Gabriel Correa" w:date="2015-08-28T04:11:00Z">
        <w:r>
          <w:t>Por otra parte, l</w:t>
        </w:r>
      </w:ins>
      <w:ins w:id="5488" w:author="Gabriel Correa" w:date="2015-08-28T04:10:00Z">
        <w:r>
          <w:t xml:space="preserve">os experimentos </w:t>
        </w:r>
      </w:ins>
      <w:ins w:id="5489" w:author="Gabriel Correa" w:date="2015-08-28T04:11:00Z">
        <w:r>
          <w:t xml:space="preserve">realizados con los datos preliminares son menos representativos de un caso real donde es necesario detectar directivas sobre una API completamente desconocida que probablemente ha sido documentada con otro estilo y distintas palabras. Los </w:t>
        </w:r>
      </w:ins>
      <w:ins w:id="5490" w:author="Gabriel Correa" w:date="2015-08-28T04:12:00Z">
        <w:r>
          <w:t xml:space="preserve">experimentos con los datos preliminares entrenan con un porcentaje mayor al 90% de un extracto de una API y luego realizan pruebas sobre 200 </w:t>
        </w:r>
      </w:ins>
      <w:ins w:id="5491" w:author="Gabriel Correa" w:date="2015-08-28T04:13:00Z">
        <w:r>
          <w:t xml:space="preserve">frases obtenidas de exactamente la misma muestra. </w:t>
        </w:r>
      </w:ins>
      <w:ins w:id="5492" w:author="Gabriel Correa" w:date="2015-08-28T04:14:00Z">
        <w:r>
          <w:t xml:space="preserve">Los </w:t>
        </w:r>
        <w:r>
          <w:lastRenderedPageBreak/>
          <w:t>resultados con estos datos favorecieron a SMO y a J48</w:t>
        </w:r>
      </w:ins>
      <w:ins w:id="5493" w:author="Gabriel Correa" w:date="2015-08-28T04:15:00Z">
        <w:r>
          <w:t xml:space="preserve">. Pero por las razones explicadas, los resultados con los datos preliminares </w:t>
        </w:r>
      </w:ins>
      <w:ins w:id="5494" w:author="Gabriel Correa" w:date="2015-08-28T04:16:00Z">
        <w:r>
          <w:t>no son considerados</w:t>
        </w:r>
      </w:ins>
      <w:ins w:id="5495" w:author="Gabriel Correa" w:date="2015-08-28T04:17:00Z">
        <w:r w:rsidR="0064646E">
          <w:t xml:space="preserve"> como r</w:t>
        </w:r>
      </w:ins>
      <w:ins w:id="5496" w:author="Gabriel Correa" w:date="2015-08-28T04:18:00Z">
        <w:r w:rsidR="0064646E">
          <w:t>e</w:t>
        </w:r>
      </w:ins>
      <w:ins w:id="5497" w:author="Gabriel Correa" w:date="2015-08-28T04:17:00Z">
        <w:r w:rsidR="0064646E">
          <w:t xml:space="preserve">presentativos de un escenario real </w:t>
        </w:r>
      </w:ins>
      <w:ins w:id="5498" w:author="Gabriel Correa" w:date="2015-08-28T04:18:00Z">
        <w:r w:rsidR="0064646E">
          <w:t>con</w:t>
        </w:r>
      </w:ins>
      <w:ins w:id="5499" w:author="Gabriel Correa" w:date="2015-08-28T04:17:00Z">
        <w:r w:rsidR="0064646E">
          <w:t xml:space="preserve"> directivas sobre </w:t>
        </w:r>
      </w:ins>
      <w:ins w:id="5500" w:author="Gabriel Correa" w:date="2015-08-28T04:18:00Z">
        <w:r w:rsidR="0064646E">
          <w:t>librerías desconocidas.</w:t>
        </w:r>
      </w:ins>
    </w:p>
    <w:p w:rsidR="00F306F7" w:rsidRDefault="00CA6E31">
      <w:pPr>
        <w:rPr>
          <w:ins w:id="5501" w:author="Gabriel Correa" w:date="2015-08-28T04:03:00Z"/>
        </w:rPr>
        <w:pPrChange w:id="5502" w:author="Gabriel Correa" w:date="2015-08-27T20:35:00Z">
          <w:pPr>
            <w:pStyle w:val="Ttulo1"/>
          </w:pPr>
        </w:pPrChange>
      </w:pPr>
      <w:ins w:id="5503" w:author="Gabriel Correa" w:date="2015-08-28T04:19:00Z">
        <w:r>
          <w:t xml:space="preserve">Además se descubrieron las siguientes características de </w:t>
        </w:r>
      </w:ins>
      <w:ins w:id="5504" w:author="Gabriel Correa" w:date="2015-08-28T04:20:00Z">
        <w:r>
          <w:t>algunos clasificadores:</w:t>
        </w:r>
      </w:ins>
    </w:p>
    <w:p w:rsidR="00CA6E31" w:rsidRDefault="00CA6E31">
      <w:pPr>
        <w:pStyle w:val="Prrafodelista"/>
        <w:numPr>
          <w:ilvl w:val="0"/>
          <w:numId w:val="50"/>
        </w:numPr>
        <w:rPr>
          <w:ins w:id="5505" w:author="Gabriel Correa" w:date="2015-08-28T04:20:00Z"/>
        </w:rPr>
        <w:pPrChange w:id="5506" w:author="Gabriel Correa" w:date="2015-08-27T20:35:00Z">
          <w:pPr>
            <w:pStyle w:val="Ttulo1"/>
          </w:pPr>
        </w:pPrChange>
      </w:pPr>
      <w:ins w:id="5507" w:author="Gabriel Correa" w:date="2015-08-28T04:22:00Z">
        <w:r>
          <w:t xml:space="preserve">El clasificador </w:t>
        </w:r>
      </w:ins>
      <w:proofErr w:type="spellStart"/>
      <w:ins w:id="5508" w:author="Gabriel Correa" w:date="2015-08-28T04:02:00Z">
        <w:r w:rsidR="00F306F7">
          <w:t>L</w:t>
        </w:r>
        <w:r>
          <w:t>ogistic</w:t>
        </w:r>
        <w:r w:rsidR="00F306F7">
          <w:t>Regresion</w:t>
        </w:r>
        <w:proofErr w:type="spellEnd"/>
        <w:r w:rsidR="00F306F7">
          <w:t xml:space="preserve"> no mejora al </w:t>
        </w:r>
      </w:ins>
      <w:ins w:id="5509" w:author="Gabriel Correa" w:date="2015-08-28T04:03:00Z">
        <w:r w:rsidR="00F306F7">
          <w:t>cambiar su matriz de costos.</w:t>
        </w:r>
      </w:ins>
    </w:p>
    <w:p w:rsidR="008536FA" w:rsidRDefault="00CA6E31">
      <w:pPr>
        <w:pStyle w:val="Prrafodelista"/>
        <w:numPr>
          <w:ilvl w:val="0"/>
          <w:numId w:val="50"/>
        </w:numPr>
        <w:rPr>
          <w:ins w:id="5510" w:author="Gabriel Correa" w:date="2015-08-27T20:42:00Z"/>
        </w:rPr>
        <w:pPrChange w:id="5511" w:author="Gabriel Correa" w:date="2015-08-27T20:35:00Z">
          <w:pPr>
            <w:pStyle w:val="Ttulo1"/>
          </w:pPr>
        </w:pPrChange>
      </w:pPr>
      <w:ins w:id="5512" w:author="Gabriel Correa" w:date="2015-08-28T04:20:00Z">
        <w:r>
          <w:t>N</w:t>
        </w:r>
      </w:ins>
      <w:ins w:id="5513" w:author="Gabriel Correa" w:date="2015-08-27T20:40:00Z">
        <w:r w:rsidR="008536FA">
          <w:t xml:space="preserve">o se </w:t>
        </w:r>
      </w:ins>
      <w:ins w:id="5514" w:author="Gabriel Correa" w:date="2015-08-27T20:41:00Z">
        <w:r w:rsidR="008536FA">
          <w:t xml:space="preserve">observaron mejoras en </w:t>
        </w:r>
        <w:proofErr w:type="spellStart"/>
        <w:r w:rsidR="008536FA">
          <w:t>N</w:t>
        </w:r>
      </w:ins>
      <w:ins w:id="5515" w:author="Gabriel Correa" w:date="2015-08-28T04:20:00Z">
        <w:r>
          <w:t>aive</w:t>
        </w:r>
      </w:ins>
      <w:ins w:id="5516" w:author="Gabriel Correa" w:date="2015-08-27T20:41:00Z">
        <w:r w:rsidR="008536FA">
          <w:t>B</w:t>
        </w:r>
      </w:ins>
      <w:ins w:id="5517" w:author="Gabriel Correa" w:date="2015-08-28T04:20:00Z">
        <w:r>
          <w:t>ayes</w:t>
        </w:r>
      </w:ins>
      <w:proofErr w:type="spellEnd"/>
      <w:ins w:id="5518" w:author="Gabriel Correa" w:date="2015-08-27T20:41:00Z">
        <w:r w:rsidR="008536FA">
          <w:t xml:space="preserve"> ni </w:t>
        </w:r>
        <w:proofErr w:type="spellStart"/>
        <w:r w:rsidR="008536FA">
          <w:t>N</w:t>
        </w:r>
      </w:ins>
      <w:ins w:id="5519" w:author="Gabriel Correa" w:date="2015-08-28T04:20:00Z">
        <w:r>
          <w:t>aive</w:t>
        </w:r>
      </w:ins>
      <w:ins w:id="5520" w:author="Gabriel Correa" w:date="2015-08-27T20:41:00Z">
        <w:r w:rsidR="008536FA">
          <w:t>B</w:t>
        </w:r>
      </w:ins>
      <w:ins w:id="5521" w:author="Gabriel Correa" w:date="2015-08-28T04:20:00Z">
        <w:r>
          <w:t>ayes</w:t>
        </w:r>
      </w:ins>
      <w:ins w:id="5522" w:author="Gabriel Correa" w:date="2015-08-27T20:41:00Z">
        <w:r w:rsidR="008536FA">
          <w:t>Multinomial</w:t>
        </w:r>
        <w:proofErr w:type="spellEnd"/>
        <w:r w:rsidR="008536FA">
          <w:t xml:space="preserve"> </w:t>
        </w:r>
      </w:ins>
      <w:ins w:id="5523" w:author="Gabriel Correa" w:date="2015-08-28T04:20:00Z">
        <w:r>
          <w:t>al probar el uso de</w:t>
        </w:r>
      </w:ins>
      <w:ins w:id="5524" w:author="Gabriel Correa" w:date="2015-08-27T20:41:00Z">
        <w:r w:rsidR="008536FA">
          <w:t xml:space="preserve"> </w:t>
        </w:r>
        <w:proofErr w:type="spellStart"/>
        <w:r w:rsidR="008536FA">
          <w:t>stopwords</w:t>
        </w:r>
        <w:proofErr w:type="spellEnd"/>
        <w:r w:rsidR="008536FA">
          <w:t xml:space="preserve">, </w:t>
        </w:r>
        <w:proofErr w:type="spellStart"/>
        <w:r w:rsidR="008536FA">
          <w:t>stemming</w:t>
        </w:r>
        <w:proofErr w:type="spellEnd"/>
        <w:r w:rsidR="008536FA">
          <w:t xml:space="preserve">, </w:t>
        </w:r>
      </w:ins>
      <w:proofErr w:type="spellStart"/>
      <w:ins w:id="5525" w:author="Gabriel Correa" w:date="2015-08-28T04:21:00Z">
        <w:r>
          <w:t>w</w:t>
        </w:r>
      </w:ins>
      <w:ins w:id="5526" w:author="Gabriel Correa" w:date="2015-08-27T20:42:00Z">
        <w:r>
          <w:t>ordcounts</w:t>
        </w:r>
        <w:proofErr w:type="spellEnd"/>
        <w:r>
          <w:t xml:space="preserve"> ni TF-IDF</w:t>
        </w:r>
      </w:ins>
      <w:ins w:id="5527" w:author="Gabriel Correa" w:date="2015-08-28T04:21:00Z">
        <w:r>
          <w:t xml:space="preserve"> </w:t>
        </w:r>
        <w:proofErr w:type="spellStart"/>
        <w:r>
          <w:t>T</w:t>
        </w:r>
      </w:ins>
      <w:ins w:id="5528" w:author="Gabriel Correa" w:date="2015-08-27T20:42:00Z">
        <w:r>
          <w:t>ransform</w:t>
        </w:r>
      </w:ins>
      <w:proofErr w:type="spellEnd"/>
      <w:ins w:id="5529" w:author="Gabriel Correa" w:date="2015-08-28T04:21:00Z">
        <w:r>
          <w:t>.</w:t>
        </w:r>
      </w:ins>
    </w:p>
    <w:p w:rsidR="008536FA" w:rsidRDefault="008536FA" w:rsidP="009A35C0"/>
    <w:p w:rsidR="009A35C0" w:rsidRPr="007E2915" w:rsidRDefault="009A35C0">
      <w:pPr>
        <w:pStyle w:val="Ttulo2"/>
        <w:pPrChange w:id="5530" w:author="Gabriel Correa" w:date="2015-08-27T20:35:00Z">
          <w:pPr>
            <w:pStyle w:val="Ttulo1"/>
          </w:pPr>
        </w:pPrChange>
      </w:pPr>
      <w:bookmarkStart w:id="5531" w:name="_Toc428516573"/>
      <w:r>
        <w:t>Trabajo Futuro</w:t>
      </w:r>
      <w:bookmarkEnd w:id="5531"/>
    </w:p>
    <w:p w:rsidR="00F34D1A" w:rsidRDefault="00F34D1A" w:rsidP="008C5FC5">
      <w:pPr>
        <w:rPr>
          <w:ins w:id="5532" w:author="Gabriel Correa" w:date="2015-08-28T04:42:00Z"/>
        </w:rPr>
      </w:pPr>
      <w:ins w:id="5533" w:author="Gabriel Correa" w:date="2015-08-28T04:39:00Z">
        <w:r>
          <w:t xml:space="preserve">Como trabajo futuro puede ser interesante estudiar el rendimiento de clasificadores </w:t>
        </w:r>
        <w:proofErr w:type="spellStart"/>
        <w:r>
          <w:t>condirando</w:t>
        </w:r>
        <w:proofErr w:type="spellEnd"/>
        <w:r>
          <w:t xml:space="preserve"> una tercera clase </w:t>
        </w:r>
      </w:ins>
      <w:proofErr w:type="spellStart"/>
      <w:ins w:id="5534" w:author="Gabriel Correa" w:date="2015-08-28T04:40:00Z">
        <w:r>
          <w:rPr>
            <w:i/>
          </w:rPr>
          <w:t>null-directive</w:t>
        </w:r>
        <w:proofErr w:type="spellEnd"/>
        <w:r>
          <w:t xml:space="preserve">, la cual agrupa directivas sobre el uso recomendado </w:t>
        </w:r>
        <w:proofErr w:type="spellStart"/>
        <w:r>
          <w:t>null</w:t>
        </w:r>
        <w:proofErr w:type="spellEnd"/>
        <w:r>
          <w:t xml:space="preserve"> </w:t>
        </w:r>
      </w:ins>
      <w:ins w:id="5535" w:author="Gabriel Correa" w:date="2015-08-28T04:41:00Z">
        <w:r>
          <w:t>en parámetros valores de retorno de los métodos.</w:t>
        </w:r>
      </w:ins>
    </w:p>
    <w:p w:rsidR="00426D78" w:rsidRDefault="00F34D1A" w:rsidP="008C5FC5">
      <w:pPr>
        <w:rPr>
          <w:ins w:id="5536" w:author="Gabriel Correa" w:date="2015-08-28T04:45:00Z"/>
        </w:rPr>
      </w:pPr>
      <w:ins w:id="5537" w:author="Gabriel Correa" w:date="2015-08-28T04:42:00Z">
        <w:r>
          <w:t>La aplica</w:t>
        </w:r>
      </w:ins>
      <w:moveFromRangeStart w:id="5538" w:author="Gabriel Correa" w:date="2015-08-28T04:23:00Z" w:name="move428499118"/>
      <w:moveFrom w:id="5539" w:author="Gabriel Correa" w:date="2015-08-28T04:23:00Z">
        <w:del w:id="5540" w:author="Gabriel Correa" w:date="2015-08-28T04:40:00Z">
          <w:r w:rsidR="008C5FC5" w:rsidDel="00F34D1A">
            <w:delText>1 – probar con directive, non-directive + la clase null-directive</w:delText>
          </w:r>
        </w:del>
      </w:moveFrom>
      <w:moveFromRangeEnd w:id="5538"/>
      <w:ins w:id="5541" w:author="Gabriel Correa" w:date="2015-08-28T04:42:00Z">
        <w:r>
          <w:t xml:space="preserve">ción </w:t>
        </w:r>
        <w:proofErr w:type="spellStart"/>
        <w:r>
          <w:t>CHi</w:t>
        </w:r>
        <w:proofErr w:type="spellEnd"/>
        <w:r>
          <w:t xml:space="preserve"> </w:t>
        </w:r>
      </w:ins>
      <w:ins w:id="5542" w:author="Gabriel Correa" w:date="2015-08-28T04:43:00Z">
        <w:r>
          <w:t xml:space="preserve">puede ser extendida con una mayor opción de clasificadores, quizás incorporando </w:t>
        </w:r>
        <w:proofErr w:type="spellStart"/>
        <w:r>
          <w:t>clasficadores</w:t>
        </w:r>
        <w:proofErr w:type="spellEnd"/>
        <w:r>
          <w:t xml:space="preserve"> incrementales, los cuales </w:t>
        </w:r>
      </w:ins>
      <w:ins w:id="5543" w:author="Gabriel Correa" w:date="2015-08-28T04:44:00Z">
        <w:r>
          <w:t xml:space="preserve">podrían </w:t>
        </w:r>
      </w:ins>
      <w:ins w:id="5544" w:author="Gabriel Correa" w:date="2015-08-28T04:43:00Z">
        <w:r>
          <w:t xml:space="preserve">seguir mejorando </w:t>
        </w:r>
      </w:ins>
      <w:ins w:id="5545" w:author="Gabriel Correa" w:date="2015-08-28T04:44:00Z">
        <w:r>
          <w:t>su rendimiento seguir entrenándose con nuevos datos, manteniendo un modelo dinámico de clasificaci</w:t>
        </w:r>
      </w:ins>
      <w:ins w:id="5546" w:author="Gabriel Correa" w:date="2015-08-28T04:45:00Z">
        <w:r>
          <w:t>ón.</w:t>
        </w:r>
      </w:ins>
    </w:p>
    <w:p w:rsidR="00F34D1A" w:rsidRDefault="00F34D1A" w:rsidP="008C5FC5">
      <w:pPr>
        <w:rPr>
          <w:ins w:id="5547" w:author="Gabriel Correa" w:date="2015-08-27T20:56:00Z"/>
        </w:rPr>
      </w:pPr>
      <w:ins w:id="5548" w:author="Gabriel Correa" w:date="2015-08-28T04:45:00Z">
        <w:r>
          <w:t xml:space="preserve">Otra arista de avances se podría realizar </w:t>
        </w:r>
      </w:ins>
      <w:ins w:id="5549" w:author="Gabriel Correa" w:date="2015-08-28T04:46:00Z">
        <w:r>
          <w:t>investigando la posibilidad de destacar directivas adentro de editores de texto y de documentaci</w:t>
        </w:r>
      </w:ins>
      <w:ins w:id="5550" w:author="Gabriel Correa" w:date="2015-08-28T04:47:00Z">
        <w:r>
          <w:t>ón web de las API, haciendo de esto un proceso automatizado.</w:t>
        </w:r>
      </w:ins>
    </w:p>
    <w:p w:rsidR="00426D78" w:rsidRDefault="00426D78" w:rsidP="008C5FC5">
      <w:pPr>
        <w:rPr>
          <w:ins w:id="5551" w:author="Gabriel Correa" w:date="2015-08-28T04:25:00Z"/>
        </w:rPr>
      </w:pPr>
      <w:ins w:id="5552" w:author="Gabriel Correa" w:date="2015-08-28T04:23:00Z">
        <w:r>
          <w:t>Hay vari</w:t>
        </w:r>
      </w:ins>
      <w:ins w:id="5553" w:author="Gabriel Correa" w:date="2015-08-28T04:24:00Z">
        <w:r>
          <w:t>a</w:t>
        </w:r>
      </w:ins>
      <w:ins w:id="5554" w:author="Gabriel Correa" w:date="2015-08-28T04:23:00Z">
        <w:r>
          <w:t>s</w:t>
        </w:r>
      </w:ins>
      <w:ins w:id="5555" w:author="Gabriel Correa" w:date="2015-08-28T04:39:00Z">
        <w:r w:rsidR="00F34D1A">
          <w:t xml:space="preserve"> otras</w:t>
        </w:r>
      </w:ins>
      <w:ins w:id="5556" w:author="Gabriel Correa" w:date="2015-08-28T04:23:00Z">
        <w:r>
          <w:t xml:space="preserve"> </w:t>
        </w:r>
      </w:ins>
      <w:ins w:id="5557" w:author="Gabriel Correa" w:date="2015-08-28T04:25:00Z">
        <w:r>
          <w:t xml:space="preserve">tareas </w:t>
        </w:r>
      </w:ins>
      <w:ins w:id="5558" w:author="Gabriel Correa" w:date="2015-08-28T04:24:00Z">
        <w:r>
          <w:t>que se pueden realizar</w:t>
        </w:r>
      </w:ins>
      <w:ins w:id="5559" w:author="Gabriel Correa" w:date="2015-08-28T04:25:00Z">
        <w:r>
          <w:t xml:space="preserve"> como</w:t>
        </w:r>
      </w:ins>
      <w:ins w:id="5560" w:author="Gabriel Correa" w:date="2015-08-28T04:24:00Z">
        <w:r>
          <w:t xml:space="preserve"> trabajos futuros relacionados </w:t>
        </w:r>
      </w:ins>
      <w:ins w:id="5561" w:author="Gabriel Correa" w:date="2015-08-28T04:25:00Z">
        <w:r>
          <w:t>a</w:t>
        </w:r>
      </w:ins>
      <w:ins w:id="5562" w:author="Gabriel Correa" w:date="2015-08-28T04:24:00Z">
        <w:r>
          <w:t xml:space="preserve"> este estudio</w:t>
        </w:r>
      </w:ins>
      <w:ins w:id="5563" w:author="Gabriel Correa" w:date="2015-08-28T04:25:00Z">
        <w:r>
          <w:t>:</w:t>
        </w:r>
      </w:ins>
    </w:p>
    <w:p w:rsidR="00426D78" w:rsidRDefault="00426D78">
      <w:pPr>
        <w:pStyle w:val="Prrafodelista"/>
        <w:numPr>
          <w:ilvl w:val="0"/>
          <w:numId w:val="51"/>
        </w:numPr>
        <w:rPr>
          <w:ins w:id="5564" w:author="Gabriel Correa" w:date="2015-08-28T04:48:00Z"/>
        </w:rPr>
        <w:pPrChange w:id="5565" w:author="Gabriel Correa" w:date="2015-08-28T04:25:00Z">
          <w:pPr/>
        </w:pPrChange>
      </w:pPr>
      <w:ins w:id="5566" w:author="Gabriel Correa" w:date="2015-08-28T04:25:00Z">
        <w:r>
          <w:t xml:space="preserve">Probar más combinaciones </w:t>
        </w:r>
      </w:ins>
      <w:ins w:id="5567" w:author="Gabriel Correa" w:date="2015-08-28T04:27:00Z">
        <w:r>
          <w:t xml:space="preserve">en el filtro </w:t>
        </w:r>
        <w:proofErr w:type="spellStart"/>
        <w:r>
          <w:t>StringToWordVector</w:t>
        </w:r>
        <w:proofErr w:type="spellEnd"/>
        <w:r>
          <w:t xml:space="preserve"> tales como </w:t>
        </w:r>
        <w:proofErr w:type="spellStart"/>
        <w:r>
          <w:t>wordsToKeep</w:t>
        </w:r>
        <w:proofErr w:type="spellEnd"/>
        <w:r>
          <w:t xml:space="preserve">, que indica </w:t>
        </w:r>
        <w:r w:rsidR="00670FB2">
          <w:t>cuántas palabras podr</w:t>
        </w:r>
      </w:ins>
      <w:ins w:id="5568" w:author="Gabriel Correa" w:date="2015-08-28T04:28:00Z">
        <w:r w:rsidR="00670FB2">
          <w:t xml:space="preserve">á analizar un clasificador, como </w:t>
        </w:r>
        <w:proofErr w:type="spellStart"/>
        <w:r w:rsidR="00670FB2" w:rsidRPr="00670FB2">
          <w:rPr>
            <w:i/>
            <w:rPrChange w:id="5569" w:author="Gabriel Correa" w:date="2015-08-28T04:28:00Z">
              <w:rPr/>
            </w:rPrChange>
          </w:rPr>
          <w:t>tokenizer</w:t>
        </w:r>
        <w:proofErr w:type="spellEnd"/>
        <w:r w:rsidR="00670FB2">
          <w:rPr>
            <w:i/>
          </w:rPr>
          <w:t>,</w:t>
        </w:r>
        <w:r w:rsidR="00670FB2">
          <w:t xml:space="preserve"> probar </w:t>
        </w:r>
        <w:proofErr w:type="spellStart"/>
        <w:r w:rsidR="00670FB2">
          <w:t>stemmers</w:t>
        </w:r>
        <w:proofErr w:type="spellEnd"/>
        <w:r w:rsidR="00670FB2">
          <w:t xml:space="preserve"> externos a Weka, mejorar la lista de </w:t>
        </w:r>
        <w:proofErr w:type="spellStart"/>
        <w:r w:rsidR="00670FB2" w:rsidRPr="00670FB2">
          <w:rPr>
            <w:i/>
            <w:rPrChange w:id="5570" w:author="Gabriel Correa" w:date="2015-08-28T04:29:00Z">
              <w:rPr/>
            </w:rPrChange>
          </w:rPr>
          <w:t>stopwords</w:t>
        </w:r>
      </w:ins>
      <w:proofErr w:type="spellEnd"/>
      <w:ins w:id="5571" w:author="Gabriel Correa" w:date="2015-08-28T04:29:00Z">
        <w:r w:rsidR="00670FB2">
          <w:t>, eliminar manualmente palabras del conjunto de palabras consideradas, etc.</w:t>
        </w:r>
      </w:ins>
    </w:p>
    <w:p w:rsidR="002F2706" w:rsidRDefault="002F2706">
      <w:pPr>
        <w:pStyle w:val="Prrafodelista"/>
        <w:numPr>
          <w:ilvl w:val="0"/>
          <w:numId w:val="51"/>
        </w:numPr>
        <w:rPr>
          <w:ins w:id="5572" w:author="Gabriel Correa" w:date="2015-08-28T04:29:00Z"/>
        </w:rPr>
        <w:pPrChange w:id="5573" w:author="Gabriel Correa" w:date="2015-08-28T04:25:00Z">
          <w:pPr/>
        </w:pPrChange>
      </w:pPr>
      <w:ins w:id="5574" w:author="Gabriel Correa" w:date="2015-08-28T04:48:00Z">
        <w:r>
          <w:t xml:space="preserve">Mejorar conjunto de </w:t>
        </w:r>
        <w:proofErr w:type="spellStart"/>
        <w:r>
          <w:t>keywords</w:t>
        </w:r>
        <w:proofErr w:type="spellEnd"/>
        <w:r>
          <w:t>, quizás esta simple regla de clasificación tiene amplio espectro de mejoras.</w:t>
        </w:r>
      </w:ins>
    </w:p>
    <w:p w:rsidR="00670FB2" w:rsidRDefault="00670FB2">
      <w:pPr>
        <w:pStyle w:val="Prrafodelista"/>
        <w:numPr>
          <w:ilvl w:val="0"/>
          <w:numId w:val="51"/>
        </w:numPr>
        <w:rPr>
          <w:ins w:id="5575" w:author="Gabriel Correa" w:date="2015-08-28T04:32:00Z"/>
        </w:rPr>
        <w:pPrChange w:id="5576" w:author="Gabriel Correa" w:date="2015-08-28T04:25:00Z">
          <w:pPr/>
        </w:pPrChange>
      </w:pPr>
      <w:ins w:id="5577" w:author="Gabriel Correa" w:date="2015-08-28T04:30:00Z">
        <w:r>
          <w:t xml:space="preserve">Aplicar herramientas de Text Mining para seleccionar atributos, lo cual podría servir para obtener una lista de palabras </w:t>
        </w:r>
      </w:ins>
      <w:ins w:id="5578" w:author="Gabriel Correa" w:date="2015-08-28T04:31:00Z">
        <w:r>
          <w:t xml:space="preserve">que son características del dominio del problema. Comparar estos resultados con la lista de </w:t>
        </w:r>
        <w:proofErr w:type="spellStart"/>
        <w:r>
          <w:t>keywords</w:t>
        </w:r>
      </w:ins>
      <w:proofErr w:type="spellEnd"/>
      <w:ins w:id="5579" w:author="Gabriel Correa" w:date="2015-08-28T04:32:00Z">
        <w:r>
          <w:t>.</w:t>
        </w:r>
      </w:ins>
    </w:p>
    <w:p w:rsidR="00670FB2" w:rsidRDefault="00670FB2">
      <w:pPr>
        <w:pStyle w:val="Prrafodelista"/>
        <w:numPr>
          <w:ilvl w:val="0"/>
          <w:numId w:val="51"/>
        </w:numPr>
        <w:rPr>
          <w:ins w:id="5580" w:author="Gabriel Correa" w:date="2015-08-28T04:32:00Z"/>
        </w:rPr>
        <w:pPrChange w:id="5581" w:author="Gabriel Correa" w:date="2015-08-28T04:25:00Z">
          <w:pPr/>
        </w:pPrChange>
      </w:pPr>
      <w:ins w:id="5582" w:author="Gabriel Correa" w:date="2015-08-28T04:32:00Z">
        <w:r>
          <w:t>Analizar los nodos superiores del clasificador J48, los cuales pueden entregar información valiosa de las palabras claves que determinan las clases de los comentarios.</w:t>
        </w:r>
      </w:ins>
    </w:p>
    <w:p w:rsidR="00670FB2" w:rsidRDefault="00670FB2">
      <w:pPr>
        <w:pStyle w:val="Prrafodelista"/>
        <w:numPr>
          <w:ilvl w:val="0"/>
          <w:numId w:val="51"/>
        </w:numPr>
        <w:rPr>
          <w:ins w:id="5583" w:author="Gabriel Correa" w:date="2015-08-28T04:35:00Z"/>
        </w:rPr>
        <w:pPrChange w:id="5584" w:author="Gabriel Correa" w:date="2015-08-28T04:25:00Z">
          <w:pPr/>
        </w:pPrChange>
      </w:pPr>
      <w:ins w:id="5585" w:author="Gabriel Correa" w:date="2015-08-28T04:33:00Z">
        <w:r>
          <w:t xml:space="preserve">Aplicar herramientas de Text Mining para detectar </w:t>
        </w:r>
        <w:proofErr w:type="spellStart"/>
        <w:r w:rsidRPr="00670FB2">
          <w:rPr>
            <w:i/>
            <w:rPrChange w:id="5586" w:author="Gabriel Correa" w:date="2015-08-28T04:33:00Z">
              <w:rPr/>
            </w:rPrChange>
          </w:rPr>
          <w:t>cluster</w:t>
        </w:r>
        <w:r w:rsidRPr="00670FB2">
          <w:rPr>
            <w:i/>
          </w:rPr>
          <w:t>s</w:t>
        </w:r>
        <w:proofErr w:type="spellEnd"/>
        <w:r w:rsidRPr="00670FB2">
          <w:rPr>
            <w:i/>
          </w:rPr>
          <w:t xml:space="preserve">; </w:t>
        </w:r>
      </w:ins>
      <w:ins w:id="5587" w:author="Gabriel Correa" w:date="2015-08-28T04:34:00Z">
        <w:r>
          <w:t xml:space="preserve">grupos que agrupan instancias similares entre sí. Esto podría permitir conocer más sobre la naturaleza </w:t>
        </w:r>
        <w:proofErr w:type="spellStart"/>
        <w:proofErr w:type="gramStart"/>
        <w:r>
          <w:t>de el</w:t>
        </w:r>
        <w:proofErr w:type="spellEnd"/>
        <w:proofErr w:type="gramEnd"/>
        <w:r>
          <w:t xml:space="preserve"> problema de las directivas de API.</w:t>
        </w:r>
      </w:ins>
    </w:p>
    <w:p w:rsidR="00426D78" w:rsidDel="00F34D1A" w:rsidRDefault="00670FB2">
      <w:pPr>
        <w:pStyle w:val="Prrafodelista"/>
        <w:numPr>
          <w:ilvl w:val="0"/>
          <w:numId w:val="51"/>
        </w:numPr>
        <w:rPr>
          <w:del w:id="5588" w:author="Gabriel Correa" w:date="2015-08-28T04:41:00Z"/>
        </w:rPr>
        <w:pPrChange w:id="5589" w:author="Gabriel Correa" w:date="2015-08-28T04:41:00Z">
          <w:pPr/>
        </w:pPrChange>
      </w:pPr>
      <w:ins w:id="5590" w:author="Gabriel Correa" w:date="2015-08-28T04:35:00Z">
        <w:r>
          <w:t xml:space="preserve">Probar rendimiento de clasificadores disponibles en la librería </w:t>
        </w:r>
        <w:proofErr w:type="spellStart"/>
        <w:r>
          <w:t>opensource</w:t>
        </w:r>
        <w:proofErr w:type="spellEnd"/>
        <w:r>
          <w:t xml:space="preserve"> </w:t>
        </w:r>
        <w:proofErr w:type="spellStart"/>
        <w:r>
          <w:t>libLinear</w:t>
        </w:r>
        <w:proofErr w:type="spellEnd"/>
        <w:r>
          <w:t>, la cual tiene buena reputaci</w:t>
        </w:r>
      </w:ins>
      <w:ins w:id="5591" w:author="Gabriel Correa" w:date="2015-08-28T04:36:00Z">
        <w:r>
          <w:t>ón en el área de clasificación de documentos.</w:t>
        </w:r>
      </w:ins>
      <w:customXmlInsRangeStart w:id="5592" w:author="Gabriel Correa" w:date="2015-08-28T04:38:00Z"/>
      <w:sdt>
        <w:sdtPr>
          <w:id w:val="307522801"/>
          <w:citation/>
        </w:sdtPr>
        <w:sdtContent>
          <w:customXmlInsRangeEnd w:id="5592"/>
          <w:ins w:id="5593" w:author="Gabriel Correa" w:date="2015-08-28T04:38:00Z">
            <w:r>
              <w:fldChar w:fldCharType="begin"/>
            </w:r>
          </w:ins>
          <w:ins w:id="5594" w:author="Gabriel Correa" w:date="2015-08-28T04:49:00Z">
            <w:r w:rsidR="00A01F88">
              <w:instrText xml:space="preserve">CITATION Cla \l 13322 </w:instrText>
            </w:r>
          </w:ins>
          <w:r>
            <w:fldChar w:fldCharType="separate"/>
          </w:r>
          <w:r w:rsidR="00E159AF">
            <w:rPr>
              <w:noProof/>
            </w:rPr>
            <w:t xml:space="preserve"> [</w:t>
          </w:r>
          <w:r w:rsidR="00E159AF">
            <w:rPr>
              <w:noProof/>
            </w:rPr>
            <w:fldChar w:fldCharType="begin"/>
          </w:r>
          <w:r w:rsidR="00E159AF">
            <w:rPr>
              <w:noProof/>
            </w:rPr>
            <w:instrText xml:space="preserve"> HYPERLINK "" \l "Cla" </w:instrText>
          </w:r>
          <w:r w:rsidR="00E159AF">
            <w:rPr>
              <w:noProof/>
            </w:rPr>
            <w:fldChar w:fldCharType="separate"/>
          </w:r>
          <w:r w:rsidR="00E159AF" w:rsidRPr="00E159AF">
            <w:rPr>
              <w:rStyle w:val="CodeUsercreatedCar"/>
              <w:noProof/>
              <w:shd w:val="clear" w:color="auto" w:fill="auto"/>
              <w:lang w:val="es-CL"/>
            </w:rPr>
            <w:t>6</w:t>
          </w:r>
          <w:r w:rsidR="00E159AF">
            <w:rPr>
              <w:noProof/>
            </w:rPr>
            <w:fldChar w:fldCharType="end"/>
          </w:r>
          <w:r w:rsidR="00E159AF">
            <w:rPr>
              <w:noProof/>
            </w:rPr>
            <w:t>]</w:t>
          </w:r>
          <w:ins w:id="5595" w:author="Gabriel Correa" w:date="2015-08-28T04:38:00Z">
            <w:r>
              <w:fldChar w:fldCharType="end"/>
            </w:r>
          </w:ins>
          <w:customXmlInsRangeStart w:id="5596" w:author="Gabriel Correa" w:date="2015-08-28T04:38:00Z"/>
        </w:sdtContent>
      </w:sdt>
      <w:customXmlInsRangeEnd w:id="5596"/>
      <w:moveToRangeStart w:id="5597" w:author="Gabriel Correa" w:date="2015-08-28T04:23:00Z" w:name="move428499118"/>
      <w:moveTo w:id="5598" w:author="Gabriel Correa" w:date="2015-08-28T04:23:00Z">
        <w:del w:id="5599" w:author="Gabriel Correa" w:date="2015-08-28T04:41:00Z">
          <w:r w:rsidR="00426D78" w:rsidDel="00F34D1A">
            <w:delText>1 – probar con directive, non-directive + la clase null-directive</w:delText>
          </w:r>
        </w:del>
      </w:moveTo>
    </w:p>
    <w:moveToRangeEnd w:id="5597"/>
    <w:p w:rsidR="00426D78" w:rsidRDefault="00426D78">
      <w:pPr>
        <w:pStyle w:val="Prrafodelista"/>
        <w:rPr>
          <w:ins w:id="5600" w:author="Gabriel Correa" w:date="2015-08-28T04:23:00Z"/>
        </w:rPr>
        <w:pPrChange w:id="5601" w:author="Gabriel Correa" w:date="2015-08-28T04:41:00Z">
          <w:pPr/>
        </w:pPrChange>
      </w:pPr>
    </w:p>
    <w:p w:rsidR="002B6CC0" w:rsidRDefault="002B6CC0" w:rsidP="008C5FC5">
      <w:pPr>
        <w:rPr>
          <w:ins w:id="5602" w:author="Gabriel Correa" w:date="2015-08-27T21:13:00Z"/>
        </w:rPr>
      </w:pPr>
    </w:p>
    <w:p w:rsidR="009A35C0" w:rsidRDefault="009A35C0">
      <w:pPr>
        <w:spacing w:after="200" w:line="276" w:lineRule="auto"/>
        <w:jc w:val="left"/>
        <w:rPr>
          <w:rFonts w:eastAsiaTheme="majorEastAsia" w:cstheme="majorBidi"/>
          <w:b/>
          <w:bCs/>
          <w:color w:val="365F91" w:themeColor="accent1" w:themeShade="BF"/>
          <w:sz w:val="28"/>
          <w:szCs w:val="28"/>
        </w:rPr>
      </w:pPr>
      <w:bookmarkStart w:id="5603" w:name="_Toc428510421"/>
      <w:bookmarkStart w:id="5604" w:name="_Toc428515213"/>
      <w:bookmarkStart w:id="5605" w:name="_Toc428515316"/>
      <w:bookmarkStart w:id="5606" w:name="_Toc428515681"/>
      <w:bookmarkEnd w:id="5603"/>
      <w:bookmarkEnd w:id="5604"/>
      <w:bookmarkEnd w:id="5605"/>
      <w:bookmarkEnd w:id="5606"/>
      <w:r>
        <w:br w:type="page"/>
      </w:r>
    </w:p>
    <w:p w:rsidR="00E00962" w:rsidRPr="008C5FC5" w:rsidDel="00E00962" w:rsidRDefault="00E00962" w:rsidP="008C5FC5">
      <w:pPr>
        <w:rPr>
          <w:del w:id="5607" w:author="Gabriel Correa" w:date="2015-08-27T21:02:00Z"/>
        </w:rPr>
      </w:pPr>
      <w:bookmarkStart w:id="5608" w:name="_Toc428516492"/>
      <w:bookmarkStart w:id="5609" w:name="_Toc428516574"/>
      <w:bookmarkEnd w:id="5608"/>
      <w:bookmarkEnd w:id="5609"/>
    </w:p>
    <w:p w:rsidR="00EE2482" w:rsidDel="007D5FD6" w:rsidRDefault="00EE2482" w:rsidP="00EE2482">
      <w:pPr>
        <w:pStyle w:val="Ttulo1"/>
        <w:rPr>
          <w:del w:id="5610" w:author="Gabriel Correa" w:date="2015-08-28T07:05:00Z"/>
        </w:rPr>
      </w:pPr>
      <w:del w:id="5611" w:author="Gabriel Correa" w:date="2015-08-28T07:05:00Z">
        <w:r w:rsidDel="007D5FD6">
          <w:delText>Glosario</w:delText>
        </w:r>
        <w:bookmarkStart w:id="5612" w:name="_Toc428510422"/>
        <w:bookmarkStart w:id="5613" w:name="_Toc428515214"/>
        <w:bookmarkStart w:id="5614" w:name="_Toc428515317"/>
        <w:bookmarkStart w:id="5615" w:name="_Toc428515682"/>
        <w:bookmarkStart w:id="5616" w:name="_Toc428516493"/>
        <w:bookmarkStart w:id="5617" w:name="_Toc428516575"/>
        <w:bookmarkEnd w:id="5612"/>
        <w:bookmarkEnd w:id="5613"/>
        <w:bookmarkEnd w:id="5614"/>
        <w:bookmarkEnd w:id="5615"/>
        <w:bookmarkEnd w:id="5616"/>
        <w:bookmarkEnd w:id="5617"/>
      </w:del>
    </w:p>
    <w:p w:rsidR="00EE2482" w:rsidRPr="00EE7716" w:rsidRDefault="00EE2482" w:rsidP="00EE2482">
      <w:pPr>
        <w:pStyle w:val="Ttulo1"/>
      </w:pPr>
      <w:bookmarkStart w:id="5618" w:name="_Toc428516576"/>
      <w:r>
        <w:t>Bibliografía</w:t>
      </w:r>
      <w:bookmarkEnd w:id="5618"/>
    </w:p>
    <w:p w:rsidR="00E159AF" w:rsidRDefault="00CD7C36" w:rsidP="00E159AF">
      <w:pPr>
        <w:pStyle w:val="Bibliografa"/>
        <w:rPr>
          <w:noProof/>
          <w:vanish/>
        </w:rPr>
      </w:pPr>
      <w:ins w:id="5619" w:author="Gabriel Correa" w:date="2015-08-26T21:10:00Z">
        <w:r>
          <w:fldChar w:fldCharType="begin"/>
        </w:r>
        <w:r>
          <w:instrText xml:space="preserve"> BIBLIOGRAPHY  \l 13322 </w:instrText>
        </w:r>
      </w:ins>
      <w:r>
        <w:fldChar w:fldCharType="separate"/>
      </w:r>
      <w:r w:rsidR="00E159AF">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140"/>
      </w:tblGrid>
      <w:tr w:rsidR="00E159AF" w:rsidTr="00E159AF">
        <w:trPr>
          <w:tblCellSpacing w:w="15" w:type="dxa"/>
        </w:trPr>
        <w:tc>
          <w:tcPr>
            <w:tcW w:w="0" w:type="auto"/>
            <w:hideMark/>
          </w:tcPr>
          <w:p w:rsidR="00E159AF" w:rsidRDefault="00E159AF">
            <w:pPr>
              <w:pStyle w:val="Bibliografa"/>
              <w:jc w:val="right"/>
              <w:rPr>
                <w:noProof/>
              </w:rPr>
            </w:pPr>
            <w:bookmarkStart w:id="5620" w:name="_GoBack"/>
            <w:r>
              <w:rPr>
                <w:noProof/>
              </w:rPr>
              <w:t>[1]</w:t>
            </w:r>
          </w:p>
        </w:tc>
        <w:tc>
          <w:tcPr>
            <w:tcW w:w="0" w:type="auto"/>
            <w:hideMark/>
          </w:tcPr>
          <w:p w:rsidR="00E159AF" w:rsidRDefault="00E159AF">
            <w:pPr>
              <w:pStyle w:val="Bibliografa"/>
              <w:rPr>
                <w:noProof/>
              </w:rPr>
            </w:pPr>
            <w:r>
              <w:rPr>
                <w:noProof/>
              </w:rPr>
              <w:t>B. Hummel, E. Juergens D. Steidl, "Quality Analysis of Source Code Comments," 2013.</w:t>
            </w:r>
          </w:p>
        </w:tc>
      </w:tr>
      <w:tr w:rsidR="00E159AF" w:rsidTr="00E159AF">
        <w:trPr>
          <w:tblCellSpacing w:w="15" w:type="dxa"/>
        </w:trPr>
        <w:tc>
          <w:tcPr>
            <w:tcW w:w="0" w:type="auto"/>
            <w:hideMark/>
          </w:tcPr>
          <w:p w:rsidR="00E159AF" w:rsidRDefault="00E159AF">
            <w:pPr>
              <w:pStyle w:val="Bibliografa"/>
              <w:jc w:val="right"/>
              <w:rPr>
                <w:noProof/>
              </w:rPr>
            </w:pPr>
            <w:bookmarkStart w:id="5621" w:name="UDe09_2"/>
            <w:r>
              <w:rPr>
                <w:noProof/>
              </w:rPr>
              <w:t>[2]</w:t>
            </w:r>
            <w:bookmarkEnd w:id="5621"/>
          </w:p>
        </w:tc>
        <w:tc>
          <w:tcPr>
            <w:tcW w:w="0" w:type="auto"/>
            <w:hideMark/>
          </w:tcPr>
          <w:p w:rsidR="00E159AF" w:rsidRDefault="00E159AF">
            <w:pPr>
              <w:pStyle w:val="Bibliografa"/>
              <w:rPr>
                <w:noProof/>
              </w:rPr>
            </w:pPr>
            <w:r>
              <w:rPr>
                <w:noProof/>
              </w:rPr>
              <w:t>J.D. Herbsleb U. Dekel, "Reading the Documentation of Invoked API Functions in Program Comprehension," ICPC, 2009.</w:t>
            </w:r>
          </w:p>
        </w:tc>
      </w:tr>
      <w:tr w:rsidR="00E159AF" w:rsidTr="00E159AF">
        <w:trPr>
          <w:tblCellSpacing w:w="15" w:type="dxa"/>
        </w:trPr>
        <w:tc>
          <w:tcPr>
            <w:tcW w:w="0" w:type="auto"/>
            <w:hideMark/>
          </w:tcPr>
          <w:p w:rsidR="00E159AF" w:rsidRDefault="00E159AF">
            <w:pPr>
              <w:pStyle w:val="Bibliografa"/>
              <w:jc w:val="right"/>
              <w:rPr>
                <w:noProof/>
              </w:rPr>
            </w:pPr>
            <w:r>
              <w:rPr>
                <w:noProof/>
              </w:rPr>
              <w:t>[3]</w:t>
            </w:r>
          </w:p>
        </w:tc>
        <w:tc>
          <w:tcPr>
            <w:tcW w:w="0" w:type="auto"/>
            <w:hideMark/>
          </w:tcPr>
          <w:p w:rsidR="00E159AF" w:rsidRDefault="00E159AF">
            <w:pPr>
              <w:pStyle w:val="Bibliografa"/>
              <w:rPr>
                <w:noProof/>
              </w:rPr>
            </w:pPr>
            <w:r>
              <w:rPr>
                <w:noProof/>
              </w:rPr>
              <w:t>R. Lampert, S. Letovsky, D. Littman, and J. Pinto E. Soloway, "Designing documentation to compensate for delocalized plans," ACM, 31(11):1259–1267, 1988.</w:t>
            </w:r>
          </w:p>
        </w:tc>
      </w:tr>
      <w:tr w:rsidR="00E159AF" w:rsidTr="00E159AF">
        <w:trPr>
          <w:tblCellSpacing w:w="15" w:type="dxa"/>
        </w:trPr>
        <w:tc>
          <w:tcPr>
            <w:tcW w:w="0" w:type="auto"/>
            <w:hideMark/>
          </w:tcPr>
          <w:p w:rsidR="00E159AF" w:rsidRDefault="00E159AF">
            <w:pPr>
              <w:pStyle w:val="Bibliografa"/>
              <w:jc w:val="right"/>
              <w:rPr>
                <w:noProof/>
              </w:rPr>
            </w:pPr>
            <w:r>
              <w:rPr>
                <w:noProof/>
              </w:rPr>
              <w:t>[4]</w:t>
            </w:r>
          </w:p>
        </w:tc>
        <w:tc>
          <w:tcPr>
            <w:tcW w:w="0" w:type="auto"/>
            <w:hideMark/>
          </w:tcPr>
          <w:p w:rsidR="00E159AF" w:rsidRDefault="00E159AF">
            <w:pPr>
              <w:pStyle w:val="Bibliografa"/>
              <w:rPr>
                <w:noProof/>
              </w:rPr>
            </w:pPr>
            <w:r>
              <w:rPr>
                <w:noProof/>
              </w:rPr>
              <w:t>J.D. Herbsleb U. Dekel, "Improving API Documentation Usability with Knowledge Pushing," 2009.</w:t>
            </w:r>
          </w:p>
        </w:tc>
      </w:tr>
      <w:tr w:rsidR="00E159AF" w:rsidTr="00E159AF">
        <w:trPr>
          <w:tblCellSpacing w:w="15" w:type="dxa"/>
        </w:trPr>
        <w:tc>
          <w:tcPr>
            <w:tcW w:w="0" w:type="auto"/>
            <w:hideMark/>
          </w:tcPr>
          <w:p w:rsidR="00E159AF" w:rsidRDefault="00E159AF">
            <w:pPr>
              <w:pStyle w:val="Bibliografa"/>
              <w:jc w:val="right"/>
              <w:rPr>
                <w:noProof/>
              </w:rPr>
            </w:pPr>
            <w:r>
              <w:rPr>
                <w:noProof/>
              </w:rPr>
              <w:t>[5]</w:t>
            </w:r>
          </w:p>
        </w:tc>
        <w:tc>
          <w:tcPr>
            <w:tcW w:w="0" w:type="auto"/>
            <w:hideMark/>
          </w:tcPr>
          <w:p w:rsidR="00E159AF" w:rsidRDefault="00E159AF">
            <w:pPr>
              <w:pStyle w:val="Bibliografa"/>
              <w:rPr>
                <w:noProof/>
              </w:rPr>
            </w:pPr>
            <w:r>
              <w:rPr>
                <w:noProof/>
              </w:rPr>
              <w:t>M. Eichberg, E. Tekes, M. Mezini M. Monperrus, "What should developers be aware of? An empirical study on the directives of API documentation," 2011.</w:t>
            </w:r>
          </w:p>
        </w:tc>
      </w:tr>
      <w:tr w:rsidR="00E159AF" w:rsidTr="00E159AF">
        <w:trPr>
          <w:tblCellSpacing w:w="15" w:type="dxa"/>
        </w:trPr>
        <w:tc>
          <w:tcPr>
            <w:tcW w:w="0" w:type="auto"/>
            <w:hideMark/>
          </w:tcPr>
          <w:p w:rsidR="00E159AF" w:rsidRDefault="00E159AF">
            <w:pPr>
              <w:pStyle w:val="Bibliografa"/>
              <w:jc w:val="right"/>
              <w:rPr>
                <w:noProof/>
              </w:rPr>
            </w:pPr>
            <w:r>
              <w:rPr>
                <w:noProof/>
              </w:rPr>
              <w:t>[6]</w:t>
            </w:r>
          </w:p>
        </w:tc>
        <w:tc>
          <w:tcPr>
            <w:tcW w:w="0" w:type="auto"/>
            <w:hideMark/>
          </w:tcPr>
          <w:p w:rsidR="00E159AF" w:rsidRDefault="00E159AF">
            <w:pPr>
              <w:pStyle w:val="Bibliografa"/>
              <w:rPr>
                <w:noProof/>
              </w:rPr>
            </w:pPr>
            <w:r>
              <w:rPr>
                <w:noProof/>
              </w:rPr>
              <w:t>"Clasificación de Documentos usando libLinear: http://www.csie.ntu.edu.tw/~cjlin/papers/guide/guide.pdf apéndice C –,".</w:t>
            </w:r>
          </w:p>
        </w:tc>
      </w:tr>
    </w:tbl>
    <w:bookmarkEnd w:id="5620"/>
    <w:p w:rsidR="00E159AF" w:rsidRDefault="00E159AF" w:rsidP="00E159AF">
      <w:pPr>
        <w:pStyle w:val="Bibliografa"/>
        <w:rPr>
          <w:noProof/>
          <w:vanish/>
        </w:rPr>
      </w:pPr>
      <w:r>
        <w:rPr>
          <w:noProof/>
          <w:vanish/>
        </w:rPr>
        <w:t>x</w:t>
      </w:r>
    </w:p>
    <w:p w:rsidR="00AD38D8" w:rsidRDefault="00CD7C36" w:rsidP="00E159AF">
      <w:pPr>
        <w:spacing w:after="200" w:line="276" w:lineRule="auto"/>
        <w:jc w:val="left"/>
        <w:rPr>
          <w:rFonts w:eastAsiaTheme="majorEastAsia" w:cstheme="majorBidi"/>
          <w:b/>
          <w:bCs/>
          <w:color w:val="365F91" w:themeColor="accent1" w:themeShade="BF"/>
          <w:sz w:val="28"/>
          <w:szCs w:val="28"/>
        </w:rPr>
      </w:pPr>
      <w:ins w:id="5622" w:author="Gabriel Correa" w:date="2015-08-26T21:10:00Z">
        <w:r>
          <w:fldChar w:fldCharType="end"/>
        </w:r>
      </w:ins>
      <w:del w:id="5623" w:author="Gabriel Correa" w:date="2015-08-27T22:57:00Z">
        <w:r w:rsidR="00AD38D8" w:rsidDel="00E62247">
          <w:br w:type="page"/>
        </w:r>
      </w:del>
    </w:p>
    <w:p w:rsidR="00E62247" w:rsidRDefault="00E62247">
      <w:pPr>
        <w:spacing w:after="200" w:line="276" w:lineRule="auto"/>
        <w:jc w:val="left"/>
        <w:rPr>
          <w:ins w:id="5624" w:author="Gabriel Correa" w:date="2015-08-27T22:57:00Z"/>
          <w:rFonts w:eastAsiaTheme="majorEastAsia" w:cstheme="majorBidi"/>
          <w:b/>
          <w:bCs/>
          <w:color w:val="365F91" w:themeColor="accent1" w:themeShade="BF"/>
          <w:sz w:val="28"/>
          <w:szCs w:val="28"/>
        </w:rPr>
      </w:pPr>
      <w:ins w:id="5625" w:author="Gabriel Correa" w:date="2015-08-27T22:57:00Z">
        <w:r>
          <w:br w:type="page"/>
        </w:r>
      </w:ins>
    </w:p>
    <w:p w:rsidR="00EE2482" w:rsidRPr="00CC3E1E" w:rsidRDefault="00EE2482" w:rsidP="00EE2482">
      <w:pPr>
        <w:pStyle w:val="Ttulo1"/>
      </w:pPr>
      <w:bookmarkStart w:id="5626" w:name="_Toc428516577"/>
      <w:r>
        <w:lastRenderedPageBreak/>
        <w:t>Anexo</w:t>
      </w:r>
      <w:bookmarkEnd w:id="5626"/>
    </w:p>
    <w:p w:rsidR="00344341" w:rsidRDefault="00344341" w:rsidP="00AD38D8">
      <w:pPr>
        <w:pStyle w:val="Ttulo2"/>
        <w:rPr>
          <w:ins w:id="5627" w:author="Gabriel Correa" w:date="2015-08-25T22:22:00Z"/>
        </w:rPr>
      </w:pPr>
      <w:bookmarkStart w:id="5628" w:name="_Ref428311817"/>
      <w:bookmarkStart w:id="5629" w:name="_Toc428516578"/>
      <w:ins w:id="5630" w:author="Gabriel Correa" w:date="2015-08-25T22:20:00Z">
        <w:r w:rsidRPr="00344341">
          <w:t>Stop-</w:t>
        </w:r>
        <w:proofErr w:type="spellStart"/>
        <w:r w:rsidRPr="00344341">
          <w:t>wo</w:t>
        </w:r>
        <w:r>
          <w:t>rds</w:t>
        </w:r>
        <w:proofErr w:type="spellEnd"/>
        <w:r>
          <w:t xml:space="preserve">, </w:t>
        </w:r>
        <w:proofErr w:type="spellStart"/>
        <w:r>
          <w:t>stemming</w:t>
        </w:r>
        <w:proofErr w:type="spellEnd"/>
        <w:r>
          <w:t xml:space="preserve">, TF-IDF </w:t>
        </w:r>
        <w:proofErr w:type="spellStart"/>
        <w:r>
          <w:t>Transform</w:t>
        </w:r>
      </w:ins>
      <w:proofErr w:type="spellEnd"/>
      <w:ins w:id="5631" w:author="Gabriel Correa" w:date="2015-08-25T22:21:00Z">
        <w:r>
          <w:t xml:space="preserve"> y</w:t>
        </w:r>
      </w:ins>
      <w:ins w:id="5632" w:author="Gabriel Correa" w:date="2015-08-25T22:20:00Z">
        <w:r w:rsidRPr="00344341">
          <w:t xml:space="preserve"> </w:t>
        </w:r>
        <w:proofErr w:type="spellStart"/>
        <w:r w:rsidRPr="00344341">
          <w:t>wordcounts</w:t>
        </w:r>
      </w:ins>
      <w:bookmarkEnd w:id="5628"/>
      <w:bookmarkEnd w:id="5629"/>
      <w:proofErr w:type="spellEnd"/>
    </w:p>
    <w:p w:rsidR="007C2995" w:rsidRPr="004F575F" w:rsidRDefault="004F575F">
      <w:r>
        <w:t>Distintas c</w:t>
      </w:r>
      <w:ins w:id="5633" w:author="Gabriel Correa" w:date="2015-08-25T22:08:00Z">
        <w:r>
          <w:t>ombinaci</w:t>
        </w:r>
      </w:ins>
      <w:r>
        <w:t>o</w:t>
      </w:r>
      <w:ins w:id="5634" w:author="Gabriel Correa" w:date="2015-08-25T22:08:00Z">
        <w:r>
          <w:t>n</w:t>
        </w:r>
      </w:ins>
      <w:r>
        <w:t>es de parámetros con el fin de buscar una</w:t>
      </w:r>
      <w:ins w:id="5635" w:author="Gabriel Correa" w:date="2015-08-25T22:08:00Z">
        <w:r>
          <w:t xml:space="preserve"> mejor</w:t>
        </w:r>
      </w:ins>
      <w:r>
        <w:t>a</w:t>
      </w:r>
      <w:ins w:id="5636" w:author="Gabriel Correa" w:date="2015-08-25T22:08:00Z">
        <w:r>
          <w:t xml:space="preserve"> </w:t>
        </w:r>
      </w:ins>
      <w:r>
        <w:t xml:space="preserve">en </w:t>
      </w:r>
      <w:ins w:id="5637" w:author="Gabriel Correa" w:date="2015-08-25T22:08:00Z">
        <w:r>
          <w:t xml:space="preserve">el rendimiento de </w:t>
        </w:r>
        <w:proofErr w:type="spellStart"/>
        <w:r>
          <w:rPr>
            <w:i/>
          </w:rPr>
          <w:t>NaiveBayes</w:t>
        </w:r>
        <w:proofErr w:type="spellEnd"/>
        <w:r>
          <w:rPr>
            <w:i/>
          </w:rPr>
          <w:t xml:space="preserve"> </w:t>
        </w:r>
      </w:ins>
      <w:ins w:id="5638" w:author="Gabriel Correa" w:date="2015-08-25T22:09:00Z">
        <w:r>
          <w:t xml:space="preserve">o de </w:t>
        </w:r>
        <w:proofErr w:type="spellStart"/>
        <w:r>
          <w:rPr>
            <w:i/>
          </w:rPr>
          <w:t>NaiveBayesMultinomial</w:t>
        </w:r>
      </w:ins>
      <w:proofErr w:type="spellEnd"/>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2D1802"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2D1802" w:rsidRDefault="00191A7D" w:rsidP="007C2995">
            <w:pPr>
              <w:jc w:val="center"/>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58" w:type="dxa"/>
            <w:gridSpan w:val="2"/>
            <w:tcBorders>
              <w:top w:val="nil"/>
            </w:tcBorders>
            <w:noWrap/>
          </w:tcPr>
          <w:p w:rsidR="00191A7D" w:rsidRPr="0075429C"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2575" w:type="dxa"/>
            <w:gridSpan w:val="5"/>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317" w:type="dxa"/>
            <w:gridSpan w:val="6"/>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cs="Calibri"/>
                <w:color w:val="000000"/>
                <w:sz w:val="22"/>
              </w:rPr>
            </w:pPr>
            <w:proofErr w:type="spellStart"/>
            <w:r w:rsidRPr="002B28AD">
              <w:rPr>
                <w:rFonts w:cs="Calibri"/>
                <w:color w:val="000000"/>
                <w:sz w:val="22"/>
              </w:rPr>
              <w:t>NaiveBayesMultinomial</w:t>
            </w:r>
            <w:proofErr w:type="spellEnd"/>
          </w:p>
        </w:tc>
      </w:tr>
      <w:tr w:rsidR="00191A7D" w:rsidRPr="002D1802" w:rsidTr="00AD38D8">
        <w:trPr>
          <w:trHeight w:val="300"/>
        </w:trPr>
        <w:tc>
          <w:tcPr>
            <w:tcW w:w="861" w:type="dxa"/>
            <w:tcBorders>
              <w:top w:val="single" w:sz="12" w:space="0" w:color="auto"/>
              <w:bottom w:val="single" w:sz="12" w:space="0" w:color="auto"/>
            </w:tcBorders>
          </w:tcPr>
          <w:p w:rsidR="00191A7D" w:rsidRDefault="00191A7D" w:rsidP="007C2995">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7C2995">
            <w:pPr>
              <w:rPr>
                <w:rFonts w:eastAsia="Times New Roman" w:cs="Calibri"/>
                <w:color w:val="000000"/>
                <w:sz w:val="22"/>
              </w:rPr>
            </w:pPr>
            <w:proofErr w:type="spellStart"/>
            <w:r>
              <w:rPr>
                <w:rFonts w:eastAsia="Times New Roman" w:cs="Calibri"/>
                <w:color w:val="000000"/>
                <w:sz w:val="22"/>
              </w:rPr>
              <w:t>Stemming</w:t>
            </w:r>
            <w:proofErr w:type="spellEnd"/>
          </w:p>
        </w:tc>
        <w:tc>
          <w:tcPr>
            <w:tcW w:w="886" w:type="dxa"/>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proofErr w:type="spellStart"/>
            <w:r w:rsidRPr="0075429C">
              <w:rPr>
                <w:rFonts w:eastAsia="Times New Roman" w:cs="Calibri"/>
                <w:i/>
                <w:color w:val="000000"/>
                <w:sz w:val="22"/>
              </w:rPr>
              <w:t>precision</w:t>
            </w:r>
            <w:proofErr w:type="spellEnd"/>
          </w:p>
        </w:tc>
        <w:tc>
          <w:tcPr>
            <w:tcW w:w="79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proofErr w:type="spellStart"/>
            <w:r w:rsidRPr="0075429C">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r w:rsidRPr="0075429C">
              <w:rPr>
                <w:rFonts w:eastAsia="Times New Roman" w:cs="Calibri"/>
                <w:i/>
                <w:color w:val="000000"/>
                <w:sz w:val="22"/>
              </w:rPr>
              <w:t>F-</w:t>
            </w:r>
            <w:proofErr w:type="spellStart"/>
            <w:r w:rsidRPr="0075429C">
              <w:rPr>
                <w:rFonts w:eastAsia="Times New Roman" w:cs="Calibri"/>
                <w:i/>
                <w:color w:val="000000"/>
                <w:sz w:val="22"/>
              </w:rPr>
              <w:t>Measure</w:t>
            </w:r>
            <w:proofErr w:type="spellEnd"/>
          </w:p>
        </w:tc>
        <w:tc>
          <w:tcPr>
            <w:tcW w:w="1078" w:type="dxa"/>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proofErr w:type="spellStart"/>
            <w:r w:rsidRPr="0075429C">
              <w:rPr>
                <w:rFonts w:cs="Calibri"/>
                <w:color w:val="000000"/>
                <w:sz w:val="22"/>
              </w:rPr>
              <w:t>precision</w:t>
            </w:r>
            <w:proofErr w:type="spellEnd"/>
          </w:p>
        </w:tc>
        <w:tc>
          <w:tcPr>
            <w:tcW w:w="911" w:type="dxa"/>
            <w:gridSpan w:val="2"/>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proofErr w:type="spellStart"/>
            <w:r w:rsidRPr="0075429C">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r w:rsidRPr="0075429C">
              <w:rPr>
                <w:rFonts w:cs="Calibri"/>
                <w:color w:val="000000"/>
                <w:sz w:val="22"/>
              </w:rPr>
              <w:t>F-</w:t>
            </w:r>
            <w:proofErr w:type="spellStart"/>
            <w:r w:rsidRPr="0075429C">
              <w:rPr>
                <w:rFonts w:cs="Calibri"/>
                <w:color w:val="000000"/>
                <w:sz w:val="22"/>
              </w:rPr>
              <w:t>Measure</w:t>
            </w:r>
            <w:proofErr w:type="spellEnd"/>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0.862</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0.330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0.848</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191A7D" w:rsidRPr="002D1802" w:rsidTr="004F575F">
        <w:trPr>
          <w:gridAfter w:val="2"/>
          <w:wAfter w:w="290" w:type="dxa"/>
          <w:trHeight w:val="300"/>
        </w:trPr>
        <w:tc>
          <w:tcPr>
            <w:tcW w:w="861"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6750" w:type="dxa"/>
            <w:gridSpan w:val="13"/>
            <w:noWrap/>
          </w:tcPr>
          <w:p w:rsidR="00191A7D" w:rsidRPr="0075429C" w:rsidRDefault="00191A7D" w:rsidP="007C2995">
            <w:pPr>
              <w:jc w:val="right"/>
              <w:rPr>
                <w:rFonts w:cs="Calibri"/>
                <w:i/>
                <w:color w:val="595959" w:themeColor="text1" w:themeTint="A6"/>
                <w:sz w:val="22"/>
              </w:rPr>
            </w:pPr>
            <w:r w:rsidRPr="0075429C">
              <w:rPr>
                <w:rFonts w:cs="Calibri"/>
                <w:i/>
                <w:color w:val="595959" w:themeColor="text1" w:themeTint="A6"/>
                <w:sz w:val="22"/>
              </w:rPr>
              <w:t xml:space="preserve">(Entrenamiento: Apache </w:t>
            </w:r>
            <w:proofErr w:type="spellStart"/>
            <w:r w:rsidRPr="0075429C">
              <w:rPr>
                <w:rFonts w:cs="Calibri"/>
                <w:i/>
                <w:color w:val="595959" w:themeColor="text1" w:themeTint="A6"/>
                <w:sz w:val="22"/>
              </w:rPr>
              <w:t>Commons</w:t>
            </w:r>
            <w:proofErr w:type="spellEnd"/>
            <w:r w:rsidRPr="0075429C">
              <w:rPr>
                <w:rFonts w:cs="Calibri"/>
                <w:i/>
                <w:color w:val="595959" w:themeColor="text1" w:themeTint="A6"/>
                <w:sz w:val="22"/>
              </w:rPr>
              <w:t xml:space="preserve">, Java     -     Pruebas: </w:t>
            </w:r>
            <w:proofErr w:type="spellStart"/>
            <w:r w:rsidRPr="0075429C">
              <w:rPr>
                <w:rFonts w:cs="Calibri"/>
                <w:i/>
                <w:color w:val="595959" w:themeColor="text1" w:themeTint="A6"/>
                <w:sz w:val="22"/>
              </w:rPr>
              <w:t>JFace</w:t>
            </w:r>
            <w:proofErr w:type="spellEnd"/>
            <w:r w:rsidRPr="0075429C">
              <w:rPr>
                <w:rFonts w:cs="Calibri"/>
                <w:i/>
                <w:color w:val="595959" w:themeColor="text1" w:themeTint="A6"/>
                <w:sz w:val="22"/>
              </w:rPr>
              <w:t>)</w:t>
            </w:r>
          </w:p>
        </w:tc>
      </w:tr>
      <w:tr w:rsidR="00191A7D" w:rsidRPr="002B28AD" w:rsidTr="004F575F">
        <w:trPr>
          <w:gridAfter w:val="1"/>
          <w:wAfter w:w="15"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724" w:type="dxa"/>
            <w:noWrap/>
          </w:tcPr>
          <w:p w:rsidR="00191A7D" w:rsidRPr="002B28AD" w:rsidRDefault="00191A7D" w:rsidP="007C2995">
            <w:pPr>
              <w:jc w:val="center"/>
              <w:rPr>
                <w:rFonts w:eastAsia="Times New Roman" w:cs="Calibri"/>
                <w:i/>
                <w:color w:val="000000"/>
                <w:sz w:val="22"/>
              </w:rPr>
            </w:pPr>
          </w:p>
        </w:tc>
        <w:tc>
          <w:tcPr>
            <w:tcW w:w="2709" w:type="dxa"/>
            <w:gridSpan w:val="6"/>
          </w:tcPr>
          <w:p w:rsidR="00191A7D" w:rsidRDefault="00191A7D" w:rsidP="004F575F">
            <w:pPr>
              <w:jc w:val="center"/>
              <w:rPr>
                <w:rFonts w:eastAsia="Times New Roman" w:cs="Calibri"/>
                <w:i/>
                <w:color w:val="000000"/>
                <w:sz w:val="22"/>
              </w:rPr>
            </w:pPr>
          </w:p>
          <w:p w:rsidR="00191A7D" w:rsidRDefault="00191A7D" w:rsidP="004F575F">
            <w:pPr>
              <w:jc w:val="center"/>
              <w:rPr>
                <w:rFonts w:eastAsia="Times New Roman" w:cs="Calibri"/>
                <w:i/>
                <w:color w:val="000000"/>
                <w:sz w:val="22"/>
              </w:rPr>
            </w:pPr>
          </w:p>
          <w:p w:rsidR="00191A7D" w:rsidRPr="002B28AD" w:rsidRDefault="00191A7D" w:rsidP="004F575F">
            <w:pPr>
              <w:jc w:val="center"/>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592" w:type="dxa"/>
            <w:gridSpan w:val="7"/>
          </w:tcPr>
          <w:p w:rsidR="00191A7D" w:rsidRDefault="00191A7D" w:rsidP="004F575F">
            <w:pPr>
              <w:jc w:val="center"/>
              <w:rPr>
                <w:rFonts w:cs="Calibri"/>
                <w:color w:val="000000"/>
                <w:sz w:val="22"/>
              </w:rPr>
            </w:pPr>
          </w:p>
          <w:p w:rsidR="00191A7D" w:rsidRDefault="00191A7D" w:rsidP="004F575F">
            <w:pPr>
              <w:jc w:val="center"/>
              <w:rPr>
                <w:rFonts w:cs="Calibri"/>
                <w:color w:val="000000"/>
                <w:sz w:val="22"/>
              </w:rPr>
            </w:pPr>
          </w:p>
          <w:p w:rsidR="00191A7D" w:rsidRPr="002B28AD" w:rsidRDefault="00191A7D" w:rsidP="004F575F">
            <w:pPr>
              <w:jc w:val="center"/>
              <w:rPr>
                <w:rFonts w:cs="Calibri"/>
                <w:color w:val="000000"/>
                <w:sz w:val="22"/>
              </w:rPr>
            </w:pPr>
            <w:proofErr w:type="spellStart"/>
            <w:r w:rsidRPr="002B28AD">
              <w:rPr>
                <w:rFonts w:cs="Calibri"/>
                <w:color w:val="000000"/>
                <w:sz w:val="22"/>
              </w:rPr>
              <w:t>NaiveBayesMultinomial</w:t>
            </w:r>
            <w:proofErr w:type="spellEnd"/>
          </w:p>
        </w:tc>
      </w:tr>
      <w:tr w:rsidR="00191A7D" w:rsidRPr="002B28AD" w:rsidTr="004F575F">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proofErr w:type="spellStart"/>
            <w:r>
              <w:rPr>
                <w:rFonts w:eastAsia="Times New Roman" w:cs="Calibri"/>
                <w:color w:val="000000"/>
                <w:sz w:val="22"/>
              </w:rPr>
              <w:t>Stemming</w:t>
            </w:r>
            <w:proofErr w:type="spellEnd"/>
          </w:p>
        </w:tc>
        <w:tc>
          <w:tcPr>
            <w:tcW w:w="8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precision</w:t>
            </w:r>
            <w:proofErr w:type="spellEnd"/>
          </w:p>
        </w:tc>
        <w:tc>
          <w:tcPr>
            <w:tcW w:w="7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p>
        </w:tc>
        <w:tc>
          <w:tcPr>
            <w:tcW w:w="1078"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precision</w:t>
            </w:r>
            <w:proofErr w:type="spellEnd"/>
          </w:p>
        </w:tc>
        <w:tc>
          <w:tcPr>
            <w:tcW w:w="911"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w:t>
            </w:r>
            <w:proofErr w:type="spellStart"/>
            <w:r w:rsidRPr="002B28AD">
              <w:rPr>
                <w:rFonts w:cs="Calibri"/>
                <w:color w:val="000000"/>
                <w:sz w:val="22"/>
              </w:rPr>
              <w:t>Measure</w:t>
            </w:r>
            <w:proofErr w:type="spellEnd"/>
          </w:p>
        </w:tc>
      </w:tr>
      <w:tr w:rsidR="004F575F" w:rsidRPr="004F575F" w:rsidTr="004F575F">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lastRenderedPageBreak/>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191A7D">
            <w:pPr>
              <w:jc w:val="right"/>
              <w:rPr>
                <w:rFonts w:ascii="Calibri" w:hAnsi="Calibri" w:cs="Calibri"/>
                <w:color w:val="000000"/>
                <w:sz w:val="22"/>
              </w:rPr>
            </w:pPr>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w:t>
            </w:r>
            <w:proofErr w:type="spellStart"/>
            <w:r>
              <w:rPr>
                <w:rFonts w:cs="Calibri"/>
                <w:i/>
                <w:color w:val="595959" w:themeColor="text1" w:themeTint="A6"/>
                <w:sz w:val="22"/>
              </w:rPr>
              <w:t>JFace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p>
        </w:tc>
      </w:tr>
      <w:tr w:rsidR="00191A7D" w:rsidRPr="002B28AD" w:rsidTr="004F575F">
        <w:trPr>
          <w:gridAfter w:val="3"/>
          <w:wAfter w:w="502"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5" w:type="dxa"/>
            <w:gridSpan w:val="3"/>
            <w:noWrap/>
          </w:tcPr>
          <w:p w:rsidR="00191A7D" w:rsidRPr="002B28AD" w:rsidRDefault="00191A7D" w:rsidP="007C2995">
            <w:pPr>
              <w:jc w:val="center"/>
              <w:rPr>
                <w:rFonts w:eastAsia="Times New Roman" w:cs="Calibri"/>
                <w:i/>
                <w:color w:val="000000"/>
                <w:sz w:val="22"/>
              </w:rPr>
            </w:pPr>
          </w:p>
        </w:tc>
        <w:tc>
          <w:tcPr>
            <w:tcW w:w="2568" w:type="dxa"/>
            <w:gridSpan w:val="4"/>
          </w:tcPr>
          <w:p w:rsidR="00191A7D" w:rsidRDefault="00191A7D" w:rsidP="007C2995">
            <w:pPr>
              <w:jc w:val="center"/>
              <w:rPr>
                <w:rFonts w:eastAsia="Times New Roman" w:cs="Calibri"/>
                <w:i/>
                <w:color w:val="000000"/>
                <w:sz w:val="22"/>
              </w:rPr>
            </w:pPr>
          </w:p>
          <w:p w:rsidR="00191A7D" w:rsidRPr="002B28AD" w:rsidRDefault="00191A7D" w:rsidP="007C2995">
            <w:pPr>
              <w:jc w:val="center"/>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105" w:type="dxa"/>
            <w:gridSpan w:val="5"/>
          </w:tcPr>
          <w:p w:rsidR="00191A7D" w:rsidRDefault="00191A7D" w:rsidP="007C2995">
            <w:pPr>
              <w:jc w:val="center"/>
              <w:rPr>
                <w:rFonts w:cs="Calibri"/>
                <w:color w:val="000000"/>
                <w:sz w:val="22"/>
              </w:rPr>
            </w:pPr>
          </w:p>
          <w:p w:rsidR="00191A7D" w:rsidRPr="002B28AD" w:rsidRDefault="00191A7D" w:rsidP="007C2995">
            <w:pPr>
              <w:jc w:val="center"/>
              <w:rPr>
                <w:rFonts w:cs="Calibri"/>
                <w:color w:val="000000"/>
                <w:sz w:val="22"/>
              </w:rPr>
            </w:pPr>
            <w:proofErr w:type="spellStart"/>
            <w:r w:rsidRPr="002B28AD">
              <w:rPr>
                <w:rFonts w:cs="Calibri"/>
                <w:color w:val="000000"/>
                <w:sz w:val="22"/>
              </w:rPr>
              <w:t>NaiveBayesMultinomial</w:t>
            </w:r>
            <w:proofErr w:type="spellEnd"/>
          </w:p>
        </w:tc>
      </w:tr>
      <w:tr w:rsidR="00191A7D" w:rsidRPr="002B28AD" w:rsidTr="00AD38D8">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proofErr w:type="spellStart"/>
            <w:r>
              <w:rPr>
                <w:rFonts w:eastAsia="Times New Roman" w:cs="Calibri"/>
                <w:color w:val="000000"/>
                <w:sz w:val="22"/>
              </w:rPr>
              <w:t>Stemming</w:t>
            </w:r>
            <w:proofErr w:type="spellEnd"/>
          </w:p>
        </w:tc>
        <w:tc>
          <w:tcPr>
            <w:tcW w:w="8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precision</w:t>
            </w:r>
            <w:proofErr w:type="spellEnd"/>
          </w:p>
        </w:tc>
        <w:tc>
          <w:tcPr>
            <w:tcW w:w="7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p>
        </w:tc>
        <w:tc>
          <w:tcPr>
            <w:tcW w:w="1099"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precision</w:t>
            </w:r>
            <w:proofErr w:type="spellEnd"/>
          </w:p>
        </w:tc>
        <w:tc>
          <w:tcPr>
            <w:tcW w:w="890"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w:t>
            </w:r>
            <w:proofErr w:type="spellStart"/>
            <w:r w:rsidRPr="002B28AD">
              <w:rPr>
                <w:rFonts w:cs="Calibri"/>
                <w:color w:val="000000"/>
                <w:sz w:val="22"/>
              </w:rPr>
              <w:t>Measure</w:t>
            </w:r>
            <w:proofErr w:type="spellEnd"/>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7C2995">
            <w:pPr>
              <w:jc w:val="right"/>
              <w:rPr>
                <w:rFonts w:ascii="Calibri" w:hAnsi="Calibri" w:cs="Calibri"/>
                <w:color w:val="000000"/>
                <w:sz w:val="22"/>
              </w:rPr>
            </w:pPr>
            <w:r w:rsidRPr="002B28AD">
              <w:rPr>
                <w:rFonts w:cs="Calibri"/>
                <w:i/>
                <w:color w:val="595959" w:themeColor="text1" w:themeTint="A6"/>
                <w:sz w:val="22"/>
              </w:rPr>
              <w:t>(Entrenamiento: Java</w:t>
            </w:r>
            <w:r>
              <w:rPr>
                <w:rFonts w:cs="Calibri"/>
                <w:i/>
                <w:color w:val="595959" w:themeColor="text1" w:themeTint="A6"/>
                <w:sz w:val="22"/>
              </w:rPr>
              <w:t xml:space="preserve">, </w:t>
            </w:r>
            <w:proofErr w:type="spellStart"/>
            <w:r>
              <w:rPr>
                <w:rFonts w:cs="Calibri"/>
                <w:i/>
                <w:color w:val="595959" w:themeColor="text1" w:themeTint="A6"/>
                <w:sz w:val="22"/>
              </w:rPr>
              <w:t>JFace</w:t>
            </w:r>
            <w:proofErr w:type="spellEnd"/>
            <w:r w:rsidRPr="002B28AD">
              <w:rPr>
                <w:rFonts w:cs="Calibri"/>
                <w:i/>
                <w:color w:val="595959" w:themeColor="text1" w:themeTint="A6"/>
                <w:sz w:val="22"/>
              </w:rPr>
              <w:t xml:space="preserve">     -     Pruebas: </w:t>
            </w:r>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sidRPr="002B28AD">
              <w:rPr>
                <w:rFonts w:cs="Calibri"/>
                <w:i/>
                <w:color w:val="595959" w:themeColor="text1" w:themeTint="A6"/>
                <w:sz w:val="22"/>
              </w:rPr>
              <w:t>)</w:t>
            </w:r>
          </w:p>
        </w:tc>
      </w:tr>
    </w:tbl>
    <w:p w:rsidR="007C2995" w:rsidRPr="00344341" w:rsidRDefault="007C2995"/>
    <w:sectPr w:rsidR="007C2995" w:rsidRPr="00344341" w:rsidSect="00C83D09">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0" w:author="Gabriel Correa" w:date="2015-08-24T16:54:00Z" w:initials="g">
    <w:p w:rsidR="00477C4E" w:rsidRPr="000B1F7C" w:rsidRDefault="00477C4E" w:rsidP="00EE2482">
      <w:pPr>
        <w:pStyle w:val="Textocomentario"/>
        <w:rPr>
          <w:sz w:val="16"/>
          <w:szCs w:val="16"/>
        </w:rPr>
      </w:pPr>
      <w:r>
        <w:rPr>
          <w:rStyle w:val="Refdecomentario"/>
        </w:rPr>
        <w:annotationRef/>
      </w:r>
      <w:r>
        <w:rPr>
          <w:rStyle w:val="Refdecomentario"/>
        </w:rPr>
        <w:t>Aun no hecho estos experimentos.</w:t>
      </w:r>
    </w:p>
  </w:comment>
  <w:comment w:id="572" w:author="Gabriel Correa" w:date="2015-08-24T16:54:00Z" w:initials="g">
    <w:p w:rsidR="00477C4E" w:rsidRDefault="00477C4E" w:rsidP="00EE2482">
      <w:pPr>
        <w:pStyle w:val="Textocomentario"/>
      </w:pPr>
      <w:r>
        <w:rPr>
          <w:rStyle w:val="Refdecomentario"/>
        </w:rPr>
        <w:annotationRef/>
      </w:r>
      <w:r>
        <w:t xml:space="preserve">Esta </w:t>
      </w:r>
      <w:proofErr w:type="spellStart"/>
      <w:r>
        <w:t>seccion</w:t>
      </w:r>
      <w:proofErr w:type="spellEnd"/>
      <w:r>
        <w:t xml:space="preserve"> podría ir después, en otra </w:t>
      </w:r>
      <w:proofErr w:type="spellStart"/>
      <w:r>
        <w:t>seccion</w:t>
      </w:r>
      <w:proofErr w:type="spellEnd"/>
      <w:r>
        <w:t xml:space="preserve">… quizás llamada .. resumen del </w:t>
      </w:r>
      <w:proofErr w:type="spellStart"/>
      <w:r>
        <w:t>trabjo</w:t>
      </w:r>
      <w:proofErr w:type="spellEnd"/>
      <w:r>
        <w:t xml:space="preserve"> realizado.</w:t>
      </w:r>
    </w:p>
  </w:comment>
  <w:comment w:id="1204" w:author="Gabriel Correa" w:date="2015-08-27T15:43:00Z" w:initials="g">
    <w:p w:rsidR="00477C4E" w:rsidRDefault="00477C4E" w:rsidP="00112A7E">
      <w:pPr>
        <w:pStyle w:val="Textocomentario"/>
      </w:pPr>
      <w:r>
        <w:rPr>
          <w:rStyle w:val="Refdecomentario"/>
        </w:rPr>
        <w:annotationRef/>
      </w:r>
    </w:p>
    <w:p w:rsidR="00477C4E" w:rsidRDefault="00477C4E" w:rsidP="00112A7E">
      <w:pPr>
        <w:pStyle w:val="Textocomentario"/>
      </w:pPr>
      <w:r>
        <w:t>2015</w:t>
      </w:r>
    </w:p>
    <w:p w:rsidR="00477C4E" w:rsidRDefault="00477C4E" w:rsidP="00112A7E">
      <w:pPr>
        <w:pStyle w:val="Textocomentario"/>
      </w:pPr>
      <w:r>
        <w:t>Traducción podría mejorar</w:t>
      </w:r>
    </w:p>
  </w:comment>
  <w:comment w:id="1261" w:author="Gabriel Correa" w:date="2015-08-27T15:43:00Z" w:initials="g">
    <w:p w:rsidR="00477C4E" w:rsidRDefault="00477C4E" w:rsidP="00112A7E">
      <w:pPr>
        <w:pStyle w:val="Textocomentario"/>
      </w:pPr>
      <w:r>
        <w:rPr>
          <w:rStyle w:val="Refdecomentario"/>
        </w:rPr>
        <w:annotationRef/>
      </w:r>
      <w:r>
        <w:br/>
        <w:t>2015:</w:t>
      </w:r>
      <w:r>
        <w:br/>
        <w:t>Mejorar traducción.</w:t>
      </w:r>
    </w:p>
  </w:comment>
  <w:comment w:id="579" w:author="Gabriel Correa" w:date="2015-08-26T22:09:00Z" w:initials="g">
    <w:p w:rsidR="00477C4E" w:rsidRPr="000B1F7C" w:rsidRDefault="00477C4E" w:rsidP="00A639ED">
      <w:pPr>
        <w:pStyle w:val="Textocomentario"/>
        <w:rPr>
          <w:sz w:val="16"/>
          <w:szCs w:val="16"/>
        </w:rPr>
      </w:pPr>
      <w:r>
        <w:rPr>
          <w:rStyle w:val="Refdecomentario"/>
        </w:rPr>
        <w:annotationRef/>
      </w:r>
      <w:r>
        <w:rPr>
          <w:rStyle w:val="Refdecomentario"/>
        </w:rPr>
        <w:t>Aun no hecho estos experimentos.</w:t>
      </w:r>
    </w:p>
  </w:comment>
  <w:comment w:id="1336" w:author="Gabriel Correa" w:date="2015-08-24T16:54:00Z" w:initials="g">
    <w:p w:rsidR="00477C4E" w:rsidRDefault="00477C4E" w:rsidP="00EE2482">
      <w:pPr>
        <w:pStyle w:val="Textocomentario"/>
      </w:pPr>
      <w:r>
        <w:rPr>
          <w:rStyle w:val="Refdecomentario"/>
        </w:rPr>
        <w:annotationRef/>
      </w:r>
      <w:r>
        <w:t xml:space="preserve">Poner un ejemplo de imagen sobre el </w:t>
      </w:r>
      <w:proofErr w:type="spellStart"/>
      <w:r>
        <w:t>html</w:t>
      </w:r>
      <w:proofErr w:type="spellEnd"/>
      <w:r>
        <w:t xml:space="preserve"> de los </w:t>
      </w:r>
      <w:proofErr w:type="spellStart"/>
      <w:r>
        <w:t>javadoc</w:t>
      </w:r>
      <w:proofErr w:type="spellEnd"/>
      <w:r>
        <w:t xml:space="preserve">... </w:t>
      </w:r>
      <w:proofErr w:type="spellStart"/>
      <w:r>
        <w:t>javadoc</w:t>
      </w:r>
      <w:proofErr w:type="spellEnd"/>
      <w:r>
        <w:t xml:space="preserve"> sin </w:t>
      </w:r>
      <w:proofErr w:type="spellStart"/>
      <w:r>
        <w:t>broser</w:t>
      </w:r>
      <w:proofErr w:type="spellEnd"/>
      <w:r>
        <w:t xml:space="preserve"> y con &lt;</w:t>
      </w:r>
      <w:proofErr w:type="spellStart"/>
      <w:r>
        <w:t>tags</w:t>
      </w:r>
      <w:proofErr w:type="spellEnd"/>
      <w:r>
        <w:t>&gt;   vs la vista en &lt;</w:t>
      </w:r>
      <w:proofErr w:type="spellStart"/>
      <w:r>
        <w:t>NombrePrograma</w:t>
      </w:r>
      <w:proofErr w:type="spellEnd"/>
      <w:r>
        <w:t>&gt;</w:t>
      </w:r>
    </w:p>
  </w:comment>
  <w:comment w:id="1353" w:author="Gabriel Correa" w:date="2015-08-28T01:27:00Z" w:initials="g">
    <w:p w:rsidR="00477C4E" w:rsidRDefault="00477C4E">
      <w:pPr>
        <w:pStyle w:val="Textocomentario"/>
      </w:pPr>
      <w:r>
        <w:rPr>
          <w:rStyle w:val="Refdecomentario"/>
        </w:rPr>
        <w:annotationRef/>
      </w:r>
      <w:r>
        <w:t xml:space="preserve">Bajar el </w:t>
      </w:r>
      <w:proofErr w:type="spellStart"/>
      <w:r>
        <w:t>parrafo</w:t>
      </w:r>
      <w:proofErr w:type="spellEnd"/>
      <w:r>
        <w:t xml:space="preserve"> siguiente y que </w:t>
      </w:r>
      <w:proofErr w:type="spellStart"/>
      <w:r>
        <w:t>empieze</w:t>
      </w:r>
      <w:proofErr w:type="spellEnd"/>
      <w:r>
        <w:t xml:space="preserve"> en una </w:t>
      </w:r>
      <w:proofErr w:type="spellStart"/>
      <w:r>
        <w:t>pagina</w:t>
      </w:r>
      <w:proofErr w:type="spellEnd"/>
      <w:r>
        <w:t xml:space="preserve"> nueva</w:t>
      </w:r>
    </w:p>
  </w:comment>
  <w:comment w:id="1366" w:author="Gabriel Correa" w:date="2015-08-24T16:54:00Z" w:initials="g">
    <w:p w:rsidR="00477C4E" w:rsidRDefault="00477C4E" w:rsidP="007F6B63">
      <w:pPr>
        <w:pStyle w:val="Textocomentario"/>
      </w:pPr>
      <w:r>
        <w:rPr>
          <w:rStyle w:val="Refdecomentario"/>
        </w:rPr>
        <w:annotationRef/>
      </w:r>
      <w:r>
        <w:t xml:space="preserve">Al final: revisar si el estilo del </w:t>
      </w:r>
      <w:proofErr w:type="spellStart"/>
      <w:r>
        <w:t>titulo</w:t>
      </w:r>
      <w:proofErr w:type="spellEnd"/>
      <w:r>
        <w:t xml:space="preserve"> </w:t>
      </w:r>
      <w:proofErr w:type="spellStart"/>
      <w:r>
        <w:t>esta</w:t>
      </w:r>
      <w:proofErr w:type="spellEnd"/>
      <w:r>
        <w:t xml:space="preserve"> bien. Quizás hay que solo destacarlo. No necesariamente debe tener un tipo de sección numerada.</w:t>
      </w:r>
    </w:p>
  </w:comment>
  <w:comment w:id="1367" w:author="Gabriel Correa" w:date="2015-08-24T16:54:00Z" w:initials="g">
    <w:p w:rsidR="00477C4E" w:rsidRDefault="00477C4E" w:rsidP="007F6B63">
      <w:pPr>
        <w:pStyle w:val="Textocomentario"/>
      </w:pPr>
      <w:r>
        <w:rPr>
          <w:rStyle w:val="Refdecomentario"/>
        </w:rPr>
        <w:annotationRef/>
      </w:r>
      <w:r>
        <w:t>Revisar si esto lo tengo ya implementado!</w:t>
      </w:r>
    </w:p>
  </w:comment>
  <w:comment w:id="1369" w:author="Gabriel Correa" w:date="2015-08-24T16:54:00Z" w:initials="g">
    <w:p w:rsidR="00477C4E" w:rsidRDefault="00477C4E" w:rsidP="007F6B63">
      <w:pPr>
        <w:pStyle w:val="Textocomentario"/>
      </w:pPr>
      <w:r>
        <w:rPr>
          <w:rStyle w:val="Refdecomentario"/>
        </w:rPr>
        <w:annotationRef/>
      </w:r>
      <w:proofErr w:type="spellStart"/>
      <w:r>
        <w:t>ToDo</w:t>
      </w:r>
      <w:proofErr w:type="spellEnd"/>
      <w:r>
        <w:t xml:space="preserve">: ver si ya </w:t>
      </w:r>
      <w:proofErr w:type="spellStart"/>
      <w:r>
        <w:t>alcanzé</w:t>
      </w:r>
      <w:proofErr w:type="spellEnd"/>
      <w:r>
        <w:t xml:space="preserve"> a implementar esto. Si lo implemente, agregar </w:t>
      </w:r>
      <w:proofErr w:type="spellStart"/>
      <w:r>
        <w:t>refCuz</w:t>
      </w:r>
      <w:proofErr w:type="spellEnd"/>
      <w:r>
        <w:t xml:space="preserve"> a </w:t>
      </w:r>
      <w:proofErr w:type="spellStart"/>
      <w:r>
        <w:t>mas</w:t>
      </w:r>
      <w:proofErr w:type="spellEnd"/>
      <w:r>
        <w:t xml:space="preserve"> adelante donde lo debo explicar. Sino lo implemente , borro esto.</w:t>
      </w:r>
    </w:p>
  </w:comment>
  <w:comment w:id="1376" w:author="Gabriel Correa" w:date="2015-08-24T16:54:00Z" w:initials="g">
    <w:p w:rsidR="00477C4E" w:rsidRDefault="00477C4E">
      <w:pPr>
        <w:pStyle w:val="Textocomentario"/>
      </w:pPr>
      <w:r>
        <w:rPr>
          <w:rStyle w:val="Refdecomentario"/>
        </w:rPr>
        <w:annotationRef/>
      </w:r>
      <w:r>
        <w:t>Al final:   revisar si esto es verdad según los resultados.   Que suele equivocarse poco en esto.</w:t>
      </w:r>
    </w:p>
  </w:comment>
  <w:comment w:id="1379" w:author="Gabriel Correa" w:date="2015-08-24T16:54:00Z" w:initials="g">
    <w:p w:rsidR="00477C4E" w:rsidRDefault="00477C4E" w:rsidP="007F6B63">
      <w:pPr>
        <w:pStyle w:val="Textocomentario"/>
      </w:pPr>
      <w:r>
        <w:rPr>
          <w:rStyle w:val="Refdecomentario"/>
        </w:rPr>
        <w:annotationRef/>
      </w:r>
      <w:r>
        <w:t>Revisar si esto lo tengo ya implementado!</w:t>
      </w:r>
    </w:p>
  </w:comment>
  <w:comment w:id="1584" w:author="Gabriel Correa" w:date="2015-08-24T16:54:00Z" w:initials="g">
    <w:p w:rsidR="00477C4E" w:rsidRDefault="00477C4E" w:rsidP="00EE2482">
      <w:pPr>
        <w:pStyle w:val="Textocomentario"/>
      </w:pPr>
      <w:r>
        <w:rPr>
          <w:rStyle w:val="Refdecomentario"/>
        </w:rPr>
        <w:annotationRef/>
      </w:r>
      <w:r>
        <w:t>Falta referencia a sección de Resultados.</w:t>
      </w:r>
    </w:p>
  </w:comment>
  <w:comment w:id="1640" w:author="Gabriel Correa" w:date="2015-08-24T16:54:00Z" w:initials="g">
    <w:p w:rsidR="00477C4E" w:rsidRDefault="00477C4E" w:rsidP="00EE2482">
      <w:pPr>
        <w:pStyle w:val="Textocomentario"/>
      </w:pPr>
      <w:r>
        <w:rPr>
          <w:rStyle w:val="Refdecomentario"/>
        </w:rPr>
        <w:annotationRef/>
      </w:r>
      <w:r>
        <w:t>Quedaría mejor en una tabla</w:t>
      </w:r>
    </w:p>
  </w:comment>
  <w:comment w:id="1661" w:author="Gabriel Correa" w:date="2015-08-24T16:54:00Z" w:initials="g">
    <w:p w:rsidR="00477C4E" w:rsidRDefault="00477C4E" w:rsidP="00EE2482">
      <w:pPr>
        <w:pStyle w:val="Textocomentario"/>
      </w:pPr>
      <w:r>
        <w:rPr>
          <w:rStyle w:val="Refdecomentario"/>
        </w:rPr>
        <w:annotationRef/>
      </w:r>
      <w:proofErr w:type="spellStart"/>
      <w:r>
        <w:t>ToDo</w:t>
      </w:r>
      <w:proofErr w:type="spellEnd"/>
      <w:r>
        <w:t>: referencia aun no agregada.</w:t>
      </w:r>
    </w:p>
  </w:comment>
  <w:comment w:id="1663" w:author="Gabriel Correa" w:date="2015-08-24T16:54:00Z" w:initials="g">
    <w:p w:rsidR="00477C4E" w:rsidRDefault="00477C4E" w:rsidP="00EE2482">
      <w:pPr>
        <w:pStyle w:val="Textocomentario"/>
      </w:pPr>
      <w:r>
        <w:rPr>
          <w:rStyle w:val="Refdecomentario"/>
        </w:rPr>
        <w:annotationRef/>
      </w:r>
      <w:proofErr w:type="spellStart"/>
      <w:r>
        <w:t>ToDo</w:t>
      </w:r>
      <w:proofErr w:type="spellEnd"/>
      <w:r>
        <w:t xml:space="preserve">:   verificar al final si alcanzo a incluir los experimentos de Selección y </w:t>
      </w:r>
      <w:proofErr w:type="spellStart"/>
      <w:r>
        <w:t>Clustering</w:t>
      </w:r>
      <w:proofErr w:type="spellEnd"/>
      <w:r>
        <w:t>.</w:t>
      </w:r>
    </w:p>
  </w:comment>
  <w:comment w:id="1667" w:author="Gabriel Correa" w:date="2015-08-24T16:54:00Z" w:initials="g">
    <w:p w:rsidR="00477C4E" w:rsidRDefault="00477C4E" w:rsidP="00EE2482">
      <w:pPr>
        <w:pStyle w:val="Textocomentario"/>
      </w:pPr>
      <w:r>
        <w:rPr>
          <w:rStyle w:val="Refdecomentario"/>
        </w:rPr>
        <w:annotationRef/>
      </w:r>
      <w:proofErr w:type="spellStart"/>
      <w:r>
        <w:t>ToDo</w:t>
      </w:r>
      <w:proofErr w:type="spellEnd"/>
      <w:r>
        <w:t>: revisar al final si alcancé a usar la API.</w:t>
      </w:r>
    </w:p>
  </w:comment>
  <w:comment w:id="1725" w:author="Gabriel Correa" w:date="2015-08-24T16:54:00Z" w:initials="g">
    <w:p w:rsidR="00477C4E" w:rsidRDefault="00477C4E">
      <w:pPr>
        <w:pStyle w:val="Textocomentario"/>
      </w:pPr>
      <w:r>
        <w:rPr>
          <w:rStyle w:val="Refdecomentario"/>
        </w:rPr>
        <w:annotationRef/>
      </w:r>
      <w:r>
        <w:t xml:space="preserve">Crear un mejor diseño de tabla. no va a quedar muy bonita </w:t>
      </w:r>
      <w:proofErr w:type="spellStart"/>
      <w:r>
        <w:t>asi</w:t>
      </w:r>
      <w:proofErr w:type="spellEnd"/>
    </w:p>
  </w:comment>
  <w:comment w:id="1732" w:author="Gabriel Correa" w:date="2015-08-24T16:54:00Z" w:initials="g">
    <w:p w:rsidR="00477C4E" w:rsidRDefault="00477C4E">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742" w:author="Gabriel Correa" w:date="2015-08-24T16:54:00Z" w:initials="g">
    <w:p w:rsidR="00477C4E" w:rsidRDefault="00477C4E">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748" w:author="Gabriel Correa" w:date="2015-08-24T16:54:00Z" w:initials="g">
    <w:p w:rsidR="00477C4E" w:rsidRDefault="00477C4E">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761" w:author="Gabriel Correa" w:date="2015-08-24T16:54:00Z" w:initials="g">
    <w:p w:rsidR="00477C4E" w:rsidRDefault="00477C4E" w:rsidP="00EE2482">
      <w:pPr>
        <w:pStyle w:val="Textocomentario"/>
      </w:pPr>
      <w:r>
        <w:rPr>
          <w:rStyle w:val="Refdecomentario"/>
        </w:rPr>
        <w:annotationRef/>
      </w:r>
      <w:proofErr w:type="spellStart"/>
      <w:r>
        <w:t>ToDo</w:t>
      </w:r>
      <w:proofErr w:type="spellEnd"/>
      <w:r>
        <w:t>: revisar al final</w:t>
      </w:r>
    </w:p>
  </w:comment>
  <w:comment w:id="2956" w:author="Gabriel Correa" w:date="2015-08-24T16:54:00Z" w:initials="g">
    <w:p w:rsidR="00477C4E" w:rsidRDefault="00477C4E">
      <w:pPr>
        <w:pStyle w:val="Textocomentario"/>
      </w:pPr>
      <w:r>
        <w:rPr>
          <w:rStyle w:val="Refdecomentario"/>
        </w:rPr>
        <w:annotationRef/>
      </w:r>
      <w:proofErr w:type="spellStart"/>
      <w:r>
        <w:t>ToDo</w:t>
      </w:r>
      <w:proofErr w:type="spellEnd"/>
      <w:r>
        <w:t xml:space="preserve">: falta insertar referencia a </w:t>
      </w:r>
      <w:proofErr w:type="spellStart"/>
      <w:r>
        <w:t>Biblio</w:t>
      </w:r>
      <w:proofErr w:type="spellEnd"/>
      <w:r>
        <w:t xml:space="preserve"> o a </w:t>
      </w:r>
      <w:proofErr w:type="spellStart"/>
      <w:r>
        <w:t>seccion</w:t>
      </w:r>
      <w:proofErr w:type="spellEnd"/>
      <w:r>
        <w:t xml:space="preserve"> de mi informe</w:t>
      </w:r>
    </w:p>
    <w:p w:rsidR="00477C4E" w:rsidRDefault="00477C4E">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3BB" w:rsidRDefault="00AE33BB" w:rsidP="00EE2482">
      <w:pPr>
        <w:spacing w:after="0"/>
      </w:pPr>
      <w:r>
        <w:separator/>
      </w:r>
    </w:p>
  </w:endnote>
  <w:endnote w:type="continuationSeparator" w:id="0">
    <w:p w:rsidR="00AE33BB" w:rsidRDefault="00AE33BB"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7C4E" w:rsidRDefault="00477C4E">
    <w:pPr>
      <w:pStyle w:val="Piedepgina"/>
      <w:jc w:val="center"/>
    </w:pPr>
  </w:p>
  <w:p w:rsidR="00477C4E" w:rsidRDefault="00477C4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Content>
      <w:p w:rsidR="00477C4E" w:rsidRDefault="00477C4E">
        <w:pPr>
          <w:pStyle w:val="Piedepgina"/>
          <w:jc w:val="center"/>
        </w:pPr>
        <w:r>
          <w:fldChar w:fldCharType="begin"/>
        </w:r>
        <w:r>
          <w:instrText>PAGE   \* MERGEFORMAT</w:instrText>
        </w:r>
        <w:r>
          <w:fldChar w:fldCharType="separate"/>
        </w:r>
        <w:r w:rsidR="00795142" w:rsidRPr="00795142">
          <w:rPr>
            <w:noProof/>
            <w:lang w:val="es-ES"/>
          </w:rPr>
          <w:t>3</w:t>
        </w:r>
        <w:r>
          <w:fldChar w:fldCharType="end"/>
        </w:r>
      </w:p>
    </w:sdtContent>
  </w:sdt>
  <w:p w:rsidR="00477C4E" w:rsidRDefault="00477C4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3BB" w:rsidRDefault="00AE33BB" w:rsidP="00EE2482">
      <w:pPr>
        <w:spacing w:after="0"/>
      </w:pPr>
      <w:r>
        <w:separator/>
      </w:r>
    </w:p>
  </w:footnote>
  <w:footnote w:type="continuationSeparator" w:id="0">
    <w:p w:rsidR="00AE33BB" w:rsidRDefault="00AE33BB" w:rsidP="00EE2482">
      <w:pPr>
        <w:spacing w:after="0"/>
      </w:pPr>
      <w:r>
        <w:continuationSeparator/>
      </w:r>
    </w:p>
  </w:footnote>
  <w:footnote w:id="1">
    <w:p w:rsidR="00477C4E" w:rsidRDefault="00477C4E">
      <w:pPr>
        <w:pStyle w:val="Textonotapie"/>
      </w:pPr>
      <w:ins w:id="851" w:author="Gabriel Correa" w:date="2015-08-27T18:37:00Z">
        <w:r>
          <w:rPr>
            <w:rStyle w:val="Refdenotaalpie"/>
          </w:rPr>
          <w:footnoteRef/>
        </w:r>
        <w:r>
          <w:t xml:space="preserve"> </w:t>
        </w:r>
      </w:ins>
      <w:ins w:id="852" w:author="Gabriel Correa" w:date="2015-08-27T18:38:00Z">
        <w:r>
          <w:t xml:space="preserve">Sitio oficial de eMoose: </w:t>
        </w:r>
        <w:r>
          <w:fldChar w:fldCharType="begin"/>
        </w:r>
        <w:r>
          <w:instrText xml:space="preserve"> HYPERLINK "https://code.google.com/p/emoose-cmu/" </w:instrText>
        </w:r>
        <w:r>
          <w:fldChar w:fldCharType="separate"/>
        </w:r>
        <w:r w:rsidRPr="00241FFE">
          <w:rPr>
            <w:rStyle w:val="Hipervnculo"/>
          </w:rPr>
          <w:t>https://code.google.com/p/emoose-cmu/</w:t>
        </w:r>
        <w:r>
          <w:rPr>
            <w:rStyle w:val="Hipervnculo"/>
          </w:rPr>
          <w:fldChar w:fldCharType="end"/>
        </w:r>
      </w:ins>
    </w:p>
  </w:footnote>
  <w:footnote w:id="2">
    <w:p w:rsidR="00477C4E" w:rsidRDefault="00477C4E">
      <w:pPr>
        <w:pStyle w:val="Textonotapie"/>
      </w:pPr>
      <w:ins w:id="1086" w:author="Gabriel Correa" w:date="2015-08-27T17:05:00Z">
        <w:r>
          <w:rPr>
            <w:rStyle w:val="Refdenotaalpie"/>
          </w:rPr>
          <w:footnoteRef/>
        </w:r>
        <w:r>
          <w:t xml:space="preserve"> Obtenido de </w:t>
        </w:r>
        <w:r w:rsidRPr="00735C55">
          <w:t>java/</w:t>
        </w:r>
        <w:proofErr w:type="spellStart"/>
        <w:r w:rsidRPr="00735C55">
          <w:t>util</w:t>
        </w:r>
        <w:proofErr w:type="spellEnd"/>
        <w:r w:rsidRPr="00735C55">
          <w:t>/</w:t>
        </w:r>
        <w:proofErr w:type="spellStart"/>
        <w:r w:rsidRPr="00735C55">
          <w:t>Deque</w:t>
        </w:r>
      </w:ins>
      <w:proofErr w:type="spellEnd"/>
    </w:p>
  </w:footnote>
  <w:footnote w:id="3">
    <w:p w:rsidR="00477C4E" w:rsidRDefault="00477C4E">
      <w:pPr>
        <w:pStyle w:val="Textonotapie"/>
      </w:pPr>
      <w:ins w:id="1092" w:author="Gabriel Correa" w:date="2015-08-27T17:05:00Z">
        <w:r>
          <w:rPr>
            <w:rStyle w:val="Refdenotaalpie"/>
          </w:rPr>
          <w:footnoteRef/>
        </w:r>
        <w:r>
          <w:t xml:space="preserve"> Obtenido de java/</w:t>
        </w:r>
        <w:proofErr w:type="spellStart"/>
        <w:r>
          <w:t>lang</w:t>
        </w:r>
        <w:proofErr w:type="spellEnd"/>
        <w:r>
          <w:t>/</w:t>
        </w:r>
        <w:proofErr w:type="spellStart"/>
        <w:r>
          <w:t>ClassLoader</w:t>
        </w:r>
      </w:ins>
      <w:proofErr w:type="spellEnd"/>
    </w:p>
  </w:footnote>
  <w:footnote w:id="4">
    <w:p w:rsidR="00477C4E" w:rsidRPr="00D52962" w:rsidRDefault="00477C4E" w:rsidP="00112A7E">
      <w:pPr>
        <w:pStyle w:val="Textonotapie"/>
        <w:rPr>
          <w:ins w:id="1240" w:author="Gabriel Correa" w:date="2015-08-27T15:51:00Z"/>
          <w:lang w:val="en-US"/>
        </w:rPr>
      </w:pPr>
      <w:ins w:id="1241" w:author="Gabriel Correa" w:date="2015-08-27T15:51:00Z">
        <w:r>
          <w:rPr>
            <w:rStyle w:val="Refdenotaalpie"/>
          </w:rPr>
          <w:footnoteRef/>
        </w:r>
        <w:r w:rsidRPr="00D52962">
          <w:rPr>
            <w:lang w:val="en-US"/>
          </w:rPr>
          <w:t xml:space="preserve"> (Method overriding)</w:t>
        </w:r>
      </w:ins>
    </w:p>
  </w:footnote>
  <w:footnote w:id="5">
    <w:p w:rsidR="00477C4E" w:rsidDel="0067283D" w:rsidRDefault="00477C4E" w:rsidP="007F6B63">
      <w:pPr>
        <w:pStyle w:val="Textonotapie"/>
        <w:rPr>
          <w:del w:id="1372" w:author="Gabriel Correa" w:date="2015-08-28T07:43:00Z"/>
        </w:rPr>
      </w:pPr>
      <w:del w:id="1373" w:author="Gabriel Correa" w:date="2015-08-28T07:43:00Z">
        <w:r w:rsidDel="0067283D">
          <w:rPr>
            <w:rStyle w:val="Refdenotaalpie"/>
          </w:rPr>
          <w:footnoteRef/>
        </w:r>
        <w:r w:rsidDel="0067283D">
          <w:delText xml:space="preserve"> Para el detalle sobre el clasificador de Machine Learning ver [[*ref a modelo de ML usado en API de Weka*]]</w:delText>
        </w:r>
      </w:del>
    </w:p>
  </w:footnote>
  <w:footnote w:id="6">
    <w:p w:rsidR="00477C4E" w:rsidRDefault="00477C4E">
      <w:pPr>
        <w:pStyle w:val="Textonotapie"/>
      </w:pPr>
      <w:ins w:id="1387" w:author="Gabriel Correa" w:date="2015-08-28T08:08:00Z">
        <w:r>
          <w:rPr>
            <w:rStyle w:val="Refdenotaalpie"/>
          </w:rPr>
          <w:footnoteRef/>
        </w:r>
        <w:r>
          <w:t xml:space="preserve"> Esta versión </w:t>
        </w:r>
      </w:ins>
      <w:ins w:id="1388" w:author="Gabriel Correa" w:date="2015-08-28T08:09:00Z">
        <w:r>
          <w:t xml:space="preserve">aun </w:t>
        </w:r>
      </w:ins>
      <w:ins w:id="1389" w:author="Gabriel Correa" w:date="2015-08-28T08:08:00Z">
        <w:r>
          <w:t>no presenta</w:t>
        </w:r>
      </w:ins>
      <w:ins w:id="1390" w:author="Gabriel Correa" w:date="2015-08-28T08:09:00Z">
        <w:r>
          <w:t>ba</w:t>
        </w:r>
      </w:ins>
      <w:ins w:id="1391" w:author="Gabriel Correa" w:date="2015-08-28T08:08:00Z">
        <w:r>
          <w:t xml:space="preserve"> la funcionalidad de detectar </w:t>
        </w:r>
      </w:ins>
      <w:ins w:id="1392" w:author="Gabriel Correa" w:date="2015-08-28T08:09:00Z">
        <w:r>
          <w:t xml:space="preserve">directivas </w:t>
        </w:r>
      </w:ins>
      <w:ins w:id="1393" w:author="Gabriel Correa" w:date="2015-08-28T08:08:00Z">
        <w:r>
          <w:t>automáticamente</w:t>
        </w:r>
      </w:ins>
      <w:ins w:id="1394" w:author="Gabriel Correa" w:date="2015-08-28T08:09:00Z">
        <w:r>
          <w:t>.</w:t>
        </w:r>
      </w:ins>
    </w:p>
  </w:footnote>
  <w:footnote w:id="7">
    <w:p w:rsidR="00477C4E" w:rsidRDefault="00477C4E">
      <w:pPr>
        <w:pStyle w:val="Textonotapie"/>
      </w:pPr>
      <w:ins w:id="1467" w:author="Gabriel Correa" w:date="2015-08-28T08:16:00Z">
        <w:r>
          <w:rPr>
            <w:rStyle w:val="Refdenotaalpie"/>
          </w:rPr>
          <w:footnoteRef/>
        </w:r>
        <w:r>
          <w:t xml:space="preserve"> </w:t>
        </w:r>
        <w:r>
          <w:fldChar w:fldCharType="begin"/>
        </w:r>
        <w:r>
          <w:instrText xml:space="preserve"> HYPERLINK "</w:instrText>
        </w:r>
        <w:r w:rsidRPr="00D72C8F">
          <w:instrText>http://vgoenka.tripod.com/unixscripts/slocc.sh.txt</w:instrText>
        </w:r>
        <w:r>
          <w:instrText xml:space="preserve">" </w:instrText>
        </w:r>
        <w:r>
          <w:fldChar w:fldCharType="separate"/>
        </w:r>
        <w:r w:rsidRPr="008B0BF4">
          <w:rPr>
            <w:rStyle w:val="Hipervnculo"/>
          </w:rPr>
          <w:t>http://vgoenka.tripod.com/unixscripts/slocc.sh.txt</w:t>
        </w:r>
        <w:r>
          <w:fldChar w:fldCharType="end"/>
        </w:r>
        <w:r>
          <w:t xml:space="preserve"> </w:t>
        </w:r>
      </w:ins>
    </w:p>
  </w:footnote>
  <w:footnote w:id="8">
    <w:p w:rsidR="00477C4E" w:rsidRDefault="00477C4E" w:rsidP="00EE2482">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9">
    <w:p w:rsidR="00477C4E" w:rsidRDefault="00477C4E" w:rsidP="00EE2482">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 w:id="10">
    <w:p w:rsidR="00477C4E" w:rsidRDefault="00477C4E">
      <w:pPr>
        <w:pStyle w:val="Textonotapie"/>
      </w:pPr>
      <w:ins w:id="4886" w:author="Gabriel Correa" w:date="2015-08-25T21:47:00Z">
        <w:r>
          <w:rPr>
            <w:rStyle w:val="Refdenotaalpie"/>
          </w:rPr>
          <w:footnoteRef/>
        </w:r>
        <w:r>
          <w:t xml:space="preserve"> Google </w:t>
        </w:r>
        <w:proofErr w:type="spellStart"/>
        <w:r>
          <w:t>stopwords</w:t>
        </w:r>
        <w:proofErr w:type="spellEnd"/>
        <w:r>
          <w:t xml:space="preserve"> en </w:t>
        </w:r>
        <w:r w:rsidRPr="009C2529">
          <w:t>https://code.google.com/p/stop-words/</w:t>
        </w:r>
      </w:ins>
      <w:ins w:id="4887" w:author="Gabriel Correa" w:date="2015-08-25T21:56:00Z">
        <w:r>
          <w:t>Ñ</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1B11DB7"/>
    <w:multiLevelType w:val="hybridMultilevel"/>
    <w:tmpl w:val="7182FA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1DB69DD"/>
    <w:multiLevelType w:val="hybridMultilevel"/>
    <w:tmpl w:val="FCB2FE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F6D7BA6"/>
    <w:multiLevelType w:val="hybridMultilevel"/>
    <w:tmpl w:val="C7C68D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20">
    <w:nsid w:val="315F41F5"/>
    <w:multiLevelType w:val="hybridMultilevel"/>
    <w:tmpl w:val="51D486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23">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5AEE310A"/>
    <w:multiLevelType w:val="hybridMultilevel"/>
    <w:tmpl w:val="32123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5C0C0429"/>
    <w:multiLevelType w:val="hybridMultilevel"/>
    <w:tmpl w:val="B3D0E40A"/>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66F50F0F"/>
    <w:multiLevelType w:val="hybridMultilevel"/>
    <w:tmpl w:val="4470CDF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71407CB8"/>
    <w:multiLevelType w:val="hybridMultilevel"/>
    <w:tmpl w:val="07628B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6544EE9"/>
    <w:multiLevelType w:val="hybridMultilevel"/>
    <w:tmpl w:val="0EE48C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46">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E0E32ED"/>
    <w:multiLevelType w:val="hybridMultilevel"/>
    <w:tmpl w:val="E348FF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46"/>
  </w:num>
  <w:num w:numId="4">
    <w:abstractNumId w:val="25"/>
  </w:num>
  <w:num w:numId="5">
    <w:abstractNumId w:val="35"/>
  </w:num>
  <w:num w:numId="6">
    <w:abstractNumId w:val="39"/>
  </w:num>
  <w:num w:numId="7">
    <w:abstractNumId w:val="18"/>
  </w:num>
  <w:num w:numId="8">
    <w:abstractNumId w:val="22"/>
  </w:num>
  <w:num w:numId="9">
    <w:abstractNumId w:val="19"/>
  </w:num>
  <w:num w:numId="10">
    <w:abstractNumId w:val="23"/>
  </w:num>
  <w:num w:numId="11">
    <w:abstractNumId w:val="11"/>
  </w:num>
  <w:num w:numId="12">
    <w:abstractNumId w:val="45"/>
  </w:num>
  <w:num w:numId="13">
    <w:abstractNumId w:val="40"/>
  </w:num>
  <w:num w:numId="14">
    <w:abstractNumId w:val="12"/>
  </w:num>
  <w:num w:numId="15">
    <w:abstractNumId w:val="5"/>
  </w:num>
  <w:num w:numId="16">
    <w:abstractNumId w:val="14"/>
  </w:num>
  <w:num w:numId="17">
    <w:abstractNumId w:val="33"/>
  </w:num>
  <w:num w:numId="18">
    <w:abstractNumId w:val="43"/>
  </w:num>
  <w:num w:numId="19">
    <w:abstractNumId w:val="13"/>
  </w:num>
  <w:num w:numId="20">
    <w:abstractNumId w:val="7"/>
  </w:num>
  <w:num w:numId="21">
    <w:abstractNumId w:val="29"/>
  </w:num>
  <w:num w:numId="22">
    <w:abstractNumId w:val="32"/>
  </w:num>
  <w:num w:numId="23">
    <w:abstractNumId w:val="17"/>
  </w:num>
  <w:num w:numId="24">
    <w:abstractNumId w:val="31"/>
  </w:num>
  <w:num w:numId="25">
    <w:abstractNumId w:val="24"/>
  </w:num>
  <w:num w:numId="26">
    <w:abstractNumId w:val="41"/>
  </w:num>
  <w:num w:numId="27">
    <w:abstractNumId w:val="21"/>
  </w:num>
  <w:num w:numId="28">
    <w:abstractNumId w:val="30"/>
  </w:num>
  <w:num w:numId="29">
    <w:abstractNumId w:val="0"/>
  </w:num>
  <w:num w:numId="30">
    <w:abstractNumId w:val="15"/>
  </w:num>
  <w:num w:numId="31">
    <w:abstractNumId w:val="9"/>
  </w:num>
  <w:num w:numId="32">
    <w:abstractNumId w:val="26"/>
  </w:num>
  <w:num w:numId="33">
    <w:abstractNumId w:val="3"/>
  </w:num>
  <w:num w:numId="34">
    <w:abstractNumId w:val="4"/>
  </w:num>
  <w:num w:numId="35">
    <w:abstractNumId w:val="19"/>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19"/>
  </w:num>
  <w:num w:numId="44">
    <w:abstractNumId w:val="6"/>
  </w:num>
  <w:num w:numId="45">
    <w:abstractNumId w:val="34"/>
  </w:num>
  <w:num w:numId="46">
    <w:abstractNumId w:val="28"/>
  </w:num>
  <w:num w:numId="47">
    <w:abstractNumId w:val="10"/>
  </w:num>
  <w:num w:numId="48">
    <w:abstractNumId w:val="2"/>
  </w:num>
  <w:num w:numId="49">
    <w:abstractNumId w:val="8"/>
  </w:num>
  <w:num w:numId="50">
    <w:abstractNumId w:val="47"/>
  </w:num>
  <w:num w:numId="51">
    <w:abstractNumId w:val="44"/>
  </w:num>
  <w:num w:numId="52">
    <w:abstractNumId w:val="38"/>
  </w:num>
  <w:num w:numId="53">
    <w:abstractNumId w:val="1"/>
  </w:num>
  <w:num w:numId="54">
    <w:abstractNumId w:val="36"/>
  </w:num>
  <w:num w:numId="55">
    <w:abstractNumId w:val="42"/>
  </w:num>
  <w:num w:numId="56">
    <w:abstractNumId w:val="20"/>
  </w:num>
  <w:num w:numId="57">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13ABE"/>
    <w:rsid w:val="0001797F"/>
    <w:rsid w:val="00020501"/>
    <w:rsid w:val="00020590"/>
    <w:rsid w:val="00021069"/>
    <w:rsid w:val="00026220"/>
    <w:rsid w:val="00033F44"/>
    <w:rsid w:val="00046DB2"/>
    <w:rsid w:val="0005068B"/>
    <w:rsid w:val="00051D89"/>
    <w:rsid w:val="00052053"/>
    <w:rsid w:val="00054983"/>
    <w:rsid w:val="00055DA3"/>
    <w:rsid w:val="00062739"/>
    <w:rsid w:val="000677EA"/>
    <w:rsid w:val="000718A2"/>
    <w:rsid w:val="00074F9D"/>
    <w:rsid w:val="00080CBE"/>
    <w:rsid w:val="00083495"/>
    <w:rsid w:val="00096772"/>
    <w:rsid w:val="000A6E23"/>
    <w:rsid w:val="000B0215"/>
    <w:rsid w:val="000B16CF"/>
    <w:rsid w:val="000B2BAA"/>
    <w:rsid w:val="000B3DFC"/>
    <w:rsid w:val="000C082E"/>
    <w:rsid w:val="000C698B"/>
    <w:rsid w:val="000D1019"/>
    <w:rsid w:val="000D58BA"/>
    <w:rsid w:val="000E39C3"/>
    <w:rsid w:val="000E7233"/>
    <w:rsid w:val="000F0B3D"/>
    <w:rsid w:val="000F5676"/>
    <w:rsid w:val="000F6ECB"/>
    <w:rsid w:val="00101D69"/>
    <w:rsid w:val="00103C36"/>
    <w:rsid w:val="00104E69"/>
    <w:rsid w:val="00106B0C"/>
    <w:rsid w:val="00106EF1"/>
    <w:rsid w:val="0011182D"/>
    <w:rsid w:val="00112A7E"/>
    <w:rsid w:val="00112E72"/>
    <w:rsid w:val="00113B3E"/>
    <w:rsid w:val="00113D0C"/>
    <w:rsid w:val="00116478"/>
    <w:rsid w:val="00116EFF"/>
    <w:rsid w:val="00122728"/>
    <w:rsid w:val="001252AD"/>
    <w:rsid w:val="001263B6"/>
    <w:rsid w:val="00126808"/>
    <w:rsid w:val="00127CE8"/>
    <w:rsid w:val="00135330"/>
    <w:rsid w:val="001409F4"/>
    <w:rsid w:val="00141176"/>
    <w:rsid w:val="00145B29"/>
    <w:rsid w:val="00146CA9"/>
    <w:rsid w:val="00146E86"/>
    <w:rsid w:val="00152E62"/>
    <w:rsid w:val="0015384F"/>
    <w:rsid w:val="00154490"/>
    <w:rsid w:val="00163EA8"/>
    <w:rsid w:val="00166CB5"/>
    <w:rsid w:val="0017164D"/>
    <w:rsid w:val="001749A0"/>
    <w:rsid w:val="001809B5"/>
    <w:rsid w:val="001862BB"/>
    <w:rsid w:val="001868B1"/>
    <w:rsid w:val="001876CD"/>
    <w:rsid w:val="00191A7D"/>
    <w:rsid w:val="00194EAB"/>
    <w:rsid w:val="00195994"/>
    <w:rsid w:val="001A06B9"/>
    <w:rsid w:val="001B2E60"/>
    <w:rsid w:val="001B409B"/>
    <w:rsid w:val="001C4AC0"/>
    <w:rsid w:val="001C670B"/>
    <w:rsid w:val="001C74EE"/>
    <w:rsid w:val="001D5C03"/>
    <w:rsid w:val="001E5B60"/>
    <w:rsid w:val="001F4958"/>
    <w:rsid w:val="001F62A5"/>
    <w:rsid w:val="001F6414"/>
    <w:rsid w:val="00204187"/>
    <w:rsid w:val="002133D9"/>
    <w:rsid w:val="00216324"/>
    <w:rsid w:val="0021747B"/>
    <w:rsid w:val="002204E3"/>
    <w:rsid w:val="0022439C"/>
    <w:rsid w:val="002304F1"/>
    <w:rsid w:val="002306F1"/>
    <w:rsid w:val="00233A49"/>
    <w:rsid w:val="00234004"/>
    <w:rsid w:val="002408D2"/>
    <w:rsid w:val="002420DC"/>
    <w:rsid w:val="00245A74"/>
    <w:rsid w:val="0024748E"/>
    <w:rsid w:val="0025099C"/>
    <w:rsid w:val="00253A40"/>
    <w:rsid w:val="00257173"/>
    <w:rsid w:val="002636CA"/>
    <w:rsid w:val="00264224"/>
    <w:rsid w:val="0026534A"/>
    <w:rsid w:val="00282A91"/>
    <w:rsid w:val="002B03A8"/>
    <w:rsid w:val="002B3F20"/>
    <w:rsid w:val="002B468D"/>
    <w:rsid w:val="002B58BF"/>
    <w:rsid w:val="002B6CC0"/>
    <w:rsid w:val="002C022D"/>
    <w:rsid w:val="002C1870"/>
    <w:rsid w:val="002C2843"/>
    <w:rsid w:val="002C2E1F"/>
    <w:rsid w:val="002C6364"/>
    <w:rsid w:val="002C65F1"/>
    <w:rsid w:val="002D012E"/>
    <w:rsid w:val="002D1802"/>
    <w:rsid w:val="002D2EC0"/>
    <w:rsid w:val="002D3E83"/>
    <w:rsid w:val="002D4886"/>
    <w:rsid w:val="002E01B7"/>
    <w:rsid w:val="002E1EA1"/>
    <w:rsid w:val="002E2DCA"/>
    <w:rsid w:val="002F2706"/>
    <w:rsid w:val="00325398"/>
    <w:rsid w:val="00327B27"/>
    <w:rsid w:val="00336F4B"/>
    <w:rsid w:val="00344341"/>
    <w:rsid w:val="00350FBE"/>
    <w:rsid w:val="00363146"/>
    <w:rsid w:val="00366968"/>
    <w:rsid w:val="00367314"/>
    <w:rsid w:val="0037179E"/>
    <w:rsid w:val="00371DB8"/>
    <w:rsid w:val="0037525B"/>
    <w:rsid w:val="00376CBB"/>
    <w:rsid w:val="003772A0"/>
    <w:rsid w:val="00380DBD"/>
    <w:rsid w:val="00387831"/>
    <w:rsid w:val="0039109E"/>
    <w:rsid w:val="00391BB5"/>
    <w:rsid w:val="0039720E"/>
    <w:rsid w:val="003B08A8"/>
    <w:rsid w:val="003B0C7F"/>
    <w:rsid w:val="003B7054"/>
    <w:rsid w:val="003B7063"/>
    <w:rsid w:val="003E24B8"/>
    <w:rsid w:val="003E4262"/>
    <w:rsid w:val="00401D06"/>
    <w:rsid w:val="004023E5"/>
    <w:rsid w:val="0040326A"/>
    <w:rsid w:val="00412EF2"/>
    <w:rsid w:val="00415C0C"/>
    <w:rsid w:val="00417F32"/>
    <w:rsid w:val="00426565"/>
    <w:rsid w:val="00426D78"/>
    <w:rsid w:val="0043095C"/>
    <w:rsid w:val="00433F78"/>
    <w:rsid w:val="004416EB"/>
    <w:rsid w:val="00442427"/>
    <w:rsid w:val="0045412B"/>
    <w:rsid w:val="00461AC2"/>
    <w:rsid w:val="00463B0D"/>
    <w:rsid w:val="00465D91"/>
    <w:rsid w:val="00475270"/>
    <w:rsid w:val="00477C4E"/>
    <w:rsid w:val="00485A27"/>
    <w:rsid w:val="00487EB6"/>
    <w:rsid w:val="004A1D4A"/>
    <w:rsid w:val="004A3717"/>
    <w:rsid w:val="004A4619"/>
    <w:rsid w:val="004A4727"/>
    <w:rsid w:val="004B3417"/>
    <w:rsid w:val="004B7FBA"/>
    <w:rsid w:val="004C2708"/>
    <w:rsid w:val="004C4092"/>
    <w:rsid w:val="004C51BF"/>
    <w:rsid w:val="004C54E8"/>
    <w:rsid w:val="004D1858"/>
    <w:rsid w:val="004D47B1"/>
    <w:rsid w:val="004E41BB"/>
    <w:rsid w:val="004E5880"/>
    <w:rsid w:val="004F4107"/>
    <w:rsid w:val="004F575F"/>
    <w:rsid w:val="004F714A"/>
    <w:rsid w:val="0050382B"/>
    <w:rsid w:val="005250FF"/>
    <w:rsid w:val="005405E1"/>
    <w:rsid w:val="0054587C"/>
    <w:rsid w:val="00546E06"/>
    <w:rsid w:val="005517A6"/>
    <w:rsid w:val="00553CB8"/>
    <w:rsid w:val="005644DD"/>
    <w:rsid w:val="00565CAD"/>
    <w:rsid w:val="0056788E"/>
    <w:rsid w:val="00580F31"/>
    <w:rsid w:val="00593FD6"/>
    <w:rsid w:val="005A7B2A"/>
    <w:rsid w:val="005C4CEB"/>
    <w:rsid w:val="005D2320"/>
    <w:rsid w:val="005D3B2E"/>
    <w:rsid w:val="005D6808"/>
    <w:rsid w:val="005D7C87"/>
    <w:rsid w:val="005E2689"/>
    <w:rsid w:val="005E6214"/>
    <w:rsid w:val="005F1364"/>
    <w:rsid w:val="005F39C5"/>
    <w:rsid w:val="005F6F2E"/>
    <w:rsid w:val="00604F2F"/>
    <w:rsid w:val="00611E8A"/>
    <w:rsid w:val="0061230D"/>
    <w:rsid w:val="00614837"/>
    <w:rsid w:val="00623511"/>
    <w:rsid w:val="00626028"/>
    <w:rsid w:val="00633A59"/>
    <w:rsid w:val="00636AAC"/>
    <w:rsid w:val="00636E06"/>
    <w:rsid w:val="00643198"/>
    <w:rsid w:val="0064646E"/>
    <w:rsid w:val="006526D5"/>
    <w:rsid w:val="00656E07"/>
    <w:rsid w:val="00662412"/>
    <w:rsid w:val="00667AF6"/>
    <w:rsid w:val="00670FB2"/>
    <w:rsid w:val="00671D4D"/>
    <w:rsid w:val="0067283D"/>
    <w:rsid w:val="00673E54"/>
    <w:rsid w:val="00677C9B"/>
    <w:rsid w:val="00682F82"/>
    <w:rsid w:val="0068612A"/>
    <w:rsid w:val="0069090B"/>
    <w:rsid w:val="00695838"/>
    <w:rsid w:val="006959C4"/>
    <w:rsid w:val="0069611A"/>
    <w:rsid w:val="006A350C"/>
    <w:rsid w:val="006B1126"/>
    <w:rsid w:val="006B458F"/>
    <w:rsid w:val="006B6EFE"/>
    <w:rsid w:val="006B7971"/>
    <w:rsid w:val="006C2C10"/>
    <w:rsid w:val="006D2024"/>
    <w:rsid w:val="006E029D"/>
    <w:rsid w:val="006E4F2A"/>
    <w:rsid w:val="00703A21"/>
    <w:rsid w:val="0070702E"/>
    <w:rsid w:val="007123F7"/>
    <w:rsid w:val="007200C9"/>
    <w:rsid w:val="00720EA1"/>
    <w:rsid w:val="00722735"/>
    <w:rsid w:val="00725B14"/>
    <w:rsid w:val="00733C70"/>
    <w:rsid w:val="00733D9D"/>
    <w:rsid w:val="00733F91"/>
    <w:rsid w:val="007359B1"/>
    <w:rsid w:val="00735C55"/>
    <w:rsid w:val="007445D3"/>
    <w:rsid w:val="007525DC"/>
    <w:rsid w:val="007630DE"/>
    <w:rsid w:val="00763E46"/>
    <w:rsid w:val="00771165"/>
    <w:rsid w:val="007802BA"/>
    <w:rsid w:val="00781AF5"/>
    <w:rsid w:val="0078615A"/>
    <w:rsid w:val="007918D4"/>
    <w:rsid w:val="00794D09"/>
    <w:rsid w:val="00795142"/>
    <w:rsid w:val="007A0A55"/>
    <w:rsid w:val="007A4E66"/>
    <w:rsid w:val="007B2C97"/>
    <w:rsid w:val="007C2297"/>
    <w:rsid w:val="007C2995"/>
    <w:rsid w:val="007C6FD2"/>
    <w:rsid w:val="007D2703"/>
    <w:rsid w:val="007D493B"/>
    <w:rsid w:val="007D5FD6"/>
    <w:rsid w:val="007D7AC0"/>
    <w:rsid w:val="007E039C"/>
    <w:rsid w:val="007E2915"/>
    <w:rsid w:val="007E6B00"/>
    <w:rsid w:val="007F1F33"/>
    <w:rsid w:val="007F334C"/>
    <w:rsid w:val="007F6B63"/>
    <w:rsid w:val="008009F3"/>
    <w:rsid w:val="008229C1"/>
    <w:rsid w:val="0084013E"/>
    <w:rsid w:val="0084686C"/>
    <w:rsid w:val="00851D29"/>
    <w:rsid w:val="008536FA"/>
    <w:rsid w:val="00854A2B"/>
    <w:rsid w:val="00856382"/>
    <w:rsid w:val="00857A67"/>
    <w:rsid w:val="00857DF7"/>
    <w:rsid w:val="00861EB7"/>
    <w:rsid w:val="00864DDF"/>
    <w:rsid w:val="00873889"/>
    <w:rsid w:val="008910C7"/>
    <w:rsid w:val="00895F90"/>
    <w:rsid w:val="0089702F"/>
    <w:rsid w:val="008A6F4D"/>
    <w:rsid w:val="008A70A2"/>
    <w:rsid w:val="008B18AE"/>
    <w:rsid w:val="008B2647"/>
    <w:rsid w:val="008B3F44"/>
    <w:rsid w:val="008B4F10"/>
    <w:rsid w:val="008C41DF"/>
    <w:rsid w:val="008C5E26"/>
    <w:rsid w:val="008C5FC5"/>
    <w:rsid w:val="008D122B"/>
    <w:rsid w:val="008D552D"/>
    <w:rsid w:val="008F24AB"/>
    <w:rsid w:val="00904C33"/>
    <w:rsid w:val="0090645A"/>
    <w:rsid w:val="009208B9"/>
    <w:rsid w:val="00922747"/>
    <w:rsid w:val="00924DD5"/>
    <w:rsid w:val="009262C4"/>
    <w:rsid w:val="00934565"/>
    <w:rsid w:val="00941879"/>
    <w:rsid w:val="00945E30"/>
    <w:rsid w:val="0094676D"/>
    <w:rsid w:val="0095446F"/>
    <w:rsid w:val="00955C5F"/>
    <w:rsid w:val="00956528"/>
    <w:rsid w:val="0097244B"/>
    <w:rsid w:val="00972A17"/>
    <w:rsid w:val="00995942"/>
    <w:rsid w:val="009977FE"/>
    <w:rsid w:val="009A35C0"/>
    <w:rsid w:val="009A43E1"/>
    <w:rsid w:val="009A4A93"/>
    <w:rsid w:val="009C2529"/>
    <w:rsid w:val="009D010D"/>
    <w:rsid w:val="009E5A63"/>
    <w:rsid w:val="009E752B"/>
    <w:rsid w:val="009F019D"/>
    <w:rsid w:val="00A019BA"/>
    <w:rsid w:val="00A01F88"/>
    <w:rsid w:val="00A07ED9"/>
    <w:rsid w:val="00A223C0"/>
    <w:rsid w:val="00A24F11"/>
    <w:rsid w:val="00A2638F"/>
    <w:rsid w:val="00A30AEF"/>
    <w:rsid w:val="00A344FB"/>
    <w:rsid w:val="00A4341B"/>
    <w:rsid w:val="00A4416B"/>
    <w:rsid w:val="00A55BB9"/>
    <w:rsid w:val="00A566E0"/>
    <w:rsid w:val="00A5695E"/>
    <w:rsid w:val="00A61987"/>
    <w:rsid w:val="00A63786"/>
    <w:rsid w:val="00A639ED"/>
    <w:rsid w:val="00A672A2"/>
    <w:rsid w:val="00A72318"/>
    <w:rsid w:val="00AA07E0"/>
    <w:rsid w:val="00AB5A3F"/>
    <w:rsid w:val="00AC03C3"/>
    <w:rsid w:val="00AC3D22"/>
    <w:rsid w:val="00AC6922"/>
    <w:rsid w:val="00AD1037"/>
    <w:rsid w:val="00AD38D8"/>
    <w:rsid w:val="00AD4D5B"/>
    <w:rsid w:val="00AD62AB"/>
    <w:rsid w:val="00AE33BB"/>
    <w:rsid w:val="00AE4D43"/>
    <w:rsid w:val="00AE702C"/>
    <w:rsid w:val="00AF41C2"/>
    <w:rsid w:val="00B10007"/>
    <w:rsid w:val="00B12DF9"/>
    <w:rsid w:val="00B13D8D"/>
    <w:rsid w:val="00B25246"/>
    <w:rsid w:val="00B26115"/>
    <w:rsid w:val="00B3497B"/>
    <w:rsid w:val="00B35DD7"/>
    <w:rsid w:val="00B45967"/>
    <w:rsid w:val="00B56C1E"/>
    <w:rsid w:val="00B61C94"/>
    <w:rsid w:val="00B67F9E"/>
    <w:rsid w:val="00B83F4E"/>
    <w:rsid w:val="00B91F8E"/>
    <w:rsid w:val="00B9712B"/>
    <w:rsid w:val="00BA0EA5"/>
    <w:rsid w:val="00BB1F0B"/>
    <w:rsid w:val="00BB3293"/>
    <w:rsid w:val="00BC49A6"/>
    <w:rsid w:val="00BC7FD4"/>
    <w:rsid w:val="00BD3E9F"/>
    <w:rsid w:val="00BE204A"/>
    <w:rsid w:val="00BF44B1"/>
    <w:rsid w:val="00BF56A9"/>
    <w:rsid w:val="00BF7FE6"/>
    <w:rsid w:val="00C0201B"/>
    <w:rsid w:val="00C0344B"/>
    <w:rsid w:val="00C041D8"/>
    <w:rsid w:val="00C1048A"/>
    <w:rsid w:val="00C10F2A"/>
    <w:rsid w:val="00C202E1"/>
    <w:rsid w:val="00C50439"/>
    <w:rsid w:val="00C5304A"/>
    <w:rsid w:val="00C54DAD"/>
    <w:rsid w:val="00C556A1"/>
    <w:rsid w:val="00C626B1"/>
    <w:rsid w:val="00C70510"/>
    <w:rsid w:val="00C7157C"/>
    <w:rsid w:val="00C71BE5"/>
    <w:rsid w:val="00C76209"/>
    <w:rsid w:val="00C811FF"/>
    <w:rsid w:val="00C83D09"/>
    <w:rsid w:val="00CA4FFA"/>
    <w:rsid w:val="00CA6E31"/>
    <w:rsid w:val="00CB1AE8"/>
    <w:rsid w:val="00CC03FB"/>
    <w:rsid w:val="00CC19CE"/>
    <w:rsid w:val="00CC77A6"/>
    <w:rsid w:val="00CD3F5B"/>
    <w:rsid w:val="00CD7C36"/>
    <w:rsid w:val="00CD7DC2"/>
    <w:rsid w:val="00CE4EFC"/>
    <w:rsid w:val="00CE6E7C"/>
    <w:rsid w:val="00CE752A"/>
    <w:rsid w:val="00CE7E98"/>
    <w:rsid w:val="00D001BA"/>
    <w:rsid w:val="00D058DC"/>
    <w:rsid w:val="00D200B5"/>
    <w:rsid w:val="00D34C4A"/>
    <w:rsid w:val="00D40253"/>
    <w:rsid w:val="00D44793"/>
    <w:rsid w:val="00D46D18"/>
    <w:rsid w:val="00D471E1"/>
    <w:rsid w:val="00D50793"/>
    <w:rsid w:val="00D52236"/>
    <w:rsid w:val="00D53013"/>
    <w:rsid w:val="00D531E5"/>
    <w:rsid w:val="00D5607E"/>
    <w:rsid w:val="00D5642E"/>
    <w:rsid w:val="00D65CF6"/>
    <w:rsid w:val="00D72C19"/>
    <w:rsid w:val="00D72C8F"/>
    <w:rsid w:val="00D755F5"/>
    <w:rsid w:val="00D811A6"/>
    <w:rsid w:val="00D86BEF"/>
    <w:rsid w:val="00D95285"/>
    <w:rsid w:val="00DA5F63"/>
    <w:rsid w:val="00DB61BB"/>
    <w:rsid w:val="00DB647D"/>
    <w:rsid w:val="00DC4B25"/>
    <w:rsid w:val="00DC4C16"/>
    <w:rsid w:val="00DD025C"/>
    <w:rsid w:val="00DD6085"/>
    <w:rsid w:val="00DD62E3"/>
    <w:rsid w:val="00DE22E0"/>
    <w:rsid w:val="00DF03A3"/>
    <w:rsid w:val="00DF2EF5"/>
    <w:rsid w:val="00E00962"/>
    <w:rsid w:val="00E02554"/>
    <w:rsid w:val="00E02B06"/>
    <w:rsid w:val="00E044E2"/>
    <w:rsid w:val="00E04B5C"/>
    <w:rsid w:val="00E07AF8"/>
    <w:rsid w:val="00E1016A"/>
    <w:rsid w:val="00E10FA9"/>
    <w:rsid w:val="00E159AF"/>
    <w:rsid w:val="00E247FE"/>
    <w:rsid w:val="00E37611"/>
    <w:rsid w:val="00E41B6D"/>
    <w:rsid w:val="00E42481"/>
    <w:rsid w:val="00E50294"/>
    <w:rsid w:val="00E5423C"/>
    <w:rsid w:val="00E54D64"/>
    <w:rsid w:val="00E56D42"/>
    <w:rsid w:val="00E62247"/>
    <w:rsid w:val="00E6263C"/>
    <w:rsid w:val="00E6322E"/>
    <w:rsid w:val="00E65548"/>
    <w:rsid w:val="00E67A02"/>
    <w:rsid w:val="00E724B1"/>
    <w:rsid w:val="00E811FB"/>
    <w:rsid w:val="00E83290"/>
    <w:rsid w:val="00E852BE"/>
    <w:rsid w:val="00E92005"/>
    <w:rsid w:val="00EA752E"/>
    <w:rsid w:val="00EA773C"/>
    <w:rsid w:val="00EB02A7"/>
    <w:rsid w:val="00EB59F2"/>
    <w:rsid w:val="00EC0283"/>
    <w:rsid w:val="00EC1E31"/>
    <w:rsid w:val="00EC4FF7"/>
    <w:rsid w:val="00ED48EB"/>
    <w:rsid w:val="00ED6667"/>
    <w:rsid w:val="00EE19DE"/>
    <w:rsid w:val="00EE2482"/>
    <w:rsid w:val="00EF0BC1"/>
    <w:rsid w:val="00EF2463"/>
    <w:rsid w:val="00EF5F34"/>
    <w:rsid w:val="00F002B6"/>
    <w:rsid w:val="00F00A63"/>
    <w:rsid w:val="00F0680F"/>
    <w:rsid w:val="00F16C21"/>
    <w:rsid w:val="00F17DD3"/>
    <w:rsid w:val="00F2084F"/>
    <w:rsid w:val="00F306F7"/>
    <w:rsid w:val="00F3089C"/>
    <w:rsid w:val="00F309E6"/>
    <w:rsid w:val="00F32EF1"/>
    <w:rsid w:val="00F33633"/>
    <w:rsid w:val="00F34D1A"/>
    <w:rsid w:val="00F37E72"/>
    <w:rsid w:val="00F43B49"/>
    <w:rsid w:val="00F54211"/>
    <w:rsid w:val="00F60AB5"/>
    <w:rsid w:val="00F72467"/>
    <w:rsid w:val="00F72E42"/>
    <w:rsid w:val="00F73B09"/>
    <w:rsid w:val="00F768DE"/>
    <w:rsid w:val="00F76D9A"/>
    <w:rsid w:val="00F77938"/>
    <w:rsid w:val="00F80B4D"/>
    <w:rsid w:val="00F81F3B"/>
    <w:rsid w:val="00F90EBF"/>
    <w:rsid w:val="00F935D1"/>
    <w:rsid w:val="00F940D9"/>
    <w:rsid w:val="00FA29EE"/>
    <w:rsid w:val="00FA628A"/>
    <w:rsid w:val="00FA7719"/>
    <w:rsid w:val="00FB354B"/>
    <w:rsid w:val="00FB43E1"/>
    <w:rsid w:val="00FB48A8"/>
    <w:rsid w:val="00FB73BD"/>
    <w:rsid w:val="00FC480D"/>
    <w:rsid w:val="00FD391B"/>
    <w:rsid w:val="00FD7889"/>
    <w:rsid w:val="00FE0F76"/>
    <w:rsid w:val="00FF3FD9"/>
    <w:rsid w:val="00FF6ABF"/>
    <w:rsid w:val="00FF73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3260098">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bm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1</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3</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2</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5</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4</b:RefOrder>
  </b:Source>
  <b:Source>
    <b:Tag>Cla</b:Tag>
    <b:SourceType>Report</b:SourceType>
    <b:Guid>{76441884-CB94-4A1D-B527-FB669C2655D9}</b:Guid>
    <b:Title>Clasificación de Documentos usando libLinear: http://www.csie.ntu.edu.tw/~cjlin/papers/guide/guide.pdf   apéndice C –</b:Title>
    <b:RefOrder>6</b:RefOrder>
  </b:Source>
</b:Sources>
</file>

<file path=customXml/itemProps1.xml><?xml version="1.0" encoding="utf-8"?>
<ds:datastoreItem xmlns:ds="http://schemas.openxmlformats.org/officeDocument/2006/customXml" ds:itemID="{B02A6EF9-D92D-4518-962D-97A25B3E7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49</Pages>
  <Words>16305</Words>
  <Characters>89681</Characters>
  <Application>Microsoft Office Word</Application>
  <DocSecurity>0</DocSecurity>
  <Lines>747</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Correa</dc:creator>
  <cp:lastModifiedBy>Gabriel Correa</cp:lastModifiedBy>
  <cp:revision>347</cp:revision>
  <cp:lastPrinted>2015-08-28T12:13:00Z</cp:lastPrinted>
  <dcterms:created xsi:type="dcterms:W3CDTF">2015-08-19T15:37:00Z</dcterms:created>
  <dcterms:modified xsi:type="dcterms:W3CDTF">2015-08-28T12:58:00Z</dcterms:modified>
</cp:coreProperties>
</file>