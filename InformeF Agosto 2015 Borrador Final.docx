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E02554" w:rsidRDefault="00EE2482" w:rsidP="00EE2482">
      <w:pPr>
        <w:jc w:val="center"/>
      </w:pPr>
      <w:r w:rsidRPr="00E02554">
        <w:rPr>
          <w:b/>
          <w:rPrChange w:id="0" w:author="Gabriel Correa" w:date="2015-08-25T14:24:00Z">
            <w:rPr>
              <w:b/>
              <w:sz w:val="28"/>
            </w:rPr>
          </w:rPrChange>
        </w:rPr>
        <w:t>TEXT MINING APLICADO A DOCUMENTACIÓN DE API PARA LA DETECCIÓN DE DIRECTIVAS</w:t>
      </w: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EE2482" w:rsidRPr="00E02554" w:rsidRDefault="00EE2482" w:rsidP="00EE2482">
      <w:pPr>
        <w:jc w:val="center"/>
      </w:pPr>
    </w:p>
    <w:p w:rsidR="00EE2482" w:rsidRPr="00F00A63" w:rsidRDefault="00EE2482" w:rsidP="00EE2482">
      <w:pPr>
        <w:jc w:val="center"/>
        <w:rPr>
          <w:rFonts w:cs="Times New Roman"/>
        </w:rPr>
      </w:pPr>
      <w:r w:rsidRPr="00F00A63">
        <w:rPr>
          <w:rFonts w:cs="Times New Roman"/>
        </w:rPr>
        <w:t>GABRIEL CORREA GAETE</w:t>
      </w:r>
    </w:p>
    <w:p w:rsidR="00EE2482" w:rsidRPr="00106B0C" w:rsidRDefault="00EE2482"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1"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2" w:author="Gabriel Correa" w:date="2015-08-26T15:31:00Z">
            <w:rPr>
              <w:sz w:val="24"/>
            </w:rPr>
          </w:rPrChange>
        </w:rPr>
      </w:pPr>
      <w:r w:rsidRPr="00F00A63">
        <w:rPr>
          <w:rFonts w:ascii="Times New Roman" w:hAnsi="Times New Roman" w:cs="Times New Roman"/>
          <w:sz w:val="24"/>
        </w:rPr>
        <w:t>ROMAIN ROBBES</w:t>
      </w:r>
    </w:p>
    <w:p w:rsidR="00EE2482" w:rsidRPr="00E02554" w:rsidRDefault="00EE2482"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JORGE PÉREZ R.</w:t>
      </w:r>
    </w:p>
    <w:p w:rsidR="00EE2482" w:rsidRPr="00E02554" w:rsidRDefault="00EE2482" w:rsidP="00EE2482">
      <w:pPr>
        <w:jc w:val="center"/>
      </w:pPr>
      <w:r w:rsidRPr="00E02554">
        <w:t>BÁRBARA POBLETE L.</w:t>
      </w:r>
    </w:p>
    <w:p w:rsidR="00EE2482" w:rsidRDefault="00EE2482"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5"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6"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bookmarkStart w:id="7" w:name="_Ref405455820" w:displacedByCustomXml="next"/>
    <w:sdt>
      <w:sdtPr>
        <w:rPr>
          <w:rFonts w:eastAsiaTheme="majorEastAsia" w:cstheme="majorBidi"/>
          <w:b/>
          <w:bCs/>
          <w:color w:val="365F91" w:themeColor="accent1" w:themeShade="BF"/>
          <w:szCs w:val="28"/>
        </w:rPr>
        <w:id w:val="1169375657"/>
        <w:docPartObj>
          <w:docPartGallery w:val="Table of Contents"/>
          <w:docPartUnique/>
        </w:docPartObj>
      </w:sdtPr>
      <w:sdtEndPr>
        <w:rPr>
          <w:rFonts w:eastAsiaTheme="minorEastAsia" w:cstheme="minorBidi"/>
          <w:b w:val="0"/>
          <w:bCs w:val="0"/>
          <w:vanish/>
          <w:color w:val="auto"/>
          <w:szCs w:val="22"/>
          <w:highlight w:val="yellow"/>
        </w:rPr>
      </w:sdtEndPr>
      <w:sdtContent>
        <w:p w:rsidR="00EE2482" w:rsidRPr="00E02554" w:rsidRDefault="00EE2482" w:rsidP="00EE2482">
          <w:r w:rsidRPr="00E02554">
            <w:rPr>
              <w:rFonts w:eastAsiaTheme="majorEastAsia" w:cstheme="majorBidi"/>
              <w:color w:val="365F91" w:themeColor="accent1" w:themeShade="BF"/>
              <w:szCs w:val="28"/>
              <w:rPrChange w:id="8" w:author="Gabriel Correa" w:date="2015-08-25T14:24:00Z">
                <w:rPr>
                  <w:rFonts w:asciiTheme="majorHAnsi" w:eastAsiaTheme="majorEastAsia" w:hAnsiTheme="majorHAnsi" w:cstheme="majorBidi"/>
                  <w:color w:val="365F91" w:themeColor="accent1" w:themeShade="BF"/>
                  <w:sz w:val="28"/>
                  <w:szCs w:val="28"/>
                </w:rPr>
              </w:rPrChange>
            </w:rPr>
            <w:t>Índice</w:t>
          </w:r>
          <w:bookmarkEnd w:id="7"/>
        </w:p>
        <w:p w:rsidR="00763E46" w:rsidRDefault="00EE2482">
          <w:pPr>
            <w:pStyle w:val="TDC1"/>
            <w:tabs>
              <w:tab w:val="left" w:pos="440"/>
              <w:tab w:val="right" w:leader="dot" w:pos="9395"/>
            </w:tabs>
            <w:rPr>
              <w:ins w:id="9" w:author="Gabriel Correa" w:date="2015-08-27T12:49:00Z"/>
              <w:rFonts w:asciiTheme="minorHAnsi" w:hAnsiTheme="minorHAnsi"/>
              <w:noProof/>
              <w:sz w:val="22"/>
            </w:rPr>
          </w:pPr>
          <w:r w:rsidRPr="00E02554">
            <w:rPr>
              <w:rPrChange w:id="10" w:author="Gabriel Correa" w:date="2015-08-25T14:24:00Z">
                <w:rPr>
                  <w:b/>
                  <w:bCs/>
                </w:rPr>
              </w:rPrChange>
            </w:rPr>
            <w:fldChar w:fldCharType="begin"/>
          </w:r>
          <w:r w:rsidRPr="00E02554">
            <w:instrText xml:space="preserve"> TOC \o "1-3" \h \z \u </w:instrText>
          </w:r>
          <w:r w:rsidRPr="00E02554">
            <w:rPr>
              <w:rPrChange w:id="11" w:author="Gabriel Correa" w:date="2015-08-25T14:24:00Z">
                <w:rPr>
                  <w:b/>
                  <w:bCs/>
                </w:rPr>
              </w:rPrChange>
            </w:rPr>
            <w:fldChar w:fldCharType="separate"/>
          </w:r>
          <w:ins w:id="12" w:author="Gabriel Correa" w:date="2015-08-27T12:49:00Z">
            <w:r w:rsidR="00763E46" w:rsidRPr="003C47C0">
              <w:rPr>
                <w:rStyle w:val="Hipervnculo"/>
                <w:noProof/>
              </w:rPr>
              <w:fldChar w:fldCharType="begin"/>
            </w:r>
            <w:r w:rsidR="00763E46" w:rsidRPr="003C47C0">
              <w:rPr>
                <w:rStyle w:val="Hipervnculo"/>
                <w:noProof/>
              </w:rPr>
              <w:instrText xml:space="preserve"> </w:instrText>
            </w:r>
            <w:r w:rsidR="00763E46">
              <w:rPr>
                <w:noProof/>
              </w:rPr>
              <w:instrText>HYPERLINK \l "_Toc428443069"</w:instrText>
            </w:r>
            <w:r w:rsidR="00763E46" w:rsidRPr="003C47C0">
              <w:rPr>
                <w:rStyle w:val="Hipervnculo"/>
                <w:noProof/>
              </w:rPr>
              <w:instrText xml:space="preserve"> </w:instrText>
            </w:r>
            <w:r w:rsidR="00763E46" w:rsidRPr="003C47C0">
              <w:rPr>
                <w:rStyle w:val="Hipervnculo"/>
                <w:noProof/>
              </w:rPr>
              <w:fldChar w:fldCharType="separate"/>
            </w:r>
            <w:r w:rsidR="00763E46" w:rsidRPr="003C47C0">
              <w:rPr>
                <w:rStyle w:val="Hipervnculo"/>
                <w:noProof/>
              </w:rPr>
              <w:t>1</w:t>
            </w:r>
            <w:r w:rsidR="00763E46">
              <w:rPr>
                <w:rFonts w:asciiTheme="minorHAnsi" w:hAnsiTheme="minorHAnsi"/>
                <w:noProof/>
                <w:sz w:val="22"/>
              </w:rPr>
              <w:tab/>
            </w:r>
            <w:r w:rsidR="00763E46" w:rsidRPr="003C47C0">
              <w:rPr>
                <w:rStyle w:val="Hipervnculo"/>
                <w:noProof/>
              </w:rPr>
              <w:t>Introducción</w:t>
            </w:r>
            <w:r w:rsidR="00763E46">
              <w:rPr>
                <w:noProof/>
                <w:webHidden/>
              </w:rPr>
              <w:tab/>
            </w:r>
            <w:r w:rsidR="00763E46">
              <w:rPr>
                <w:noProof/>
                <w:webHidden/>
              </w:rPr>
              <w:fldChar w:fldCharType="begin"/>
            </w:r>
            <w:r w:rsidR="00763E46">
              <w:rPr>
                <w:noProof/>
                <w:webHidden/>
              </w:rPr>
              <w:instrText xml:space="preserve"> PAGEREF _Toc428443069 \h </w:instrText>
            </w:r>
          </w:ins>
          <w:r w:rsidR="00763E46">
            <w:rPr>
              <w:noProof/>
              <w:webHidden/>
            </w:rPr>
          </w:r>
          <w:r w:rsidR="00763E46">
            <w:rPr>
              <w:noProof/>
              <w:webHidden/>
            </w:rPr>
            <w:fldChar w:fldCharType="separate"/>
          </w:r>
          <w:ins w:id="13" w:author="Gabriel Correa" w:date="2015-08-27T12:50:00Z">
            <w:r w:rsidR="00763E46">
              <w:rPr>
                <w:noProof/>
                <w:webHidden/>
              </w:rPr>
              <w:t>1</w:t>
            </w:r>
          </w:ins>
          <w:ins w:id="14" w:author="Gabriel Correa" w:date="2015-08-27T12:49:00Z">
            <w:r w:rsidR="00763E46">
              <w:rPr>
                <w:noProof/>
                <w:webHidden/>
              </w:rPr>
              <w:fldChar w:fldCharType="end"/>
            </w:r>
            <w:r w:rsidR="00763E46" w:rsidRPr="003C47C0">
              <w:rPr>
                <w:rStyle w:val="Hipervnculo"/>
                <w:noProof/>
              </w:rPr>
              <w:fldChar w:fldCharType="end"/>
            </w:r>
          </w:ins>
        </w:p>
        <w:p w:rsidR="00763E46" w:rsidRDefault="00763E46">
          <w:pPr>
            <w:pStyle w:val="TDC2"/>
            <w:tabs>
              <w:tab w:val="left" w:pos="880"/>
              <w:tab w:val="right" w:leader="dot" w:pos="9395"/>
            </w:tabs>
            <w:rPr>
              <w:ins w:id="15" w:author="Gabriel Correa" w:date="2015-08-27T12:49:00Z"/>
              <w:rFonts w:asciiTheme="minorHAnsi" w:hAnsiTheme="minorHAnsi"/>
              <w:noProof/>
              <w:sz w:val="22"/>
            </w:rPr>
          </w:pPr>
          <w:ins w:id="1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1.1</w:t>
            </w:r>
            <w:r>
              <w:rPr>
                <w:rFonts w:asciiTheme="minorHAnsi" w:hAnsiTheme="minorHAnsi"/>
                <w:noProof/>
                <w:sz w:val="22"/>
              </w:rPr>
              <w:tab/>
            </w:r>
            <w:r w:rsidRPr="003C47C0">
              <w:rPr>
                <w:rStyle w:val="Hipervnculo"/>
                <w:noProof/>
              </w:rPr>
              <w:t>Documentación de API</w:t>
            </w:r>
            <w:r>
              <w:rPr>
                <w:noProof/>
                <w:webHidden/>
              </w:rPr>
              <w:tab/>
            </w:r>
            <w:r>
              <w:rPr>
                <w:noProof/>
                <w:webHidden/>
              </w:rPr>
              <w:fldChar w:fldCharType="begin"/>
            </w:r>
            <w:r>
              <w:rPr>
                <w:noProof/>
                <w:webHidden/>
              </w:rPr>
              <w:instrText xml:space="preserve"> PAGEREF _Toc428443070 \h </w:instrText>
            </w:r>
          </w:ins>
          <w:r>
            <w:rPr>
              <w:noProof/>
              <w:webHidden/>
            </w:rPr>
          </w:r>
          <w:r>
            <w:rPr>
              <w:noProof/>
              <w:webHidden/>
            </w:rPr>
            <w:fldChar w:fldCharType="separate"/>
          </w:r>
          <w:ins w:id="17" w:author="Gabriel Correa" w:date="2015-08-27T12:50:00Z">
            <w:r>
              <w:rPr>
                <w:noProof/>
                <w:webHidden/>
              </w:rPr>
              <w:t>1</w:t>
            </w:r>
          </w:ins>
          <w:ins w:id="1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9" w:author="Gabriel Correa" w:date="2015-08-27T12:49:00Z"/>
              <w:rFonts w:asciiTheme="minorHAnsi" w:hAnsiTheme="minorHAnsi"/>
              <w:noProof/>
              <w:sz w:val="22"/>
            </w:rPr>
          </w:pPr>
          <w:ins w:id="2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1.2</w:t>
            </w:r>
            <w:r>
              <w:rPr>
                <w:rFonts w:asciiTheme="minorHAnsi" w:hAnsiTheme="minorHAnsi"/>
                <w:noProof/>
                <w:sz w:val="22"/>
              </w:rPr>
              <w:tab/>
            </w:r>
            <w:r w:rsidRPr="003C47C0">
              <w:rPr>
                <w:rStyle w:val="Hipervnculo"/>
                <w:noProof/>
              </w:rPr>
              <w:t>Problema con las Directivas</w:t>
            </w:r>
            <w:r>
              <w:rPr>
                <w:noProof/>
                <w:webHidden/>
              </w:rPr>
              <w:tab/>
            </w:r>
            <w:r>
              <w:rPr>
                <w:noProof/>
                <w:webHidden/>
              </w:rPr>
              <w:fldChar w:fldCharType="begin"/>
            </w:r>
            <w:r>
              <w:rPr>
                <w:noProof/>
                <w:webHidden/>
              </w:rPr>
              <w:instrText xml:space="preserve"> PAGEREF _Toc428443071 \h </w:instrText>
            </w:r>
          </w:ins>
          <w:r>
            <w:rPr>
              <w:noProof/>
              <w:webHidden/>
            </w:rPr>
          </w:r>
          <w:r>
            <w:rPr>
              <w:noProof/>
              <w:webHidden/>
            </w:rPr>
            <w:fldChar w:fldCharType="separate"/>
          </w:r>
          <w:ins w:id="21" w:author="Gabriel Correa" w:date="2015-08-27T12:50:00Z">
            <w:r>
              <w:rPr>
                <w:noProof/>
                <w:webHidden/>
              </w:rPr>
              <w:t>2</w:t>
            </w:r>
          </w:ins>
          <w:ins w:id="2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660"/>
              <w:tab w:val="right" w:leader="dot" w:pos="9395"/>
            </w:tabs>
            <w:rPr>
              <w:ins w:id="23" w:author="Gabriel Correa" w:date="2015-08-27T12:49:00Z"/>
              <w:rFonts w:asciiTheme="minorHAnsi" w:hAnsiTheme="minorHAnsi"/>
              <w:noProof/>
              <w:sz w:val="22"/>
            </w:rPr>
          </w:pPr>
          <w:ins w:id="2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"_Toc428443073"</w:instrText>
            </w:r>
            <w:r w:rsidRPr="003C47C0">
              <w:rPr>
                <w:rStyle w:val="Hipervnculo"/>
                <w:noProof/>
              </w:rPr>
              <w:instrText xml:space="preserve"> </w:instrText>
            </w:r>
            <w:r w:rsidRPr="003C47C0">
              <w:rPr>
                <w:rStyle w:val="Hipervnculo"/>
                <w:noProof/>
              </w:rPr>
              <w:fldChar w:fldCharType="separate"/>
            </w:r>
            <w:r>
              <w:rPr>
                <w:rFonts w:asciiTheme="minorHAnsi" w:hAnsiTheme="minorHAnsi"/>
                <w:noProof/>
                <w:sz w:val="22"/>
              </w:rPr>
              <w:tab/>
            </w:r>
            <w:r w:rsidRPr="003C47C0">
              <w:rPr>
                <w:rStyle w:val="Hipervnculo"/>
                <w:noProof/>
              </w:rPr>
              <w:t>Una Solución</w:t>
            </w:r>
            <w:r>
              <w:rPr>
                <w:noProof/>
                <w:webHidden/>
              </w:rPr>
              <w:tab/>
            </w:r>
            <w:r>
              <w:rPr>
                <w:noProof/>
                <w:webHidden/>
              </w:rPr>
              <w:fldChar w:fldCharType="begin"/>
            </w:r>
            <w:r>
              <w:rPr>
                <w:noProof/>
                <w:webHidden/>
              </w:rPr>
              <w:instrText xml:space="preserve"> PAGEREF _Toc428443073 \h </w:instrText>
            </w:r>
          </w:ins>
          <w:r>
            <w:rPr>
              <w:noProof/>
              <w:webHidden/>
            </w:rPr>
          </w:r>
          <w:r>
            <w:rPr>
              <w:noProof/>
              <w:webHidden/>
            </w:rPr>
            <w:fldChar w:fldCharType="separate"/>
          </w:r>
          <w:ins w:id="25" w:author="Gabriel Correa" w:date="2015-08-27T12:50:00Z">
            <w:r>
              <w:rPr>
                <w:noProof/>
                <w:webHidden/>
              </w:rPr>
              <w:t>3</w:t>
            </w:r>
          </w:ins>
          <w:ins w:id="2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right" w:leader="dot" w:pos="9395"/>
            </w:tabs>
            <w:rPr>
              <w:ins w:id="27" w:author="Gabriel Correa" w:date="2015-08-27T12:49:00Z"/>
              <w:rFonts w:asciiTheme="minorHAnsi" w:hAnsiTheme="minorHAnsi"/>
              <w:noProof/>
              <w:sz w:val="22"/>
            </w:rPr>
          </w:pPr>
          <w:ins w:id="2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1.3</w:t>
            </w:r>
            <w:r>
              <w:rPr>
                <w:noProof/>
                <w:webHidden/>
              </w:rPr>
              <w:tab/>
            </w:r>
            <w:r>
              <w:rPr>
                <w:noProof/>
                <w:webHidden/>
              </w:rPr>
              <w:fldChar w:fldCharType="begin"/>
            </w:r>
            <w:r>
              <w:rPr>
                <w:noProof/>
                <w:webHidden/>
              </w:rPr>
              <w:instrText xml:space="preserve"> PAGEREF _Toc428443074 \h </w:instrText>
            </w:r>
          </w:ins>
          <w:r>
            <w:rPr>
              <w:noProof/>
              <w:webHidden/>
            </w:rPr>
          </w:r>
          <w:r>
            <w:rPr>
              <w:noProof/>
              <w:webHidden/>
            </w:rPr>
            <w:fldChar w:fldCharType="separate"/>
          </w:r>
          <w:ins w:id="29" w:author="Gabriel Correa" w:date="2015-08-27T12:50:00Z">
            <w:r>
              <w:rPr>
                <w:noProof/>
                <w:webHidden/>
              </w:rPr>
              <w:t>3</w:t>
            </w:r>
          </w:ins>
          <w:ins w:id="3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31" w:author="Gabriel Correa" w:date="2015-08-27T12:49:00Z"/>
              <w:rFonts w:asciiTheme="minorHAnsi" w:hAnsiTheme="minorHAnsi"/>
              <w:noProof/>
              <w:sz w:val="22"/>
            </w:rPr>
          </w:pPr>
          <w:ins w:id="3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1.4</w:t>
            </w:r>
            <w:r>
              <w:rPr>
                <w:rFonts w:asciiTheme="minorHAnsi" w:hAnsiTheme="minorHAnsi"/>
                <w:noProof/>
                <w:sz w:val="22"/>
              </w:rPr>
              <w:tab/>
            </w:r>
            <w:r w:rsidRPr="003C47C0">
              <w:rPr>
                <w:rStyle w:val="Hipervnculo"/>
                <w:noProof/>
              </w:rPr>
              <w:t>Objetivos</w:t>
            </w:r>
            <w:r>
              <w:rPr>
                <w:noProof/>
                <w:webHidden/>
              </w:rPr>
              <w:tab/>
            </w:r>
            <w:r>
              <w:rPr>
                <w:noProof/>
                <w:webHidden/>
              </w:rPr>
              <w:fldChar w:fldCharType="begin"/>
            </w:r>
            <w:r>
              <w:rPr>
                <w:noProof/>
                <w:webHidden/>
              </w:rPr>
              <w:instrText xml:space="preserve"> PAGEREF _Toc428443076 \h </w:instrText>
            </w:r>
          </w:ins>
          <w:r>
            <w:rPr>
              <w:noProof/>
              <w:webHidden/>
            </w:rPr>
          </w:r>
          <w:r>
            <w:rPr>
              <w:noProof/>
              <w:webHidden/>
            </w:rPr>
            <w:fldChar w:fldCharType="separate"/>
          </w:r>
          <w:ins w:id="33" w:author="Gabriel Correa" w:date="2015-08-27T12:50:00Z">
            <w:r>
              <w:rPr>
                <w:noProof/>
                <w:webHidden/>
              </w:rPr>
              <w:t>3</w:t>
            </w:r>
          </w:ins>
          <w:ins w:id="3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35" w:author="Gabriel Correa" w:date="2015-08-27T12:49:00Z"/>
              <w:rFonts w:asciiTheme="minorHAnsi" w:hAnsiTheme="minorHAnsi"/>
              <w:noProof/>
              <w:sz w:val="22"/>
            </w:rPr>
          </w:pPr>
          <w:ins w:id="3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1.4.1</w:t>
            </w:r>
            <w:r>
              <w:rPr>
                <w:rFonts w:asciiTheme="minorHAnsi" w:hAnsiTheme="minorHAnsi"/>
                <w:noProof/>
                <w:sz w:val="22"/>
              </w:rPr>
              <w:tab/>
            </w:r>
            <w:r w:rsidRPr="003C47C0">
              <w:rPr>
                <w:rStyle w:val="Hipervnculo"/>
                <w:noProof/>
              </w:rPr>
              <w:t>Objetivos Generales</w:t>
            </w:r>
            <w:r>
              <w:rPr>
                <w:noProof/>
                <w:webHidden/>
              </w:rPr>
              <w:tab/>
            </w:r>
            <w:r>
              <w:rPr>
                <w:noProof/>
                <w:webHidden/>
              </w:rPr>
              <w:fldChar w:fldCharType="begin"/>
            </w:r>
            <w:r>
              <w:rPr>
                <w:noProof/>
                <w:webHidden/>
              </w:rPr>
              <w:instrText xml:space="preserve"> PAGEREF _Toc428443078 \h </w:instrText>
            </w:r>
          </w:ins>
          <w:r>
            <w:rPr>
              <w:noProof/>
              <w:webHidden/>
            </w:rPr>
          </w:r>
          <w:r>
            <w:rPr>
              <w:noProof/>
              <w:webHidden/>
            </w:rPr>
            <w:fldChar w:fldCharType="separate"/>
          </w:r>
          <w:ins w:id="37" w:author="Gabriel Correa" w:date="2015-08-27T12:50:00Z">
            <w:r>
              <w:rPr>
                <w:noProof/>
                <w:webHidden/>
              </w:rPr>
              <w:t>3</w:t>
            </w:r>
          </w:ins>
          <w:ins w:id="3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39" w:author="Gabriel Correa" w:date="2015-08-27T12:49:00Z"/>
              <w:rFonts w:asciiTheme="minorHAnsi" w:hAnsiTheme="minorHAnsi"/>
              <w:noProof/>
              <w:sz w:val="22"/>
            </w:rPr>
          </w:pPr>
          <w:ins w:id="4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1.4.2</w:t>
            </w:r>
            <w:r>
              <w:rPr>
                <w:rFonts w:asciiTheme="minorHAnsi" w:hAnsiTheme="minorHAnsi"/>
                <w:noProof/>
                <w:sz w:val="22"/>
              </w:rPr>
              <w:tab/>
            </w:r>
            <w:r w:rsidRPr="003C47C0">
              <w:rPr>
                <w:rStyle w:val="Hipervnculo"/>
                <w:noProof/>
              </w:rPr>
              <w:t>Objetivos Específicos</w:t>
            </w:r>
            <w:r>
              <w:rPr>
                <w:noProof/>
                <w:webHidden/>
              </w:rPr>
              <w:tab/>
            </w:r>
            <w:r>
              <w:rPr>
                <w:noProof/>
                <w:webHidden/>
              </w:rPr>
              <w:fldChar w:fldCharType="begin"/>
            </w:r>
            <w:r>
              <w:rPr>
                <w:noProof/>
                <w:webHidden/>
              </w:rPr>
              <w:instrText xml:space="preserve"> PAGEREF _Toc428443079 \h </w:instrText>
            </w:r>
          </w:ins>
          <w:r>
            <w:rPr>
              <w:noProof/>
              <w:webHidden/>
            </w:rPr>
          </w:r>
          <w:r>
            <w:rPr>
              <w:noProof/>
              <w:webHidden/>
            </w:rPr>
            <w:fldChar w:fldCharType="separate"/>
          </w:r>
          <w:ins w:id="41" w:author="Gabriel Correa" w:date="2015-08-27T12:50:00Z">
            <w:r>
              <w:rPr>
                <w:noProof/>
                <w:webHidden/>
              </w:rPr>
              <w:t>3</w:t>
            </w:r>
          </w:ins>
          <w:ins w:id="42"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43" w:author="Gabriel Correa" w:date="2015-08-27T12:49:00Z"/>
              <w:rFonts w:asciiTheme="minorHAnsi" w:hAnsiTheme="minorHAnsi"/>
              <w:noProof/>
              <w:sz w:val="22"/>
            </w:rPr>
          </w:pPr>
          <w:ins w:id="4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w:t>
            </w:r>
            <w:r>
              <w:rPr>
                <w:rFonts w:asciiTheme="minorHAnsi" w:hAnsiTheme="minorHAnsi"/>
                <w:noProof/>
                <w:sz w:val="22"/>
              </w:rPr>
              <w:tab/>
            </w:r>
            <w:r w:rsidRPr="003C47C0">
              <w:rPr>
                <w:rStyle w:val="Hipervnculo"/>
                <w:noProof/>
              </w:rPr>
              <w:t>Marco teórico y trabajos anteriores</w:t>
            </w:r>
            <w:r>
              <w:rPr>
                <w:noProof/>
                <w:webHidden/>
              </w:rPr>
              <w:tab/>
            </w:r>
            <w:r>
              <w:rPr>
                <w:noProof/>
                <w:webHidden/>
              </w:rPr>
              <w:fldChar w:fldCharType="begin"/>
            </w:r>
            <w:r>
              <w:rPr>
                <w:noProof/>
                <w:webHidden/>
              </w:rPr>
              <w:instrText xml:space="preserve"> PAGEREF _Toc428443081 \h </w:instrText>
            </w:r>
          </w:ins>
          <w:r>
            <w:rPr>
              <w:noProof/>
              <w:webHidden/>
            </w:rPr>
          </w:r>
          <w:r>
            <w:rPr>
              <w:noProof/>
              <w:webHidden/>
            </w:rPr>
            <w:fldChar w:fldCharType="separate"/>
          </w:r>
          <w:ins w:id="45" w:author="Gabriel Correa" w:date="2015-08-27T12:50:00Z">
            <w:r>
              <w:rPr>
                <w:noProof/>
                <w:webHidden/>
              </w:rPr>
              <w:t>4</w:t>
            </w:r>
          </w:ins>
          <w:ins w:id="4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47" w:author="Gabriel Correa" w:date="2015-08-27T12:49:00Z"/>
              <w:rFonts w:asciiTheme="minorHAnsi" w:hAnsiTheme="minorHAnsi"/>
              <w:noProof/>
              <w:sz w:val="22"/>
            </w:rPr>
          </w:pPr>
          <w:ins w:id="4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2.1</w:t>
            </w:r>
            <w:r>
              <w:rPr>
                <w:rFonts w:asciiTheme="minorHAnsi" w:hAnsiTheme="minorHAnsi"/>
                <w:noProof/>
                <w:sz w:val="22"/>
              </w:rPr>
              <w:tab/>
            </w:r>
            <w:r w:rsidRPr="003C47C0">
              <w:rPr>
                <w:rStyle w:val="Hipervnculo"/>
                <w:noProof/>
              </w:rPr>
              <w:t>Importancia de comentarios en API y código fuente</w:t>
            </w:r>
            <w:r>
              <w:rPr>
                <w:noProof/>
                <w:webHidden/>
              </w:rPr>
              <w:tab/>
            </w:r>
            <w:r>
              <w:rPr>
                <w:noProof/>
                <w:webHidden/>
              </w:rPr>
              <w:fldChar w:fldCharType="begin"/>
            </w:r>
            <w:r>
              <w:rPr>
                <w:noProof/>
                <w:webHidden/>
              </w:rPr>
              <w:instrText xml:space="preserve"> PAGEREF _Toc428443082 \h </w:instrText>
            </w:r>
          </w:ins>
          <w:r>
            <w:rPr>
              <w:noProof/>
              <w:webHidden/>
            </w:rPr>
          </w:r>
          <w:r>
            <w:rPr>
              <w:noProof/>
              <w:webHidden/>
            </w:rPr>
            <w:fldChar w:fldCharType="separate"/>
          </w:r>
          <w:ins w:id="49" w:author="Gabriel Correa" w:date="2015-08-27T12:50:00Z">
            <w:r>
              <w:rPr>
                <w:noProof/>
                <w:webHidden/>
              </w:rPr>
              <w:t>4</w:t>
            </w:r>
          </w:ins>
          <w:ins w:id="5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51" w:author="Gabriel Correa" w:date="2015-08-27T12:49:00Z"/>
              <w:rFonts w:asciiTheme="minorHAnsi" w:hAnsiTheme="minorHAnsi"/>
              <w:noProof/>
              <w:sz w:val="22"/>
            </w:rPr>
          </w:pPr>
          <w:ins w:id="5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w:t>
            </w:r>
            <w:r>
              <w:rPr>
                <w:rFonts w:asciiTheme="minorHAnsi" w:hAnsiTheme="minorHAnsi"/>
                <w:noProof/>
                <w:sz w:val="22"/>
              </w:rPr>
              <w:tab/>
            </w:r>
            <w:r w:rsidRPr="003C47C0">
              <w:rPr>
                <w:rStyle w:val="Hipervnculo"/>
                <w:noProof/>
              </w:rPr>
              <w:t>Destacación de directivas en API</w:t>
            </w:r>
            <w:r>
              <w:rPr>
                <w:noProof/>
                <w:webHidden/>
              </w:rPr>
              <w:tab/>
            </w:r>
            <w:r>
              <w:rPr>
                <w:noProof/>
                <w:webHidden/>
              </w:rPr>
              <w:fldChar w:fldCharType="begin"/>
            </w:r>
            <w:r>
              <w:rPr>
                <w:noProof/>
                <w:webHidden/>
              </w:rPr>
              <w:instrText xml:space="preserve"> PAGEREF _Toc428443083 \h </w:instrText>
            </w:r>
          </w:ins>
          <w:r>
            <w:rPr>
              <w:noProof/>
              <w:webHidden/>
            </w:rPr>
          </w:r>
          <w:r>
            <w:rPr>
              <w:noProof/>
              <w:webHidden/>
            </w:rPr>
            <w:fldChar w:fldCharType="separate"/>
          </w:r>
          <w:ins w:id="53" w:author="Gabriel Correa" w:date="2015-08-27T12:50:00Z">
            <w:r>
              <w:rPr>
                <w:noProof/>
                <w:webHidden/>
              </w:rPr>
              <w:t>4</w:t>
            </w:r>
          </w:ins>
          <w:ins w:id="5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55" w:author="Gabriel Correa" w:date="2015-08-27T12:49:00Z"/>
              <w:rFonts w:asciiTheme="minorHAnsi" w:hAnsiTheme="minorHAnsi"/>
              <w:noProof/>
              <w:sz w:val="22"/>
            </w:rPr>
          </w:pPr>
          <w:ins w:id="5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2.2.1</w:t>
            </w:r>
            <w:r>
              <w:rPr>
                <w:rFonts w:asciiTheme="minorHAnsi" w:hAnsiTheme="minorHAnsi"/>
                <w:noProof/>
                <w:sz w:val="22"/>
              </w:rPr>
              <w:tab/>
            </w:r>
            <w:r w:rsidRPr="003C47C0">
              <w:rPr>
                <w:rStyle w:val="Hipervnculo"/>
                <w:noProof/>
              </w:rPr>
              <w:t>Problema: Las directivas pueden pasar desapercibidas</w:t>
            </w:r>
            <w:r>
              <w:rPr>
                <w:noProof/>
                <w:webHidden/>
              </w:rPr>
              <w:tab/>
            </w:r>
            <w:r>
              <w:rPr>
                <w:noProof/>
                <w:webHidden/>
              </w:rPr>
              <w:fldChar w:fldCharType="begin"/>
            </w:r>
            <w:r>
              <w:rPr>
                <w:noProof/>
                <w:webHidden/>
              </w:rPr>
              <w:instrText xml:space="preserve"> PAGEREF _Toc428443084 \h </w:instrText>
            </w:r>
          </w:ins>
          <w:r>
            <w:rPr>
              <w:noProof/>
              <w:webHidden/>
            </w:rPr>
          </w:r>
          <w:r>
            <w:rPr>
              <w:noProof/>
              <w:webHidden/>
            </w:rPr>
            <w:fldChar w:fldCharType="separate"/>
          </w:r>
          <w:ins w:id="57" w:author="Gabriel Correa" w:date="2015-08-27T12:50:00Z">
            <w:r>
              <w:rPr>
                <w:noProof/>
                <w:webHidden/>
              </w:rPr>
              <w:t>4</w:t>
            </w:r>
          </w:ins>
          <w:ins w:id="5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59" w:author="Gabriel Correa" w:date="2015-08-27T12:49:00Z"/>
              <w:rFonts w:asciiTheme="minorHAnsi" w:hAnsiTheme="minorHAnsi"/>
              <w:noProof/>
              <w:sz w:val="22"/>
            </w:rPr>
          </w:pPr>
          <w:ins w:id="6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2.2.2</w:t>
            </w:r>
            <w:r>
              <w:rPr>
                <w:rFonts w:asciiTheme="minorHAnsi" w:hAnsiTheme="minorHAnsi"/>
                <w:noProof/>
                <w:sz w:val="22"/>
              </w:rPr>
              <w:tab/>
            </w:r>
            <w:r w:rsidRPr="003C47C0">
              <w:rPr>
                <w:rStyle w:val="Hipervnculo"/>
                <w:noProof/>
              </w:rPr>
              <w:t>Syntax highlighting en editores de texto</w:t>
            </w:r>
            <w:r>
              <w:rPr>
                <w:noProof/>
                <w:webHidden/>
              </w:rPr>
              <w:tab/>
            </w:r>
            <w:r>
              <w:rPr>
                <w:noProof/>
                <w:webHidden/>
              </w:rPr>
              <w:fldChar w:fldCharType="begin"/>
            </w:r>
            <w:r>
              <w:rPr>
                <w:noProof/>
                <w:webHidden/>
              </w:rPr>
              <w:instrText xml:space="preserve"> PAGEREF _Toc428443085 \h </w:instrText>
            </w:r>
          </w:ins>
          <w:r>
            <w:rPr>
              <w:noProof/>
              <w:webHidden/>
            </w:rPr>
          </w:r>
          <w:r>
            <w:rPr>
              <w:noProof/>
              <w:webHidden/>
            </w:rPr>
            <w:fldChar w:fldCharType="separate"/>
          </w:r>
          <w:ins w:id="61" w:author="Gabriel Correa" w:date="2015-08-27T12:50:00Z">
            <w:r>
              <w:rPr>
                <w:noProof/>
                <w:webHidden/>
              </w:rPr>
              <w:t>4</w:t>
            </w:r>
          </w:ins>
          <w:ins w:id="6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63" w:author="Gabriel Correa" w:date="2015-08-27T12:49:00Z"/>
              <w:rFonts w:asciiTheme="minorHAnsi" w:hAnsiTheme="minorHAnsi"/>
              <w:noProof/>
              <w:sz w:val="22"/>
            </w:rPr>
          </w:pPr>
          <w:ins w:id="6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2.2.3</w:t>
            </w:r>
            <w:r>
              <w:rPr>
                <w:rFonts w:asciiTheme="minorHAnsi" w:hAnsiTheme="minorHAnsi"/>
                <w:noProof/>
                <w:sz w:val="22"/>
              </w:rPr>
              <w:tab/>
            </w:r>
            <w:r w:rsidRPr="003C47C0">
              <w:rPr>
                <w:rStyle w:val="Hipervnculo"/>
                <w:noProof/>
              </w:rPr>
              <w:t>eMoose y tagSea</w:t>
            </w:r>
            <w:r>
              <w:rPr>
                <w:noProof/>
                <w:webHidden/>
              </w:rPr>
              <w:tab/>
            </w:r>
            <w:r>
              <w:rPr>
                <w:noProof/>
                <w:webHidden/>
              </w:rPr>
              <w:fldChar w:fldCharType="begin"/>
            </w:r>
            <w:r>
              <w:rPr>
                <w:noProof/>
                <w:webHidden/>
              </w:rPr>
              <w:instrText xml:space="preserve"> PAGEREF _Toc428443086 \h </w:instrText>
            </w:r>
          </w:ins>
          <w:r>
            <w:rPr>
              <w:noProof/>
              <w:webHidden/>
            </w:rPr>
          </w:r>
          <w:r>
            <w:rPr>
              <w:noProof/>
              <w:webHidden/>
            </w:rPr>
            <w:fldChar w:fldCharType="separate"/>
          </w:r>
          <w:ins w:id="65" w:author="Gabriel Correa" w:date="2015-08-27T12:50:00Z">
            <w:r>
              <w:rPr>
                <w:noProof/>
                <w:webHidden/>
              </w:rPr>
              <w:t>4</w:t>
            </w:r>
          </w:ins>
          <w:ins w:id="6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67" w:author="Gabriel Correa" w:date="2015-08-27T12:49:00Z"/>
              <w:rFonts w:asciiTheme="minorHAnsi" w:hAnsiTheme="minorHAnsi"/>
              <w:noProof/>
              <w:sz w:val="22"/>
            </w:rPr>
          </w:pPr>
          <w:ins w:id="6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2.3</w:t>
            </w:r>
            <w:r>
              <w:rPr>
                <w:rFonts w:asciiTheme="minorHAnsi" w:hAnsiTheme="minorHAnsi"/>
                <w:noProof/>
                <w:sz w:val="22"/>
              </w:rPr>
              <w:tab/>
            </w:r>
            <w:r w:rsidRPr="003C47C0">
              <w:rPr>
                <w:rStyle w:val="Hipervnculo"/>
                <w:noProof/>
              </w:rPr>
              <w:t>Trabajo de Monperrus et al.</w:t>
            </w:r>
            <w:r>
              <w:rPr>
                <w:noProof/>
                <w:webHidden/>
              </w:rPr>
              <w:tab/>
            </w:r>
            <w:r>
              <w:rPr>
                <w:noProof/>
                <w:webHidden/>
              </w:rPr>
              <w:fldChar w:fldCharType="begin"/>
            </w:r>
            <w:r>
              <w:rPr>
                <w:noProof/>
                <w:webHidden/>
              </w:rPr>
              <w:instrText xml:space="preserve"> PAGEREF _Toc428443087 \h </w:instrText>
            </w:r>
          </w:ins>
          <w:r>
            <w:rPr>
              <w:noProof/>
              <w:webHidden/>
            </w:rPr>
          </w:r>
          <w:r>
            <w:rPr>
              <w:noProof/>
              <w:webHidden/>
            </w:rPr>
            <w:fldChar w:fldCharType="separate"/>
          </w:r>
          <w:ins w:id="69" w:author="Gabriel Correa" w:date="2015-08-27T12:50:00Z">
            <w:r>
              <w:rPr>
                <w:noProof/>
                <w:webHidden/>
              </w:rPr>
              <w:t>4</w:t>
            </w:r>
          </w:ins>
          <w:ins w:id="7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71" w:author="Gabriel Correa" w:date="2015-08-27T12:49:00Z"/>
              <w:rFonts w:asciiTheme="minorHAnsi" w:hAnsiTheme="minorHAnsi"/>
              <w:noProof/>
              <w:sz w:val="22"/>
            </w:rPr>
          </w:pPr>
          <w:ins w:id="7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2.3.1</w:t>
            </w:r>
            <w:r>
              <w:rPr>
                <w:rFonts w:asciiTheme="minorHAnsi" w:hAnsiTheme="minorHAnsi"/>
                <w:noProof/>
                <w:sz w:val="22"/>
              </w:rPr>
              <w:tab/>
            </w:r>
            <w:r w:rsidRPr="003C47C0">
              <w:rPr>
                <w:rStyle w:val="Hipervnculo"/>
                <w:noProof/>
              </w:rPr>
              <w:t>Keywords para detectar directivas</w:t>
            </w:r>
            <w:r>
              <w:rPr>
                <w:noProof/>
                <w:webHidden/>
              </w:rPr>
              <w:tab/>
            </w:r>
            <w:r>
              <w:rPr>
                <w:noProof/>
                <w:webHidden/>
              </w:rPr>
              <w:fldChar w:fldCharType="begin"/>
            </w:r>
            <w:r>
              <w:rPr>
                <w:noProof/>
                <w:webHidden/>
              </w:rPr>
              <w:instrText xml:space="preserve"> PAGEREF _Toc428443088 \h </w:instrText>
            </w:r>
          </w:ins>
          <w:r>
            <w:rPr>
              <w:noProof/>
              <w:webHidden/>
            </w:rPr>
          </w:r>
          <w:r>
            <w:rPr>
              <w:noProof/>
              <w:webHidden/>
            </w:rPr>
            <w:fldChar w:fldCharType="separate"/>
          </w:r>
          <w:ins w:id="73" w:author="Gabriel Correa" w:date="2015-08-27T12:50:00Z">
            <w:r>
              <w:rPr>
                <w:noProof/>
                <w:webHidden/>
              </w:rPr>
              <w:t>4</w:t>
            </w:r>
          </w:ins>
          <w:ins w:id="7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75" w:author="Gabriel Correa" w:date="2015-08-27T12:49:00Z"/>
              <w:rFonts w:asciiTheme="minorHAnsi" w:hAnsiTheme="minorHAnsi"/>
              <w:noProof/>
              <w:sz w:val="22"/>
            </w:rPr>
          </w:pPr>
          <w:ins w:id="7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2.3.2</w:t>
            </w:r>
            <w:r>
              <w:rPr>
                <w:rFonts w:asciiTheme="minorHAnsi" w:hAnsiTheme="minorHAnsi"/>
                <w:noProof/>
                <w:sz w:val="22"/>
              </w:rPr>
              <w:tab/>
            </w:r>
            <w:r w:rsidRPr="003C47C0">
              <w:rPr>
                <w:rStyle w:val="Hipervnculo"/>
                <w:noProof/>
              </w:rPr>
              <w:t>Taxonomía de directivas</w:t>
            </w:r>
            <w:r>
              <w:rPr>
                <w:noProof/>
                <w:webHidden/>
              </w:rPr>
              <w:tab/>
            </w:r>
            <w:r>
              <w:rPr>
                <w:noProof/>
                <w:webHidden/>
              </w:rPr>
              <w:fldChar w:fldCharType="begin"/>
            </w:r>
            <w:r>
              <w:rPr>
                <w:noProof/>
                <w:webHidden/>
              </w:rPr>
              <w:instrText xml:space="preserve"> PAGEREF _Toc428443089 \h </w:instrText>
            </w:r>
          </w:ins>
          <w:r>
            <w:rPr>
              <w:noProof/>
              <w:webHidden/>
            </w:rPr>
          </w:r>
          <w:r>
            <w:rPr>
              <w:noProof/>
              <w:webHidden/>
            </w:rPr>
            <w:fldChar w:fldCharType="separate"/>
          </w:r>
          <w:ins w:id="77" w:author="Gabriel Correa" w:date="2015-08-27T12:50:00Z">
            <w:r>
              <w:rPr>
                <w:noProof/>
                <w:webHidden/>
              </w:rPr>
              <w:t>4</w:t>
            </w:r>
          </w:ins>
          <w:ins w:id="78"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79" w:author="Gabriel Correa" w:date="2015-08-27T12:49:00Z"/>
              <w:rFonts w:asciiTheme="minorHAnsi" w:hAnsiTheme="minorHAnsi"/>
              <w:noProof/>
              <w:sz w:val="22"/>
            </w:rPr>
          </w:pPr>
          <w:ins w:id="8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w:t>
            </w:r>
            <w:r>
              <w:rPr>
                <w:rFonts w:asciiTheme="minorHAnsi" w:hAnsiTheme="minorHAnsi"/>
                <w:noProof/>
                <w:sz w:val="22"/>
              </w:rPr>
              <w:tab/>
            </w:r>
            <w:r w:rsidRPr="003C47C0">
              <w:rPr>
                <w:rStyle w:val="Hipervnculo"/>
                <w:noProof/>
              </w:rPr>
              <w:t xml:space="preserve">Desarrollo de </w:t>
            </w:r>
          </w:ins>
          <w:ins w:id="81" w:author="Gabriel Correa" w:date="2015-08-27T22:50:00Z">
            <w:r w:rsidR="007E2915">
              <w:rPr>
                <w:rStyle w:val="Hipervnculo"/>
                <w:noProof/>
              </w:rPr>
              <w:t>CHi</w:t>
            </w:r>
          </w:ins>
          <w:ins w:id="82" w:author="Gabriel Correa" w:date="2015-08-27T12:49:00Z">
            <w:r>
              <w:rPr>
                <w:noProof/>
                <w:webHidden/>
              </w:rPr>
              <w:tab/>
            </w:r>
            <w:r>
              <w:rPr>
                <w:noProof/>
                <w:webHidden/>
              </w:rPr>
              <w:fldChar w:fldCharType="begin"/>
            </w:r>
            <w:r>
              <w:rPr>
                <w:noProof/>
                <w:webHidden/>
              </w:rPr>
              <w:instrText xml:space="preserve"> PAGEREF _Toc428443090 \h </w:instrText>
            </w:r>
          </w:ins>
          <w:r>
            <w:rPr>
              <w:noProof/>
              <w:webHidden/>
            </w:rPr>
          </w:r>
          <w:r>
            <w:rPr>
              <w:noProof/>
              <w:webHidden/>
            </w:rPr>
            <w:fldChar w:fldCharType="separate"/>
          </w:r>
          <w:ins w:id="83" w:author="Gabriel Correa" w:date="2015-08-27T12:50:00Z">
            <w:r>
              <w:rPr>
                <w:noProof/>
                <w:webHidden/>
              </w:rPr>
              <w:t>5</w:t>
            </w:r>
          </w:ins>
          <w:ins w:id="8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85" w:author="Gabriel Correa" w:date="2015-08-27T12:49:00Z"/>
              <w:rFonts w:asciiTheme="minorHAnsi" w:hAnsiTheme="minorHAnsi"/>
              <w:noProof/>
              <w:sz w:val="22"/>
            </w:rPr>
          </w:pPr>
          <w:ins w:id="8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3.1</w:t>
            </w:r>
            <w:r>
              <w:rPr>
                <w:rFonts w:asciiTheme="minorHAnsi" w:hAnsiTheme="minorHAnsi"/>
                <w:noProof/>
                <w:sz w:val="22"/>
              </w:rPr>
              <w:tab/>
            </w:r>
            <w:r w:rsidRPr="003C47C0">
              <w:rPr>
                <w:rStyle w:val="Hipervnculo"/>
                <w:noProof/>
              </w:rPr>
              <w:t>Usuarios Finales</w:t>
            </w:r>
            <w:r>
              <w:rPr>
                <w:noProof/>
                <w:webHidden/>
              </w:rPr>
              <w:tab/>
            </w:r>
            <w:r>
              <w:rPr>
                <w:noProof/>
                <w:webHidden/>
              </w:rPr>
              <w:fldChar w:fldCharType="begin"/>
            </w:r>
            <w:r>
              <w:rPr>
                <w:noProof/>
                <w:webHidden/>
              </w:rPr>
              <w:instrText xml:space="preserve"> PAGEREF _Toc428443091 \h </w:instrText>
            </w:r>
          </w:ins>
          <w:r>
            <w:rPr>
              <w:noProof/>
              <w:webHidden/>
            </w:rPr>
          </w:r>
          <w:r>
            <w:rPr>
              <w:noProof/>
              <w:webHidden/>
            </w:rPr>
            <w:fldChar w:fldCharType="separate"/>
          </w:r>
          <w:ins w:id="87" w:author="Gabriel Correa" w:date="2015-08-27T12:50:00Z">
            <w:r>
              <w:rPr>
                <w:noProof/>
                <w:webHidden/>
              </w:rPr>
              <w:t>5</w:t>
            </w:r>
          </w:ins>
          <w:ins w:id="8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89" w:author="Gabriel Correa" w:date="2015-08-27T12:49:00Z"/>
              <w:rFonts w:asciiTheme="minorHAnsi" w:hAnsiTheme="minorHAnsi"/>
              <w:noProof/>
              <w:sz w:val="22"/>
            </w:rPr>
          </w:pPr>
          <w:ins w:id="9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3.1.1</w:t>
            </w:r>
            <w:r>
              <w:rPr>
                <w:rFonts w:asciiTheme="minorHAnsi" w:hAnsiTheme="minorHAnsi"/>
                <w:noProof/>
                <w:sz w:val="22"/>
              </w:rPr>
              <w:tab/>
            </w:r>
            <w:r w:rsidRPr="003C47C0">
              <w:rPr>
                <w:rStyle w:val="Hipervnculo"/>
                <w:noProof/>
              </w:rPr>
              <w:t>Usuario Encargado de Documentar una API</w:t>
            </w:r>
            <w:r>
              <w:rPr>
                <w:noProof/>
                <w:webHidden/>
              </w:rPr>
              <w:tab/>
            </w:r>
            <w:r>
              <w:rPr>
                <w:noProof/>
                <w:webHidden/>
              </w:rPr>
              <w:fldChar w:fldCharType="begin"/>
            </w:r>
            <w:r>
              <w:rPr>
                <w:noProof/>
                <w:webHidden/>
              </w:rPr>
              <w:instrText xml:space="preserve"> PAGEREF _Toc428443092 \h </w:instrText>
            </w:r>
          </w:ins>
          <w:r>
            <w:rPr>
              <w:noProof/>
              <w:webHidden/>
            </w:rPr>
          </w:r>
          <w:r>
            <w:rPr>
              <w:noProof/>
              <w:webHidden/>
            </w:rPr>
            <w:fldChar w:fldCharType="separate"/>
          </w:r>
          <w:ins w:id="91" w:author="Gabriel Correa" w:date="2015-08-27T12:50:00Z">
            <w:r>
              <w:rPr>
                <w:noProof/>
                <w:webHidden/>
              </w:rPr>
              <w:t>5</w:t>
            </w:r>
          </w:ins>
          <w:ins w:id="9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93" w:author="Gabriel Correa" w:date="2015-08-27T12:49:00Z"/>
              <w:rFonts w:asciiTheme="minorHAnsi" w:hAnsiTheme="minorHAnsi"/>
              <w:noProof/>
              <w:sz w:val="22"/>
            </w:rPr>
          </w:pPr>
          <w:ins w:id="9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3.1.2</w:t>
            </w:r>
            <w:r>
              <w:rPr>
                <w:rFonts w:asciiTheme="minorHAnsi" w:hAnsiTheme="minorHAnsi"/>
                <w:noProof/>
                <w:sz w:val="22"/>
              </w:rPr>
              <w:tab/>
            </w:r>
            <w:r w:rsidRPr="003C47C0">
              <w:rPr>
                <w:rStyle w:val="Hipervnculo"/>
                <w:noProof/>
              </w:rPr>
              <w:t>Usuario Investigador de Text Mining</w:t>
            </w:r>
            <w:r>
              <w:rPr>
                <w:noProof/>
                <w:webHidden/>
              </w:rPr>
              <w:tab/>
            </w:r>
            <w:r>
              <w:rPr>
                <w:noProof/>
                <w:webHidden/>
              </w:rPr>
              <w:fldChar w:fldCharType="begin"/>
            </w:r>
            <w:r>
              <w:rPr>
                <w:noProof/>
                <w:webHidden/>
              </w:rPr>
              <w:instrText xml:space="preserve"> PAGEREF _Toc428443093 \h </w:instrText>
            </w:r>
          </w:ins>
          <w:r>
            <w:rPr>
              <w:noProof/>
              <w:webHidden/>
            </w:rPr>
          </w:r>
          <w:r>
            <w:rPr>
              <w:noProof/>
              <w:webHidden/>
            </w:rPr>
            <w:fldChar w:fldCharType="separate"/>
          </w:r>
          <w:ins w:id="95" w:author="Gabriel Correa" w:date="2015-08-27T12:50:00Z">
            <w:r>
              <w:rPr>
                <w:noProof/>
                <w:webHidden/>
              </w:rPr>
              <w:t>5</w:t>
            </w:r>
          </w:ins>
          <w:ins w:id="9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97" w:author="Gabriel Correa" w:date="2015-08-27T12:49:00Z"/>
              <w:rFonts w:asciiTheme="minorHAnsi" w:hAnsiTheme="minorHAnsi"/>
              <w:noProof/>
              <w:sz w:val="22"/>
            </w:rPr>
          </w:pPr>
          <w:ins w:id="9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3.2</w:t>
            </w:r>
            <w:r>
              <w:rPr>
                <w:rFonts w:asciiTheme="minorHAnsi" w:hAnsiTheme="minorHAnsi"/>
                <w:noProof/>
                <w:sz w:val="22"/>
              </w:rPr>
              <w:tab/>
            </w:r>
            <w:r w:rsidRPr="003C47C0">
              <w:rPr>
                <w:rStyle w:val="Hipervnculo"/>
                <w:noProof/>
              </w:rPr>
              <w:t>Casos de Uso</w:t>
            </w:r>
            <w:r>
              <w:rPr>
                <w:noProof/>
                <w:webHidden/>
              </w:rPr>
              <w:tab/>
            </w:r>
            <w:r>
              <w:rPr>
                <w:noProof/>
                <w:webHidden/>
              </w:rPr>
              <w:fldChar w:fldCharType="begin"/>
            </w:r>
            <w:r>
              <w:rPr>
                <w:noProof/>
                <w:webHidden/>
              </w:rPr>
              <w:instrText xml:space="preserve"> PAGEREF _Toc428443094 \h </w:instrText>
            </w:r>
          </w:ins>
          <w:r>
            <w:rPr>
              <w:noProof/>
              <w:webHidden/>
            </w:rPr>
          </w:r>
          <w:r>
            <w:rPr>
              <w:noProof/>
              <w:webHidden/>
            </w:rPr>
            <w:fldChar w:fldCharType="separate"/>
          </w:r>
          <w:ins w:id="99" w:author="Gabriel Correa" w:date="2015-08-27T12:50:00Z">
            <w:r>
              <w:rPr>
                <w:noProof/>
                <w:webHidden/>
              </w:rPr>
              <w:t>6</w:t>
            </w:r>
          </w:ins>
          <w:ins w:id="10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01" w:author="Gabriel Correa" w:date="2015-08-27T12:49:00Z"/>
              <w:rFonts w:asciiTheme="minorHAnsi" w:hAnsiTheme="minorHAnsi"/>
              <w:noProof/>
              <w:sz w:val="22"/>
            </w:rPr>
          </w:pPr>
          <w:ins w:id="10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3.2.1</w:t>
            </w:r>
            <w:r>
              <w:rPr>
                <w:rFonts w:asciiTheme="minorHAnsi" w:hAnsiTheme="minorHAnsi"/>
                <w:noProof/>
                <w:sz w:val="22"/>
              </w:rPr>
              <w:tab/>
            </w:r>
            <w:r w:rsidRPr="003C47C0">
              <w:rPr>
                <w:rStyle w:val="Hipervnculo"/>
                <w:noProof/>
              </w:rPr>
              <w:t>Documentador de API</w:t>
            </w:r>
            <w:r>
              <w:rPr>
                <w:noProof/>
                <w:webHidden/>
              </w:rPr>
              <w:tab/>
            </w:r>
            <w:r>
              <w:rPr>
                <w:noProof/>
                <w:webHidden/>
              </w:rPr>
              <w:fldChar w:fldCharType="begin"/>
            </w:r>
            <w:r>
              <w:rPr>
                <w:noProof/>
                <w:webHidden/>
              </w:rPr>
              <w:instrText xml:space="preserve"> PAGEREF _Toc428443095 \h </w:instrText>
            </w:r>
          </w:ins>
          <w:r>
            <w:rPr>
              <w:noProof/>
              <w:webHidden/>
            </w:rPr>
          </w:r>
          <w:r>
            <w:rPr>
              <w:noProof/>
              <w:webHidden/>
            </w:rPr>
            <w:fldChar w:fldCharType="separate"/>
          </w:r>
          <w:ins w:id="103" w:author="Gabriel Correa" w:date="2015-08-27T12:50:00Z">
            <w:r>
              <w:rPr>
                <w:noProof/>
                <w:webHidden/>
              </w:rPr>
              <w:t>6</w:t>
            </w:r>
          </w:ins>
          <w:ins w:id="10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05" w:author="Gabriel Correa" w:date="2015-08-27T12:49:00Z"/>
              <w:rFonts w:asciiTheme="minorHAnsi" w:hAnsiTheme="minorHAnsi"/>
              <w:noProof/>
              <w:sz w:val="22"/>
            </w:rPr>
          </w:pPr>
          <w:ins w:id="10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3.2.2</w:t>
            </w:r>
            <w:r>
              <w:rPr>
                <w:rFonts w:asciiTheme="minorHAnsi" w:hAnsiTheme="minorHAnsi"/>
                <w:noProof/>
                <w:sz w:val="22"/>
              </w:rPr>
              <w:tab/>
            </w:r>
            <w:r w:rsidRPr="003C47C0">
              <w:rPr>
                <w:rStyle w:val="Hipervnculo"/>
                <w:noProof/>
              </w:rPr>
              <w:t>Investigador de Text Mining</w:t>
            </w:r>
            <w:r>
              <w:rPr>
                <w:noProof/>
                <w:webHidden/>
              </w:rPr>
              <w:tab/>
            </w:r>
            <w:r>
              <w:rPr>
                <w:noProof/>
                <w:webHidden/>
              </w:rPr>
              <w:fldChar w:fldCharType="begin"/>
            </w:r>
            <w:r>
              <w:rPr>
                <w:noProof/>
                <w:webHidden/>
              </w:rPr>
              <w:instrText xml:space="preserve"> PAGEREF _Toc428443096 \h </w:instrText>
            </w:r>
          </w:ins>
          <w:r>
            <w:rPr>
              <w:noProof/>
              <w:webHidden/>
            </w:rPr>
          </w:r>
          <w:r>
            <w:rPr>
              <w:noProof/>
              <w:webHidden/>
            </w:rPr>
            <w:fldChar w:fldCharType="separate"/>
          </w:r>
          <w:ins w:id="107" w:author="Gabriel Correa" w:date="2015-08-27T12:50:00Z">
            <w:r>
              <w:rPr>
                <w:noProof/>
                <w:webHidden/>
              </w:rPr>
              <w:t>6</w:t>
            </w:r>
          </w:ins>
          <w:ins w:id="10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09" w:author="Gabriel Correa" w:date="2015-08-27T12:49:00Z"/>
              <w:rFonts w:asciiTheme="minorHAnsi" w:hAnsiTheme="minorHAnsi"/>
              <w:noProof/>
              <w:sz w:val="22"/>
            </w:rPr>
          </w:pPr>
          <w:ins w:id="11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3.3</w:t>
            </w:r>
            <w:r>
              <w:rPr>
                <w:rFonts w:asciiTheme="minorHAnsi" w:hAnsiTheme="minorHAnsi"/>
                <w:noProof/>
                <w:sz w:val="22"/>
              </w:rPr>
              <w:tab/>
            </w:r>
            <w:r w:rsidRPr="003C47C0">
              <w:rPr>
                <w:rStyle w:val="Hipervnculo"/>
                <w:noProof/>
              </w:rPr>
              <w:t xml:space="preserve">Interfaz de </w:t>
            </w:r>
          </w:ins>
          <w:ins w:id="111" w:author="Gabriel Correa" w:date="2015-08-27T22:50:00Z">
            <w:r w:rsidR="007E2915">
              <w:rPr>
                <w:rStyle w:val="Hipervnculo"/>
                <w:noProof/>
              </w:rPr>
              <w:t>CHi</w:t>
            </w:r>
          </w:ins>
          <w:ins w:id="112" w:author="Gabriel Correa" w:date="2015-08-27T12:49:00Z">
            <w:r>
              <w:rPr>
                <w:noProof/>
                <w:webHidden/>
              </w:rPr>
              <w:tab/>
            </w:r>
            <w:r>
              <w:rPr>
                <w:noProof/>
                <w:webHidden/>
              </w:rPr>
              <w:fldChar w:fldCharType="begin"/>
            </w:r>
            <w:r>
              <w:rPr>
                <w:noProof/>
                <w:webHidden/>
              </w:rPr>
              <w:instrText xml:space="preserve"> PAGEREF _Toc428443097 \h </w:instrText>
            </w:r>
          </w:ins>
          <w:r>
            <w:rPr>
              <w:noProof/>
              <w:webHidden/>
            </w:rPr>
          </w:r>
          <w:r>
            <w:rPr>
              <w:noProof/>
              <w:webHidden/>
            </w:rPr>
            <w:fldChar w:fldCharType="separate"/>
          </w:r>
          <w:ins w:id="113" w:author="Gabriel Correa" w:date="2015-08-27T12:50:00Z">
            <w:r>
              <w:rPr>
                <w:noProof/>
                <w:webHidden/>
              </w:rPr>
              <w:t>7</w:t>
            </w:r>
          </w:ins>
          <w:ins w:id="11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15" w:author="Gabriel Correa" w:date="2015-08-27T12:49:00Z"/>
              <w:rFonts w:asciiTheme="minorHAnsi" w:hAnsiTheme="minorHAnsi"/>
              <w:noProof/>
              <w:sz w:val="22"/>
            </w:rPr>
          </w:pPr>
          <w:ins w:id="11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3.4</w:t>
            </w:r>
            <w:r>
              <w:rPr>
                <w:rFonts w:asciiTheme="minorHAnsi" w:hAnsiTheme="minorHAnsi"/>
                <w:noProof/>
                <w:sz w:val="22"/>
              </w:rPr>
              <w:tab/>
            </w:r>
            <w:r w:rsidRPr="003C47C0">
              <w:rPr>
                <w:rStyle w:val="Hipervnculo"/>
                <w:noProof/>
              </w:rPr>
              <w:t xml:space="preserve">Implementación de </w:t>
            </w:r>
          </w:ins>
          <w:ins w:id="117" w:author="Gabriel Correa" w:date="2015-08-27T22:50:00Z">
            <w:r w:rsidR="007E2915">
              <w:rPr>
                <w:rStyle w:val="Hipervnculo"/>
                <w:noProof/>
              </w:rPr>
              <w:t>CHi</w:t>
            </w:r>
          </w:ins>
          <w:ins w:id="118" w:author="Gabriel Correa" w:date="2015-08-27T12:49:00Z">
            <w:r>
              <w:rPr>
                <w:noProof/>
                <w:webHidden/>
              </w:rPr>
              <w:tab/>
            </w:r>
            <w:r>
              <w:rPr>
                <w:noProof/>
                <w:webHidden/>
              </w:rPr>
              <w:fldChar w:fldCharType="begin"/>
            </w:r>
            <w:r>
              <w:rPr>
                <w:noProof/>
                <w:webHidden/>
              </w:rPr>
              <w:instrText xml:space="preserve"> PAGEREF _Toc428443098 \h </w:instrText>
            </w:r>
          </w:ins>
          <w:r>
            <w:rPr>
              <w:noProof/>
              <w:webHidden/>
            </w:rPr>
          </w:r>
          <w:r>
            <w:rPr>
              <w:noProof/>
              <w:webHidden/>
            </w:rPr>
            <w:fldChar w:fldCharType="separate"/>
          </w:r>
          <w:ins w:id="119" w:author="Gabriel Correa" w:date="2015-08-27T12:50:00Z">
            <w:r>
              <w:rPr>
                <w:noProof/>
                <w:webHidden/>
              </w:rPr>
              <w:t>8</w:t>
            </w:r>
          </w:ins>
          <w:ins w:id="12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21" w:author="Gabriel Correa" w:date="2015-08-27T12:49:00Z"/>
              <w:rFonts w:asciiTheme="minorHAnsi" w:hAnsiTheme="minorHAnsi"/>
              <w:noProof/>
              <w:sz w:val="22"/>
            </w:rPr>
          </w:pPr>
          <w:ins w:id="12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3.5</w:t>
            </w:r>
            <w:r>
              <w:rPr>
                <w:rFonts w:asciiTheme="minorHAnsi" w:hAnsiTheme="minorHAnsi"/>
                <w:noProof/>
                <w:sz w:val="22"/>
              </w:rPr>
              <w:tab/>
            </w:r>
            <w:r w:rsidRPr="003C47C0">
              <w:rPr>
                <w:rStyle w:val="Hipervnculo"/>
                <w:noProof/>
              </w:rPr>
              <w:t xml:space="preserve">Trabajo Futuro para </w:t>
            </w:r>
          </w:ins>
          <w:ins w:id="123" w:author="Gabriel Correa" w:date="2015-08-27T22:50:00Z">
            <w:r w:rsidR="007E2915">
              <w:rPr>
                <w:rStyle w:val="Hipervnculo"/>
                <w:noProof/>
              </w:rPr>
              <w:t>CHi</w:t>
            </w:r>
          </w:ins>
          <w:ins w:id="124" w:author="Gabriel Correa" w:date="2015-08-27T12:49:00Z">
            <w:r>
              <w:rPr>
                <w:noProof/>
                <w:webHidden/>
              </w:rPr>
              <w:tab/>
            </w:r>
            <w:r>
              <w:rPr>
                <w:noProof/>
                <w:webHidden/>
              </w:rPr>
              <w:fldChar w:fldCharType="begin"/>
            </w:r>
            <w:r>
              <w:rPr>
                <w:noProof/>
                <w:webHidden/>
              </w:rPr>
              <w:instrText xml:space="preserve"> PAGEREF _Toc428443099 \h </w:instrText>
            </w:r>
          </w:ins>
          <w:r>
            <w:rPr>
              <w:noProof/>
              <w:webHidden/>
            </w:rPr>
          </w:r>
          <w:r>
            <w:rPr>
              <w:noProof/>
              <w:webHidden/>
            </w:rPr>
            <w:fldChar w:fldCharType="separate"/>
          </w:r>
          <w:ins w:id="125" w:author="Gabriel Correa" w:date="2015-08-27T12:50:00Z">
            <w:r>
              <w:rPr>
                <w:noProof/>
                <w:webHidden/>
              </w:rPr>
              <w:t>8</w:t>
            </w:r>
          </w:ins>
          <w:ins w:id="126"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right" w:leader="dot" w:pos="9395"/>
            </w:tabs>
            <w:rPr>
              <w:ins w:id="127" w:author="Gabriel Correa" w:date="2015-08-27T12:49:00Z"/>
              <w:rFonts w:asciiTheme="minorHAnsi" w:hAnsiTheme="minorHAnsi"/>
              <w:noProof/>
              <w:sz w:val="22"/>
            </w:rPr>
          </w:pPr>
          <w:ins w:id="12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"_Toc428443100"</w:instrText>
            </w:r>
            <w:r w:rsidRPr="003C47C0">
              <w:rPr>
                <w:rStyle w:val="Hipervnculo"/>
                <w:noProof/>
              </w:rPr>
              <w:instrText xml:space="preserve"> </w:instrText>
            </w:r>
            <w:r w:rsidRPr="003C47C0">
              <w:rPr>
                <w:rStyle w:val="Hipervnculo"/>
                <w:noProof/>
              </w:rPr>
              <w:fldChar w:fldCharType="separate"/>
            </w:r>
            <w:r>
              <w:rPr>
                <w:rFonts w:asciiTheme="minorHAnsi" w:hAnsiTheme="minorHAnsi"/>
                <w:noProof/>
                <w:sz w:val="22"/>
              </w:rPr>
              <w:tab/>
            </w:r>
            <w:r w:rsidRPr="003C47C0">
              <w:rPr>
                <w:rStyle w:val="Hipervnculo"/>
                <w:noProof/>
              </w:rPr>
              <w:t>Revisión Manual de Comentarios de API</w:t>
            </w:r>
            <w:r>
              <w:rPr>
                <w:noProof/>
                <w:webHidden/>
              </w:rPr>
              <w:tab/>
            </w:r>
            <w:r>
              <w:rPr>
                <w:noProof/>
                <w:webHidden/>
              </w:rPr>
              <w:fldChar w:fldCharType="begin"/>
            </w:r>
            <w:r>
              <w:rPr>
                <w:noProof/>
                <w:webHidden/>
              </w:rPr>
              <w:instrText xml:space="preserve"> PAGEREF _Toc428443100 \h </w:instrText>
            </w:r>
          </w:ins>
          <w:r>
            <w:rPr>
              <w:noProof/>
              <w:webHidden/>
            </w:rPr>
          </w:r>
          <w:r>
            <w:rPr>
              <w:noProof/>
              <w:webHidden/>
            </w:rPr>
            <w:fldChar w:fldCharType="separate"/>
          </w:r>
          <w:ins w:id="129" w:author="Gabriel Correa" w:date="2015-08-27T12:50:00Z">
            <w:r>
              <w:rPr>
                <w:noProof/>
                <w:webHidden/>
              </w:rPr>
              <w:t>9</w:t>
            </w:r>
          </w:ins>
          <w:ins w:id="130"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right" w:leader="dot" w:pos="9395"/>
            </w:tabs>
            <w:rPr>
              <w:ins w:id="131" w:author="Gabriel Correa" w:date="2015-08-27T12:49:00Z"/>
              <w:rFonts w:asciiTheme="minorHAnsi" w:hAnsiTheme="minorHAnsi"/>
              <w:noProof/>
              <w:sz w:val="22"/>
            </w:rPr>
          </w:pPr>
          <w:ins w:id="13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w:t>
            </w:r>
            <w:r>
              <w:rPr>
                <w:noProof/>
                <w:webHidden/>
              </w:rPr>
              <w:tab/>
            </w:r>
            <w:r>
              <w:rPr>
                <w:noProof/>
                <w:webHidden/>
              </w:rPr>
              <w:fldChar w:fldCharType="begin"/>
            </w:r>
            <w:r>
              <w:rPr>
                <w:noProof/>
                <w:webHidden/>
              </w:rPr>
              <w:instrText xml:space="preserve"> PAGEREF _Toc428443103 \h </w:instrText>
            </w:r>
          </w:ins>
          <w:r>
            <w:rPr>
              <w:noProof/>
              <w:webHidden/>
            </w:rPr>
          </w:r>
          <w:r>
            <w:rPr>
              <w:noProof/>
              <w:webHidden/>
            </w:rPr>
            <w:fldChar w:fldCharType="separate"/>
          </w:r>
          <w:ins w:id="133" w:author="Gabriel Correa" w:date="2015-08-27T12:50:00Z">
            <w:r>
              <w:rPr>
                <w:noProof/>
                <w:webHidden/>
              </w:rPr>
              <w:t>9</w:t>
            </w:r>
          </w:ins>
          <w:ins w:id="13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35" w:author="Gabriel Correa" w:date="2015-08-27T12:49:00Z"/>
              <w:rFonts w:asciiTheme="minorHAnsi" w:hAnsiTheme="minorHAnsi"/>
              <w:noProof/>
              <w:sz w:val="22"/>
            </w:rPr>
          </w:pPr>
          <w:ins w:id="13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4.1</w:t>
            </w:r>
            <w:r>
              <w:rPr>
                <w:rFonts w:asciiTheme="minorHAnsi" w:hAnsiTheme="minorHAnsi"/>
                <w:noProof/>
                <w:sz w:val="22"/>
              </w:rPr>
              <w:tab/>
            </w:r>
            <w:r w:rsidRPr="003C47C0">
              <w:rPr>
                <w:rStyle w:val="Hipervnculo"/>
                <w:noProof/>
              </w:rPr>
              <w:t>Revisión de los datos preliminares</w:t>
            </w:r>
            <w:r>
              <w:rPr>
                <w:noProof/>
                <w:webHidden/>
              </w:rPr>
              <w:tab/>
            </w:r>
            <w:r>
              <w:rPr>
                <w:noProof/>
                <w:webHidden/>
              </w:rPr>
              <w:fldChar w:fldCharType="begin"/>
            </w:r>
            <w:r>
              <w:rPr>
                <w:noProof/>
                <w:webHidden/>
              </w:rPr>
              <w:instrText xml:space="preserve"> PAGEREF _Toc428443104 \h </w:instrText>
            </w:r>
          </w:ins>
          <w:r>
            <w:rPr>
              <w:noProof/>
              <w:webHidden/>
            </w:rPr>
          </w:r>
          <w:r>
            <w:rPr>
              <w:noProof/>
              <w:webHidden/>
            </w:rPr>
            <w:fldChar w:fldCharType="separate"/>
          </w:r>
          <w:ins w:id="137" w:author="Gabriel Correa" w:date="2015-08-27T12:50:00Z">
            <w:r>
              <w:rPr>
                <w:noProof/>
                <w:webHidden/>
              </w:rPr>
              <w:t>9</w:t>
            </w:r>
          </w:ins>
          <w:ins w:id="13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39" w:author="Gabriel Correa" w:date="2015-08-27T12:49:00Z"/>
              <w:rFonts w:asciiTheme="minorHAnsi" w:hAnsiTheme="minorHAnsi"/>
              <w:noProof/>
              <w:sz w:val="22"/>
            </w:rPr>
          </w:pPr>
          <w:ins w:id="14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4.1.1</w:t>
            </w:r>
            <w:r>
              <w:rPr>
                <w:rFonts w:asciiTheme="minorHAnsi" w:hAnsiTheme="minorHAnsi"/>
                <w:noProof/>
                <w:sz w:val="22"/>
              </w:rPr>
              <w:tab/>
            </w:r>
            <w:r w:rsidRPr="003C47C0">
              <w:rPr>
                <w:rStyle w:val="Hipervnculo"/>
                <w:noProof/>
              </w:rPr>
              <w:t>Método de Revisión de Datos Preliminares</w:t>
            </w:r>
            <w:r>
              <w:rPr>
                <w:noProof/>
                <w:webHidden/>
              </w:rPr>
              <w:tab/>
            </w:r>
            <w:r>
              <w:rPr>
                <w:noProof/>
                <w:webHidden/>
              </w:rPr>
              <w:fldChar w:fldCharType="begin"/>
            </w:r>
            <w:r>
              <w:rPr>
                <w:noProof/>
                <w:webHidden/>
              </w:rPr>
              <w:instrText xml:space="preserve"> PAGEREF _Toc428443105 \h </w:instrText>
            </w:r>
          </w:ins>
          <w:r>
            <w:rPr>
              <w:noProof/>
              <w:webHidden/>
            </w:rPr>
          </w:r>
          <w:r>
            <w:rPr>
              <w:noProof/>
              <w:webHidden/>
            </w:rPr>
            <w:fldChar w:fldCharType="separate"/>
          </w:r>
          <w:ins w:id="141" w:author="Gabriel Correa" w:date="2015-08-27T12:50:00Z">
            <w:r>
              <w:rPr>
                <w:noProof/>
                <w:webHidden/>
              </w:rPr>
              <w:t>10</w:t>
            </w:r>
          </w:ins>
          <w:ins w:id="14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43" w:author="Gabriel Correa" w:date="2015-08-27T12:49:00Z"/>
              <w:rFonts w:asciiTheme="minorHAnsi" w:hAnsiTheme="minorHAnsi"/>
              <w:noProof/>
              <w:sz w:val="22"/>
            </w:rPr>
          </w:pPr>
          <w:ins w:id="14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4.1.2</w:t>
            </w:r>
            <w:r>
              <w:rPr>
                <w:rFonts w:asciiTheme="minorHAnsi" w:hAnsiTheme="minorHAnsi"/>
                <w:noProof/>
                <w:sz w:val="22"/>
              </w:rPr>
              <w:tab/>
            </w:r>
            <w:r w:rsidRPr="003C47C0">
              <w:rPr>
                <w:rStyle w:val="Hipervnculo"/>
                <w:noProof/>
              </w:rPr>
              <w:t>Observaciones sobre los datos preliminares</w:t>
            </w:r>
            <w:r>
              <w:rPr>
                <w:noProof/>
                <w:webHidden/>
              </w:rPr>
              <w:tab/>
            </w:r>
            <w:r>
              <w:rPr>
                <w:noProof/>
                <w:webHidden/>
              </w:rPr>
              <w:fldChar w:fldCharType="begin"/>
            </w:r>
            <w:r>
              <w:rPr>
                <w:noProof/>
                <w:webHidden/>
              </w:rPr>
              <w:instrText xml:space="preserve"> PAGEREF _Toc428443106 \h </w:instrText>
            </w:r>
          </w:ins>
          <w:r>
            <w:rPr>
              <w:noProof/>
              <w:webHidden/>
            </w:rPr>
          </w:r>
          <w:r>
            <w:rPr>
              <w:noProof/>
              <w:webHidden/>
            </w:rPr>
            <w:fldChar w:fldCharType="separate"/>
          </w:r>
          <w:ins w:id="145" w:author="Gabriel Correa" w:date="2015-08-27T12:50:00Z">
            <w:r>
              <w:rPr>
                <w:noProof/>
                <w:webHidden/>
              </w:rPr>
              <w:t>10</w:t>
            </w:r>
          </w:ins>
          <w:ins w:id="14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47" w:author="Gabriel Correa" w:date="2015-08-27T12:49:00Z"/>
              <w:rFonts w:asciiTheme="minorHAnsi" w:hAnsiTheme="minorHAnsi"/>
              <w:noProof/>
              <w:sz w:val="22"/>
            </w:rPr>
          </w:pPr>
          <w:ins w:id="14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4.2</w:t>
            </w:r>
            <w:r>
              <w:rPr>
                <w:rFonts w:asciiTheme="minorHAnsi" w:hAnsiTheme="minorHAnsi"/>
                <w:noProof/>
                <w:sz w:val="22"/>
              </w:rPr>
              <w:tab/>
            </w:r>
            <w:r w:rsidRPr="003C47C0">
              <w:rPr>
                <w:rStyle w:val="Hipervnculo"/>
                <w:noProof/>
              </w:rPr>
              <w:t>Revisión de los datos finales</w:t>
            </w:r>
            <w:r>
              <w:rPr>
                <w:noProof/>
                <w:webHidden/>
              </w:rPr>
              <w:tab/>
            </w:r>
            <w:r>
              <w:rPr>
                <w:noProof/>
                <w:webHidden/>
              </w:rPr>
              <w:fldChar w:fldCharType="begin"/>
            </w:r>
            <w:r>
              <w:rPr>
                <w:noProof/>
                <w:webHidden/>
              </w:rPr>
              <w:instrText xml:space="preserve"> PAGEREF _Toc428443107 \h </w:instrText>
            </w:r>
          </w:ins>
          <w:r>
            <w:rPr>
              <w:noProof/>
              <w:webHidden/>
            </w:rPr>
          </w:r>
          <w:r>
            <w:rPr>
              <w:noProof/>
              <w:webHidden/>
            </w:rPr>
            <w:fldChar w:fldCharType="separate"/>
          </w:r>
          <w:ins w:id="149" w:author="Gabriel Correa" w:date="2015-08-27T12:50:00Z">
            <w:r>
              <w:rPr>
                <w:noProof/>
                <w:webHidden/>
              </w:rPr>
              <w:t>12</w:t>
            </w:r>
          </w:ins>
          <w:ins w:id="15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51" w:author="Gabriel Correa" w:date="2015-08-27T12:49:00Z"/>
              <w:rFonts w:asciiTheme="minorHAnsi" w:hAnsiTheme="minorHAnsi"/>
              <w:noProof/>
              <w:sz w:val="22"/>
            </w:rPr>
          </w:pPr>
          <w:ins w:id="15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4.2.1</w:t>
            </w:r>
            <w:r>
              <w:rPr>
                <w:rFonts w:asciiTheme="minorHAnsi" w:hAnsiTheme="minorHAnsi"/>
                <w:noProof/>
                <w:sz w:val="22"/>
              </w:rPr>
              <w:tab/>
            </w:r>
            <w:r w:rsidRPr="003C47C0">
              <w:rPr>
                <w:rStyle w:val="Hipervnculo"/>
                <w:noProof/>
              </w:rPr>
              <w:t>Método de revisión de los datos finales</w:t>
            </w:r>
            <w:r>
              <w:rPr>
                <w:noProof/>
                <w:webHidden/>
              </w:rPr>
              <w:tab/>
            </w:r>
            <w:r>
              <w:rPr>
                <w:noProof/>
                <w:webHidden/>
              </w:rPr>
              <w:fldChar w:fldCharType="begin"/>
            </w:r>
            <w:r>
              <w:rPr>
                <w:noProof/>
                <w:webHidden/>
              </w:rPr>
              <w:instrText xml:space="preserve"> PAGEREF _Toc428443108 \h </w:instrText>
            </w:r>
          </w:ins>
          <w:r>
            <w:rPr>
              <w:noProof/>
              <w:webHidden/>
            </w:rPr>
          </w:r>
          <w:r>
            <w:rPr>
              <w:noProof/>
              <w:webHidden/>
            </w:rPr>
            <w:fldChar w:fldCharType="separate"/>
          </w:r>
          <w:ins w:id="153" w:author="Gabriel Correa" w:date="2015-08-27T12:50:00Z">
            <w:r>
              <w:rPr>
                <w:noProof/>
                <w:webHidden/>
              </w:rPr>
              <w:t>12</w:t>
            </w:r>
          </w:ins>
          <w:ins w:id="154"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155" w:author="Gabriel Correa" w:date="2015-08-27T12:49:00Z"/>
              <w:rFonts w:asciiTheme="minorHAnsi" w:hAnsiTheme="minorHAnsi"/>
              <w:noProof/>
              <w:sz w:val="22"/>
            </w:rPr>
          </w:pPr>
          <w:ins w:id="156" w:author="Gabriel Correa" w:date="2015-08-27T12:49:00Z">
            <w:r w:rsidRPr="003C47C0">
              <w:rPr>
                <w:rStyle w:val="Hipervnculo"/>
                <w:noProof/>
              </w:rPr>
              <w:lastRenderedPageBreak/>
              <w:fldChar w:fldCharType="begin"/>
            </w:r>
            <w:r w:rsidRPr="003C47C0">
              <w:rPr>
                <w:rStyle w:val="Hipervnculo"/>
                <w:noProof/>
              </w:rPr>
              <w:instrText xml:space="preserve"> </w:instrText>
            </w:r>
            <w:r>
              <w:rPr>
                <w:noProof/>
              </w:rPr>
              <w:instrText>HYPERLINK \l "_Toc428443109"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w:t>
            </w:r>
            <w:r>
              <w:rPr>
                <w:rFonts w:asciiTheme="minorHAnsi" w:hAnsiTheme="minorHAnsi"/>
                <w:noProof/>
                <w:sz w:val="22"/>
              </w:rPr>
              <w:tab/>
            </w:r>
            <w:r w:rsidRPr="003C47C0">
              <w:rPr>
                <w:rStyle w:val="Hipervnculo"/>
                <w:noProof/>
              </w:rPr>
              <w:t>Aplicación de Text Mining</w:t>
            </w:r>
            <w:r>
              <w:rPr>
                <w:noProof/>
                <w:webHidden/>
              </w:rPr>
              <w:tab/>
            </w:r>
            <w:r>
              <w:rPr>
                <w:noProof/>
                <w:webHidden/>
              </w:rPr>
              <w:fldChar w:fldCharType="begin"/>
            </w:r>
            <w:r>
              <w:rPr>
                <w:noProof/>
                <w:webHidden/>
              </w:rPr>
              <w:instrText xml:space="preserve"> PAGEREF _Toc428443109 \h </w:instrText>
            </w:r>
          </w:ins>
          <w:r>
            <w:rPr>
              <w:noProof/>
              <w:webHidden/>
            </w:rPr>
          </w:r>
          <w:r>
            <w:rPr>
              <w:noProof/>
              <w:webHidden/>
            </w:rPr>
            <w:fldChar w:fldCharType="separate"/>
          </w:r>
          <w:ins w:id="157" w:author="Gabriel Correa" w:date="2015-08-27T12:50:00Z">
            <w:r>
              <w:rPr>
                <w:noProof/>
                <w:webHidden/>
              </w:rPr>
              <w:t>13</w:t>
            </w:r>
          </w:ins>
          <w:ins w:id="15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59" w:author="Gabriel Correa" w:date="2015-08-27T12:49:00Z"/>
              <w:rFonts w:asciiTheme="minorHAnsi" w:hAnsiTheme="minorHAnsi"/>
              <w:noProof/>
              <w:sz w:val="22"/>
            </w:rPr>
          </w:pPr>
          <w:ins w:id="16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5.1</w:t>
            </w:r>
            <w:r>
              <w:rPr>
                <w:rFonts w:asciiTheme="minorHAnsi" w:hAnsiTheme="minorHAnsi"/>
                <w:noProof/>
                <w:sz w:val="22"/>
              </w:rPr>
              <w:tab/>
            </w:r>
            <w:r w:rsidRPr="003C47C0">
              <w:rPr>
                <w:rStyle w:val="Hipervnculo"/>
                <w:noProof/>
              </w:rPr>
              <w:t>Weka</w:t>
            </w:r>
            <w:r>
              <w:rPr>
                <w:noProof/>
                <w:webHidden/>
              </w:rPr>
              <w:tab/>
            </w:r>
            <w:r>
              <w:rPr>
                <w:noProof/>
                <w:webHidden/>
              </w:rPr>
              <w:fldChar w:fldCharType="begin"/>
            </w:r>
            <w:r>
              <w:rPr>
                <w:noProof/>
                <w:webHidden/>
              </w:rPr>
              <w:instrText xml:space="preserve"> PAGEREF _Toc428443110 \h </w:instrText>
            </w:r>
          </w:ins>
          <w:r>
            <w:rPr>
              <w:noProof/>
              <w:webHidden/>
            </w:rPr>
          </w:r>
          <w:r>
            <w:rPr>
              <w:noProof/>
              <w:webHidden/>
            </w:rPr>
            <w:fldChar w:fldCharType="separate"/>
          </w:r>
          <w:ins w:id="161" w:author="Gabriel Correa" w:date="2015-08-27T12:50:00Z">
            <w:r>
              <w:rPr>
                <w:noProof/>
                <w:webHidden/>
              </w:rPr>
              <w:t>13</w:t>
            </w:r>
          </w:ins>
          <w:ins w:id="16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63" w:author="Gabriel Correa" w:date="2015-08-27T12:49:00Z"/>
              <w:rFonts w:asciiTheme="minorHAnsi" w:hAnsiTheme="minorHAnsi"/>
              <w:noProof/>
              <w:sz w:val="22"/>
            </w:rPr>
          </w:pPr>
          <w:ins w:id="16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5.1.1</w:t>
            </w:r>
            <w:r>
              <w:rPr>
                <w:rFonts w:asciiTheme="minorHAnsi" w:hAnsiTheme="minorHAnsi"/>
                <w:noProof/>
                <w:sz w:val="22"/>
              </w:rPr>
              <w:tab/>
            </w:r>
            <w:r w:rsidRPr="003C47C0">
              <w:rPr>
                <w:rStyle w:val="Hipervnculo"/>
                <w:noProof/>
              </w:rPr>
              <w:t>Filtros</w:t>
            </w:r>
            <w:r>
              <w:rPr>
                <w:noProof/>
                <w:webHidden/>
              </w:rPr>
              <w:tab/>
            </w:r>
            <w:r>
              <w:rPr>
                <w:noProof/>
                <w:webHidden/>
              </w:rPr>
              <w:fldChar w:fldCharType="begin"/>
            </w:r>
            <w:r>
              <w:rPr>
                <w:noProof/>
                <w:webHidden/>
              </w:rPr>
              <w:instrText xml:space="preserve"> PAGEREF _Toc428443111 \h </w:instrText>
            </w:r>
          </w:ins>
          <w:r>
            <w:rPr>
              <w:noProof/>
              <w:webHidden/>
            </w:rPr>
          </w:r>
          <w:r>
            <w:rPr>
              <w:noProof/>
              <w:webHidden/>
            </w:rPr>
            <w:fldChar w:fldCharType="separate"/>
          </w:r>
          <w:ins w:id="165" w:author="Gabriel Correa" w:date="2015-08-27T12:50:00Z">
            <w:r>
              <w:rPr>
                <w:noProof/>
                <w:webHidden/>
              </w:rPr>
              <w:t>13</w:t>
            </w:r>
          </w:ins>
          <w:ins w:id="16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67" w:author="Gabriel Correa" w:date="2015-08-27T12:49:00Z"/>
              <w:rFonts w:asciiTheme="minorHAnsi" w:hAnsiTheme="minorHAnsi"/>
              <w:noProof/>
              <w:sz w:val="22"/>
            </w:rPr>
          </w:pPr>
          <w:ins w:id="16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5.2</w:t>
            </w:r>
            <w:r>
              <w:rPr>
                <w:rFonts w:asciiTheme="minorHAnsi" w:hAnsiTheme="minorHAnsi"/>
                <w:noProof/>
                <w:sz w:val="22"/>
              </w:rPr>
              <w:tab/>
            </w:r>
            <w:r w:rsidRPr="003C47C0">
              <w:rPr>
                <w:rStyle w:val="Hipervnculo"/>
                <w:noProof/>
              </w:rPr>
              <w:t>Clasificadores y parámetros probados</w:t>
            </w:r>
            <w:r>
              <w:rPr>
                <w:noProof/>
                <w:webHidden/>
              </w:rPr>
              <w:tab/>
            </w:r>
            <w:r>
              <w:rPr>
                <w:noProof/>
                <w:webHidden/>
              </w:rPr>
              <w:fldChar w:fldCharType="begin"/>
            </w:r>
            <w:r>
              <w:rPr>
                <w:noProof/>
                <w:webHidden/>
              </w:rPr>
              <w:instrText xml:space="preserve"> PAGEREF _Toc428443112 \h </w:instrText>
            </w:r>
          </w:ins>
          <w:r>
            <w:rPr>
              <w:noProof/>
              <w:webHidden/>
            </w:rPr>
          </w:r>
          <w:r>
            <w:rPr>
              <w:noProof/>
              <w:webHidden/>
            </w:rPr>
            <w:fldChar w:fldCharType="separate"/>
          </w:r>
          <w:ins w:id="169" w:author="Gabriel Correa" w:date="2015-08-27T12:50:00Z">
            <w:r>
              <w:rPr>
                <w:noProof/>
                <w:webHidden/>
              </w:rPr>
              <w:t>15</w:t>
            </w:r>
          </w:ins>
          <w:ins w:id="17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71" w:author="Gabriel Correa" w:date="2015-08-27T12:49:00Z"/>
              <w:rFonts w:asciiTheme="minorHAnsi" w:hAnsiTheme="minorHAnsi"/>
              <w:noProof/>
              <w:sz w:val="22"/>
            </w:rPr>
          </w:pPr>
          <w:ins w:id="17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5.3</w:t>
            </w:r>
            <w:r>
              <w:rPr>
                <w:rFonts w:asciiTheme="minorHAnsi" w:hAnsiTheme="minorHAnsi"/>
                <w:noProof/>
                <w:sz w:val="22"/>
              </w:rPr>
              <w:tab/>
            </w:r>
            <w:r w:rsidRPr="003C47C0">
              <w:rPr>
                <w:rStyle w:val="Hipervnculo"/>
                <w:noProof/>
              </w:rPr>
              <w:t>Evaluación del rendimiento de un clasificador</w:t>
            </w:r>
            <w:r>
              <w:rPr>
                <w:noProof/>
                <w:webHidden/>
              </w:rPr>
              <w:tab/>
            </w:r>
            <w:r>
              <w:rPr>
                <w:noProof/>
                <w:webHidden/>
              </w:rPr>
              <w:fldChar w:fldCharType="begin"/>
            </w:r>
            <w:r>
              <w:rPr>
                <w:noProof/>
                <w:webHidden/>
              </w:rPr>
              <w:instrText xml:space="preserve"> PAGEREF _Toc428443113 \h </w:instrText>
            </w:r>
          </w:ins>
          <w:r>
            <w:rPr>
              <w:noProof/>
              <w:webHidden/>
            </w:rPr>
          </w:r>
          <w:r>
            <w:rPr>
              <w:noProof/>
              <w:webHidden/>
            </w:rPr>
            <w:fldChar w:fldCharType="separate"/>
          </w:r>
          <w:ins w:id="173" w:author="Gabriel Correa" w:date="2015-08-27T12:50:00Z">
            <w:r>
              <w:rPr>
                <w:noProof/>
                <w:webHidden/>
              </w:rPr>
              <w:t>16</w:t>
            </w:r>
          </w:ins>
          <w:ins w:id="174"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175" w:author="Gabriel Correa" w:date="2015-08-27T12:49:00Z"/>
              <w:rFonts w:asciiTheme="minorHAnsi" w:hAnsiTheme="minorHAnsi"/>
              <w:noProof/>
              <w:sz w:val="22"/>
            </w:rPr>
          </w:pPr>
          <w:ins w:id="17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w:t>
            </w:r>
            <w:r>
              <w:rPr>
                <w:rFonts w:asciiTheme="minorHAnsi" w:hAnsiTheme="minorHAnsi"/>
                <w:noProof/>
                <w:sz w:val="22"/>
              </w:rPr>
              <w:tab/>
            </w:r>
            <w:r w:rsidRPr="003C47C0">
              <w:rPr>
                <w:rStyle w:val="Hipervnculo"/>
                <w:noProof/>
              </w:rPr>
              <w:t>Resultados</w:t>
            </w:r>
            <w:r>
              <w:rPr>
                <w:noProof/>
                <w:webHidden/>
              </w:rPr>
              <w:tab/>
            </w:r>
            <w:r>
              <w:rPr>
                <w:noProof/>
                <w:webHidden/>
              </w:rPr>
              <w:fldChar w:fldCharType="begin"/>
            </w:r>
            <w:r>
              <w:rPr>
                <w:noProof/>
                <w:webHidden/>
              </w:rPr>
              <w:instrText xml:space="preserve"> PAGEREF _Toc428443115 \h </w:instrText>
            </w:r>
          </w:ins>
          <w:r>
            <w:rPr>
              <w:noProof/>
              <w:webHidden/>
            </w:rPr>
          </w:r>
          <w:r>
            <w:rPr>
              <w:noProof/>
              <w:webHidden/>
            </w:rPr>
            <w:fldChar w:fldCharType="separate"/>
          </w:r>
          <w:ins w:id="177" w:author="Gabriel Correa" w:date="2015-08-27T12:50:00Z">
            <w:r>
              <w:rPr>
                <w:noProof/>
                <w:webHidden/>
              </w:rPr>
              <w:t>22</w:t>
            </w:r>
          </w:ins>
          <w:ins w:id="17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79" w:author="Gabriel Correa" w:date="2015-08-27T12:49:00Z"/>
              <w:rFonts w:asciiTheme="minorHAnsi" w:hAnsiTheme="minorHAnsi"/>
              <w:noProof/>
              <w:sz w:val="22"/>
            </w:rPr>
          </w:pPr>
          <w:ins w:id="18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6.1</w:t>
            </w:r>
            <w:r>
              <w:rPr>
                <w:rFonts w:asciiTheme="minorHAnsi" w:hAnsiTheme="minorHAnsi"/>
                <w:noProof/>
                <w:sz w:val="22"/>
              </w:rPr>
              <w:tab/>
            </w:r>
            <w:r w:rsidRPr="003C47C0">
              <w:rPr>
                <w:rStyle w:val="Hipervnculo"/>
                <w:noProof/>
              </w:rPr>
              <w:t>Resultados Preliminares</w:t>
            </w:r>
            <w:r>
              <w:rPr>
                <w:noProof/>
                <w:webHidden/>
              </w:rPr>
              <w:tab/>
            </w:r>
            <w:r>
              <w:rPr>
                <w:noProof/>
                <w:webHidden/>
              </w:rPr>
              <w:fldChar w:fldCharType="begin"/>
            </w:r>
            <w:r>
              <w:rPr>
                <w:noProof/>
                <w:webHidden/>
              </w:rPr>
              <w:instrText xml:space="preserve"> PAGEREF _Toc428443116 \h </w:instrText>
            </w:r>
          </w:ins>
          <w:r>
            <w:rPr>
              <w:noProof/>
              <w:webHidden/>
            </w:rPr>
          </w:r>
          <w:r>
            <w:rPr>
              <w:noProof/>
              <w:webHidden/>
            </w:rPr>
            <w:fldChar w:fldCharType="separate"/>
          </w:r>
          <w:ins w:id="181" w:author="Gabriel Correa" w:date="2015-08-27T12:50:00Z">
            <w:r>
              <w:rPr>
                <w:noProof/>
                <w:webHidden/>
              </w:rPr>
              <w:t>22</w:t>
            </w:r>
          </w:ins>
          <w:ins w:id="18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660"/>
              <w:tab w:val="right" w:leader="dot" w:pos="9395"/>
            </w:tabs>
            <w:rPr>
              <w:ins w:id="183" w:author="Gabriel Correa" w:date="2015-08-27T12:49:00Z"/>
              <w:rFonts w:asciiTheme="minorHAnsi" w:hAnsiTheme="minorHAnsi"/>
              <w:noProof/>
              <w:sz w:val="22"/>
            </w:rPr>
          </w:pPr>
          <w:ins w:id="18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"_Toc428443118"</w:instrText>
            </w:r>
            <w:r w:rsidRPr="003C47C0">
              <w:rPr>
                <w:rStyle w:val="Hipervnculo"/>
                <w:noProof/>
              </w:rPr>
              <w:instrText xml:space="preserve"> </w:instrText>
            </w:r>
            <w:r w:rsidRPr="003C47C0">
              <w:rPr>
                <w:rStyle w:val="Hipervnculo"/>
                <w:noProof/>
              </w:rPr>
              <w:fldChar w:fldCharType="separate"/>
            </w:r>
            <w:r>
              <w:rPr>
                <w:rFonts w:asciiTheme="minorHAnsi" w:hAnsiTheme="minorHAnsi"/>
                <w:noProof/>
                <w:sz w:val="22"/>
              </w:rPr>
              <w:tab/>
            </w:r>
            <w:r w:rsidRPr="003C47C0">
              <w:rPr>
                <w:rStyle w:val="Hipervnculo"/>
                <w:noProof/>
              </w:rPr>
              <w:t>Resultados Finales</w:t>
            </w:r>
            <w:r>
              <w:rPr>
                <w:noProof/>
                <w:webHidden/>
              </w:rPr>
              <w:tab/>
            </w:r>
            <w:r>
              <w:rPr>
                <w:noProof/>
                <w:webHidden/>
              </w:rPr>
              <w:fldChar w:fldCharType="begin"/>
            </w:r>
            <w:r>
              <w:rPr>
                <w:noProof/>
                <w:webHidden/>
              </w:rPr>
              <w:instrText xml:space="preserve"> PAGEREF _Toc428443118 \h </w:instrText>
            </w:r>
          </w:ins>
          <w:r>
            <w:rPr>
              <w:noProof/>
              <w:webHidden/>
            </w:rPr>
          </w:r>
          <w:r>
            <w:rPr>
              <w:noProof/>
              <w:webHidden/>
            </w:rPr>
            <w:fldChar w:fldCharType="separate"/>
          </w:r>
          <w:ins w:id="185" w:author="Gabriel Correa" w:date="2015-08-27T12:50:00Z">
            <w:r>
              <w:rPr>
                <w:noProof/>
                <w:webHidden/>
              </w:rPr>
              <w:t>25</w:t>
            </w:r>
          </w:ins>
          <w:ins w:id="18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right" w:leader="dot" w:pos="9395"/>
            </w:tabs>
            <w:rPr>
              <w:ins w:id="187" w:author="Gabriel Correa" w:date="2015-08-27T12:49:00Z"/>
              <w:rFonts w:asciiTheme="minorHAnsi" w:hAnsiTheme="minorHAnsi"/>
              <w:noProof/>
              <w:sz w:val="22"/>
            </w:rPr>
          </w:pPr>
          <w:ins w:id="18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w:t>
            </w:r>
            <w:r>
              <w:rPr>
                <w:noProof/>
                <w:webHidden/>
              </w:rPr>
              <w:tab/>
            </w:r>
            <w:r>
              <w:rPr>
                <w:noProof/>
                <w:webHidden/>
              </w:rPr>
              <w:fldChar w:fldCharType="begin"/>
            </w:r>
            <w:r>
              <w:rPr>
                <w:noProof/>
                <w:webHidden/>
              </w:rPr>
              <w:instrText xml:space="preserve"> PAGEREF _Toc428443122 \h </w:instrText>
            </w:r>
          </w:ins>
          <w:r>
            <w:rPr>
              <w:noProof/>
              <w:webHidden/>
            </w:rPr>
          </w:r>
          <w:r>
            <w:rPr>
              <w:noProof/>
              <w:webHidden/>
            </w:rPr>
            <w:fldChar w:fldCharType="separate"/>
          </w:r>
          <w:ins w:id="189" w:author="Gabriel Correa" w:date="2015-08-27T12:50:00Z">
            <w:r>
              <w:rPr>
                <w:noProof/>
                <w:webHidden/>
              </w:rPr>
              <w:t>25</w:t>
            </w:r>
          </w:ins>
          <w:ins w:id="19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91" w:author="Gabriel Correa" w:date="2015-08-27T12:49:00Z"/>
              <w:rFonts w:asciiTheme="minorHAnsi" w:hAnsiTheme="minorHAnsi"/>
              <w:noProof/>
              <w:sz w:val="22"/>
            </w:rPr>
          </w:pPr>
          <w:ins w:id="19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6.2.1</w:t>
            </w:r>
            <w:r>
              <w:rPr>
                <w:rFonts w:asciiTheme="minorHAnsi" w:hAnsiTheme="minorHAnsi"/>
                <w:noProof/>
                <w:sz w:val="22"/>
              </w:rPr>
              <w:tab/>
            </w:r>
            <w:r w:rsidRPr="003C47C0">
              <w:rPr>
                <w:rStyle w:val="Hipervnculo"/>
                <w:noProof/>
              </w:rPr>
              <w:t>F-Measure vs Recall</w:t>
            </w:r>
            <w:r>
              <w:rPr>
                <w:noProof/>
                <w:webHidden/>
              </w:rPr>
              <w:tab/>
            </w:r>
            <w:r>
              <w:rPr>
                <w:noProof/>
                <w:webHidden/>
              </w:rPr>
              <w:fldChar w:fldCharType="begin"/>
            </w:r>
            <w:r>
              <w:rPr>
                <w:noProof/>
                <w:webHidden/>
              </w:rPr>
              <w:instrText xml:space="preserve"> PAGEREF _Toc428443123 \h </w:instrText>
            </w:r>
          </w:ins>
          <w:r>
            <w:rPr>
              <w:noProof/>
              <w:webHidden/>
            </w:rPr>
          </w:r>
          <w:r>
            <w:rPr>
              <w:noProof/>
              <w:webHidden/>
            </w:rPr>
            <w:fldChar w:fldCharType="separate"/>
          </w:r>
          <w:ins w:id="193" w:author="Gabriel Correa" w:date="2015-08-27T12:50:00Z">
            <w:r>
              <w:rPr>
                <w:noProof/>
                <w:webHidden/>
              </w:rPr>
              <w:t>25</w:t>
            </w:r>
          </w:ins>
          <w:ins w:id="19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95" w:author="Gabriel Correa" w:date="2015-08-27T12:49:00Z"/>
              <w:rFonts w:asciiTheme="minorHAnsi" w:hAnsiTheme="minorHAnsi"/>
              <w:noProof/>
              <w:sz w:val="22"/>
            </w:rPr>
          </w:pPr>
          <w:ins w:id="19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6.2.2</w:t>
            </w:r>
            <w:r>
              <w:rPr>
                <w:rFonts w:asciiTheme="minorHAnsi" w:hAnsiTheme="minorHAnsi"/>
                <w:noProof/>
                <w:sz w:val="22"/>
              </w:rPr>
              <w:tab/>
            </w:r>
            <w:r w:rsidRPr="003C47C0">
              <w:rPr>
                <w:rStyle w:val="Hipervnculo"/>
                <w:noProof/>
              </w:rPr>
              <w:t>Usando Keywords</w:t>
            </w:r>
            <w:r>
              <w:rPr>
                <w:noProof/>
                <w:webHidden/>
              </w:rPr>
              <w:tab/>
            </w:r>
            <w:r>
              <w:rPr>
                <w:noProof/>
                <w:webHidden/>
              </w:rPr>
              <w:fldChar w:fldCharType="begin"/>
            </w:r>
            <w:r>
              <w:rPr>
                <w:noProof/>
                <w:webHidden/>
              </w:rPr>
              <w:instrText xml:space="preserve"> PAGEREF _Toc428443124 \h </w:instrText>
            </w:r>
          </w:ins>
          <w:r>
            <w:rPr>
              <w:noProof/>
              <w:webHidden/>
            </w:rPr>
          </w:r>
          <w:r>
            <w:rPr>
              <w:noProof/>
              <w:webHidden/>
            </w:rPr>
            <w:fldChar w:fldCharType="separate"/>
          </w:r>
          <w:ins w:id="197" w:author="Gabriel Correa" w:date="2015-08-27T12:50:00Z">
            <w:r>
              <w:rPr>
                <w:noProof/>
                <w:webHidden/>
              </w:rPr>
              <w:t>27</w:t>
            </w:r>
          </w:ins>
          <w:ins w:id="19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99" w:author="Gabriel Correa" w:date="2015-08-27T12:49:00Z"/>
              <w:rFonts w:asciiTheme="minorHAnsi" w:hAnsiTheme="minorHAnsi"/>
              <w:noProof/>
              <w:sz w:val="22"/>
            </w:rPr>
          </w:pPr>
          <w:ins w:id="20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6.2.3</w:t>
            </w:r>
            <w:r>
              <w:rPr>
                <w:rFonts w:asciiTheme="minorHAnsi" w:hAnsiTheme="minorHAnsi"/>
                <w:noProof/>
                <w:sz w:val="22"/>
              </w:rPr>
              <w:tab/>
            </w:r>
            <w:r w:rsidRPr="003C47C0">
              <w:rPr>
                <w:rStyle w:val="Hipervnculo"/>
                <w:noProof/>
              </w:rPr>
              <w:t>Usando una API</w:t>
            </w:r>
            <w:r>
              <w:rPr>
                <w:noProof/>
                <w:webHidden/>
              </w:rPr>
              <w:tab/>
            </w:r>
            <w:r>
              <w:rPr>
                <w:noProof/>
                <w:webHidden/>
              </w:rPr>
              <w:fldChar w:fldCharType="begin"/>
            </w:r>
            <w:r>
              <w:rPr>
                <w:noProof/>
                <w:webHidden/>
              </w:rPr>
              <w:instrText xml:space="preserve"> PAGEREF _Toc428443125 \h </w:instrText>
            </w:r>
          </w:ins>
          <w:r>
            <w:rPr>
              <w:noProof/>
              <w:webHidden/>
            </w:rPr>
          </w:r>
          <w:r>
            <w:rPr>
              <w:noProof/>
              <w:webHidden/>
            </w:rPr>
            <w:fldChar w:fldCharType="separate"/>
          </w:r>
          <w:ins w:id="201" w:author="Gabriel Correa" w:date="2015-08-27T12:50:00Z">
            <w:r>
              <w:rPr>
                <w:noProof/>
                <w:webHidden/>
              </w:rPr>
              <w:t>28</w:t>
            </w:r>
          </w:ins>
          <w:ins w:id="20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03" w:author="Gabriel Correa" w:date="2015-08-27T12:49:00Z"/>
              <w:rFonts w:asciiTheme="minorHAnsi" w:hAnsiTheme="minorHAnsi"/>
              <w:noProof/>
              <w:sz w:val="22"/>
            </w:rPr>
          </w:pPr>
          <w:ins w:id="20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6.2.4</w:t>
            </w:r>
            <w:r>
              <w:rPr>
                <w:rFonts w:asciiTheme="minorHAnsi" w:hAnsiTheme="minorHAnsi"/>
                <w:noProof/>
                <w:sz w:val="22"/>
              </w:rPr>
              <w:tab/>
            </w:r>
            <w:r w:rsidRPr="003C47C0">
              <w:rPr>
                <w:rStyle w:val="Hipervnculo"/>
                <w:noProof/>
              </w:rPr>
              <w:t>Entrenando con 1 API y probando con 2 API</w:t>
            </w:r>
            <w:r>
              <w:rPr>
                <w:noProof/>
                <w:webHidden/>
              </w:rPr>
              <w:tab/>
            </w:r>
            <w:r>
              <w:rPr>
                <w:noProof/>
                <w:webHidden/>
              </w:rPr>
              <w:fldChar w:fldCharType="begin"/>
            </w:r>
            <w:r>
              <w:rPr>
                <w:noProof/>
                <w:webHidden/>
              </w:rPr>
              <w:instrText xml:space="preserve"> PAGEREF _Toc428443126 \h </w:instrText>
            </w:r>
          </w:ins>
          <w:r>
            <w:rPr>
              <w:noProof/>
              <w:webHidden/>
            </w:rPr>
          </w:r>
          <w:r>
            <w:rPr>
              <w:noProof/>
              <w:webHidden/>
            </w:rPr>
            <w:fldChar w:fldCharType="separate"/>
          </w:r>
          <w:ins w:id="205" w:author="Gabriel Correa" w:date="2015-08-27T12:50:00Z">
            <w:r>
              <w:rPr>
                <w:noProof/>
                <w:webHidden/>
              </w:rPr>
              <w:t>29</w:t>
            </w:r>
          </w:ins>
          <w:ins w:id="20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07" w:author="Gabriel Correa" w:date="2015-08-27T12:49:00Z"/>
              <w:rFonts w:asciiTheme="minorHAnsi" w:hAnsiTheme="minorHAnsi"/>
              <w:noProof/>
              <w:sz w:val="22"/>
            </w:rPr>
          </w:pPr>
          <w:ins w:id="20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6.2.5</w:t>
            </w:r>
            <w:r>
              <w:rPr>
                <w:rFonts w:asciiTheme="minorHAnsi" w:hAnsiTheme="minorHAnsi"/>
                <w:noProof/>
                <w:sz w:val="22"/>
              </w:rPr>
              <w:tab/>
            </w:r>
            <w:r w:rsidRPr="003C47C0">
              <w:rPr>
                <w:rStyle w:val="Hipervnculo"/>
                <w:noProof/>
              </w:rPr>
              <w:t>Entrenando con 2 API y probando con 1 API</w:t>
            </w:r>
            <w:r>
              <w:rPr>
                <w:noProof/>
                <w:webHidden/>
              </w:rPr>
              <w:tab/>
            </w:r>
            <w:r>
              <w:rPr>
                <w:noProof/>
                <w:webHidden/>
              </w:rPr>
              <w:fldChar w:fldCharType="begin"/>
            </w:r>
            <w:r>
              <w:rPr>
                <w:noProof/>
                <w:webHidden/>
              </w:rPr>
              <w:instrText xml:space="preserve"> PAGEREF _Toc428443127 \h </w:instrText>
            </w:r>
          </w:ins>
          <w:r>
            <w:rPr>
              <w:noProof/>
              <w:webHidden/>
            </w:rPr>
          </w:r>
          <w:r>
            <w:rPr>
              <w:noProof/>
              <w:webHidden/>
            </w:rPr>
            <w:fldChar w:fldCharType="separate"/>
          </w:r>
          <w:ins w:id="209" w:author="Gabriel Correa" w:date="2015-08-27T12:50:00Z">
            <w:r>
              <w:rPr>
                <w:noProof/>
                <w:webHidden/>
              </w:rPr>
              <w:t>31</w:t>
            </w:r>
          </w:ins>
          <w:ins w:id="21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11" w:author="Gabriel Correa" w:date="2015-08-27T12:49:00Z"/>
              <w:rFonts w:asciiTheme="minorHAnsi" w:hAnsiTheme="minorHAnsi"/>
              <w:noProof/>
              <w:sz w:val="22"/>
            </w:rPr>
          </w:pPr>
          <w:ins w:id="21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6.2.6</w:t>
            </w:r>
            <w:r>
              <w:rPr>
                <w:rFonts w:asciiTheme="minorHAnsi" w:hAnsiTheme="minorHAnsi"/>
                <w:noProof/>
                <w:sz w:val="22"/>
              </w:rPr>
              <w:tab/>
            </w:r>
            <w:r w:rsidRPr="003C47C0">
              <w:rPr>
                <w:rStyle w:val="Hipervnculo"/>
                <w:noProof/>
              </w:rPr>
              <w:t>Reduciendo errores con la matriz de costos</w:t>
            </w:r>
            <w:r>
              <w:rPr>
                <w:noProof/>
                <w:webHidden/>
              </w:rPr>
              <w:tab/>
            </w:r>
            <w:r>
              <w:rPr>
                <w:noProof/>
                <w:webHidden/>
              </w:rPr>
              <w:fldChar w:fldCharType="begin"/>
            </w:r>
            <w:r>
              <w:rPr>
                <w:noProof/>
                <w:webHidden/>
              </w:rPr>
              <w:instrText xml:space="preserve"> PAGEREF _Toc428443128 \h </w:instrText>
            </w:r>
          </w:ins>
          <w:r>
            <w:rPr>
              <w:noProof/>
              <w:webHidden/>
            </w:rPr>
          </w:r>
          <w:r>
            <w:rPr>
              <w:noProof/>
              <w:webHidden/>
            </w:rPr>
            <w:fldChar w:fldCharType="separate"/>
          </w:r>
          <w:ins w:id="213" w:author="Gabriel Correa" w:date="2015-08-27T12:50:00Z">
            <w:r>
              <w:rPr>
                <w:noProof/>
                <w:webHidden/>
              </w:rPr>
              <w:t>33</w:t>
            </w:r>
          </w:ins>
          <w:ins w:id="21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15" w:author="Gabriel Correa" w:date="2015-08-27T12:49:00Z"/>
              <w:rFonts w:asciiTheme="minorHAnsi" w:hAnsiTheme="minorHAnsi"/>
              <w:noProof/>
              <w:sz w:val="22"/>
            </w:rPr>
          </w:pPr>
          <w:ins w:id="21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"_Toc428443129"</w:instrText>
            </w:r>
            <w:r w:rsidRPr="003C47C0">
              <w:rPr>
                <w:rStyle w:val="Hipervnculo"/>
                <w:noProof/>
              </w:rPr>
              <w:instrText xml:space="preserve"> </w:instrText>
            </w:r>
            <w:r w:rsidRPr="003C47C0">
              <w:rPr>
                <w:rStyle w:val="Hipervnculo"/>
                <w:noProof/>
              </w:rPr>
              <w:fldChar w:fldCharType="separate"/>
            </w:r>
            <w:r w:rsidRPr="003C47C0">
              <w:rPr>
                <w:rStyle w:val="Hipervnculo"/>
                <w:noProof/>
                <w:lang w:val="en-US"/>
              </w:rPr>
              <w:t>6.2.7</w:t>
            </w:r>
            <w:r>
              <w:rPr>
                <w:rFonts w:asciiTheme="minorHAnsi" w:hAnsiTheme="minorHAnsi"/>
                <w:noProof/>
                <w:sz w:val="22"/>
              </w:rPr>
              <w:tab/>
            </w:r>
            <w:r w:rsidRPr="003C47C0">
              <w:rPr>
                <w:rStyle w:val="Hipervnculo"/>
                <w:i/>
                <w:iCs/>
                <w:noProof/>
                <w:lang w:val="en-US"/>
              </w:rPr>
              <w:t xml:space="preserve">Stop-words, stemming, </w:t>
            </w:r>
            <w:r w:rsidRPr="003C47C0">
              <w:rPr>
                <w:rStyle w:val="Hipervnculo"/>
                <w:noProof/>
                <w:lang w:val="en-US"/>
              </w:rPr>
              <w:t>TF-IDF Transform y</w:t>
            </w:r>
            <w:r w:rsidRPr="003C47C0">
              <w:rPr>
                <w:rStyle w:val="Hipervnculo"/>
                <w:i/>
                <w:iCs/>
                <w:noProof/>
                <w:lang w:val="en-US"/>
              </w:rPr>
              <w:t xml:space="preserve"> wordcounts</w:t>
            </w:r>
            <w:r>
              <w:rPr>
                <w:noProof/>
                <w:webHidden/>
              </w:rPr>
              <w:tab/>
            </w:r>
            <w:r>
              <w:rPr>
                <w:noProof/>
                <w:webHidden/>
              </w:rPr>
              <w:fldChar w:fldCharType="begin"/>
            </w:r>
            <w:r>
              <w:rPr>
                <w:noProof/>
                <w:webHidden/>
              </w:rPr>
              <w:instrText xml:space="preserve"> PAGEREF _Toc428443129 \h </w:instrText>
            </w:r>
          </w:ins>
          <w:r>
            <w:rPr>
              <w:noProof/>
              <w:webHidden/>
            </w:rPr>
          </w:r>
          <w:r>
            <w:rPr>
              <w:noProof/>
              <w:webHidden/>
            </w:rPr>
            <w:fldChar w:fldCharType="separate"/>
          </w:r>
          <w:ins w:id="217" w:author="Gabriel Correa" w:date="2015-08-27T12:50:00Z">
            <w:r>
              <w:rPr>
                <w:noProof/>
                <w:webHidden/>
              </w:rPr>
              <w:t>35</w:t>
            </w:r>
          </w:ins>
          <w:ins w:id="21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19" w:author="Gabriel Correa" w:date="2015-08-27T12:49:00Z"/>
              <w:rFonts w:asciiTheme="minorHAnsi" w:hAnsiTheme="minorHAnsi"/>
              <w:noProof/>
              <w:sz w:val="22"/>
            </w:rPr>
          </w:pPr>
          <w:ins w:id="22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6.2.8</w:t>
            </w:r>
            <w:r>
              <w:rPr>
                <w:rFonts w:asciiTheme="minorHAnsi" w:hAnsiTheme="minorHAnsi"/>
                <w:noProof/>
                <w:sz w:val="22"/>
              </w:rPr>
              <w:tab/>
            </w:r>
            <w:r w:rsidRPr="003C47C0">
              <w:rPr>
                <w:rStyle w:val="Hipervnculo"/>
                <w:noProof/>
              </w:rPr>
              <w:t>Tiempos de entrenamiento y de prueba</w:t>
            </w:r>
            <w:r>
              <w:rPr>
                <w:noProof/>
                <w:webHidden/>
              </w:rPr>
              <w:tab/>
            </w:r>
            <w:r>
              <w:rPr>
                <w:noProof/>
                <w:webHidden/>
              </w:rPr>
              <w:fldChar w:fldCharType="begin"/>
            </w:r>
            <w:r>
              <w:rPr>
                <w:noProof/>
                <w:webHidden/>
              </w:rPr>
              <w:instrText xml:space="preserve"> PAGEREF _Toc428443133 \h </w:instrText>
            </w:r>
          </w:ins>
          <w:r>
            <w:rPr>
              <w:noProof/>
              <w:webHidden/>
            </w:rPr>
          </w:r>
          <w:r>
            <w:rPr>
              <w:noProof/>
              <w:webHidden/>
            </w:rPr>
            <w:fldChar w:fldCharType="separate"/>
          </w:r>
          <w:ins w:id="221" w:author="Gabriel Correa" w:date="2015-08-27T12:50:00Z">
            <w:r>
              <w:rPr>
                <w:noProof/>
                <w:webHidden/>
              </w:rPr>
              <w:t>36</w:t>
            </w:r>
          </w:ins>
          <w:ins w:id="222"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23" w:author="Gabriel Correa" w:date="2015-08-27T12:49:00Z"/>
              <w:rFonts w:asciiTheme="minorHAnsi" w:hAnsiTheme="minorHAnsi"/>
              <w:noProof/>
              <w:sz w:val="22"/>
            </w:rPr>
          </w:pPr>
          <w:ins w:id="22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7</w:t>
            </w:r>
            <w:r>
              <w:rPr>
                <w:rFonts w:asciiTheme="minorHAnsi" w:hAnsiTheme="minorHAnsi"/>
                <w:noProof/>
                <w:sz w:val="22"/>
              </w:rPr>
              <w:tab/>
            </w:r>
            <w:r w:rsidRPr="003C47C0">
              <w:rPr>
                <w:rStyle w:val="Hipervnculo"/>
                <w:noProof/>
              </w:rPr>
              <w:t>Discusión general</w:t>
            </w:r>
            <w:r>
              <w:rPr>
                <w:noProof/>
                <w:webHidden/>
              </w:rPr>
              <w:tab/>
            </w:r>
            <w:r>
              <w:rPr>
                <w:noProof/>
                <w:webHidden/>
              </w:rPr>
              <w:fldChar w:fldCharType="begin"/>
            </w:r>
            <w:r>
              <w:rPr>
                <w:noProof/>
                <w:webHidden/>
              </w:rPr>
              <w:instrText xml:space="preserve"> PAGEREF _Toc428443135 \h </w:instrText>
            </w:r>
          </w:ins>
          <w:r>
            <w:rPr>
              <w:noProof/>
              <w:webHidden/>
            </w:rPr>
          </w:r>
          <w:r>
            <w:rPr>
              <w:noProof/>
              <w:webHidden/>
            </w:rPr>
            <w:fldChar w:fldCharType="separate"/>
          </w:r>
          <w:ins w:id="225" w:author="Gabriel Correa" w:date="2015-08-27T12:50:00Z">
            <w:r>
              <w:rPr>
                <w:noProof/>
                <w:webHidden/>
              </w:rPr>
              <w:t>37</w:t>
            </w:r>
          </w:ins>
          <w:ins w:id="226"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27" w:author="Gabriel Correa" w:date="2015-08-27T12:49:00Z"/>
              <w:rFonts w:asciiTheme="minorHAnsi" w:hAnsiTheme="minorHAnsi"/>
              <w:noProof/>
              <w:sz w:val="22"/>
            </w:rPr>
          </w:pPr>
          <w:ins w:id="22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8</w:t>
            </w:r>
            <w:r>
              <w:rPr>
                <w:rFonts w:asciiTheme="minorHAnsi" w:hAnsiTheme="minorHAnsi"/>
                <w:noProof/>
                <w:sz w:val="22"/>
              </w:rPr>
              <w:tab/>
            </w:r>
            <w:r w:rsidRPr="003C47C0">
              <w:rPr>
                <w:rStyle w:val="Hipervnculo"/>
                <w:noProof/>
              </w:rPr>
              <w:t>Limitaciones y problemas de validez (?)</w:t>
            </w:r>
            <w:r>
              <w:rPr>
                <w:noProof/>
                <w:webHidden/>
              </w:rPr>
              <w:tab/>
            </w:r>
            <w:r>
              <w:rPr>
                <w:noProof/>
                <w:webHidden/>
              </w:rPr>
              <w:fldChar w:fldCharType="begin"/>
            </w:r>
            <w:r>
              <w:rPr>
                <w:noProof/>
                <w:webHidden/>
              </w:rPr>
              <w:instrText xml:space="preserve"> PAGEREF _Toc428443136 \h </w:instrText>
            </w:r>
          </w:ins>
          <w:r>
            <w:rPr>
              <w:noProof/>
              <w:webHidden/>
            </w:rPr>
          </w:r>
          <w:r>
            <w:rPr>
              <w:noProof/>
              <w:webHidden/>
            </w:rPr>
            <w:fldChar w:fldCharType="separate"/>
          </w:r>
          <w:ins w:id="229" w:author="Gabriel Correa" w:date="2015-08-27T12:50:00Z">
            <w:r>
              <w:rPr>
                <w:noProof/>
                <w:webHidden/>
              </w:rPr>
              <w:t>37</w:t>
            </w:r>
          </w:ins>
          <w:ins w:id="230"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31" w:author="Gabriel Correa" w:date="2015-08-27T12:49:00Z"/>
              <w:rFonts w:asciiTheme="minorHAnsi" w:hAnsiTheme="minorHAnsi"/>
              <w:noProof/>
              <w:sz w:val="22"/>
            </w:rPr>
          </w:pPr>
          <w:ins w:id="23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9</w:t>
            </w:r>
            <w:r>
              <w:rPr>
                <w:rFonts w:asciiTheme="minorHAnsi" w:hAnsiTheme="minorHAnsi"/>
                <w:noProof/>
                <w:sz w:val="22"/>
              </w:rPr>
              <w:tab/>
            </w:r>
            <w:r w:rsidRPr="003C47C0">
              <w:rPr>
                <w:rStyle w:val="Hipervnculo"/>
                <w:noProof/>
              </w:rPr>
              <w:t>Conclusiones y trabajo futuro</w:t>
            </w:r>
            <w:r>
              <w:rPr>
                <w:noProof/>
                <w:webHidden/>
              </w:rPr>
              <w:tab/>
            </w:r>
            <w:r>
              <w:rPr>
                <w:noProof/>
                <w:webHidden/>
              </w:rPr>
              <w:fldChar w:fldCharType="begin"/>
            </w:r>
            <w:r>
              <w:rPr>
                <w:noProof/>
                <w:webHidden/>
              </w:rPr>
              <w:instrText xml:space="preserve"> PAGEREF _Toc428443137 \h </w:instrText>
            </w:r>
          </w:ins>
          <w:r>
            <w:rPr>
              <w:noProof/>
              <w:webHidden/>
            </w:rPr>
          </w:r>
          <w:r>
            <w:rPr>
              <w:noProof/>
              <w:webHidden/>
            </w:rPr>
            <w:fldChar w:fldCharType="separate"/>
          </w:r>
          <w:ins w:id="233" w:author="Gabriel Correa" w:date="2015-08-27T12:50:00Z">
            <w:r>
              <w:rPr>
                <w:noProof/>
                <w:webHidden/>
              </w:rPr>
              <w:t>37</w:t>
            </w:r>
          </w:ins>
          <w:ins w:id="234"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35" w:author="Gabriel Correa" w:date="2015-08-27T12:49:00Z"/>
              <w:rFonts w:asciiTheme="minorHAnsi" w:hAnsiTheme="minorHAnsi"/>
              <w:noProof/>
              <w:sz w:val="22"/>
            </w:rPr>
          </w:pPr>
          <w:ins w:id="23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10</w:t>
            </w:r>
            <w:r>
              <w:rPr>
                <w:rFonts w:asciiTheme="minorHAnsi" w:hAnsiTheme="minorHAnsi"/>
                <w:noProof/>
                <w:sz w:val="22"/>
              </w:rPr>
              <w:tab/>
            </w:r>
            <w:r w:rsidRPr="003C47C0">
              <w:rPr>
                <w:rStyle w:val="Hipervnculo"/>
                <w:noProof/>
              </w:rPr>
              <w:t>Glosario</w:t>
            </w:r>
            <w:r>
              <w:rPr>
                <w:noProof/>
                <w:webHidden/>
              </w:rPr>
              <w:tab/>
            </w:r>
            <w:r>
              <w:rPr>
                <w:noProof/>
                <w:webHidden/>
              </w:rPr>
              <w:fldChar w:fldCharType="begin"/>
            </w:r>
            <w:r>
              <w:rPr>
                <w:noProof/>
                <w:webHidden/>
              </w:rPr>
              <w:instrText xml:space="preserve"> PAGEREF _Toc428443138 \h </w:instrText>
            </w:r>
          </w:ins>
          <w:r>
            <w:rPr>
              <w:noProof/>
              <w:webHidden/>
            </w:rPr>
          </w:r>
          <w:r>
            <w:rPr>
              <w:noProof/>
              <w:webHidden/>
            </w:rPr>
            <w:fldChar w:fldCharType="separate"/>
          </w:r>
          <w:ins w:id="237" w:author="Gabriel Correa" w:date="2015-08-27T12:50:00Z">
            <w:r>
              <w:rPr>
                <w:noProof/>
                <w:webHidden/>
              </w:rPr>
              <w:t>37</w:t>
            </w:r>
          </w:ins>
          <w:ins w:id="238"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39" w:author="Gabriel Correa" w:date="2015-08-27T12:49:00Z"/>
              <w:rFonts w:asciiTheme="minorHAnsi" w:hAnsiTheme="minorHAnsi"/>
              <w:noProof/>
              <w:sz w:val="22"/>
            </w:rPr>
          </w:pPr>
          <w:ins w:id="24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11</w:t>
            </w:r>
            <w:r>
              <w:rPr>
                <w:rFonts w:asciiTheme="minorHAnsi" w:hAnsiTheme="minorHAnsi"/>
                <w:noProof/>
                <w:sz w:val="22"/>
              </w:rPr>
              <w:tab/>
            </w:r>
            <w:r w:rsidRPr="003C47C0">
              <w:rPr>
                <w:rStyle w:val="Hipervnculo"/>
                <w:noProof/>
              </w:rPr>
              <w:t>Bibliografía</w:t>
            </w:r>
            <w:r>
              <w:rPr>
                <w:noProof/>
                <w:webHidden/>
              </w:rPr>
              <w:tab/>
            </w:r>
            <w:r>
              <w:rPr>
                <w:noProof/>
                <w:webHidden/>
              </w:rPr>
              <w:fldChar w:fldCharType="begin"/>
            </w:r>
            <w:r>
              <w:rPr>
                <w:noProof/>
                <w:webHidden/>
              </w:rPr>
              <w:instrText xml:space="preserve"> PAGEREF _Toc428443139 \h </w:instrText>
            </w:r>
          </w:ins>
          <w:r>
            <w:rPr>
              <w:noProof/>
              <w:webHidden/>
            </w:rPr>
          </w:r>
          <w:r>
            <w:rPr>
              <w:noProof/>
              <w:webHidden/>
            </w:rPr>
            <w:fldChar w:fldCharType="separate"/>
          </w:r>
          <w:ins w:id="241" w:author="Gabriel Correa" w:date="2015-08-27T12:50:00Z">
            <w:r>
              <w:rPr>
                <w:noProof/>
                <w:webHidden/>
              </w:rPr>
              <w:t>38</w:t>
            </w:r>
          </w:ins>
          <w:ins w:id="242"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43" w:author="Gabriel Correa" w:date="2015-08-27T12:49:00Z"/>
              <w:rFonts w:asciiTheme="minorHAnsi" w:hAnsiTheme="minorHAnsi"/>
              <w:noProof/>
              <w:sz w:val="22"/>
            </w:rPr>
          </w:pPr>
          <w:ins w:id="24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"_Toc428443140"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12</w:t>
            </w:r>
            <w:r>
              <w:rPr>
                <w:rFonts w:asciiTheme="minorHAnsi" w:hAnsiTheme="minorHAnsi"/>
                <w:noProof/>
                <w:sz w:val="22"/>
              </w:rPr>
              <w:tab/>
            </w:r>
            <w:r w:rsidRPr="003C47C0">
              <w:rPr>
                <w:rStyle w:val="Hipervnculo"/>
                <w:noProof/>
              </w:rPr>
              <w:t>Anexo</w:t>
            </w:r>
            <w:r>
              <w:rPr>
                <w:noProof/>
                <w:webHidden/>
              </w:rPr>
              <w:tab/>
            </w:r>
            <w:r>
              <w:rPr>
                <w:noProof/>
                <w:webHidden/>
              </w:rPr>
              <w:fldChar w:fldCharType="begin"/>
            </w:r>
            <w:r>
              <w:rPr>
                <w:noProof/>
                <w:webHidden/>
              </w:rPr>
              <w:instrText xml:space="preserve"> PAGEREF _Toc428443140 \h </w:instrText>
            </w:r>
          </w:ins>
          <w:r>
            <w:rPr>
              <w:noProof/>
              <w:webHidden/>
            </w:rPr>
          </w:r>
          <w:r>
            <w:rPr>
              <w:noProof/>
              <w:webHidden/>
            </w:rPr>
            <w:fldChar w:fldCharType="separate"/>
          </w:r>
          <w:ins w:id="245" w:author="Gabriel Correa" w:date="2015-08-27T12:50:00Z">
            <w:r>
              <w:rPr>
                <w:noProof/>
                <w:webHidden/>
              </w:rPr>
              <w:t>39</w:t>
            </w:r>
          </w:ins>
          <w:ins w:id="24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247" w:author="Gabriel Correa" w:date="2015-08-27T12:49:00Z"/>
              <w:rFonts w:asciiTheme="minorHAnsi" w:hAnsiTheme="minorHAnsi"/>
              <w:noProof/>
              <w:sz w:val="22"/>
            </w:rPr>
          </w:pPr>
          <w:ins w:id="24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"_Toc428443141"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12.1</w:t>
            </w:r>
            <w:r>
              <w:rPr>
                <w:rFonts w:asciiTheme="minorHAnsi" w:hAnsiTheme="minorHAnsi"/>
                <w:noProof/>
                <w:sz w:val="22"/>
              </w:rPr>
              <w:tab/>
            </w:r>
            <w:r w:rsidRPr="003C47C0">
              <w:rPr>
                <w:rStyle w:val="Hipervnculo"/>
                <w:noProof/>
              </w:rPr>
              <w:t>Stop-words, stemming, TF-IDF Transform y wordcounts</w:t>
            </w:r>
            <w:r>
              <w:rPr>
                <w:noProof/>
                <w:webHidden/>
              </w:rPr>
              <w:tab/>
            </w:r>
            <w:r>
              <w:rPr>
                <w:noProof/>
                <w:webHidden/>
              </w:rPr>
              <w:fldChar w:fldCharType="begin"/>
            </w:r>
            <w:r>
              <w:rPr>
                <w:noProof/>
                <w:webHidden/>
              </w:rPr>
              <w:instrText xml:space="preserve"> PAGEREF _Toc428443141 \h </w:instrText>
            </w:r>
          </w:ins>
          <w:r>
            <w:rPr>
              <w:noProof/>
              <w:webHidden/>
            </w:rPr>
          </w:r>
          <w:r>
            <w:rPr>
              <w:noProof/>
              <w:webHidden/>
            </w:rPr>
            <w:fldChar w:fldCharType="separate"/>
          </w:r>
          <w:ins w:id="249" w:author="Gabriel Correa" w:date="2015-08-27T12:50:00Z">
            <w:r>
              <w:rPr>
                <w:noProof/>
                <w:webHidden/>
              </w:rPr>
              <w:t>39</w:t>
            </w:r>
          </w:ins>
          <w:ins w:id="250" w:author="Gabriel Correa" w:date="2015-08-27T12:49:00Z">
            <w:r>
              <w:rPr>
                <w:noProof/>
                <w:webHidden/>
              </w:rPr>
              <w:fldChar w:fldCharType="end"/>
            </w:r>
            <w:r w:rsidRPr="003C47C0">
              <w:rPr>
                <w:rStyle w:val="Hipervnculo"/>
                <w:noProof/>
              </w:rPr>
              <w:fldChar w:fldCharType="end"/>
            </w:r>
          </w:ins>
        </w:p>
        <w:p w:rsidR="000B0215" w:rsidDel="005D2320" w:rsidRDefault="000B0215">
          <w:pPr>
            <w:pStyle w:val="TDC1"/>
            <w:tabs>
              <w:tab w:val="left" w:pos="440"/>
              <w:tab w:val="right" w:leader="dot" w:pos="9395"/>
            </w:tabs>
            <w:rPr>
              <w:del w:id="251" w:author="Gabriel Correa" w:date="2015-08-26T03:09:00Z"/>
              <w:rFonts w:asciiTheme="minorHAnsi" w:hAnsiTheme="minorHAnsi"/>
              <w:noProof/>
              <w:sz w:val="22"/>
            </w:rPr>
          </w:pPr>
          <w:del w:id="252" w:author="Gabriel Correa" w:date="2015-08-26T03:09:00Z">
            <w:r w:rsidRPr="005D2320" w:rsidDel="005D2320">
              <w:rPr>
                <w:rPrChange w:id="253" w:author="Gabriel Correa" w:date="2015-08-26T03:09:00Z">
                  <w:rPr>
                    <w:rStyle w:val="Hipervnculo"/>
                    <w:noProof/>
                  </w:rPr>
                </w:rPrChange>
              </w:rPr>
              <w:delText>1</w:delText>
            </w:r>
            <w:r w:rsidDel="005D2320">
              <w:rPr>
                <w:rFonts w:asciiTheme="minorHAnsi" w:hAnsiTheme="minorHAnsi"/>
                <w:noProof/>
                <w:sz w:val="22"/>
              </w:rPr>
              <w:tab/>
            </w:r>
            <w:r w:rsidRPr="005D2320" w:rsidDel="005D2320">
              <w:rPr>
                <w:rPrChange w:id="254" w:author="Gabriel Correa" w:date="2015-08-26T03:09:00Z">
                  <w:rPr>
                    <w:rStyle w:val="Hipervnculo"/>
                    <w:noProof/>
                  </w:rPr>
                </w:rPrChange>
              </w:rPr>
              <w:delText>Introducción</w:delText>
            </w:r>
            <w:r w:rsidDel="005D2320">
              <w:rPr>
                <w:noProof/>
                <w:webHidden/>
              </w:rPr>
              <w:tab/>
              <w:delText>1</w:delText>
            </w:r>
          </w:del>
        </w:p>
        <w:p w:rsidR="000B0215" w:rsidDel="005D2320" w:rsidRDefault="000B0215">
          <w:pPr>
            <w:pStyle w:val="TDC2"/>
            <w:tabs>
              <w:tab w:val="left" w:pos="880"/>
              <w:tab w:val="right" w:leader="dot" w:pos="9395"/>
            </w:tabs>
            <w:rPr>
              <w:del w:id="255" w:author="Gabriel Correa" w:date="2015-08-26T03:09:00Z"/>
              <w:rFonts w:asciiTheme="minorHAnsi" w:hAnsiTheme="minorHAnsi"/>
              <w:noProof/>
              <w:sz w:val="22"/>
            </w:rPr>
          </w:pPr>
          <w:del w:id="256" w:author="Gabriel Correa" w:date="2015-08-26T03:09:00Z">
            <w:r w:rsidRPr="005D2320" w:rsidDel="005D2320">
              <w:rPr>
                <w:rPrChange w:id="257" w:author="Gabriel Correa" w:date="2015-08-26T03:09:00Z">
                  <w:rPr>
                    <w:rStyle w:val="Hipervnculo"/>
                    <w:noProof/>
                  </w:rPr>
                </w:rPrChange>
              </w:rPr>
              <w:delText>1.1</w:delText>
            </w:r>
            <w:r w:rsidDel="005D2320">
              <w:rPr>
                <w:rFonts w:asciiTheme="minorHAnsi" w:hAnsiTheme="minorHAnsi"/>
                <w:noProof/>
                <w:sz w:val="22"/>
              </w:rPr>
              <w:tab/>
            </w:r>
            <w:r w:rsidRPr="005D2320" w:rsidDel="005D2320">
              <w:rPr>
                <w:rPrChange w:id="258" w:author="Gabriel Correa" w:date="2015-08-26T03:09:00Z">
                  <w:rPr>
                    <w:rStyle w:val="Hipervnculo"/>
                    <w:noProof/>
                  </w:rPr>
                </w:rPrChange>
              </w:rPr>
              <w:delText>Documentación de API</w:delText>
            </w:r>
            <w:r w:rsidDel="005D2320">
              <w:rPr>
                <w:noProof/>
                <w:webHidden/>
              </w:rPr>
              <w:tab/>
              <w:delText>1</w:delText>
            </w:r>
          </w:del>
        </w:p>
        <w:p w:rsidR="000B0215" w:rsidDel="005D2320" w:rsidRDefault="000B0215">
          <w:pPr>
            <w:pStyle w:val="TDC2"/>
            <w:tabs>
              <w:tab w:val="left" w:pos="880"/>
              <w:tab w:val="right" w:leader="dot" w:pos="9395"/>
            </w:tabs>
            <w:rPr>
              <w:del w:id="259" w:author="Gabriel Correa" w:date="2015-08-26T03:09:00Z"/>
              <w:rFonts w:asciiTheme="minorHAnsi" w:hAnsiTheme="minorHAnsi"/>
              <w:noProof/>
              <w:sz w:val="22"/>
            </w:rPr>
          </w:pPr>
          <w:del w:id="260" w:author="Gabriel Correa" w:date="2015-08-26T03:09:00Z">
            <w:r w:rsidRPr="005D2320" w:rsidDel="005D2320">
              <w:rPr>
                <w:rPrChange w:id="261" w:author="Gabriel Correa" w:date="2015-08-26T03:09:00Z">
                  <w:rPr>
                    <w:rStyle w:val="Hipervnculo"/>
                    <w:noProof/>
                  </w:rPr>
                </w:rPrChange>
              </w:rPr>
              <w:delText>1.2</w:delText>
            </w:r>
            <w:r w:rsidDel="005D2320">
              <w:rPr>
                <w:rFonts w:asciiTheme="minorHAnsi" w:hAnsiTheme="minorHAnsi"/>
                <w:noProof/>
                <w:sz w:val="22"/>
              </w:rPr>
              <w:tab/>
            </w:r>
            <w:r w:rsidRPr="005D2320" w:rsidDel="005D2320">
              <w:rPr>
                <w:rPrChange w:id="262" w:author="Gabriel Correa" w:date="2015-08-26T03:09:00Z">
                  <w:rPr>
                    <w:rStyle w:val="Hipervnculo"/>
                    <w:noProof/>
                  </w:rPr>
                </w:rPrChange>
              </w:rPr>
              <w:delText>Problema y Motivación</w:delText>
            </w:r>
            <w:r w:rsidDel="005D2320">
              <w:rPr>
                <w:noProof/>
                <w:webHidden/>
              </w:rPr>
              <w:tab/>
              <w:delText>1</w:delText>
            </w:r>
          </w:del>
        </w:p>
        <w:p w:rsidR="000B0215" w:rsidDel="005D2320" w:rsidRDefault="000B0215">
          <w:pPr>
            <w:pStyle w:val="TDC2"/>
            <w:tabs>
              <w:tab w:val="left" w:pos="880"/>
              <w:tab w:val="right" w:leader="dot" w:pos="9395"/>
            </w:tabs>
            <w:rPr>
              <w:del w:id="263" w:author="Gabriel Correa" w:date="2015-08-26T03:09:00Z"/>
              <w:rFonts w:asciiTheme="minorHAnsi" w:hAnsiTheme="minorHAnsi"/>
              <w:noProof/>
              <w:sz w:val="22"/>
            </w:rPr>
          </w:pPr>
          <w:del w:id="264" w:author="Gabriel Correa" w:date="2015-08-26T03:09:00Z">
            <w:r w:rsidRPr="005D2320" w:rsidDel="005D2320">
              <w:rPr>
                <w:rPrChange w:id="265" w:author="Gabriel Correa" w:date="2015-08-26T03:09:00Z">
                  <w:rPr>
                    <w:rStyle w:val="Hipervnculo"/>
                    <w:noProof/>
                  </w:rPr>
                </w:rPrChange>
              </w:rPr>
              <w:delText>1.3</w:delText>
            </w:r>
            <w:r w:rsidDel="005D2320">
              <w:rPr>
                <w:rFonts w:asciiTheme="minorHAnsi" w:hAnsiTheme="minorHAnsi"/>
                <w:noProof/>
                <w:sz w:val="22"/>
              </w:rPr>
              <w:tab/>
            </w:r>
            <w:r w:rsidRPr="005D2320" w:rsidDel="005D2320">
              <w:rPr>
                <w:rPrChange w:id="266" w:author="Gabriel Correa" w:date="2015-08-26T03:09:00Z">
                  <w:rPr>
                    <w:rStyle w:val="Hipervnculo"/>
                    <w:noProof/>
                  </w:rPr>
                </w:rPrChange>
              </w:rPr>
              <w:delText>Una Solución</w:delText>
            </w:r>
            <w:r w:rsidDel="005D2320">
              <w:rPr>
                <w:noProof/>
                <w:webHidden/>
              </w:rPr>
              <w:tab/>
              <w:delText>1</w:delText>
            </w:r>
          </w:del>
        </w:p>
        <w:p w:rsidR="000B0215" w:rsidDel="005D2320" w:rsidRDefault="000B0215">
          <w:pPr>
            <w:pStyle w:val="TDC2"/>
            <w:tabs>
              <w:tab w:val="left" w:pos="880"/>
              <w:tab w:val="right" w:leader="dot" w:pos="9395"/>
            </w:tabs>
            <w:rPr>
              <w:del w:id="267" w:author="Gabriel Correa" w:date="2015-08-26T03:09:00Z"/>
              <w:rFonts w:asciiTheme="minorHAnsi" w:hAnsiTheme="minorHAnsi"/>
              <w:noProof/>
              <w:sz w:val="22"/>
            </w:rPr>
          </w:pPr>
          <w:del w:id="268" w:author="Gabriel Correa" w:date="2015-08-26T03:09:00Z">
            <w:r w:rsidRPr="005D2320" w:rsidDel="005D2320">
              <w:rPr>
                <w:rPrChange w:id="269" w:author="Gabriel Correa" w:date="2015-08-26T03:09:00Z">
                  <w:rPr>
                    <w:rStyle w:val="Hipervnculo"/>
                    <w:noProof/>
                  </w:rPr>
                </w:rPrChange>
              </w:rPr>
              <w:delText>1.4</w:delText>
            </w:r>
            <w:r w:rsidDel="005D2320">
              <w:rPr>
                <w:rFonts w:asciiTheme="minorHAnsi" w:hAnsiTheme="minorHAnsi"/>
                <w:noProof/>
                <w:sz w:val="22"/>
              </w:rPr>
              <w:tab/>
            </w:r>
            <w:r w:rsidRPr="005D2320" w:rsidDel="005D2320">
              <w:rPr>
                <w:rPrChange w:id="270" w:author="Gabriel Correa" w:date="2015-08-26T03:09:00Z">
                  <w:rPr>
                    <w:rStyle w:val="Hipervnculo"/>
                    <w:noProof/>
                  </w:rPr>
                </w:rPrChange>
              </w:rPr>
              <w:delText>Objetivos</w:delText>
            </w:r>
            <w:r w:rsidDel="005D2320">
              <w:rPr>
                <w:noProof/>
                <w:webHidden/>
              </w:rPr>
              <w:tab/>
              <w:delText>1</w:delText>
            </w:r>
          </w:del>
        </w:p>
        <w:p w:rsidR="000B0215" w:rsidDel="005D2320" w:rsidRDefault="000B0215">
          <w:pPr>
            <w:pStyle w:val="TDC3"/>
            <w:tabs>
              <w:tab w:val="left" w:pos="1320"/>
              <w:tab w:val="right" w:leader="dot" w:pos="9395"/>
            </w:tabs>
            <w:rPr>
              <w:del w:id="271" w:author="Gabriel Correa" w:date="2015-08-26T03:09:00Z"/>
              <w:rFonts w:asciiTheme="minorHAnsi" w:hAnsiTheme="minorHAnsi"/>
              <w:noProof/>
              <w:sz w:val="22"/>
            </w:rPr>
          </w:pPr>
          <w:del w:id="272" w:author="Gabriel Correa" w:date="2015-08-26T03:09:00Z">
            <w:r w:rsidRPr="005D2320" w:rsidDel="005D2320">
              <w:rPr>
                <w:rPrChange w:id="273" w:author="Gabriel Correa" w:date="2015-08-26T03:09:00Z">
                  <w:rPr>
                    <w:rStyle w:val="Hipervnculo"/>
                    <w:noProof/>
                  </w:rPr>
                </w:rPrChange>
              </w:rPr>
              <w:delText>1.4.1</w:delText>
            </w:r>
            <w:r w:rsidDel="005D2320">
              <w:rPr>
                <w:rFonts w:asciiTheme="minorHAnsi" w:hAnsiTheme="minorHAnsi"/>
                <w:noProof/>
                <w:sz w:val="22"/>
              </w:rPr>
              <w:tab/>
            </w:r>
            <w:r w:rsidRPr="005D2320" w:rsidDel="005D2320">
              <w:rPr>
                <w:rPrChange w:id="274" w:author="Gabriel Correa" w:date="2015-08-26T03:09:00Z">
                  <w:rPr>
                    <w:rStyle w:val="Hipervnculo"/>
                    <w:noProof/>
                  </w:rPr>
                </w:rPrChange>
              </w:rPr>
              <w:delText>Objetivos Generales</w:delText>
            </w:r>
            <w:r w:rsidDel="005D2320">
              <w:rPr>
                <w:noProof/>
                <w:webHidden/>
              </w:rPr>
              <w:tab/>
              <w:delText>1</w:delText>
            </w:r>
          </w:del>
        </w:p>
        <w:p w:rsidR="000B0215" w:rsidDel="005D2320" w:rsidRDefault="000B0215">
          <w:pPr>
            <w:pStyle w:val="TDC3"/>
            <w:tabs>
              <w:tab w:val="left" w:pos="1320"/>
              <w:tab w:val="right" w:leader="dot" w:pos="9395"/>
            </w:tabs>
            <w:rPr>
              <w:del w:id="275" w:author="Gabriel Correa" w:date="2015-08-26T03:09:00Z"/>
              <w:rFonts w:asciiTheme="minorHAnsi" w:hAnsiTheme="minorHAnsi"/>
              <w:noProof/>
              <w:sz w:val="22"/>
            </w:rPr>
          </w:pPr>
          <w:del w:id="276" w:author="Gabriel Correa" w:date="2015-08-26T03:09:00Z">
            <w:r w:rsidRPr="005D2320" w:rsidDel="005D2320">
              <w:rPr>
                <w:rPrChange w:id="277" w:author="Gabriel Correa" w:date="2015-08-26T03:09:00Z">
                  <w:rPr>
                    <w:rStyle w:val="Hipervnculo"/>
                    <w:noProof/>
                  </w:rPr>
                </w:rPrChange>
              </w:rPr>
              <w:delText>1.4.2</w:delText>
            </w:r>
            <w:r w:rsidDel="005D2320">
              <w:rPr>
                <w:rFonts w:asciiTheme="minorHAnsi" w:hAnsiTheme="minorHAnsi"/>
                <w:noProof/>
                <w:sz w:val="22"/>
              </w:rPr>
              <w:tab/>
            </w:r>
            <w:r w:rsidRPr="005D2320" w:rsidDel="005D2320">
              <w:rPr>
                <w:rPrChange w:id="278" w:author="Gabriel Correa" w:date="2015-08-26T03:09:00Z">
                  <w:rPr>
                    <w:rStyle w:val="Hipervnculo"/>
                    <w:noProof/>
                  </w:rPr>
                </w:rPrChange>
              </w:rPr>
              <w:delText>Objetivos Específicos</w:delText>
            </w:r>
            <w:r w:rsidDel="005D2320">
              <w:rPr>
                <w:noProof/>
                <w:webHidden/>
              </w:rPr>
              <w:tab/>
              <w:delText>1</w:delText>
            </w:r>
          </w:del>
        </w:p>
        <w:p w:rsidR="000B0215" w:rsidDel="005D2320" w:rsidRDefault="000B0215">
          <w:pPr>
            <w:pStyle w:val="TDC3"/>
            <w:tabs>
              <w:tab w:val="left" w:pos="1320"/>
              <w:tab w:val="right" w:leader="dot" w:pos="9395"/>
            </w:tabs>
            <w:rPr>
              <w:del w:id="279" w:author="Gabriel Correa" w:date="2015-08-26T03:09:00Z"/>
              <w:rFonts w:asciiTheme="minorHAnsi" w:hAnsiTheme="minorHAnsi"/>
              <w:noProof/>
              <w:sz w:val="22"/>
            </w:rPr>
          </w:pPr>
          <w:del w:id="280" w:author="Gabriel Correa" w:date="2015-08-26T03:09:00Z">
            <w:r w:rsidRPr="005D2320" w:rsidDel="005D2320">
              <w:rPr>
                <w:rPrChange w:id="281" w:author="Gabriel Correa" w:date="2015-08-26T03:09:00Z">
                  <w:rPr>
                    <w:rStyle w:val="Hipervnculo"/>
                    <w:noProof/>
                  </w:rPr>
                </w:rPrChange>
              </w:rPr>
              <w:delText>1.4.3</w:delText>
            </w:r>
            <w:r w:rsidDel="005D2320">
              <w:rPr>
                <w:rFonts w:asciiTheme="minorHAnsi" w:hAnsiTheme="minorHAnsi"/>
                <w:noProof/>
                <w:sz w:val="22"/>
              </w:rPr>
              <w:tab/>
            </w:r>
            <w:r w:rsidRPr="005D2320" w:rsidDel="005D2320">
              <w:rPr>
                <w:rPrChange w:id="282" w:author="Gabriel Correa" w:date="2015-08-26T03:09:00Z">
                  <w:rPr>
                    <w:rStyle w:val="Hipervnculo"/>
                    <w:noProof/>
                  </w:rPr>
                </w:rPrChange>
              </w:rPr>
              <w:delText>Metodología</w:delText>
            </w:r>
            <w:r w:rsidDel="005D2320">
              <w:rPr>
                <w:noProof/>
                <w:webHidden/>
              </w:rPr>
              <w:tab/>
              <w:delText>1</w:delText>
            </w:r>
          </w:del>
        </w:p>
        <w:p w:rsidR="000B0215" w:rsidDel="005D2320" w:rsidRDefault="000B0215">
          <w:pPr>
            <w:pStyle w:val="TDC1"/>
            <w:tabs>
              <w:tab w:val="left" w:pos="440"/>
              <w:tab w:val="right" w:leader="dot" w:pos="9395"/>
            </w:tabs>
            <w:rPr>
              <w:del w:id="283" w:author="Gabriel Correa" w:date="2015-08-26T03:09:00Z"/>
              <w:rFonts w:asciiTheme="minorHAnsi" w:hAnsiTheme="minorHAnsi"/>
              <w:noProof/>
              <w:sz w:val="22"/>
            </w:rPr>
          </w:pPr>
          <w:del w:id="284" w:author="Gabriel Correa" w:date="2015-08-26T03:09:00Z">
            <w:r w:rsidRPr="005D2320" w:rsidDel="005D2320">
              <w:rPr>
                <w:rPrChange w:id="285" w:author="Gabriel Correa" w:date="2015-08-26T03:09:00Z">
                  <w:rPr>
                    <w:rStyle w:val="Hipervnculo"/>
                    <w:noProof/>
                  </w:rPr>
                </w:rPrChange>
              </w:rPr>
              <w:delText>2</w:delText>
            </w:r>
            <w:r w:rsidDel="005D2320">
              <w:rPr>
                <w:rFonts w:asciiTheme="minorHAnsi" w:hAnsiTheme="minorHAnsi"/>
                <w:noProof/>
                <w:sz w:val="22"/>
              </w:rPr>
              <w:tab/>
            </w:r>
            <w:r w:rsidRPr="005D2320" w:rsidDel="005D2320">
              <w:rPr>
                <w:rPrChange w:id="286" w:author="Gabriel Correa" w:date="2015-08-26T03:09:00Z">
                  <w:rPr>
                    <w:rStyle w:val="Hipervnculo"/>
                    <w:noProof/>
                  </w:rPr>
                </w:rPrChange>
              </w:rPr>
              <w:delText>Marco teórico y trabajos anteriores</w:delText>
            </w:r>
            <w:r w:rsidDel="005D2320">
              <w:rPr>
                <w:noProof/>
                <w:webHidden/>
              </w:rPr>
              <w:tab/>
              <w:delText>1</w:delText>
            </w:r>
          </w:del>
        </w:p>
        <w:p w:rsidR="000B0215" w:rsidDel="005D2320" w:rsidRDefault="000B0215">
          <w:pPr>
            <w:pStyle w:val="TDC2"/>
            <w:tabs>
              <w:tab w:val="left" w:pos="880"/>
              <w:tab w:val="right" w:leader="dot" w:pos="9395"/>
            </w:tabs>
            <w:rPr>
              <w:del w:id="287" w:author="Gabriel Correa" w:date="2015-08-26T03:09:00Z"/>
              <w:rFonts w:asciiTheme="minorHAnsi" w:hAnsiTheme="minorHAnsi"/>
              <w:noProof/>
              <w:sz w:val="22"/>
            </w:rPr>
          </w:pPr>
          <w:del w:id="288" w:author="Gabriel Correa" w:date="2015-08-26T03:09:00Z">
            <w:r w:rsidRPr="005D2320" w:rsidDel="005D2320">
              <w:rPr>
                <w:rPrChange w:id="289" w:author="Gabriel Correa" w:date="2015-08-26T03:09:00Z">
                  <w:rPr>
                    <w:rStyle w:val="Hipervnculo"/>
                    <w:noProof/>
                  </w:rPr>
                </w:rPrChange>
              </w:rPr>
              <w:delText>2.1</w:delText>
            </w:r>
            <w:r w:rsidDel="005D2320">
              <w:rPr>
                <w:rFonts w:asciiTheme="minorHAnsi" w:hAnsiTheme="minorHAnsi"/>
                <w:noProof/>
                <w:sz w:val="22"/>
              </w:rPr>
              <w:tab/>
            </w:r>
            <w:r w:rsidRPr="005D2320" w:rsidDel="005D2320">
              <w:rPr>
                <w:rPrChange w:id="290" w:author="Gabriel Correa" w:date="2015-08-26T03:09:00Z">
                  <w:rPr>
                    <w:rStyle w:val="Hipervnculo"/>
                    <w:noProof/>
                  </w:rPr>
                </w:rPrChange>
              </w:rPr>
              <w:delText>Importancia de comentarios en API y código fuente</w:delText>
            </w:r>
            <w:r w:rsidDel="005D2320">
              <w:rPr>
                <w:noProof/>
                <w:webHidden/>
              </w:rPr>
              <w:tab/>
              <w:delText>1</w:delText>
            </w:r>
          </w:del>
        </w:p>
        <w:p w:rsidR="000B0215" w:rsidDel="005D2320" w:rsidRDefault="000B0215">
          <w:pPr>
            <w:pStyle w:val="TDC2"/>
            <w:tabs>
              <w:tab w:val="left" w:pos="880"/>
              <w:tab w:val="right" w:leader="dot" w:pos="9395"/>
            </w:tabs>
            <w:rPr>
              <w:del w:id="291" w:author="Gabriel Correa" w:date="2015-08-26T03:09:00Z"/>
              <w:rFonts w:asciiTheme="minorHAnsi" w:hAnsiTheme="minorHAnsi"/>
              <w:noProof/>
              <w:sz w:val="22"/>
            </w:rPr>
          </w:pPr>
          <w:del w:id="292" w:author="Gabriel Correa" w:date="2015-08-26T03:09:00Z">
            <w:r w:rsidRPr="005D2320" w:rsidDel="005D2320">
              <w:rPr>
                <w:rPrChange w:id="293" w:author="Gabriel Correa" w:date="2015-08-26T03:09:00Z">
                  <w:rPr>
                    <w:rStyle w:val="Hipervnculo"/>
                    <w:noProof/>
                  </w:rPr>
                </w:rPrChange>
              </w:rPr>
              <w:delText>2.2</w:delText>
            </w:r>
            <w:r w:rsidDel="005D2320">
              <w:rPr>
                <w:rFonts w:asciiTheme="minorHAnsi" w:hAnsiTheme="minorHAnsi"/>
                <w:noProof/>
                <w:sz w:val="22"/>
              </w:rPr>
              <w:tab/>
            </w:r>
            <w:r w:rsidRPr="005D2320" w:rsidDel="005D2320">
              <w:rPr>
                <w:rPrChange w:id="294" w:author="Gabriel Correa" w:date="2015-08-26T03:09:00Z">
                  <w:rPr>
                    <w:rStyle w:val="Hipervnculo"/>
                    <w:noProof/>
                  </w:rPr>
                </w:rPrChange>
              </w:rPr>
              <w:delText>Destacación de directivas en API</w:delText>
            </w:r>
            <w:r w:rsidDel="005D2320">
              <w:rPr>
                <w:noProof/>
                <w:webHidden/>
              </w:rPr>
              <w:tab/>
              <w:delText>2</w:delText>
            </w:r>
          </w:del>
        </w:p>
        <w:p w:rsidR="000B0215" w:rsidDel="005D2320" w:rsidRDefault="000B0215">
          <w:pPr>
            <w:pStyle w:val="TDC3"/>
            <w:tabs>
              <w:tab w:val="left" w:pos="1320"/>
              <w:tab w:val="right" w:leader="dot" w:pos="9395"/>
            </w:tabs>
            <w:rPr>
              <w:del w:id="295" w:author="Gabriel Correa" w:date="2015-08-26T03:09:00Z"/>
              <w:rFonts w:asciiTheme="minorHAnsi" w:hAnsiTheme="minorHAnsi"/>
              <w:noProof/>
              <w:sz w:val="22"/>
            </w:rPr>
          </w:pPr>
          <w:del w:id="296" w:author="Gabriel Correa" w:date="2015-08-26T03:09:00Z">
            <w:r w:rsidRPr="005D2320" w:rsidDel="005D2320">
              <w:rPr>
                <w:rPrChange w:id="297" w:author="Gabriel Correa" w:date="2015-08-26T03:09:00Z">
                  <w:rPr>
                    <w:rStyle w:val="Hipervnculo"/>
                    <w:noProof/>
                  </w:rPr>
                </w:rPrChange>
              </w:rPr>
              <w:delText>2.2.1</w:delText>
            </w:r>
            <w:r w:rsidDel="005D2320">
              <w:rPr>
                <w:rFonts w:asciiTheme="minorHAnsi" w:hAnsiTheme="minorHAnsi"/>
                <w:noProof/>
                <w:sz w:val="22"/>
              </w:rPr>
              <w:tab/>
            </w:r>
            <w:r w:rsidRPr="005D2320" w:rsidDel="005D2320">
              <w:rPr>
                <w:rPrChange w:id="298" w:author="Gabriel Correa" w:date="2015-08-26T03:09:00Z">
                  <w:rPr>
                    <w:rStyle w:val="Hipervnculo"/>
                    <w:noProof/>
                  </w:rPr>
                </w:rPrChange>
              </w:rPr>
              <w:delText>Problema: Las directivas pueden pasar desapercibidas</w:delText>
            </w:r>
            <w:r w:rsidDel="005D2320">
              <w:rPr>
                <w:noProof/>
                <w:webHidden/>
              </w:rPr>
              <w:tab/>
              <w:delText>2</w:delText>
            </w:r>
          </w:del>
        </w:p>
        <w:p w:rsidR="000B0215" w:rsidDel="005D2320" w:rsidRDefault="000B0215">
          <w:pPr>
            <w:pStyle w:val="TDC3"/>
            <w:tabs>
              <w:tab w:val="left" w:pos="1320"/>
              <w:tab w:val="right" w:leader="dot" w:pos="9395"/>
            </w:tabs>
            <w:rPr>
              <w:del w:id="299" w:author="Gabriel Correa" w:date="2015-08-26T03:09:00Z"/>
              <w:rFonts w:asciiTheme="minorHAnsi" w:hAnsiTheme="minorHAnsi"/>
              <w:noProof/>
              <w:sz w:val="22"/>
            </w:rPr>
          </w:pPr>
          <w:del w:id="300" w:author="Gabriel Correa" w:date="2015-08-26T03:09:00Z">
            <w:r w:rsidRPr="005D2320" w:rsidDel="005D2320">
              <w:rPr>
                <w:rPrChange w:id="301" w:author="Gabriel Correa" w:date="2015-08-26T03:09:00Z">
                  <w:rPr>
                    <w:rStyle w:val="Hipervnculo"/>
                    <w:noProof/>
                  </w:rPr>
                </w:rPrChange>
              </w:rPr>
              <w:delText>2.2.2</w:delText>
            </w:r>
            <w:r w:rsidDel="005D2320">
              <w:rPr>
                <w:rFonts w:asciiTheme="minorHAnsi" w:hAnsiTheme="minorHAnsi"/>
                <w:noProof/>
                <w:sz w:val="22"/>
              </w:rPr>
              <w:tab/>
            </w:r>
            <w:r w:rsidRPr="005D2320" w:rsidDel="005D2320">
              <w:rPr>
                <w:rPrChange w:id="302" w:author="Gabriel Correa" w:date="2015-08-26T03:09:00Z">
                  <w:rPr>
                    <w:rStyle w:val="Hipervnculo"/>
                    <w:noProof/>
                  </w:rPr>
                </w:rPrChange>
              </w:rPr>
              <w:delText>Syntax highlighting en editores de texto</w:delText>
            </w:r>
            <w:r w:rsidDel="005D2320">
              <w:rPr>
                <w:noProof/>
                <w:webHidden/>
              </w:rPr>
              <w:tab/>
              <w:delText>2</w:delText>
            </w:r>
          </w:del>
        </w:p>
        <w:p w:rsidR="000B0215" w:rsidDel="005D2320" w:rsidRDefault="000B0215">
          <w:pPr>
            <w:pStyle w:val="TDC3"/>
            <w:tabs>
              <w:tab w:val="left" w:pos="1320"/>
              <w:tab w:val="right" w:leader="dot" w:pos="9395"/>
            </w:tabs>
            <w:rPr>
              <w:del w:id="303" w:author="Gabriel Correa" w:date="2015-08-26T03:09:00Z"/>
              <w:rFonts w:asciiTheme="minorHAnsi" w:hAnsiTheme="minorHAnsi"/>
              <w:noProof/>
              <w:sz w:val="22"/>
            </w:rPr>
          </w:pPr>
          <w:del w:id="304" w:author="Gabriel Correa" w:date="2015-08-26T03:09:00Z">
            <w:r w:rsidRPr="005D2320" w:rsidDel="005D2320">
              <w:rPr>
                <w:rPrChange w:id="305" w:author="Gabriel Correa" w:date="2015-08-26T03:09:00Z">
                  <w:rPr>
                    <w:rStyle w:val="Hipervnculo"/>
                    <w:noProof/>
                  </w:rPr>
                </w:rPrChange>
              </w:rPr>
              <w:delText>2.2.3</w:delText>
            </w:r>
            <w:r w:rsidDel="005D2320">
              <w:rPr>
                <w:rFonts w:asciiTheme="minorHAnsi" w:hAnsiTheme="minorHAnsi"/>
                <w:noProof/>
                <w:sz w:val="22"/>
              </w:rPr>
              <w:tab/>
            </w:r>
            <w:r w:rsidRPr="005D2320" w:rsidDel="005D2320">
              <w:rPr>
                <w:rPrChange w:id="306" w:author="Gabriel Correa" w:date="2015-08-26T03:09:00Z">
                  <w:rPr>
                    <w:rStyle w:val="Hipervnculo"/>
                    <w:noProof/>
                  </w:rPr>
                </w:rPrChange>
              </w:rPr>
              <w:delText>eMoose y tagSea</w:delText>
            </w:r>
            <w:r w:rsidDel="005D2320">
              <w:rPr>
                <w:noProof/>
                <w:webHidden/>
              </w:rPr>
              <w:tab/>
              <w:delText>2</w:delText>
            </w:r>
          </w:del>
        </w:p>
        <w:p w:rsidR="000B0215" w:rsidDel="005D2320" w:rsidRDefault="000B0215">
          <w:pPr>
            <w:pStyle w:val="TDC2"/>
            <w:tabs>
              <w:tab w:val="left" w:pos="880"/>
              <w:tab w:val="right" w:leader="dot" w:pos="9395"/>
            </w:tabs>
            <w:rPr>
              <w:del w:id="307" w:author="Gabriel Correa" w:date="2015-08-26T03:09:00Z"/>
              <w:rFonts w:asciiTheme="minorHAnsi" w:hAnsiTheme="minorHAnsi"/>
              <w:noProof/>
              <w:sz w:val="22"/>
            </w:rPr>
          </w:pPr>
          <w:del w:id="308" w:author="Gabriel Correa" w:date="2015-08-26T03:09:00Z">
            <w:r w:rsidRPr="005D2320" w:rsidDel="005D2320">
              <w:rPr>
                <w:rPrChange w:id="309" w:author="Gabriel Correa" w:date="2015-08-26T03:09:00Z">
                  <w:rPr>
                    <w:rStyle w:val="Hipervnculo"/>
                    <w:noProof/>
                  </w:rPr>
                </w:rPrChange>
              </w:rPr>
              <w:delText>2.3</w:delText>
            </w:r>
            <w:r w:rsidDel="005D2320">
              <w:rPr>
                <w:rFonts w:asciiTheme="minorHAnsi" w:hAnsiTheme="minorHAnsi"/>
                <w:noProof/>
                <w:sz w:val="22"/>
              </w:rPr>
              <w:tab/>
            </w:r>
            <w:r w:rsidRPr="005D2320" w:rsidDel="005D2320">
              <w:rPr>
                <w:rPrChange w:id="310" w:author="Gabriel Correa" w:date="2015-08-26T03:09:00Z">
                  <w:rPr>
                    <w:rStyle w:val="Hipervnculo"/>
                    <w:noProof/>
                  </w:rPr>
                </w:rPrChange>
              </w:rPr>
              <w:delText>Trabajo de Monperrus et al.</w:delText>
            </w:r>
            <w:r w:rsidDel="005D2320">
              <w:rPr>
                <w:noProof/>
                <w:webHidden/>
              </w:rPr>
              <w:tab/>
              <w:delText>2</w:delText>
            </w:r>
          </w:del>
        </w:p>
        <w:p w:rsidR="000B0215" w:rsidDel="005D2320" w:rsidRDefault="000B0215">
          <w:pPr>
            <w:pStyle w:val="TDC3"/>
            <w:tabs>
              <w:tab w:val="left" w:pos="1320"/>
              <w:tab w:val="right" w:leader="dot" w:pos="9395"/>
            </w:tabs>
            <w:rPr>
              <w:del w:id="311" w:author="Gabriel Correa" w:date="2015-08-26T03:09:00Z"/>
              <w:rFonts w:asciiTheme="minorHAnsi" w:hAnsiTheme="minorHAnsi"/>
              <w:noProof/>
              <w:sz w:val="22"/>
            </w:rPr>
          </w:pPr>
          <w:del w:id="312" w:author="Gabriel Correa" w:date="2015-08-26T03:09:00Z">
            <w:r w:rsidRPr="005D2320" w:rsidDel="005D2320">
              <w:rPr>
                <w:rPrChange w:id="313" w:author="Gabriel Correa" w:date="2015-08-26T03:09:00Z">
                  <w:rPr>
                    <w:rStyle w:val="Hipervnculo"/>
                    <w:noProof/>
                  </w:rPr>
                </w:rPrChange>
              </w:rPr>
              <w:delText>2.3.1</w:delText>
            </w:r>
            <w:r w:rsidDel="005D2320">
              <w:rPr>
                <w:rFonts w:asciiTheme="minorHAnsi" w:hAnsiTheme="minorHAnsi"/>
                <w:noProof/>
                <w:sz w:val="22"/>
              </w:rPr>
              <w:tab/>
            </w:r>
            <w:r w:rsidRPr="005D2320" w:rsidDel="005D2320">
              <w:rPr>
                <w:rPrChange w:id="314" w:author="Gabriel Correa" w:date="2015-08-26T03:09:00Z">
                  <w:rPr>
                    <w:rStyle w:val="Hipervnculo"/>
                    <w:noProof/>
                  </w:rPr>
                </w:rPrChange>
              </w:rPr>
              <w:delText>Keywords para detectar directivas</w:delText>
            </w:r>
            <w:r w:rsidDel="005D2320">
              <w:rPr>
                <w:noProof/>
                <w:webHidden/>
              </w:rPr>
              <w:tab/>
              <w:delText>2</w:delText>
            </w:r>
          </w:del>
        </w:p>
        <w:p w:rsidR="000B0215" w:rsidDel="005D2320" w:rsidRDefault="000B0215">
          <w:pPr>
            <w:pStyle w:val="TDC3"/>
            <w:tabs>
              <w:tab w:val="left" w:pos="1320"/>
              <w:tab w:val="right" w:leader="dot" w:pos="9395"/>
            </w:tabs>
            <w:rPr>
              <w:del w:id="315" w:author="Gabriel Correa" w:date="2015-08-26T03:09:00Z"/>
              <w:rFonts w:asciiTheme="minorHAnsi" w:hAnsiTheme="minorHAnsi"/>
              <w:noProof/>
              <w:sz w:val="22"/>
            </w:rPr>
          </w:pPr>
          <w:del w:id="316" w:author="Gabriel Correa" w:date="2015-08-26T03:09:00Z">
            <w:r w:rsidRPr="005D2320" w:rsidDel="005D2320">
              <w:rPr>
                <w:rPrChange w:id="317" w:author="Gabriel Correa" w:date="2015-08-26T03:09:00Z">
                  <w:rPr>
                    <w:rStyle w:val="Hipervnculo"/>
                    <w:noProof/>
                  </w:rPr>
                </w:rPrChange>
              </w:rPr>
              <w:delText>2.3.2</w:delText>
            </w:r>
            <w:r w:rsidDel="005D2320">
              <w:rPr>
                <w:rFonts w:asciiTheme="minorHAnsi" w:hAnsiTheme="minorHAnsi"/>
                <w:noProof/>
                <w:sz w:val="22"/>
              </w:rPr>
              <w:tab/>
            </w:r>
            <w:r w:rsidRPr="005D2320" w:rsidDel="005D2320">
              <w:rPr>
                <w:rPrChange w:id="318" w:author="Gabriel Correa" w:date="2015-08-26T03:09:00Z">
                  <w:rPr>
                    <w:rStyle w:val="Hipervnculo"/>
                    <w:noProof/>
                  </w:rPr>
                </w:rPrChange>
              </w:rPr>
              <w:delText>Taxonomía de directivas</w:delText>
            </w:r>
            <w:r w:rsidDel="005D2320">
              <w:rPr>
                <w:noProof/>
                <w:webHidden/>
              </w:rPr>
              <w:tab/>
              <w:delText>2</w:delText>
            </w:r>
          </w:del>
        </w:p>
        <w:p w:rsidR="000B0215" w:rsidDel="005D2320" w:rsidRDefault="000B0215">
          <w:pPr>
            <w:pStyle w:val="TDC1"/>
            <w:tabs>
              <w:tab w:val="left" w:pos="440"/>
              <w:tab w:val="right" w:leader="dot" w:pos="9395"/>
            </w:tabs>
            <w:rPr>
              <w:del w:id="319" w:author="Gabriel Correa" w:date="2015-08-26T03:09:00Z"/>
              <w:rFonts w:asciiTheme="minorHAnsi" w:hAnsiTheme="minorHAnsi"/>
              <w:noProof/>
              <w:sz w:val="22"/>
            </w:rPr>
          </w:pPr>
          <w:del w:id="320" w:author="Gabriel Correa" w:date="2015-08-26T03:09:00Z">
            <w:r w:rsidRPr="005D2320" w:rsidDel="005D2320">
              <w:rPr>
                <w:rPrChange w:id="321" w:author="Gabriel Correa" w:date="2015-08-26T03:09:00Z">
                  <w:rPr>
                    <w:rStyle w:val="Hipervnculo"/>
                    <w:noProof/>
                  </w:rPr>
                </w:rPrChange>
              </w:rPr>
              <w:delText>3</w:delText>
            </w:r>
            <w:r w:rsidDel="005D2320">
              <w:rPr>
                <w:rFonts w:asciiTheme="minorHAnsi" w:hAnsiTheme="minorHAnsi"/>
                <w:noProof/>
                <w:sz w:val="22"/>
              </w:rPr>
              <w:tab/>
            </w:r>
            <w:r w:rsidRPr="005D2320" w:rsidDel="005D2320">
              <w:rPr>
                <w:rPrChange w:id="322" w:author="Gabriel Correa" w:date="2015-08-26T03:09:00Z">
                  <w:rPr>
                    <w:rStyle w:val="Hipervnculo"/>
                    <w:noProof/>
                  </w:rPr>
                </w:rPrChange>
              </w:rPr>
              <w:delText>Desarrollo de &lt;NombrePrograma&gt;</w:delText>
            </w:r>
            <w:r w:rsidDel="005D2320">
              <w:rPr>
                <w:noProof/>
                <w:webHidden/>
              </w:rPr>
              <w:tab/>
              <w:delText>2</w:delText>
            </w:r>
          </w:del>
        </w:p>
        <w:p w:rsidR="000B0215" w:rsidDel="005D2320" w:rsidRDefault="000B0215">
          <w:pPr>
            <w:pStyle w:val="TDC2"/>
            <w:tabs>
              <w:tab w:val="left" w:pos="880"/>
              <w:tab w:val="right" w:leader="dot" w:pos="9395"/>
            </w:tabs>
            <w:rPr>
              <w:del w:id="323" w:author="Gabriel Correa" w:date="2015-08-26T03:09:00Z"/>
              <w:rFonts w:asciiTheme="minorHAnsi" w:hAnsiTheme="minorHAnsi"/>
              <w:noProof/>
              <w:sz w:val="22"/>
            </w:rPr>
          </w:pPr>
          <w:del w:id="324" w:author="Gabriel Correa" w:date="2015-08-26T03:09:00Z">
            <w:r w:rsidRPr="005D2320" w:rsidDel="005D2320">
              <w:rPr>
                <w:rPrChange w:id="325" w:author="Gabriel Correa" w:date="2015-08-26T03:09:00Z">
                  <w:rPr>
                    <w:rStyle w:val="Hipervnculo"/>
                    <w:noProof/>
                  </w:rPr>
                </w:rPrChange>
              </w:rPr>
              <w:delText>3.1</w:delText>
            </w:r>
            <w:r w:rsidDel="005D2320">
              <w:rPr>
                <w:rFonts w:asciiTheme="minorHAnsi" w:hAnsiTheme="minorHAnsi"/>
                <w:noProof/>
                <w:sz w:val="22"/>
              </w:rPr>
              <w:tab/>
            </w:r>
            <w:r w:rsidRPr="005D2320" w:rsidDel="005D2320">
              <w:rPr>
                <w:rPrChange w:id="326" w:author="Gabriel Correa" w:date="2015-08-26T03:09:00Z">
                  <w:rPr>
                    <w:rStyle w:val="Hipervnculo"/>
                    <w:noProof/>
                  </w:rPr>
                </w:rPrChange>
              </w:rPr>
              <w:delText>Usuarios Finales</w:delText>
            </w:r>
            <w:r w:rsidDel="005D2320">
              <w:rPr>
                <w:noProof/>
                <w:webHidden/>
              </w:rPr>
              <w:tab/>
              <w:delText>3</w:delText>
            </w:r>
          </w:del>
        </w:p>
        <w:p w:rsidR="000B0215" w:rsidDel="005D2320" w:rsidRDefault="000B0215">
          <w:pPr>
            <w:pStyle w:val="TDC3"/>
            <w:tabs>
              <w:tab w:val="left" w:pos="1320"/>
              <w:tab w:val="right" w:leader="dot" w:pos="9395"/>
            </w:tabs>
            <w:rPr>
              <w:del w:id="327" w:author="Gabriel Correa" w:date="2015-08-26T03:09:00Z"/>
              <w:rFonts w:asciiTheme="minorHAnsi" w:hAnsiTheme="minorHAnsi"/>
              <w:noProof/>
              <w:sz w:val="22"/>
            </w:rPr>
          </w:pPr>
          <w:del w:id="328" w:author="Gabriel Correa" w:date="2015-08-26T03:09:00Z">
            <w:r w:rsidRPr="005D2320" w:rsidDel="005D2320">
              <w:rPr>
                <w:rPrChange w:id="329" w:author="Gabriel Correa" w:date="2015-08-26T03:09:00Z">
                  <w:rPr>
                    <w:rStyle w:val="Hipervnculo"/>
                    <w:noProof/>
                  </w:rPr>
                </w:rPrChange>
              </w:rPr>
              <w:delText>3.1.1</w:delText>
            </w:r>
            <w:r w:rsidDel="005D2320">
              <w:rPr>
                <w:rFonts w:asciiTheme="minorHAnsi" w:hAnsiTheme="minorHAnsi"/>
                <w:noProof/>
                <w:sz w:val="22"/>
              </w:rPr>
              <w:tab/>
            </w:r>
            <w:r w:rsidRPr="005D2320" w:rsidDel="005D2320">
              <w:rPr>
                <w:rPrChange w:id="330" w:author="Gabriel Correa" w:date="2015-08-26T03:09:00Z">
                  <w:rPr>
                    <w:rStyle w:val="Hipervnculo"/>
                    <w:noProof/>
                  </w:rPr>
                </w:rPrChange>
              </w:rPr>
              <w:delText>Usuario Encargado de Documentar una API</w:delText>
            </w:r>
            <w:r w:rsidDel="005D2320">
              <w:rPr>
                <w:noProof/>
                <w:webHidden/>
              </w:rPr>
              <w:tab/>
              <w:delText>3</w:delText>
            </w:r>
          </w:del>
        </w:p>
        <w:p w:rsidR="000B0215" w:rsidDel="005D2320" w:rsidRDefault="000B0215">
          <w:pPr>
            <w:pStyle w:val="TDC3"/>
            <w:tabs>
              <w:tab w:val="left" w:pos="1320"/>
              <w:tab w:val="right" w:leader="dot" w:pos="9395"/>
            </w:tabs>
            <w:rPr>
              <w:del w:id="331" w:author="Gabriel Correa" w:date="2015-08-26T03:09:00Z"/>
              <w:rFonts w:asciiTheme="minorHAnsi" w:hAnsiTheme="minorHAnsi"/>
              <w:noProof/>
              <w:sz w:val="22"/>
            </w:rPr>
          </w:pPr>
          <w:del w:id="332" w:author="Gabriel Correa" w:date="2015-08-26T03:09:00Z">
            <w:r w:rsidRPr="005D2320" w:rsidDel="005D2320">
              <w:rPr>
                <w:rPrChange w:id="333" w:author="Gabriel Correa" w:date="2015-08-26T03:09:00Z">
                  <w:rPr>
                    <w:rStyle w:val="Hipervnculo"/>
                    <w:noProof/>
                  </w:rPr>
                </w:rPrChange>
              </w:rPr>
              <w:delText>3.1.2</w:delText>
            </w:r>
            <w:r w:rsidDel="005D2320">
              <w:rPr>
                <w:rFonts w:asciiTheme="minorHAnsi" w:hAnsiTheme="minorHAnsi"/>
                <w:noProof/>
                <w:sz w:val="22"/>
              </w:rPr>
              <w:tab/>
            </w:r>
            <w:r w:rsidRPr="005D2320" w:rsidDel="005D2320">
              <w:rPr>
                <w:rPrChange w:id="334" w:author="Gabriel Correa" w:date="2015-08-26T03:09:00Z">
                  <w:rPr>
                    <w:rStyle w:val="Hipervnculo"/>
                    <w:noProof/>
                  </w:rPr>
                </w:rPrChange>
              </w:rPr>
              <w:delText>Usuario Investigador de Text Mining</w:delText>
            </w:r>
            <w:r w:rsidDel="005D2320">
              <w:rPr>
                <w:noProof/>
                <w:webHidden/>
              </w:rPr>
              <w:tab/>
              <w:delText>3</w:delText>
            </w:r>
          </w:del>
        </w:p>
        <w:p w:rsidR="000B0215" w:rsidDel="005D2320" w:rsidRDefault="000B0215">
          <w:pPr>
            <w:pStyle w:val="TDC2"/>
            <w:tabs>
              <w:tab w:val="left" w:pos="880"/>
              <w:tab w:val="right" w:leader="dot" w:pos="9395"/>
            </w:tabs>
            <w:rPr>
              <w:del w:id="335" w:author="Gabriel Correa" w:date="2015-08-26T03:09:00Z"/>
              <w:rFonts w:asciiTheme="minorHAnsi" w:hAnsiTheme="minorHAnsi"/>
              <w:noProof/>
              <w:sz w:val="22"/>
            </w:rPr>
          </w:pPr>
          <w:del w:id="336" w:author="Gabriel Correa" w:date="2015-08-26T03:09:00Z">
            <w:r w:rsidRPr="005D2320" w:rsidDel="005D2320">
              <w:rPr>
                <w:rPrChange w:id="337" w:author="Gabriel Correa" w:date="2015-08-26T03:09:00Z">
                  <w:rPr>
                    <w:rStyle w:val="Hipervnculo"/>
                    <w:noProof/>
                  </w:rPr>
                </w:rPrChange>
              </w:rPr>
              <w:delText>3.2</w:delText>
            </w:r>
            <w:r w:rsidDel="005D2320">
              <w:rPr>
                <w:rFonts w:asciiTheme="minorHAnsi" w:hAnsiTheme="minorHAnsi"/>
                <w:noProof/>
                <w:sz w:val="22"/>
              </w:rPr>
              <w:tab/>
            </w:r>
            <w:r w:rsidRPr="005D2320" w:rsidDel="005D2320">
              <w:rPr>
                <w:rPrChange w:id="338" w:author="Gabriel Correa" w:date="2015-08-26T03:09:00Z">
                  <w:rPr>
                    <w:rStyle w:val="Hipervnculo"/>
                    <w:noProof/>
                  </w:rPr>
                </w:rPrChange>
              </w:rPr>
              <w:delText>Casos de Uso</w:delText>
            </w:r>
            <w:r w:rsidDel="005D2320">
              <w:rPr>
                <w:noProof/>
                <w:webHidden/>
              </w:rPr>
              <w:tab/>
              <w:delText>3</w:delText>
            </w:r>
          </w:del>
        </w:p>
        <w:p w:rsidR="000B0215" w:rsidDel="005D2320" w:rsidRDefault="000B0215">
          <w:pPr>
            <w:pStyle w:val="TDC3"/>
            <w:tabs>
              <w:tab w:val="left" w:pos="1320"/>
              <w:tab w:val="right" w:leader="dot" w:pos="9395"/>
            </w:tabs>
            <w:rPr>
              <w:del w:id="339" w:author="Gabriel Correa" w:date="2015-08-26T03:09:00Z"/>
              <w:rFonts w:asciiTheme="minorHAnsi" w:hAnsiTheme="minorHAnsi"/>
              <w:noProof/>
              <w:sz w:val="22"/>
            </w:rPr>
          </w:pPr>
          <w:del w:id="340" w:author="Gabriel Correa" w:date="2015-08-26T03:09:00Z">
            <w:r w:rsidRPr="005D2320" w:rsidDel="005D2320">
              <w:rPr>
                <w:rPrChange w:id="341" w:author="Gabriel Correa" w:date="2015-08-26T03:09:00Z">
                  <w:rPr>
                    <w:rStyle w:val="Hipervnculo"/>
                    <w:noProof/>
                  </w:rPr>
                </w:rPrChange>
              </w:rPr>
              <w:delText>3.2.1</w:delText>
            </w:r>
            <w:r w:rsidDel="005D2320">
              <w:rPr>
                <w:rFonts w:asciiTheme="minorHAnsi" w:hAnsiTheme="minorHAnsi"/>
                <w:noProof/>
                <w:sz w:val="22"/>
              </w:rPr>
              <w:tab/>
            </w:r>
            <w:r w:rsidRPr="005D2320" w:rsidDel="005D2320">
              <w:rPr>
                <w:rPrChange w:id="342" w:author="Gabriel Correa" w:date="2015-08-26T03:09:00Z">
                  <w:rPr>
                    <w:rStyle w:val="Hipervnculo"/>
                    <w:noProof/>
                  </w:rPr>
                </w:rPrChange>
              </w:rPr>
              <w:delText>Documentador de API</w:delText>
            </w:r>
            <w:r w:rsidDel="005D2320">
              <w:rPr>
                <w:noProof/>
                <w:webHidden/>
              </w:rPr>
              <w:tab/>
              <w:delText>3</w:delText>
            </w:r>
          </w:del>
        </w:p>
        <w:p w:rsidR="000B0215" w:rsidDel="005D2320" w:rsidRDefault="000B0215">
          <w:pPr>
            <w:pStyle w:val="TDC3"/>
            <w:tabs>
              <w:tab w:val="left" w:pos="1320"/>
              <w:tab w:val="right" w:leader="dot" w:pos="9395"/>
            </w:tabs>
            <w:rPr>
              <w:del w:id="343" w:author="Gabriel Correa" w:date="2015-08-26T03:09:00Z"/>
              <w:rFonts w:asciiTheme="minorHAnsi" w:hAnsiTheme="minorHAnsi"/>
              <w:noProof/>
              <w:sz w:val="22"/>
            </w:rPr>
          </w:pPr>
          <w:del w:id="344" w:author="Gabriel Correa" w:date="2015-08-26T03:09:00Z">
            <w:r w:rsidRPr="005D2320" w:rsidDel="005D2320">
              <w:rPr>
                <w:rPrChange w:id="345" w:author="Gabriel Correa" w:date="2015-08-26T03:09:00Z">
                  <w:rPr>
                    <w:rStyle w:val="Hipervnculo"/>
                    <w:noProof/>
                  </w:rPr>
                </w:rPrChange>
              </w:rPr>
              <w:delText>3.2.2</w:delText>
            </w:r>
            <w:r w:rsidDel="005D2320">
              <w:rPr>
                <w:rFonts w:asciiTheme="minorHAnsi" w:hAnsiTheme="minorHAnsi"/>
                <w:noProof/>
                <w:sz w:val="22"/>
              </w:rPr>
              <w:tab/>
            </w:r>
            <w:r w:rsidRPr="005D2320" w:rsidDel="005D2320">
              <w:rPr>
                <w:rPrChange w:id="346" w:author="Gabriel Correa" w:date="2015-08-26T03:09:00Z">
                  <w:rPr>
                    <w:rStyle w:val="Hipervnculo"/>
                    <w:noProof/>
                  </w:rPr>
                </w:rPrChange>
              </w:rPr>
              <w:delText>Investigador de Text Mining</w:delText>
            </w:r>
            <w:r w:rsidDel="005D2320">
              <w:rPr>
                <w:noProof/>
                <w:webHidden/>
              </w:rPr>
              <w:tab/>
              <w:delText>4</w:delText>
            </w:r>
          </w:del>
        </w:p>
        <w:p w:rsidR="000B0215" w:rsidDel="005D2320" w:rsidRDefault="000B0215">
          <w:pPr>
            <w:pStyle w:val="TDC2"/>
            <w:tabs>
              <w:tab w:val="left" w:pos="880"/>
              <w:tab w:val="right" w:leader="dot" w:pos="9395"/>
            </w:tabs>
            <w:rPr>
              <w:del w:id="347" w:author="Gabriel Correa" w:date="2015-08-26T03:09:00Z"/>
              <w:rFonts w:asciiTheme="minorHAnsi" w:hAnsiTheme="minorHAnsi"/>
              <w:noProof/>
              <w:sz w:val="22"/>
            </w:rPr>
          </w:pPr>
          <w:del w:id="348" w:author="Gabriel Correa" w:date="2015-08-26T03:09:00Z">
            <w:r w:rsidRPr="005D2320" w:rsidDel="005D2320">
              <w:rPr>
                <w:rPrChange w:id="349" w:author="Gabriel Correa" w:date="2015-08-26T03:09:00Z">
                  <w:rPr>
                    <w:rStyle w:val="Hipervnculo"/>
                    <w:noProof/>
                  </w:rPr>
                </w:rPrChange>
              </w:rPr>
              <w:delText>3.3</w:delText>
            </w:r>
            <w:r w:rsidDel="005D2320">
              <w:rPr>
                <w:rFonts w:asciiTheme="minorHAnsi" w:hAnsiTheme="minorHAnsi"/>
                <w:noProof/>
                <w:sz w:val="22"/>
              </w:rPr>
              <w:tab/>
            </w:r>
            <w:r w:rsidRPr="005D2320" w:rsidDel="005D2320">
              <w:rPr>
                <w:rPrChange w:id="350" w:author="Gabriel Correa" w:date="2015-08-26T03:09:00Z">
                  <w:rPr>
                    <w:rStyle w:val="Hipervnculo"/>
                    <w:noProof/>
                  </w:rPr>
                </w:rPrChange>
              </w:rPr>
              <w:delText>Interfaz de &lt;NombrePrograma&gt;</w:delText>
            </w:r>
            <w:r w:rsidDel="005D2320">
              <w:rPr>
                <w:noProof/>
                <w:webHidden/>
              </w:rPr>
              <w:tab/>
              <w:delText>4</w:delText>
            </w:r>
          </w:del>
        </w:p>
        <w:p w:rsidR="000B0215" w:rsidDel="005D2320" w:rsidRDefault="000B0215">
          <w:pPr>
            <w:pStyle w:val="TDC2"/>
            <w:tabs>
              <w:tab w:val="left" w:pos="880"/>
              <w:tab w:val="right" w:leader="dot" w:pos="9395"/>
            </w:tabs>
            <w:rPr>
              <w:del w:id="351" w:author="Gabriel Correa" w:date="2015-08-26T03:09:00Z"/>
              <w:rFonts w:asciiTheme="minorHAnsi" w:hAnsiTheme="minorHAnsi"/>
              <w:noProof/>
              <w:sz w:val="22"/>
            </w:rPr>
          </w:pPr>
          <w:del w:id="352" w:author="Gabriel Correa" w:date="2015-08-26T03:09:00Z">
            <w:r w:rsidRPr="005D2320" w:rsidDel="005D2320">
              <w:rPr>
                <w:rPrChange w:id="353" w:author="Gabriel Correa" w:date="2015-08-26T03:09:00Z">
                  <w:rPr>
                    <w:rStyle w:val="Hipervnculo"/>
                    <w:noProof/>
                  </w:rPr>
                </w:rPrChange>
              </w:rPr>
              <w:delText>3.4</w:delText>
            </w:r>
            <w:r w:rsidDel="005D2320">
              <w:rPr>
                <w:rFonts w:asciiTheme="minorHAnsi" w:hAnsiTheme="minorHAnsi"/>
                <w:noProof/>
                <w:sz w:val="22"/>
              </w:rPr>
              <w:tab/>
            </w:r>
            <w:r w:rsidRPr="005D2320" w:rsidDel="005D2320">
              <w:rPr>
                <w:rPrChange w:id="354" w:author="Gabriel Correa" w:date="2015-08-26T03:09:00Z">
                  <w:rPr>
                    <w:rStyle w:val="Hipervnculo"/>
                    <w:noProof/>
                  </w:rPr>
                </w:rPrChange>
              </w:rPr>
              <w:delText>Implementación de &lt;NombrePrograma&gt;</w:delText>
            </w:r>
            <w:r w:rsidDel="005D2320">
              <w:rPr>
                <w:noProof/>
                <w:webHidden/>
              </w:rPr>
              <w:tab/>
              <w:delText>5</w:delText>
            </w:r>
          </w:del>
        </w:p>
        <w:p w:rsidR="000B0215" w:rsidDel="005D2320" w:rsidRDefault="000B0215">
          <w:pPr>
            <w:pStyle w:val="TDC2"/>
            <w:tabs>
              <w:tab w:val="left" w:pos="880"/>
              <w:tab w:val="right" w:leader="dot" w:pos="9395"/>
            </w:tabs>
            <w:rPr>
              <w:del w:id="355" w:author="Gabriel Correa" w:date="2015-08-26T03:09:00Z"/>
              <w:rFonts w:asciiTheme="minorHAnsi" w:hAnsiTheme="minorHAnsi"/>
              <w:noProof/>
              <w:sz w:val="22"/>
            </w:rPr>
          </w:pPr>
          <w:del w:id="356" w:author="Gabriel Correa" w:date="2015-08-26T03:09:00Z">
            <w:r w:rsidRPr="005D2320" w:rsidDel="005D2320">
              <w:rPr>
                <w:rPrChange w:id="357" w:author="Gabriel Correa" w:date="2015-08-26T03:09:00Z">
                  <w:rPr>
                    <w:rStyle w:val="Hipervnculo"/>
                    <w:noProof/>
                  </w:rPr>
                </w:rPrChange>
              </w:rPr>
              <w:delText>3.5</w:delText>
            </w:r>
            <w:r w:rsidDel="005D2320">
              <w:rPr>
                <w:rFonts w:asciiTheme="minorHAnsi" w:hAnsiTheme="minorHAnsi"/>
                <w:noProof/>
                <w:sz w:val="22"/>
              </w:rPr>
              <w:tab/>
            </w:r>
            <w:r w:rsidRPr="005D2320" w:rsidDel="005D2320">
              <w:rPr>
                <w:rPrChange w:id="358" w:author="Gabriel Correa" w:date="2015-08-26T03:09:00Z">
                  <w:rPr>
                    <w:rStyle w:val="Hipervnculo"/>
                    <w:noProof/>
                  </w:rPr>
                </w:rPrChange>
              </w:rPr>
              <w:delText>Trabajo Futuro para &lt;NombrePrograma&gt;</w:delText>
            </w:r>
            <w:r w:rsidDel="005D2320">
              <w:rPr>
                <w:noProof/>
                <w:webHidden/>
              </w:rPr>
              <w:tab/>
              <w:delText>6</w:delText>
            </w:r>
          </w:del>
        </w:p>
        <w:p w:rsidR="000B0215" w:rsidDel="005D2320" w:rsidRDefault="000B0215">
          <w:pPr>
            <w:pStyle w:val="TDC1"/>
            <w:tabs>
              <w:tab w:val="left" w:pos="440"/>
              <w:tab w:val="right" w:leader="dot" w:pos="9395"/>
            </w:tabs>
            <w:rPr>
              <w:del w:id="359" w:author="Gabriel Correa" w:date="2015-08-26T03:09:00Z"/>
              <w:rFonts w:asciiTheme="minorHAnsi" w:hAnsiTheme="minorHAnsi"/>
              <w:noProof/>
              <w:sz w:val="22"/>
            </w:rPr>
          </w:pPr>
          <w:del w:id="360" w:author="Gabriel Correa" w:date="2015-08-26T03:09:00Z">
            <w:r w:rsidRPr="005D2320" w:rsidDel="005D2320">
              <w:rPr>
                <w:rPrChange w:id="361" w:author="Gabriel Correa" w:date="2015-08-26T03:09:00Z">
                  <w:rPr>
                    <w:rStyle w:val="Hipervnculo"/>
                    <w:noProof/>
                  </w:rPr>
                </w:rPrChange>
              </w:rPr>
              <w:delText>4</w:delText>
            </w:r>
            <w:r w:rsidDel="005D2320">
              <w:rPr>
                <w:rFonts w:asciiTheme="minorHAnsi" w:hAnsiTheme="minorHAnsi"/>
                <w:noProof/>
                <w:sz w:val="22"/>
              </w:rPr>
              <w:tab/>
            </w:r>
            <w:r w:rsidRPr="005D2320" w:rsidDel="005D2320">
              <w:rPr>
                <w:rPrChange w:id="362" w:author="Gabriel Correa" w:date="2015-08-26T03:09:00Z">
                  <w:rPr>
                    <w:rStyle w:val="Hipervnculo"/>
                    <w:noProof/>
                  </w:rPr>
                </w:rPrChange>
              </w:rPr>
              <w:delText>Revisión Manual de Comentarios de API</w:delText>
            </w:r>
            <w:r w:rsidDel="005D2320">
              <w:rPr>
                <w:noProof/>
                <w:webHidden/>
              </w:rPr>
              <w:tab/>
              <w:delText>6</w:delText>
            </w:r>
          </w:del>
        </w:p>
        <w:p w:rsidR="000B0215" w:rsidDel="005D2320" w:rsidRDefault="000B0215">
          <w:pPr>
            <w:pStyle w:val="TDC2"/>
            <w:tabs>
              <w:tab w:val="left" w:pos="880"/>
              <w:tab w:val="right" w:leader="dot" w:pos="9395"/>
            </w:tabs>
            <w:rPr>
              <w:del w:id="363" w:author="Gabriel Correa" w:date="2015-08-26T03:09:00Z"/>
              <w:rFonts w:asciiTheme="minorHAnsi" w:hAnsiTheme="minorHAnsi"/>
              <w:noProof/>
              <w:sz w:val="22"/>
            </w:rPr>
          </w:pPr>
          <w:del w:id="364" w:author="Gabriel Correa" w:date="2015-08-26T03:09:00Z">
            <w:r w:rsidRPr="005D2320" w:rsidDel="005D2320">
              <w:rPr>
                <w:rPrChange w:id="365" w:author="Gabriel Correa" w:date="2015-08-26T03:09:00Z">
                  <w:rPr>
                    <w:rStyle w:val="Hipervnculo"/>
                    <w:noProof/>
                  </w:rPr>
                </w:rPrChange>
              </w:rPr>
              <w:delText>4.1</w:delText>
            </w:r>
            <w:r w:rsidDel="005D2320">
              <w:rPr>
                <w:rFonts w:asciiTheme="minorHAnsi" w:hAnsiTheme="minorHAnsi"/>
                <w:noProof/>
                <w:sz w:val="22"/>
              </w:rPr>
              <w:tab/>
            </w:r>
            <w:r w:rsidRPr="005D2320" w:rsidDel="005D2320">
              <w:rPr>
                <w:rPrChange w:id="366" w:author="Gabriel Correa" w:date="2015-08-26T03:09:00Z">
                  <w:rPr>
                    <w:rStyle w:val="Hipervnculo"/>
                    <w:noProof/>
                  </w:rPr>
                </w:rPrChange>
              </w:rPr>
              <w:delText>Revisión de los datos preliminares</w:delText>
            </w:r>
            <w:r w:rsidDel="005D2320">
              <w:rPr>
                <w:noProof/>
                <w:webHidden/>
              </w:rPr>
              <w:tab/>
              <w:delText>7</w:delText>
            </w:r>
          </w:del>
        </w:p>
        <w:p w:rsidR="000B0215" w:rsidDel="005D2320" w:rsidRDefault="000B0215">
          <w:pPr>
            <w:pStyle w:val="TDC3"/>
            <w:tabs>
              <w:tab w:val="left" w:pos="1320"/>
              <w:tab w:val="right" w:leader="dot" w:pos="9395"/>
            </w:tabs>
            <w:rPr>
              <w:del w:id="367" w:author="Gabriel Correa" w:date="2015-08-26T03:09:00Z"/>
              <w:rFonts w:asciiTheme="minorHAnsi" w:hAnsiTheme="minorHAnsi"/>
              <w:noProof/>
              <w:sz w:val="22"/>
            </w:rPr>
          </w:pPr>
          <w:del w:id="368" w:author="Gabriel Correa" w:date="2015-08-26T03:09:00Z">
            <w:r w:rsidRPr="005D2320" w:rsidDel="005D2320">
              <w:rPr>
                <w:rPrChange w:id="369" w:author="Gabriel Correa" w:date="2015-08-26T03:09:00Z">
                  <w:rPr>
                    <w:rStyle w:val="Hipervnculo"/>
                    <w:noProof/>
                  </w:rPr>
                </w:rPrChange>
              </w:rPr>
              <w:delText>4.1.1</w:delText>
            </w:r>
            <w:r w:rsidDel="005D2320">
              <w:rPr>
                <w:rFonts w:asciiTheme="minorHAnsi" w:hAnsiTheme="minorHAnsi"/>
                <w:noProof/>
                <w:sz w:val="22"/>
              </w:rPr>
              <w:tab/>
            </w:r>
            <w:r w:rsidRPr="005D2320" w:rsidDel="005D2320">
              <w:rPr>
                <w:rPrChange w:id="370" w:author="Gabriel Correa" w:date="2015-08-26T03:09:00Z">
                  <w:rPr>
                    <w:rStyle w:val="Hipervnculo"/>
                    <w:noProof/>
                  </w:rPr>
                </w:rPrChange>
              </w:rPr>
              <w:delText>Método de Revisión de Datos Preliminares</w:delText>
            </w:r>
            <w:r w:rsidDel="005D2320">
              <w:rPr>
                <w:noProof/>
                <w:webHidden/>
              </w:rPr>
              <w:tab/>
              <w:delText>7</w:delText>
            </w:r>
          </w:del>
        </w:p>
        <w:p w:rsidR="000B0215" w:rsidDel="005D2320" w:rsidRDefault="000B0215">
          <w:pPr>
            <w:pStyle w:val="TDC3"/>
            <w:tabs>
              <w:tab w:val="left" w:pos="1320"/>
              <w:tab w:val="right" w:leader="dot" w:pos="9395"/>
            </w:tabs>
            <w:rPr>
              <w:del w:id="371" w:author="Gabriel Correa" w:date="2015-08-26T03:09:00Z"/>
              <w:rFonts w:asciiTheme="minorHAnsi" w:hAnsiTheme="minorHAnsi"/>
              <w:noProof/>
              <w:sz w:val="22"/>
            </w:rPr>
          </w:pPr>
          <w:del w:id="372" w:author="Gabriel Correa" w:date="2015-08-26T03:09:00Z">
            <w:r w:rsidRPr="005D2320" w:rsidDel="005D2320">
              <w:rPr>
                <w:rPrChange w:id="373" w:author="Gabriel Correa" w:date="2015-08-26T03:09:00Z">
                  <w:rPr>
                    <w:rStyle w:val="Hipervnculo"/>
                    <w:noProof/>
                  </w:rPr>
                </w:rPrChange>
              </w:rPr>
              <w:delText>4.1.2</w:delText>
            </w:r>
            <w:r w:rsidDel="005D2320">
              <w:rPr>
                <w:rFonts w:asciiTheme="minorHAnsi" w:hAnsiTheme="minorHAnsi"/>
                <w:noProof/>
                <w:sz w:val="22"/>
              </w:rPr>
              <w:tab/>
            </w:r>
            <w:r w:rsidRPr="005D2320" w:rsidDel="005D2320">
              <w:rPr>
                <w:rPrChange w:id="374" w:author="Gabriel Correa" w:date="2015-08-26T03:09:00Z">
                  <w:rPr>
                    <w:rStyle w:val="Hipervnculo"/>
                    <w:noProof/>
                  </w:rPr>
                </w:rPrChange>
              </w:rPr>
              <w:delText>Observaciones sobre los datos preliminares</w:delText>
            </w:r>
            <w:r w:rsidDel="005D2320">
              <w:rPr>
                <w:noProof/>
                <w:webHidden/>
              </w:rPr>
              <w:tab/>
              <w:delText>8</w:delText>
            </w:r>
          </w:del>
        </w:p>
        <w:p w:rsidR="000B0215" w:rsidDel="005D2320" w:rsidRDefault="000B0215">
          <w:pPr>
            <w:pStyle w:val="TDC2"/>
            <w:tabs>
              <w:tab w:val="left" w:pos="880"/>
              <w:tab w:val="right" w:leader="dot" w:pos="9395"/>
            </w:tabs>
            <w:rPr>
              <w:del w:id="375" w:author="Gabriel Correa" w:date="2015-08-26T03:09:00Z"/>
              <w:rFonts w:asciiTheme="minorHAnsi" w:hAnsiTheme="minorHAnsi"/>
              <w:noProof/>
              <w:sz w:val="22"/>
            </w:rPr>
          </w:pPr>
          <w:del w:id="376" w:author="Gabriel Correa" w:date="2015-08-26T03:09:00Z">
            <w:r w:rsidRPr="005D2320" w:rsidDel="005D2320">
              <w:rPr>
                <w:rPrChange w:id="377" w:author="Gabriel Correa" w:date="2015-08-26T03:09:00Z">
                  <w:rPr>
                    <w:rStyle w:val="Hipervnculo"/>
                    <w:noProof/>
                  </w:rPr>
                </w:rPrChange>
              </w:rPr>
              <w:delText>4.2</w:delText>
            </w:r>
            <w:r w:rsidDel="005D2320">
              <w:rPr>
                <w:rFonts w:asciiTheme="minorHAnsi" w:hAnsiTheme="minorHAnsi"/>
                <w:noProof/>
                <w:sz w:val="22"/>
              </w:rPr>
              <w:tab/>
            </w:r>
            <w:r w:rsidRPr="005D2320" w:rsidDel="005D2320">
              <w:rPr>
                <w:rPrChange w:id="378" w:author="Gabriel Correa" w:date="2015-08-26T03:09:00Z">
                  <w:rPr>
                    <w:rStyle w:val="Hipervnculo"/>
                    <w:noProof/>
                  </w:rPr>
                </w:rPrChange>
              </w:rPr>
              <w:delText>Revisión de los datos finales</w:delText>
            </w:r>
            <w:r w:rsidDel="005D2320">
              <w:rPr>
                <w:noProof/>
                <w:webHidden/>
              </w:rPr>
              <w:tab/>
              <w:delText>9</w:delText>
            </w:r>
          </w:del>
        </w:p>
        <w:p w:rsidR="000B0215" w:rsidDel="005D2320" w:rsidRDefault="000B0215">
          <w:pPr>
            <w:pStyle w:val="TDC3"/>
            <w:tabs>
              <w:tab w:val="left" w:pos="1320"/>
              <w:tab w:val="right" w:leader="dot" w:pos="9395"/>
            </w:tabs>
            <w:rPr>
              <w:del w:id="379" w:author="Gabriel Correa" w:date="2015-08-26T03:09:00Z"/>
              <w:rFonts w:asciiTheme="minorHAnsi" w:hAnsiTheme="minorHAnsi"/>
              <w:noProof/>
              <w:sz w:val="22"/>
            </w:rPr>
          </w:pPr>
          <w:del w:id="380" w:author="Gabriel Correa" w:date="2015-08-26T03:09:00Z">
            <w:r w:rsidRPr="005D2320" w:rsidDel="005D2320">
              <w:rPr>
                <w:rPrChange w:id="381" w:author="Gabriel Correa" w:date="2015-08-26T03:09:00Z">
                  <w:rPr>
                    <w:rStyle w:val="Hipervnculo"/>
                    <w:noProof/>
                  </w:rPr>
                </w:rPrChange>
              </w:rPr>
              <w:delText>4.2.1</w:delText>
            </w:r>
            <w:r w:rsidDel="005D2320">
              <w:rPr>
                <w:rFonts w:asciiTheme="minorHAnsi" w:hAnsiTheme="minorHAnsi"/>
                <w:noProof/>
                <w:sz w:val="22"/>
              </w:rPr>
              <w:tab/>
            </w:r>
            <w:r w:rsidRPr="005D2320" w:rsidDel="005D2320">
              <w:rPr>
                <w:rPrChange w:id="382" w:author="Gabriel Correa" w:date="2015-08-26T03:09:00Z">
                  <w:rPr>
                    <w:rStyle w:val="Hipervnculo"/>
                    <w:noProof/>
                  </w:rPr>
                </w:rPrChange>
              </w:rPr>
              <w:delText>Método de revisión de los datos finales</w:delText>
            </w:r>
            <w:r w:rsidDel="005D2320">
              <w:rPr>
                <w:noProof/>
                <w:webHidden/>
              </w:rPr>
              <w:tab/>
              <w:delText>10</w:delText>
            </w:r>
          </w:del>
        </w:p>
        <w:p w:rsidR="000B0215" w:rsidDel="005D2320" w:rsidRDefault="000B0215">
          <w:pPr>
            <w:pStyle w:val="TDC1"/>
            <w:tabs>
              <w:tab w:val="left" w:pos="440"/>
              <w:tab w:val="right" w:leader="dot" w:pos="9395"/>
            </w:tabs>
            <w:rPr>
              <w:del w:id="383" w:author="Gabriel Correa" w:date="2015-08-26T03:09:00Z"/>
              <w:rFonts w:asciiTheme="minorHAnsi" w:hAnsiTheme="minorHAnsi"/>
              <w:noProof/>
              <w:sz w:val="22"/>
            </w:rPr>
          </w:pPr>
          <w:del w:id="384" w:author="Gabriel Correa" w:date="2015-08-26T03:09:00Z">
            <w:r w:rsidRPr="005D2320" w:rsidDel="005D2320">
              <w:rPr>
                <w:rPrChange w:id="385" w:author="Gabriel Correa" w:date="2015-08-26T03:09:00Z">
                  <w:rPr>
                    <w:rStyle w:val="Hipervnculo"/>
                    <w:noProof/>
                  </w:rPr>
                </w:rPrChange>
              </w:rPr>
              <w:delText>5</w:delText>
            </w:r>
            <w:r w:rsidDel="005D2320">
              <w:rPr>
                <w:rFonts w:asciiTheme="minorHAnsi" w:hAnsiTheme="minorHAnsi"/>
                <w:noProof/>
                <w:sz w:val="22"/>
              </w:rPr>
              <w:tab/>
            </w:r>
            <w:r w:rsidRPr="005D2320" w:rsidDel="005D2320">
              <w:rPr>
                <w:rPrChange w:id="386" w:author="Gabriel Correa" w:date="2015-08-26T03:09:00Z">
                  <w:rPr>
                    <w:rStyle w:val="Hipervnculo"/>
                    <w:noProof/>
                  </w:rPr>
                </w:rPrChange>
              </w:rPr>
              <w:delText>Aplicación de Text Mining</w:delText>
            </w:r>
            <w:r w:rsidDel="005D2320">
              <w:rPr>
                <w:noProof/>
                <w:webHidden/>
              </w:rPr>
              <w:tab/>
              <w:delText>10</w:delText>
            </w:r>
          </w:del>
        </w:p>
        <w:p w:rsidR="000B0215" w:rsidDel="005D2320" w:rsidRDefault="000B0215">
          <w:pPr>
            <w:pStyle w:val="TDC2"/>
            <w:tabs>
              <w:tab w:val="left" w:pos="880"/>
              <w:tab w:val="right" w:leader="dot" w:pos="9395"/>
            </w:tabs>
            <w:rPr>
              <w:del w:id="387" w:author="Gabriel Correa" w:date="2015-08-26T03:09:00Z"/>
              <w:rFonts w:asciiTheme="minorHAnsi" w:hAnsiTheme="minorHAnsi"/>
              <w:noProof/>
              <w:sz w:val="22"/>
            </w:rPr>
          </w:pPr>
          <w:del w:id="388" w:author="Gabriel Correa" w:date="2015-08-26T03:09:00Z">
            <w:r w:rsidRPr="005D2320" w:rsidDel="005D2320">
              <w:rPr>
                <w:rPrChange w:id="389" w:author="Gabriel Correa" w:date="2015-08-26T03:09:00Z">
                  <w:rPr>
                    <w:rStyle w:val="Hipervnculo"/>
                    <w:noProof/>
                  </w:rPr>
                </w:rPrChange>
              </w:rPr>
              <w:delText>5.1</w:delText>
            </w:r>
            <w:r w:rsidDel="005D2320">
              <w:rPr>
                <w:rFonts w:asciiTheme="minorHAnsi" w:hAnsiTheme="minorHAnsi"/>
                <w:noProof/>
                <w:sz w:val="22"/>
              </w:rPr>
              <w:tab/>
            </w:r>
            <w:r w:rsidRPr="005D2320" w:rsidDel="005D2320">
              <w:rPr>
                <w:rPrChange w:id="390" w:author="Gabriel Correa" w:date="2015-08-26T03:09:00Z">
                  <w:rPr>
                    <w:rStyle w:val="Hipervnculo"/>
                    <w:noProof/>
                  </w:rPr>
                </w:rPrChange>
              </w:rPr>
              <w:delText>Weka</w:delText>
            </w:r>
            <w:r w:rsidDel="005D2320">
              <w:rPr>
                <w:noProof/>
                <w:webHidden/>
              </w:rPr>
              <w:tab/>
              <w:delText>11</w:delText>
            </w:r>
          </w:del>
        </w:p>
        <w:p w:rsidR="000B0215" w:rsidDel="005D2320" w:rsidRDefault="000B0215">
          <w:pPr>
            <w:pStyle w:val="TDC3"/>
            <w:tabs>
              <w:tab w:val="left" w:pos="1320"/>
              <w:tab w:val="right" w:leader="dot" w:pos="9395"/>
            </w:tabs>
            <w:rPr>
              <w:del w:id="391" w:author="Gabriel Correa" w:date="2015-08-26T03:09:00Z"/>
              <w:rFonts w:asciiTheme="minorHAnsi" w:hAnsiTheme="minorHAnsi"/>
              <w:noProof/>
              <w:sz w:val="22"/>
            </w:rPr>
          </w:pPr>
          <w:del w:id="392" w:author="Gabriel Correa" w:date="2015-08-26T03:09:00Z">
            <w:r w:rsidRPr="005D2320" w:rsidDel="005D2320">
              <w:rPr>
                <w:rPrChange w:id="393" w:author="Gabriel Correa" w:date="2015-08-26T03:09:00Z">
                  <w:rPr>
                    <w:rStyle w:val="Hipervnculo"/>
                    <w:noProof/>
                  </w:rPr>
                </w:rPrChange>
              </w:rPr>
              <w:delText>5.1.1</w:delText>
            </w:r>
            <w:r w:rsidDel="005D2320">
              <w:rPr>
                <w:rFonts w:asciiTheme="minorHAnsi" w:hAnsiTheme="minorHAnsi"/>
                <w:noProof/>
                <w:sz w:val="22"/>
              </w:rPr>
              <w:tab/>
            </w:r>
            <w:r w:rsidRPr="005D2320" w:rsidDel="005D2320">
              <w:rPr>
                <w:rPrChange w:id="394" w:author="Gabriel Correa" w:date="2015-08-26T03:09:00Z">
                  <w:rPr>
                    <w:rStyle w:val="Hipervnculo"/>
                    <w:noProof/>
                  </w:rPr>
                </w:rPrChange>
              </w:rPr>
              <w:delText>Filtros</w:delText>
            </w:r>
            <w:r w:rsidDel="005D2320">
              <w:rPr>
                <w:noProof/>
                <w:webHidden/>
              </w:rPr>
              <w:tab/>
              <w:delText>11</w:delText>
            </w:r>
          </w:del>
        </w:p>
        <w:p w:rsidR="000B0215" w:rsidDel="005D2320" w:rsidRDefault="000B0215">
          <w:pPr>
            <w:pStyle w:val="TDC2"/>
            <w:tabs>
              <w:tab w:val="left" w:pos="880"/>
              <w:tab w:val="right" w:leader="dot" w:pos="9395"/>
            </w:tabs>
            <w:rPr>
              <w:del w:id="395" w:author="Gabriel Correa" w:date="2015-08-26T03:09:00Z"/>
              <w:rFonts w:asciiTheme="minorHAnsi" w:hAnsiTheme="minorHAnsi"/>
              <w:noProof/>
              <w:sz w:val="22"/>
            </w:rPr>
          </w:pPr>
          <w:del w:id="396" w:author="Gabriel Correa" w:date="2015-08-26T03:09:00Z">
            <w:r w:rsidRPr="005D2320" w:rsidDel="005D2320">
              <w:rPr>
                <w:rPrChange w:id="397" w:author="Gabriel Correa" w:date="2015-08-26T03:09:00Z">
                  <w:rPr>
                    <w:rStyle w:val="Hipervnculo"/>
                    <w:noProof/>
                  </w:rPr>
                </w:rPrChange>
              </w:rPr>
              <w:delText>5.2</w:delText>
            </w:r>
            <w:r w:rsidDel="005D2320">
              <w:rPr>
                <w:rFonts w:asciiTheme="minorHAnsi" w:hAnsiTheme="minorHAnsi"/>
                <w:noProof/>
                <w:sz w:val="22"/>
              </w:rPr>
              <w:tab/>
            </w:r>
            <w:r w:rsidRPr="005D2320" w:rsidDel="005D2320">
              <w:rPr>
                <w:rPrChange w:id="398" w:author="Gabriel Correa" w:date="2015-08-26T03:09:00Z">
                  <w:rPr>
                    <w:rStyle w:val="Hipervnculo"/>
                    <w:noProof/>
                  </w:rPr>
                </w:rPrChange>
              </w:rPr>
              <w:delText>Clasificadores y parámetros probados</w:delText>
            </w:r>
            <w:r w:rsidDel="005D2320">
              <w:rPr>
                <w:noProof/>
                <w:webHidden/>
              </w:rPr>
              <w:tab/>
              <w:delText>12</w:delText>
            </w:r>
          </w:del>
        </w:p>
        <w:p w:rsidR="000B0215" w:rsidDel="005D2320" w:rsidRDefault="000B0215">
          <w:pPr>
            <w:pStyle w:val="TDC2"/>
            <w:tabs>
              <w:tab w:val="left" w:pos="880"/>
              <w:tab w:val="right" w:leader="dot" w:pos="9395"/>
            </w:tabs>
            <w:rPr>
              <w:del w:id="399" w:author="Gabriel Correa" w:date="2015-08-26T03:09:00Z"/>
              <w:rFonts w:asciiTheme="minorHAnsi" w:hAnsiTheme="minorHAnsi"/>
              <w:noProof/>
              <w:sz w:val="22"/>
            </w:rPr>
          </w:pPr>
          <w:del w:id="400" w:author="Gabriel Correa" w:date="2015-08-26T03:09:00Z">
            <w:r w:rsidRPr="005D2320" w:rsidDel="005D2320">
              <w:rPr>
                <w:rPrChange w:id="401" w:author="Gabriel Correa" w:date="2015-08-26T03:09:00Z">
                  <w:rPr>
                    <w:rStyle w:val="Hipervnculo"/>
                    <w:noProof/>
                  </w:rPr>
                </w:rPrChange>
              </w:rPr>
              <w:delText>5.3</w:delText>
            </w:r>
            <w:r w:rsidDel="005D2320">
              <w:rPr>
                <w:rFonts w:asciiTheme="minorHAnsi" w:hAnsiTheme="minorHAnsi"/>
                <w:noProof/>
                <w:sz w:val="22"/>
              </w:rPr>
              <w:tab/>
            </w:r>
            <w:r w:rsidRPr="005D2320" w:rsidDel="005D2320">
              <w:rPr>
                <w:rPrChange w:id="402" w:author="Gabriel Correa" w:date="2015-08-26T03:09:00Z">
                  <w:rPr>
                    <w:rStyle w:val="Hipervnculo"/>
                    <w:noProof/>
                  </w:rPr>
                </w:rPrChange>
              </w:rPr>
              <w:delText>Evaluación del rendimiento de un clasificador</w:delText>
            </w:r>
            <w:r w:rsidDel="005D2320">
              <w:rPr>
                <w:noProof/>
                <w:webHidden/>
              </w:rPr>
              <w:tab/>
              <w:delText>14</w:delText>
            </w:r>
          </w:del>
        </w:p>
        <w:p w:rsidR="000B0215" w:rsidDel="005D2320" w:rsidRDefault="000B0215">
          <w:pPr>
            <w:pStyle w:val="TDC2"/>
            <w:tabs>
              <w:tab w:val="left" w:pos="880"/>
              <w:tab w:val="right" w:leader="dot" w:pos="9395"/>
            </w:tabs>
            <w:rPr>
              <w:del w:id="403" w:author="Gabriel Correa" w:date="2015-08-26T03:09:00Z"/>
              <w:rFonts w:asciiTheme="minorHAnsi" w:hAnsiTheme="minorHAnsi"/>
              <w:noProof/>
              <w:sz w:val="22"/>
            </w:rPr>
          </w:pPr>
          <w:del w:id="404" w:author="Gabriel Correa" w:date="2015-08-26T03:09:00Z">
            <w:r w:rsidRPr="005D2320" w:rsidDel="005D2320">
              <w:rPr>
                <w:rPrChange w:id="405" w:author="Gabriel Correa" w:date="2015-08-26T03:09:00Z">
                  <w:rPr>
                    <w:rStyle w:val="Hipervnculo"/>
                    <w:noProof/>
                  </w:rPr>
                </w:rPrChange>
              </w:rPr>
              <w:delText>5.4</w:delText>
            </w:r>
            <w:r w:rsidDel="005D2320">
              <w:rPr>
                <w:rFonts w:asciiTheme="minorHAnsi" w:hAnsiTheme="minorHAnsi"/>
                <w:noProof/>
                <w:sz w:val="22"/>
              </w:rPr>
              <w:tab/>
            </w:r>
            <w:r w:rsidRPr="005D2320" w:rsidDel="005D2320">
              <w:rPr>
                <w:rPrChange w:id="406" w:author="Gabriel Correa" w:date="2015-08-26T03:09:00Z">
                  <w:rPr>
                    <w:rStyle w:val="Hipervnculo"/>
                    <w:noProof/>
                  </w:rPr>
                </w:rPrChange>
              </w:rPr>
              <w:delText>Discusión</w:delText>
            </w:r>
            <w:r w:rsidDel="005D2320">
              <w:rPr>
                <w:noProof/>
                <w:webHidden/>
              </w:rPr>
              <w:tab/>
              <w:delText>19</w:delText>
            </w:r>
          </w:del>
        </w:p>
        <w:p w:rsidR="000B0215" w:rsidDel="005D2320" w:rsidRDefault="000B0215">
          <w:pPr>
            <w:pStyle w:val="TDC1"/>
            <w:tabs>
              <w:tab w:val="left" w:pos="440"/>
              <w:tab w:val="right" w:leader="dot" w:pos="9395"/>
            </w:tabs>
            <w:rPr>
              <w:del w:id="407" w:author="Gabriel Correa" w:date="2015-08-26T03:09:00Z"/>
              <w:rFonts w:asciiTheme="minorHAnsi" w:hAnsiTheme="minorHAnsi"/>
              <w:noProof/>
              <w:sz w:val="22"/>
            </w:rPr>
          </w:pPr>
          <w:del w:id="408" w:author="Gabriel Correa" w:date="2015-08-26T03:09:00Z">
            <w:r w:rsidRPr="005D2320" w:rsidDel="005D2320">
              <w:rPr>
                <w:rPrChange w:id="409" w:author="Gabriel Correa" w:date="2015-08-26T03:09:00Z">
                  <w:rPr>
                    <w:rStyle w:val="Hipervnculo"/>
                    <w:noProof/>
                  </w:rPr>
                </w:rPrChange>
              </w:rPr>
              <w:delText>6</w:delText>
            </w:r>
            <w:r w:rsidDel="005D2320">
              <w:rPr>
                <w:rFonts w:asciiTheme="minorHAnsi" w:hAnsiTheme="minorHAnsi"/>
                <w:noProof/>
                <w:sz w:val="22"/>
              </w:rPr>
              <w:tab/>
            </w:r>
            <w:r w:rsidRPr="005D2320" w:rsidDel="005D2320">
              <w:rPr>
                <w:rPrChange w:id="410" w:author="Gabriel Correa" w:date="2015-08-26T03:09:00Z">
                  <w:rPr>
                    <w:rStyle w:val="Hipervnculo"/>
                    <w:noProof/>
                  </w:rPr>
                </w:rPrChange>
              </w:rPr>
              <w:delText>Resultados</w:delText>
            </w:r>
            <w:r w:rsidDel="005D2320">
              <w:rPr>
                <w:noProof/>
                <w:webHidden/>
              </w:rPr>
              <w:tab/>
              <w:delText>19</w:delText>
            </w:r>
          </w:del>
        </w:p>
        <w:p w:rsidR="000B0215" w:rsidDel="005D2320" w:rsidRDefault="000B0215">
          <w:pPr>
            <w:pStyle w:val="TDC2"/>
            <w:tabs>
              <w:tab w:val="left" w:pos="880"/>
              <w:tab w:val="right" w:leader="dot" w:pos="9395"/>
            </w:tabs>
            <w:rPr>
              <w:del w:id="411" w:author="Gabriel Correa" w:date="2015-08-26T03:09:00Z"/>
              <w:rFonts w:asciiTheme="minorHAnsi" w:hAnsiTheme="minorHAnsi"/>
              <w:noProof/>
              <w:sz w:val="22"/>
            </w:rPr>
          </w:pPr>
          <w:del w:id="412" w:author="Gabriel Correa" w:date="2015-08-26T03:09:00Z">
            <w:r w:rsidRPr="005D2320" w:rsidDel="005D2320">
              <w:rPr>
                <w:rPrChange w:id="413" w:author="Gabriel Correa" w:date="2015-08-26T03:09:00Z">
                  <w:rPr>
                    <w:rStyle w:val="Hipervnculo"/>
                    <w:noProof/>
                  </w:rPr>
                </w:rPrChange>
              </w:rPr>
              <w:delText>6.1</w:delText>
            </w:r>
            <w:r w:rsidDel="005D2320">
              <w:rPr>
                <w:rFonts w:asciiTheme="minorHAnsi" w:hAnsiTheme="minorHAnsi"/>
                <w:noProof/>
                <w:sz w:val="22"/>
              </w:rPr>
              <w:tab/>
            </w:r>
            <w:r w:rsidRPr="005D2320" w:rsidDel="005D2320">
              <w:rPr>
                <w:rPrChange w:id="414" w:author="Gabriel Correa" w:date="2015-08-26T03:09:00Z">
                  <w:rPr>
                    <w:rStyle w:val="Hipervnculo"/>
                    <w:noProof/>
                  </w:rPr>
                </w:rPrChange>
              </w:rPr>
              <w:delText>Resultados Preliminares</w:delText>
            </w:r>
            <w:r w:rsidDel="005D2320">
              <w:rPr>
                <w:noProof/>
                <w:webHidden/>
              </w:rPr>
              <w:tab/>
              <w:delText>19</w:delText>
            </w:r>
          </w:del>
        </w:p>
        <w:p w:rsidR="000B0215" w:rsidDel="005D2320" w:rsidRDefault="000B0215">
          <w:pPr>
            <w:pStyle w:val="TDC2"/>
            <w:tabs>
              <w:tab w:val="left" w:pos="880"/>
              <w:tab w:val="right" w:leader="dot" w:pos="9395"/>
            </w:tabs>
            <w:rPr>
              <w:del w:id="415" w:author="Gabriel Correa" w:date="2015-08-26T03:09:00Z"/>
              <w:rFonts w:asciiTheme="minorHAnsi" w:hAnsiTheme="minorHAnsi"/>
              <w:noProof/>
              <w:sz w:val="22"/>
            </w:rPr>
          </w:pPr>
          <w:del w:id="416" w:author="Gabriel Correa" w:date="2015-08-26T03:09:00Z">
            <w:r w:rsidRPr="005D2320" w:rsidDel="005D2320">
              <w:rPr>
                <w:rPrChange w:id="417" w:author="Gabriel Correa" w:date="2015-08-26T03:09:00Z">
                  <w:rPr>
                    <w:rStyle w:val="Hipervnculo"/>
                    <w:noProof/>
                  </w:rPr>
                </w:rPrChange>
              </w:rPr>
              <w:delText>6.2</w:delText>
            </w:r>
            <w:r w:rsidDel="005D2320">
              <w:rPr>
                <w:rFonts w:asciiTheme="minorHAnsi" w:hAnsiTheme="minorHAnsi"/>
                <w:noProof/>
                <w:sz w:val="22"/>
              </w:rPr>
              <w:tab/>
            </w:r>
            <w:r w:rsidRPr="005D2320" w:rsidDel="005D2320">
              <w:rPr>
                <w:rPrChange w:id="418" w:author="Gabriel Correa" w:date="2015-08-26T03:09:00Z">
                  <w:rPr>
                    <w:rStyle w:val="Hipervnculo"/>
                    <w:noProof/>
                  </w:rPr>
                </w:rPrChange>
              </w:rPr>
              <w:delText>Resultados Finales</w:delText>
            </w:r>
            <w:r w:rsidDel="005D2320">
              <w:rPr>
                <w:noProof/>
                <w:webHidden/>
              </w:rPr>
              <w:tab/>
              <w:delText>22</w:delText>
            </w:r>
          </w:del>
        </w:p>
        <w:p w:rsidR="000B0215" w:rsidDel="005D2320" w:rsidRDefault="000B0215">
          <w:pPr>
            <w:pStyle w:val="TDC3"/>
            <w:tabs>
              <w:tab w:val="left" w:pos="1320"/>
              <w:tab w:val="right" w:leader="dot" w:pos="9395"/>
            </w:tabs>
            <w:rPr>
              <w:del w:id="419" w:author="Gabriel Correa" w:date="2015-08-26T03:09:00Z"/>
              <w:rFonts w:asciiTheme="minorHAnsi" w:hAnsiTheme="minorHAnsi"/>
              <w:noProof/>
              <w:sz w:val="22"/>
            </w:rPr>
          </w:pPr>
          <w:del w:id="420" w:author="Gabriel Correa" w:date="2015-08-26T03:09:00Z">
            <w:r w:rsidRPr="005D2320" w:rsidDel="005D2320">
              <w:rPr>
                <w:rPrChange w:id="421" w:author="Gabriel Correa" w:date="2015-08-26T03:09:00Z">
                  <w:rPr>
                    <w:rStyle w:val="Hipervnculo"/>
                    <w:noProof/>
                  </w:rPr>
                </w:rPrChange>
              </w:rPr>
              <w:delText>6.2.1</w:delText>
            </w:r>
            <w:r w:rsidDel="005D2320">
              <w:rPr>
                <w:rFonts w:asciiTheme="minorHAnsi" w:hAnsiTheme="minorHAnsi"/>
                <w:noProof/>
                <w:sz w:val="22"/>
              </w:rPr>
              <w:tab/>
            </w:r>
            <w:r w:rsidRPr="005D2320" w:rsidDel="005D2320">
              <w:rPr>
                <w:rPrChange w:id="422" w:author="Gabriel Correa" w:date="2015-08-26T03:09:00Z">
                  <w:rPr>
                    <w:rStyle w:val="Hipervnculo"/>
                    <w:noProof/>
                  </w:rPr>
                </w:rPrChange>
              </w:rPr>
              <w:delText>F-Measure vs Recall</w:delText>
            </w:r>
            <w:r w:rsidDel="005D2320">
              <w:rPr>
                <w:noProof/>
                <w:webHidden/>
              </w:rPr>
              <w:tab/>
              <w:delText>22</w:delText>
            </w:r>
          </w:del>
        </w:p>
        <w:p w:rsidR="000B0215" w:rsidDel="005D2320" w:rsidRDefault="000B0215">
          <w:pPr>
            <w:pStyle w:val="TDC3"/>
            <w:tabs>
              <w:tab w:val="left" w:pos="1320"/>
              <w:tab w:val="right" w:leader="dot" w:pos="9395"/>
            </w:tabs>
            <w:rPr>
              <w:del w:id="423" w:author="Gabriel Correa" w:date="2015-08-26T03:09:00Z"/>
              <w:rFonts w:asciiTheme="minorHAnsi" w:hAnsiTheme="minorHAnsi"/>
              <w:noProof/>
              <w:sz w:val="22"/>
            </w:rPr>
          </w:pPr>
          <w:del w:id="424" w:author="Gabriel Correa" w:date="2015-08-26T03:09:00Z">
            <w:r w:rsidRPr="005D2320" w:rsidDel="005D2320">
              <w:rPr>
                <w:rPrChange w:id="425" w:author="Gabriel Correa" w:date="2015-08-26T03:09:00Z">
                  <w:rPr>
                    <w:rStyle w:val="Hipervnculo"/>
                    <w:noProof/>
                  </w:rPr>
                </w:rPrChange>
              </w:rPr>
              <w:delText>6.2.2</w:delText>
            </w:r>
            <w:r w:rsidDel="005D2320">
              <w:rPr>
                <w:rFonts w:asciiTheme="minorHAnsi" w:hAnsiTheme="minorHAnsi"/>
                <w:noProof/>
                <w:sz w:val="22"/>
              </w:rPr>
              <w:tab/>
            </w:r>
            <w:r w:rsidRPr="005D2320" w:rsidDel="005D2320">
              <w:rPr>
                <w:rPrChange w:id="426" w:author="Gabriel Correa" w:date="2015-08-26T03:09:00Z">
                  <w:rPr>
                    <w:rStyle w:val="Hipervnculo"/>
                    <w:noProof/>
                  </w:rPr>
                </w:rPrChange>
              </w:rPr>
              <w:delText>Usando Keywords</w:delText>
            </w:r>
            <w:r w:rsidDel="005D2320">
              <w:rPr>
                <w:noProof/>
                <w:webHidden/>
              </w:rPr>
              <w:tab/>
              <w:delText>23</w:delText>
            </w:r>
          </w:del>
        </w:p>
        <w:p w:rsidR="000B0215" w:rsidDel="005D2320" w:rsidRDefault="000B0215">
          <w:pPr>
            <w:pStyle w:val="TDC3"/>
            <w:tabs>
              <w:tab w:val="left" w:pos="1320"/>
              <w:tab w:val="right" w:leader="dot" w:pos="9395"/>
            </w:tabs>
            <w:rPr>
              <w:del w:id="427" w:author="Gabriel Correa" w:date="2015-08-26T03:09:00Z"/>
              <w:rFonts w:asciiTheme="minorHAnsi" w:hAnsiTheme="minorHAnsi"/>
              <w:noProof/>
              <w:sz w:val="22"/>
            </w:rPr>
          </w:pPr>
          <w:del w:id="428" w:author="Gabriel Correa" w:date="2015-08-26T03:09:00Z">
            <w:r w:rsidRPr="005D2320" w:rsidDel="005D2320">
              <w:rPr>
                <w:rPrChange w:id="429" w:author="Gabriel Correa" w:date="2015-08-26T03:09:00Z">
                  <w:rPr>
                    <w:rStyle w:val="Hipervnculo"/>
                    <w:noProof/>
                  </w:rPr>
                </w:rPrChange>
              </w:rPr>
              <w:delText>6.2.3</w:delText>
            </w:r>
            <w:r w:rsidDel="005D2320">
              <w:rPr>
                <w:rFonts w:asciiTheme="minorHAnsi" w:hAnsiTheme="minorHAnsi"/>
                <w:noProof/>
                <w:sz w:val="22"/>
              </w:rPr>
              <w:tab/>
            </w:r>
            <w:r w:rsidRPr="005D2320" w:rsidDel="005D2320">
              <w:rPr>
                <w:rPrChange w:id="430" w:author="Gabriel Correa" w:date="2015-08-26T03:09:00Z">
                  <w:rPr>
                    <w:rStyle w:val="Hipervnculo"/>
                    <w:noProof/>
                  </w:rPr>
                </w:rPrChange>
              </w:rPr>
              <w:delText>Usando una API</w:delText>
            </w:r>
            <w:r w:rsidDel="005D2320">
              <w:rPr>
                <w:noProof/>
                <w:webHidden/>
              </w:rPr>
              <w:tab/>
              <w:delText>25</w:delText>
            </w:r>
          </w:del>
        </w:p>
        <w:p w:rsidR="000B0215" w:rsidDel="005D2320" w:rsidRDefault="000B0215">
          <w:pPr>
            <w:pStyle w:val="TDC3"/>
            <w:tabs>
              <w:tab w:val="left" w:pos="1320"/>
              <w:tab w:val="right" w:leader="dot" w:pos="9395"/>
            </w:tabs>
            <w:rPr>
              <w:del w:id="431" w:author="Gabriel Correa" w:date="2015-08-26T03:09:00Z"/>
              <w:rFonts w:asciiTheme="minorHAnsi" w:hAnsiTheme="minorHAnsi"/>
              <w:noProof/>
              <w:sz w:val="22"/>
            </w:rPr>
          </w:pPr>
          <w:del w:id="432" w:author="Gabriel Correa" w:date="2015-08-26T03:09:00Z">
            <w:r w:rsidRPr="005D2320" w:rsidDel="005D2320">
              <w:rPr>
                <w:rPrChange w:id="433" w:author="Gabriel Correa" w:date="2015-08-26T03:09:00Z">
                  <w:rPr>
                    <w:rStyle w:val="Hipervnculo"/>
                    <w:noProof/>
                  </w:rPr>
                </w:rPrChange>
              </w:rPr>
              <w:delText>6.2.4</w:delText>
            </w:r>
            <w:r w:rsidDel="005D2320">
              <w:rPr>
                <w:rFonts w:asciiTheme="minorHAnsi" w:hAnsiTheme="minorHAnsi"/>
                <w:noProof/>
                <w:sz w:val="22"/>
              </w:rPr>
              <w:tab/>
            </w:r>
            <w:r w:rsidRPr="005D2320" w:rsidDel="005D2320">
              <w:rPr>
                <w:rPrChange w:id="434" w:author="Gabriel Correa" w:date="2015-08-26T03:09:00Z">
                  <w:rPr>
                    <w:rStyle w:val="Hipervnculo"/>
                    <w:noProof/>
                  </w:rPr>
                </w:rPrChange>
              </w:rPr>
              <w:delText>Mezclando tres API</w:delText>
            </w:r>
            <w:r w:rsidDel="005D2320">
              <w:rPr>
                <w:noProof/>
                <w:webHidden/>
              </w:rPr>
              <w:tab/>
              <w:delText>26</w:delText>
            </w:r>
          </w:del>
        </w:p>
        <w:p w:rsidR="000B0215" w:rsidDel="005D2320" w:rsidRDefault="000B0215">
          <w:pPr>
            <w:pStyle w:val="TDC3"/>
            <w:tabs>
              <w:tab w:val="left" w:pos="1320"/>
              <w:tab w:val="right" w:leader="dot" w:pos="9395"/>
            </w:tabs>
            <w:rPr>
              <w:del w:id="435" w:author="Gabriel Correa" w:date="2015-08-26T03:09:00Z"/>
              <w:rFonts w:asciiTheme="minorHAnsi" w:hAnsiTheme="minorHAnsi"/>
              <w:noProof/>
              <w:sz w:val="22"/>
            </w:rPr>
          </w:pPr>
          <w:del w:id="436" w:author="Gabriel Correa" w:date="2015-08-26T03:09:00Z">
            <w:r w:rsidRPr="005D2320" w:rsidDel="005D2320">
              <w:rPr>
                <w:rPrChange w:id="437" w:author="Gabriel Correa" w:date="2015-08-26T03:09:00Z">
                  <w:rPr>
                    <w:rStyle w:val="Hipervnculo"/>
                    <w:noProof/>
                  </w:rPr>
                </w:rPrChange>
              </w:rPr>
              <w:delText>6.2.5</w:delText>
            </w:r>
            <w:r w:rsidDel="005D2320">
              <w:rPr>
                <w:rFonts w:asciiTheme="minorHAnsi" w:hAnsiTheme="minorHAnsi"/>
                <w:noProof/>
                <w:sz w:val="22"/>
              </w:rPr>
              <w:tab/>
            </w:r>
            <w:r w:rsidRPr="005D2320" w:rsidDel="005D2320">
              <w:rPr>
                <w:rPrChange w:id="438" w:author="Gabriel Correa" w:date="2015-08-26T03:09:00Z">
                  <w:rPr>
                    <w:rStyle w:val="Hipervnculo"/>
                    <w:noProof/>
                  </w:rPr>
                </w:rPrChange>
              </w:rPr>
              <w:delText>Entrenando con 1 API y probando con 2 API</w:delText>
            </w:r>
            <w:r w:rsidDel="005D2320">
              <w:rPr>
                <w:noProof/>
                <w:webHidden/>
              </w:rPr>
              <w:tab/>
              <w:delText>26</w:delText>
            </w:r>
          </w:del>
        </w:p>
        <w:p w:rsidR="000B0215" w:rsidDel="005D2320" w:rsidRDefault="000B0215">
          <w:pPr>
            <w:pStyle w:val="TDC3"/>
            <w:tabs>
              <w:tab w:val="left" w:pos="1320"/>
              <w:tab w:val="right" w:leader="dot" w:pos="9395"/>
            </w:tabs>
            <w:rPr>
              <w:del w:id="439" w:author="Gabriel Correa" w:date="2015-08-26T03:09:00Z"/>
              <w:rFonts w:asciiTheme="minorHAnsi" w:hAnsiTheme="minorHAnsi"/>
              <w:noProof/>
              <w:sz w:val="22"/>
            </w:rPr>
          </w:pPr>
          <w:del w:id="440" w:author="Gabriel Correa" w:date="2015-08-26T03:09:00Z">
            <w:r w:rsidRPr="005D2320" w:rsidDel="005D2320">
              <w:rPr>
                <w:rPrChange w:id="441" w:author="Gabriel Correa" w:date="2015-08-26T03:09:00Z">
                  <w:rPr>
                    <w:rStyle w:val="Hipervnculo"/>
                    <w:noProof/>
                  </w:rPr>
                </w:rPrChange>
              </w:rPr>
              <w:delText>6.2.6</w:delText>
            </w:r>
            <w:r w:rsidDel="005D2320">
              <w:rPr>
                <w:rFonts w:asciiTheme="minorHAnsi" w:hAnsiTheme="minorHAnsi"/>
                <w:noProof/>
                <w:sz w:val="22"/>
              </w:rPr>
              <w:tab/>
            </w:r>
            <w:r w:rsidRPr="005D2320" w:rsidDel="005D2320">
              <w:rPr>
                <w:rPrChange w:id="442" w:author="Gabriel Correa" w:date="2015-08-26T03:09:00Z">
                  <w:rPr>
                    <w:rStyle w:val="Hipervnculo"/>
                    <w:noProof/>
                  </w:rPr>
                </w:rPrChange>
              </w:rPr>
              <w:delText>Entrenando con 2 API y probando con 1 API</w:delText>
            </w:r>
            <w:r w:rsidDel="005D2320">
              <w:rPr>
                <w:noProof/>
                <w:webHidden/>
              </w:rPr>
              <w:tab/>
              <w:delText>27</w:delText>
            </w:r>
          </w:del>
        </w:p>
        <w:p w:rsidR="000B0215" w:rsidDel="005D2320" w:rsidRDefault="000B0215">
          <w:pPr>
            <w:pStyle w:val="TDC3"/>
            <w:tabs>
              <w:tab w:val="left" w:pos="1320"/>
              <w:tab w:val="right" w:leader="dot" w:pos="9395"/>
            </w:tabs>
            <w:rPr>
              <w:del w:id="443" w:author="Gabriel Correa" w:date="2015-08-26T03:09:00Z"/>
              <w:rFonts w:asciiTheme="minorHAnsi" w:hAnsiTheme="minorHAnsi"/>
              <w:noProof/>
              <w:sz w:val="22"/>
            </w:rPr>
          </w:pPr>
          <w:del w:id="444" w:author="Gabriel Correa" w:date="2015-08-26T03:09:00Z">
            <w:r w:rsidRPr="005D2320" w:rsidDel="005D2320">
              <w:rPr>
                <w:rPrChange w:id="445" w:author="Gabriel Correa" w:date="2015-08-26T03:09:00Z">
                  <w:rPr>
                    <w:rStyle w:val="Hipervnculo"/>
                    <w:noProof/>
                  </w:rPr>
                </w:rPrChange>
              </w:rPr>
              <w:delText>6.2.7</w:delText>
            </w:r>
            <w:r w:rsidDel="005D2320">
              <w:rPr>
                <w:rFonts w:asciiTheme="minorHAnsi" w:hAnsiTheme="minorHAnsi"/>
                <w:noProof/>
                <w:sz w:val="22"/>
              </w:rPr>
              <w:tab/>
            </w:r>
            <w:r w:rsidRPr="005D2320" w:rsidDel="005D2320">
              <w:rPr>
                <w:rPrChange w:id="446" w:author="Gabriel Correa" w:date="2015-08-26T03:09:00Z">
                  <w:rPr>
                    <w:rStyle w:val="Hipervnculo"/>
                    <w:noProof/>
                  </w:rPr>
                </w:rPrChange>
              </w:rPr>
              <w:delText>Reduciendo errores con la matriz de costos</w:delText>
            </w:r>
            <w:r w:rsidDel="005D2320">
              <w:rPr>
                <w:noProof/>
                <w:webHidden/>
              </w:rPr>
              <w:tab/>
              <w:delText>28</w:delText>
            </w:r>
          </w:del>
        </w:p>
        <w:p w:rsidR="000B0215" w:rsidDel="005D2320" w:rsidRDefault="000B0215">
          <w:pPr>
            <w:pStyle w:val="TDC3"/>
            <w:tabs>
              <w:tab w:val="left" w:pos="1320"/>
              <w:tab w:val="right" w:leader="dot" w:pos="9395"/>
            </w:tabs>
            <w:rPr>
              <w:del w:id="447" w:author="Gabriel Correa" w:date="2015-08-26T03:09:00Z"/>
              <w:rFonts w:asciiTheme="minorHAnsi" w:hAnsiTheme="minorHAnsi"/>
              <w:noProof/>
              <w:sz w:val="22"/>
            </w:rPr>
          </w:pPr>
          <w:del w:id="448" w:author="Gabriel Correa" w:date="2015-08-26T03:09:00Z">
            <w:r w:rsidRPr="005D2320" w:rsidDel="005D2320">
              <w:rPr>
                <w:rPrChange w:id="449" w:author="Gabriel Correa" w:date="2015-08-26T03:09:00Z">
                  <w:rPr>
                    <w:rStyle w:val="Hipervnculo"/>
                    <w:noProof/>
                    <w:lang w:val="en-US"/>
                  </w:rPr>
                </w:rPrChange>
              </w:rPr>
              <w:delText>6.2.8</w:delText>
            </w:r>
            <w:r w:rsidDel="005D2320">
              <w:rPr>
                <w:rFonts w:asciiTheme="minorHAnsi" w:hAnsiTheme="minorHAnsi"/>
                <w:noProof/>
                <w:sz w:val="22"/>
              </w:rPr>
              <w:tab/>
            </w:r>
            <w:r w:rsidRPr="005D2320" w:rsidDel="005D2320">
              <w:rPr>
                <w:rPrChange w:id="450" w:author="Gabriel Correa" w:date="2015-08-26T03:09:00Z">
                  <w:rPr>
                    <w:rStyle w:val="Hipervnculo"/>
                    <w:i/>
                    <w:iCs/>
                    <w:noProof/>
                    <w:lang w:val="en-US"/>
                  </w:rPr>
                </w:rPrChange>
              </w:rPr>
              <w:delText>Stop-words, stemming, TF-IDF Transform y wordcounts</w:delText>
            </w:r>
            <w:r w:rsidDel="005D2320">
              <w:rPr>
                <w:noProof/>
                <w:webHidden/>
              </w:rPr>
              <w:tab/>
              <w:delText>30</w:delText>
            </w:r>
          </w:del>
        </w:p>
        <w:p w:rsidR="000B0215" w:rsidDel="005D2320" w:rsidRDefault="000B0215">
          <w:pPr>
            <w:pStyle w:val="TDC3"/>
            <w:tabs>
              <w:tab w:val="left" w:pos="1320"/>
              <w:tab w:val="right" w:leader="dot" w:pos="9395"/>
            </w:tabs>
            <w:rPr>
              <w:del w:id="451" w:author="Gabriel Correa" w:date="2015-08-26T03:09:00Z"/>
              <w:rFonts w:asciiTheme="minorHAnsi" w:hAnsiTheme="minorHAnsi"/>
              <w:noProof/>
              <w:sz w:val="22"/>
            </w:rPr>
          </w:pPr>
          <w:del w:id="452" w:author="Gabriel Correa" w:date="2015-08-26T03:09:00Z">
            <w:r w:rsidRPr="005D2320" w:rsidDel="005D2320">
              <w:rPr>
                <w:rPrChange w:id="453" w:author="Gabriel Correa" w:date="2015-08-26T03:09:00Z">
                  <w:rPr>
                    <w:rStyle w:val="Hipervnculo"/>
                    <w:noProof/>
                  </w:rPr>
                </w:rPrChange>
              </w:rPr>
              <w:delText>6.2.9</w:delText>
            </w:r>
            <w:r w:rsidDel="005D2320">
              <w:rPr>
                <w:rFonts w:asciiTheme="minorHAnsi" w:hAnsiTheme="minorHAnsi"/>
                <w:noProof/>
                <w:sz w:val="22"/>
              </w:rPr>
              <w:tab/>
            </w:r>
            <w:r w:rsidRPr="005D2320" w:rsidDel="005D2320">
              <w:rPr>
                <w:rPrChange w:id="454" w:author="Gabriel Correa" w:date="2015-08-26T03:09:00Z">
                  <w:rPr>
                    <w:rStyle w:val="Hipervnculo"/>
                    <w:noProof/>
                  </w:rPr>
                </w:rPrChange>
              </w:rPr>
              <w:delText>Experimentos con 3 clases</w:delText>
            </w:r>
            <w:r w:rsidDel="005D2320">
              <w:rPr>
                <w:noProof/>
                <w:webHidden/>
              </w:rPr>
              <w:tab/>
              <w:delText>31</w:delText>
            </w:r>
          </w:del>
        </w:p>
        <w:p w:rsidR="000B0215" w:rsidDel="005D2320" w:rsidRDefault="000B0215">
          <w:pPr>
            <w:pStyle w:val="TDC3"/>
            <w:tabs>
              <w:tab w:val="left" w:pos="1320"/>
              <w:tab w:val="right" w:leader="dot" w:pos="9395"/>
            </w:tabs>
            <w:rPr>
              <w:del w:id="455" w:author="Gabriel Correa" w:date="2015-08-26T03:09:00Z"/>
              <w:rFonts w:asciiTheme="minorHAnsi" w:hAnsiTheme="minorHAnsi"/>
              <w:noProof/>
              <w:sz w:val="22"/>
            </w:rPr>
          </w:pPr>
          <w:del w:id="456" w:author="Gabriel Correa" w:date="2015-08-26T03:09:00Z">
            <w:r w:rsidRPr="005D2320" w:rsidDel="005D2320">
              <w:rPr>
                <w:rPrChange w:id="457" w:author="Gabriel Correa" w:date="2015-08-26T03:09:00Z">
                  <w:rPr>
                    <w:rStyle w:val="Hipervnculo"/>
                    <w:noProof/>
                  </w:rPr>
                </w:rPrChange>
              </w:rPr>
              <w:delText>6.2.10</w:delText>
            </w:r>
            <w:r w:rsidDel="005D2320">
              <w:rPr>
                <w:rFonts w:asciiTheme="minorHAnsi" w:hAnsiTheme="minorHAnsi"/>
                <w:noProof/>
                <w:sz w:val="22"/>
              </w:rPr>
              <w:tab/>
            </w:r>
            <w:r w:rsidRPr="005D2320" w:rsidDel="005D2320">
              <w:rPr>
                <w:rPrChange w:id="458" w:author="Gabriel Correa" w:date="2015-08-26T03:09:00Z">
                  <w:rPr>
                    <w:rStyle w:val="Hipervnculo"/>
                    <w:noProof/>
                  </w:rPr>
                </w:rPrChange>
              </w:rPr>
              <w:delText>Tiempos de entrenamiento y de prueba</w:delText>
            </w:r>
            <w:r w:rsidDel="005D2320">
              <w:rPr>
                <w:noProof/>
                <w:webHidden/>
              </w:rPr>
              <w:tab/>
              <w:delText>31</w:delText>
            </w:r>
          </w:del>
        </w:p>
        <w:p w:rsidR="000B0215" w:rsidDel="005D2320" w:rsidRDefault="000B0215">
          <w:pPr>
            <w:pStyle w:val="TDC1"/>
            <w:tabs>
              <w:tab w:val="left" w:pos="440"/>
              <w:tab w:val="right" w:leader="dot" w:pos="9395"/>
            </w:tabs>
            <w:rPr>
              <w:del w:id="459" w:author="Gabriel Correa" w:date="2015-08-26T03:09:00Z"/>
              <w:rFonts w:asciiTheme="minorHAnsi" w:hAnsiTheme="minorHAnsi"/>
              <w:noProof/>
              <w:sz w:val="22"/>
            </w:rPr>
          </w:pPr>
          <w:del w:id="460" w:author="Gabriel Correa" w:date="2015-08-26T03:09:00Z">
            <w:r w:rsidRPr="005D2320" w:rsidDel="005D2320">
              <w:rPr>
                <w:rPrChange w:id="461" w:author="Gabriel Correa" w:date="2015-08-26T03:09:00Z">
                  <w:rPr>
                    <w:rStyle w:val="Hipervnculo"/>
                    <w:noProof/>
                  </w:rPr>
                </w:rPrChange>
              </w:rPr>
              <w:delText>7</w:delText>
            </w:r>
            <w:r w:rsidDel="005D2320">
              <w:rPr>
                <w:rFonts w:asciiTheme="minorHAnsi" w:hAnsiTheme="minorHAnsi"/>
                <w:noProof/>
                <w:sz w:val="22"/>
              </w:rPr>
              <w:tab/>
            </w:r>
            <w:r w:rsidRPr="005D2320" w:rsidDel="005D2320">
              <w:rPr>
                <w:rPrChange w:id="462" w:author="Gabriel Correa" w:date="2015-08-26T03:09:00Z">
                  <w:rPr>
                    <w:rStyle w:val="Hipervnculo"/>
                    <w:noProof/>
                  </w:rPr>
                </w:rPrChange>
              </w:rPr>
              <w:delText>Discusión general</w:delText>
            </w:r>
            <w:r w:rsidDel="005D2320">
              <w:rPr>
                <w:noProof/>
                <w:webHidden/>
              </w:rPr>
              <w:tab/>
              <w:delText>32</w:delText>
            </w:r>
          </w:del>
        </w:p>
        <w:p w:rsidR="000B0215" w:rsidDel="005D2320" w:rsidRDefault="000B0215">
          <w:pPr>
            <w:pStyle w:val="TDC1"/>
            <w:tabs>
              <w:tab w:val="left" w:pos="440"/>
              <w:tab w:val="right" w:leader="dot" w:pos="9395"/>
            </w:tabs>
            <w:rPr>
              <w:del w:id="463" w:author="Gabriel Correa" w:date="2015-08-26T03:09:00Z"/>
              <w:rFonts w:asciiTheme="minorHAnsi" w:hAnsiTheme="minorHAnsi"/>
              <w:noProof/>
              <w:sz w:val="22"/>
            </w:rPr>
          </w:pPr>
          <w:del w:id="464" w:author="Gabriel Correa" w:date="2015-08-26T03:09:00Z">
            <w:r w:rsidRPr="005D2320" w:rsidDel="005D2320">
              <w:rPr>
                <w:rPrChange w:id="465" w:author="Gabriel Correa" w:date="2015-08-26T03:09:00Z">
                  <w:rPr>
                    <w:rStyle w:val="Hipervnculo"/>
                    <w:noProof/>
                  </w:rPr>
                </w:rPrChange>
              </w:rPr>
              <w:delText>8</w:delText>
            </w:r>
            <w:r w:rsidDel="005D2320">
              <w:rPr>
                <w:rFonts w:asciiTheme="minorHAnsi" w:hAnsiTheme="minorHAnsi"/>
                <w:noProof/>
                <w:sz w:val="22"/>
              </w:rPr>
              <w:tab/>
            </w:r>
            <w:r w:rsidRPr="005D2320" w:rsidDel="005D2320">
              <w:rPr>
                <w:rPrChange w:id="466" w:author="Gabriel Correa" w:date="2015-08-26T03:09:00Z">
                  <w:rPr>
                    <w:rStyle w:val="Hipervnculo"/>
                    <w:noProof/>
                  </w:rPr>
                </w:rPrChange>
              </w:rPr>
              <w:delText>Limitaciones y problemas de validez (?)</w:delText>
            </w:r>
            <w:r w:rsidDel="005D2320">
              <w:rPr>
                <w:noProof/>
                <w:webHidden/>
              </w:rPr>
              <w:tab/>
              <w:delText>32</w:delText>
            </w:r>
          </w:del>
        </w:p>
        <w:p w:rsidR="000B0215" w:rsidDel="005D2320" w:rsidRDefault="000B0215">
          <w:pPr>
            <w:pStyle w:val="TDC1"/>
            <w:tabs>
              <w:tab w:val="left" w:pos="440"/>
              <w:tab w:val="right" w:leader="dot" w:pos="9395"/>
            </w:tabs>
            <w:rPr>
              <w:del w:id="467" w:author="Gabriel Correa" w:date="2015-08-26T03:09:00Z"/>
              <w:rFonts w:asciiTheme="minorHAnsi" w:hAnsiTheme="minorHAnsi"/>
              <w:noProof/>
              <w:sz w:val="22"/>
            </w:rPr>
          </w:pPr>
          <w:del w:id="468" w:author="Gabriel Correa" w:date="2015-08-26T03:09:00Z">
            <w:r w:rsidRPr="005D2320" w:rsidDel="005D2320">
              <w:rPr>
                <w:rPrChange w:id="469" w:author="Gabriel Correa" w:date="2015-08-26T03:09:00Z">
                  <w:rPr>
                    <w:rStyle w:val="Hipervnculo"/>
                    <w:noProof/>
                  </w:rPr>
                </w:rPrChange>
              </w:rPr>
              <w:delText>9</w:delText>
            </w:r>
            <w:r w:rsidDel="005D2320">
              <w:rPr>
                <w:rFonts w:asciiTheme="minorHAnsi" w:hAnsiTheme="minorHAnsi"/>
                <w:noProof/>
                <w:sz w:val="22"/>
              </w:rPr>
              <w:tab/>
            </w:r>
            <w:r w:rsidRPr="005D2320" w:rsidDel="005D2320">
              <w:rPr>
                <w:rPrChange w:id="470" w:author="Gabriel Correa" w:date="2015-08-26T03:09:00Z">
                  <w:rPr>
                    <w:rStyle w:val="Hipervnculo"/>
                    <w:noProof/>
                  </w:rPr>
                </w:rPrChange>
              </w:rPr>
              <w:delText>Conclusiones y trabajo futuro</w:delText>
            </w:r>
            <w:r w:rsidDel="005D2320">
              <w:rPr>
                <w:noProof/>
                <w:webHidden/>
              </w:rPr>
              <w:tab/>
              <w:delText>32</w:delText>
            </w:r>
          </w:del>
        </w:p>
        <w:p w:rsidR="000B0215" w:rsidDel="005D2320" w:rsidRDefault="000B0215">
          <w:pPr>
            <w:pStyle w:val="TDC1"/>
            <w:tabs>
              <w:tab w:val="left" w:pos="660"/>
              <w:tab w:val="right" w:leader="dot" w:pos="9395"/>
            </w:tabs>
            <w:rPr>
              <w:del w:id="471" w:author="Gabriel Correa" w:date="2015-08-26T03:09:00Z"/>
              <w:rFonts w:asciiTheme="minorHAnsi" w:hAnsiTheme="minorHAnsi"/>
              <w:noProof/>
              <w:sz w:val="22"/>
            </w:rPr>
          </w:pPr>
          <w:del w:id="472" w:author="Gabriel Correa" w:date="2015-08-26T03:09:00Z">
            <w:r w:rsidRPr="005D2320" w:rsidDel="005D2320">
              <w:rPr>
                <w:rPrChange w:id="473" w:author="Gabriel Correa" w:date="2015-08-26T03:09:00Z">
                  <w:rPr>
                    <w:rStyle w:val="Hipervnculo"/>
                    <w:noProof/>
                  </w:rPr>
                </w:rPrChange>
              </w:rPr>
              <w:delText>10</w:delText>
            </w:r>
            <w:r w:rsidDel="005D2320">
              <w:rPr>
                <w:rFonts w:asciiTheme="minorHAnsi" w:hAnsiTheme="minorHAnsi"/>
                <w:noProof/>
                <w:sz w:val="22"/>
              </w:rPr>
              <w:tab/>
            </w:r>
            <w:r w:rsidRPr="005D2320" w:rsidDel="005D2320">
              <w:rPr>
                <w:rPrChange w:id="474" w:author="Gabriel Correa" w:date="2015-08-26T03:09:00Z">
                  <w:rPr>
                    <w:rStyle w:val="Hipervnculo"/>
                    <w:noProof/>
                  </w:rPr>
                </w:rPrChange>
              </w:rPr>
              <w:delText>Glosario</w:delText>
            </w:r>
            <w:r w:rsidDel="005D2320">
              <w:rPr>
                <w:noProof/>
                <w:webHidden/>
              </w:rPr>
              <w:tab/>
              <w:delText>32</w:delText>
            </w:r>
          </w:del>
        </w:p>
        <w:p w:rsidR="000B0215" w:rsidDel="005D2320" w:rsidRDefault="000B0215">
          <w:pPr>
            <w:pStyle w:val="TDC1"/>
            <w:tabs>
              <w:tab w:val="left" w:pos="660"/>
              <w:tab w:val="right" w:leader="dot" w:pos="9395"/>
            </w:tabs>
            <w:rPr>
              <w:del w:id="475" w:author="Gabriel Correa" w:date="2015-08-26T03:09:00Z"/>
              <w:rFonts w:asciiTheme="minorHAnsi" w:hAnsiTheme="minorHAnsi"/>
              <w:noProof/>
              <w:sz w:val="22"/>
            </w:rPr>
          </w:pPr>
          <w:del w:id="476" w:author="Gabriel Correa" w:date="2015-08-26T03:09:00Z">
            <w:r w:rsidRPr="005D2320" w:rsidDel="005D2320">
              <w:rPr>
                <w:rPrChange w:id="477" w:author="Gabriel Correa" w:date="2015-08-26T03:09:00Z">
                  <w:rPr>
                    <w:rStyle w:val="Hipervnculo"/>
                    <w:noProof/>
                  </w:rPr>
                </w:rPrChange>
              </w:rPr>
              <w:delText>11</w:delText>
            </w:r>
            <w:r w:rsidDel="005D2320">
              <w:rPr>
                <w:rFonts w:asciiTheme="minorHAnsi" w:hAnsiTheme="minorHAnsi"/>
                <w:noProof/>
                <w:sz w:val="22"/>
              </w:rPr>
              <w:tab/>
            </w:r>
            <w:r w:rsidRPr="005D2320" w:rsidDel="005D2320">
              <w:rPr>
                <w:rPrChange w:id="478" w:author="Gabriel Correa" w:date="2015-08-26T03:09:00Z">
                  <w:rPr>
                    <w:rStyle w:val="Hipervnculo"/>
                    <w:noProof/>
                  </w:rPr>
                </w:rPrChange>
              </w:rPr>
              <w:delText>Bibliografía</w:delText>
            </w:r>
            <w:r w:rsidDel="005D2320">
              <w:rPr>
                <w:noProof/>
                <w:webHidden/>
              </w:rPr>
              <w:tab/>
              <w:delText>32</w:delText>
            </w:r>
          </w:del>
        </w:p>
        <w:p w:rsidR="000B0215" w:rsidDel="005D2320" w:rsidRDefault="000B0215">
          <w:pPr>
            <w:pStyle w:val="TDC1"/>
            <w:tabs>
              <w:tab w:val="left" w:pos="660"/>
              <w:tab w:val="right" w:leader="dot" w:pos="9395"/>
            </w:tabs>
            <w:rPr>
              <w:del w:id="479" w:author="Gabriel Correa" w:date="2015-08-26T03:09:00Z"/>
              <w:rFonts w:asciiTheme="minorHAnsi" w:hAnsiTheme="minorHAnsi"/>
              <w:noProof/>
              <w:sz w:val="22"/>
            </w:rPr>
          </w:pPr>
          <w:del w:id="480" w:author="Gabriel Correa" w:date="2015-08-26T03:09:00Z">
            <w:r w:rsidRPr="005D2320" w:rsidDel="005D2320">
              <w:rPr>
                <w:rPrChange w:id="481" w:author="Gabriel Correa" w:date="2015-08-26T03:09:00Z">
                  <w:rPr>
                    <w:rStyle w:val="Hipervnculo"/>
                    <w:noProof/>
                  </w:rPr>
                </w:rPrChange>
              </w:rPr>
              <w:delText>12</w:delText>
            </w:r>
            <w:r w:rsidDel="005D2320">
              <w:rPr>
                <w:rFonts w:asciiTheme="minorHAnsi" w:hAnsiTheme="minorHAnsi"/>
                <w:noProof/>
                <w:sz w:val="22"/>
              </w:rPr>
              <w:tab/>
            </w:r>
            <w:r w:rsidRPr="005D2320" w:rsidDel="005D2320">
              <w:rPr>
                <w:rPrChange w:id="482" w:author="Gabriel Correa" w:date="2015-08-26T03:09:00Z">
                  <w:rPr>
                    <w:rStyle w:val="Hipervnculo"/>
                    <w:noProof/>
                  </w:rPr>
                </w:rPrChange>
              </w:rPr>
              <w:delText>Anexo</w:delText>
            </w:r>
            <w:r w:rsidDel="005D2320">
              <w:rPr>
                <w:noProof/>
                <w:webHidden/>
              </w:rPr>
              <w:tab/>
              <w:delText>33</w:delText>
            </w:r>
          </w:del>
        </w:p>
        <w:p w:rsidR="000B0215" w:rsidDel="005D2320" w:rsidRDefault="000B0215">
          <w:pPr>
            <w:pStyle w:val="TDC2"/>
            <w:tabs>
              <w:tab w:val="left" w:pos="880"/>
              <w:tab w:val="right" w:leader="dot" w:pos="9395"/>
            </w:tabs>
            <w:rPr>
              <w:del w:id="483" w:author="Gabriel Correa" w:date="2015-08-26T03:09:00Z"/>
              <w:rFonts w:asciiTheme="minorHAnsi" w:hAnsiTheme="minorHAnsi"/>
              <w:noProof/>
              <w:sz w:val="22"/>
            </w:rPr>
          </w:pPr>
          <w:del w:id="484" w:author="Gabriel Correa" w:date="2015-08-26T03:09:00Z">
            <w:r w:rsidRPr="005D2320" w:rsidDel="005D2320">
              <w:rPr>
                <w:rPrChange w:id="485" w:author="Gabriel Correa" w:date="2015-08-26T03:09:00Z">
                  <w:rPr>
                    <w:rStyle w:val="Hipervnculo"/>
                    <w:noProof/>
                  </w:rPr>
                </w:rPrChange>
              </w:rPr>
              <w:delText>12.1</w:delText>
            </w:r>
            <w:r w:rsidDel="005D2320">
              <w:rPr>
                <w:rFonts w:asciiTheme="minorHAnsi" w:hAnsiTheme="minorHAnsi"/>
                <w:noProof/>
                <w:sz w:val="22"/>
              </w:rPr>
              <w:tab/>
            </w:r>
            <w:r w:rsidRPr="005D2320" w:rsidDel="005D2320">
              <w:rPr>
                <w:rPrChange w:id="486" w:author="Gabriel Correa" w:date="2015-08-26T03:09:00Z">
                  <w:rPr>
                    <w:rStyle w:val="Hipervnculo"/>
                    <w:noProof/>
                  </w:rPr>
                </w:rPrChange>
              </w:rPr>
              <w:delText>Stop-words, stemming, TF-IDF Transform y wordcounts</w:delText>
            </w:r>
            <w:r w:rsidDel="005D2320">
              <w:rPr>
                <w:noProof/>
                <w:webHidden/>
              </w:rPr>
              <w:tab/>
              <w:delText>33</w:delText>
            </w:r>
          </w:del>
        </w:p>
        <w:p w:rsidR="00EE2482" w:rsidRPr="00E02554" w:rsidRDefault="00EE2482" w:rsidP="00EE2482">
          <w:pPr>
            <w:sectPr w:rsidR="00EE2482" w:rsidRPr="00E02554" w:rsidSect="00C83D09">
              <w:footerReference w:type="default" r:id="rId11"/>
              <w:pgSz w:w="12240" w:h="15840"/>
              <w:pgMar w:top="1134" w:right="1134" w:bottom="1134" w:left="1701" w:header="720" w:footer="720" w:gutter="0"/>
              <w:cols w:space="720"/>
              <w:docGrid w:linePitch="299"/>
            </w:sectPr>
          </w:pPr>
          <w:r w:rsidRPr="00BF7FE6">
            <w:rPr>
              <w:b/>
              <w:bCs/>
            </w:rPr>
            <w:fldChar w:fldCharType="end"/>
          </w:r>
        </w:p>
      </w:sdtContent>
    </w:sdt>
    <w:p w:rsidR="00EE2482" w:rsidRDefault="00EE2482" w:rsidP="00EE2482">
      <w:pPr>
        <w:pStyle w:val="Ttulo1"/>
      </w:pPr>
      <w:bookmarkStart w:id="487" w:name="h.5eekowx7m98q" w:colFirst="0" w:colLast="0"/>
      <w:bookmarkStart w:id="488" w:name="h.vjv830dxdbj8" w:colFirst="0" w:colLast="0"/>
      <w:bookmarkStart w:id="489" w:name="_Toc428443069"/>
      <w:bookmarkEnd w:id="487"/>
      <w:bookmarkEnd w:id="488"/>
      <w:r>
        <w:lastRenderedPageBreak/>
        <w:t>Introducción</w:t>
      </w:r>
      <w:bookmarkEnd w:id="489"/>
    </w:p>
    <w:p w:rsidR="00EE2482" w:rsidRDefault="00EE2482" w:rsidP="00EE2482">
      <w:pPr>
        <w:pStyle w:val="Ttulo2"/>
      </w:pPr>
      <w:bookmarkStart w:id="490" w:name="_Toc428443070"/>
      <w:r>
        <w:t>Documentación de API</w:t>
      </w:r>
      <w:bookmarkEnd w:id="490"/>
    </w:p>
    <w:p w:rsidR="0021747B" w:rsidRDefault="00EE2482">
      <w:pPr>
        <w:rPr>
          <w:ins w:id="491" w:author="Gabriel Correa" w:date="2015-08-26T15:28:00Z"/>
        </w:rPr>
      </w:pPr>
      <w:del w:id="492" w:author="Gabriel Correa" w:date="2015-08-26T17:27:00Z">
        <w:r w:rsidRPr="00E02554" w:rsidDel="00C556A1">
          <w:delText>Explicar que es la documentación de api y más.</w:delText>
        </w:r>
      </w:del>
      <w:ins w:id="493" w:author="Gabriel Correa" w:date="2015-08-26T15:37:00Z">
        <w:r w:rsidR="00614837">
          <w:t>En la actualidad</w:t>
        </w:r>
      </w:ins>
      <w:ins w:id="494" w:author="Gabriel Correa" w:date="2015-08-27T18:23:00Z">
        <w:r w:rsidR="00FD391B">
          <w:t>,</w:t>
        </w:r>
      </w:ins>
      <w:ins w:id="495" w:author="Gabriel Correa" w:date="2015-08-26T15:37:00Z">
        <w:r w:rsidR="00614837">
          <w:t xml:space="preserve"> </w:t>
        </w:r>
      </w:ins>
      <w:ins w:id="496" w:author="Gabriel Correa" w:date="2015-08-26T15:38:00Z">
        <w:r w:rsidR="00614837">
          <w:t>e</w:t>
        </w:r>
      </w:ins>
      <w:ins w:id="497" w:author="Gabriel Correa" w:date="2015-08-26T15:35:00Z">
        <w:r w:rsidR="00614837">
          <w:t>xiste</w:t>
        </w:r>
      </w:ins>
      <w:ins w:id="498" w:author="Gabriel Correa" w:date="2015-08-26T15:38:00Z">
        <w:r w:rsidR="00614837">
          <w:t xml:space="preserve"> </w:t>
        </w:r>
      </w:ins>
      <w:ins w:id="499" w:author="Gabriel Correa" w:date="2015-08-26T15:35:00Z">
        <w:r w:rsidR="00614837">
          <w:t xml:space="preserve">una amplia variedad de programas </w:t>
        </w:r>
      </w:ins>
      <w:ins w:id="500" w:author="Gabriel Correa" w:date="2015-08-26T15:37:00Z">
        <w:r w:rsidR="00614837">
          <w:t xml:space="preserve">y herramientas </w:t>
        </w:r>
      </w:ins>
      <w:ins w:id="501" w:author="Gabriel Correa" w:date="2015-08-26T15:38:00Z">
        <w:r w:rsidR="00614837">
          <w:t>disponibles en el mercado</w:t>
        </w:r>
      </w:ins>
      <w:ins w:id="502" w:author="Gabriel Correa" w:date="2015-08-26T15:40:00Z">
        <w:r w:rsidR="00614837">
          <w:t xml:space="preserve"> de software. </w:t>
        </w:r>
      </w:ins>
      <w:ins w:id="503" w:author="Gabriel Correa" w:date="2015-08-26T15:43:00Z">
        <w:r w:rsidR="00614837">
          <w:t xml:space="preserve">Estos programas son </w:t>
        </w:r>
      </w:ins>
      <w:ins w:id="504" w:author="Gabriel Correa" w:date="2015-08-27T18:24:00Z">
        <w:r w:rsidR="00D5642E">
          <w:t>utilizados</w:t>
        </w:r>
      </w:ins>
      <w:ins w:id="505" w:author="Gabriel Correa" w:date="2015-08-26T15:44:00Z">
        <w:r w:rsidR="002D012E">
          <w:t xml:space="preserve"> por </w:t>
        </w:r>
      </w:ins>
      <w:ins w:id="506" w:author="Gabriel Correa" w:date="2015-08-26T15:45:00Z">
        <w:r w:rsidR="002D012E">
          <w:t>distintos usuarios</w:t>
        </w:r>
      </w:ins>
      <w:ins w:id="507" w:author="Gabriel Correa" w:date="2015-08-26T15:53:00Z">
        <w:r w:rsidR="002D012E">
          <w:t xml:space="preserve"> que</w:t>
        </w:r>
      </w:ins>
      <w:ins w:id="508" w:author="Gabriel Correa" w:date="2015-08-26T15:45:00Z">
        <w:r w:rsidR="002D012E">
          <w:t xml:space="preserve"> deben conocer c</w:t>
        </w:r>
      </w:ins>
      <w:ins w:id="509" w:author="Gabriel Correa" w:date="2015-08-26T15:47:00Z">
        <w:r w:rsidR="002D012E">
          <w:t xml:space="preserve">ómo </w:t>
        </w:r>
      </w:ins>
      <w:ins w:id="510" w:author="Gabriel Correa" w:date="2015-08-27T18:24:00Z">
        <w:r w:rsidR="00D5642E">
          <w:t>manejar</w:t>
        </w:r>
      </w:ins>
      <w:ins w:id="511" w:author="Gabriel Correa" w:date="2015-08-26T15:48:00Z">
        <w:r w:rsidR="002D012E">
          <w:t xml:space="preserve"> </w:t>
        </w:r>
      </w:ins>
      <w:ins w:id="512" w:author="Gabriel Correa" w:date="2015-08-26T16:14:00Z">
        <w:r w:rsidR="008229C1">
          <w:t>tales</w:t>
        </w:r>
      </w:ins>
      <w:ins w:id="513" w:author="Gabriel Correa" w:date="2015-08-26T15:47:00Z">
        <w:r w:rsidR="002D012E">
          <w:t xml:space="preserve"> </w:t>
        </w:r>
      </w:ins>
      <w:ins w:id="514" w:author="Gabriel Correa" w:date="2015-08-26T15:48:00Z">
        <w:r w:rsidR="002D012E">
          <w:t>herramientas</w:t>
        </w:r>
      </w:ins>
      <w:ins w:id="515" w:author="Gabriel Correa" w:date="2015-08-27T18:25:00Z">
        <w:r w:rsidR="00D5642E">
          <w:t>,</w:t>
        </w:r>
      </w:ins>
      <w:ins w:id="516" w:author="Gabriel Correa" w:date="2015-08-26T15:53:00Z">
        <w:r w:rsidR="002D012E">
          <w:t xml:space="preserve"> </w:t>
        </w:r>
      </w:ins>
      <w:ins w:id="517" w:author="Gabriel Correa" w:date="2015-08-26T16:02:00Z">
        <w:r w:rsidR="00934565">
          <w:t xml:space="preserve">lo cual </w:t>
        </w:r>
      </w:ins>
      <w:ins w:id="518" w:author="Gabriel Correa" w:date="2015-08-26T15:47:00Z">
        <w:r w:rsidR="002D012E">
          <w:t xml:space="preserve">normalmente </w:t>
        </w:r>
      </w:ins>
      <w:ins w:id="519" w:author="Gabriel Correa" w:date="2015-08-26T15:51:00Z">
        <w:r w:rsidR="002D012E">
          <w:t>significa pasar por</w:t>
        </w:r>
      </w:ins>
      <w:ins w:id="520" w:author="Gabriel Correa" w:date="2015-08-26T15:47:00Z">
        <w:r w:rsidR="002D012E">
          <w:t xml:space="preserve"> </w:t>
        </w:r>
      </w:ins>
      <w:ins w:id="521" w:author="Gabriel Correa" w:date="2015-08-26T15:50:00Z">
        <w:r w:rsidR="002D012E">
          <w:t>una etapa de aprendizaje</w:t>
        </w:r>
      </w:ins>
      <w:ins w:id="522" w:author="Gabriel Correa" w:date="2015-08-26T15:53:00Z">
        <w:r w:rsidR="002D012E">
          <w:t xml:space="preserve"> </w:t>
        </w:r>
      </w:ins>
      <w:ins w:id="523" w:author="Gabriel Correa" w:date="2015-08-27T18:31:00Z">
        <w:r w:rsidR="00D5642E">
          <w:t>para</w:t>
        </w:r>
      </w:ins>
      <w:ins w:id="524" w:author="Gabriel Correa" w:date="2015-08-26T15:54:00Z">
        <w:r w:rsidR="00934565">
          <w:t xml:space="preserve"> comenzar el uso de </w:t>
        </w:r>
      </w:ins>
      <w:ins w:id="525" w:author="Gabriel Correa" w:date="2015-08-26T16:02:00Z">
        <w:r w:rsidR="00934565">
          <w:t>un</w:t>
        </w:r>
      </w:ins>
      <w:ins w:id="526" w:author="Gabriel Correa" w:date="2015-08-26T15:54:00Z">
        <w:r w:rsidR="00934565">
          <w:t xml:space="preserve"> software. </w:t>
        </w:r>
      </w:ins>
      <w:ins w:id="527" w:author="Gabriel Correa" w:date="2015-08-26T16:05:00Z">
        <w:r w:rsidR="00B9712B">
          <w:t>En p</w:t>
        </w:r>
      </w:ins>
      <w:ins w:id="528" w:author="Gabriel Correa" w:date="2015-08-26T15:54:00Z">
        <w:r w:rsidR="00B9712B">
          <w:t>articular</w:t>
        </w:r>
        <w:r w:rsidR="00934565">
          <w:t xml:space="preserve"> existen miles de programas </w:t>
        </w:r>
      </w:ins>
      <w:ins w:id="529" w:author="Gabriel Correa" w:date="2015-08-26T16:00:00Z">
        <w:r w:rsidR="00934565">
          <w:t>creados</w:t>
        </w:r>
      </w:ins>
      <w:ins w:id="530" w:author="Gabriel Correa" w:date="2015-08-26T15:54:00Z">
        <w:r w:rsidR="00934565">
          <w:t xml:space="preserve"> </w:t>
        </w:r>
      </w:ins>
      <w:ins w:id="531" w:author="Gabriel Correa" w:date="2015-08-26T15:59:00Z">
        <w:r w:rsidR="00934565">
          <w:t xml:space="preserve">para ser usados por </w:t>
        </w:r>
      </w:ins>
      <w:ins w:id="532" w:author="Gabriel Correa" w:date="2015-08-26T15:57:00Z">
        <w:r w:rsidR="00934565">
          <w:t>desarrolladores de software</w:t>
        </w:r>
      </w:ins>
      <w:ins w:id="533" w:author="Gabriel Correa" w:date="2015-08-26T16:05:00Z">
        <w:r w:rsidR="00B9712B">
          <w:t>.</w:t>
        </w:r>
      </w:ins>
      <w:ins w:id="534" w:author="Gabriel Correa" w:date="2015-08-26T16:04:00Z">
        <w:r w:rsidR="00B9712B">
          <w:t xml:space="preserve"> </w:t>
        </w:r>
      </w:ins>
      <w:ins w:id="535" w:author="Gabriel Correa" w:date="2015-08-26T16:05:00Z">
        <w:r w:rsidR="00B9712B">
          <w:t>E</w:t>
        </w:r>
      </w:ins>
      <w:ins w:id="536" w:author="Gabriel Correa" w:date="2015-08-26T16:04:00Z">
        <w:r w:rsidR="00B9712B">
          <w:t xml:space="preserve">stos programas </w:t>
        </w:r>
      </w:ins>
      <w:ins w:id="537" w:author="Gabriel Correa" w:date="2015-08-26T16:01:00Z">
        <w:r w:rsidR="00934565">
          <w:t>son llamados librer</w:t>
        </w:r>
      </w:ins>
      <w:ins w:id="538" w:author="Gabriel Correa" w:date="2015-08-26T16:02:00Z">
        <w:r w:rsidR="00934565">
          <w:t>ías o API</w:t>
        </w:r>
      </w:ins>
      <w:ins w:id="539" w:author="Gabriel Correa" w:date="2015-08-26T16:15:00Z">
        <w:r w:rsidR="008229C1">
          <w:t xml:space="preserve"> y del mismo modo que otros programas deben ser aprendidos</w:t>
        </w:r>
      </w:ins>
      <w:ins w:id="540" w:author="Gabriel Correa" w:date="2015-08-26T16:17:00Z">
        <w:r w:rsidR="008229C1">
          <w:t xml:space="preserve"> a usar correctamente por sus usuarios.</w:t>
        </w:r>
      </w:ins>
    </w:p>
    <w:p w:rsidR="00614837" w:rsidRDefault="00EC1E31">
      <w:pPr>
        <w:rPr>
          <w:ins w:id="541" w:author="Gabriel Correa" w:date="2015-08-26T15:34:00Z"/>
        </w:rPr>
      </w:pPr>
      <w:ins w:id="542" w:author="Gabriel Correa" w:date="2015-08-26T15:28:00Z">
        <w:r w:rsidRPr="00EC1E31">
          <w:t xml:space="preserve">Sistemas de software modernos suelen hacer uso de múltiples </w:t>
        </w:r>
      </w:ins>
      <w:ins w:id="543" w:author="Gabriel Correa" w:date="2015-08-26T16:21:00Z">
        <w:r w:rsidR="00A07ED9">
          <w:t xml:space="preserve">herramientas </w:t>
        </w:r>
      </w:ins>
      <w:ins w:id="544" w:author="Gabriel Correa" w:date="2015-08-26T15:28:00Z">
        <w:r w:rsidRPr="00EC1E31">
          <w:t>externas y APIS.</w:t>
        </w:r>
      </w:ins>
      <w:ins w:id="545" w:author="Gabriel Correa" w:date="2015-08-26T16:21:00Z">
        <w:r w:rsidR="00A07ED9">
          <w:t xml:space="preserve"> Esto les ayuda a crear mejores programas o </w:t>
        </w:r>
      </w:ins>
      <w:ins w:id="546" w:author="Gabriel Correa" w:date="2015-08-26T16:22:00Z">
        <w:r w:rsidR="00A07ED9">
          <w:t xml:space="preserve">acortar los tiempos de desarrollo. Pero herramientas nuevas de este tipo son creadas </w:t>
        </w:r>
      </w:ins>
      <w:ins w:id="547" w:author="Gabriel Correa" w:date="2015-08-26T16:23:00Z">
        <w:r w:rsidR="00A07ED9">
          <w:t xml:space="preserve">todo el tiempo y es común que desarrolladores tengan que actualizar sus conocimientos aprendiendo a usar librerías nuevas para </w:t>
        </w:r>
      </w:ins>
      <w:ins w:id="548" w:author="Gabriel Correa" w:date="2015-08-26T16:24:00Z">
        <w:r w:rsidR="00A07ED9">
          <w:t xml:space="preserve">mantenerse en la competencia del mercado o cumplir con los requisitos de </w:t>
        </w:r>
      </w:ins>
      <w:ins w:id="549" w:author="Gabriel Correa" w:date="2015-08-26T16:25:00Z">
        <w:r w:rsidR="00A07ED9">
          <w:t>algunos empleos.</w:t>
        </w:r>
        <w:r w:rsidR="00856382">
          <w:t xml:space="preserve"> Es así como los manuales que explican </w:t>
        </w:r>
      </w:ins>
      <w:ins w:id="550" w:author="Gabriel Correa" w:date="2015-08-26T16:26:00Z">
        <w:r w:rsidR="00856382">
          <w:t xml:space="preserve">el uso una API son frecuentemente </w:t>
        </w:r>
      </w:ins>
      <w:ins w:id="551" w:author="Gabriel Correa" w:date="2015-08-26T17:08:00Z">
        <w:r w:rsidR="007802BA">
          <w:t xml:space="preserve">visitados </w:t>
        </w:r>
      </w:ins>
      <w:ins w:id="552" w:author="Gabriel Correa" w:date="2015-08-26T16:26:00Z">
        <w:r w:rsidR="00856382">
          <w:t>por los desarrolladores de software.</w:t>
        </w:r>
      </w:ins>
      <w:ins w:id="553" w:author="Gabriel Correa" w:date="2015-08-26T16:27:00Z">
        <w:r w:rsidR="00856382">
          <w:t xml:space="preserve"> Estos manuales son comúnmente llamados documentación de API y son </w:t>
        </w:r>
      </w:ins>
      <w:ins w:id="554" w:author="Gabriel Correa" w:date="2015-08-26T17:09:00Z">
        <w:r w:rsidR="007802BA">
          <w:t>generalmente</w:t>
        </w:r>
      </w:ins>
      <w:ins w:id="555" w:author="Gabriel Correa" w:date="2015-08-26T16:27:00Z">
        <w:r w:rsidR="00856382">
          <w:t xml:space="preserve"> provistos en la web del creador de cada librer</w:t>
        </w:r>
      </w:ins>
      <w:ins w:id="556" w:author="Gabriel Correa" w:date="2015-08-26T16:28:00Z">
        <w:r w:rsidR="00856382">
          <w:t>ía.</w:t>
        </w:r>
      </w:ins>
    </w:p>
    <w:p w:rsidR="00116478" w:rsidRDefault="00EC1E31">
      <w:pPr>
        <w:rPr>
          <w:ins w:id="557" w:author="Gabriel Correa" w:date="2015-08-26T17:26:00Z"/>
        </w:rPr>
        <w:pPrChange w:id="558" w:author="Gabriel Correa" w:date="2015-08-26T17:38:00Z">
          <w:pPr>
            <w:spacing w:after="200" w:line="276" w:lineRule="auto"/>
            <w:jc w:val="left"/>
          </w:pPr>
        </w:pPrChange>
      </w:pPr>
      <w:ins w:id="559" w:author="Gabriel Correa" w:date="2015-08-26T15:28:00Z">
        <w:r w:rsidRPr="00EC1E31">
          <w:t xml:space="preserve">Los autores de </w:t>
        </w:r>
      </w:ins>
      <w:ins w:id="560" w:author="Gabriel Correa" w:date="2015-08-26T16:18:00Z">
        <w:r w:rsidR="008229C1">
          <w:t>librerías</w:t>
        </w:r>
      </w:ins>
      <w:ins w:id="561" w:author="Gabriel Correa" w:date="2015-08-26T15:28:00Z">
        <w:r w:rsidRPr="00EC1E31">
          <w:t xml:space="preserve"> suelen invertir esfuerzos </w:t>
        </w:r>
      </w:ins>
      <w:ins w:id="562" w:author="Gabriel Correa" w:date="2015-08-26T16:18:00Z">
        <w:r w:rsidR="008229C1">
          <w:t xml:space="preserve">considerables </w:t>
        </w:r>
      </w:ins>
      <w:ins w:id="563" w:author="Gabriel Correa" w:date="2015-08-26T15:28:00Z">
        <w:r w:rsidRPr="00EC1E31">
          <w:t xml:space="preserve">en la creación de documentación </w:t>
        </w:r>
      </w:ins>
      <w:ins w:id="564" w:author="Gabriel Correa" w:date="2015-08-26T16:19:00Z">
        <w:r w:rsidR="008229C1">
          <w:t xml:space="preserve">donde especifican </w:t>
        </w:r>
      </w:ins>
      <w:ins w:id="565" w:author="Gabriel Correa" w:date="2015-08-26T15:28:00Z">
        <w:r w:rsidRPr="00EC1E31">
          <w:t>con d</w:t>
        </w:r>
        <w:r w:rsidR="008229C1">
          <w:t>etalle todo lo que los clientes</w:t>
        </w:r>
      </w:ins>
      <w:ins w:id="566" w:author="Gabriel Correa" w:date="2015-08-26T16:19:00Z">
        <w:r w:rsidR="008229C1">
          <w:t xml:space="preserve"> </w:t>
        </w:r>
      </w:ins>
      <w:ins w:id="567" w:author="Gabriel Correa" w:date="2015-08-26T15:28:00Z">
        <w:r w:rsidR="008229C1">
          <w:t>necesita</w:t>
        </w:r>
      </w:ins>
      <w:ins w:id="568" w:author="Gabriel Correa" w:date="2015-08-26T16:19:00Z">
        <w:r w:rsidR="008229C1">
          <w:t>n</w:t>
        </w:r>
      </w:ins>
      <w:ins w:id="569" w:author="Gabriel Correa" w:date="2015-08-26T15:28:00Z">
        <w:r w:rsidRPr="00EC1E31">
          <w:t xml:space="preserve"> saber sobre el </w:t>
        </w:r>
      </w:ins>
      <w:ins w:id="570" w:author="Gabriel Correa" w:date="2015-08-26T16:19:00Z">
        <w:r w:rsidR="008229C1">
          <w:t xml:space="preserve">correcto </w:t>
        </w:r>
      </w:ins>
      <w:ins w:id="571" w:author="Gabriel Correa" w:date="2015-08-26T15:28:00Z">
        <w:r w:rsidRPr="00EC1E31">
          <w:t xml:space="preserve">uso de </w:t>
        </w:r>
      </w:ins>
      <w:ins w:id="572" w:author="Gabriel Correa" w:date="2015-08-26T15:34:00Z">
        <w:r w:rsidR="00614837">
          <w:t>su</w:t>
        </w:r>
      </w:ins>
      <w:ins w:id="573" w:author="Gabriel Correa" w:date="2015-08-26T15:28:00Z">
        <w:r w:rsidRPr="00EC1E31">
          <w:t xml:space="preserve"> </w:t>
        </w:r>
      </w:ins>
      <w:ins w:id="574" w:author="Gabriel Correa" w:date="2015-08-26T16:19:00Z">
        <w:r w:rsidR="008229C1">
          <w:t>API</w:t>
        </w:r>
      </w:ins>
      <w:ins w:id="575" w:author="Gabriel Correa" w:date="2015-08-26T15:28:00Z">
        <w:r w:rsidRPr="00EC1E31">
          <w:t>.</w:t>
        </w:r>
      </w:ins>
      <w:ins w:id="576" w:author="Gabriel Correa" w:date="2015-08-26T16:29:00Z">
        <w:r w:rsidR="00BB1F0B">
          <w:t xml:space="preserve"> </w:t>
        </w:r>
        <w:r w:rsidR="00A4341B">
          <w:t xml:space="preserve">Las instrucciones de uso son </w:t>
        </w:r>
      </w:ins>
      <w:ins w:id="577" w:author="Gabriel Correa" w:date="2015-08-26T15:28:00Z">
        <w:r w:rsidRPr="00EC1E31">
          <w:t>usualmente escrita</w:t>
        </w:r>
      </w:ins>
      <w:ins w:id="578" w:author="Gabriel Correa" w:date="2015-08-26T16:29:00Z">
        <w:r w:rsidR="00A4341B">
          <w:t>s</w:t>
        </w:r>
      </w:ins>
      <w:ins w:id="579" w:author="Gabriel Correa" w:date="2015-08-26T15:28:00Z">
        <w:r w:rsidRPr="00EC1E31">
          <w:t xml:space="preserve"> en </w:t>
        </w:r>
      </w:ins>
      <w:ins w:id="580" w:author="Gabriel Correa" w:date="2015-08-26T16:30:00Z">
        <w:r w:rsidR="00A4341B">
          <w:t xml:space="preserve">los </w:t>
        </w:r>
      </w:ins>
      <w:ins w:id="581" w:author="Gabriel Correa" w:date="2015-08-26T15:28:00Z">
        <w:r w:rsidRPr="00EC1E31">
          <w:t>comentarios</w:t>
        </w:r>
        <w:r w:rsidR="001C4AC0">
          <w:t xml:space="preserve"> que acompañan al código fuente</w:t>
        </w:r>
      </w:ins>
      <w:ins w:id="582" w:author="Gabriel Correa" w:date="2015-08-26T17:11:00Z">
        <w:r w:rsidR="001C4AC0">
          <w:t xml:space="preserve"> y</w:t>
        </w:r>
      </w:ins>
      <w:ins w:id="583" w:author="Gabriel Correa" w:date="2015-08-26T15:28:00Z">
        <w:r w:rsidR="001C4AC0">
          <w:t xml:space="preserve"> </w:t>
        </w:r>
      </w:ins>
      <w:ins w:id="584" w:author="Gabriel Correa" w:date="2015-08-26T17:11:00Z">
        <w:r w:rsidR="001C4AC0">
          <w:t>e</w:t>
        </w:r>
      </w:ins>
      <w:ins w:id="585" w:author="Gabriel Correa" w:date="2015-08-26T15:28:00Z">
        <w:r w:rsidRPr="00EC1E31">
          <w:t>n el caso de</w:t>
        </w:r>
      </w:ins>
      <w:ins w:id="586" w:author="Gabriel Correa" w:date="2015-08-26T16:30:00Z">
        <w:r w:rsidR="0069611A">
          <w:t>l lenguaje</w:t>
        </w:r>
      </w:ins>
      <w:ins w:id="587" w:author="Gabriel Correa" w:date="2015-08-26T15:28:00Z">
        <w:r w:rsidRPr="00EC1E31">
          <w:t xml:space="preserve"> Java</w:t>
        </w:r>
      </w:ins>
      <w:ins w:id="588" w:author="Gabriel Correa" w:date="2015-08-26T17:11:00Z">
        <w:r w:rsidR="001C4AC0">
          <w:t xml:space="preserve"> por ejemplo</w:t>
        </w:r>
      </w:ins>
      <w:ins w:id="589" w:author="Gabriel Correa" w:date="2015-08-26T15:28:00Z">
        <w:r w:rsidRPr="00EC1E31">
          <w:t xml:space="preserve">, los comentarios de estilo </w:t>
        </w:r>
        <w:proofErr w:type="spellStart"/>
        <w:r w:rsidRPr="0069611A">
          <w:rPr>
            <w:i/>
            <w:rPrChange w:id="590" w:author="Gabriel Correa" w:date="2015-08-26T16:31:00Z">
              <w:rPr/>
            </w:rPrChange>
          </w:rPr>
          <w:t>Javadoc</w:t>
        </w:r>
        <w:proofErr w:type="spellEnd"/>
        <w:r w:rsidRPr="00EC1E31">
          <w:t xml:space="preserve"> son ampliamente usados para documentar. La </w:t>
        </w:r>
        <w:r w:rsidRPr="00EC1E31">
          <w:fldChar w:fldCharType="begin"/>
        </w:r>
        <w:r w:rsidRPr="00EC1E31">
          <w:instrText xml:space="preserve"> REF _Ref405882231 \h </w:instrText>
        </w:r>
      </w:ins>
      <w:ins w:id="591" w:author="Gabriel Correa" w:date="2015-08-26T15:28:00Z">
        <w:r w:rsidRPr="00EC1E31">
          <w:fldChar w:fldCharType="separate"/>
        </w:r>
      </w:ins>
      <w:ins w:id="592" w:author="Gabriel Correa" w:date="2015-08-27T12:50:00Z">
        <w:r w:rsidR="00763E46">
          <w:rPr>
            <w:b/>
            <w:bCs/>
            <w:lang w:val="es-ES"/>
          </w:rPr>
          <w:t>¡Error! No se encuentra el origen de la referencia.</w:t>
        </w:r>
      </w:ins>
      <w:ins w:id="593" w:author="Gabriel Correa" w:date="2015-08-26T15:28:00Z">
        <w:r w:rsidRPr="00EC1E31">
          <w:fldChar w:fldCharType="end"/>
        </w:r>
        <w:r w:rsidRPr="00EC1E31">
          <w:t xml:space="preserve"> </w:t>
        </w:r>
        <w:proofErr w:type="gramStart"/>
        <w:r w:rsidRPr="00EC1E31">
          <w:t>muestra</w:t>
        </w:r>
        <w:proofErr w:type="gramEnd"/>
        <w:r w:rsidRPr="00EC1E31">
          <w:t xml:space="preserve"> un ejemplo de documentación de la librería </w:t>
        </w:r>
        <w:proofErr w:type="spellStart"/>
        <w:r w:rsidRPr="0069611A">
          <w:rPr>
            <w:i/>
            <w:rPrChange w:id="594" w:author="Gabriel Correa" w:date="2015-08-26T16:31:00Z">
              <w:rPr/>
            </w:rPrChange>
          </w:rPr>
          <w:t>Ant</w:t>
        </w:r>
        <w:proofErr w:type="spellEnd"/>
        <w:r w:rsidRPr="00EC1E31">
          <w:t xml:space="preserve"> </w:t>
        </w:r>
      </w:ins>
      <w:ins w:id="595" w:author="Gabriel Correa" w:date="2015-08-26T16:31:00Z">
        <w:r w:rsidR="0069611A">
          <w:t xml:space="preserve">de </w:t>
        </w:r>
      </w:ins>
      <w:ins w:id="596" w:author="Gabriel Correa" w:date="2015-08-26T15:28:00Z">
        <w:r w:rsidRPr="00EC1E31">
          <w:t>Java</w:t>
        </w:r>
      </w:ins>
      <w:ins w:id="597" w:author="Gabriel Correa" w:date="2015-08-26T17:12:00Z">
        <w:r w:rsidR="0078615A">
          <w:t xml:space="preserve"> donde </w:t>
        </w:r>
      </w:ins>
      <w:ins w:id="598" w:author="Gabriel Correa" w:date="2015-08-26T17:13:00Z">
        <w:r w:rsidR="0078615A">
          <w:t xml:space="preserve">se escribió </w:t>
        </w:r>
      </w:ins>
      <w:ins w:id="599" w:author="Gabriel Correa" w:date="2015-08-26T17:12:00Z">
        <w:r w:rsidR="0078615A">
          <w:t xml:space="preserve">un texto explicativo </w:t>
        </w:r>
      </w:ins>
      <w:ins w:id="600" w:author="Gabriel Correa" w:date="2015-08-26T17:13:00Z">
        <w:r w:rsidR="0078615A">
          <w:t>antes del código de una función.</w:t>
        </w:r>
      </w:ins>
    </w:p>
    <w:p w:rsidR="0078615A" w:rsidRDefault="00F43B49">
      <w:pPr>
        <w:keepNext/>
        <w:jc w:val="center"/>
        <w:rPr>
          <w:ins w:id="601" w:author="Gabriel Correa" w:date="2015-08-26T17:19:00Z"/>
        </w:rPr>
        <w:pPrChange w:id="602" w:author="Gabriel Correa" w:date="2015-08-26T17:39:00Z">
          <w:pPr/>
        </w:pPrChange>
      </w:pPr>
      <w:ins w:id="603" w:author="Gabriel Correa" w:date="2015-08-26T17:12:00Z">
        <w:r>
          <w:rPr>
            <w:noProof/>
          </w:rPr>
          <w:drawing>
            <wp:inline distT="0" distB="0" distL="0" distR="0" wp14:anchorId="20F9D9F1" wp14:editId="2C2AAA13">
              <wp:extent cx="4704339" cy="146304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898" cy="1461970"/>
                      </a:xfrm>
                      <a:prstGeom prst="rect">
                        <a:avLst/>
                      </a:prstGeom>
                      <a:noFill/>
                    </pic:spPr>
                  </pic:pic>
                </a:graphicData>
              </a:graphic>
            </wp:inline>
          </w:drawing>
        </w:r>
      </w:ins>
      <w:ins w:id="604" w:author="Gabriel Correa" w:date="2015-08-26T17:18:00Z">
        <w:r w:rsidR="0078615A">
          <w:rPr>
            <w:noProof/>
          </w:rPr>
          <w:drawing>
            <wp:inline distT="0" distB="0" distL="0" distR="0" wp14:anchorId="7BCB653A" wp14:editId="44F76977">
              <wp:extent cx="4707173" cy="1636892"/>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3">
                        <a:extLst>
                          <a:ext uri="{28A0092B-C50C-407E-A947-70E740481C1C}">
                            <a14:useLocalDpi xmlns:a14="http://schemas.microsoft.com/office/drawing/2010/main" val="0"/>
                          </a:ext>
                        </a:extLst>
                      </a:blip>
                      <a:stretch>
                        <a:fillRect/>
                      </a:stretch>
                    </pic:blipFill>
                    <pic:spPr>
                      <a:xfrm>
                        <a:off x="0" y="0"/>
                        <a:ext cx="4709986" cy="1637870"/>
                      </a:xfrm>
                      <a:prstGeom prst="rect">
                        <a:avLst/>
                      </a:prstGeom>
                    </pic:spPr>
                  </pic:pic>
                </a:graphicData>
              </a:graphic>
            </wp:inline>
          </w:drawing>
        </w:r>
      </w:ins>
    </w:p>
    <w:p w:rsidR="002B58BF" w:rsidRPr="00E02554" w:rsidRDefault="0078615A">
      <w:pPr>
        <w:pStyle w:val="Epgrafe"/>
        <w:ind w:left="1416" w:right="1325"/>
        <w:pPrChange w:id="605" w:author="Gabriel Correa" w:date="2015-08-26T17:22:00Z">
          <w:pPr/>
        </w:pPrChange>
      </w:pPr>
      <w:ins w:id="606" w:author="Gabriel Correa" w:date="2015-08-26T17:19:00Z">
        <w:r>
          <w:t xml:space="preserve">Imagen </w:t>
        </w:r>
      </w:ins>
      <w:ins w:id="607" w:author="Gabriel Correa" w:date="2015-08-27T19:37:00Z">
        <w:r w:rsidR="00253A40">
          <w:fldChar w:fldCharType="begin"/>
        </w:r>
        <w:r w:rsidR="00253A40">
          <w:instrText xml:space="preserve"> STYLEREF 1 \s </w:instrText>
        </w:r>
      </w:ins>
      <w:r w:rsidR="00253A40">
        <w:fldChar w:fldCharType="separate"/>
      </w:r>
      <w:r w:rsidR="00253A40">
        <w:rPr>
          <w:noProof/>
        </w:rPr>
        <w:t>1</w:t>
      </w:r>
      <w:ins w:id="608"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609" w:author="Gabriel Correa" w:date="2015-08-27T19:37:00Z">
        <w:r w:rsidR="00253A40">
          <w:rPr>
            <w:noProof/>
          </w:rPr>
          <w:t>1</w:t>
        </w:r>
        <w:r w:rsidR="00253A40">
          <w:fldChar w:fldCharType="end"/>
        </w:r>
      </w:ins>
      <w:ins w:id="610" w:author="Gabriel Correa" w:date="2015-08-26T17:19:00Z">
        <w:r>
          <w:t xml:space="preserve">:   Ejemplo de documentación en Java de tipo </w:t>
        </w:r>
        <w:proofErr w:type="spellStart"/>
        <w:r>
          <w:t>Javadoc</w:t>
        </w:r>
        <w:proofErr w:type="spellEnd"/>
        <w:r>
          <w:t>. Arriba aparece</w:t>
        </w:r>
      </w:ins>
      <w:ins w:id="611" w:author="Gabriel Correa" w:date="2015-08-26T17:20:00Z">
        <w:r>
          <w:t xml:space="preserve"> el comentario </w:t>
        </w:r>
      </w:ins>
      <w:ins w:id="612" w:author="Gabriel Correa" w:date="2015-08-26T17:19:00Z">
        <w:r>
          <w:t>adentro del archivo de c</w:t>
        </w:r>
      </w:ins>
      <w:ins w:id="613" w:author="Gabriel Correa" w:date="2015-08-26T17:20:00Z">
        <w:r>
          <w:t>ódigo</w:t>
        </w:r>
      </w:ins>
      <w:ins w:id="614" w:author="Gabriel Correa" w:date="2015-08-26T17:21:00Z">
        <w:r>
          <w:t xml:space="preserve"> y abajo se encuentra el mismo comentario en forma de HTML </w:t>
        </w:r>
      </w:ins>
      <w:ins w:id="615" w:author="Gabriel Correa" w:date="2015-08-26T17:22:00Z">
        <w:r>
          <w:t xml:space="preserve">después de ser procesado por </w:t>
        </w:r>
        <w:proofErr w:type="spellStart"/>
        <w:r>
          <w:t>Javadoc</w:t>
        </w:r>
        <w:proofErr w:type="spellEnd"/>
        <w:r>
          <w:t>.</w:t>
        </w:r>
      </w:ins>
    </w:p>
    <w:p w:rsidR="00116478" w:rsidRDefault="00116478">
      <w:pPr>
        <w:rPr>
          <w:ins w:id="616" w:author="Gabriel Correa" w:date="2015-08-26T17:25:00Z"/>
        </w:rPr>
        <w:pPrChange w:id="617" w:author="Gabriel Correa" w:date="2015-08-26T17:25:00Z">
          <w:pPr>
            <w:pStyle w:val="Ttulo2"/>
          </w:pPr>
        </w:pPrChange>
      </w:pPr>
    </w:p>
    <w:p w:rsidR="00EE2482" w:rsidRDefault="00EE2482" w:rsidP="00EE2482">
      <w:pPr>
        <w:pStyle w:val="Ttulo2"/>
      </w:pPr>
      <w:bookmarkStart w:id="618" w:name="_Toc428443071"/>
      <w:r>
        <w:t xml:space="preserve">Problema </w:t>
      </w:r>
      <w:del w:id="619" w:author="Gabriel Correa" w:date="2015-08-26T17:48:00Z">
        <w:r w:rsidDel="00B45967">
          <w:delText>y Motivación</w:delText>
        </w:r>
      </w:del>
      <w:ins w:id="620" w:author="Gabriel Correa" w:date="2015-08-26T17:49:00Z">
        <w:r w:rsidR="00B45967">
          <w:t>con</w:t>
        </w:r>
      </w:ins>
      <w:ins w:id="621" w:author="Gabriel Correa" w:date="2015-08-26T17:48:00Z">
        <w:r w:rsidR="00B45967">
          <w:t xml:space="preserve"> las Directivas</w:t>
        </w:r>
      </w:ins>
      <w:bookmarkEnd w:id="618"/>
    </w:p>
    <w:p w:rsidR="00122728" w:rsidRPr="00B45967" w:rsidRDefault="00EE2482">
      <w:del w:id="622" w:author="Gabriel Correa" w:date="2015-08-26T20:49:00Z">
        <w:r w:rsidRPr="00E02554" w:rsidDel="00055DA3">
          <w:delText xml:space="preserve">Directivas no se ven. Esto hace </w:delText>
        </w:r>
      </w:del>
      <w:del w:id="623" w:author="Gabriel Correa" w:date="2015-08-26T17:39:00Z">
        <w:r w:rsidRPr="00E02554" w:rsidDel="00945E30">
          <w:delText>mas</w:delText>
        </w:r>
      </w:del>
      <w:del w:id="624" w:author="Gabriel Correa" w:date="2015-08-26T20:49:00Z">
        <w:r w:rsidRPr="00E02554" w:rsidDel="00055DA3">
          <w:delText xml:space="preserve"> probable la existencia de bugs</w:delText>
        </w:r>
      </w:del>
      <w:del w:id="625" w:author="Gabriel Correa" w:date="2015-08-26T20:50:00Z">
        <w:r w:rsidRPr="00E02554" w:rsidDel="00055DA3">
          <w:delText>.</w:delText>
        </w:r>
      </w:del>
      <w:del w:id="626" w:author="Gabriel Correa" w:date="2015-08-26T15:21:00Z">
        <w:r w:rsidRPr="00E02554" w:rsidDel="0021747B">
          <w:delText xml:space="preserve"> </w:delText>
        </w:r>
      </w:del>
      <w:del w:id="627"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628" w:author="Gabriel Correa" w:date="2015-08-26T17:39:00Z">
        <w:r w:rsidRPr="00E02554" w:rsidDel="00945E30">
          <w:delText>ultima</w:delText>
        </w:r>
      </w:del>
      <w:del w:id="629" w:author="Gabriel Correa" w:date="2015-08-26T20:52:00Z">
        <w:r w:rsidRPr="00E02554" w:rsidDel="00055DA3">
          <w:delText xml:space="preserve"> frase]]</w:delText>
        </w:r>
      </w:del>
      <w:ins w:id="630" w:author="Gabriel Correa" w:date="2015-08-26T17:49:00Z">
        <w:r w:rsidR="00B45967">
          <w:t xml:space="preserve">En todo manual de </w:t>
        </w:r>
      </w:ins>
      <w:ins w:id="631" w:author="Gabriel Correa" w:date="2015-08-26T17:50:00Z">
        <w:r w:rsidR="00B45967">
          <w:t>instrucciones</w:t>
        </w:r>
      </w:ins>
      <w:ins w:id="632" w:author="Gabriel Correa" w:date="2015-08-26T17:49:00Z">
        <w:r w:rsidR="00B45967">
          <w:t xml:space="preserve"> pueden existir </w:t>
        </w:r>
      </w:ins>
      <w:ins w:id="633" w:author="Gabriel Correa" w:date="2015-08-26T17:52:00Z">
        <w:r w:rsidR="00B45967">
          <w:t>sugerencias críticas</w:t>
        </w:r>
      </w:ins>
      <w:ins w:id="634" w:author="Gabriel Correa" w:date="2015-08-26T19:51:00Z">
        <w:r w:rsidR="00F00A63">
          <w:t>,</w:t>
        </w:r>
      </w:ins>
      <w:ins w:id="635" w:author="Gabriel Correa" w:date="2015-08-26T17:52:00Z">
        <w:r w:rsidR="00B45967">
          <w:t xml:space="preserve"> o al menos más importantes que otr</w:t>
        </w:r>
      </w:ins>
      <w:ins w:id="636" w:author="Gabriel Correa" w:date="2015-08-26T17:53:00Z">
        <w:r w:rsidR="00B45967">
          <w:t xml:space="preserve">os consejos de uso, como por ejemplo la instrucción de </w:t>
        </w:r>
      </w:ins>
      <w:ins w:id="637" w:author="Gabriel Correa" w:date="2015-08-26T19:52:00Z">
        <w:r w:rsidR="00F00A63">
          <w:t>no encender un microondas con metales</w:t>
        </w:r>
      </w:ins>
      <w:ins w:id="638" w:author="Gabriel Correa" w:date="2015-08-26T17:54:00Z">
        <w:r w:rsidR="00B45967">
          <w:t xml:space="preserve"> </w:t>
        </w:r>
      </w:ins>
      <w:ins w:id="639" w:author="Gabriel Correa" w:date="2015-08-26T19:52:00Z">
        <w:r w:rsidR="00F00A63">
          <w:t xml:space="preserve">en su interior </w:t>
        </w:r>
      </w:ins>
      <w:ins w:id="640" w:author="Gabriel Correa" w:date="2015-08-26T17:54:00Z">
        <w:r w:rsidR="00B45967">
          <w:t>por razones de seguridad. Así mismo, en documentación de API hay instrucciones cr</w:t>
        </w:r>
      </w:ins>
      <w:ins w:id="641" w:author="Gabriel Correa" w:date="2015-08-26T17:55:00Z">
        <w:r w:rsidR="00B45967">
          <w:t xml:space="preserve">íticas o sugerencias importantes las cuales llamamos </w:t>
        </w:r>
        <w:r w:rsidR="00B45967">
          <w:rPr>
            <w:i/>
          </w:rPr>
          <w:t>directivas</w:t>
        </w:r>
      </w:ins>
      <w:ins w:id="642" w:author="Gabriel Correa" w:date="2015-08-26T17:56:00Z">
        <w:r w:rsidR="00E044E2">
          <w:t xml:space="preserve"> y no percatarse de ellas puede </w:t>
        </w:r>
      </w:ins>
      <w:ins w:id="643" w:author="Gabriel Correa" w:date="2015-08-26T17:58:00Z">
        <w:r w:rsidR="00EC4FF7">
          <w:t>ocasionar</w:t>
        </w:r>
      </w:ins>
      <w:ins w:id="644" w:author="Gabriel Correa" w:date="2015-08-26T17:56:00Z">
        <w:r w:rsidR="00E044E2">
          <w:t xml:space="preserve"> errores difíciles de solucionar posteriormente</w:t>
        </w:r>
      </w:ins>
      <w:ins w:id="645" w:author="Gabriel Correa" w:date="2015-08-26T17:57:00Z">
        <w:r w:rsidR="00E044E2">
          <w:t>.</w:t>
        </w:r>
      </w:ins>
      <w:ins w:id="646" w:author="Gabriel Correa" w:date="2015-08-26T18:05:00Z">
        <w:r w:rsidR="00EC4FF7">
          <w:t xml:space="preserve"> </w:t>
        </w:r>
        <w:r w:rsidR="00857A67">
          <w:t xml:space="preserve">Lo siguiente se entiende por </w:t>
        </w:r>
      </w:ins>
      <w:ins w:id="647" w:author="Gabriel Correa" w:date="2015-08-26T19:53:00Z">
        <w:r w:rsidR="00857A67">
          <w:t xml:space="preserve">una </w:t>
        </w:r>
      </w:ins>
      <w:ins w:id="648" w:author="Gabriel Correa" w:date="2015-08-26T18:05:00Z">
        <w:r w:rsidR="00EC4FF7">
          <w:t>directiva durante este trabajo:</w:t>
        </w:r>
      </w:ins>
    </w:p>
    <w:p w:rsidR="00122728" w:rsidRPr="00122728" w:rsidRDefault="00EE2482">
      <w:pPr>
        <w:pStyle w:val="Cita"/>
        <w:rPr>
          <w:ins w:id="649" w:author="Gabriel Correa" w:date="2015-08-26T18:36:00Z"/>
          <w:iCs/>
          <w:color w:val="262626" w:themeColor="text1" w:themeTint="D9"/>
          <w:sz w:val="22"/>
          <w:rPrChange w:id="650" w:author="Gabriel Correa" w:date="2015-08-26T18:36:00Z">
            <w:rPr>
              <w:ins w:id="651" w:author="Gabriel Correa" w:date="2015-08-26T18:36:00Z"/>
            </w:rPr>
          </w:rPrChange>
        </w:rPr>
        <w:pPrChange w:id="652" w:author="Gabriel Correa" w:date="2015-08-26T18:37:00Z">
          <w:pPr>
            <w:ind w:right="2246" w:firstLine="1134"/>
            <w:jc w:val="center"/>
          </w:pPr>
        </w:pPrChange>
      </w:pPr>
      <w:del w:id="653" w:author="Gabriel Correa" w:date="2015-08-26T18:22:00Z">
        <w:r w:rsidRPr="00122728" w:rsidDel="009A43E1">
          <w:rPr>
            <w:rStyle w:val="nfasis"/>
            <w:color w:val="262626" w:themeColor="text1" w:themeTint="D9"/>
            <w:sz w:val="22"/>
            <w:rPrChange w:id="654" w:author="Gabriel Correa" w:date="2015-08-26T18:36:00Z">
              <w:rPr>
                <w:rStyle w:val="CitaCar"/>
              </w:rPr>
            </w:rPrChange>
          </w:rPr>
          <w:delText>Una directiva es</w:delText>
        </w:r>
      </w:del>
      <w:ins w:id="655" w:author="Gabriel Correa" w:date="2015-08-26T18:22:00Z">
        <w:r w:rsidR="009A43E1" w:rsidRPr="00122728">
          <w:rPr>
            <w:rStyle w:val="nfasis"/>
            <w:color w:val="262626" w:themeColor="text1" w:themeTint="D9"/>
            <w:sz w:val="22"/>
            <w:rPrChange w:id="656" w:author="Gabriel Correa" w:date="2015-08-26T18:36:00Z">
              <w:rPr>
                <w:rStyle w:val="CitaCar"/>
              </w:rPr>
            </w:rPrChange>
          </w:rPr>
          <w:t xml:space="preserve">Las directivas de </w:t>
        </w:r>
      </w:ins>
      <w:ins w:id="657" w:author="Gabriel Correa" w:date="2015-08-26T18:23:00Z">
        <w:r w:rsidR="009A43E1" w:rsidRPr="00122728">
          <w:rPr>
            <w:rStyle w:val="nfasis"/>
            <w:color w:val="262626" w:themeColor="text1" w:themeTint="D9"/>
            <w:sz w:val="22"/>
            <w:rPrChange w:id="658" w:author="Gabriel Correa" w:date="2015-08-26T18:36:00Z">
              <w:rPr>
                <w:rStyle w:val="CitaCar"/>
              </w:rPr>
            </w:rPrChange>
          </w:rPr>
          <w:t>API son declaraciones</w:t>
        </w:r>
      </w:ins>
      <w:ins w:id="659" w:author="Gabriel Correa" w:date="2015-08-26T18:26:00Z">
        <w:r w:rsidR="009A43E1" w:rsidRPr="00122728">
          <w:rPr>
            <w:rStyle w:val="nfasis"/>
            <w:color w:val="262626" w:themeColor="text1" w:themeTint="D9"/>
            <w:sz w:val="22"/>
            <w:rPrChange w:id="660" w:author="Gabriel Correa" w:date="2015-08-26T18:36:00Z">
              <w:rPr>
                <w:rStyle w:val="CitaCar"/>
              </w:rPr>
            </w:rPrChange>
          </w:rPr>
          <w:t xml:space="preserve"> </w:t>
        </w:r>
      </w:ins>
      <w:ins w:id="661" w:author="Gabriel Correa" w:date="2015-08-26T18:29:00Z">
        <w:r w:rsidR="009A43E1" w:rsidRPr="00122728">
          <w:rPr>
            <w:rStyle w:val="nfasis"/>
            <w:color w:val="262626" w:themeColor="text1" w:themeTint="D9"/>
            <w:sz w:val="22"/>
            <w:rPrChange w:id="662" w:author="Gabriel Correa" w:date="2015-08-26T18:36:00Z">
              <w:rPr>
                <w:rStyle w:val="CitaCar"/>
              </w:rPr>
            </w:rPrChange>
          </w:rPr>
          <w:t xml:space="preserve">en lenguaje natural </w:t>
        </w:r>
      </w:ins>
      <w:ins w:id="663" w:author="Gabriel Correa" w:date="2015-08-26T18:27:00Z">
        <w:r w:rsidR="009A43E1" w:rsidRPr="00122728">
          <w:rPr>
            <w:rStyle w:val="nfasis"/>
            <w:color w:val="262626" w:themeColor="text1" w:themeTint="D9"/>
            <w:sz w:val="22"/>
            <w:rPrChange w:id="664" w:author="Gabriel Correa" w:date="2015-08-26T18:36:00Z">
              <w:rPr>
                <w:rStyle w:val="CitaCar"/>
              </w:rPr>
            </w:rPrChange>
          </w:rPr>
          <w:t xml:space="preserve">que permiten </w:t>
        </w:r>
      </w:ins>
      <w:ins w:id="665" w:author="Gabriel Correa" w:date="2015-08-26T18:31:00Z">
        <w:r w:rsidR="009A43E1" w:rsidRPr="00122728">
          <w:rPr>
            <w:rStyle w:val="nfasis"/>
            <w:color w:val="262626" w:themeColor="text1" w:themeTint="D9"/>
            <w:sz w:val="22"/>
            <w:rPrChange w:id="666" w:author="Gabriel Correa" w:date="2015-08-26T18:36:00Z">
              <w:rPr>
                <w:rStyle w:val="CitaCar"/>
              </w:rPr>
            </w:rPrChange>
          </w:rPr>
          <w:t xml:space="preserve">a </w:t>
        </w:r>
      </w:ins>
      <w:ins w:id="667" w:author="Gabriel Correa" w:date="2015-08-26T18:27:00Z">
        <w:r w:rsidR="009A43E1" w:rsidRPr="00122728">
          <w:rPr>
            <w:rStyle w:val="nfasis"/>
            <w:color w:val="262626" w:themeColor="text1" w:themeTint="D9"/>
            <w:sz w:val="22"/>
            <w:rPrChange w:id="668" w:author="Gabriel Correa" w:date="2015-08-26T18:36:00Z">
              <w:rPr>
                <w:rStyle w:val="CitaCar"/>
              </w:rPr>
            </w:rPrChange>
          </w:rPr>
          <w:t xml:space="preserve">los </w:t>
        </w:r>
      </w:ins>
      <w:ins w:id="669" w:author="Gabriel Correa" w:date="2015-08-26T18:26:00Z">
        <w:r w:rsidR="009A43E1" w:rsidRPr="00122728">
          <w:rPr>
            <w:rStyle w:val="nfasis"/>
            <w:color w:val="262626" w:themeColor="text1" w:themeTint="D9"/>
            <w:sz w:val="22"/>
            <w:rPrChange w:id="670" w:author="Gabriel Correa" w:date="2015-08-26T18:36:00Z">
              <w:rPr>
                <w:rStyle w:val="CitaCar"/>
              </w:rPr>
            </w:rPrChange>
          </w:rPr>
          <w:t>desarrolladores</w:t>
        </w:r>
      </w:ins>
      <w:ins w:id="671" w:author="Gabriel Correa" w:date="2015-08-26T18:27:00Z">
        <w:r w:rsidR="009A43E1" w:rsidRPr="00122728">
          <w:rPr>
            <w:rStyle w:val="nfasis"/>
            <w:color w:val="262626" w:themeColor="text1" w:themeTint="D9"/>
            <w:sz w:val="22"/>
            <w:rPrChange w:id="672" w:author="Gabriel Correa" w:date="2015-08-26T18:36:00Z">
              <w:rPr>
                <w:rStyle w:val="CitaCar"/>
              </w:rPr>
            </w:rPrChange>
          </w:rPr>
          <w:t xml:space="preserve"> </w:t>
        </w:r>
      </w:ins>
      <w:ins w:id="673" w:author="Gabriel Correa" w:date="2015-08-26T18:31:00Z">
        <w:r w:rsidR="009A43E1" w:rsidRPr="00122728">
          <w:rPr>
            <w:rStyle w:val="nfasis"/>
            <w:color w:val="262626" w:themeColor="text1" w:themeTint="D9"/>
            <w:sz w:val="22"/>
            <w:rPrChange w:id="674" w:author="Gabriel Correa" w:date="2015-08-26T18:36:00Z">
              <w:rPr>
                <w:rStyle w:val="CitaCar"/>
              </w:rPr>
            </w:rPrChange>
          </w:rPr>
          <w:t xml:space="preserve">ser </w:t>
        </w:r>
      </w:ins>
      <w:ins w:id="675" w:author="Gabriel Correa" w:date="2015-08-26T18:27:00Z">
        <w:r w:rsidR="009A43E1" w:rsidRPr="00122728">
          <w:rPr>
            <w:rStyle w:val="nfasis"/>
            <w:color w:val="262626" w:themeColor="text1" w:themeTint="D9"/>
            <w:sz w:val="22"/>
            <w:rPrChange w:id="676" w:author="Gabriel Correa" w:date="2015-08-26T18:36:00Z">
              <w:rPr>
                <w:rStyle w:val="CitaCar"/>
              </w:rPr>
            </w:rPrChange>
          </w:rPr>
          <w:t>con</w:t>
        </w:r>
      </w:ins>
      <w:ins w:id="677" w:author="Gabriel Correa" w:date="2015-08-26T18:30:00Z">
        <w:r w:rsidR="009A43E1" w:rsidRPr="00122728">
          <w:rPr>
            <w:rStyle w:val="nfasis"/>
            <w:color w:val="262626" w:themeColor="text1" w:themeTint="D9"/>
            <w:sz w:val="22"/>
            <w:rPrChange w:id="678" w:author="Gabriel Correa" w:date="2015-08-26T18:36:00Z">
              <w:rPr>
                <w:rStyle w:val="CitaCar"/>
              </w:rPr>
            </w:rPrChange>
          </w:rPr>
          <w:t>s</w:t>
        </w:r>
      </w:ins>
      <w:ins w:id="679" w:author="Gabriel Correa" w:date="2015-08-26T18:27:00Z">
        <w:r w:rsidR="009A43E1" w:rsidRPr="00122728">
          <w:rPr>
            <w:rStyle w:val="nfasis"/>
            <w:color w:val="262626" w:themeColor="text1" w:themeTint="D9"/>
            <w:sz w:val="22"/>
            <w:rPrChange w:id="680" w:author="Gabriel Correa" w:date="2015-08-26T18:36:00Z">
              <w:rPr>
                <w:rStyle w:val="CitaCar"/>
              </w:rPr>
            </w:rPrChange>
          </w:rPr>
          <w:t xml:space="preserve">cientes de las </w:t>
        </w:r>
      </w:ins>
      <w:ins w:id="681" w:author="Gabriel Correa" w:date="2015-08-26T18:32:00Z">
        <w:r w:rsidR="009A43E1" w:rsidRPr="00122728">
          <w:rPr>
            <w:rStyle w:val="nfasis"/>
            <w:color w:val="262626" w:themeColor="text1" w:themeTint="D9"/>
            <w:sz w:val="22"/>
            <w:rPrChange w:id="682" w:author="Gabriel Correa" w:date="2015-08-26T18:36:00Z">
              <w:rPr>
                <w:rStyle w:val="CitaCar"/>
              </w:rPr>
            </w:rPrChange>
          </w:rPr>
          <w:t xml:space="preserve">instrucciones y restricciones </w:t>
        </w:r>
      </w:ins>
      <w:ins w:id="683" w:author="Gabriel Correa" w:date="2015-08-26T18:29:00Z">
        <w:r w:rsidR="009A43E1" w:rsidRPr="00682F82">
          <w:rPr>
            <w:rStyle w:val="nfasis"/>
            <w:color w:val="262626" w:themeColor="text1" w:themeTint="D9"/>
            <w:sz w:val="22"/>
            <w:rPrChange w:id="684" w:author="Gabriel Correa" w:date="2015-08-27T12:41:00Z">
              <w:rPr>
                <w:rStyle w:val="CitaCar"/>
              </w:rPr>
            </w:rPrChange>
          </w:rPr>
          <w:t xml:space="preserve">relacionadas </w:t>
        </w:r>
      </w:ins>
      <w:ins w:id="685" w:author="Gabriel Correa" w:date="2015-08-26T19:53:00Z">
        <w:r w:rsidR="00857A67" w:rsidRPr="00682F82">
          <w:rPr>
            <w:rStyle w:val="nfasis"/>
            <w:color w:val="262626" w:themeColor="text1" w:themeTint="D9"/>
            <w:sz w:val="22"/>
          </w:rPr>
          <w:t>con el</w:t>
        </w:r>
      </w:ins>
      <w:ins w:id="686" w:author="Gabriel Correa" w:date="2015-08-26T18:29:00Z">
        <w:r w:rsidR="009A43E1" w:rsidRPr="00682F82">
          <w:rPr>
            <w:rStyle w:val="nfasis"/>
            <w:color w:val="262626" w:themeColor="text1" w:themeTint="D9"/>
            <w:sz w:val="22"/>
            <w:rPrChange w:id="687" w:author="Gabriel Correa" w:date="2015-08-27T12:41:00Z">
              <w:rPr>
                <w:rStyle w:val="CitaCar"/>
              </w:rPr>
            </w:rPrChange>
          </w:rPr>
          <w:t xml:space="preserve"> uso</w:t>
        </w:r>
        <w:r w:rsidR="009A43E1" w:rsidRPr="00122728">
          <w:rPr>
            <w:rStyle w:val="nfasis"/>
            <w:color w:val="262626" w:themeColor="text1" w:themeTint="D9"/>
            <w:sz w:val="22"/>
            <w:rPrChange w:id="688" w:author="Gabriel Correa" w:date="2015-08-26T18:36:00Z">
              <w:rPr>
                <w:rStyle w:val="CitaCar"/>
              </w:rPr>
            </w:rPrChange>
          </w:rPr>
          <w:t xml:space="preserve"> de una API.</w:t>
        </w:r>
      </w:ins>
      <w:del w:id="689" w:author="Gabriel Correa" w:date="2015-08-26T18:32:00Z">
        <w:r w:rsidRPr="00122728" w:rsidDel="009A43E1">
          <w:rPr>
            <w:rStyle w:val="nfasis"/>
            <w:color w:val="262626" w:themeColor="text1" w:themeTint="D9"/>
            <w:sz w:val="22"/>
            <w:rPrChange w:id="690" w:author="Gabriel Correa" w:date="2015-08-26T18:36:00Z">
              <w:rPr>
                <w:rStyle w:val="CitaCar"/>
              </w:rPr>
            </w:rPrChange>
          </w:rPr>
          <w:delText xml:space="preserve"> … [[definición corta aca]].  .. [[Para una explicación detallada del concepto ver [°n] o Anexo/Directivas]]</w:delText>
        </w:r>
      </w:del>
    </w:p>
    <w:p w:rsidR="00D52236" w:rsidRDefault="006E4F2A">
      <w:pPr>
        <w:rPr>
          <w:ins w:id="691" w:author="Gabriel Correa" w:date="2015-08-26T20:06:00Z"/>
        </w:rPr>
        <w:pPrChange w:id="692" w:author="Gabriel Correa" w:date="2015-08-26T20:49:00Z">
          <w:pPr>
            <w:ind w:right="2246" w:firstLine="1134"/>
            <w:jc w:val="center"/>
          </w:pPr>
        </w:pPrChange>
      </w:pPr>
      <w:ins w:id="693" w:author="Gabriel Correa" w:date="2015-08-26T20:42:00Z">
        <w:r>
          <w:t>Como se mencionó,</w:t>
        </w:r>
      </w:ins>
      <w:ins w:id="694" w:author="Gabriel Correa" w:date="2015-08-26T19:54:00Z">
        <w:r w:rsidR="00152E62">
          <w:t xml:space="preserve"> </w:t>
        </w:r>
      </w:ins>
      <w:ins w:id="695" w:author="Gabriel Correa" w:date="2015-08-26T20:42:00Z">
        <w:r>
          <w:t xml:space="preserve">las </w:t>
        </w:r>
      </w:ins>
      <w:ins w:id="696" w:author="Gabriel Correa" w:date="2015-08-26T19:54:00Z">
        <w:r>
          <w:t>directivas</w:t>
        </w:r>
      </w:ins>
      <w:ins w:id="697" w:author="Gabriel Correa" w:date="2015-08-26T20:42:00Z">
        <w:r>
          <w:t xml:space="preserve"> </w:t>
        </w:r>
      </w:ins>
      <w:ins w:id="698" w:author="Gabriel Correa" w:date="2015-08-26T19:56:00Z">
        <w:r w:rsidR="005A7B2A">
          <w:t>pueden pasar desapercibidas para un desarrollador que est</w:t>
        </w:r>
      </w:ins>
      <w:ins w:id="699" w:author="Gabriel Correa" w:date="2015-08-26T19:57:00Z">
        <w:r w:rsidR="005A7B2A">
          <w:t>á revisando la documentación</w:t>
        </w:r>
      </w:ins>
      <w:ins w:id="700" w:author="Gabriel Correa" w:date="2015-08-26T19:58:00Z">
        <w:r w:rsidR="005A7B2A">
          <w:t xml:space="preserve">. </w:t>
        </w:r>
      </w:ins>
      <w:ins w:id="701" w:author="Gabriel Correa" w:date="2015-08-26T20:01:00Z">
        <w:r w:rsidR="00D52236">
          <w:t xml:space="preserve">Algunas funcionalidades de API </w:t>
        </w:r>
      </w:ins>
      <w:ins w:id="702" w:author="Gabriel Correa" w:date="2015-08-26T20:44:00Z">
        <w:r>
          <w:t xml:space="preserve">son documentadas en extensos párrafos </w:t>
        </w:r>
      </w:ins>
      <w:ins w:id="703" w:author="Gabriel Correa" w:date="2015-08-26T20:45:00Z">
        <w:r>
          <w:t>donde</w:t>
        </w:r>
      </w:ins>
      <w:ins w:id="704" w:author="Gabriel Correa" w:date="2015-08-26T20:02:00Z">
        <w:r w:rsidR="00D52236">
          <w:t xml:space="preserve"> </w:t>
        </w:r>
      </w:ins>
      <w:ins w:id="705" w:author="Gabriel Correa" w:date="2015-08-26T20:03:00Z">
        <w:r w:rsidR="00D52236">
          <w:t xml:space="preserve">las directivas no se encuentran destacadas de ninguna forma como </w:t>
        </w:r>
      </w:ins>
      <w:ins w:id="706" w:author="Gabriel Correa" w:date="2015-08-26T20:04:00Z">
        <w:r w:rsidR="00D52236">
          <w:t xml:space="preserve">lo muestra la </w:t>
        </w:r>
      </w:ins>
      <w:ins w:id="707" w:author="Gabriel Correa" w:date="2015-08-26T21:23:00Z">
        <w:r w:rsidR="00662412">
          <w:fldChar w:fldCharType="begin"/>
        </w:r>
        <w:r w:rsidR="00662412">
          <w:instrText xml:space="preserve"> REF _Ref428387532 \h </w:instrText>
        </w:r>
      </w:ins>
      <w:r w:rsidR="00662412">
        <w:fldChar w:fldCharType="separate"/>
      </w:r>
      <w:ins w:id="708" w:author="Gabriel Correa" w:date="2015-08-27T12:50:00Z">
        <w:r w:rsidR="00763E46">
          <w:t xml:space="preserve">Imagen </w:t>
        </w:r>
        <w:r w:rsidR="00763E46">
          <w:rPr>
            <w:noProof/>
          </w:rPr>
          <w:t>1</w:t>
        </w:r>
        <w:r w:rsidR="00763E46">
          <w:t>.</w:t>
        </w:r>
        <w:r w:rsidR="00763E46">
          <w:rPr>
            <w:noProof/>
          </w:rPr>
          <w:t>2</w:t>
        </w:r>
      </w:ins>
      <w:ins w:id="709" w:author="Gabriel Correa" w:date="2015-08-26T21:23:00Z">
        <w:r w:rsidR="00662412">
          <w:fldChar w:fldCharType="end"/>
        </w:r>
        <w:r w:rsidR="00662412">
          <w:t xml:space="preserve"> </w:t>
        </w:r>
      </w:ins>
      <w:ins w:id="710" w:author="Gabriel Correa" w:date="2015-08-26T20:29:00Z">
        <w:r w:rsidR="00DE22E0">
          <w:t>donde hay una instrucci</w:t>
        </w:r>
      </w:ins>
      <w:ins w:id="711" w:author="Gabriel Correa" w:date="2015-08-26T20:30:00Z">
        <w:r w:rsidR="00DE22E0">
          <w:t xml:space="preserve">ón importante </w:t>
        </w:r>
        <w:proofErr w:type="gramStart"/>
        <w:r w:rsidR="00DE22E0">
          <w:t>entremedio</w:t>
        </w:r>
        <w:proofErr w:type="gramEnd"/>
        <w:r w:rsidR="00DE22E0">
          <w:t xml:space="preserve"> de otras frases</w:t>
        </w:r>
      </w:ins>
      <w:ins w:id="712" w:author="Gabriel Correa" w:date="2015-08-26T20:04:00Z">
        <w:r>
          <w:t>.</w:t>
        </w:r>
      </w:ins>
      <w:ins w:id="713" w:author="Gabriel Correa" w:date="2015-08-26T20:47:00Z">
        <w:r w:rsidR="00D200B5">
          <w:t xml:space="preserve"> Todo esto se traduce a un probable aumento de errores de código, tiempo solucionando </w:t>
        </w:r>
        <w:r w:rsidR="00D200B5" w:rsidRPr="00D200B5">
          <w:rPr>
            <w:i/>
            <w:rPrChange w:id="714" w:author="Gabriel Correa" w:date="2015-08-26T20:49:00Z">
              <w:rPr/>
            </w:rPrChange>
          </w:rPr>
          <w:t>bugs</w:t>
        </w:r>
      </w:ins>
      <w:ins w:id="715" w:author="Gabriel Correa" w:date="2015-08-26T20:48:00Z">
        <w:r w:rsidR="00D200B5">
          <w:t xml:space="preserve"> y problemas de</w:t>
        </w:r>
      </w:ins>
      <w:ins w:id="716" w:author="Gabriel Correa" w:date="2015-08-26T20:47:00Z">
        <w:r w:rsidR="00D200B5">
          <w:t xml:space="preserve"> mantenimiento del c</w:t>
        </w:r>
      </w:ins>
      <w:ins w:id="717" w:author="Gabriel Correa" w:date="2015-08-26T20:48:00Z">
        <w:r w:rsidR="00D200B5">
          <w:t>ódigo</w:t>
        </w:r>
      </w:ins>
      <w:customXmlInsRangeStart w:id="718" w:author="Gabriel Correa" w:date="2015-08-26T21:11:00Z"/>
      <w:sdt>
        <w:sdtPr>
          <w:id w:val="-1966805320"/>
          <w:citation/>
        </w:sdtPr>
        <w:sdtContent>
          <w:customXmlInsRangeEnd w:id="718"/>
          <w:ins w:id="719" w:author="Gabriel Correa" w:date="2015-08-26T21:11:00Z">
            <w:r w:rsidR="00CD7C36">
              <w:fldChar w:fldCharType="begin"/>
            </w:r>
            <w:r w:rsidR="00CD7C36">
              <w:instrText xml:space="preserve"> CITATION UDe09_2 \l 13322 </w:instrText>
            </w:r>
          </w:ins>
          <w:r w:rsidR="00CD7C36">
            <w:fldChar w:fldCharType="separate"/>
          </w:r>
          <w:ins w:id="720" w:author="Gabriel Correa" w:date="2015-08-27T12:50:00Z">
            <w:r w:rsidR="00763E46">
              <w:rPr>
                <w:noProof/>
              </w:rPr>
              <w:t xml:space="preserve"> [</w:t>
            </w:r>
            <w:r w:rsidR="00763E46">
              <w:rPr>
                <w:noProof/>
              </w:rPr>
              <w:fldChar w:fldCharType="begin"/>
            </w:r>
            <w:r w:rsidR="00763E46">
              <w:rPr>
                <w:noProof/>
              </w:rPr>
              <w:instrText xml:space="preserve"> HYPERLINK "" \l "UDe09_2" </w:instrText>
            </w:r>
            <w:r w:rsidR="00763E46">
              <w:rPr>
                <w:noProof/>
              </w:rPr>
              <w:fldChar w:fldCharType="separate"/>
            </w:r>
            <w:r w:rsidR="00763E46" w:rsidRPr="00763E46">
              <w:rPr>
                <w:rStyle w:val="CodeUsercreatedCar"/>
                <w:noProof/>
                <w:shd w:val="clear" w:color="auto" w:fill="auto"/>
                <w:lang w:val="es-CL"/>
                <w:rPrChange w:id="721" w:author="Gabriel Correa" w:date="2015-08-27T12:50:00Z">
                  <w:rPr>
                    <w:rStyle w:val="CodeUsercreatedCar"/>
                  </w:rPr>
                </w:rPrChange>
              </w:rPr>
              <w:t>1</w:t>
            </w:r>
            <w:r w:rsidR="00763E46">
              <w:rPr>
                <w:noProof/>
              </w:rPr>
              <w:fldChar w:fldCharType="end"/>
            </w:r>
            <w:r w:rsidR="00763E46">
              <w:rPr>
                <w:noProof/>
              </w:rPr>
              <w:t>]</w:t>
            </w:r>
          </w:ins>
          <w:ins w:id="722" w:author="Gabriel Correa" w:date="2015-08-26T21:11:00Z">
            <w:r w:rsidR="00CD7C36">
              <w:fldChar w:fldCharType="end"/>
            </w:r>
          </w:ins>
          <w:customXmlInsRangeStart w:id="723" w:author="Gabriel Correa" w:date="2015-08-26T21:11:00Z"/>
        </w:sdtContent>
      </w:sdt>
      <w:customXmlInsRangeEnd w:id="723"/>
      <w:ins w:id="724" w:author="Gabriel Correa" w:date="2015-08-26T20:49:00Z">
        <w:r w:rsidR="00D200B5">
          <w:t>.</w:t>
        </w:r>
      </w:ins>
    </w:p>
    <w:p w:rsidR="00EC4FF7" w:rsidRDefault="00DE22E0">
      <w:pPr>
        <w:rPr>
          <w:ins w:id="725" w:author="Gabriel Correa" w:date="2015-08-26T21:15:00Z"/>
        </w:rPr>
        <w:pPrChange w:id="726" w:author="Gabriel Correa" w:date="2015-08-26T20:51:00Z">
          <w:pPr>
            <w:ind w:right="2246" w:firstLine="1134"/>
            <w:jc w:val="center"/>
          </w:pPr>
        </w:pPrChange>
      </w:pPr>
      <w:ins w:id="727" w:author="Gabriel Correa" w:date="2015-08-26T20:31:00Z">
        <w:r>
          <w:t xml:space="preserve">Este problema se presenta en mayor manera para un </w:t>
        </w:r>
      </w:ins>
      <w:ins w:id="728" w:author="Gabriel Correa" w:date="2015-08-26T20:32:00Z">
        <w:r>
          <w:t>desarrollador con prisa, o que no tiene el tiempo suficiente para conocer a fondo todas las librer</w:t>
        </w:r>
      </w:ins>
      <w:ins w:id="729" w:author="Gabriel Correa" w:date="2015-08-26T20:33:00Z">
        <w:r>
          <w:t xml:space="preserve">ías externas que </w:t>
        </w:r>
      </w:ins>
      <w:ins w:id="730" w:author="Gabriel Correa" w:date="2015-08-26T20:34:00Z">
        <w:r>
          <w:t xml:space="preserve">puede </w:t>
        </w:r>
      </w:ins>
      <w:ins w:id="731" w:author="Gabriel Correa" w:date="2015-08-26T20:33:00Z">
        <w:r>
          <w:t>es</w:t>
        </w:r>
      </w:ins>
      <w:ins w:id="732" w:author="Gabriel Correa" w:date="2015-08-26T20:34:00Z">
        <w:r>
          <w:t>tar</w:t>
        </w:r>
      </w:ins>
      <w:ins w:id="733" w:author="Gabriel Correa" w:date="2015-08-26T20:33:00Z">
        <w:r>
          <w:t xml:space="preserve"> </w:t>
        </w:r>
      </w:ins>
      <w:ins w:id="734" w:author="Gabriel Correa" w:date="2015-08-26T20:34:00Z">
        <w:r>
          <w:t>usando</w:t>
        </w:r>
      </w:ins>
      <w:ins w:id="735" w:author="Gabriel Correa" w:date="2015-08-26T20:32:00Z">
        <w:r>
          <w:t xml:space="preserve">. </w:t>
        </w:r>
      </w:ins>
      <w:ins w:id="736"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737" w:author="Gabriel Correa" w:date="2015-08-26T20:07:00Z">
        <w:r w:rsidR="00D52236">
          <w:t xml:space="preserve"> </w:t>
        </w:r>
      </w:ins>
      <w:ins w:id="738" w:author="Gabriel Correa" w:date="2015-08-26T20:26:00Z">
        <w:r w:rsidR="001263B6">
          <w:t>Puede ocurrir que u</w:t>
        </w:r>
      </w:ins>
      <w:ins w:id="739" w:author="Gabriel Correa" w:date="2015-08-26T20:25:00Z">
        <w:r w:rsidR="001263B6">
          <w:t>n desarrollador</w:t>
        </w:r>
      </w:ins>
      <w:ins w:id="740" w:author="Gabriel Correa" w:date="2015-08-26T20:07:00Z">
        <w:r w:rsidR="00D52236">
          <w:t xml:space="preserve"> </w:t>
        </w:r>
      </w:ins>
      <w:ins w:id="741" w:author="Gabriel Correa" w:date="2015-08-26T20:26:00Z">
        <w:r w:rsidR="001263B6">
          <w:t xml:space="preserve">no realice </w:t>
        </w:r>
      </w:ins>
      <w:ins w:id="742" w:author="Gabriel Correa" w:date="2015-08-26T20:07:00Z">
        <w:r w:rsidR="00D52236">
          <w:t xml:space="preserve">una lectura </w:t>
        </w:r>
      </w:ins>
      <w:ins w:id="743" w:author="Gabriel Correa" w:date="2015-08-26T20:27:00Z">
        <w:r w:rsidR="00A72318">
          <w:t xml:space="preserve">completa </w:t>
        </w:r>
      </w:ins>
      <w:ins w:id="744" w:author="Gabriel Correa" w:date="2015-08-26T20:07:00Z">
        <w:r w:rsidR="00D52236">
          <w:t>d</w:t>
        </w:r>
        <w:r w:rsidR="00A72318">
          <w:t xml:space="preserve">e </w:t>
        </w:r>
      </w:ins>
      <w:ins w:id="745" w:author="Gabriel Correa" w:date="2015-08-26T20:27:00Z">
        <w:r w:rsidR="00A72318">
          <w:t>la</w:t>
        </w:r>
      </w:ins>
      <w:ins w:id="746" w:author="Gabriel Correa" w:date="2015-08-26T20:07:00Z">
        <w:r w:rsidR="00D52236">
          <w:t xml:space="preserve"> documentación, más bien </w:t>
        </w:r>
      </w:ins>
      <w:ins w:id="747" w:author="Gabriel Correa" w:date="2015-08-26T20:27:00Z">
        <w:r w:rsidR="00A72318">
          <w:t>prefiriendo</w:t>
        </w:r>
      </w:ins>
      <w:ins w:id="748" w:author="Gabriel Correa" w:date="2015-08-26T20:07:00Z">
        <w:r w:rsidR="00A72318">
          <w:t xml:space="preserve"> revisar</w:t>
        </w:r>
      </w:ins>
      <w:ins w:id="749" w:author="Gabriel Correa" w:date="2015-08-26T20:28:00Z">
        <w:r w:rsidR="00A72318">
          <w:t xml:space="preserve">la </w:t>
        </w:r>
      </w:ins>
      <w:ins w:id="750" w:author="Gabriel Correa" w:date="2015-08-26T20:08:00Z">
        <w:r w:rsidR="00D52236">
          <w:t xml:space="preserve">cuando la </w:t>
        </w:r>
      </w:ins>
      <w:ins w:id="751" w:author="Gabriel Correa" w:date="2015-08-26T20:27:00Z">
        <w:r w:rsidR="00A72318">
          <w:t>necesit</w:t>
        </w:r>
      </w:ins>
      <w:ins w:id="752" w:author="Gabriel Correa" w:date="2015-08-26T20:28:00Z">
        <w:r w:rsidR="00A72318">
          <w:t>e</w:t>
        </w:r>
      </w:ins>
      <w:ins w:id="753" w:author="Gabriel Correa" w:date="2015-08-26T20:27:00Z">
        <w:r w:rsidR="00A72318">
          <w:t xml:space="preserve"> </w:t>
        </w:r>
      </w:ins>
      <w:ins w:id="754" w:author="Gabriel Correa" w:date="2015-08-26T20:08:00Z">
        <w:r w:rsidR="00D52236">
          <w:t xml:space="preserve">para </w:t>
        </w:r>
      </w:ins>
      <w:ins w:id="755" w:author="Gabriel Correa" w:date="2015-08-26T20:09:00Z">
        <w:r w:rsidR="00D52236">
          <w:t xml:space="preserve">comprender funcionalidades puntuales. Esto es referido </w:t>
        </w:r>
      </w:ins>
      <w:ins w:id="756" w:author="Gabriel Correa" w:date="2015-08-26T20:29:00Z">
        <w:r w:rsidR="00D50793">
          <w:t>de la forma</w:t>
        </w:r>
      </w:ins>
      <w:ins w:id="757" w:author="Gabriel Correa" w:date="2015-08-26T20:09:00Z">
        <w:r w:rsidR="00D52236">
          <w:t xml:space="preserve"> </w:t>
        </w:r>
        <w:r w:rsidR="00D52236" w:rsidRPr="000677EA">
          <w:rPr>
            <w:rStyle w:val="CitaCar"/>
            <w:rPrChange w:id="758" w:author="Gabriel Correa" w:date="2015-08-26T20:20:00Z">
              <w:rPr/>
            </w:rPrChange>
          </w:rPr>
          <w:t>‘</w:t>
        </w:r>
      </w:ins>
      <w:ins w:id="759" w:author="Gabriel Correa" w:date="2015-08-26T20:11:00Z">
        <w:r w:rsidR="00D52236" w:rsidRPr="000677EA">
          <w:rPr>
            <w:rStyle w:val="CitaCar"/>
            <w:rPrChange w:id="760" w:author="Gabriel Correa" w:date="2015-08-26T20:20:00Z">
              <w:rPr/>
            </w:rPrChange>
          </w:rPr>
          <w:t xml:space="preserve">explore </w:t>
        </w:r>
        <w:proofErr w:type="spellStart"/>
        <w:r w:rsidR="00D52236" w:rsidRPr="000677EA">
          <w:rPr>
            <w:rStyle w:val="CitaCar"/>
            <w:rPrChange w:id="761" w:author="Gabriel Correa" w:date="2015-08-26T20:20:00Z">
              <w:rPr/>
            </w:rPrChange>
          </w:rPr>
          <w:t>documentation</w:t>
        </w:r>
        <w:proofErr w:type="spellEnd"/>
        <w:r w:rsidR="00D52236" w:rsidRPr="000677EA">
          <w:rPr>
            <w:rStyle w:val="CitaCar"/>
            <w:rPrChange w:id="762" w:author="Gabriel Correa" w:date="2015-08-26T20:20:00Z">
              <w:rPr/>
            </w:rPrChange>
          </w:rPr>
          <w:t xml:space="preserve"> </w:t>
        </w:r>
        <w:proofErr w:type="spellStart"/>
        <w:r w:rsidR="00D52236" w:rsidRPr="000677EA">
          <w:rPr>
            <w:rStyle w:val="CitaCar"/>
            <w:rPrChange w:id="763" w:author="Gabriel Correa" w:date="2015-08-26T20:20:00Z">
              <w:rPr/>
            </w:rPrChange>
          </w:rPr>
          <w:t>with</w:t>
        </w:r>
        <w:proofErr w:type="spellEnd"/>
        <w:r w:rsidR="00D52236" w:rsidRPr="000677EA">
          <w:rPr>
            <w:rStyle w:val="CitaCar"/>
            <w:rPrChange w:id="764" w:author="Gabriel Correa" w:date="2015-08-26T20:20:00Z">
              <w:rPr/>
            </w:rPrChange>
          </w:rPr>
          <w:t xml:space="preserve"> </w:t>
        </w:r>
        <w:proofErr w:type="spellStart"/>
        <w:r w:rsidR="00D52236" w:rsidRPr="000677EA">
          <w:rPr>
            <w:rStyle w:val="CitaCar"/>
            <w:rPrChange w:id="765" w:author="Gabriel Correa" w:date="2015-08-26T20:20:00Z">
              <w:rPr/>
            </w:rPrChange>
          </w:rPr>
          <w:t>an</w:t>
        </w:r>
        <w:proofErr w:type="spellEnd"/>
        <w:r w:rsidR="00D52236" w:rsidRPr="000677EA">
          <w:rPr>
            <w:rStyle w:val="CitaCar"/>
            <w:rPrChange w:id="766" w:author="Gabriel Correa" w:date="2015-08-26T20:20:00Z">
              <w:rPr/>
            </w:rPrChange>
          </w:rPr>
          <w:t xml:space="preserve"> “as-</w:t>
        </w:r>
        <w:proofErr w:type="spellStart"/>
        <w:r w:rsidR="00D52236" w:rsidRPr="000677EA">
          <w:rPr>
            <w:rStyle w:val="CitaCar"/>
            <w:rPrChange w:id="767" w:author="Gabriel Correa" w:date="2015-08-26T20:20:00Z">
              <w:rPr/>
            </w:rPrChange>
          </w:rPr>
          <w:t>needed</w:t>
        </w:r>
        <w:proofErr w:type="spellEnd"/>
        <w:r w:rsidR="00D52236" w:rsidRPr="000677EA">
          <w:rPr>
            <w:rStyle w:val="CitaCar"/>
            <w:rPrChange w:id="768" w:author="Gabriel Correa" w:date="2015-08-26T20:20:00Z">
              <w:rPr/>
            </w:rPrChange>
          </w:rPr>
          <w:t xml:space="preserve">” </w:t>
        </w:r>
        <w:proofErr w:type="spellStart"/>
        <w:r w:rsidR="00D52236" w:rsidRPr="000677EA">
          <w:rPr>
            <w:rStyle w:val="CitaCar"/>
            <w:rPrChange w:id="769" w:author="Gabriel Correa" w:date="2015-08-26T20:20:00Z">
              <w:rPr/>
            </w:rPrChange>
          </w:rPr>
          <w:t>strategy</w:t>
        </w:r>
      </w:ins>
      <w:proofErr w:type="spellEnd"/>
      <w:ins w:id="770" w:author="Gabriel Correa" w:date="2015-08-26T20:09:00Z">
        <w:r w:rsidR="00D52236" w:rsidRPr="000677EA">
          <w:rPr>
            <w:rStyle w:val="CitaCar"/>
            <w:rPrChange w:id="771" w:author="Gabriel Correa" w:date="2015-08-26T20:20:00Z">
              <w:rPr/>
            </w:rPrChange>
          </w:rPr>
          <w:t>’</w:t>
        </w:r>
      </w:ins>
      <w:ins w:id="772" w:author="Gabriel Correa" w:date="2015-08-26T20:12:00Z">
        <w:r w:rsidR="00363146" w:rsidRPr="000677EA">
          <w:rPr>
            <w:rStyle w:val="CitaCar"/>
            <w:rPrChange w:id="773" w:author="Gabriel Correa" w:date="2015-08-26T20:20:00Z">
              <w:rPr/>
            </w:rPrChange>
          </w:rPr>
          <w:t xml:space="preserve"> </w:t>
        </w:r>
        <w:r w:rsidR="00363146">
          <w:t xml:space="preserve">por </w:t>
        </w:r>
      </w:ins>
      <w:proofErr w:type="spellStart"/>
      <w:ins w:id="774" w:author="Gabriel Correa" w:date="2015-08-26T20:13:00Z">
        <w:r w:rsidR="00363146">
          <w:t>Soloway</w:t>
        </w:r>
        <w:proofErr w:type="spellEnd"/>
        <w:r w:rsidR="00363146">
          <w:t xml:space="preserve"> et al. </w:t>
        </w:r>
      </w:ins>
      <w:customXmlInsRangeStart w:id="775" w:author="Gabriel Correa" w:date="2015-08-26T20:18:00Z"/>
      <w:sdt>
        <w:sdtPr>
          <w:id w:val="-1448921319"/>
          <w:citation/>
        </w:sdtPr>
        <w:sdtContent>
          <w:customXmlInsRangeEnd w:id="775"/>
          <w:ins w:id="776" w:author="Gabriel Correa" w:date="2015-08-26T20:18:00Z">
            <w:r w:rsidR="00363146">
              <w:fldChar w:fldCharType="begin"/>
            </w:r>
            <w:r w:rsidR="00363146">
              <w:instrText xml:space="preserve"> CITATION ESo88 \l 13322 </w:instrText>
            </w:r>
          </w:ins>
          <w:r w:rsidR="00363146">
            <w:fldChar w:fldCharType="separate"/>
          </w:r>
          <w:ins w:id="777" w:author="Gabriel Correa" w:date="2015-08-27T12:50:00Z">
            <w:r w:rsidR="00763E46">
              <w:rPr>
                <w:noProof/>
              </w:rPr>
              <w:t>[</w:t>
            </w:r>
            <w:r w:rsidR="00763E46">
              <w:rPr>
                <w:noProof/>
              </w:rPr>
              <w:fldChar w:fldCharType="begin"/>
            </w:r>
            <w:r w:rsidR="00763E46">
              <w:rPr>
                <w:noProof/>
              </w:rPr>
              <w:instrText xml:space="preserve"> HYPERLINK "" \l "ESo88" </w:instrText>
            </w:r>
            <w:r w:rsidR="00763E46">
              <w:rPr>
                <w:noProof/>
              </w:rPr>
              <w:fldChar w:fldCharType="separate"/>
            </w:r>
            <w:r w:rsidR="00763E46" w:rsidRPr="00763E46">
              <w:rPr>
                <w:rStyle w:val="CodeUsercreatedCar"/>
                <w:noProof/>
                <w:shd w:val="clear" w:color="auto" w:fill="auto"/>
                <w:lang w:val="es-CL"/>
                <w:rPrChange w:id="778" w:author="Gabriel Correa" w:date="2015-08-27T12:50:00Z">
                  <w:rPr>
                    <w:rStyle w:val="CodeUsercreatedCar"/>
                  </w:rPr>
                </w:rPrChange>
              </w:rPr>
              <w:t>2</w:t>
            </w:r>
            <w:r w:rsidR="00763E46">
              <w:rPr>
                <w:noProof/>
              </w:rPr>
              <w:fldChar w:fldCharType="end"/>
            </w:r>
            <w:r w:rsidR="00763E46">
              <w:rPr>
                <w:noProof/>
              </w:rPr>
              <w:t>]</w:t>
            </w:r>
          </w:ins>
          <w:ins w:id="779" w:author="Gabriel Correa" w:date="2015-08-26T20:18:00Z">
            <w:r w:rsidR="00363146">
              <w:fldChar w:fldCharType="end"/>
            </w:r>
          </w:ins>
          <w:customXmlInsRangeStart w:id="780" w:author="Gabriel Correa" w:date="2015-08-26T20:18:00Z"/>
        </w:sdtContent>
      </w:sdt>
      <w:customXmlInsRangeEnd w:id="780"/>
    </w:p>
    <w:p w:rsidR="00BF56A9" w:rsidRDefault="00BF56A9">
      <w:pPr>
        <w:keepNext/>
        <w:jc w:val="center"/>
        <w:rPr>
          <w:ins w:id="781" w:author="Gabriel Correa" w:date="2015-08-26T21:21:00Z"/>
        </w:rPr>
        <w:pPrChange w:id="782" w:author="Gabriel Correa" w:date="2015-08-26T21:21:00Z">
          <w:pPr>
            <w:jc w:val="center"/>
          </w:pPr>
        </w:pPrChange>
      </w:pPr>
      <w:ins w:id="783" w:author="Gabriel Correa" w:date="2015-08-26T21:20:00Z">
        <w:r>
          <w:rPr>
            <w:noProof/>
          </w:rPr>
          <w:lastRenderedPageBreak/>
          <w:drawing>
            <wp:inline distT="0" distB="0" distL="0" distR="0" wp14:anchorId="6295DCC2" wp14:editId="2A42F936">
              <wp:extent cx="4174435" cy="2986685"/>
              <wp:effectExtent l="0" t="0" r="0" b="444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4">
                        <a:extLst>
                          <a:ext uri="{28A0092B-C50C-407E-A947-70E740481C1C}">
                            <a14:useLocalDpi xmlns:a14="http://schemas.microsoft.com/office/drawing/2010/main" val="0"/>
                          </a:ext>
                        </a:extLst>
                      </a:blip>
                      <a:stretch>
                        <a:fillRect/>
                      </a:stretch>
                    </pic:blipFill>
                    <pic:spPr>
                      <a:xfrm>
                        <a:off x="0" y="0"/>
                        <a:ext cx="4191352" cy="2998788"/>
                      </a:xfrm>
                      <a:prstGeom prst="rect">
                        <a:avLst/>
                      </a:prstGeom>
                    </pic:spPr>
                  </pic:pic>
                </a:graphicData>
              </a:graphic>
            </wp:inline>
          </w:drawing>
        </w:r>
      </w:ins>
    </w:p>
    <w:p w:rsidR="00BF56A9" w:rsidRDefault="00BF56A9">
      <w:pPr>
        <w:pStyle w:val="Epgrafe"/>
        <w:ind w:left="993" w:right="758"/>
        <w:jc w:val="center"/>
        <w:rPr>
          <w:ins w:id="784" w:author="Gabriel Correa" w:date="2015-08-26T21:15:00Z"/>
        </w:rPr>
        <w:pPrChange w:id="785" w:author="Gabriel Correa" w:date="2015-08-26T21:21:00Z">
          <w:pPr>
            <w:ind w:right="2246" w:firstLine="1134"/>
            <w:jc w:val="center"/>
          </w:pPr>
        </w:pPrChange>
      </w:pPr>
      <w:bookmarkStart w:id="786" w:name="_Ref428387532"/>
      <w:ins w:id="787" w:author="Gabriel Correa" w:date="2015-08-26T21:21:00Z">
        <w:r>
          <w:t xml:space="preserve">Imagen </w:t>
        </w:r>
      </w:ins>
      <w:ins w:id="788" w:author="Gabriel Correa" w:date="2015-08-27T19:37:00Z">
        <w:r w:rsidR="00253A40">
          <w:fldChar w:fldCharType="begin"/>
        </w:r>
        <w:r w:rsidR="00253A40">
          <w:instrText xml:space="preserve"> STYLEREF 1 \s </w:instrText>
        </w:r>
      </w:ins>
      <w:r w:rsidR="00253A40">
        <w:fldChar w:fldCharType="separate"/>
      </w:r>
      <w:r w:rsidR="00253A40">
        <w:rPr>
          <w:noProof/>
        </w:rPr>
        <w:t>1</w:t>
      </w:r>
      <w:ins w:id="789"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790" w:author="Gabriel Correa" w:date="2015-08-27T19:37:00Z">
        <w:r w:rsidR="00253A40">
          <w:rPr>
            <w:noProof/>
          </w:rPr>
          <w:t>2</w:t>
        </w:r>
        <w:r w:rsidR="00253A40">
          <w:fldChar w:fldCharType="end"/>
        </w:r>
      </w:ins>
      <w:bookmarkEnd w:id="786"/>
      <w:ins w:id="791" w:author="Gabriel Correa" w:date="2015-08-26T21:21:00Z">
        <w:r>
          <w:t xml:space="preserve">:   </w:t>
        </w:r>
        <w:r w:rsidRPr="00497D08">
          <w:t>Documen</w:t>
        </w:r>
        <w:r w:rsidR="009E5A63">
          <w:t>tación de un método de J</w:t>
        </w:r>
        <w:r>
          <w:t>ava JMS. La frase destacada es una directiva que no es sim</w:t>
        </w:r>
        <w:r w:rsidR="009E5A63">
          <w:t>ple de detectar a primera vista</w:t>
        </w:r>
      </w:ins>
      <w:ins w:id="792" w:author="Gabriel Correa" w:date="2015-08-26T21:22:00Z">
        <w:r w:rsidR="009E5A63">
          <w:t xml:space="preserve"> pues</w:t>
        </w:r>
      </w:ins>
      <w:ins w:id="793" w:author="Gabriel Correa" w:date="2015-08-26T21:21:00Z">
        <w:r>
          <w:t xml:space="preserve"> </w:t>
        </w:r>
      </w:ins>
      <w:ins w:id="794" w:author="Gabriel Correa" w:date="2015-08-26T21:22:00Z">
        <w:r w:rsidR="009E5A63">
          <w:t>se encuentra al</w:t>
        </w:r>
      </w:ins>
      <w:ins w:id="795" w:author="Gabriel Correa" w:date="2015-08-26T21:21:00Z">
        <w:r w:rsidR="00662412">
          <w:t xml:space="preserve"> medio de un largo párrafo</w:t>
        </w:r>
      </w:ins>
      <w:ins w:id="796" w:author="Gabriel Correa" w:date="2015-08-26T21:24:00Z">
        <w:r w:rsidR="00662412">
          <w:t>.</w:t>
        </w:r>
        <w:r w:rsidR="00662412">
          <w:br/>
        </w:r>
        <w:r w:rsidR="00662412" w:rsidRPr="00662412">
          <w:rPr>
            <w:i/>
            <w:rPrChange w:id="797" w:author="Gabriel Correa" w:date="2015-08-26T21:25:00Z">
              <w:rPr>
                <w:b/>
                <w:bCs/>
              </w:rPr>
            </w:rPrChange>
          </w:rPr>
          <w:t>(</w:t>
        </w:r>
        <w:proofErr w:type="gramStart"/>
        <w:r w:rsidR="00662412" w:rsidRPr="00662412">
          <w:rPr>
            <w:i/>
            <w:rPrChange w:id="798" w:author="Gabriel Correa" w:date="2015-08-26T21:25:00Z">
              <w:rPr>
                <w:b/>
                <w:bCs/>
              </w:rPr>
            </w:rPrChange>
          </w:rPr>
          <w:t>en</w:t>
        </w:r>
        <w:proofErr w:type="gramEnd"/>
        <w:r w:rsidR="00662412" w:rsidRPr="00662412">
          <w:rPr>
            <w:i/>
            <w:rPrChange w:id="799" w:author="Gabriel Correa" w:date="2015-08-26T21:25:00Z">
              <w:rPr>
                <w:b/>
                <w:bCs/>
              </w:rPr>
            </w:rPrChange>
          </w:rPr>
          <w:t xml:space="preserve"> la documentación original la directiva no aparece destacada)</w:t>
        </w:r>
      </w:ins>
    </w:p>
    <w:p w:rsidR="00BF56A9" w:rsidRPr="00E02554" w:rsidDel="00DD6085" w:rsidRDefault="00BF56A9">
      <w:pPr>
        <w:rPr>
          <w:del w:id="800" w:author="Gabriel Correa" w:date="2015-08-27T12:45:00Z"/>
        </w:rPr>
        <w:pPrChange w:id="801" w:author="Gabriel Correa" w:date="2015-08-26T20:51:00Z">
          <w:pPr>
            <w:ind w:right="2246" w:firstLine="1134"/>
            <w:jc w:val="center"/>
          </w:pPr>
        </w:pPrChange>
      </w:pPr>
      <w:bookmarkStart w:id="802" w:name="_Toc428442996"/>
      <w:bookmarkStart w:id="803" w:name="_Toc428443072"/>
      <w:bookmarkEnd w:id="802"/>
      <w:bookmarkEnd w:id="803"/>
    </w:p>
    <w:p w:rsidR="00EE2482" w:rsidDel="00F72467" w:rsidRDefault="00EE2482" w:rsidP="00EE2482">
      <w:pPr>
        <w:pStyle w:val="Ttulo2"/>
        <w:rPr>
          <w:del w:id="804" w:author="Gabriel Correa" w:date="2015-08-26T22:08:00Z"/>
        </w:rPr>
      </w:pPr>
      <w:bookmarkStart w:id="805" w:name="_Toc428443073"/>
      <w:r>
        <w:t>Una Solución</w:t>
      </w:r>
      <w:bookmarkEnd w:id="805"/>
    </w:p>
    <w:p w:rsidR="00EE2482" w:rsidRDefault="00EE2482">
      <w:pPr>
        <w:pStyle w:val="Ttulo2"/>
        <w:rPr>
          <w:ins w:id="806" w:author="Gabriel Correa" w:date="2015-08-26T21:46:00Z"/>
        </w:rPr>
        <w:pPrChange w:id="807" w:author="Gabriel Correa" w:date="2015-08-26T22:08:00Z">
          <w:pPr/>
        </w:pPrChange>
      </w:pPr>
      <w:del w:id="808" w:author="Gabriel Correa" w:date="2015-08-26T22:08:00Z">
        <w:r w:rsidRPr="00E02554" w:rsidDel="00F72467">
          <w:delText>[[</w:delText>
        </w:r>
      </w:del>
      <w:del w:id="809" w:author="Gabriel Correa" w:date="2015-08-26T22:07:00Z">
        <w:r w:rsidRPr="00E02554" w:rsidDel="00F72467">
          <w:delText>Hablar de destacar directivas y de la necesidad de mayor automatización pues la asignación manual de directivas es muy tedioso y toma mucho tiempo.]]</w:delText>
        </w:r>
      </w:del>
      <w:bookmarkStart w:id="810" w:name="_Toc428443074"/>
      <w:bookmarkEnd w:id="810"/>
    </w:p>
    <w:p w:rsidR="00391BB5" w:rsidRDefault="00391BB5" w:rsidP="00EE2482">
      <w:pPr>
        <w:rPr>
          <w:ins w:id="811" w:author="Gabriel Correa" w:date="2015-08-26T21:54:00Z"/>
        </w:rPr>
      </w:pPr>
      <w:ins w:id="812" w:author="Gabriel Correa" w:date="2015-08-26T21:47:00Z">
        <w:r>
          <w:t xml:space="preserve">Para ayudar a que las directivas sean más fácilmente detectables </w:t>
        </w:r>
      </w:ins>
      <w:ins w:id="813" w:author="Gabriel Correa" w:date="2015-08-26T21:49:00Z">
        <w:r>
          <w:t xml:space="preserve">se </w:t>
        </w:r>
      </w:ins>
      <w:ins w:id="814" w:author="Gabriel Correa" w:date="2015-08-26T21:48:00Z">
        <w:r>
          <w:t xml:space="preserve">podría obligar a seguir un </w:t>
        </w:r>
      </w:ins>
      <w:ins w:id="815" w:author="Gabriel Correa" w:date="2015-08-26T21:49:00Z">
        <w:r>
          <w:t xml:space="preserve">procedimiento estándar al </w:t>
        </w:r>
      </w:ins>
      <w:ins w:id="816" w:author="Gabriel Correa" w:date="2015-08-26T21:50:00Z">
        <w:r>
          <w:t>crear la documentación de una API o bien se podría destacar de alguna manera las directivas. La pr</w:t>
        </w:r>
      </w:ins>
      <w:ins w:id="817" w:author="Gabriel Correa" w:date="2015-08-26T21:51:00Z">
        <w:r>
          <w:t xml:space="preserve">imera opción probablemente tardaría años en adoptarse </w:t>
        </w:r>
      </w:ins>
      <w:ins w:id="818" w:author="Gabriel Correa" w:date="2015-08-26T21:52:00Z">
        <w:r>
          <w:t xml:space="preserve">y </w:t>
        </w:r>
      </w:ins>
      <w:ins w:id="819" w:author="Gabriel Correa" w:date="2015-08-26T21:53:00Z">
        <w:r>
          <w:t xml:space="preserve">puede ser complicado lograr que sea usado en todo proyecto de software. Por otra parte se pueden realizar esfuerzos para destacar </w:t>
        </w:r>
      </w:ins>
      <w:ins w:id="820" w:author="Gabriel Correa" w:date="2015-08-26T23:18:00Z">
        <w:r w:rsidR="00106B0C">
          <w:t xml:space="preserve">visualmente </w:t>
        </w:r>
      </w:ins>
      <w:ins w:id="821" w:author="Gabriel Correa" w:date="2015-08-26T21:53:00Z">
        <w:r w:rsidR="00106B0C">
          <w:t>las</w:t>
        </w:r>
      </w:ins>
      <w:ins w:id="822" w:author="Gabriel Correa" w:date="2015-08-26T23:18:00Z">
        <w:r w:rsidR="00106B0C">
          <w:t xml:space="preserve"> </w:t>
        </w:r>
      </w:ins>
      <w:ins w:id="823" w:author="Gabriel Correa" w:date="2015-08-26T21:53:00Z">
        <w:r>
          <w:t>directivas</w:t>
        </w:r>
      </w:ins>
      <w:ins w:id="824" w:author="Gabriel Correa" w:date="2015-08-26T21:54:00Z">
        <w:r>
          <w:t xml:space="preserve"> en la documentación.</w:t>
        </w:r>
      </w:ins>
    </w:p>
    <w:p w:rsidR="00391BB5" w:rsidRPr="00E02554" w:rsidRDefault="00D95285" w:rsidP="00EE2482">
      <w:ins w:id="825" w:author="Gabriel Correa" w:date="2015-08-26T21:59:00Z">
        <w:r>
          <w:t>Sin embargo para destacar las directivas primero es necesario detectar cuáles son las instrucciones importantes de la documentación. Sin embargo una librer</w:t>
        </w:r>
      </w:ins>
      <w:ins w:id="826" w:author="Gabriel Correa" w:date="2015-08-26T22:00:00Z">
        <w:r>
          <w:t xml:space="preserve">ía puede tener demasiados comentarios como para ser </w:t>
        </w:r>
      </w:ins>
      <w:ins w:id="827" w:author="Gabriel Correa" w:date="2015-08-26T22:01:00Z">
        <w:r>
          <w:t>revisados por una persona. Por ejemplo, Java tiene</w:t>
        </w:r>
      </w:ins>
      <w:ins w:id="828" w:author="Gabriel Correa" w:date="2015-08-26T22:03:00Z">
        <w:r>
          <w:t xml:space="preserve"> más de 4000 clases, cada una con varios métodos comentados.</w:t>
        </w:r>
      </w:ins>
      <w:ins w:id="829" w:author="Gabriel Correa" w:date="2015-08-26T22:04:00Z">
        <w:r>
          <w:t xml:space="preserve"> Una revisión manual puede ser muy tediosa y además costosa en horas-hombre para una empresa.</w:t>
        </w:r>
      </w:ins>
    </w:p>
    <w:p w:rsidR="00EE2482" w:rsidRPr="00D95285" w:rsidRDefault="00EE2482" w:rsidP="00EE2482">
      <w:r w:rsidRPr="00E02554">
        <w:t xml:space="preserve">Una solución – la propuesta por este trabajo – es que se detecten de manera </w:t>
      </w:r>
      <w:proofErr w:type="spellStart"/>
      <w:r w:rsidRPr="00E02554">
        <w:t>semi</w:t>
      </w:r>
      <w:proofErr w:type="spellEnd"/>
      <w:ins w:id="830" w:author="Gabriel Correa" w:date="2015-08-27T12:44:00Z">
        <w:r w:rsidR="00AE702C">
          <w:t>-</w:t>
        </w:r>
      </w:ins>
      <w:r w:rsidRPr="00E02554">
        <w:t xml:space="preserve">automática las directivas de API usando </w:t>
      </w:r>
      <w:ins w:id="831" w:author="Gabriel Correa" w:date="2015-08-26T22:06:00Z">
        <w:r w:rsidR="00D95285">
          <w:t xml:space="preserve">un clasificador entrenado por </w:t>
        </w:r>
      </w:ins>
      <w:del w:id="832" w:author="Gabriel Correa" w:date="2015-08-26T22:05:00Z">
        <w:r w:rsidRPr="00D95285" w:rsidDel="00D95285">
          <w:rPr>
            <w:i/>
            <w:rPrChange w:id="833" w:author="Gabriel Correa" w:date="2015-08-26T22:07:00Z">
              <w:rPr/>
            </w:rPrChange>
          </w:rPr>
          <w:delText xml:space="preserve">las herramientas de Text Mining y </w:delText>
        </w:r>
      </w:del>
      <w:r w:rsidRPr="00D95285">
        <w:rPr>
          <w:i/>
          <w:rPrChange w:id="834" w:author="Gabriel Correa" w:date="2015-08-26T22:07:00Z">
            <w:rPr/>
          </w:rPrChange>
        </w:rPr>
        <w:t xml:space="preserve">Machine </w:t>
      </w:r>
      <w:proofErr w:type="spellStart"/>
      <w:r w:rsidRPr="00D95285">
        <w:rPr>
          <w:i/>
          <w:rPrChange w:id="835" w:author="Gabriel Correa" w:date="2015-08-26T22:07:00Z">
            <w:rPr/>
          </w:rPrChange>
        </w:rPr>
        <w:t>Learning</w:t>
      </w:r>
      <w:proofErr w:type="spellEnd"/>
      <w:ins w:id="836" w:author="Gabriel Correa" w:date="2015-08-26T22:07:00Z">
        <w:r w:rsidR="00D95285">
          <w:t xml:space="preserve"> y herramientas de </w:t>
        </w:r>
        <w:r w:rsidR="00D95285" w:rsidRPr="00D95285">
          <w:rPr>
            <w:i/>
            <w:rPrChange w:id="837" w:author="Gabriel Correa" w:date="2015-08-26T22:07:00Z">
              <w:rPr/>
            </w:rPrChange>
          </w:rPr>
          <w:t>Text Mining</w:t>
        </w:r>
      </w:ins>
      <w:r w:rsidRPr="00E02554">
        <w:t xml:space="preserve">, </w:t>
      </w:r>
      <w:del w:id="838" w:author="Gabriel Correa" w:date="2015-08-26T23:21:00Z">
        <w:r w:rsidRPr="00E02554" w:rsidDel="00106B0C">
          <w:delText xml:space="preserve">usando </w:delText>
        </w:r>
      </w:del>
      <w:ins w:id="839" w:author="Gabriel Correa" w:date="2015-08-26T23:21:00Z">
        <w:r w:rsidR="00106B0C">
          <w:t>aprendiendo de</w:t>
        </w:r>
        <w:r w:rsidR="00106B0C" w:rsidRPr="00E02554">
          <w:t xml:space="preserve"> </w:t>
        </w:r>
      </w:ins>
      <w:r w:rsidRPr="00E02554">
        <w:t xml:space="preserve">comentarios </w:t>
      </w:r>
      <w:del w:id="840" w:author="Gabriel Correa" w:date="2015-08-26T23:21:00Z">
        <w:r w:rsidRPr="00E02554" w:rsidDel="00E83290">
          <w:delText xml:space="preserve">reales </w:delText>
        </w:r>
      </w:del>
      <w:ins w:id="841" w:author="Gabriel Correa" w:date="2015-08-26T23:21:00Z">
        <w:r w:rsidR="00E83290">
          <w:t>en</w:t>
        </w:r>
        <w:r w:rsidR="00E83290" w:rsidRPr="00E02554">
          <w:t xml:space="preserve"> </w:t>
        </w:r>
      </w:ins>
      <w:r w:rsidRPr="00E02554">
        <w:t xml:space="preserve">de librerías API como </w:t>
      </w:r>
      <w:del w:id="842" w:author="Gabriel Correa" w:date="2015-08-26T22:07:00Z">
        <w:r w:rsidRPr="00E02554" w:rsidDel="00D95285">
          <w:delText xml:space="preserve">base </w:delText>
        </w:r>
      </w:del>
      <w:ins w:id="843" w:author="Gabriel Correa" w:date="2015-08-26T22:07:00Z">
        <w:r w:rsidR="00D95285">
          <w:t>fuente</w:t>
        </w:r>
      </w:ins>
      <w:del w:id="844" w:author="Gabriel Correa" w:date="2015-08-26T22:07:00Z">
        <w:r w:rsidRPr="00E02554" w:rsidDel="00D95285">
          <w:delText xml:space="preserve">y </w:delText>
        </w:r>
      </w:del>
      <w:del w:id="845" w:author="Gabriel Correa" w:date="2015-08-26T23:21:00Z">
        <w:r w:rsidRPr="00E02554" w:rsidDel="00106B0C">
          <w:delText>aprendizaje</w:delText>
        </w:r>
      </w:del>
      <w:r w:rsidRPr="00E02554">
        <w:t>.</w:t>
      </w:r>
      <w:ins w:id="846" w:author="Gabriel Correa" w:date="2015-08-26T23:24:00Z">
        <w:r w:rsidR="00F0680F">
          <w:t xml:space="preserve"> Es decir, un programa adivina mayor cantidad de directivas posibles y luego opcionalmente </w:t>
        </w:r>
      </w:ins>
      <w:ins w:id="847" w:author="Gabriel Correa" w:date="2015-08-26T23:25:00Z">
        <w:r w:rsidR="00924DD5">
          <w:t xml:space="preserve">se puede revisar de forma manual </w:t>
        </w:r>
      </w:ins>
      <w:ins w:id="848" w:author="Gabriel Correa" w:date="2015-08-26T23:26:00Z">
        <w:r w:rsidR="00924DD5">
          <w:t>para</w:t>
        </w:r>
      </w:ins>
      <w:ins w:id="849" w:author="Gabriel Correa" w:date="2015-08-26T23:25:00Z">
        <w:r w:rsidR="00924DD5">
          <w:t xml:space="preserve"> </w:t>
        </w:r>
      </w:ins>
      <w:ins w:id="850" w:author="Gabriel Correa" w:date="2015-08-26T23:26:00Z">
        <w:r w:rsidR="00924DD5">
          <w:t xml:space="preserve">corregir los </w:t>
        </w:r>
      </w:ins>
      <w:ins w:id="851" w:author="Gabriel Correa" w:date="2015-08-26T23:25:00Z">
        <w:r w:rsidR="00924DD5">
          <w:t>errores</w:t>
        </w:r>
      </w:ins>
      <w:ins w:id="852" w:author="Gabriel Correa" w:date="2015-08-26T23:26:00Z">
        <w:r w:rsidR="00924DD5">
          <w:t>.</w:t>
        </w:r>
      </w:ins>
      <w:ins w:id="853" w:author="Gabriel Correa" w:date="2015-08-26T23:34:00Z">
        <w:r w:rsidR="00EE19DE" w:rsidRPr="00EE19DE">
          <w:t xml:space="preserve"> </w:t>
        </w:r>
        <w:r w:rsidR="00EE19DE" w:rsidRPr="00E02554">
          <w:t xml:space="preserve">La solución incluye </w:t>
        </w:r>
      </w:ins>
      <w:ins w:id="854" w:author="Gabriel Correa" w:date="2015-08-26T23:35:00Z">
        <w:r w:rsidR="00EE19DE">
          <w:t xml:space="preserve">el desarrollo de </w:t>
        </w:r>
      </w:ins>
      <w:ins w:id="855"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r w:rsidR="00EE19DE" w:rsidRPr="00E02554">
          <w:t>.</w:t>
        </w:r>
      </w:ins>
    </w:p>
    <w:p w:rsidR="00EE2482" w:rsidDel="001A06B9" w:rsidRDefault="00EE2482" w:rsidP="00EE2482">
      <w:pPr>
        <w:rPr>
          <w:del w:id="856" w:author="Gabriel Correa" w:date="2015-08-27T12:45:00Z"/>
        </w:rPr>
      </w:pPr>
      <w:del w:id="857" w:author="Gabriel Correa" w:date="2015-08-26T22:08:00Z">
        <w:r w:rsidRPr="00E02554" w:rsidDel="00F72467">
          <w:delText xml:space="preserve">Es </w:delText>
        </w:r>
      </w:del>
      <w:commentRangeStart w:id="858"/>
      <w:del w:id="859" w:author="Gabriel Correa" w:date="2015-08-26T23:22:00Z">
        <w:r w:rsidRPr="00E02554" w:rsidDel="00F0680F">
          <w:delText xml:space="preserve">posible que </w:delText>
        </w:r>
      </w:del>
      <w:ins w:id="860" w:author="Gabriel Correa" w:date="2015-08-26T23:22:00Z">
        <w:r w:rsidR="00F0680F">
          <w:t>U</w:t>
        </w:r>
      </w:ins>
      <w:del w:id="861" w:author="Gabriel Correa" w:date="2015-08-26T23:22:00Z">
        <w:r w:rsidRPr="00E02554" w:rsidDel="00F0680F">
          <w:delText>u</w:delText>
        </w:r>
      </w:del>
      <w:r w:rsidRPr="00E02554">
        <w:t xml:space="preserve">n programa </w:t>
      </w:r>
      <w:ins w:id="862" w:author="Gabriel Correa" w:date="2015-08-26T23:22:00Z">
        <w:r w:rsidR="00F0680F">
          <w:t xml:space="preserve">puede </w:t>
        </w:r>
      </w:ins>
      <w:r w:rsidRPr="00E02554">
        <w:t>aprend</w:t>
      </w:r>
      <w:ins w:id="863" w:author="Gabriel Correa" w:date="2015-08-26T23:22:00Z">
        <w:r w:rsidR="00F0680F">
          <w:t>er</w:t>
        </w:r>
      </w:ins>
      <w:del w:id="864" w:author="Gabriel Correa" w:date="2015-08-26T23:22:00Z">
        <w:r w:rsidRPr="00E02554" w:rsidDel="00F0680F">
          <w:delText>a</w:delText>
        </w:r>
      </w:del>
      <w:r w:rsidRPr="00E02554">
        <w:t xml:space="preserve"> a detectar directivas, la duda es ¿con cuánta eficacia o precisión lo hace?</w:t>
      </w:r>
      <w:commentRangeStart w:id="865"/>
      <w:r w:rsidRPr="00E02554">
        <w:t xml:space="preserve"> El rendimiento </w:t>
      </w:r>
      <w:del w:id="866" w:author="Gabriel Correa" w:date="2015-08-26T22:08:00Z">
        <w:r w:rsidRPr="00E02554" w:rsidDel="00F72467">
          <w:delText>de este método</w:delText>
        </w:r>
      </w:del>
      <w:ins w:id="867" w:author="Gabriel Correa" w:date="2015-08-26T22:08:00Z">
        <w:r w:rsidR="00F72467">
          <w:t>de estos clasificadores</w:t>
        </w:r>
      </w:ins>
      <w:r w:rsidRPr="00E02554">
        <w:t xml:space="preserve"> es medido en el presente trabajo </w:t>
      </w:r>
      <w:ins w:id="868" w:author="Gabriel Correa" w:date="2015-08-26T22:08:00Z">
        <w:r w:rsidR="00F72467">
          <w:t>a lo largo de</w:t>
        </w:r>
      </w:ins>
      <w:del w:id="869" w:author="Gabriel Correa" w:date="2015-08-26T22:08:00Z">
        <w:r w:rsidRPr="00E02554" w:rsidDel="00F72467">
          <w:delText>en</w:delText>
        </w:r>
      </w:del>
      <w:r w:rsidRPr="00E02554">
        <w:t xml:space="preserve"> una serie de experimentos </w:t>
      </w:r>
      <w:del w:id="870" w:author="Gabriel Correa" w:date="2015-08-26T22:08:00Z">
        <w:r w:rsidRPr="00E02554" w:rsidDel="00F72467">
          <w:delText xml:space="preserve">usando </w:delText>
        </w:r>
      </w:del>
      <w:ins w:id="871" w:author="Gabriel Correa" w:date="2015-08-26T22:08:00Z">
        <w:r w:rsidR="00F72467">
          <w:t xml:space="preserve">aplicando </w:t>
        </w:r>
      </w:ins>
      <w:r w:rsidRPr="00E02554">
        <w:t>Text Mining</w:t>
      </w:r>
      <w:ins w:id="872" w:author="Gabriel Correa" w:date="2015-08-26T22:09:00Z">
        <w:r w:rsidR="00F72467">
          <w:t>.</w:t>
        </w:r>
      </w:ins>
      <w:del w:id="873" w:author="Gabriel Correa" w:date="2015-08-26T22:09:00Z">
        <w:r w:rsidRPr="00E02554" w:rsidDel="00F72467">
          <w:delText>,</w:delText>
        </w:r>
      </w:del>
      <w:moveFromRangeStart w:id="874" w:author="Gabriel Correa" w:date="2015-08-26T22:09:00Z" w:name="move428390299"/>
      <w:moveFrom w:id="875"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865"/>
        <w:r w:rsidRPr="008D122B" w:rsidDel="00A639ED">
          <w:rPr>
            <w:rStyle w:val="Refdecomentario"/>
            <w:sz w:val="24"/>
          </w:rPr>
          <w:commentReference w:id="876"/>
        </w:r>
      </w:moveFrom>
    </w:p>
    <w:p w:rsidR="001A06B9" w:rsidRPr="00E02554" w:rsidRDefault="001A06B9">
      <w:pPr>
        <w:rPr>
          <w:ins w:id="877" w:author="Gabriel Correa" w:date="2015-08-27T12:45:00Z"/>
        </w:rPr>
      </w:pPr>
    </w:p>
    <w:moveFromRangeEnd w:id="874"/>
    <w:p w:rsidR="009208B9" w:rsidRDefault="00EE2482" w:rsidP="00EE2482">
      <w:pPr>
        <w:rPr>
          <w:ins w:id="878" w:author="Gabriel Correa" w:date="2015-08-26T18:08:00Z"/>
        </w:rPr>
      </w:pPr>
      <w:del w:id="879" w:author="Gabriel Correa" w:date="2015-08-26T23:34:00Z">
        <w:r w:rsidRPr="00E02554" w:rsidDel="00EE19DE">
          <w:delText xml:space="preserve">La solución incluye </w:delText>
        </w:r>
      </w:del>
      <w:del w:id="880" w:author="Gabriel Correa" w:date="2015-08-26T23:32:00Z">
        <w:r w:rsidRPr="00E02554" w:rsidDel="00EE19DE">
          <w:delText>un software</w:delText>
        </w:r>
      </w:del>
      <w:del w:id="881"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858"/>
        <w:r w:rsidRPr="008D122B" w:rsidDel="00EE19DE">
          <w:rPr>
            <w:rStyle w:val="Refdecomentario"/>
            <w:sz w:val="24"/>
          </w:rPr>
          <w:commentReference w:id="858"/>
        </w:r>
      </w:del>
    </w:p>
    <w:p w:rsidR="009208B9" w:rsidRPr="00E02554" w:rsidDel="0037525B" w:rsidRDefault="009208B9" w:rsidP="00EE2482">
      <w:pPr>
        <w:rPr>
          <w:del w:id="882" w:author="Gabriel Correa" w:date="2015-08-26T23:46:00Z"/>
        </w:rPr>
      </w:pPr>
      <w:bookmarkStart w:id="883" w:name="_Toc428442999"/>
      <w:bookmarkStart w:id="884" w:name="_Toc428443075"/>
      <w:bookmarkEnd w:id="883"/>
      <w:bookmarkEnd w:id="884"/>
    </w:p>
    <w:p w:rsidR="00EE2482" w:rsidRDefault="00EE2482" w:rsidP="00EE2482">
      <w:pPr>
        <w:pStyle w:val="Ttulo2"/>
      </w:pPr>
      <w:bookmarkStart w:id="885" w:name="_Toc428443076"/>
      <w:r>
        <w:t>Objetivos</w:t>
      </w:r>
      <w:bookmarkEnd w:id="885"/>
    </w:p>
    <w:p w:rsidR="00B61C94" w:rsidRPr="00E02554" w:rsidDel="002C1870" w:rsidRDefault="00EE2482" w:rsidP="00EE2482">
      <w:pPr>
        <w:rPr>
          <w:del w:id="886" w:author="Gabriel Correa" w:date="2015-08-27T12:20:00Z"/>
          <w:color w:val="808080" w:themeColor="background1" w:themeShade="80"/>
        </w:rPr>
      </w:pPr>
      <w:del w:id="887" w:author="Gabriel Correa" w:date="2015-08-27T12:20:00Z">
        <w:r w:rsidRPr="00E02554" w:rsidDel="002C1870">
          <w:rPr>
            <w:color w:val="808080" w:themeColor="background1" w:themeShade="80"/>
          </w:rPr>
          <w:delText>(parte similar al informe de CC6908)</w:delText>
        </w:r>
        <w:bookmarkStart w:id="888" w:name="_Toc428443001"/>
        <w:bookmarkStart w:id="889" w:name="_Toc428443077"/>
        <w:bookmarkEnd w:id="888"/>
        <w:bookmarkEnd w:id="889"/>
      </w:del>
    </w:p>
    <w:p w:rsidR="00EE2482" w:rsidRDefault="00EE2482" w:rsidP="00EE2482">
      <w:pPr>
        <w:pStyle w:val="Ttulo3"/>
        <w:rPr>
          <w:ins w:id="890" w:author="Gabriel Correa" w:date="2015-08-27T11:22:00Z"/>
        </w:rPr>
      </w:pPr>
      <w:bookmarkStart w:id="891" w:name="_Toc428443078"/>
      <w:r>
        <w:t>Objetivos Generales</w:t>
      </w:r>
      <w:bookmarkEnd w:id="891"/>
    </w:p>
    <w:p w:rsidR="00B61C94" w:rsidRPr="008D122B" w:rsidRDefault="00B61C94">
      <w:pPr>
        <w:pPrChange w:id="892" w:author="Gabriel Correa" w:date="2015-08-27T11:22:00Z">
          <w:pPr>
            <w:pStyle w:val="Ttulo3"/>
          </w:pPr>
        </w:pPrChange>
      </w:pPr>
      <w:ins w:id="893" w:author="Gabriel Correa" w:date="2015-08-27T11:22:00Z">
        <w:r>
          <w:t xml:space="preserve">El objetivo general de este trabajo es </w:t>
        </w:r>
      </w:ins>
      <w:ins w:id="894" w:author="Gabriel Correa" w:date="2015-08-27T11:29:00Z">
        <w:r w:rsidR="00854A2B">
          <w:t xml:space="preserve">diseñar </w:t>
        </w:r>
      </w:ins>
      <w:ins w:id="895" w:author="Gabriel Correa" w:date="2015-08-27T11:36:00Z">
        <w:r w:rsidR="00854A2B">
          <w:t>e implementar</w:t>
        </w:r>
      </w:ins>
      <w:ins w:id="896" w:author="Gabriel Correa" w:date="2015-08-27T11:26:00Z">
        <w:r>
          <w:t xml:space="preserve"> un sistema de detección </w:t>
        </w:r>
        <w:proofErr w:type="spellStart"/>
        <w:r>
          <w:t>semi</w:t>
        </w:r>
        <w:proofErr w:type="spellEnd"/>
        <w:r>
          <w:t xml:space="preserve">-automático de directivas de API </w:t>
        </w:r>
      </w:ins>
      <w:ins w:id="897" w:author="Gabriel Correa" w:date="2015-08-27T11:27:00Z">
        <w:r w:rsidR="00854A2B">
          <w:t xml:space="preserve">basado </w:t>
        </w:r>
      </w:ins>
      <w:ins w:id="898" w:author="Gabriel Correa" w:date="2015-08-27T11:28:00Z">
        <w:r w:rsidR="00854A2B">
          <w:t>en la aplicación de Text Mining</w:t>
        </w:r>
      </w:ins>
      <w:ins w:id="899" w:author="Gabriel Correa" w:date="2015-08-27T11:31:00Z">
        <w:r w:rsidR="00854A2B">
          <w:t xml:space="preserve">. </w:t>
        </w:r>
      </w:ins>
      <w:ins w:id="900" w:author="Gabriel Correa" w:date="2015-08-27T11:33:00Z">
        <w:r w:rsidR="00854A2B">
          <w:t>Junto con esto,</w:t>
        </w:r>
      </w:ins>
      <w:ins w:id="901" w:author="Gabriel Correa" w:date="2015-08-27T11:32:00Z">
        <w:r w:rsidR="00854A2B">
          <w:t xml:space="preserve"> realizar una </w:t>
        </w:r>
      </w:ins>
      <w:ins w:id="902" w:author="Gabriel Correa" w:date="2015-08-27T11:34:00Z">
        <w:r w:rsidR="00854A2B">
          <w:t xml:space="preserve">búsqueda de los mejores algoritmos de Machine </w:t>
        </w:r>
        <w:proofErr w:type="spellStart"/>
        <w:r w:rsidR="00854A2B">
          <w:t>Learning</w:t>
        </w:r>
        <w:proofErr w:type="spellEnd"/>
        <w:r w:rsidR="00854A2B">
          <w:t xml:space="preserve"> para detectar directivas.</w:t>
        </w:r>
      </w:ins>
      <w:ins w:id="903" w:author="Gabriel Correa" w:date="2015-08-27T11:35:00Z">
        <w:r w:rsidR="00854A2B">
          <w:tab/>
        </w:r>
      </w:ins>
      <w:ins w:id="904" w:author="Gabriel Correa" w:date="2015-08-27T11:36:00Z">
        <w:r w:rsidR="00854A2B">
          <w:tab/>
        </w:r>
      </w:ins>
    </w:p>
    <w:p w:rsidR="00EE2482" w:rsidRDefault="00EE2482" w:rsidP="00EE2482">
      <w:pPr>
        <w:pStyle w:val="Ttulo3"/>
        <w:rPr>
          <w:ins w:id="905" w:author="Gabriel Correa" w:date="2015-08-27T11:37:00Z"/>
        </w:rPr>
      </w:pPr>
      <w:bookmarkStart w:id="906" w:name="_Toc428443079"/>
      <w:r>
        <w:t>Objetivos Específicos</w:t>
      </w:r>
      <w:bookmarkEnd w:id="906"/>
    </w:p>
    <w:p w:rsidR="00854A2B" w:rsidRDefault="00D72C19">
      <w:pPr>
        <w:rPr>
          <w:ins w:id="907" w:author="Gabriel Correa" w:date="2015-08-27T11:38:00Z"/>
        </w:rPr>
        <w:pPrChange w:id="908" w:author="Gabriel Correa" w:date="2015-08-27T11:37:00Z">
          <w:pPr>
            <w:pStyle w:val="Ttulo3"/>
          </w:pPr>
        </w:pPrChange>
      </w:pPr>
      <w:ins w:id="909" w:author="Gabriel Correa" w:date="2015-08-27T11:37:00Z">
        <w:r>
          <w:t xml:space="preserve">Los objetivos </w:t>
        </w:r>
      </w:ins>
      <w:ins w:id="910" w:author="Gabriel Correa" w:date="2015-08-27T11:57:00Z">
        <w:r w:rsidR="00463B0D">
          <w:t>específicos</w:t>
        </w:r>
      </w:ins>
      <w:ins w:id="911" w:author="Gabriel Correa" w:date="2015-08-27T11:38:00Z">
        <w:r>
          <w:t xml:space="preserve"> </w:t>
        </w:r>
      </w:ins>
      <w:ins w:id="912" w:author="Gabriel Correa" w:date="2015-08-27T11:37:00Z">
        <w:r>
          <w:t>son l</w:t>
        </w:r>
      </w:ins>
      <w:ins w:id="913" w:author="Gabriel Correa" w:date="2015-08-27T11:38:00Z">
        <w:r>
          <w:t>os siguientes:</w:t>
        </w:r>
      </w:ins>
    </w:p>
    <w:p w:rsidR="00D72C19" w:rsidRDefault="00D72C19">
      <w:pPr>
        <w:pStyle w:val="Prrafodelista"/>
        <w:numPr>
          <w:ilvl w:val="0"/>
          <w:numId w:val="47"/>
        </w:numPr>
        <w:rPr>
          <w:ins w:id="914" w:author="Gabriel Correa" w:date="2015-08-27T11:45:00Z"/>
        </w:rPr>
        <w:pPrChange w:id="915" w:author="Gabriel Correa" w:date="2015-08-27T11:54:00Z">
          <w:pPr>
            <w:pStyle w:val="Ttulo3"/>
          </w:pPr>
        </w:pPrChange>
      </w:pPr>
      <w:ins w:id="916" w:author="Gabriel Correa" w:date="2015-08-27T11:41:00Z">
        <w:r>
          <w:t xml:space="preserve">Diseñar e implementar una aplicación que </w:t>
        </w:r>
      </w:ins>
      <w:ins w:id="917" w:author="Gabriel Correa" w:date="2015-08-27T11:42:00Z">
        <w:r>
          <w:t xml:space="preserve">permita </w:t>
        </w:r>
      </w:ins>
      <w:ins w:id="918" w:author="Gabriel Correa" w:date="2015-08-27T11:43:00Z">
        <w:r>
          <w:t>destacar manualmente las directivas de los comentarios de una API</w:t>
        </w:r>
      </w:ins>
      <w:ins w:id="919" w:author="Gabriel Correa" w:date="2015-08-27T11:45:00Z">
        <w:r>
          <w:t>.</w:t>
        </w:r>
      </w:ins>
    </w:p>
    <w:p w:rsidR="00D72C19" w:rsidRDefault="00D72C19">
      <w:pPr>
        <w:pStyle w:val="Prrafodelista"/>
        <w:numPr>
          <w:ilvl w:val="0"/>
          <w:numId w:val="47"/>
        </w:numPr>
        <w:rPr>
          <w:ins w:id="920" w:author="Gabriel Correa" w:date="2015-08-27T11:46:00Z"/>
        </w:rPr>
        <w:pPrChange w:id="921" w:author="Gabriel Correa" w:date="2015-08-27T11:54:00Z">
          <w:pPr>
            <w:pStyle w:val="Ttulo3"/>
          </w:pPr>
        </w:pPrChange>
      </w:pPr>
      <w:ins w:id="922" w:author="Gabriel Correa" w:date="2015-08-27T11:45:00Z">
        <w:r>
          <w:t>Realizar una revisión manual de comentarios de API para obtener datos con los cuales poder aplicar Text Mining</w:t>
        </w:r>
      </w:ins>
    </w:p>
    <w:p w:rsidR="00D72C19" w:rsidRDefault="00D72C19">
      <w:pPr>
        <w:pStyle w:val="Prrafodelista"/>
        <w:numPr>
          <w:ilvl w:val="0"/>
          <w:numId w:val="47"/>
        </w:numPr>
        <w:rPr>
          <w:ins w:id="923" w:author="Gabriel Correa" w:date="2015-08-27T11:50:00Z"/>
        </w:rPr>
        <w:pPrChange w:id="924" w:author="Gabriel Correa" w:date="2015-08-27T11:54:00Z">
          <w:pPr>
            <w:pStyle w:val="Ttulo3"/>
          </w:pPr>
        </w:pPrChange>
      </w:pPr>
      <w:ins w:id="925" w:author="Gabriel Correa" w:date="2015-08-27T11:46:00Z">
        <w:r>
          <w:t xml:space="preserve">Investigar </w:t>
        </w:r>
      </w:ins>
      <w:ins w:id="926" w:author="Gabriel Correa" w:date="2015-08-27T11:48:00Z">
        <w:r w:rsidR="00463B0D">
          <w:t xml:space="preserve">la capacidad </w:t>
        </w:r>
      </w:ins>
      <w:ins w:id="927" w:author="Gabriel Correa" w:date="2015-08-27T11:49:00Z">
        <w:r w:rsidR="00463B0D">
          <w:t xml:space="preserve">que tienen algunos </w:t>
        </w:r>
      </w:ins>
      <w:ins w:id="928" w:author="Gabriel Correa" w:date="2015-08-27T11:48:00Z">
        <w:r w:rsidR="00463B0D">
          <w:t xml:space="preserve">algoritmos de Machine </w:t>
        </w:r>
        <w:proofErr w:type="spellStart"/>
        <w:r w:rsidR="00463B0D">
          <w:t>Learning</w:t>
        </w:r>
      </w:ins>
      <w:proofErr w:type="spellEnd"/>
      <w:ins w:id="929" w:author="Gabriel Correa" w:date="2015-08-27T11:49:00Z">
        <w:r w:rsidR="00463B0D">
          <w:t xml:space="preserve"> para detectar automáticamente las directivas </w:t>
        </w:r>
      </w:ins>
      <w:ins w:id="930" w:author="Gabriel Correa" w:date="2015-08-27T11:50:00Z">
        <w:r w:rsidR="00463B0D">
          <w:t>en los comentarios de API.</w:t>
        </w:r>
      </w:ins>
    </w:p>
    <w:p w:rsidR="00463B0D" w:rsidRPr="008D122B" w:rsidRDefault="00463B0D">
      <w:pPr>
        <w:pStyle w:val="Prrafodelista"/>
        <w:numPr>
          <w:ilvl w:val="0"/>
          <w:numId w:val="47"/>
        </w:numPr>
        <w:pPrChange w:id="931" w:author="Gabriel Correa" w:date="2015-08-27T11:54:00Z">
          <w:pPr>
            <w:pStyle w:val="Ttulo3"/>
          </w:pPr>
        </w:pPrChange>
      </w:pPr>
      <w:ins w:id="932" w:author="Gabriel Correa" w:date="2015-08-27T11:50:00Z">
        <w:r>
          <w:t xml:space="preserve">Agregar </w:t>
        </w:r>
      </w:ins>
      <w:ins w:id="933" w:author="Gabriel Correa" w:date="2015-08-27T11:51:00Z">
        <w:r>
          <w:t xml:space="preserve">a la aplicación </w:t>
        </w:r>
      </w:ins>
      <w:ins w:id="934" w:author="Gabriel Correa" w:date="2015-08-27T11:52:00Z">
        <w:r>
          <w:t xml:space="preserve">implementada que destaca directivas </w:t>
        </w:r>
      </w:ins>
      <w:ins w:id="935" w:author="Gabriel Correa" w:date="2015-08-27T11:53:00Z">
        <w:r>
          <w:t>un componente de detección automática de directivas de API.</w:t>
        </w:r>
      </w:ins>
    </w:p>
    <w:p w:rsidR="00DD6085" w:rsidRDefault="00DD6085">
      <w:pPr>
        <w:spacing w:after="200" w:line="276" w:lineRule="auto"/>
        <w:jc w:val="left"/>
        <w:rPr>
          <w:ins w:id="936" w:author="Gabriel Correa" w:date="2015-08-27T12:44:00Z"/>
          <w:rFonts w:eastAsiaTheme="majorEastAsia" w:cstheme="majorBidi"/>
          <w:b/>
          <w:bCs/>
          <w:color w:val="365F91" w:themeColor="accent1" w:themeShade="BF"/>
          <w:sz w:val="28"/>
          <w:szCs w:val="28"/>
        </w:rPr>
      </w:pPr>
      <w:ins w:id="937" w:author="Gabriel Correa" w:date="2015-08-27T12:44:00Z">
        <w:r>
          <w:br w:type="page"/>
        </w:r>
      </w:ins>
    </w:p>
    <w:p w:rsidR="00EE2482" w:rsidDel="0025099C" w:rsidRDefault="00EE2482" w:rsidP="00EE2482">
      <w:pPr>
        <w:pStyle w:val="Ttulo3"/>
        <w:rPr>
          <w:del w:id="938" w:author="Gabriel Correa" w:date="2015-08-27T12:41:00Z"/>
        </w:rPr>
      </w:pPr>
      <w:del w:id="939" w:author="Gabriel Correa" w:date="2015-08-27T12:41:00Z">
        <w:r w:rsidDel="0025099C">
          <w:lastRenderedPageBreak/>
          <w:delText>Metodología</w:delText>
        </w:r>
        <w:bookmarkStart w:id="940" w:name="_Toc428443004"/>
        <w:bookmarkStart w:id="941" w:name="_Toc428443080"/>
        <w:bookmarkEnd w:id="940"/>
        <w:bookmarkEnd w:id="941"/>
      </w:del>
    </w:p>
    <w:p w:rsidR="00EE2482" w:rsidRDefault="00EE2482" w:rsidP="00EE2482">
      <w:pPr>
        <w:pStyle w:val="Ttulo1"/>
      </w:pPr>
      <w:bookmarkStart w:id="942" w:name="_Toc428443081"/>
      <w:r>
        <w:t>Marco teórico y trabajos anteriores</w:t>
      </w:r>
      <w:bookmarkEnd w:id="942"/>
    </w:p>
    <w:p w:rsidR="00EE2482" w:rsidDel="004C54E8" w:rsidRDefault="00EE2482" w:rsidP="00EE2482">
      <w:pPr>
        <w:pStyle w:val="Ttulo2"/>
        <w:rPr>
          <w:del w:id="943" w:author="Gabriel Correa" w:date="2015-08-27T20:09:00Z"/>
        </w:rPr>
      </w:pPr>
      <w:bookmarkStart w:id="944" w:name="_Toc428443082"/>
      <w:del w:id="945" w:author="Gabriel Correa" w:date="2015-08-27T20:09:00Z">
        <w:r w:rsidDel="004C54E8">
          <w:delText>Importancia de comentarios en API y código fuente</w:delText>
        </w:r>
        <w:bookmarkEnd w:id="944"/>
      </w:del>
    </w:p>
    <w:p w:rsidR="00EE2482" w:rsidDel="004C54E8" w:rsidRDefault="00EE2482" w:rsidP="00EE2482">
      <w:pPr>
        <w:pStyle w:val="Prrafodelista"/>
        <w:numPr>
          <w:ilvl w:val="0"/>
          <w:numId w:val="17"/>
        </w:numPr>
        <w:rPr>
          <w:del w:id="946" w:author="Gabriel Correa" w:date="2015-08-27T20:09:00Z"/>
        </w:rPr>
      </w:pPr>
      <w:del w:id="947" w:author="Gabriel Correa" w:date="2015-08-27T20:09:00Z">
        <w:r w:rsidDel="004C54E8">
          <w:delText>% de comentarios en código fuente</w:delText>
        </w:r>
      </w:del>
    </w:p>
    <w:p w:rsidR="00EE2482" w:rsidRPr="003D0E42" w:rsidDel="004C54E8" w:rsidRDefault="00EE2482" w:rsidP="00EE2482">
      <w:pPr>
        <w:pStyle w:val="Prrafodelista"/>
        <w:numPr>
          <w:ilvl w:val="0"/>
          <w:numId w:val="17"/>
        </w:numPr>
        <w:rPr>
          <w:del w:id="948" w:author="Gabriel Correa" w:date="2015-08-27T20:09:00Z"/>
        </w:rPr>
      </w:pPr>
      <w:del w:id="949" w:author="Gabriel Correa" w:date="2015-08-27T20:09:00Z">
        <w:r w:rsidDel="004C54E8">
          <w:delText>Trabajos pasados que apoyan la inclusión de comentarios para ayudar a desarrolladores</w:delText>
        </w:r>
      </w:del>
    </w:p>
    <w:p w:rsidR="00EE2482" w:rsidRDefault="00EE2482" w:rsidP="00EE2482">
      <w:pPr>
        <w:pStyle w:val="Ttulo2"/>
      </w:pPr>
      <w:bookmarkStart w:id="950" w:name="_Toc428443083"/>
      <w:proofErr w:type="spellStart"/>
      <w:r>
        <w:t>Destacación</w:t>
      </w:r>
      <w:proofErr w:type="spellEnd"/>
      <w:r>
        <w:t xml:space="preserve"> de directivas en API</w:t>
      </w:r>
      <w:bookmarkEnd w:id="950"/>
    </w:p>
    <w:p w:rsidR="00EE2482" w:rsidRDefault="00EE2482" w:rsidP="00EE2482">
      <w:pPr>
        <w:pStyle w:val="Ttulo3"/>
      </w:pPr>
      <w:bookmarkStart w:id="951" w:name="_Toc428443084"/>
      <w:r>
        <w:t>Problema: Las directivas pueden pasar desapercibidas</w:t>
      </w:r>
      <w:bookmarkEnd w:id="951"/>
    </w:p>
    <w:p w:rsidR="00EE2482" w:rsidRPr="003D0E42" w:rsidRDefault="00E5423C" w:rsidP="00EE2482">
      <w:pPr>
        <w:pStyle w:val="Prrafodelista"/>
        <w:numPr>
          <w:ilvl w:val="0"/>
          <w:numId w:val="20"/>
        </w:numPr>
      </w:pPr>
      <w:ins w:id="952" w:author="Gabriel Correa" w:date="2015-08-27T20:09:00Z">
        <w:r>
          <w:t>[[**</w:t>
        </w:r>
      </w:ins>
      <w:r w:rsidR="00EE2482">
        <w:t>Mostrar ejemplos de directivas no vistas</w:t>
      </w:r>
      <w:ins w:id="953" w:author="Gabriel Correa" w:date="2015-08-27T22:45:00Z">
        <w:r w:rsidR="007E2915">
          <w:t xml:space="preserve">  (opcional) </w:t>
        </w:r>
      </w:ins>
      <w:ins w:id="954" w:author="Gabriel Correa" w:date="2015-08-27T20:09:00Z">
        <w:r>
          <w:t>**]]</w:t>
        </w:r>
      </w:ins>
    </w:p>
    <w:p w:rsidR="00EE2482" w:rsidRDefault="00EE2482" w:rsidP="00EE2482">
      <w:pPr>
        <w:pStyle w:val="Ttulo3"/>
      </w:pPr>
      <w:bookmarkStart w:id="955" w:name="_Toc428443085"/>
      <w:proofErr w:type="spellStart"/>
      <w:r>
        <w:t>Syntax</w:t>
      </w:r>
      <w:proofErr w:type="spellEnd"/>
      <w:r>
        <w:t xml:space="preserve"> </w:t>
      </w:r>
      <w:proofErr w:type="spellStart"/>
      <w:r>
        <w:t>highlighting</w:t>
      </w:r>
      <w:proofErr w:type="spellEnd"/>
      <w:r>
        <w:t xml:space="preserve"> en editores de texto</w:t>
      </w:r>
      <w:bookmarkEnd w:id="955"/>
    </w:p>
    <w:p w:rsidR="00EE2482" w:rsidDel="002D4886" w:rsidRDefault="00EE2482" w:rsidP="00EE2482">
      <w:pPr>
        <w:pStyle w:val="Prrafodelista"/>
        <w:numPr>
          <w:ilvl w:val="0"/>
          <w:numId w:val="20"/>
        </w:numPr>
        <w:rPr>
          <w:del w:id="956" w:author="Gabriel Correa" w:date="2015-08-27T16:50:00Z"/>
        </w:rPr>
      </w:pPr>
      <w:del w:id="957" w:author="Gabriel Correa" w:date="2015-08-27T16:50:00Z">
        <w:r w:rsidDel="002D4886">
          <w:delText xml:space="preserve">Mencionar que es posible extender eclipse y sublime text para que haga highlight de ciertas cosas.. que esto podría ayudar a destacar directivas adentro de los editores. </w:delText>
        </w:r>
      </w:del>
    </w:p>
    <w:p w:rsidR="00B25246" w:rsidRDefault="00EE2482">
      <w:pPr>
        <w:rPr>
          <w:ins w:id="958" w:author="Gabriel Correa" w:date="2015-08-27T16:23:00Z"/>
        </w:rPr>
        <w:pPrChange w:id="959" w:author="Gabriel Correa" w:date="2015-08-27T16:19:00Z">
          <w:pPr>
            <w:pStyle w:val="Prrafodelista"/>
            <w:numPr>
              <w:numId w:val="20"/>
            </w:numPr>
            <w:ind w:hanging="360"/>
          </w:pPr>
        </w:pPrChange>
      </w:pPr>
      <w:del w:id="960" w:author="Gabriel Correa" w:date="2015-08-27T16:50:00Z">
        <w:r w:rsidDel="002D4886">
          <w:delText>Mostrar imágenes de la prueba realizada en sublime text</w:delText>
        </w:r>
      </w:del>
      <w:ins w:id="961" w:author="Gabriel Correa" w:date="2015-08-27T16:19:00Z">
        <w:r w:rsidR="00B25246">
          <w:t xml:space="preserve">Para destacar directivas de API hay que considerar que hay </w:t>
        </w:r>
      </w:ins>
      <w:ins w:id="962" w:author="Gabriel Correa" w:date="2015-08-27T16:20:00Z">
        <w:r w:rsidR="00B25246">
          <w:t>principalmente dos lugares donde la documentación es revisada: en el código fuente</w:t>
        </w:r>
      </w:ins>
      <w:ins w:id="963" w:author="Gabriel Correa" w:date="2015-08-27T16:21:00Z">
        <w:r w:rsidR="00B25246">
          <w:t xml:space="preserve"> </w:t>
        </w:r>
      </w:ins>
      <w:ins w:id="964" w:author="Gabriel Correa" w:date="2015-08-27T16:20:00Z">
        <w:r w:rsidR="00B25246">
          <w:t xml:space="preserve">y </w:t>
        </w:r>
      </w:ins>
      <w:ins w:id="965" w:author="Gabriel Correa" w:date="2015-08-27T16:21:00Z">
        <w:r w:rsidR="00B25246">
          <w:t xml:space="preserve">por otra parte </w:t>
        </w:r>
      </w:ins>
      <w:ins w:id="966" w:author="Gabriel Correa" w:date="2015-08-27T16:20:00Z">
        <w:r w:rsidR="00B25246">
          <w:t>en páginas web</w:t>
        </w:r>
      </w:ins>
      <w:ins w:id="967" w:author="Gabriel Correa" w:date="2015-08-27T16:21:00Z">
        <w:r w:rsidR="00B25246">
          <w:t xml:space="preserve"> donde suele publicarse una documentación </w:t>
        </w:r>
      </w:ins>
      <w:ins w:id="968" w:author="Gabriel Correa" w:date="2015-08-27T16:22:00Z">
        <w:r w:rsidR="008B18AE">
          <w:t>oficial</w:t>
        </w:r>
      </w:ins>
      <w:ins w:id="969" w:author="Gabriel Correa" w:date="2015-08-27T16:21:00Z">
        <w:r w:rsidR="00B25246">
          <w:t>.</w:t>
        </w:r>
      </w:ins>
    </w:p>
    <w:p w:rsidR="00126808" w:rsidRDefault="00126808">
      <w:pPr>
        <w:rPr>
          <w:ins w:id="970" w:author="Gabriel Correa" w:date="2015-08-27T16:31:00Z"/>
        </w:rPr>
        <w:pPrChange w:id="971" w:author="Gabriel Correa" w:date="2015-08-27T16:19:00Z">
          <w:pPr>
            <w:pStyle w:val="Prrafodelista"/>
            <w:numPr>
              <w:numId w:val="20"/>
            </w:numPr>
            <w:ind w:hanging="360"/>
          </w:pPr>
        </w:pPrChange>
      </w:pPr>
      <w:ins w:id="972" w:author="Gabriel Correa" w:date="2015-08-27T16:23:00Z">
        <w:r>
          <w:t xml:space="preserve">En particular, si es necesario destacar directivas sobre el código fuente existe la posibilidad de usar el coloreo de sintaxis que ofrecen algunos editores de texto. El coloreo de sintaxis es un mecanismo </w:t>
        </w:r>
      </w:ins>
      <w:ins w:id="973" w:author="Gabriel Correa" w:date="2015-08-27T16:24:00Z">
        <w:r>
          <w:t xml:space="preserve">común </w:t>
        </w:r>
      </w:ins>
      <w:ins w:id="974" w:author="Gabriel Correa" w:date="2015-08-27T16:23:00Z">
        <w:r>
          <w:t>que usan los editores de texto para</w:t>
        </w:r>
      </w:ins>
      <w:ins w:id="975" w:author="Gabriel Correa" w:date="2015-08-27T16:25:00Z">
        <w:r>
          <w:t xml:space="preserve"> darle formato a algunas partes del código, como color de fuente o color de fondo. Lo m</w:t>
        </w:r>
      </w:ins>
      <w:ins w:id="976" w:author="Gabriel Correa" w:date="2015-08-27T16:26:00Z">
        <w:r>
          <w:t xml:space="preserve">ás común es usarlo para colorear </w:t>
        </w:r>
      </w:ins>
      <w:ins w:id="977" w:author="Gabriel Correa" w:date="2015-08-27T16:27:00Z">
        <w:r>
          <w:t xml:space="preserve">el texto </w:t>
        </w:r>
      </w:ins>
      <w:ins w:id="978" w:author="Gabriel Correa" w:date="2015-08-27T16:26:00Z">
        <w:r>
          <w:t xml:space="preserve">de </w:t>
        </w:r>
      </w:ins>
      <w:ins w:id="979" w:author="Gabriel Correa" w:date="2015-08-27T16:27:00Z">
        <w:r>
          <w:t>variables</w:t>
        </w:r>
      </w:ins>
      <w:ins w:id="980" w:author="Gabriel Correa" w:date="2015-08-27T16:26:00Z">
        <w:r>
          <w:t>, funciones</w:t>
        </w:r>
      </w:ins>
      <w:ins w:id="981" w:author="Gabriel Correa" w:date="2015-08-27T16:29:00Z">
        <w:r>
          <w:t xml:space="preserve"> y</w:t>
        </w:r>
      </w:ins>
      <w:ins w:id="982" w:author="Gabriel Correa" w:date="2015-08-27T16:26:00Z">
        <w:r>
          <w:t xml:space="preserve"> </w:t>
        </w:r>
      </w:ins>
      <w:ins w:id="983" w:author="Gabriel Correa" w:date="2015-08-27T16:27:00Z">
        <w:r>
          <w:t>palabras reservadas del lenguaje de programaci</w:t>
        </w:r>
      </w:ins>
      <w:ins w:id="984" w:author="Gabriel Correa" w:date="2015-08-27T16:28:00Z">
        <w:r>
          <w:t>ón</w:t>
        </w:r>
      </w:ins>
      <w:ins w:id="985" w:author="Gabriel Correa" w:date="2015-08-27T16:29:00Z">
        <w:r>
          <w:t>,</w:t>
        </w:r>
      </w:ins>
      <w:ins w:id="986" w:author="Gabriel Correa" w:date="2015-08-27T16:28:00Z">
        <w:r>
          <w:t xml:space="preserve"> cad</w:t>
        </w:r>
        <w:r w:rsidR="006B6EFE">
          <w:t>a uno con diferentes colores. E</w:t>
        </w:r>
      </w:ins>
      <w:ins w:id="987" w:author="Gabriel Correa" w:date="2015-08-27T16:29:00Z">
        <w:r w:rsidR="006B6EFE">
          <w:t>l</w:t>
        </w:r>
      </w:ins>
      <w:ins w:id="988" w:author="Gabriel Correa" w:date="2015-08-27T16:28:00Z">
        <w:r>
          <w:t xml:space="preserve"> mismo mecanismo puede permitir d</w:t>
        </w:r>
        <w:r w:rsidR="006B6EFE">
          <w:t xml:space="preserve">estacar </w:t>
        </w:r>
        <w:r>
          <w:t>directivas</w:t>
        </w:r>
      </w:ins>
      <w:ins w:id="989" w:author="Gabriel Correa" w:date="2015-08-27T16:30:00Z">
        <w:r w:rsidR="006B6EFE">
          <w:t>.</w:t>
        </w:r>
      </w:ins>
    </w:p>
    <w:p w:rsidR="006B6EFE" w:rsidRPr="00CD3F5B" w:rsidRDefault="006B6EFE">
      <w:pPr>
        <w:rPr>
          <w:ins w:id="990" w:author="Gabriel Correa" w:date="2015-08-27T16:32:00Z"/>
        </w:rPr>
        <w:pPrChange w:id="991" w:author="Gabriel Correa" w:date="2015-08-27T16:19:00Z">
          <w:pPr>
            <w:pStyle w:val="Prrafodelista"/>
            <w:numPr>
              <w:numId w:val="20"/>
            </w:numPr>
            <w:ind w:hanging="360"/>
          </w:pPr>
        </w:pPrChange>
      </w:pPr>
      <w:ins w:id="992" w:author="Gabriel Correa" w:date="2015-08-27T16:31:00Z">
        <w:r>
          <w:t>La</w:t>
        </w:r>
      </w:ins>
      <w:ins w:id="993" w:author="Gabriel Correa" w:date="2015-08-27T16:44:00Z">
        <w:r w:rsidR="00B35DD7">
          <w:t xml:space="preserve"> </w:t>
        </w:r>
      </w:ins>
      <w:ins w:id="994" w:author="Gabriel Correa" w:date="2015-08-27T16:49:00Z">
        <w:r w:rsidR="004416EB">
          <w:fldChar w:fldCharType="begin"/>
        </w:r>
        <w:r w:rsidR="004416EB">
          <w:instrText xml:space="preserve"> REF _Ref428457483 \h </w:instrText>
        </w:r>
      </w:ins>
      <w:r w:rsidR="004416EB">
        <w:fldChar w:fldCharType="separate"/>
      </w:r>
      <w:ins w:id="995" w:author="Gabriel Correa" w:date="2015-08-27T16:49:00Z">
        <w:r w:rsidR="004416EB">
          <w:t xml:space="preserve">Imagen </w:t>
        </w:r>
        <w:r w:rsidR="004416EB">
          <w:rPr>
            <w:noProof/>
          </w:rPr>
          <w:t>2</w:t>
        </w:r>
        <w:r w:rsidR="004416EB">
          <w:t>.</w:t>
        </w:r>
        <w:r w:rsidR="004416EB">
          <w:rPr>
            <w:noProof/>
          </w:rPr>
          <w:t>1</w:t>
        </w:r>
        <w:r w:rsidR="004416EB">
          <w:fldChar w:fldCharType="end"/>
        </w:r>
      </w:ins>
      <w:ins w:id="996" w:author="Gabriel Correa" w:date="2015-08-27T16:44:00Z">
        <w:r w:rsidR="00B35DD7">
          <w:t xml:space="preserve"> </w:t>
        </w:r>
      </w:ins>
      <w:ins w:id="997" w:author="Gabriel Correa" w:date="2015-08-27T16:31:00Z">
        <w:r>
          <w:t xml:space="preserve">muestra un ejemplo de prueba realizado </w:t>
        </w:r>
      </w:ins>
      <w:ins w:id="998" w:author="Gabriel Correa" w:date="2015-08-27T16:53:00Z">
        <w:r w:rsidR="00636AAC">
          <w:t xml:space="preserve">durante este trabajo </w:t>
        </w:r>
      </w:ins>
      <w:ins w:id="999" w:author="Gabriel Correa" w:date="2015-08-27T16:52:00Z">
        <w:r w:rsidR="00636AAC">
          <w:t>en</w:t>
        </w:r>
      </w:ins>
      <w:ins w:id="1000" w:author="Gabriel Correa" w:date="2015-08-27T16:53:00Z">
        <w:r w:rsidR="00636AAC">
          <w:t xml:space="preserve"> el editor de texto</w:t>
        </w:r>
      </w:ins>
      <w:ins w:id="1001" w:author="Gabriel Correa" w:date="2015-08-27T16:52:00Z">
        <w:r w:rsidR="00636AAC">
          <w:t xml:space="preserve"> Sublime Text </w:t>
        </w:r>
      </w:ins>
      <w:ins w:id="1002" w:author="Gabriel Correa" w:date="2015-08-27T16:53:00Z">
        <w:r w:rsidR="00636AAC">
          <w:t xml:space="preserve">con el fin de </w:t>
        </w:r>
      </w:ins>
      <w:ins w:id="1003" w:author="Gabriel Correa" w:date="2015-08-27T16:31:00Z">
        <w:r>
          <w:t xml:space="preserve">comprobar si esto era posible de realizar. </w:t>
        </w:r>
      </w:ins>
      <w:ins w:id="1004" w:author="Gabriel Correa" w:date="2015-08-27T16:37:00Z">
        <w:r w:rsidR="00CD3F5B">
          <w:t xml:space="preserve">El editor de texto quedó programado para destacar una línea completa cuando encontrase </w:t>
        </w:r>
      </w:ins>
      <w:ins w:id="1005" w:author="Gabriel Correa" w:date="2015-08-27T16:38:00Z">
        <w:r w:rsidR="00CD3F5B">
          <w:t xml:space="preserve">la expresión </w:t>
        </w:r>
      </w:ins>
      <w:ins w:id="1006" w:author="Gabriel Correa" w:date="2015-08-27T16:37:00Z">
        <w:r w:rsidR="00CD3F5B">
          <w:t>‘</w:t>
        </w:r>
      </w:ins>
      <w:ins w:id="1007" w:author="Gabriel Correa" w:date="2015-08-27T16:38:00Z">
        <w:r w:rsidR="00CD3F5B">
          <w:t>@</w:t>
        </w:r>
        <w:proofErr w:type="spellStart"/>
        <w:r w:rsidR="00CD3F5B">
          <w:t>tag</w:t>
        </w:r>
        <w:proofErr w:type="spellEnd"/>
        <w:r w:rsidR="00CD3F5B">
          <w:t xml:space="preserve"> </w:t>
        </w:r>
      </w:ins>
      <w:proofErr w:type="spellStart"/>
      <w:ins w:id="1008" w:author="Gabriel Correa" w:date="2015-08-27T16:37:00Z">
        <w:r w:rsidR="00CD3F5B">
          <w:rPr>
            <w:i/>
          </w:rPr>
          <w:t>usage.res</w:t>
        </w:r>
      </w:ins>
      <w:ins w:id="1009" w:author="Gabriel Correa" w:date="2015-08-27T16:38:00Z">
        <w:r w:rsidR="00CD3F5B">
          <w:rPr>
            <w:i/>
          </w:rPr>
          <w:t>triction</w:t>
        </w:r>
        <w:proofErr w:type="spellEnd"/>
        <w:r w:rsidR="00CD3F5B">
          <w:rPr>
            <w:i/>
          </w:rPr>
          <w:t>’</w:t>
        </w:r>
        <w:r w:rsidR="00CD3F5B">
          <w:t xml:space="preserve"> </w:t>
        </w:r>
      </w:ins>
      <w:ins w:id="1010" w:author="Gabriel Correa" w:date="2015-08-27T16:43:00Z">
        <w:r w:rsidR="00AA07E0">
          <w:t>adentro de un comentario</w:t>
        </w:r>
      </w:ins>
      <w:ins w:id="1011" w:author="Gabriel Correa" w:date="2015-08-27T16:38:00Z">
        <w:r w:rsidR="00CD3F5B">
          <w:t xml:space="preserve">. </w:t>
        </w:r>
      </w:ins>
      <w:ins w:id="1012" w:author="Gabriel Correa" w:date="2015-08-27T16:39:00Z">
        <w:r w:rsidR="00CD3F5B">
          <w:t>De manera similar, en la</w:t>
        </w:r>
      </w:ins>
      <w:ins w:id="1013" w:author="Gabriel Correa" w:date="2015-08-27T16:49:00Z">
        <w:r w:rsidR="004416EB">
          <w:t xml:space="preserve"> </w:t>
        </w:r>
        <w:r w:rsidR="004416EB">
          <w:fldChar w:fldCharType="begin"/>
        </w:r>
        <w:r w:rsidR="004416EB">
          <w:instrText xml:space="preserve"> REF _Ref428457499 \h </w:instrText>
        </w:r>
      </w:ins>
      <w:r w:rsidR="004416EB">
        <w:fldChar w:fldCharType="separate"/>
      </w:r>
      <w:ins w:id="1014" w:author="Gabriel Correa" w:date="2015-08-27T16:49:00Z">
        <w:r w:rsidR="004416EB">
          <w:t xml:space="preserve">Imagen </w:t>
        </w:r>
        <w:r w:rsidR="004416EB">
          <w:rPr>
            <w:noProof/>
          </w:rPr>
          <w:t>2</w:t>
        </w:r>
        <w:r w:rsidR="004416EB">
          <w:t>.</w:t>
        </w:r>
        <w:r w:rsidR="004416EB">
          <w:rPr>
            <w:noProof/>
          </w:rPr>
          <w:t>2</w:t>
        </w:r>
        <w:r w:rsidR="004416EB">
          <w:fldChar w:fldCharType="end"/>
        </w:r>
      </w:ins>
      <w:ins w:id="1015" w:author="Gabriel Correa" w:date="2015-08-27T16:39:00Z">
        <w:r w:rsidR="00CD3F5B">
          <w:t xml:space="preserve"> se destacan las palabras </w:t>
        </w:r>
        <w:r w:rsidR="00CD3F5B" w:rsidRPr="00CD3F5B">
          <w:rPr>
            <w:i/>
            <w:rPrChange w:id="1016" w:author="Gabriel Correa" w:date="2015-08-27T16:40:00Z">
              <w:rPr/>
            </w:rPrChange>
          </w:rPr>
          <w:t>‘</w:t>
        </w:r>
      </w:ins>
      <w:proofErr w:type="spellStart"/>
      <w:ins w:id="1017" w:author="Gabriel Correa" w:date="2015-08-27T16:40:00Z">
        <w:r w:rsidR="00CD3F5B" w:rsidRPr="00CD3F5B">
          <w:rPr>
            <w:i/>
            <w:rPrChange w:id="1018" w:author="Gabriel Correa" w:date="2015-08-27T16:40:00Z">
              <w:rPr/>
            </w:rPrChange>
          </w:rPr>
          <w:t>M</w:t>
        </w:r>
      </w:ins>
      <w:ins w:id="1019" w:author="Gabriel Correa" w:date="2015-08-27T16:39:00Z">
        <w:r w:rsidR="00CD3F5B" w:rsidRPr="00CD3F5B">
          <w:rPr>
            <w:i/>
            <w:rPrChange w:id="1020" w:author="Gabriel Correa" w:date="2015-08-27T16:40:00Z">
              <w:rPr/>
            </w:rPrChange>
          </w:rPr>
          <w:t>ust</w:t>
        </w:r>
      </w:ins>
      <w:proofErr w:type="spellEnd"/>
      <w:ins w:id="1021" w:author="Gabriel Correa" w:date="2015-08-27T16:40:00Z">
        <w:r w:rsidR="00CD3F5B" w:rsidRPr="00CD3F5B">
          <w:rPr>
            <w:i/>
            <w:rPrChange w:id="1022" w:author="Gabriel Correa" w:date="2015-08-27T16:40:00Z">
              <w:rPr/>
            </w:rPrChange>
          </w:rPr>
          <w:t>’</w:t>
        </w:r>
        <w:r w:rsidR="00CD3F5B">
          <w:t xml:space="preserve"> cuando se encuentr</w:t>
        </w:r>
        <w:r w:rsidR="00AA07E0">
          <w:t>an adentro de un comentario</w:t>
        </w:r>
        <w:r w:rsidR="00ED48EB">
          <w:t xml:space="preserve"> y a modo de aclaraci</w:t>
        </w:r>
      </w:ins>
      <w:ins w:id="1023" w:author="Gabriel Correa" w:date="2015-08-27T16:59:00Z">
        <w:r w:rsidR="00ED48EB">
          <w:t xml:space="preserve">ón este </w:t>
        </w:r>
      </w:ins>
      <w:ins w:id="1024" w:author="Gabriel Correa" w:date="2015-08-27T17:00:00Z">
        <w:r w:rsidR="00ED48EB">
          <w:t xml:space="preserve">mecanismo </w:t>
        </w:r>
      </w:ins>
      <w:ins w:id="1025" w:author="Gabriel Correa" w:date="2015-08-27T16:59:00Z">
        <w:r w:rsidR="00ED48EB">
          <w:t xml:space="preserve">no modifica de ningún modo el </w:t>
        </w:r>
      </w:ins>
      <w:ins w:id="1026" w:author="Gabriel Correa" w:date="2015-08-27T17:00:00Z">
        <w:r w:rsidR="00ED48EB">
          <w:t xml:space="preserve">texto </w:t>
        </w:r>
      </w:ins>
      <w:ins w:id="1027" w:author="Gabriel Correa" w:date="2015-08-27T16:59:00Z">
        <w:r w:rsidR="00ED48EB">
          <w:t xml:space="preserve">del </w:t>
        </w:r>
      </w:ins>
      <w:ins w:id="1028" w:author="Gabriel Correa" w:date="2015-08-27T17:00:00Z">
        <w:r w:rsidR="00ED48EB">
          <w:t xml:space="preserve">archivo con el </w:t>
        </w:r>
      </w:ins>
      <w:ins w:id="1029" w:author="Gabriel Correa" w:date="2015-08-27T16:59:00Z">
        <w:r w:rsidR="00ED48EB">
          <w:t>código fuente</w:t>
        </w:r>
      </w:ins>
      <w:ins w:id="1030" w:author="Gabriel Correa" w:date="2015-08-27T17:00:00Z">
        <w:r w:rsidR="00ED48EB">
          <w:t xml:space="preserve">. </w:t>
        </w:r>
      </w:ins>
      <w:ins w:id="1031" w:author="Gabriel Correa" w:date="2015-08-27T16:55:00Z">
        <w:r w:rsidR="007359B1">
          <w:t xml:space="preserve">Para lograr esto fue necesario extender </w:t>
        </w:r>
        <w:r w:rsidR="00ED48EB">
          <w:t>el módulo de coloreo de sintaxis</w:t>
        </w:r>
      </w:ins>
      <w:ins w:id="1032" w:author="Gabriel Correa" w:date="2015-08-27T16:56:00Z">
        <w:r w:rsidR="00ED48EB">
          <w:t xml:space="preserve"> de Sublime Text pero una vez implementado, se puede compartir la funcionalidad creando un plugin que </w:t>
        </w:r>
      </w:ins>
      <w:ins w:id="1033" w:author="Gabriel Correa" w:date="2015-08-27T16:57:00Z">
        <w:r w:rsidR="00ED48EB">
          <w:t xml:space="preserve">queda disponible a </w:t>
        </w:r>
      </w:ins>
      <w:ins w:id="1034" w:author="Gabriel Correa" w:date="2015-08-27T16:56:00Z">
        <w:r w:rsidR="00ED48EB">
          <w:t>ser usado por otros usuarios.</w:t>
        </w:r>
      </w:ins>
    </w:p>
    <w:p w:rsidR="00B35DD7" w:rsidRDefault="00E41B6D">
      <w:pPr>
        <w:keepNext/>
        <w:jc w:val="center"/>
        <w:rPr>
          <w:ins w:id="1035" w:author="Gabriel Correa" w:date="2015-08-27T16:44:00Z"/>
        </w:rPr>
        <w:pPrChange w:id="1036" w:author="Gabriel Correa" w:date="2015-08-27T16:47:00Z">
          <w:pPr/>
        </w:pPrChange>
      </w:pPr>
      <w:ins w:id="1037" w:author="Gabriel Correa" w:date="2015-08-27T16:35:00Z">
        <w:r>
          <w:rPr>
            <w:noProof/>
          </w:rPr>
          <w:drawing>
            <wp:inline distT="0" distB="0" distL="0" distR="0" wp14:anchorId="5C52F061" wp14:editId="74DC95FF">
              <wp:extent cx="5362467" cy="1749287"/>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1.PNG"/>
                      <pic:cNvPicPr/>
                    </pic:nvPicPr>
                    <pic:blipFill>
                      <a:blip r:embed="rId16">
                        <a:extLst>
                          <a:ext uri="{28A0092B-C50C-407E-A947-70E740481C1C}">
                            <a14:useLocalDpi xmlns:a14="http://schemas.microsoft.com/office/drawing/2010/main" val="0"/>
                          </a:ext>
                        </a:extLst>
                      </a:blip>
                      <a:stretch>
                        <a:fillRect/>
                      </a:stretch>
                    </pic:blipFill>
                    <pic:spPr>
                      <a:xfrm>
                        <a:off x="0" y="0"/>
                        <a:ext cx="5363136" cy="1749505"/>
                      </a:xfrm>
                      <a:prstGeom prst="rect">
                        <a:avLst/>
                      </a:prstGeom>
                    </pic:spPr>
                  </pic:pic>
                </a:graphicData>
              </a:graphic>
            </wp:inline>
          </w:drawing>
        </w:r>
      </w:ins>
    </w:p>
    <w:p w:rsidR="00B35DD7" w:rsidRDefault="00B35DD7">
      <w:pPr>
        <w:pStyle w:val="Epgrafe"/>
        <w:jc w:val="center"/>
        <w:rPr>
          <w:ins w:id="1038" w:author="Gabriel Correa" w:date="2015-08-27T16:44:00Z"/>
        </w:rPr>
        <w:pPrChange w:id="1039" w:author="Gabriel Correa" w:date="2015-08-27T16:47:00Z">
          <w:pPr>
            <w:pStyle w:val="Prrafodelista"/>
            <w:numPr>
              <w:numId w:val="20"/>
            </w:numPr>
            <w:ind w:hanging="360"/>
          </w:pPr>
        </w:pPrChange>
      </w:pPr>
      <w:bookmarkStart w:id="1040" w:name="_Ref428457483"/>
      <w:ins w:id="1041" w:author="Gabriel Correa" w:date="2015-08-27T16:44:00Z">
        <w:r>
          <w:t xml:space="preserve">Imagen </w:t>
        </w:r>
      </w:ins>
      <w:ins w:id="1042" w:author="Gabriel Correa" w:date="2015-08-27T19:37:00Z">
        <w:r w:rsidR="00253A40">
          <w:fldChar w:fldCharType="begin"/>
        </w:r>
        <w:r w:rsidR="00253A40">
          <w:instrText xml:space="preserve"> STYLEREF 1 \s </w:instrText>
        </w:r>
      </w:ins>
      <w:r w:rsidR="00253A40">
        <w:fldChar w:fldCharType="separate"/>
      </w:r>
      <w:r w:rsidR="00253A40">
        <w:rPr>
          <w:noProof/>
        </w:rPr>
        <w:t>2</w:t>
      </w:r>
      <w:ins w:id="1043"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044" w:author="Gabriel Correa" w:date="2015-08-27T19:37:00Z">
        <w:r w:rsidR="00253A40">
          <w:rPr>
            <w:noProof/>
          </w:rPr>
          <w:t>1</w:t>
        </w:r>
        <w:r w:rsidR="00253A40">
          <w:fldChar w:fldCharType="end"/>
        </w:r>
      </w:ins>
      <w:bookmarkEnd w:id="1040"/>
      <w:ins w:id="1045" w:author="Gabriel Correa" w:date="2015-08-27T16:44:00Z">
        <w:r>
          <w:t xml:space="preserve">:   </w:t>
        </w:r>
      </w:ins>
      <w:ins w:id="1046" w:author="Gabriel Correa" w:date="2015-08-27T16:47:00Z">
        <w:r w:rsidR="00EF0BC1">
          <w:t>Línea</w:t>
        </w:r>
      </w:ins>
      <w:ins w:id="1047" w:author="Gabriel Correa" w:date="2015-08-27T16:46:00Z">
        <w:r w:rsidR="00EF0BC1">
          <w:t xml:space="preserve"> completa </w:t>
        </w:r>
      </w:ins>
      <w:ins w:id="1048" w:author="Gabriel Correa" w:date="2015-08-27T16:45:00Z">
        <w:r>
          <w:t>siendo destacada</w:t>
        </w:r>
      </w:ins>
      <w:ins w:id="1049" w:author="Gabriel Correa" w:date="2015-08-27T16:46:00Z">
        <w:r w:rsidR="00EF0BC1">
          <w:t xml:space="preserve"> gracias al coloreo de sintaxis dentro de Sublime Text, un editor de texto</w:t>
        </w:r>
      </w:ins>
      <w:ins w:id="1050" w:author="Gabriel Correa" w:date="2015-08-27T16:47:00Z">
        <w:r w:rsidR="008C41DF">
          <w:t>.</w:t>
        </w:r>
      </w:ins>
    </w:p>
    <w:p w:rsidR="002D4886" w:rsidRDefault="002D4886">
      <w:pPr>
        <w:rPr>
          <w:ins w:id="1051" w:author="Gabriel Correa" w:date="2015-08-27T16:50:00Z"/>
        </w:rPr>
      </w:pPr>
    </w:p>
    <w:p w:rsidR="008C41DF" w:rsidRDefault="00CD3F5B">
      <w:pPr>
        <w:keepNext/>
        <w:jc w:val="center"/>
        <w:rPr>
          <w:ins w:id="1052" w:author="Gabriel Correa" w:date="2015-08-27T16:47:00Z"/>
        </w:rPr>
        <w:pPrChange w:id="1053" w:author="Gabriel Correa" w:date="2015-08-27T16:48:00Z">
          <w:pPr/>
        </w:pPrChange>
      </w:pPr>
      <w:ins w:id="1054" w:author="Gabriel Correa" w:date="2015-08-27T16:35:00Z">
        <w:r>
          <w:rPr>
            <w:noProof/>
          </w:rPr>
          <w:lastRenderedPageBreak/>
          <w:drawing>
            <wp:inline distT="0" distB="0" distL="0" distR="0" wp14:anchorId="4D7352E5" wp14:editId="5C3FED63">
              <wp:extent cx="5397933" cy="17734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2.PNG"/>
                      <pic:cNvPicPr/>
                    </pic:nvPicPr>
                    <pic:blipFill>
                      <a:blip r:embed="rId17">
                        <a:extLst>
                          <a:ext uri="{28A0092B-C50C-407E-A947-70E740481C1C}">
                            <a14:useLocalDpi xmlns:a14="http://schemas.microsoft.com/office/drawing/2010/main" val="0"/>
                          </a:ext>
                        </a:extLst>
                      </a:blip>
                      <a:stretch>
                        <a:fillRect/>
                      </a:stretch>
                    </pic:blipFill>
                    <pic:spPr>
                      <a:xfrm>
                        <a:off x="0" y="0"/>
                        <a:ext cx="5399597" cy="1774029"/>
                      </a:xfrm>
                      <a:prstGeom prst="rect">
                        <a:avLst/>
                      </a:prstGeom>
                    </pic:spPr>
                  </pic:pic>
                </a:graphicData>
              </a:graphic>
            </wp:inline>
          </w:drawing>
        </w:r>
      </w:ins>
    </w:p>
    <w:p w:rsidR="006B6EFE" w:rsidRPr="00255D3C" w:rsidRDefault="008C41DF">
      <w:pPr>
        <w:pStyle w:val="Epgrafe"/>
        <w:jc w:val="center"/>
        <w:pPrChange w:id="1055" w:author="Gabriel Correa" w:date="2015-08-27T16:48:00Z">
          <w:pPr>
            <w:pStyle w:val="Prrafodelista"/>
            <w:numPr>
              <w:numId w:val="20"/>
            </w:numPr>
            <w:ind w:hanging="360"/>
          </w:pPr>
        </w:pPrChange>
      </w:pPr>
      <w:bookmarkStart w:id="1056" w:name="_Ref428457499"/>
      <w:ins w:id="1057" w:author="Gabriel Correa" w:date="2015-08-27T16:47:00Z">
        <w:r>
          <w:t xml:space="preserve">Imagen </w:t>
        </w:r>
      </w:ins>
      <w:ins w:id="1058" w:author="Gabriel Correa" w:date="2015-08-27T19:37:00Z">
        <w:r w:rsidR="00253A40">
          <w:fldChar w:fldCharType="begin"/>
        </w:r>
        <w:r w:rsidR="00253A40">
          <w:instrText xml:space="preserve"> STYLEREF 1 \s </w:instrText>
        </w:r>
      </w:ins>
      <w:r w:rsidR="00253A40">
        <w:fldChar w:fldCharType="separate"/>
      </w:r>
      <w:r w:rsidR="00253A40">
        <w:rPr>
          <w:noProof/>
        </w:rPr>
        <w:t>2</w:t>
      </w:r>
      <w:ins w:id="1059"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060" w:author="Gabriel Correa" w:date="2015-08-27T19:37:00Z">
        <w:r w:rsidR="00253A40">
          <w:rPr>
            <w:noProof/>
          </w:rPr>
          <w:t>2</w:t>
        </w:r>
        <w:r w:rsidR="00253A40">
          <w:fldChar w:fldCharType="end"/>
        </w:r>
      </w:ins>
      <w:bookmarkEnd w:id="1056"/>
      <w:ins w:id="1061" w:author="Gabriel Correa" w:date="2015-08-27T16:47:00Z">
        <w:r>
          <w:t>:   Palabra ‘</w:t>
        </w:r>
        <w:proofErr w:type="spellStart"/>
        <w:r>
          <w:t>Must</w:t>
        </w:r>
        <w:proofErr w:type="spellEnd"/>
        <w:r>
          <w:t>’ siendo destacada gracias al coloreo de sintaxis dentro de Sublime Text, un editor de texto.</w:t>
        </w:r>
      </w:ins>
    </w:p>
    <w:p w:rsidR="002D4886" w:rsidRDefault="00ED48EB">
      <w:pPr>
        <w:rPr>
          <w:ins w:id="1062" w:author="Gabriel Correa" w:date="2015-08-27T16:50:00Z"/>
        </w:rPr>
        <w:pPrChange w:id="1063" w:author="Gabriel Correa" w:date="2015-08-27T16:50:00Z">
          <w:pPr>
            <w:pStyle w:val="Ttulo3"/>
          </w:pPr>
        </w:pPrChange>
      </w:pPr>
      <w:bookmarkStart w:id="1064" w:name="_Toc428443086"/>
      <w:ins w:id="1065" w:author="Gabriel Correa" w:date="2015-08-27T16:58:00Z">
        <w:r>
          <w:t xml:space="preserve">Hay varios editores de texto que soportarían el destacar directivas usando coloreo de </w:t>
        </w:r>
      </w:ins>
      <w:ins w:id="1066" w:author="Gabriel Correa" w:date="2015-08-27T17:01:00Z">
        <w:r w:rsidR="00046DB2">
          <w:t xml:space="preserve">sintaxis. </w:t>
        </w:r>
      </w:ins>
      <w:ins w:id="1067" w:author="Gabriel Correa" w:date="2015-08-27T17:02:00Z">
        <w:r w:rsidR="00046DB2">
          <w:t xml:space="preserve">De hecho </w:t>
        </w:r>
      </w:ins>
      <w:ins w:id="1068" w:author="Gabriel Correa" w:date="2015-08-27T17:01:00Z">
        <w:r w:rsidR="00046DB2">
          <w:t xml:space="preserve">otro ejemplo es dado </w:t>
        </w:r>
      </w:ins>
      <w:ins w:id="1069" w:author="Gabriel Correa" w:date="2015-08-27T17:04:00Z">
        <w:r w:rsidR="00046DB2">
          <w:t>en la siguiente sección a continuación</w:t>
        </w:r>
      </w:ins>
      <w:ins w:id="1070" w:author="Gabriel Correa" w:date="2015-08-27T17:02:00Z">
        <w:r w:rsidR="00046DB2">
          <w:t xml:space="preserve">. </w:t>
        </w:r>
      </w:ins>
      <w:ins w:id="1071" w:author="Gabriel Correa" w:date="2015-08-27T17:03:00Z">
        <w:r w:rsidR="00046DB2">
          <w:t>Es u</w:t>
        </w:r>
      </w:ins>
      <w:ins w:id="1072" w:author="Gabriel Correa" w:date="2015-08-27T17:02:00Z">
        <w:r w:rsidR="00046DB2">
          <w:t xml:space="preserve">n plugin de </w:t>
        </w:r>
      </w:ins>
      <w:ins w:id="1073" w:author="Gabriel Correa" w:date="2015-08-27T17:03:00Z">
        <w:r w:rsidR="00046DB2">
          <w:t xml:space="preserve">la IDE </w:t>
        </w:r>
      </w:ins>
      <w:ins w:id="1074" w:author="Gabriel Correa" w:date="2015-08-27T17:02:00Z">
        <w:r w:rsidR="00046DB2">
          <w:t xml:space="preserve">Eclipse llamado eMoose que </w:t>
        </w:r>
      </w:ins>
      <w:ins w:id="1075" w:author="Gabriel Correa" w:date="2015-08-27T17:03:00Z">
        <w:r w:rsidR="00046DB2">
          <w:t xml:space="preserve">permite </w:t>
        </w:r>
      </w:ins>
      <w:ins w:id="1076" w:author="Gabriel Correa" w:date="2015-08-27T17:02:00Z">
        <w:r w:rsidR="00046DB2">
          <w:t>destaca</w:t>
        </w:r>
      </w:ins>
      <w:ins w:id="1077" w:author="Gabriel Correa" w:date="2015-08-27T17:03:00Z">
        <w:r w:rsidR="00046DB2">
          <w:t>r</w:t>
        </w:r>
      </w:ins>
      <w:ins w:id="1078" w:author="Gabriel Correa" w:date="2015-08-27T17:02:00Z">
        <w:r w:rsidR="00046DB2">
          <w:t xml:space="preserve"> las directivas en </w:t>
        </w:r>
      </w:ins>
      <w:ins w:id="1079" w:author="Gabriel Correa" w:date="2015-08-27T17:03:00Z">
        <w:r w:rsidR="00046DB2">
          <w:t>código de Java.</w:t>
        </w:r>
      </w:ins>
    </w:p>
    <w:p w:rsidR="00EE2482" w:rsidRDefault="00EE2482" w:rsidP="00EE2482">
      <w:pPr>
        <w:pStyle w:val="Ttulo3"/>
      </w:pPr>
      <w:proofErr w:type="gramStart"/>
      <w:r>
        <w:t>eMo</w:t>
      </w:r>
      <w:r w:rsidRPr="0076151A">
        <w:t>o</w:t>
      </w:r>
      <w:r>
        <w:t>se</w:t>
      </w:r>
      <w:proofErr w:type="gramEnd"/>
      <w:r>
        <w:t xml:space="preserve"> y </w:t>
      </w:r>
      <w:proofErr w:type="spellStart"/>
      <w:r>
        <w:t>tagSea</w:t>
      </w:r>
      <w:bookmarkEnd w:id="1064"/>
      <w:proofErr w:type="spellEnd"/>
    </w:p>
    <w:p w:rsidR="00EE2482" w:rsidRPr="003D0E42" w:rsidDel="00E67A02" w:rsidRDefault="00EE2482" w:rsidP="00EE2482">
      <w:pPr>
        <w:pStyle w:val="Prrafodelista"/>
        <w:numPr>
          <w:ilvl w:val="0"/>
          <w:numId w:val="18"/>
        </w:numPr>
        <w:rPr>
          <w:del w:id="1080" w:author="Gabriel Correa" w:date="2015-08-27T19:48:00Z"/>
        </w:rPr>
      </w:pPr>
      <w:del w:id="1081" w:author="Gabriel Correa" w:date="2015-08-27T19:48:00Z">
        <w:r w:rsidDel="00E67A02">
          <w:delText>Resultados de este estudio con las directivas destacadas en Eclipse</w:delText>
        </w:r>
      </w:del>
    </w:p>
    <w:p w:rsidR="00EE2482" w:rsidDel="00BE204A" w:rsidRDefault="00EE2482" w:rsidP="00EE2482">
      <w:pPr>
        <w:pStyle w:val="Prrafodelista"/>
        <w:numPr>
          <w:ilvl w:val="0"/>
          <w:numId w:val="16"/>
        </w:numPr>
        <w:rPr>
          <w:del w:id="1082" w:author="Gabriel Correa" w:date="2015-08-27T19:27:00Z"/>
        </w:rPr>
      </w:pPr>
      <w:del w:id="1083" w:author="Gabriel Correa" w:date="2015-08-27T19:27:00Z">
        <w:r w:rsidDel="00BE204A">
          <w:delText>Imágenes de eMoose</w:delText>
        </w:r>
      </w:del>
    </w:p>
    <w:p w:rsidR="00EE2482" w:rsidDel="00BE204A" w:rsidRDefault="00EE2482" w:rsidP="00EE2482">
      <w:pPr>
        <w:pStyle w:val="Prrafodelista"/>
        <w:numPr>
          <w:ilvl w:val="0"/>
          <w:numId w:val="16"/>
        </w:numPr>
        <w:rPr>
          <w:del w:id="1084" w:author="Gabriel Correa" w:date="2015-08-27T19:27:00Z"/>
        </w:rPr>
      </w:pPr>
      <w:del w:id="1085" w:author="Gabriel Correa" w:date="2015-08-27T19:27:00Z">
        <w:r w:rsidDel="00BE204A">
          <w:delText>Explicación de eMoose y su posible utilidad y poder</w:delText>
        </w:r>
      </w:del>
    </w:p>
    <w:p w:rsidR="005C4CEB" w:rsidRDefault="00EE2482">
      <w:pPr>
        <w:rPr>
          <w:ins w:id="1086" w:author="Gabriel Correa" w:date="2015-08-27T18:56:00Z"/>
        </w:rPr>
        <w:pPrChange w:id="1087" w:author="Gabriel Correa" w:date="2015-08-27T18:14:00Z">
          <w:pPr>
            <w:pStyle w:val="Prrafodelista"/>
            <w:numPr>
              <w:numId w:val="16"/>
            </w:numPr>
            <w:ind w:hanging="360"/>
          </w:pPr>
        </w:pPrChange>
      </w:pPr>
      <w:del w:id="1088" w:author="Gabriel Correa" w:date="2015-08-27T19:59:00Z">
        <w:r w:rsidDel="00F2084F">
          <w:delText>Taxonomía propuesta</w:delText>
        </w:r>
      </w:del>
      <w:ins w:id="1089" w:author="Gabriel Correa" w:date="2015-08-27T18:14:00Z">
        <w:r w:rsidR="00FD391B">
          <w:t xml:space="preserve">El proyecto </w:t>
        </w:r>
        <w:r w:rsidR="00FD391B" w:rsidRPr="00F72E42">
          <w:rPr>
            <w:i/>
            <w:rPrChange w:id="1090" w:author="Gabriel Correa" w:date="2015-08-27T18:37:00Z">
              <w:rPr/>
            </w:rPrChange>
          </w:rPr>
          <w:t>eMoose</w:t>
        </w:r>
        <w:r w:rsidR="00FD391B">
          <w:t xml:space="preserve"> </w:t>
        </w:r>
      </w:ins>
      <w:ins w:id="1091" w:author="Gabriel Correa" w:date="2015-08-27T18:15:00Z">
        <w:r w:rsidR="00FD391B">
          <w:t>se trata de un plugin de Eclipse IDE que ayuda a destacar las directivas de la documentaci</w:t>
        </w:r>
      </w:ins>
      <w:ins w:id="1092" w:author="Gabriel Correa" w:date="2015-08-27T18:16:00Z">
        <w:r w:rsidR="00FD391B">
          <w:t>ón</w:t>
        </w:r>
      </w:ins>
      <w:ins w:id="1093" w:author="Gabriel Correa" w:date="2015-08-27T18:37:00Z">
        <w:r w:rsidR="00F72E42">
          <w:rPr>
            <w:rStyle w:val="Refdenotaalpie"/>
          </w:rPr>
          <w:footnoteReference w:id="1"/>
        </w:r>
      </w:ins>
      <w:ins w:id="1096" w:author="Gabriel Correa" w:date="2015-08-27T18:16:00Z">
        <w:r w:rsidR="00E1016A">
          <w:t xml:space="preserve">. La </w:t>
        </w:r>
      </w:ins>
      <w:ins w:id="1097" w:author="Gabriel Correa" w:date="2015-08-27T18:41:00Z">
        <w:r w:rsidR="00E1016A">
          <w:fldChar w:fldCharType="begin"/>
        </w:r>
        <w:r w:rsidR="00E1016A">
          <w:instrText xml:space="preserve"> REF _Ref428464238 \h </w:instrText>
        </w:r>
      </w:ins>
      <w:r w:rsidR="00E1016A">
        <w:fldChar w:fldCharType="separate"/>
      </w:r>
      <w:ins w:id="1098" w:author="Gabriel Correa" w:date="2015-08-27T18:41:00Z">
        <w:r w:rsidR="00E1016A">
          <w:t xml:space="preserve">Imagen </w:t>
        </w:r>
        <w:r w:rsidR="00E1016A">
          <w:rPr>
            <w:noProof/>
          </w:rPr>
          <w:t>2</w:t>
        </w:r>
        <w:r w:rsidR="00E1016A">
          <w:t>.</w:t>
        </w:r>
        <w:r w:rsidR="00E1016A">
          <w:rPr>
            <w:noProof/>
          </w:rPr>
          <w:t>3</w:t>
        </w:r>
        <w:r w:rsidR="00E1016A">
          <w:fldChar w:fldCharType="end"/>
        </w:r>
        <w:r w:rsidR="00E1016A">
          <w:t xml:space="preserve"> </w:t>
        </w:r>
      </w:ins>
      <w:ins w:id="1099" w:author="Gabriel Correa" w:date="2015-08-27T18:16:00Z">
        <w:r w:rsidR="00A344FB">
          <w:t>muestra</w:t>
        </w:r>
        <w:r w:rsidR="00E1016A">
          <w:t xml:space="preserve"> dos m</w:t>
        </w:r>
      </w:ins>
      <w:ins w:id="1100" w:author="Gabriel Correa" w:date="2015-08-27T18:42:00Z">
        <w:r w:rsidR="00E1016A">
          <w:t>étodos destacados</w:t>
        </w:r>
      </w:ins>
      <w:ins w:id="1101" w:author="Gabriel Correa" w:date="2015-08-27T18:43:00Z">
        <w:r w:rsidR="00E1016A">
          <w:t xml:space="preserve"> </w:t>
        </w:r>
      </w:ins>
      <w:ins w:id="1102" w:author="Gabriel Correa" w:date="2015-08-27T18:51:00Z">
        <w:r w:rsidR="005C4CEB">
          <w:t xml:space="preserve">por eMoose </w:t>
        </w:r>
      </w:ins>
      <w:ins w:id="1103" w:author="Gabriel Correa" w:date="2015-08-27T18:50:00Z">
        <w:r w:rsidR="005C4CEB">
          <w:t>ya que</w:t>
        </w:r>
      </w:ins>
      <w:ins w:id="1104" w:author="Gabriel Correa" w:date="2015-08-27T18:43:00Z">
        <w:r w:rsidR="00E1016A">
          <w:t xml:space="preserve"> sus </w:t>
        </w:r>
      </w:ins>
      <w:ins w:id="1105" w:author="Gabriel Correa" w:date="2015-08-27T18:50:00Z">
        <w:r w:rsidR="000D1019">
          <w:t>documentaciones</w:t>
        </w:r>
      </w:ins>
      <w:ins w:id="1106" w:author="Gabriel Correa" w:date="2015-08-27T18:43:00Z">
        <w:r w:rsidR="00E1016A">
          <w:t xml:space="preserve"> de API contienen directivas. De este modo un us</w:t>
        </w:r>
      </w:ins>
      <w:ins w:id="1107" w:author="Gabriel Correa" w:date="2015-08-27T18:44:00Z">
        <w:r w:rsidR="00BA0EA5">
          <w:t>u</w:t>
        </w:r>
      </w:ins>
      <w:ins w:id="1108" w:author="Gabriel Correa" w:date="2015-08-27T18:43:00Z">
        <w:r w:rsidR="00E1016A">
          <w:t xml:space="preserve">ario puede percatarse de </w:t>
        </w:r>
      </w:ins>
      <w:ins w:id="1109" w:author="Gabriel Correa" w:date="2015-08-27T18:44:00Z">
        <w:r w:rsidR="00E1016A">
          <w:t>que elementos de una API contienen instrucciones importantes de uso.</w:t>
        </w:r>
      </w:ins>
      <w:ins w:id="1110" w:author="Gabriel Correa" w:date="2015-08-27T18:45:00Z">
        <w:r w:rsidR="00BA0EA5">
          <w:t xml:space="preserve"> Además se puede ver en la </w:t>
        </w:r>
      </w:ins>
      <w:ins w:id="1111" w:author="Gabriel Correa" w:date="2015-08-27T18:46:00Z">
        <w:r w:rsidR="00BA0EA5">
          <w:fldChar w:fldCharType="begin"/>
        </w:r>
        <w:r w:rsidR="00BA0EA5">
          <w:instrText xml:space="preserve"> REF _Ref428464501 \h </w:instrText>
        </w:r>
      </w:ins>
      <w:r w:rsidR="00BA0EA5">
        <w:fldChar w:fldCharType="separate"/>
      </w:r>
      <w:ins w:id="1112" w:author="Gabriel Correa" w:date="2015-08-27T18:46:00Z">
        <w:r w:rsidR="00BA0EA5">
          <w:t xml:space="preserve">Imagen </w:t>
        </w:r>
        <w:r w:rsidR="00BA0EA5">
          <w:rPr>
            <w:noProof/>
          </w:rPr>
          <w:t>2</w:t>
        </w:r>
        <w:r w:rsidR="00BA0EA5">
          <w:t>.</w:t>
        </w:r>
        <w:r w:rsidR="00BA0EA5">
          <w:rPr>
            <w:noProof/>
          </w:rPr>
          <w:t>4</w:t>
        </w:r>
        <w:r w:rsidR="00BA0EA5">
          <w:fldChar w:fldCharType="end"/>
        </w:r>
        <w:r w:rsidR="00BA0EA5">
          <w:t xml:space="preserve"> </w:t>
        </w:r>
      </w:ins>
      <w:ins w:id="1113" w:author="Gabriel Correa" w:date="2015-08-27T18:47:00Z">
        <w:r w:rsidR="00BA0EA5">
          <w:t xml:space="preserve">una ventana </w:t>
        </w:r>
      </w:ins>
      <w:ins w:id="1114" w:author="Gabriel Correa" w:date="2015-08-27T18:46:00Z">
        <w:r w:rsidR="00BA0EA5">
          <w:t xml:space="preserve">de ayuda </w:t>
        </w:r>
      </w:ins>
      <w:ins w:id="1115" w:author="Gabriel Correa" w:date="2015-08-27T18:47:00Z">
        <w:r w:rsidR="00BA0EA5">
          <w:t>de Eclipse</w:t>
        </w:r>
        <w:r w:rsidR="00FF738B">
          <w:t xml:space="preserve"> donde las tres últimas líneas fueron agregadas por eMoo</w:t>
        </w:r>
        <w:r w:rsidR="005C4CEB">
          <w:t>se. Estas indican qu</w:t>
        </w:r>
      </w:ins>
      <w:ins w:id="1116" w:author="Gabriel Correa" w:date="2015-08-27T18:52:00Z">
        <w:r w:rsidR="005C4CEB">
          <w:t>e</w:t>
        </w:r>
      </w:ins>
      <w:ins w:id="1117" w:author="Gabriel Correa" w:date="2015-08-27T18:47:00Z">
        <w:r w:rsidR="00FF738B">
          <w:t xml:space="preserve"> la documentaci</w:t>
        </w:r>
      </w:ins>
      <w:ins w:id="1118" w:author="Gabriel Correa" w:date="2015-08-27T18:48:00Z">
        <w:r w:rsidR="00FF738B">
          <w:t xml:space="preserve">ón del método </w:t>
        </w:r>
        <w:proofErr w:type="spellStart"/>
        <w:proofErr w:type="gramStart"/>
        <w:r w:rsidR="00FF738B" w:rsidRPr="00FF738B">
          <w:rPr>
            <w:i/>
            <w:rPrChange w:id="1119" w:author="Gabriel Correa" w:date="2015-08-27T18:48:00Z">
              <w:rPr/>
            </w:rPrChange>
          </w:rPr>
          <w:t>setClientID</w:t>
        </w:r>
        <w:proofErr w:type="spellEnd"/>
        <w:r w:rsidR="00FF738B" w:rsidRPr="00FF738B">
          <w:rPr>
            <w:i/>
            <w:rPrChange w:id="1120" w:author="Gabriel Correa" w:date="2015-08-27T18:48:00Z">
              <w:rPr/>
            </w:rPrChange>
          </w:rPr>
          <w:t>(</w:t>
        </w:r>
        <w:proofErr w:type="spellStart"/>
        <w:proofErr w:type="gramEnd"/>
        <w:r w:rsidR="00FF738B" w:rsidRPr="00FF738B">
          <w:rPr>
            <w:i/>
            <w:rPrChange w:id="1121" w:author="Gabriel Correa" w:date="2015-08-27T18:48:00Z">
              <w:rPr/>
            </w:rPrChange>
          </w:rPr>
          <w:t>String</w:t>
        </w:r>
        <w:proofErr w:type="spellEnd"/>
        <w:r w:rsidR="00FF738B" w:rsidRPr="00FF738B">
          <w:rPr>
            <w:i/>
            <w:rPrChange w:id="1122" w:author="Gabriel Correa" w:date="2015-08-27T18:48:00Z">
              <w:rPr/>
            </w:rPrChange>
          </w:rPr>
          <w:t>)</w:t>
        </w:r>
      </w:ins>
      <w:ins w:id="1123" w:author="Gabriel Correa" w:date="2015-08-27T18:49:00Z">
        <w:r w:rsidR="00FF738B">
          <w:t xml:space="preserve"> </w:t>
        </w:r>
      </w:ins>
      <w:ins w:id="1124" w:author="Gabriel Correa" w:date="2015-08-27T18:52:00Z">
        <w:r w:rsidR="005C4CEB">
          <w:t>contiene</w:t>
        </w:r>
      </w:ins>
      <w:ins w:id="1125" w:author="Gabriel Correa" w:date="2015-08-27T18:49:00Z">
        <w:r w:rsidR="00FF738B">
          <w:t xml:space="preserve"> tres directivas</w:t>
        </w:r>
      </w:ins>
      <w:ins w:id="1126" w:author="Gabriel Correa" w:date="2015-08-27T18:52:00Z">
        <w:r w:rsidR="005C4CEB">
          <w:t>.</w:t>
        </w:r>
      </w:ins>
    </w:p>
    <w:p w:rsidR="00FD391B" w:rsidRDefault="005C4CEB">
      <w:pPr>
        <w:rPr>
          <w:ins w:id="1127" w:author="Gabriel Correa" w:date="2015-08-27T19:02:00Z"/>
        </w:rPr>
        <w:pPrChange w:id="1128" w:author="Gabriel Correa" w:date="2015-08-27T18:14:00Z">
          <w:pPr>
            <w:pStyle w:val="Prrafodelista"/>
            <w:numPr>
              <w:numId w:val="16"/>
            </w:numPr>
            <w:ind w:hanging="360"/>
          </w:pPr>
        </w:pPrChange>
      </w:pPr>
      <w:ins w:id="1129" w:author="Gabriel Correa" w:date="2015-08-27T18:55:00Z">
        <w:r>
          <w:t xml:space="preserve">Las </w:t>
        </w:r>
      </w:ins>
      <w:ins w:id="1130" w:author="Gabriel Correa" w:date="2015-08-27T18:52:00Z">
        <w:r>
          <w:t xml:space="preserve">ventanas de ayuda </w:t>
        </w:r>
      </w:ins>
      <w:ins w:id="1131" w:author="Gabriel Correa" w:date="2015-08-27T18:55:00Z">
        <w:r>
          <w:t>en</w:t>
        </w:r>
      </w:ins>
      <w:ins w:id="1132" w:author="Gabriel Correa" w:date="2015-08-27T18:52:00Z">
        <w:r>
          <w:t xml:space="preserve"> Eclipse </w:t>
        </w:r>
      </w:ins>
      <w:ins w:id="1133" w:author="Gabriel Correa" w:date="2015-08-27T18:53:00Z">
        <w:r>
          <w:t>se muestran al mantener el cursor sobre m</w:t>
        </w:r>
      </w:ins>
      <w:ins w:id="1134" w:author="Gabriel Correa" w:date="2015-08-27T18:54:00Z">
        <w:r>
          <w:t>étodos y clases</w:t>
        </w:r>
      </w:ins>
      <w:ins w:id="1135" w:author="Gabriel Correa" w:date="2015-08-27T18:56:00Z">
        <w:r>
          <w:t xml:space="preserve">, haciendo mucho más fácil que un desarrollador se percate de las directivas relacionadas con su </w:t>
        </w:r>
      </w:ins>
      <w:ins w:id="1136" w:author="Gabriel Correa" w:date="2015-08-27T18:57:00Z">
        <w:r>
          <w:t>código</w:t>
        </w:r>
      </w:ins>
      <w:ins w:id="1137" w:author="Gabriel Correa" w:date="2015-08-27T18:56:00Z">
        <w:r>
          <w:t>.</w:t>
        </w:r>
      </w:ins>
      <w:ins w:id="1138" w:author="Gabriel Correa" w:date="2015-08-27T18:57:00Z">
        <w:r w:rsidR="00336F4B">
          <w:t xml:space="preserve"> Pero u</w:t>
        </w:r>
        <w:r w:rsidR="00A344FB">
          <w:t>n problema de eMoose es que</w:t>
        </w:r>
        <w:r w:rsidR="00336F4B">
          <w:t xml:space="preserve"> tiene pocas librerías </w:t>
        </w:r>
      </w:ins>
      <w:ins w:id="1139" w:author="Gabriel Correa" w:date="2015-08-27T18:58:00Z">
        <w:r w:rsidR="00336F4B">
          <w:t xml:space="preserve">con la información </w:t>
        </w:r>
      </w:ins>
      <w:ins w:id="1140" w:author="Gabriel Correa" w:date="2015-08-28T00:58:00Z">
        <w:r w:rsidR="00A344FB">
          <w:t>requerida</w:t>
        </w:r>
      </w:ins>
      <w:ins w:id="1141" w:author="Gabriel Correa" w:date="2015-08-27T18:58:00Z">
        <w:r w:rsidR="00336F4B">
          <w:t xml:space="preserve"> de las directivas. Las API que no han </w:t>
        </w:r>
      </w:ins>
      <w:ins w:id="1142" w:author="Gabriel Correa" w:date="2015-08-27T18:59:00Z">
        <w:r w:rsidR="00336F4B">
          <w:t>sido complementadas con la información de directivas, son mostradas en Eclipse sin ning</w:t>
        </w:r>
      </w:ins>
      <w:ins w:id="1143" w:author="Gabriel Correa" w:date="2015-08-27T19:00:00Z">
        <w:r w:rsidR="00336F4B">
          <w:t xml:space="preserve">ún tipo de </w:t>
        </w:r>
        <w:proofErr w:type="spellStart"/>
        <w:r w:rsidR="0089702F">
          <w:t>destacaciones</w:t>
        </w:r>
        <w:proofErr w:type="spellEnd"/>
        <w:r w:rsidR="00336F4B">
          <w:t xml:space="preserve"> que realiza eMoose.</w:t>
        </w:r>
      </w:ins>
      <w:ins w:id="1144" w:author="Gabriel Correa" w:date="2015-08-27T19:01:00Z">
        <w:r w:rsidR="0089702F">
          <w:t xml:space="preserve"> Esto puede suceder </w:t>
        </w:r>
      </w:ins>
      <w:ins w:id="1145" w:author="Gabriel Correa" w:date="2015-08-28T00:59:00Z">
        <w:r w:rsidR="00A344FB">
          <w:t>ya que</w:t>
        </w:r>
      </w:ins>
      <w:ins w:id="1146" w:author="Gabriel Correa" w:date="2015-08-27T19:01:00Z">
        <w:r w:rsidR="0089702F">
          <w:t xml:space="preserve"> la tarea de </w:t>
        </w:r>
      </w:ins>
      <w:ins w:id="1147" w:author="Gabriel Correa" w:date="2015-08-27T19:25:00Z">
        <w:r w:rsidR="00BE204A">
          <w:t>agregar</w:t>
        </w:r>
      </w:ins>
      <w:ins w:id="1148" w:author="Gabriel Correa" w:date="2015-08-27T19:01:00Z">
        <w:r w:rsidR="0089702F">
          <w:t xml:space="preserve"> las directivas </w:t>
        </w:r>
      </w:ins>
      <w:ins w:id="1149" w:author="Gabriel Correa" w:date="2015-08-27T19:25:00Z">
        <w:r w:rsidR="00BE204A">
          <w:t xml:space="preserve">de forma manual </w:t>
        </w:r>
        <w:r w:rsidR="00BE204A" w:rsidRPr="00BE204A">
          <w:t>toma tiempo pues las librerías pueden contener cientos o miles de funciones</w:t>
        </w:r>
        <w:r w:rsidR="00BE204A">
          <w:t>.</w:t>
        </w:r>
      </w:ins>
    </w:p>
    <w:p w:rsidR="0089702F" w:rsidRPr="00FF738B" w:rsidRDefault="0089702F">
      <w:pPr>
        <w:rPr>
          <w:ins w:id="1150" w:author="Gabriel Correa" w:date="2015-08-27T18:40:00Z"/>
        </w:rPr>
        <w:pPrChange w:id="1151" w:author="Gabriel Correa" w:date="2015-08-27T18:14:00Z">
          <w:pPr>
            <w:pStyle w:val="Prrafodelista"/>
            <w:numPr>
              <w:numId w:val="16"/>
            </w:numPr>
            <w:ind w:hanging="360"/>
          </w:pPr>
        </w:pPrChange>
      </w:pPr>
      <w:ins w:id="1152" w:author="Gabriel Correa" w:date="2015-08-27T19:03:00Z">
        <w:r>
          <w:t xml:space="preserve">Un sistema que ayude a identificar las directivas de forma automática o </w:t>
        </w:r>
        <w:proofErr w:type="spellStart"/>
        <w:r>
          <w:t>semi</w:t>
        </w:r>
        <w:proofErr w:type="spellEnd"/>
        <w:r>
          <w:t xml:space="preserve">-automática podría complementarse bien con eMoose, proveyendo </w:t>
        </w:r>
      </w:ins>
      <w:ins w:id="1153" w:author="Gabriel Correa" w:date="2015-08-27T19:04:00Z">
        <w:r>
          <w:t>de la información de las librer</w:t>
        </w:r>
      </w:ins>
      <w:ins w:id="1154" w:author="Gabriel Correa" w:date="2015-08-27T19:05:00Z">
        <w:r>
          <w:t>ías que eMoose necesita para presentar su ayuda</w:t>
        </w:r>
      </w:ins>
      <w:ins w:id="1155" w:author="Gabriel Correa" w:date="2015-08-27T19:06:00Z">
        <w:r>
          <w:t xml:space="preserve"> con diversas API</w:t>
        </w:r>
      </w:ins>
      <w:ins w:id="1156" w:author="Gabriel Correa" w:date="2015-08-27T19:05:00Z">
        <w:r>
          <w:t>.</w:t>
        </w:r>
      </w:ins>
    </w:p>
    <w:p w:rsidR="00E1016A" w:rsidRDefault="00E1016A">
      <w:pPr>
        <w:rPr>
          <w:ins w:id="1157" w:author="Gabriel Correa" w:date="2015-08-27T18:40:00Z"/>
        </w:rPr>
        <w:pPrChange w:id="1158" w:author="Gabriel Correa" w:date="2015-08-27T18:14:00Z">
          <w:pPr>
            <w:pStyle w:val="Prrafodelista"/>
            <w:numPr>
              <w:numId w:val="16"/>
            </w:numPr>
            <w:ind w:hanging="360"/>
          </w:pPr>
        </w:pPrChange>
      </w:pPr>
    </w:p>
    <w:p w:rsidR="00E1016A" w:rsidRDefault="00E1016A">
      <w:pPr>
        <w:keepNext/>
        <w:rPr>
          <w:ins w:id="1159" w:author="Gabriel Correa" w:date="2015-08-27T18:41:00Z"/>
        </w:rPr>
        <w:pPrChange w:id="1160" w:author="Gabriel Correa" w:date="2015-08-27T18:41:00Z">
          <w:pPr/>
        </w:pPrChange>
      </w:pPr>
      <w:ins w:id="1161" w:author="Gabriel Correa" w:date="2015-08-27T18:40:00Z">
        <w:r>
          <w:rPr>
            <w:noProof/>
          </w:rPr>
          <w:drawing>
            <wp:inline distT="0" distB="0" distL="0" distR="0" wp14:anchorId="1B82D2C6" wp14:editId="04DCA750">
              <wp:extent cx="5972175" cy="645160"/>
              <wp:effectExtent l="0" t="0" r="952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1.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645160"/>
                      </a:xfrm>
                      <a:prstGeom prst="rect">
                        <a:avLst/>
                      </a:prstGeom>
                    </pic:spPr>
                  </pic:pic>
                </a:graphicData>
              </a:graphic>
            </wp:inline>
          </w:drawing>
        </w:r>
      </w:ins>
    </w:p>
    <w:p w:rsidR="00E1016A" w:rsidRDefault="00E1016A">
      <w:pPr>
        <w:pStyle w:val="Epgrafe"/>
        <w:rPr>
          <w:ins w:id="1162" w:author="Gabriel Correa" w:date="2015-08-27T18:40:00Z"/>
        </w:rPr>
        <w:pPrChange w:id="1163" w:author="Gabriel Correa" w:date="2015-08-27T18:41:00Z">
          <w:pPr>
            <w:pStyle w:val="Prrafodelista"/>
            <w:numPr>
              <w:numId w:val="16"/>
            </w:numPr>
            <w:ind w:hanging="360"/>
          </w:pPr>
        </w:pPrChange>
      </w:pPr>
      <w:bookmarkStart w:id="1164" w:name="_Ref428464238"/>
      <w:ins w:id="1165" w:author="Gabriel Correa" w:date="2015-08-27T18:41:00Z">
        <w:r>
          <w:t xml:space="preserve">Imagen </w:t>
        </w:r>
      </w:ins>
      <w:ins w:id="1166" w:author="Gabriel Correa" w:date="2015-08-27T19:37:00Z">
        <w:r w:rsidR="00253A40">
          <w:fldChar w:fldCharType="begin"/>
        </w:r>
        <w:r w:rsidR="00253A40">
          <w:instrText xml:space="preserve"> STYLEREF 1 \s </w:instrText>
        </w:r>
      </w:ins>
      <w:r w:rsidR="00253A40">
        <w:fldChar w:fldCharType="separate"/>
      </w:r>
      <w:r w:rsidR="00253A40">
        <w:rPr>
          <w:noProof/>
        </w:rPr>
        <w:t>2</w:t>
      </w:r>
      <w:ins w:id="1167"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168" w:author="Gabriel Correa" w:date="2015-08-27T19:37:00Z">
        <w:r w:rsidR="00253A40">
          <w:rPr>
            <w:noProof/>
          </w:rPr>
          <w:t>3</w:t>
        </w:r>
        <w:r w:rsidR="00253A40">
          <w:fldChar w:fldCharType="end"/>
        </w:r>
      </w:ins>
      <w:bookmarkEnd w:id="1164"/>
      <w:ins w:id="1169" w:author="Gabriel Correa" w:date="2015-08-27T18:41:00Z">
        <w:r w:rsidR="00CE7E98">
          <w:t xml:space="preserve">:   </w:t>
        </w:r>
      </w:ins>
      <w:ins w:id="1170" w:author="Gabriel Correa" w:date="2015-08-27T20:06:00Z">
        <w:r w:rsidR="00CE7E98">
          <w:t>Ejemplo de código visualizado en Eclipse con eMoose</w:t>
        </w:r>
      </w:ins>
    </w:p>
    <w:p w:rsidR="00E1016A" w:rsidRDefault="00E1016A">
      <w:pPr>
        <w:rPr>
          <w:ins w:id="1171" w:author="Gabriel Correa" w:date="2015-08-27T18:40:00Z"/>
        </w:rPr>
        <w:pPrChange w:id="1172" w:author="Gabriel Correa" w:date="2015-08-27T18:14:00Z">
          <w:pPr>
            <w:pStyle w:val="Prrafodelista"/>
            <w:numPr>
              <w:numId w:val="16"/>
            </w:numPr>
            <w:ind w:hanging="360"/>
          </w:pPr>
        </w:pPrChange>
      </w:pPr>
    </w:p>
    <w:p w:rsidR="00E1016A" w:rsidRDefault="00E1016A">
      <w:pPr>
        <w:keepNext/>
        <w:rPr>
          <w:ins w:id="1173" w:author="Gabriel Correa" w:date="2015-08-27T18:41:00Z"/>
        </w:rPr>
        <w:pPrChange w:id="1174" w:author="Gabriel Correa" w:date="2015-08-27T20:08:00Z">
          <w:pPr/>
        </w:pPrChange>
      </w:pPr>
      <w:ins w:id="1175" w:author="Gabriel Correa" w:date="2015-08-27T18:40:00Z">
        <w:r>
          <w:rPr>
            <w:noProof/>
          </w:rPr>
          <w:lastRenderedPageBreak/>
          <w:drawing>
            <wp:inline distT="0" distB="0" distL="0" distR="0" wp14:anchorId="200B5014" wp14:editId="6D0BC297">
              <wp:extent cx="5972175" cy="562610"/>
              <wp:effectExtent l="0" t="0" r="9525" b="889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2.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562610"/>
                      </a:xfrm>
                      <a:prstGeom prst="rect">
                        <a:avLst/>
                      </a:prstGeom>
                    </pic:spPr>
                  </pic:pic>
                </a:graphicData>
              </a:graphic>
            </wp:inline>
          </w:drawing>
        </w:r>
      </w:ins>
    </w:p>
    <w:p w:rsidR="00E1016A" w:rsidRDefault="00E1016A">
      <w:pPr>
        <w:pStyle w:val="Epgrafe"/>
        <w:pPrChange w:id="1176" w:author="Gabriel Correa" w:date="2015-08-27T18:41:00Z">
          <w:pPr>
            <w:pStyle w:val="Prrafodelista"/>
            <w:numPr>
              <w:numId w:val="16"/>
            </w:numPr>
            <w:ind w:hanging="360"/>
          </w:pPr>
        </w:pPrChange>
      </w:pPr>
      <w:bookmarkStart w:id="1177" w:name="_Ref428464501"/>
      <w:ins w:id="1178" w:author="Gabriel Correa" w:date="2015-08-27T18:41:00Z">
        <w:r>
          <w:t xml:space="preserve">Imagen </w:t>
        </w:r>
      </w:ins>
      <w:ins w:id="1179" w:author="Gabriel Correa" w:date="2015-08-27T19:37:00Z">
        <w:r w:rsidR="00253A40">
          <w:fldChar w:fldCharType="begin"/>
        </w:r>
        <w:r w:rsidR="00253A40">
          <w:instrText xml:space="preserve"> STYLEREF 1 \s </w:instrText>
        </w:r>
      </w:ins>
      <w:r w:rsidR="00253A40">
        <w:fldChar w:fldCharType="separate"/>
      </w:r>
      <w:r w:rsidR="00253A40">
        <w:rPr>
          <w:noProof/>
        </w:rPr>
        <w:t>2</w:t>
      </w:r>
      <w:ins w:id="1180"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181" w:author="Gabriel Correa" w:date="2015-08-27T19:37:00Z">
        <w:r w:rsidR="00253A40">
          <w:rPr>
            <w:noProof/>
          </w:rPr>
          <w:t>4</w:t>
        </w:r>
        <w:r w:rsidR="00253A40">
          <w:fldChar w:fldCharType="end"/>
        </w:r>
      </w:ins>
      <w:bookmarkEnd w:id="1177"/>
      <w:proofErr w:type="gramStart"/>
      <w:ins w:id="1182" w:author="Gabriel Correa" w:date="2015-08-27T18:41:00Z">
        <w:r>
          <w:t xml:space="preserve">:  </w:t>
        </w:r>
      </w:ins>
      <w:ins w:id="1183" w:author="Gabriel Correa" w:date="2015-08-27T20:06:00Z">
        <w:r w:rsidR="00CE7E98">
          <w:t>Ejemplo</w:t>
        </w:r>
        <w:proofErr w:type="gramEnd"/>
        <w:r w:rsidR="00CE7E98">
          <w:t xml:space="preserve"> de ventana emergente </w:t>
        </w:r>
      </w:ins>
      <w:ins w:id="1184" w:author="Gabriel Correa" w:date="2015-08-27T20:07:00Z">
        <w:r w:rsidR="00CE7E98">
          <w:t>de Eclipse mostrando directivas agregadas por eMoose.</w:t>
        </w:r>
      </w:ins>
    </w:p>
    <w:p w:rsidR="00BE204A" w:rsidRDefault="00BE204A">
      <w:pPr>
        <w:rPr>
          <w:ins w:id="1185" w:author="Gabriel Correa" w:date="2015-08-27T19:35:00Z"/>
        </w:rPr>
        <w:pPrChange w:id="1186" w:author="Gabriel Correa" w:date="2015-08-27T19:27:00Z">
          <w:pPr>
            <w:pStyle w:val="Ttulo2"/>
          </w:pPr>
        </w:pPrChange>
      </w:pPr>
      <w:bookmarkStart w:id="1187" w:name="_Toc428443087"/>
      <w:ins w:id="1188" w:author="Gabriel Correa" w:date="2015-08-27T19:27:00Z">
        <w:r>
          <w:t xml:space="preserve">Junto con la implementación de eMoose, los </w:t>
        </w:r>
      </w:ins>
      <w:ins w:id="1189" w:author="Gabriel Correa" w:date="2015-08-27T19:29:00Z">
        <w:r>
          <w:t xml:space="preserve">creadores </w:t>
        </w:r>
      </w:ins>
      <w:ins w:id="1190" w:author="Gabriel Correa" w:date="2015-08-27T20:01:00Z">
        <w:r w:rsidR="00F2084F">
          <w:t>(</w:t>
        </w:r>
      </w:ins>
      <w:ins w:id="1191" w:author="Gabriel Correa" w:date="2015-08-27T20:03:00Z">
        <w:r w:rsidR="000E39C3" w:rsidRPr="000E39C3">
          <w:rPr>
            <w:i/>
            <w:rPrChange w:id="1192" w:author="Gabriel Correa" w:date="2015-08-27T20:03:00Z">
              <w:rPr/>
            </w:rPrChange>
          </w:rPr>
          <w:t>Dekel et al.</w:t>
        </w:r>
      </w:ins>
      <w:customXmlInsRangeStart w:id="1193" w:author="Gabriel Correa" w:date="2015-08-27T20:02:00Z"/>
      <w:sdt>
        <w:sdtPr>
          <w:id w:val="38414288"/>
          <w:citation/>
        </w:sdtPr>
        <w:sdtContent>
          <w:customXmlInsRangeEnd w:id="1193"/>
          <w:ins w:id="1194" w:author="Gabriel Correa" w:date="2015-08-27T20:02:00Z">
            <w:r w:rsidR="00F2084F" w:rsidRPr="000E39C3">
              <w:fldChar w:fldCharType="begin"/>
            </w:r>
            <w:r w:rsidR="00F2084F" w:rsidRPr="00BF7FE6">
              <w:instrText xml:space="preserve"> CITATION UDe09 \l 13322 </w:instrText>
            </w:r>
          </w:ins>
          <w:r w:rsidR="00F2084F" w:rsidRPr="00BF7FE6">
            <w:fldChar w:fldCharType="separate"/>
          </w:r>
          <w:ins w:id="1195" w:author="Gabriel Correa" w:date="2015-08-27T20:02:00Z">
            <w:r w:rsidR="00F2084F" w:rsidRPr="00BF7FE6">
              <w:rPr>
                <w:noProof/>
              </w:rPr>
              <w:t xml:space="preserve"> [</w:t>
            </w:r>
            <w:r w:rsidR="00F2084F" w:rsidRPr="00BF7FE6">
              <w:rPr>
                <w:noProof/>
              </w:rPr>
              <w:fldChar w:fldCharType="begin"/>
            </w:r>
            <w:r w:rsidR="00F2084F" w:rsidRPr="00BF7FE6">
              <w:rPr>
                <w:noProof/>
              </w:rPr>
              <w:instrText xml:space="preserve"> HYPERLINK "" \l "UDe09" </w:instrText>
            </w:r>
            <w:r w:rsidR="00F2084F" w:rsidRPr="00BF7FE6">
              <w:rPr>
                <w:noProof/>
              </w:rPr>
              <w:fldChar w:fldCharType="separate"/>
            </w:r>
            <w:r w:rsidR="00F2084F" w:rsidRPr="000E39C3">
              <w:rPr>
                <w:rStyle w:val="CodeUsercreatedCar"/>
                <w:noProof/>
                <w:shd w:val="clear" w:color="auto" w:fill="auto"/>
                <w:lang w:val="es-CL"/>
                <w:rPrChange w:id="1196" w:author="Gabriel Correa" w:date="2015-08-27T20:03:00Z">
                  <w:rPr>
                    <w:rStyle w:val="CodeUsercreatedCar"/>
                  </w:rPr>
                </w:rPrChange>
              </w:rPr>
              <w:t>3</w:t>
            </w:r>
            <w:r w:rsidR="00F2084F" w:rsidRPr="00BF7FE6">
              <w:rPr>
                <w:noProof/>
              </w:rPr>
              <w:fldChar w:fldCharType="end"/>
            </w:r>
            <w:r w:rsidR="00F2084F" w:rsidRPr="00BF7FE6">
              <w:rPr>
                <w:noProof/>
              </w:rPr>
              <w:t>]</w:t>
            </w:r>
            <w:r w:rsidR="00F2084F" w:rsidRPr="00BF7FE6">
              <w:fldChar w:fldCharType="end"/>
            </w:r>
          </w:ins>
          <w:customXmlInsRangeStart w:id="1197" w:author="Gabriel Correa" w:date="2015-08-27T20:02:00Z"/>
        </w:sdtContent>
      </w:sdt>
      <w:customXmlInsRangeEnd w:id="1197"/>
      <w:ins w:id="1198" w:author="Gabriel Correa" w:date="2015-08-27T20:01:00Z">
        <w:r w:rsidR="00F2084F">
          <w:t>)</w:t>
        </w:r>
      </w:ins>
      <w:proofErr w:type="gramStart"/>
      <w:ins w:id="1199" w:author="Gabriel Correa" w:date="2015-08-27T19:29:00Z">
        <w:r>
          <w:t>realizaron</w:t>
        </w:r>
        <w:proofErr w:type="gramEnd"/>
        <w:r>
          <w:t xml:space="preserve"> un estudio con el propósito de estudiar si los usuarios de la librería pueden percatarse de instrucciones importantes en la documentación con </w:t>
        </w:r>
      </w:ins>
      <w:ins w:id="1200" w:author="Gabriel Correa" w:date="2015-08-27T19:30:00Z">
        <w:r>
          <w:t xml:space="preserve">una </w:t>
        </w:r>
      </w:ins>
      <w:ins w:id="1201" w:author="Gabriel Correa" w:date="2015-08-27T19:29:00Z">
        <w:r>
          <w:t>mayor facilidad</w:t>
        </w:r>
      </w:ins>
      <w:ins w:id="1202" w:author="Gabriel Correa" w:date="2015-08-27T19:30:00Z">
        <w:r>
          <w:t>.</w:t>
        </w:r>
      </w:ins>
      <w:ins w:id="1203" w:author="Gabriel Correa" w:date="2015-08-27T19:31:00Z">
        <w:r w:rsidR="00253A40">
          <w:t xml:space="preserve"> </w:t>
        </w:r>
      </w:ins>
      <w:ins w:id="1204" w:author="Gabriel Correa" w:date="2015-08-27T19:29:00Z">
        <w:r>
          <w:t>Comparan el desempeño entre los que usan las decoraciones sobre el c</w:t>
        </w:r>
        <w:r w:rsidR="00253A40">
          <w:t xml:space="preserve">ódigo </w:t>
        </w:r>
      </w:ins>
      <w:ins w:id="1205" w:author="Gabriel Correa" w:date="2015-08-27T19:31:00Z">
        <w:r w:rsidR="00253A40">
          <w:t>y</w:t>
        </w:r>
      </w:ins>
      <w:ins w:id="1206" w:author="Gabriel Correa" w:date="2015-08-27T19:29:00Z">
        <w:r>
          <w:t xml:space="preserve"> los que no las usan. Los resultados indican que los sujetos de prueba que </w:t>
        </w:r>
      </w:ins>
      <w:ins w:id="1207" w:author="Gabriel Correa" w:date="2015-08-27T19:31:00Z">
        <w:r w:rsidR="00253A40">
          <w:t xml:space="preserve">sí </w:t>
        </w:r>
      </w:ins>
      <w:ins w:id="1208" w:author="Gabriel Correa" w:date="2015-08-27T19:29:00Z">
        <w:r>
          <w:t xml:space="preserve">usaron </w:t>
        </w:r>
      </w:ins>
      <w:ins w:id="1209" w:author="Gabriel Correa" w:date="2015-08-27T19:32:00Z">
        <w:r w:rsidR="00253A40">
          <w:t>eMoose</w:t>
        </w:r>
      </w:ins>
      <w:ins w:id="1210" w:author="Gabriel Correa" w:date="2015-08-27T19:29:00Z">
        <w:r>
          <w:t xml:space="preserve"> tuvieron más éxito en detectar y corregir </w:t>
        </w:r>
      </w:ins>
      <w:ins w:id="1211" w:author="Gabriel Correa" w:date="2015-08-27T19:32:00Z">
        <w:r w:rsidR="00253A40">
          <w:t>los errores</w:t>
        </w:r>
      </w:ins>
      <w:ins w:id="1212" w:author="Gabriel Correa" w:date="2015-08-27T19:29:00Z">
        <w:r>
          <w:t xml:space="preserve"> de un código analizado. La </w:t>
        </w:r>
      </w:ins>
      <w:ins w:id="1213" w:author="Gabriel Correa" w:date="2015-08-27T19:42:00Z">
        <w:r w:rsidR="007A4E66">
          <w:fldChar w:fldCharType="begin"/>
        </w:r>
        <w:r w:rsidR="007A4E66">
          <w:instrText xml:space="preserve"> REF _Ref428467905 \h </w:instrText>
        </w:r>
      </w:ins>
      <w:r w:rsidR="007A4E66">
        <w:fldChar w:fldCharType="separate"/>
      </w:r>
      <w:ins w:id="1214" w:author="Gabriel Correa" w:date="2015-08-27T19:42:00Z">
        <w:r w:rsidR="007A4E66">
          <w:t xml:space="preserve">Imagen </w:t>
        </w:r>
        <w:r w:rsidR="007A4E66">
          <w:rPr>
            <w:noProof/>
          </w:rPr>
          <w:t>2</w:t>
        </w:r>
        <w:r w:rsidR="007A4E66">
          <w:t>.</w:t>
        </w:r>
        <w:r w:rsidR="007A4E66">
          <w:rPr>
            <w:noProof/>
          </w:rPr>
          <w:t>5</w:t>
        </w:r>
        <w:r w:rsidR="007A4E66">
          <w:fldChar w:fldCharType="end"/>
        </w:r>
      </w:ins>
      <w:ins w:id="1215" w:author="Gabriel Correa" w:date="2015-08-27T19:32:00Z">
        <w:r w:rsidR="00253A40">
          <w:t xml:space="preserve"> </w:t>
        </w:r>
      </w:ins>
      <w:ins w:id="1216" w:author="Gabriel Correa" w:date="2015-08-27T19:29:00Z">
        <w:r>
          <w:t>muestra los resultados del experimento controlado. Estos corresponden a un promedio de éxito hace debugging de 92% para los que usaron decoraciones y un promedio de éxito de 41% para los que no usaron decoraciones en directivas.</w:t>
        </w:r>
      </w:ins>
      <w:ins w:id="1217" w:author="Gabriel Correa" w:date="2015-08-27T19:28:00Z">
        <w:r>
          <w:t xml:space="preserve"> </w:t>
        </w:r>
      </w:ins>
      <w:ins w:id="1218" w:author="Gabriel Correa" w:date="2015-08-27T19:44:00Z">
        <w:r w:rsidR="00725B14">
          <w:t xml:space="preserve">Los resultados </w:t>
        </w:r>
      </w:ins>
      <w:ins w:id="1219" w:author="Gabriel Correa" w:date="2015-08-27T19:47:00Z">
        <w:r w:rsidR="00725B14">
          <w:t>reafirman la importancia del papel que juegan las directivas en la documentación de librerías.</w:t>
        </w:r>
      </w:ins>
    </w:p>
    <w:p w:rsidR="00253A40" w:rsidRDefault="00253A40">
      <w:pPr>
        <w:keepNext/>
        <w:jc w:val="center"/>
        <w:rPr>
          <w:ins w:id="1220" w:author="Gabriel Correa" w:date="2015-08-27T19:37:00Z"/>
        </w:rPr>
        <w:pPrChange w:id="1221" w:author="Gabriel Correa" w:date="2015-08-27T19:37:00Z">
          <w:pPr>
            <w:jc w:val="center"/>
          </w:pPr>
        </w:pPrChange>
      </w:pPr>
      <w:ins w:id="1222" w:author="Gabriel Correa" w:date="2015-08-27T19:35:00Z">
        <w:r>
          <w:rPr>
            <w:noProof/>
          </w:rPr>
          <w:drawing>
            <wp:inline distT="0" distB="0" distL="0" distR="0" wp14:anchorId="773504F3" wp14:editId="480BE646">
              <wp:extent cx="3741218" cy="1656000"/>
              <wp:effectExtent l="0" t="0" r="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ose-paper-resultados.PNG"/>
                      <pic:cNvPicPr/>
                    </pic:nvPicPr>
                    <pic:blipFill>
                      <a:blip r:embed="rId20">
                        <a:extLst>
                          <a:ext uri="{28A0092B-C50C-407E-A947-70E740481C1C}">
                            <a14:useLocalDpi xmlns:a14="http://schemas.microsoft.com/office/drawing/2010/main" val="0"/>
                          </a:ext>
                        </a:extLst>
                      </a:blip>
                      <a:stretch>
                        <a:fillRect/>
                      </a:stretch>
                    </pic:blipFill>
                    <pic:spPr>
                      <a:xfrm>
                        <a:off x="0" y="0"/>
                        <a:ext cx="3741218" cy="1656000"/>
                      </a:xfrm>
                      <a:prstGeom prst="rect">
                        <a:avLst/>
                      </a:prstGeom>
                    </pic:spPr>
                  </pic:pic>
                </a:graphicData>
              </a:graphic>
            </wp:inline>
          </w:drawing>
        </w:r>
      </w:ins>
    </w:p>
    <w:p w:rsidR="00253A40" w:rsidRDefault="00253A40">
      <w:pPr>
        <w:pStyle w:val="Epgrafe"/>
        <w:tabs>
          <w:tab w:val="left" w:pos="7655"/>
        </w:tabs>
        <w:ind w:left="1134" w:right="1750"/>
        <w:jc w:val="center"/>
        <w:rPr>
          <w:ins w:id="1223" w:author="Gabriel Correa" w:date="2015-08-27T19:27:00Z"/>
        </w:rPr>
        <w:pPrChange w:id="1224" w:author="Gabriel Correa" w:date="2015-08-27T19:38:00Z">
          <w:pPr>
            <w:pStyle w:val="Ttulo2"/>
          </w:pPr>
        </w:pPrChange>
      </w:pPr>
      <w:bookmarkStart w:id="1225" w:name="_Ref428467905"/>
      <w:ins w:id="1226" w:author="Gabriel Correa" w:date="2015-08-27T19:37:00Z">
        <w:r>
          <w:t xml:space="preserve">Imagen </w:t>
        </w:r>
        <w:r>
          <w:fldChar w:fldCharType="begin"/>
        </w:r>
        <w:r>
          <w:instrText xml:space="preserve"> STYLEREF 1 \s </w:instrText>
        </w:r>
      </w:ins>
      <w:r>
        <w:fldChar w:fldCharType="separate"/>
      </w:r>
      <w:r>
        <w:rPr>
          <w:noProof/>
        </w:rPr>
        <w:t>2</w:t>
      </w:r>
      <w:ins w:id="1227" w:author="Gabriel Correa" w:date="2015-08-27T19:37:00Z">
        <w:r>
          <w:fldChar w:fldCharType="end"/>
        </w:r>
        <w:r>
          <w:t>.</w:t>
        </w:r>
        <w:r>
          <w:fldChar w:fldCharType="begin"/>
        </w:r>
        <w:r>
          <w:instrText xml:space="preserve"> SEQ Imagen \* ARABIC \s 1 </w:instrText>
        </w:r>
      </w:ins>
      <w:r>
        <w:fldChar w:fldCharType="separate"/>
      </w:r>
      <w:ins w:id="1228" w:author="Gabriel Correa" w:date="2015-08-27T19:37:00Z">
        <w:r>
          <w:rPr>
            <w:noProof/>
          </w:rPr>
          <w:t>5</w:t>
        </w:r>
        <w:r>
          <w:fldChar w:fldCharType="end"/>
        </w:r>
        <w:bookmarkEnd w:id="1225"/>
        <w:r>
          <w:t xml:space="preserve">:   Tasa de éxito </w:t>
        </w:r>
      </w:ins>
      <w:ins w:id="1229" w:author="Gabriel Correa" w:date="2015-08-27T19:38:00Z">
        <w:r>
          <w:t>de desarrolladores</w:t>
        </w:r>
      </w:ins>
      <w:ins w:id="1230" w:author="Gabriel Correa" w:date="2015-08-27T19:37:00Z">
        <w:r>
          <w:t xml:space="preserve"> </w:t>
        </w:r>
      </w:ins>
      <w:ins w:id="1231" w:author="Gabriel Correa" w:date="2015-08-27T19:39:00Z">
        <w:r>
          <w:t>corrigiendo b</w:t>
        </w:r>
        <w:r w:rsidR="00417F32">
          <w:t>ugs sin</w:t>
        </w:r>
        <w:r>
          <w:t xml:space="preserve"> eMoose versus </w:t>
        </w:r>
      </w:ins>
      <w:ins w:id="1232" w:author="Gabriel Correa" w:date="2015-08-27T19:42:00Z">
        <w:r w:rsidR="00417F32">
          <w:t>los que sí usaron eMoose</w:t>
        </w:r>
      </w:ins>
      <w:ins w:id="1233" w:author="Gabriel Correa" w:date="2015-08-27T19:39:00Z">
        <w:r>
          <w:t xml:space="preserve">. </w:t>
        </w:r>
      </w:ins>
      <w:ins w:id="1234" w:author="Gabriel Correa" w:date="2015-08-27T19:37:00Z">
        <w:r>
          <w:t xml:space="preserve">EXP </w:t>
        </w:r>
      </w:ins>
      <w:ins w:id="1235" w:author="Gabriel Correa" w:date="2015-08-27T19:40:00Z">
        <w:r>
          <w:t xml:space="preserve">corresponde a los que </w:t>
        </w:r>
      </w:ins>
      <w:ins w:id="1236" w:author="Gabriel Correa" w:date="2015-08-27T19:41:00Z">
        <w:r>
          <w:t xml:space="preserve">usaron </w:t>
        </w:r>
      </w:ins>
      <w:ins w:id="1237" w:author="Gabriel Correa" w:date="2015-08-27T19:37:00Z">
        <w:r>
          <w:t>eMoose</w:t>
        </w:r>
      </w:ins>
      <w:ins w:id="1238" w:author="Gabriel Correa" w:date="2015-08-27T19:41:00Z">
        <w:r>
          <w:t>; CTL, a los que no.</w:t>
        </w:r>
      </w:ins>
      <w:ins w:id="1239" w:author="Gabriel Correa" w:date="2015-08-27T19:37:00Z">
        <w:r>
          <w:t xml:space="preserve"> </w:t>
        </w:r>
      </w:ins>
      <w:ins w:id="1240" w:author="Gabriel Correa" w:date="2015-08-27T19:41:00Z">
        <w:r>
          <w:t>(</w:t>
        </w:r>
      </w:ins>
      <w:ins w:id="1241" w:author="Gabriel Correa" w:date="2015-08-27T19:37:00Z">
        <w:r>
          <w:t>Verde representa éxito y rosado representa fracaso</w:t>
        </w:r>
      </w:ins>
      <w:ins w:id="1242" w:author="Gabriel Correa" w:date="2015-08-27T19:41:00Z">
        <w:r>
          <w:t>)</w:t>
        </w:r>
      </w:ins>
    </w:p>
    <w:p w:rsidR="00E67A02" w:rsidRDefault="00E67A02">
      <w:pPr>
        <w:rPr>
          <w:ins w:id="1243" w:author="Gabriel Correa" w:date="2015-08-27T19:55:00Z"/>
        </w:rPr>
        <w:pPrChange w:id="1244" w:author="Gabriel Correa" w:date="2015-08-27T19:48:00Z">
          <w:pPr>
            <w:pStyle w:val="Ttulo2"/>
          </w:pPr>
        </w:pPrChange>
      </w:pPr>
      <w:ins w:id="1245" w:author="Gabriel Correa" w:date="2015-08-27T19:48:00Z">
        <w:r>
          <w:t xml:space="preserve">Además de resultados que obtuvieron, Dekel et al. </w:t>
        </w:r>
      </w:ins>
      <w:proofErr w:type="gramStart"/>
      <w:ins w:id="1246" w:author="Gabriel Correa" w:date="2015-08-27T19:50:00Z">
        <w:r>
          <w:t>presentan</w:t>
        </w:r>
        <w:proofErr w:type="gramEnd"/>
        <w:r>
          <w:t xml:space="preserve"> una lista de los tipos de directivas más prominentes que se encontraron durante una </w:t>
        </w:r>
      </w:ins>
      <w:ins w:id="1247" w:author="Gabriel Correa" w:date="2015-08-27T19:52:00Z">
        <w:r w:rsidR="00F2084F">
          <w:t>revisión de documentaci</w:t>
        </w:r>
      </w:ins>
      <w:ins w:id="1248" w:author="Gabriel Correa" w:date="2015-08-27T19:53:00Z">
        <w:r w:rsidR="00F2084F">
          <w:t xml:space="preserve">ón de API que realizaron. La </w:t>
        </w:r>
      </w:ins>
      <w:ins w:id="1249" w:author="Gabriel Correa" w:date="2015-08-27T19:54:00Z">
        <w:r w:rsidR="00F2084F">
          <w:t>lista de tipos de directivas que crearon se encuentra en la tabla</w:t>
        </w:r>
      </w:ins>
      <w:ins w:id="1250" w:author="Gabriel Correa" w:date="2015-08-27T20:03:00Z">
        <w:r w:rsidR="007525DC">
          <w:t xml:space="preserve"> </w:t>
        </w:r>
        <w:r w:rsidR="007525DC">
          <w:fldChar w:fldCharType="begin"/>
        </w:r>
        <w:r w:rsidR="007525DC">
          <w:instrText xml:space="preserve"> REF _Ref428469164 \h </w:instrText>
        </w:r>
      </w:ins>
      <w:r w:rsidR="007525DC">
        <w:fldChar w:fldCharType="separate"/>
      </w:r>
      <w:proofErr w:type="spellStart"/>
      <w:ins w:id="1251" w:author="Gabriel Correa" w:date="2015-08-27T20:03:00Z">
        <w:r w:rsidR="007525DC">
          <w:t>Tabla</w:t>
        </w:r>
        <w:proofErr w:type="spellEnd"/>
        <w:r w:rsidR="007525DC">
          <w:t xml:space="preserve"> </w:t>
        </w:r>
        <w:r w:rsidR="007525DC">
          <w:rPr>
            <w:noProof/>
          </w:rPr>
          <w:t>2</w:t>
        </w:r>
        <w:r w:rsidR="007525DC">
          <w:t>.</w:t>
        </w:r>
        <w:r w:rsidR="007525DC">
          <w:rPr>
            <w:noProof/>
          </w:rPr>
          <w:t>1</w:t>
        </w:r>
        <w:r w:rsidR="007525DC">
          <w:fldChar w:fldCharType="end"/>
        </w:r>
        <w:r w:rsidR="007525DC">
          <w:t>.</w:t>
        </w:r>
      </w:ins>
    </w:p>
    <w:p w:rsidR="00F2084F" w:rsidRDefault="00F2084F">
      <w:pPr>
        <w:pStyle w:val="Epgrafe"/>
        <w:keepNext/>
        <w:rPr>
          <w:ins w:id="1252" w:author="Gabriel Correa" w:date="2015-08-27T19:58:00Z"/>
        </w:rPr>
        <w:pPrChange w:id="1253" w:author="Gabriel Correa" w:date="2015-08-27T19:58:00Z">
          <w:pPr/>
        </w:pPrChange>
      </w:pPr>
      <w:bookmarkStart w:id="1254" w:name="_Ref428469164"/>
      <w:ins w:id="1255" w:author="Gabriel Correa" w:date="2015-08-27T19:58:00Z">
        <w:r>
          <w:t xml:space="preserve">Tabla </w:t>
        </w:r>
      </w:ins>
      <w:ins w:id="1256" w:author="Gabriel Correa" w:date="2015-08-28T00:22:00Z">
        <w:r w:rsidR="00F002B6">
          <w:fldChar w:fldCharType="begin"/>
        </w:r>
        <w:r w:rsidR="00F002B6">
          <w:instrText xml:space="preserve"> STYLEREF 1 \s </w:instrText>
        </w:r>
      </w:ins>
      <w:r w:rsidR="00F002B6">
        <w:fldChar w:fldCharType="separate"/>
      </w:r>
      <w:r w:rsidR="00F002B6">
        <w:rPr>
          <w:noProof/>
        </w:rPr>
        <w:t>2</w:t>
      </w:r>
      <w:ins w:id="1257"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1258" w:author="Gabriel Correa" w:date="2015-08-28T00:22:00Z">
        <w:r w:rsidR="00F002B6">
          <w:rPr>
            <w:noProof/>
          </w:rPr>
          <w:t>1</w:t>
        </w:r>
        <w:r w:rsidR="00F002B6">
          <w:fldChar w:fldCharType="end"/>
        </w:r>
      </w:ins>
      <w:bookmarkEnd w:id="1254"/>
      <w:ins w:id="1259" w:author="Gabriel Correa" w:date="2015-08-27T19:58:00Z">
        <w:r>
          <w:t xml:space="preserve">:   Tipos de directivas </w:t>
        </w:r>
      </w:ins>
      <w:ins w:id="1260" w:author="Gabriel Correa" w:date="2015-08-27T19:59:00Z">
        <w:r>
          <w:t>identificadas</w:t>
        </w:r>
      </w:ins>
      <w:ins w:id="1261" w:author="Gabriel Correa" w:date="2015-08-27T20:04:00Z">
        <w:r w:rsidR="007525DC">
          <w:t xml:space="preserve"> </w:t>
        </w:r>
      </w:ins>
      <w:ins w:id="1262" w:author="Gabriel Correa" w:date="2015-08-27T19:58:00Z">
        <w:r>
          <w:t xml:space="preserve">en el estudio de </w:t>
        </w:r>
      </w:ins>
      <w:ins w:id="1263" w:author="Gabriel Correa" w:date="2015-08-27T19:59:00Z">
        <w:r>
          <w:t xml:space="preserve">Dekel </w:t>
        </w:r>
      </w:ins>
      <w:ins w:id="1264" w:author="Gabriel Correa" w:date="2015-08-27T19:58:00Z">
        <w:r>
          <w:t>et al.</w:t>
        </w:r>
      </w:ins>
    </w:p>
    <w:tbl>
      <w:tblPr>
        <w:tblStyle w:val="Estilo2"/>
        <w:tblW w:w="0" w:type="auto"/>
        <w:tblInd w:w="2376" w:type="dxa"/>
        <w:tblLook w:val="04A0" w:firstRow="1" w:lastRow="0" w:firstColumn="1" w:lastColumn="0" w:noHBand="0" w:noVBand="1"/>
        <w:tblPrChange w:id="1265" w:author="Gabriel Correa" w:date="2015-08-27T19:56:00Z">
          <w:tblPr>
            <w:tblStyle w:val="Tablaconcuadrcula"/>
            <w:tblW w:w="0" w:type="auto"/>
            <w:tblLook w:val="04A0" w:firstRow="1" w:lastRow="0" w:firstColumn="1" w:lastColumn="0" w:noHBand="0" w:noVBand="1"/>
          </w:tblPr>
        </w:tblPrChange>
      </w:tblPr>
      <w:tblGrid>
        <w:gridCol w:w="3543"/>
        <w:tblGridChange w:id="1266">
          <w:tblGrid>
            <w:gridCol w:w="9545"/>
          </w:tblGrid>
        </w:tblGridChange>
      </w:tblGrid>
      <w:tr w:rsidR="00F2084F" w:rsidTr="00F2084F">
        <w:trPr>
          <w:cnfStyle w:val="100000000000" w:firstRow="1" w:lastRow="0" w:firstColumn="0" w:lastColumn="0" w:oddVBand="0" w:evenVBand="0" w:oddHBand="0" w:evenHBand="0" w:firstRowFirstColumn="0" w:firstRowLastColumn="0" w:lastRowFirstColumn="0" w:lastRowLastColumn="0"/>
          <w:ins w:id="1267" w:author="Gabriel Correa" w:date="2015-08-27T19:55:00Z"/>
        </w:trPr>
        <w:tc>
          <w:tcPr>
            <w:cnfStyle w:val="000000000100" w:firstRow="0" w:lastRow="0" w:firstColumn="0" w:lastColumn="0" w:oddVBand="0" w:evenVBand="0" w:oddHBand="0" w:evenHBand="0" w:firstRowFirstColumn="1" w:firstRowLastColumn="0" w:lastRowFirstColumn="0" w:lastRowLastColumn="0"/>
            <w:tcW w:w="3543" w:type="dxa"/>
            <w:tcPrChange w:id="1268" w:author="Gabriel Correa" w:date="2015-08-27T19:56:00Z">
              <w:tcPr>
                <w:tcW w:w="9545" w:type="dxa"/>
              </w:tcPr>
            </w:tcPrChange>
          </w:tcPr>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269" w:author="Gabriel Correa" w:date="2015-08-27T19:56:00Z"/>
              </w:rPr>
              <w:pPrChange w:id="1270"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71" w:author="Gabriel Correa" w:date="2015-08-27T19:56:00Z">
              <w:r>
                <w:t>Restricciones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272" w:author="Gabriel Correa" w:date="2015-08-27T19:56:00Z"/>
              </w:rPr>
              <w:pPrChange w:id="127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74" w:author="Gabriel Correa" w:date="2015-08-27T19:56:00Z">
              <w:r>
                <w:t>Protocolos</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275" w:author="Gabriel Correa" w:date="2015-08-27T19:56:00Z"/>
                <w:i/>
                <w:rPrChange w:id="1276" w:author="Gabriel Correa" w:date="2015-08-27T20:05:00Z">
                  <w:rPr>
                    <w:ins w:id="1277" w:author="Gabriel Correa" w:date="2015-08-27T19:56:00Z"/>
                  </w:rPr>
                </w:rPrChange>
              </w:rPr>
              <w:pPrChange w:id="1278" w:author="Gabriel Correa" w:date="2015-08-27T19:57:00Z">
                <w:pPr>
                  <w:cnfStyle w:val="100000000100" w:firstRow="1" w:lastRow="0" w:firstColumn="0" w:lastColumn="0" w:oddVBand="0" w:evenVBand="0" w:oddHBand="0" w:evenHBand="0" w:firstRowFirstColumn="1" w:firstRowLastColumn="0" w:lastRowFirstColumn="0" w:lastRowLastColumn="0"/>
                </w:pPr>
              </w:pPrChange>
            </w:pPr>
            <w:proofErr w:type="spellStart"/>
            <w:ins w:id="1279" w:author="Gabriel Correa" w:date="2015-08-27T19:56:00Z">
              <w:r w:rsidRPr="003B0C7F">
                <w:rPr>
                  <w:i/>
                  <w:rPrChange w:id="1280" w:author="Gabriel Correa" w:date="2015-08-27T20:05:00Z">
                    <w:rPr/>
                  </w:rPrChange>
                </w:rPr>
                <w:t>Locking</w:t>
              </w:r>
              <w:proofErr w:type="spellEnd"/>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281" w:author="Gabriel Correa" w:date="2015-08-27T19:56:00Z"/>
              </w:rPr>
              <w:pPrChange w:id="1282"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83" w:author="Gabriel Correa" w:date="2015-08-27T19:56:00Z">
              <w:r>
                <w:t>Parámetros y valores de retorno</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284" w:author="Gabriel Correa" w:date="2015-08-27T19:56:00Z"/>
              </w:rPr>
              <w:pPrChange w:id="128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86" w:author="Gabriel Correa" w:date="2015-08-27T19:56:00Z">
              <w:r>
                <w:t>Alternativas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287" w:author="Gabriel Correa" w:date="2015-08-27T19:56:00Z"/>
              </w:rPr>
              <w:pPrChange w:id="128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89" w:author="Gabriel Correa" w:date="2015-08-27T19:56:00Z">
              <w:r>
                <w:t>Limitaciones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290" w:author="Gabriel Correa" w:date="2015-08-27T19:56:00Z"/>
              </w:rPr>
              <w:pPrChange w:id="1291"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92" w:author="Gabriel Correa" w:date="2015-08-27T19:56:00Z">
              <w:r>
                <w:t>Efectos secundarios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293" w:author="Gabriel Correa" w:date="2015-08-27T19:56:00Z"/>
              </w:rPr>
              <w:pPrChange w:id="1294"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95" w:author="Gabriel Correa" w:date="2015-08-27T19:56:00Z">
              <w:r>
                <w:t>Desempeño o Rendimiento</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296" w:author="Gabriel Correa" w:date="2015-08-27T19:56:00Z"/>
                <w:i/>
                <w:rPrChange w:id="1297" w:author="Gabriel Correa" w:date="2015-08-27T20:05:00Z">
                  <w:rPr>
                    <w:ins w:id="1298" w:author="Gabriel Correa" w:date="2015-08-27T19:56:00Z"/>
                  </w:rPr>
                </w:rPrChange>
              </w:rPr>
              <w:pPrChange w:id="1299" w:author="Gabriel Correa" w:date="2015-08-27T19:57:00Z">
                <w:pPr>
                  <w:cnfStyle w:val="100000000100" w:firstRow="1" w:lastRow="0" w:firstColumn="0" w:lastColumn="0" w:oddVBand="0" w:evenVBand="0" w:oddHBand="0" w:evenHBand="0" w:firstRowFirstColumn="1" w:firstRowLastColumn="0" w:lastRowFirstColumn="0" w:lastRowLastColumn="0"/>
                </w:pPr>
              </w:pPrChange>
            </w:pPr>
            <w:proofErr w:type="spellStart"/>
            <w:ins w:id="1300" w:author="Gabriel Correa" w:date="2015-08-27T19:56:00Z">
              <w:r w:rsidRPr="003B0C7F">
                <w:rPr>
                  <w:i/>
                  <w:rPrChange w:id="1301" w:author="Gabriel Correa" w:date="2015-08-27T20:05:00Z">
                    <w:rPr/>
                  </w:rPrChange>
                </w:rPr>
                <w:t>Threading</w:t>
              </w:r>
              <w:proofErr w:type="spellEnd"/>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302" w:author="Gabriel Correa" w:date="2015-08-27T19:55:00Z"/>
              </w:rPr>
              <w:pPrChange w:id="130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304" w:author="Gabriel Correa" w:date="2015-08-27T19:56:00Z">
              <w:r>
                <w:t>Seguridad</w:t>
              </w:r>
            </w:ins>
          </w:p>
        </w:tc>
      </w:tr>
    </w:tbl>
    <w:p w:rsidR="00F2084F" w:rsidRDefault="00F2084F">
      <w:pPr>
        <w:rPr>
          <w:ins w:id="1305" w:author="Gabriel Correa" w:date="2015-08-27T19:48:00Z"/>
        </w:rPr>
        <w:pPrChange w:id="1306" w:author="Gabriel Correa" w:date="2015-08-27T19:48:00Z">
          <w:pPr>
            <w:pStyle w:val="Ttulo2"/>
          </w:pPr>
        </w:pPrChange>
      </w:pPr>
    </w:p>
    <w:p w:rsidR="00EE2482" w:rsidRDefault="00EE2482" w:rsidP="00EE2482">
      <w:pPr>
        <w:pStyle w:val="Ttulo2"/>
      </w:pPr>
      <w:r>
        <w:lastRenderedPageBreak/>
        <w:t>Trabajo de Monperrus et al.</w:t>
      </w:r>
      <w:bookmarkEnd w:id="1187"/>
    </w:p>
    <w:p w:rsidR="001862BB" w:rsidRDefault="00EE2482" w:rsidP="00EE2482">
      <w:pPr>
        <w:rPr>
          <w:ins w:id="1307" w:author="Gabriel Correa" w:date="2015-08-27T13:42:00Z"/>
        </w:rPr>
      </w:pPr>
      <w:del w:id="1308" w:author="Gabriel Correa" w:date="2015-08-27T16:15:00Z">
        <w:r w:rsidRPr="00E02554" w:rsidDel="008910C7">
          <w:delText>Mencionar que el trabajo presenta una buena referencia de comparación al detectar directivas automáticamente, pues el trabajo obtuvo los porcentajes de keywords en cada directiva que encontraron</w:delText>
        </w:r>
      </w:del>
      <w:ins w:id="1309" w:author="Gabriel Correa" w:date="2015-08-27T13:23:00Z">
        <w:r w:rsidR="008910C7">
          <w:t>Monperrus et al.</w:t>
        </w:r>
      </w:ins>
      <w:ins w:id="1310" w:author="Gabriel Correa" w:date="2015-08-27T16:15:00Z">
        <w:r w:rsidR="008910C7">
          <w:t xml:space="preserve"> </w:t>
        </w:r>
      </w:ins>
      <w:customXmlInsRangeStart w:id="1311" w:author="Gabriel Correa" w:date="2015-08-27T16:15:00Z"/>
      <w:sdt>
        <w:sdtPr>
          <w:id w:val="-796991190"/>
          <w:citation/>
        </w:sdtPr>
        <w:sdtContent>
          <w:customXmlInsRangeEnd w:id="1311"/>
          <w:ins w:id="1312" w:author="Gabriel Correa" w:date="2015-08-27T16:15:00Z">
            <w:r w:rsidR="008910C7">
              <w:fldChar w:fldCharType="begin"/>
            </w:r>
            <w:r w:rsidR="008910C7">
              <w:instrText xml:space="preserve"> CITATION MMo11 \l 13322 </w:instrText>
            </w:r>
          </w:ins>
          <w:r w:rsidR="008910C7">
            <w:fldChar w:fldCharType="separate"/>
          </w:r>
          <w:ins w:id="1313" w:author="Gabriel Correa" w:date="2015-08-27T16:15:00Z">
            <w:r w:rsidR="008910C7">
              <w:rPr>
                <w:noProof/>
              </w:rPr>
              <w:t>[</w:t>
            </w:r>
            <w:r w:rsidR="008910C7">
              <w:rPr>
                <w:noProof/>
              </w:rPr>
              <w:fldChar w:fldCharType="begin"/>
            </w:r>
            <w:r w:rsidR="008910C7">
              <w:rPr>
                <w:noProof/>
              </w:rPr>
              <w:instrText xml:space="preserve"> HYPERLINK "" \l "MMo11" </w:instrText>
            </w:r>
            <w:r w:rsidR="008910C7">
              <w:rPr>
                <w:noProof/>
              </w:rPr>
              <w:fldChar w:fldCharType="separate"/>
            </w:r>
            <w:r w:rsidR="008910C7" w:rsidRPr="008910C7">
              <w:rPr>
                <w:rStyle w:val="CodeUsercreatedCar"/>
                <w:noProof/>
                <w:shd w:val="clear" w:color="auto" w:fill="auto"/>
                <w:lang w:val="es-CL"/>
                <w:rPrChange w:id="1314" w:author="Gabriel Correa" w:date="2015-08-27T16:15:00Z">
                  <w:rPr>
                    <w:rStyle w:val="CodeUsercreatedCar"/>
                    <w:rFonts w:eastAsiaTheme="majorEastAsia" w:cstheme="majorBidi"/>
                    <w:b/>
                    <w:bCs/>
                    <w:color w:val="4F81BD" w:themeColor="accent1"/>
                    <w:sz w:val="26"/>
                    <w:szCs w:val="26"/>
                  </w:rPr>
                </w:rPrChange>
              </w:rPr>
              <w:t>3</w:t>
            </w:r>
            <w:r w:rsidR="008910C7">
              <w:rPr>
                <w:noProof/>
              </w:rPr>
              <w:fldChar w:fldCharType="end"/>
            </w:r>
            <w:r w:rsidR="008910C7">
              <w:rPr>
                <w:noProof/>
              </w:rPr>
              <w:t>]</w:t>
            </w:r>
            <w:r w:rsidR="008910C7">
              <w:fldChar w:fldCharType="end"/>
            </w:r>
          </w:ins>
          <w:customXmlInsRangeStart w:id="1315" w:author="Gabriel Correa" w:date="2015-08-27T16:15:00Z"/>
        </w:sdtContent>
      </w:sdt>
      <w:customXmlInsRangeEnd w:id="1315"/>
      <w:ins w:id="1316" w:author="Gabriel Correa" w:date="2015-08-27T13:23:00Z">
        <w:r w:rsidR="008910C7">
          <w:t xml:space="preserve"> </w:t>
        </w:r>
        <w:proofErr w:type="gramStart"/>
        <w:r w:rsidR="001862BB">
          <w:t>realizaron</w:t>
        </w:r>
        <w:proofErr w:type="gramEnd"/>
        <w:r w:rsidR="001862BB">
          <w:t xml:space="preserve"> un estudio </w:t>
        </w:r>
      </w:ins>
      <w:ins w:id="1317" w:author="Gabriel Correa" w:date="2015-08-27T13:27:00Z">
        <w:r w:rsidR="001862BB">
          <w:t>en el cual</w:t>
        </w:r>
      </w:ins>
      <w:ins w:id="1318" w:author="Gabriel Correa" w:date="2015-08-27T13:26:00Z">
        <w:r w:rsidR="001862BB">
          <w:t xml:space="preserve"> </w:t>
        </w:r>
      </w:ins>
      <w:ins w:id="1319" w:author="Gabriel Correa" w:date="2015-08-27T13:27:00Z">
        <w:r w:rsidR="001862BB">
          <w:t xml:space="preserve">establecieron </w:t>
        </w:r>
      </w:ins>
      <w:ins w:id="1320" w:author="Gabriel Correa" w:date="2015-08-27T13:26:00Z">
        <w:r w:rsidR="001862BB">
          <w:t xml:space="preserve">una clasificación de </w:t>
        </w:r>
      </w:ins>
      <w:ins w:id="1321" w:author="Gabriel Correa" w:date="2015-08-27T13:27:00Z">
        <w:r w:rsidR="001862BB">
          <w:t xml:space="preserve">directivas. Por observación notaron que las directivas solían contener </w:t>
        </w:r>
      </w:ins>
      <w:ins w:id="1322" w:author="Gabriel Correa" w:date="2015-08-27T13:28:00Z">
        <w:r w:rsidR="001862BB">
          <w:t>algunas palabras clave que se repetían</w:t>
        </w:r>
      </w:ins>
      <w:ins w:id="1323" w:author="Gabriel Correa" w:date="2015-08-27T13:41:00Z">
        <w:r w:rsidR="0050382B">
          <w:t xml:space="preserve"> como pasa en el siguiente </w:t>
        </w:r>
      </w:ins>
      <w:ins w:id="1324" w:author="Gabriel Correa" w:date="2015-08-27T13:28:00Z">
        <w:r w:rsidR="001862BB">
          <w:t xml:space="preserve">ejemplo </w:t>
        </w:r>
      </w:ins>
      <w:ins w:id="1325" w:author="Gabriel Correa" w:date="2015-08-27T13:42:00Z">
        <w:r w:rsidR="0050382B">
          <w:t xml:space="preserve">con </w:t>
        </w:r>
      </w:ins>
      <w:ins w:id="1326" w:author="Gabriel Correa" w:date="2015-08-27T13:30:00Z">
        <w:r w:rsidR="001862BB">
          <w:t xml:space="preserve">la palabra </w:t>
        </w:r>
      </w:ins>
      <w:ins w:id="1327" w:author="Gabriel Correa" w:date="2015-08-27T13:40:00Z">
        <w:r w:rsidR="00CE6E7C">
          <w:t>‘</w:t>
        </w:r>
        <w:proofErr w:type="spellStart"/>
        <w:r w:rsidR="00CE6E7C">
          <w:t>ecouraged</w:t>
        </w:r>
        <w:proofErr w:type="spellEnd"/>
        <w:r w:rsidR="00CE6E7C">
          <w:t>’</w:t>
        </w:r>
      </w:ins>
      <w:ins w:id="1328" w:author="Gabriel Correa" w:date="2015-08-27T13:41:00Z">
        <w:r w:rsidR="0050382B">
          <w:t>.</w:t>
        </w:r>
      </w:ins>
    </w:p>
    <w:p w:rsidR="0050382B" w:rsidRDefault="0050382B">
      <w:pPr>
        <w:pStyle w:val="Code02User"/>
        <w:rPr>
          <w:ins w:id="1329" w:author="Gabriel Correa" w:date="2015-08-27T13:42:00Z"/>
        </w:rPr>
        <w:pPrChange w:id="1330" w:author="Gabriel Correa" w:date="2015-08-27T13:43:00Z">
          <w:pPr/>
        </w:pPrChange>
      </w:pPr>
      <w:ins w:id="1331" w:author="Gabriel Correa" w:date="2015-08-27T13:42:00Z">
        <w:r w:rsidRPr="0050382B">
          <w:t xml:space="preserve">While </w:t>
        </w:r>
        <w:proofErr w:type="spellStart"/>
        <w:r w:rsidRPr="0050382B">
          <w:t>Deque</w:t>
        </w:r>
        <w:proofErr w:type="spellEnd"/>
        <w:r w:rsidRPr="0050382B">
          <w:t xml:space="preserve"> implementations are not strictly required to prohibit the insertion of null elements, they are strongly encouraged to do so.</w:t>
        </w:r>
      </w:ins>
      <w:ins w:id="1332" w:author="Gabriel Correa" w:date="2015-08-27T17:05:00Z">
        <w:r w:rsidR="00735C55">
          <w:rPr>
            <w:rStyle w:val="Refdenotaalpie"/>
          </w:rPr>
          <w:footnoteReference w:id="2"/>
        </w:r>
      </w:ins>
    </w:p>
    <w:p w:rsidR="0050382B" w:rsidRDefault="0050382B" w:rsidP="00EE2482">
      <w:pPr>
        <w:rPr>
          <w:ins w:id="1334" w:author="Gabriel Correa" w:date="2015-08-27T13:43:00Z"/>
        </w:rPr>
      </w:pPr>
    </w:p>
    <w:p w:rsidR="0050382B" w:rsidRDefault="0050382B">
      <w:pPr>
        <w:pStyle w:val="Code02User"/>
        <w:rPr>
          <w:ins w:id="1335" w:author="Gabriel Correa" w:date="2015-08-27T13:22:00Z"/>
        </w:rPr>
        <w:pPrChange w:id="1336" w:author="Gabriel Correa" w:date="2015-08-27T13:43:00Z">
          <w:pPr/>
        </w:pPrChange>
      </w:pPr>
      <w:ins w:id="1337" w:author="Gabriel Correa" w:date="2015-08-27T13:42:00Z">
        <w:r w:rsidRPr="0050382B">
          <w:t xml:space="preserve">Subclasses of </w:t>
        </w:r>
        <w:proofErr w:type="spellStart"/>
        <w:r w:rsidRPr="0050382B">
          <w:t>ClassLoader</w:t>
        </w:r>
        <w:proofErr w:type="spellEnd"/>
        <w:r w:rsidRPr="0050382B">
          <w:t xml:space="preserve"> are encouraged to override {@link #</w:t>
        </w:r>
        <w:proofErr w:type="spellStart"/>
        <w:proofErr w:type="gramStart"/>
        <w:r w:rsidRPr="0050382B">
          <w:t>findClass</w:t>
        </w:r>
        <w:proofErr w:type="spellEnd"/>
        <w:r w:rsidRPr="0050382B">
          <w:t>(</w:t>
        </w:r>
        <w:proofErr w:type="gramEnd"/>
        <w:r w:rsidRPr="0050382B">
          <w:t>String)}, rather than this method.</w:t>
        </w:r>
      </w:ins>
      <w:ins w:id="1338" w:author="Gabriel Correa" w:date="2015-08-27T17:05:00Z">
        <w:r w:rsidR="00735C55">
          <w:rPr>
            <w:rStyle w:val="Refdenotaalpie"/>
          </w:rPr>
          <w:footnoteReference w:id="3"/>
        </w:r>
      </w:ins>
    </w:p>
    <w:p w:rsidR="001862BB" w:rsidRDefault="001862BB" w:rsidP="00EE2482">
      <w:pPr>
        <w:rPr>
          <w:ins w:id="1340" w:author="Gabriel Correa" w:date="2015-08-27T13:46:00Z"/>
        </w:rPr>
      </w:pPr>
    </w:p>
    <w:p w:rsidR="0050382B" w:rsidRDefault="0050382B" w:rsidP="00EE2482">
      <w:pPr>
        <w:rPr>
          <w:ins w:id="1341" w:author="Gabriel Correa" w:date="2015-08-27T15:27:00Z"/>
        </w:rPr>
      </w:pPr>
      <w:ins w:id="1342" w:author="Gabriel Correa" w:date="2015-08-27T13:46:00Z">
        <w:r>
          <w:t xml:space="preserve">Juntando todas estas palabras claves, a las cuales nos referiremos como </w:t>
        </w:r>
        <w:proofErr w:type="spellStart"/>
        <w:r>
          <w:rPr>
            <w:i/>
          </w:rPr>
          <w:t>keywords</w:t>
        </w:r>
        <w:proofErr w:type="spellEnd"/>
        <w:r>
          <w:t xml:space="preserve">, ellos </w:t>
        </w:r>
      </w:ins>
      <w:ins w:id="1343" w:author="Gabriel Correa" w:date="2015-08-27T13:47:00Z">
        <w:r>
          <w:t xml:space="preserve">las usaron para extraer de documentación de API a </w:t>
        </w:r>
      </w:ins>
      <w:ins w:id="1344" w:author="Gabriel Correa" w:date="2015-08-27T13:48:00Z">
        <w:r>
          <w:t xml:space="preserve">todos los </w:t>
        </w:r>
      </w:ins>
      <w:ins w:id="1345" w:author="Gabriel Correa" w:date="2015-08-27T13:46:00Z">
        <w:r>
          <w:t xml:space="preserve">comentarios que </w:t>
        </w:r>
      </w:ins>
      <w:ins w:id="1346" w:author="Gabriel Correa" w:date="2015-08-27T13:48:00Z">
        <w:r>
          <w:t>contuvieran</w:t>
        </w:r>
      </w:ins>
      <w:ins w:id="1347" w:author="Gabriel Correa" w:date="2015-08-27T13:46:00Z">
        <w:r>
          <w:t xml:space="preserve"> </w:t>
        </w:r>
      </w:ins>
      <w:ins w:id="1348" w:author="Gabriel Correa" w:date="2015-08-27T13:47:00Z">
        <w:r>
          <w:t>al menos un</w:t>
        </w:r>
      </w:ins>
      <w:ins w:id="1349" w:author="Gabriel Correa" w:date="2015-08-27T13:48:00Z">
        <w:r>
          <w:t xml:space="preserve">o de los </w:t>
        </w:r>
        <w:proofErr w:type="spellStart"/>
        <w:r>
          <w:rPr>
            <w:i/>
          </w:rPr>
          <w:t>keywords</w:t>
        </w:r>
        <w:proofErr w:type="spellEnd"/>
        <w:r>
          <w:t xml:space="preserve">. </w:t>
        </w:r>
      </w:ins>
      <w:ins w:id="1350"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1351" w:author="Gabriel Correa" w:date="2015-08-27T13:51:00Z">
        <w:r w:rsidR="004B3417">
          <w:t>ía de directivas. Adem</w:t>
        </w:r>
      </w:ins>
      <w:ins w:id="1352" w:author="Gabriel Correa" w:date="2015-08-27T13:52:00Z">
        <w:r w:rsidR="004B3417">
          <w:t xml:space="preserve">ás juntaron estadísticas de cuantas directivas correctas </w:t>
        </w:r>
      </w:ins>
      <w:ins w:id="1353" w:author="Gabriel Correa" w:date="2015-08-27T13:53:00Z">
        <w:r w:rsidR="004B3417">
          <w:t xml:space="preserve">podía adivinar </w:t>
        </w:r>
      </w:ins>
      <w:ins w:id="1354" w:author="Gabriel Correa" w:date="2015-08-27T13:52:00Z">
        <w:r w:rsidR="004B3417">
          <w:t xml:space="preserve">cada </w:t>
        </w:r>
        <w:proofErr w:type="spellStart"/>
        <w:r w:rsidR="004B3417">
          <w:rPr>
            <w:i/>
          </w:rPr>
          <w:t>keyword</w:t>
        </w:r>
      </w:ins>
      <w:proofErr w:type="spellEnd"/>
      <w:ins w:id="1355" w:author="Gabriel Correa" w:date="2015-08-27T13:53:00Z">
        <w:r w:rsidR="004B3417">
          <w:rPr>
            <w:i/>
          </w:rPr>
          <w:t xml:space="preserve">, </w:t>
        </w:r>
        <w:r w:rsidR="004B3417" w:rsidRPr="004B3417">
          <w:rPr>
            <w:rPrChange w:id="1356" w:author="Gabriel Correa" w:date="2015-08-27T13:53:00Z">
              <w:rPr>
                <w:i/>
              </w:rPr>
            </w:rPrChange>
          </w:rPr>
          <w:t>ya que por ejemplo</w:t>
        </w:r>
        <w:r w:rsidR="004B3417">
          <w:t xml:space="preserve"> la palabra </w:t>
        </w:r>
      </w:ins>
      <w:ins w:id="1357" w:author="Gabriel Correa" w:date="2015-08-27T13:56:00Z">
        <w:r w:rsidR="004B3417">
          <w:rPr>
            <w:i/>
          </w:rPr>
          <w:t>‘</w:t>
        </w:r>
        <w:proofErr w:type="spellStart"/>
        <w:r w:rsidR="004B3417">
          <w:rPr>
            <w:i/>
          </w:rPr>
          <w:t>should</w:t>
        </w:r>
      </w:ins>
      <w:proofErr w:type="spellEnd"/>
      <w:ins w:id="1358" w:author="Gabriel Correa" w:date="2015-08-27T13:53:00Z">
        <w:r w:rsidR="004B3417">
          <w:rPr>
            <w:i/>
          </w:rPr>
          <w:t>’</w:t>
        </w:r>
      </w:ins>
      <w:ins w:id="1359" w:author="Gabriel Correa" w:date="2015-08-27T13:54:00Z">
        <w:r w:rsidR="004B3417">
          <w:t xml:space="preserve"> junt</w:t>
        </w:r>
      </w:ins>
      <w:ins w:id="1360" w:author="Gabriel Correa" w:date="2015-08-27T13:55:00Z">
        <w:r w:rsidR="004B3417">
          <w:t xml:space="preserve">ó más comentarios que resultaron ser realmente directivas que la palabra </w:t>
        </w:r>
        <w:r w:rsidR="004B3417">
          <w:rPr>
            <w:i/>
          </w:rPr>
          <w:t>‘</w:t>
        </w:r>
        <w:proofErr w:type="spellStart"/>
        <w:r w:rsidR="004B3417">
          <w:rPr>
            <w:i/>
          </w:rPr>
          <w:t>inherit</w:t>
        </w:r>
        <w:proofErr w:type="spellEnd"/>
        <w:r w:rsidR="004B3417">
          <w:rPr>
            <w:i/>
          </w:rPr>
          <w:t>’</w:t>
        </w:r>
        <w:r w:rsidR="004B3417">
          <w:t>.</w:t>
        </w:r>
      </w:ins>
      <w:ins w:id="1361" w:author="Gabriel Correa" w:date="2015-08-27T15:16:00Z">
        <w:r w:rsidR="00956528">
          <w:t xml:space="preserve"> Una parte de sus resultados se encuentran en la </w:t>
        </w:r>
      </w:ins>
      <w:ins w:id="1362" w:author="Gabriel Correa" w:date="2015-08-27T15:17:00Z">
        <w:r w:rsidR="00956528">
          <w:fldChar w:fldCharType="begin"/>
        </w:r>
        <w:r w:rsidR="00956528">
          <w:instrText xml:space="preserve"> REF _Ref428451968 \h </w:instrText>
        </w:r>
      </w:ins>
      <w:r w:rsidR="00956528">
        <w:fldChar w:fldCharType="separate"/>
      </w:r>
      <w:ins w:id="1363" w:author="Gabriel Correa" w:date="2015-08-27T15:17:00Z">
        <w:r w:rsidR="00956528">
          <w:t xml:space="preserve">Imagen </w:t>
        </w:r>
        <w:r w:rsidR="00956528">
          <w:rPr>
            <w:noProof/>
          </w:rPr>
          <w:t>2</w:t>
        </w:r>
        <w:r w:rsidR="00956528">
          <w:t>.</w:t>
        </w:r>
        <w:r w:rsidR="00956528">
          <w:rPr>
            <w:noProof/>
          </w:rPr>
          <w:t>1</w:t>
        </w:r>
        <w:r w:rsidR="00956528">
          <w:fldChar w:fldCharType="end"/>
        </w:r>
      </w:ins>
      <w:ins w:id="1364" w:author="Gabriel Correa" w:date="2015-08-27T15:16:00Z">
        <w:r w:rsidR="00956528">
          <w:t>.</w:t>
        </w:r>
      </w:ins>
    </w:p>
    <w:p w:rsidR="009F019D" w:rsidRDefault="009F019D" w:rsidP="00EE2482">
      <w:pPr>
        <w:rPr>
          <w:ins w:id="1365" w:author="Gabriel Correa" w:date="2015-08-27T15:08:00Z"/>
        </w:rPr>
      </w:pPr>
    </w:p>
    <w:p w:rsidR="00113D0C" w:rsidRDefault="00113D0C">
      <w:pPr>
        <w:keepNext/>
        <w:jc w:val="center"/>
        <w:rPr>
          <w:ins w:id="1366" w:author="Gabriel Correa" w:date="2015-08-27T15:15:00Z"/>
        </w:rPr>
        <w:pPrChange w:id="1367" w:author="Gabriel Correa" w:date="2015-08-27T15:15:00Z">
          <w:pPr>
            <w:jc w:val="center"/>
          </w:pPr>
        </w:pPrChange>
      </w:pPr>
      <w:ins w:id="1368" w:author="Gabriel Correa" w:date="2015-08-27T15:13:00Z">
        <w:r>
          <w:rPr>
            <w:noProof/>
          </w:rPr>
          <w:drawing>
            <wp:inline distT="0" distB="0" distL="0" distR="0" wp14:anchorId="0B8DD8FC" wp14:editId="5BC9EEF2">
              <wp:extent cx="5972175" cy="2205355"/>
              <wp:effectExtent l="0" t="0" r="9525" b="444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errus-results-table.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2205355"/>
                      </a:xfrm>
                      <a:prstGeom prst="rect">
                        <a:avLst/>
                      </a:prstGeom>
                    </pic:spPr>
                  </pic:pic>
                </a:graphicData>
              </a:graphic>
            </wp:inline>
          </w:drawing>
        </w:r>
      </w:ins>
    </w:p>
    <w:p w:rsidR="00113D0C" w:rsidRDefault="00113D0C">
      <w:pPr>
        <w:pStyle w:val="Epgrafe"/>
        <w:jc w:val="center"/>
        <w:rPr>
          <w:ins w:id="1369" w:author="Gabriel Correa" w:date="2015-08-27T15:08:00Z"/>
        </w:rPr>
        <w:pPrChange w:id="1370" w:author="Gabriel Correa" w:date="2015-08-27T15:15:00Z">
          <w:pPr/>
        </w:pPrChange>
      </w:pPr>
      <w:bookmarkStart w:id="1371" w:name="_Ref428451968"/>
      <w:ins w:id="1372" w:author="Gabriel Correa" w:date="2015-08-27T15:15:00Z">
        <w:r>
          <w:t xml:space="preserve">Imagen </w:t>
        </w:r>
      </w:ins>
      <w:ins w:id="1373" w:author="Gabriel Correa" w:date="2015-08-27T19:37:00Z">
        <w:r w:rsidR="00253A40">
          <w:fldChar w:fldCharType="begin"/>
        </w:r>
        <w:r w:rsidR="00253A40">
          <w:instrText xml:space="preserve"> STYLEREF 1 \s </w:instrText>
        </w:r>
      </w:ins>
      <w:r w:rsidR="00253A40">
        <w:fldChar w:fldCharType="separate"/>
      </w:r>
      <w:r w:rsidR="00253A40">
        <w:rPr>
          <w:noProof/>
        </w:rPr>
        <w:t>2</w:t>
      </w:r>
      <w:ins w:id="1374"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375" w:author="Gabriel Correa" w:date="2015-08-27T19:37:00Z">
        <w:r w:rsidR="00253A40">
          <w:rPr>
            <w:noProof/>
          </w:rPr>
          <w:t>6</w:t>
        </w:r>
        <w:r w:rsidR="00253A40">
          <w:fldChar w:fldCharType="end"/>
        </w:r>
      </w:ins>
      <w:bookmarkEnd w:id="1371"/>
      <w:ins w:id="1376" w:author="Gabriel Correa" w:date="2015-08-27T15:15:00Z">
        <w:r>
          <w:t xml:space="preserve">:   (Parte de los datos de la Tabla 3 del trabajo de Monperrus et al. </w:t>
        </w:r>
      </w:ins>
      <w:customXmlInsRangeStart w:id="1377" w:author="Gabriel Correa" w:date="2015-08-27T15:15:00Z"/>
      <w:sdt>
        <w:sdtPr>
          <w:rPr>
            <w:vanish/>
            <w:highlight w:val="yellow"/>
          </w:rPr>
          <w:id w:val="-93334585"/>
          <w:citation/>
        </w:sdtPr>
        <w:sdtContent>
          <w:customXmlInsRangeEnd w:id="1377"/>
          <w:ins w:id="1378" w:author="Gabriel Correa" w:date="2015-08-27T15:15:00Z">
            <w:r>
              <w:fldChar w:fldCharType="begin"/>
            </w:r>
            <w:r>
              <w:instrText xml:space="preserve"> CITATION MMo11 \l 13322 </w:instrText>
            </w:r>
            <w:r>
              <w:fldChar w:fldCharType="separate"/>
            </w:r>
            <w:r>
              <w:rPr>
                <w:noProof/>
              </w:rPr>
              <w:t>[</w:t>
            </w:r>
            <w:r>
              <w:fldChar w:fldCharType="begin"/>
            </w:r>
            <w:r>
              <w:instrText xml:space="preserve"> HYPERLINK \l "MMo11" </w:instrText>
            </w:r>
            <w:r>
              <w:fldChar w:fldCharType="separate"/>
            </w:r>
            <w:r>
              <w:rPr>
                <w:noProof/>
              </w:rPr>
              <w:t>2</w:t>
            </w:r>
            <w:r>
              <w:rPr>
                <w:noProof/>
              </w:rPr>
              <w:fldChar w:fldCharType="end"/>
            </w:r>
            <w:r>
              <w:rPr>
                <w:noProof/>
              </w:rPr>
              <w:t>]</w:t>
            </w:r>
            <w:r>
              <w:fldChar w:fldCharType="end"/>
            </w:r>
          </w:ins>
          <w:customXmlInsRangeStart w:id="1379" w:author="Gabriel Correa" w:date="2015-08-27T15:15:00Z"/>
        </w:sdtContent>
      </w:sdt>
      <w:customXmlInsRangeEnd w:id="1379"/>
      <w:ins w:id="1380" w:author="Gabriel Correa" w:date="2015-08-27T15:15:00Z">
        <w:r>
          <w:t xml:space="preserve">) Porcentajes de éxito que tiene cada patrón sintáctico para revelar directivas de los comentarios de Java SDK, </w:t>
        </w:r>
        <w:proofErr w:type="spellStart"/>
        <w:r>
          <w:t>JFace</w:t>
        </w:r>
        <w:proofErr w:type="spellEnd"/>
        <w:r>
          <w:t xml:space="preserve"> y Apache </w:t>
        </w:r>
        <w:proofErr w:type="spellStart"/>
        <w:r>
          <w:t>Commons</w:t>
        </w:r>
        <w:proofErr w:type="spellEnd"/>
        <w:r>
          <w:t xml:space="preserve"> </w:t>
        </w:r>
        <w:proofErr w:type="spellStart"/>
        <w:r>
          <w:t>Collections</w:t>
        </w:r>
        <w:proofErr w:type="spellEnd"/>
        <w:r>
          <w:t>. Los números entre paréntesis representan el número de comentarios analizados y los errores corresponden a un 95% de nivel de confianza. Un guión significa que el patrón sintáctico no fue hallado.</w:t>
        </w:r>
      </w:ins>
    </w:p>
    <w:p w:rsidR="0045412B" w:rsidRDefault="00112A7E" w:rsidP="00112A7E">
      <w:pPr>
        <w:rPr>
          <w:ins w:id="1381" w:author="Gabriel Correa" w:date="2015-08-27T15:49:00Z"/>
        </w:rPr>
      </w:pPr>
      <w:ins w:id="1382" w:author="Gabriel Correa" w:date="2015-08-27T15:43:00Z">
        <w:r>
          <w:t xml:space="preserve">La taxonomía que </w:t>
        </w:r>
      </w:ins>
      <w:ins w:id="1383" w:author="Gabriel Correa" w:date="2015-08-28T01:05:00Z">
        <w:r w:rsidR="00A344FB">
          <w:t xml:space="preserve">crearon, </w:t>
        </w:r>
      </w:ins>
      <w:ins w:id="1384" w:author="Gabriel Correa" w:date="2015-08-27T15:43:00Z">
        <w:r>
          <w:t xml:space="preserve">ayuda a comprender un poco más la </w:t>
        </w:r>
        <w:r w:rsidR="00A344FB">
          <w:t>naturaleza de las directivas. L</w:t>
        </w:r>
      </w:ins>
      <w:ins w:id="1385" w:author="Gabriel Correa" w:date="2015-08-28T01:05:00Z">
        <w:r w:rsidR="00A344FB">
          <w:t>o</w:t>
        </w:r>
      </w:ins>
      <w:ins w:id="1386" w:author="Gabriel Correa" w:date="2015-08-27T15:43:00Z">
        <w:r>
          <w:t>s tipos de directivas que distinguieron se encuentra</w:t>
        </w:r>
      </w:ins>
      <w:ins w:id="1387" w:author="Gabriel Correa" w:date="2015-08-28T01:06:00Z">
        <w:r w:rsidR="00A344FB">
          <w:t>n</w:t>
        </w:r>
      </w:ins>
      <w:ins w:id="1388" w:author="Gabriel Correa" w:date="2015-08-27T15:43:00Z">
        <w:r>
          <w:t xml:space="preserve"> en la </w:t>
        </w:r>
      </w:ins>
      <w:ins w:id="1389" w:author="Gabriel Correa" w:date="2015-08-27T15:58:00Z">
        <w:r w:rsidR="00F73B09">
          <w:fldChar w:fldCharType="begin"/>
        </w:r>
        <w:r w:rsidR="00F73B09">
          <w:instrText xml:space="preserve"> REF _Ref428454413 \h </w:instrText>
        </w:r>
      </w:ins>
      <w:r w:rsidR="00F73B09">
        <w:fldChar w:fldCharType="separate"/>
      </w:r>
      <w:ins w:id="1390" w:author="Gabriel Correa" w:date="2015-08-27T15:58:00Z">
        <w:r w:rsidR="00F73B09">
          <w:t xml:space="preserve">Tabla </w:t>
        </w:r>
        <w:r w:rsidR="00F73B09">
          <w:rPr>
            <w:noProof/>
          </w:rPr>
          <w:t>2</w:t>
        </w:r>
        <w:r w:rsidR="00F73B09">
          <w:t>.</w:t>
        </w:r>
        <w:r w:rsidR="00F73B09">
          <w:rPr>
            <w:noProof/>
          </w:rPr>
          <w:t>1</w:t>
        </w:r>
        <w:r w:rsidR="00F73B09">
          <w:fldChar w:fldCharType="end"/>
        </w:r>
      </w:ins>
      <w:ins w:id="1391" w:author="Gabriel Correa" w:date="2015-08-27T15:43:00Z">
        <w:r>
          <w:t>.</w:t>
        </w:r>
      </w:ins>
      <w:ins w:id="1392" w:author="Gabriel Correa" w:date="2015-08-28T01:06:00Z">
        <w:r w:rsidR="00A344FB">
          <w:t xml:space="preserve"> </w:t>
        </w:r>
      </w:ins>
      <w:ins w:id="1393" w:author="Gabriel Correa" w:date="2015-08-27T15:43:00Z">
        <w:r>
          <w:t>Además</w:t>
        </w:r>
      </w:ins>
      <w:ins w:id="1394" w:author="Gabriel Correa" w:date="2015-08-28T01:06:00Z">
        <w:r w:rsidR="00A344FB">
          <w:t>,</w:t>
        </w:r>
      </w:ins>
      <w:ins w:id="1395" w:author="Gabriel Correa" w:date="2015-08-27T15:43:00Z">
        <w:r>
          <w:t xml:space="preserve"> en su estudio </w:t>
        </w:r>
      </w:ins>
      <w:ins w:id="1396" w:author="Gabriel Correa" w:date="2015-08-28T01:07:00Z">
        <w:r w:rsidR="0045412B">
          <w:t>muestran</w:t>
        </w:r>
      </w:ins>
      <w:ins w:id="1397" w:author="Gabriel Correa" w:date="2015-08-27T15:43:00Z">
        <w:r>
          <w:t xml:space="preserve"> ejemplos </w:t>
        </w:r>
      </w:ins>
      <w:ins w:id="1398" w:author="Gabriel Correa" w:date="2015-08-28T01:06:00Z">
        <w:r w:rsidR="00A344FB">
          <w:t>para</w:t>
        </w:r>
        <w:r w:rsidR="0045412B">
          <w:t xml:space="preserve"> cada</w:t>
        </w:r>
      </w:ins>
      <w:ins w:id="1399" w:author="Gabriel Correa" w:date="2015-08-27T15:43:00Z">
        <w:r>
          <w:t xml:space="preserve"> tipo de directiva y definen las características que debe tener una frase para ser </w:t>
        </w:r>
      </w:ins>
      <w:ins w:id="1400" w:author="Gabriel Correa" w:date="2015-08-28T01:09:00Z">
        <w:r w:rsidR="0045412B">
          <w:t>clasificada según corresponda</w:t>
        </w:r>
      </w:ins>
      <w:ins w:id="1401" w:author="Gabriel Correa" w:date="2015-08-27T15:43:00Z">
        <w:r>
          <w:t xml:space="preserve">. En la sección </w:t>
        </w:r>
        <w:r>
          <w:fldChar w:fldCharType="begin"/>
        </w:r>
        <w:r>
          <w:instrText xml:space="preserve"> REF _Ref428453332 \r \h </w:instrText>
        </w:r>
      </w:ins>
      <w:ins w:id="1402" w:author="Gabriel Correa" w:date="2015-08-27T15:43:00Z">
        <w:r>
          <w:fldChar w:fldCharType="separate"/>
        </w:r>
        <w:r>
          <w:t>4</w:t>
        </w:r>
        <w:r>
          <w:fldChar w:fldCharType="end"/>
        </w:r>
        <w:r>
          <w:t xml:space="preserve"> se explica el proceso de revisión manual de comentarios</w:t>
        </w:r>
      </w:ins>
      <w:ins w:id="1403" w:author="Gabriel Correa" w:date="2015-08-28T01:14:00Z">
        <w:r w:rsidR="0045412B">
          <w:t xml:space="preserve"> que fue llevada a cabo en el presente </w:t>
        </w:r>
      </w:ins>
      <w:ins w:id="1404" w:author="Gabriel Correa" w:date="2015-08-28T01:02:00Z">
        <w:r w:rsidR="00A344FB">
          <w:t>estudio</w:t>
        </w:r>
      </w:ins>
      <w:ins w:id="1405" w:author="Gabriel Correa" w:date="2015-08-28T01:14:00Z">
        <w:r w:rsidR="0045412B">
          <w:t>.</w:t>
        </w:r>
      </w:ins>
      <w:ins w:id="1406" w:author="Gabriel Correa" w:date="2015-08-28T01:13:00Z">
        <w:r w:rsidR="0045412B">
          <w:t xml:space="preserve"> </w:t>
        </w:r>
      </w:ins>
      <w:ins w:id="1407" w:author="Gabriel Correa" w:date="2015-08-28T01:11:00Z">
        <w:r w:rsidR="0045412B">
          <w:t xml:space="preserve">Durante </w:t>
        </w:r>
      </w:ins>
      <w:ins w:id="1408" w:author="Gabriel Correa" w:date="2015-08-28T01:17:00Z">
        <w:r w:rsidR="000B2BAA">
          <w:t>esta</w:t>
        </w:r>
      </w:ins>
      <w:ins w:id="1409" w:author="Gabriel Correa" w:date="2015-08-28T01:11:00Z">
        <w:r w:rsidR="0045412B">
          <w:t xml:space="preserve"> revisión </w:t>
        </w:r>
      </w:ins>
      <w:ins w:id="1410" w:author="Gabriel Correa" w:date="2015-08-28T01:16:00Z">
        <w:r w:rsidR="0045412B">
          <w:t xml:space="preserve">fue fundamental </w:t>
        </w:r>
      </w:ins>
      <w:ins w:id="1411" w:author="Gabriel Correa" w:date="2015-08-28T01:15:00Z">
        <w:r w:rsidR="0045412B">
          <w:t>adherir</w:t>
        </w:r>
      </w:ins>
      <w:ins w:id="1412" w:author="Gabriel Correa" w:date="2015-08-28T01:16:00Z">
        <w:r w:rsidR="0045412B">
          <w:t>se</w:t>
        </w:r>
      </w:ins>
      <w:ins w:id="1413" w:author="Gabriel Correa" w:date="2015-08-28T01:15:00Z">
        <w:r w:rsidR="0045412B">
          <w:t xml:space="preserve"> </w:t>
        </w:r>
      </w:ins>
      <w:ins w:id="1414" w:author="Gabriel Correa" w:date="2015-08-28T01:16:00Z">
        <w:r w:rsidR="0045412B">
          <w:t>en lo</w:t>
        </w:r>
      </w:ins>
      <w:ins w:id="1415" w:author="Gabriel Correa" w:date="2015-08-28T01:15:00Z">
        <w:r w:rsidR="0045412B">
          <w:t xml:space="preserve"> posible a las mismas reglas utilizadas por Monperrus et al.</w:t>
        </w:r>
      </w:ins>
    </w:p>
    <w:p w:rsidR="00234004" w:rsidRDefault="00234004">
      <w:pPr>
        <w:pStyle w:val="Epgrafe"/>
        <w:keepNext/>
        <w:rPr>
          <w:ins w:id="1416" w:author="Gabriel Correa" w:date="2015-08-27T15:57:00Z"/>
        </w:rPr>
        <w:pPrChange w:id="1417" w:author="Gabriel Correa" w:date="2015-08-27T15:57:00Z">
          <w:pPr/>
        </w:pPrChange>
      </w:pPr>
      <w:bookmarkStart w:id="1418" w:name="_Ref428454413"/>
      <w:ins w:id="1419" w:author="Gabriel Correa" w:date="2015-08-27T15:57:00Z">
        <w:r>
          <w:lastRenderedPageBreak/>
          <w:t xml:space="preserve">Tabla </w:t>
        </w:r>
      </w:ins>
      <w:ins w:id="1420" w:author="Gabriel Correa" w:date="2015-08-28T00:22:00Z">
        <w:r w:rsidR="00F002B6">
          <w:fldChar w:fldCharType="begin"/>
        </w:r>
        <w:r w:rsidR="00F002B6">
          <w:instrText xml:space="preserve"> STYLEREF 1 \s </w:instrText>
        </w:r>
      </w:ins>
      <w:r w:rsidR="00F002B6">
        <w:fldChar w:fldCharType="separate"/>
      </w:r>
      <w:r w:rsidR="00F002B6">
        <w:rPr>
          <w:noProof/>
        </w:rPr>
        <w:t>2</w:t>
      </w:r>
      <w:ins w:id="1421"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1422" w:author="Gabriel Correa" w:date="2015-08-28T00:22:00Z">
        <w:r w:rsidR="00F002B6">
          <w:rPr>
            <w:noProof/>
          </w:rPr>
          <w:t>2</w:t>
        </w:r>
        <w:r w:rsidR="00F002B6">
          <w:fldChar w:fldCharType="end"/>
        </w:r>
      </w:ins>
      <w:bookmarkEnd w:id="1418"/>
      <w:ins w:id="1423" w:author="Gabriel Correa" w:date="2015-08-27T15:57:00Z">
        <w:r>
          <w:t>:   Taxonomía de directivas usada en el estudio de Monperrus et al.</w:t>
        </w:r>
      </w:ins>
      <w:ins w:id="1424" w:author="Gabriel Correa" w:date="2015-08-27T16:12:00Z">
        <w:r w:rsidR="00103C36">
          <w:t xml:space="preserve"> (</w:t>
        </w:r>
        <w:proofErr w:type="gramStart"/>
        <w:r w:rsidR="00103C36">
          <w:t>traducidas</w:t>
        </w:r>
        <w:proofErr w:type="gramEnd"/>
        <w:r w:rsidR="00103C36">
          <w:t xml:space="preserve"> al español)</w:t>
        </w:r>
      </w:ins>
    </w:p>
    <w:tbl>
      <w:tblPr>
        <w:tblStyle w:val="Estilo2"/>
        <w:tblW w:w="0" w:type="auto"/>
        <w:tblLook w:val="04A0" w:firstRow="1" w:lastRow="0" w:firstColumn="1" w:lastColumn="0" w:noHBand="0" w:noVBand="1"/>
        <w:tblPrChange w:id="1425" w:author="Gabriel Correa" w:date="2015-08-27T15:55:00Z">
          <w:tblPr>
            <w:tblStyle w:val="Tablaconcuadrcula"/>
            <w:tblW w:w="0" w:type="auto"/>
            <w:tblLook w:val="04A0" w:firstRow="1" w:lastRow="0" w:firstColumn="1" w:lastColumn="0" w:noHBand="0" w:noVBand="1"/>
          </w:tblPr>
        </w:tblPrChange>
      </w:tblPr>
      <w:tblGrid>
        <w:gridCol w:w="4772"/>
        <w:gridCol w:w="4773"/>
        <w:tblGridChange w:id="1426">
          <w:tblGrid>
            <w:gridCol w:w="4772"/>
            <w:gridCol w:w="4773"/>
          </w:tblGrid>
        </w:tblGridChange>
      </w:tblGrid>
      <w:tr w:rsidR="00234004" w:rsidTr="00234004">
        <w:trPr>
          <w:cnfStyle w:val="100000000000" w:firstRow="1" w:lastRow="0" w:firstColumn="0" w:lastColumn="0" w:oddVBand="0" w:evenVBand="0" w:oddHBand="0" w:evenHBand="0" w:firstRowFirstColumn="0" w:firstRowLastColumn="0" w:lastRowFirstColumn="0" w:lastRowLastColumn="0"/>
          <w:trHeight w:val="5674"/>
          <w:ins w:id="1427" w:author="Gabriel Correa" w:date="2015-08-27T15:50:00Z"/>
          <w:trPrChange w:id="1428" w:author="Gabriel Correa" w:date="2015-08-27T15:55:00Z">
            <w:trPr>
              <w:trHeight w:val="5674"/>
            </w:trPr>
          </w:trPrChange>
        </w:trPr>
        <w:tc>
          <w:tcPr>
            <w:cnfStyle w:val="000000000100" w:firstRow="0" w:lastRow="0" w:firstColumn="0" w:lastColumn="0" w:oddVBand="0" w:evenVBand="0" w:oddHBand="0" w:evenHBand="0" w:firstRowFirstColumn="1" w:firstRowLastColumn="0" w:lastRowFirstColumn="0" w:lastRowLastColumn="0"/>
            <w:tcW w:w="4772" w:type="dxa"/>
            <w:tcPrChange w:id="1429" w:author="Gabriel Correa" w:date="2015-08-27T15:55:00Z">
              <w:tcPr>
                <w:tcW w:w="4772" w:type="dxa"/>
              </w:tcPr>
            </w:tcPrChange>
          </w:tcPr>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430" w:author="Gabriel Correa" w:date="2015-08-27T15:50:00Z"/>
              </w:rPr>
            </w:pPr>
            <w:ins w:id="1431" w:author="Gabriel Correa" w:date="2015-08-27T15:53:00Z">
              <w:r>
                <w:rPr>
                  <w:noProof/>
                </w:rPr>
                <mc:AlternateContent>
                  <mc:Choice Requires="wps">
                    <w:drawing>
                      <wp:anchor distT="0" distB="0" distL="114300" distR="114300" simplePos="0" relativeHeight="251663360" behindDoc="0" locked="0" layoutInCell="1" allowOverlap="1" wp14:anchorId="6CE0AAFA" wp14:editId="020C3CB3">
                        <wp:simplePos x="0" y="0"/>
                        <wp:positionH relativeFrom="column">
                          <wp:posOffset>120512</wp:posOffset>
                        </wp:positionH>
                        <wp:positionV relativeFrom="paragraph">
                          <wp:posOffset>165735</wp:posOffset>
                        </wp:positionV>
                        <wp:extent cx="0" cy="2759103"/>
                        <wp:effectExtent l="0" t="0" r="19050" b="22225"/>
                        <wp:wrapNone/>
                        <wp:docPr id="32" name="32 Conector recto"/>
                        <wp:cNvGraphicFramePr/>
                        <a:graphic xmlns:a="http://schemas.openxmlformats.org/drawingml/2006/main">
                          <a:graphicData uri="http://schemas.microsoft.com/office/word/2010/wordprocessingShape">
                            <wps:wsp>
                              <wps:cNvCnPr/>
                              <wps:spPr>
                                <a:xfrm>
                                  <a:off x="0" y="0"/>
                                  <a:ext cx="0" cy="2759103"/>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2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3.05pt" to="9.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" strokecolor="#4a7ebb"/>
                    </w:pict>
                  </mc:Fallback>
                </mc:AlternateContent>
              </w:r>
            </w:ins>
            <w:ins w:id="1432" w:author="Gabriel Correa" w:date="2015-08-27T15:50:00Z">
              <w:r w:rsidRPr="00112A7E">
                <w:t>Directiva de Método:</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433" w:author="Gabriel Correa" w:date="2015-08-27T15:50:00Z"/>
                <w:noProof/>
              </w:rPr>
            </w:pPr>
            <w:ins w:id="1434" w:author="Gabriel Correa" w:date="2015-08-27T15:52:00Z">
              <w:r>
                <w:t xml:space="preserve">    </w:t>
              </w:r>
            </w:ins>
            <w:ins w:id="1435" w:author="Gabriel Correa" w:date="2015-08-27T16:11:00Z">
              <w:r w:rsidR="00103C36">
                <w:t xml:space="preserve"> </w:t>
              </w:r>
            </w:ins>
            <w:ins w:id="1436" w:author="Gabriel Correa" w:date="2015-08-27T15:50:00Z">
              <w:r w:rsidRPr="00112A7E">
                <w:t xml:space="preserve">No </w:t>
              </w:r>
              <w:proofErr w:type="spellStart"/>
              <w:r w:rsidRPr="00112A7E">
                <w:t>null</w:t>
              </w:r>
              <w:proofErr w:type="spellEnd"/>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37" w:author="Gabriel Correa" w:date="2015-08-27T15:50:00Z"/>
              </w:rPr>
            </w:pPr>
            <w:ins w:id="1438" w:author="Gabriel Correa" w:date="2015-08-27T15:52:00Z">
              <w:r>
                <w:t xml:space="preserve">    </w:t>
              </w:r>
            </w:ins>
            <w:ins w:id="1439" w:author="Gabriel Correa" w:date="2015-08-27T16:11:00Z">
              <w:r w:rsidR="00103C36">
                <w:t xml:space="preserve"> </w:t>
              </w:r>
            </w:ins>
            <w:ins w:id="1440" w:author="Gabriel Correa" w:date="2015-08-27T15:50:00Z">
              <w:r w:rsidRPr="00112A7E">
                <w:t>Valor de retorno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41" w:author="Gabriel Correa" w:date="2015-08-27T15:50:00Z"/>
              </w:rPr>
            </w:pPr>
            <w:ins w:id="1442" w:author="Gabriel Correa" w:date="2015-08-27T15:52:00Z">
              <w:r>
                <w:t xml:space="preserve">    </w:t>
              </w:r>
            </w:ins>
            <w:ins w:id="1443" w:author="Gabriel Correa" w:date="2015-08-27T16:11:00Z">
              <w:r w:rsidR="00103C36">
                <w:t xml:space="preserve"> </w:t>
              </w:r>
            </w:ins>
            <w:ins w:id="1444" w:author="Gabriel Correa" w:date="2015-08-27T15:50:00Z">
              <w:r w:rsidRPr="00112A7E">
                <w:t>Visibilidad del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45" w:author="Gabriel Correa" w:date="2015-08-27T15:50:00Z"/>
              </w:rPr>
            </w:pPr>
            <w:ins w:id="1446" w:author="Gabriel Correa" w:date="2015-08-27T15:52:00Z">
              <w:r>
                <w:t xml:space="preserve">    </w:t>
              </w:r>
            </w:ins>
            <w:ins w:id="1447" w:author="Gabriel Correa" w:date="2015-08-27T16:11:00Z">
              <w:r w:rsidR="00103C36">
                <w:t xml:space="preserve"> </w:t>
              </w:r>
            </w:ins>
            <w:ins w:id="1448" w:author="Gabriel Correa" w:date="2015-08-27T15:50:00Z">
              <w:r w:rsidRPr="00112A7E">
                <w:t xml:space="preserve">Posibles </w:t>
              </w:r>
              <w:commentRangeStart w:id="1449"/>
              <w:r w:rsidRPr="00112A7E">
                <w:t>excepciones</w:t>
              </w:r>
              <w:commentRangeEnd w:id="1449"/>
              <w:r w:rsidRPr="00112A7E">
                <w:commentReference w:id="1449"/>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50" w:author="Gabriel Correa" w:date="2015-08-27T15:50:00Z"/>
              </w:rPr>
            </w:pPr>
            <w:ins w:id="1451" w:author="Gabriel Correa" w:date="2015-08-27T15:52:00Z">
              <w:r>
                <w:t xml:space="preserve">    </w:t>
              </w:r>
            </w:ins>
            <w:ins w:id="1452" w:author="Gabriel Correa" w:date="2015-08-27T16:11:00Z">
              <w:r w:rsidR="00103C36">
                <w:t xml:space="preserve"> </w:t>
              </w:r>
            </w:ins>
            <w:proofErr w:type="spellStart"/>
            <w:ins w:id="1453" w:author="Gabriel Correa" w:date="2015-08-27T15:50:00Z">
              <w:r w:rsidRPr="00112A7E">
                <w:t>Null</w:t>
              </w:r>
              <w:proofErr w:type="spellEnd"/>
              <w:r w:rsidRPr="00112A7E">
                <w:t xml:space="preserve"> permitido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54" w:author="Gabriel Correa" w:date="2015-08-27T15:50:00Z"/>
              </w:rPr>
            </w:pPr>
            <w:ins w:id="1455" w:author="Gabriel Correa" w:date="2015-08-27T15:52:00Z">
              <w:r>
                <w:t xml:space="preserve">    </w:t>
              </w:r>
            </w:ins>
            <w:ins w:id="1456" w:author="Gabriel Correa" w:date="2015-08-27T16:11:00Z">
              <w:r w:rsidR="00103C36">
                <w:t xml:space="preserve"> </w:t>
              </w:r>
            </w:ins>
            <w:ins w:id="1457" w:author="Gabriel Correa" w:date="2015-08-27T15:50:00Z">
              <w:r w:rsidRPr="00112A7E">
                <w:t xml:space="preserve">Formato de </w:t>
              </w:r>
              <w:proofErr w:type="spellStart"/>
              <w:r w:rsidRPr="00112A7E">
                <w:t>strings</w:t>
              </w:r>
              <w:proofErr w:type="spellEnd"/>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58" w:author="Gabriel Correa" w:date="2015-08-27T15:50:00Z"/>
              </w:rPr>
            </w:pPr>
            <w:ins w:id="1459" w:author="Gabriel Correa" w:date="2015-08-27T15:52:00Z">
              <w:r>
                <w:t xml:space="preserve">    </w:t>
              </w:r>
            </w:ins>
            <w:ins w:id="1460" w:author="Gabriel Correa" w:date="2015-08-27T16:11:00Z">
              <w:r w:rsidR="00103C36">
                <w:t xml:space="preserve"> </w:t>
              </w:r>
            </w:ins>
            <w:ins w:id="1461" w:author="Gabriel Correa" w:date="2015-08-27T15:50:00Z">
              <w:r w:rsidRPr="00112A7E">
                <w:t>Rango numérico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62" w:author="Gabriel Correa" w:date="2015-08-27T15:50:00Z"/>
              </w:rPr>
            </w:pPr>
            <w:ins w:id="1463" w:author="Gabriel Correa" w:date="2015-08-27T15:52:00Z">
              <w:r>
                <w:t xml:space="preserve">    </w:t>
              </w:r>
            </w:ins>
            <w:ins w:id="1464" w:author="Gabriel Correa" w:date="2015-08-27T15:50:00Z">
              <w:r w:rsidRPr="00112A7E">
                <w:t>Tipo de parámetro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65" w:author="Gabriel Correa" w:date="2015-08-27T15:50:00Z"/>
              </w:rPr>
            </w:pPr>
            <w:ins w:id="1466" w:author="Gabriel Correa" w:date="2015-08-27T15:52:00Z">
              <w:r>
                <w:t xml:space="preserve">    </w:t>
              </w:r>
            </w:ins>
            <w:ins w:id="1467" w:author="Gabriel Correa" w:date="2015-08-27T16:11:00Z">
              <w:r w:rsidR="00103C36">
                <w:t xml:space="preserve"> </w:t>
              </w:r>
            </w:ins>
            <w:ins w:id="1468" w:author="Gabriel Correa" w:date="2015-08-27T15:50:00Z">
              <w:r w:rsidRPr="00112A7E">
                <w:t>Correlación entre parámetros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69" w:author="Gabriel Correa" w:date="2015-08-27T15:50:00Z"/>
              </w:rPr>
            </w:pPr>
            <w:ins w:id="1470" w:author="Gabriel Correa" w:date="2015-08-27T15:52:00Z">
              <w:r>
                <w:t xml:space="preserve">    </w:t>
              </w:r>
            </w:ins>
            <w:ins w:id="1471" w:author="Gabriel Correa" w:date="2015-08-27T16:11:00Z">
              <w:r w:rsidR="00103C36">
                <w:t xml:space="preserve"> </w:t>
              </w:r>
            </w:ins>
            <w:ins w:id="1472" w:author="Gabriel Correa" w:date="2015-08-27T15:50:00Z">
              <w:r w:rsidRPr="00112A7E">
                <w:t>Post llamada</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473" w:author="Gabriel Correa" w:date="2015-08-27T15:50:00Z"/>
              </w:rPr>
            </w:pPr>
            <w:ins w:id="1474" w:author="Gabriel Correa" w:date="2015-08-27T15:52:00Z">
              <w:r>
                <w:t xml:space="preserve">    </w:t>
              </w:r>
            </w:ins>
            <w:ins w:id="1475" w:author="Gabriel Correa" w:date="2015-08-27T16:11:00Z">
              <w:r w:rsidR="00103C36">
                <w:t xml:space="preserve"> </w:t>
              </w:r>
            </w:ins>
            <w:ins w:id="1476" w:author="Gabriel Correa" w:date="2015-08-27T15:50:00Z">
              <w:r w:rsidRPr="00112A7E">
                <w:t>Misceláneo</w:t>
              </w:r>
            </w:ins>
          </w:p>
        </w:tc>
        <w:tc>
          <w:tcPr>
            <w:tcW w:w="4773" w:type="dxa"/>
            <w:tcPrChange w:id="1477" w:author="Gabriel Correa" w:date="2015-08-27T15:55:00Z">
              <w:tcPr>
                <w:tcW w:w="4773" w:type="dxa"/>
              </w:tcPr>
            </w:tcPrChange>
          </w:tcPr>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78" w:author="Gabriel Correa" w:date="2015-08-27T15:50:00Z"/>
              </w:rPr>
            </w:pPr>
            <w:ins w:id="1479" w:author="Gabriel Correa" w:date="2015-08-27T15:53:00Z">
              <w:r>
                <w:rPr>
                  <w:noProof/>
                </w:rPr>
                <mc:AlternateContent>
                  <mc:Choice Requires="wps">
                    <w:drawing>
                      <wp:anchor distT="0" distB="0" distL="114300" distR="114300" simplePos="0" relativeHeight="251661312" behindDoc="0" locked="0" layoutInCell="1" allowOverlap="1" wp14:anchorId="2A814684" wp14:editId="3C7B053B">
                        <wp:simplePos x="0" y="0"/>
                        <wp:positionH relativeFrom="column">
                          <wp:posOffset>119490</wp:posOffset>
                        </wp:positionH>
                        <wp:positionV relativeFrom="paragraph">
                          <wp:posOffset>210820</wp:posOffset>
                        </wp:positionV>
                        <wp:extent cx="0" cy="1685677"/>
                        <wp:effectExtent l="0" t="0" r="19050" b="10160"/>
                        <wp:wrapNone/>
                        <wp:docPr id="25" name="25 Conector recto"/>
                        <wp:cNvGraphicFramePr/>
                        <a:graphic xmlns:a="http://schemas.openxmlformats.org/drawingml/2006/main">
                          <a:graphicData uri="http://schemas.microsoft.com/office/word/2010/wordprocessingShape">
                            <wps:wsp>
                              <wps:cNvCnPr/>
                              <wps:spPr>
                                <a:xfrm>
                                  <a:off x="0" y="0"/>
                                  <a:ext cx="0" cy="1685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5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6.6pt" to="9.4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" strokecolor="#4579b8 [3044]"/>
                    </w:pict>
                  </mc:Fallback>
                </mc:AlternateContent>
              </w:r>
            </w:ins>
            <w:ins w:id="1480" w:author="Gabriel Correa" w:date="2015-08-27T15:51:00Z">
              <w:r w:rsidRPr="00112A7E">
                <w:t>Directiva de Subclases: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81" w:author="Gabriel Correa" w:date="2015-08-27T15:50:00Z"/>
              </w:rPr>
            </w:pPr>
            <w:ins w:id="1482" w:author="Gabriel Correa" w:date="2015-08-27T15:52:00Z">
              <w:r>
                <w:t xml:space="preserve">    </w:t>
              </w:r>
            </w:ins>
            <w:ins w:id="1483" w:author="Gabriel Correa" w:date="2015-08-27T16:11:00Z">
              <w:r w:rsidR="00103C36">
                <w:t xml:space="preserve"> </w:t>
              </w:r>
            </w:ins>
            <w:ins w:id="1484" w:author="Gabriel Correa" w:date="2015-08-27T15:51:00Z">
              <w:r w:rsidRPr="00112A7E">
                <w:t>Redefinición de métodos</w:t>
              </w:r>
              <w:r w:rsidRPr="00112A7E">
                <w:rPr>
                  <w:vertAlign w:val="superscript"/>
                </w:rPr>
                <w:footnoteReference w:id="4"/>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87" w:author="Gabriel Correa" w:date="2015-08-27T15:50:00Z"/>
              </w:rPr>
            </w:pPr>
            <w:ins w:id="1488" w:author="Gabriel Correa" w:date="2015-08-27T15:52:00Z">
              <w:r>
                <w:t xml:space="preserve">    </w:t>
              </w:r>
            </w:ins>
            <w:ins w:id="1489" w:author="Gabriel Correa" w:date="2015-08-27T16:11:00Z">
              <w:r w:rsidR="00103C36">
                <w:t xml:space="preserve"> </w:t>
              </w:r>
            </w:ins>
            <w:ins w:id="1490" w:author="Gabriel Correa" w:date="2015-08-27T15:51:00Z">
              <w:r w:rsidRPr="00112A7E">
                <w:t>Identificación de clase extensible</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91" w:author="Gabriel Correa" w:date="2015-08-27T15:50:00Z"/>
              </w:rPr>
            </w:pPr>
            <w:ins w:id="1492" w:author="Gabriel Correa" w:date="2015-08-27T15:52:00Z">
              <w:r>
                <w:t xml:space="preserve">    </w:t>
              </w:r>
            </w:ins>
            <w:ins w:id="1493" w:author="Gabriel Correa" w:date="2015-08-27T16:11:00Z">
              <w:r w:rsidR="00103C36">
                <w:t xml:space="preserve"> </w:t>
              </w:r>
            </w:ins>
            <w:ins w:id="1494" w:author="Gabriel Correa" w:date="2015-08-27T15:51:00Z">
              <w:r w:rsidRPr="00112A7E">
                <w:t>Implementación de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95" w:author="Gabriel Correa" w:date="2015-08-27T15:50:00Z"/>
              </w:rPr>
            </w:pPr>
            <w:ins w:id="1496" w:author="Gabriel Correa" w:date="2015-08-27T15:52:00Z">
              <w:r>
                <w:t xml:space="preserve">    </w:t>
              </w:r>
            </w:ins>
            <w:ins w:id="1497" w:author="Gabriel Correa" w:date="2015-08-27T16:11:00Z">
              <w:r w:rsidR="00103C36">
                <w:t xml:space="preserve"> </w:t>
              </w:r>
            </w:ins>
            <w:ins w:id="1498" w:author="Gabriel Correa" w:date="2015-08-27T15:51:00Z">
              <w:r w:rsidRPr="00112A7E">
                <w:t>Extensión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99" w:author="Gabriel Correa" w:date="2015-08-27T15:50:00Z"/>
              </w:rPr>
            </w:pPr>
            <w:ins w:id="1500" w:author="Gabriel Correa" w:date="2015-08-27T15:52:00Z">
              <w:r>
                <w:t xml:space="preserve">    </w:t>
              </w:r>
            </w:ins>
            <w:ins w:id="1501" w:author="Gabriel Correa" w:date="2015-08-27T16:11:00Z">
              <w:r w:rsidR="00103C36">
                <w:t xml:space="preserve"> </w:t>
              </w:r>
            </w:ins>
            <w:ins w:id="1502" w:author="Gabriel Correa" w:date="2015-08-27T15:51:00Z">
              <w:r w:rsidRPr="00103C36">
                <w:rPr>
                  <w:i/>
                  <w:rPrChange w:id="1503" w:author="Gabriel Correa" w:date="2015-08-27T16:11:00Z">
                    <w:rPr/>
                  </w:rPrChange>
                </w:rPr>
                <w:t xml:space="preserve">Non-local </w:t>
              </w:r>
              <w:proofErr w:type="spellStart"/>
              <w:r w:rsidRPr="00103C36">
                <w:rPr>
                  <w:i/>
                  <w:rPrChange w:id="1504" w:author="Gabriel Correa" w:date="2015-08-27T16:11:00Z">
                    <w:rPr/>
                  </w:rPrChange>
                </w:rPr>
                <w:t>consistency</w:t>
              </w:r>
              <w:proofErr w:type="spellEnd"/>
              <w:r w:rsidRPr="00103C36">
                <w:rPr>
                  <w:i/>
                  <w:rPrChange w:id="1505" w:author="Gabriel Correa" w:date="2015-08-27T16:11:00Z">
                    <w:rPr/>
                  </w:rPrChange>
                </w:rPr>
                <w:t xml:space="preserve"> </w:t>
              </w:r>
              <w:commentRangeStart w:id="1506"/>
              <w:proofErr w:type="spellStart"/>
              <w:r w:rsidRPr="00103C36">
                <w:rPr>
                  <w:i/>
                  <w:rPrChange w:id="1507" w:author="Gabriel Correa" w:date="2015-08-27T16:11:00Z">
                    <w:rPr/>
                  </w:rPrChange>
                </w:rPr>
                <w:t>subclassing</w:t>
              </w:r>
              <w:commentRangeEnd w:id="1506"/>
              <w:proofErr w:type="spellEnd"/>
              <w:r w:rsidRPr="00103C36">
                <w:rPr>
                  <w:i/>
                  <w:rPrChange w:id="1508" w:author="Gabriel Correa" w:date="2015-08-27T16:11:00Z">
                    <w:rPr/>
                  </w:rPrChange>
                </w:rPr>
                <w:commentReference w:id="1506"/>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509" w:author="Gabriel Correa" w:date="2015-08-27T15:50:00Z"/>
              </w:rPr>
            </w:pPr>
            <w:ins w:id="1510" w:author="Gabriel Correa" w:date="2015-08-27T15:52:00Z">
              <w:r>
                <w:t xml:space="preserve">    </w:t>
              </w:r>
            </w:ins>
            <w:ins w:id="1511" w:author="Gabriel Correa" w:date="2015-08-27T16:11:00Z">
              <w:r w:rsidR="00103C36">
                <w:t xml:space="preserve"> </w:t>
              </w:r>
            </w:ins>
            <w:ins w:id="1512" w:author="Gabriel Correa" w:date="2015-08-27T15:51:00Z">
              <w:r w:rsidRPr="00112A7E">
                <w:t>Contrato de llamada de un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513" w:author="Gabriel Correa" w:date="2015-08-27T15:50:00Z"/>
              </w:rPr>
            </w:pPr>
            <w:ins w:id="1514" w:author="Gabriel Correa" w:date="2015-08-27T15:52:00Z">
              <w:r>
                <w:t xml:space="preserve">    </w:t>
              </w:r>
            </w:ins>
            <w:ins w:id="1515" w:author="Gabriel Correa" w:date="2015-08-27T16:11:00Z">
              <w:r w:rsidR="00103C36">
                <w:t xml:space="preserve"> </w:t>
              </w:r>
            </w:ins>
            <w:ins w:id="1516" w:author="Gabriel Correa" w:date="2015-08-27T15:51:00Z">
              <w:r w:rsidRPr="00112A7E">
                <w:t>Misceláneo</w:t>
              </w:r>
            </w:ins>
          </w:p>
          <w:p w:rsidR="00234004" w:rsidRDefault="00103C36" w:rsidP="00112A7E">
            <w:pPr>
              <w:cnfStyle w:val="100000000000" w:firstRow="1" w:lastRow="0" w:firstColumn="0" w:lastColumn="0" w:oddVBand="0" w:evenVBand="0" w:oddHBand="0" w:evenHBand="0" w:firstRowFirstColumn="0" w:firstRowLastColumn="0" w:lastRowFirstColumn="0" w:lastRowLastColumn="0"/>
              <w:rPr>
                <w:ins w:id="1517" w:author="Gabriel Correa" w:date="2015-08-27T15:50:00Z"/>
              </w:rPr>
            </w:pPr>
            <w:ins w:id="1518" w:author="Gabriel Correa" w:date="2015-08-27T15:54:00Z">
              <w:r>
                <w:rPr>
                  <w:noProof/>
                </w:rPr>
                <mc:AlternateContent>
                  <mc:Choice Requires="wps">
                    <w:drawing>
                      <wp:anchor distT="0" distB="0" distL="114300" distR="114300" simplePos="0" relativeHeight="251665408" behindDoc="0" locked="0" layoutInCell="1" allowOverlap="1" wp14:anchorId="568479A8" wp14:editId="333BF7FA">
                        <wp:simplePos x="0" y="0"/>
                        <wp:positionH relativeFrom="column">
                          <wp:posOffset>119739</wp:posOffset>
                        </wp:positionH>
                        <wp:positionV relativeFrom="paragraph">
                          <wp:posOffset>189589</wp:posOffset>
                        </wp:positionV>
                        <wp:extent cx="0" cy="461176"/>
                        <wp:effectExtent l="0" t="0" r="19050" b="15240"/>
                        <wp:wrapNone/>
                        <wp:docPr id="35" name="35 Conector recto"/>
                        <wp:cNvGraphicFramePr/>
                        <a:graphic xmlns:a="http://schemas.openxmlformats.org/drawingml/2006/main">
                          <a:graphicData uri="http://schemas.microsoft.com/office/word/2010/wordprocessingShape">
                            <wps:wsp>
                              <wps:cNvCnPr/>
                              <wps:spPr>
                                <a:xfrm>
                                  <a:off x="0" y="0"/>
                                  <a:ext cx="0" cy="461176"/>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5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14.95pt" to="9.4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" strokecolor="#4a7ebb"/>
                    </w:pict>
                  </mc:Fallback>
                </mc:AlternateContent>
              </w:r>
            </w:ins>
            <w:ins w:id="1519" w:author="Gabriel Correa" w:date="2015-08-27T15:51:00Z">
              <w:r w:rsidR="00234004" w:rsidRPr="00112A7E">
                <w:t>Directiva de Estado: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520" w:author="Gabriel Correa" w:date="2015-08-27T15:50:00Z"/>
              </w:rPr>
            </w:pPr>
            <w:ins w:id="1521" w:author="Gabriel Correa" w:date="2015-08-27T15:52:00Z">
              <w:r>
                <w:t xml:space="preserve">    </w:t>
              </w:r>
            </w:ins>
            <w:ins w:id="1522" w:author="Gabriel Correa" w:date="2015-08-27T16:11:00Z">
              <w:r w:rsidR="00103C36">
                <w:t xml:space="preserve"> </w:t>
              </w:r>
            </w:ins>
            <w:ins w:id="1523" w:author="Gabriel Correa" w:date="2015-08-27T15:51:00Z">
              <w:r w:rsidRPr="00112A7E">
                <w:t>Secuencia de llamado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524" w:author="Gabriel Correa" w:date="2015-08-27T15:50:00Z"/>
              </w:rPr>
            </w:pPr>
            <w:ins w:id="1525" w:author="Gabriel Correa" w:date="2015-08-27T15:52:00Z">
              <w:r>
                <w:t xml:space="preserve">    </w:t>
              </w:r>
            </w:ins>
            <w:ins w:id="1526" w:author="Gabriel Correa" w:date="2015-08-27T16:11:00Z">
              <w:r w:rsidR="00103C36">
                <w:t xml:space="preserve"> </w:t>
              </w:r>
            </w:ins>
            <w:ins w:id="1527" w:author="Gabriel Correa" w:date="2015-08-27T15:51:00Z">
              <w:r w:rsidRPr="00112A7E">
                <w:t>No basados en llamadas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528" w:author="Gabriel Correa" w:date="2015-08-27T15:50:00Z"/>
              </w:rPr>
            </w:pPr>
            <w:ins w:id="1529" w:author="Gabriel Correa" w:date="2015-08-27T15:51:00Z">
              <w:r w:rsidRPr="00112A7E">
                <w:t>Alternativas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530" w:author="Gabriel Correa" w:date="2015-08-27T15:51:00Z"/>
              </w:rPr>
            </w:pPr>
            <w:ins w:id="1531" w:author="Gabriel Correa" w:date="2015-08-27T15:51:00Z">
              <w:r w:rsidRPr="00112A7E">
                <w:t>Sincronización</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532" w:author="Gabriel Correa" w:date="2015-08-27T15:50:00Z"/>
              </w:rPr>
            </w:pPr>
            <w:ins w:id="1533" w:author="Gabriel Correa" w:date="2015-08-27T15:51:00Z">
              <w:r w:rsidRPr="00112A7E">
                <w:t>Misceláneo</w:t>
              </w:r>
            </w:ins>
          </w:p>
        </w:tc>
      </w:tr>
    </w:tbl>
    <w:p w:rsidR="00234004" w:rsidRDefault="00234004" w:rsidP="00112A7E">
      <w:pPr>
        <w:rPr>
          <w:ins w:id="1534" w:author="Gabriel Correa" w:date="2015-08-27T15:50:00Z"/>
        </w:rPr>
      </w:pPr>
    </w:p>
    <w:p w:rsidR="00112A7E" w:rsidRDefault="00112A7E" w:rsidP="00EE2482">
      <w:pPr>
        <w:rPr>
          <w:ins w:id="1535" w:author="Gabriel Correa" w:date="2015-08-27T15:43:00Z"/>
        </w:rPr>
      </w:pPr>
      <w:ins w:id="1536" w:author="Gabriel Correa" w:date="2015-08-27T15:43:00Z">
        <w:r>
          <w:t xml:space="preserve">El estudio fue realizado sobre un subconjunto de tres </w:t>
        </w:r>
        <w:proofErr w:type="spellStart"/>
        <w:r>
          <w:t>APIs</w:t>
        </w:r>
        <w:proofErr w:type="spellEnd"/>
        <w:r>
          <w:t xml:space="preserve"> populares para Java: Java SDK (</w:t>
        </w:r>
        <w:proofErr w:type="spellStart"/>
        <w:r>
          <w:t>java.lang</w:t>
        </w:r>
        <w:proofErr w:type="spellEnd"/>
        <w:r>
          <w:t xml:space="preserve">, </w:t>
        </w:r>
        <w:proofErr w:type="spellStart"/>
        <w:r>
          <w:t>java.util</w:t>
        </w:r>
        <w:proofErr w:type="spellEnd"/>
        <w:r>
          <w:t xml:space="preserve">, java.io, </w:t>
        </w:r>
        <w:proofErr w:type="spellStart"/>
        <w:r>
          <w:t>java.math</w:t>
        </w:r>
        <w:proofErr w:type="spellEnd"/>
        <w:r>
          <w:t xml:space="preserve">, java.net, </w:t>
        </w:r>
        <w:proofErr w:type="spellStart"/>
        <w:r>
          <w:t>java.rmi</w:t>
        </w:r>
        <w:proofErr w:type="spellEnd"/>
        <w:r>
          <w:t xml:space="preserve">, </w:t>
        </w:r>
        <w:proofErr w:type="spellStart"/>
        <w:r>
          <w:t>java.sql</w:t>
        </w:r>
        <w:proofErr w:type="spellEnd"/>
        <w:r>
          <w:t xml:space="preserve">, </w:t>
        </w:r>
        <w:proofErr w:type="spellStart"/>
        <w:r>
          <w:t>java.security</w:t>
        </w:r>
        <w:proofErr w:type="spellEnd"/>
        <w:r>
          <w:t xml:space="preserve">, </w:t>
        </w:r>
        <w:proofErr w:type="spellStart"/>
        <w:r>
          <w:t>java.text</w:t>
        </w:r>
        <w:proofErr w:type="spellEnd"/>
        <w:r>
          <w:t xml:space="preserve">, </w:t>
        </w:r>
        <w:proofErr w:type="spellStart"/>
        <w:r>
          <w:t>java.applet</w:t>
        </w:r>
        <w:proofErr w:type="spellEnd"/>
        <w:r>
          <w:t xml:space="preserve">), </w:t>
        </w:r>
        <w:proofErr w:type="spellStart"/>
        <w:r>
          <w:t>JFace</w:t>
        </w:r>
        <w:proofErr w:type="spellEnd"/>
        <w:r>
          <w:t xml:space="preserve"> (parte del proyecto </w:t>
        </w:r>
        <w:proofErr w:type="spellStart"/>
        <w:r>
          <w:t>Ecplips</w:t>
        </w:r>
        <w:proofErr w:type="spellEnd"/>
        <w:r>
          <w:t xml:space="preserve">) y Apache </w:t>
        </w:r>
        <w:proofErr w:type="spellStart"/>
        <w:r>
          <w:t>Commons</w:t>
        </w:r>
        <w:proofErr w:type="spellEnd"/>
        <w:r>
          <w:t xml:space="preserve"> </w:t>
        </w:r>
        <w:proofErr w:type="spellStart"/>
        <w:r>
          <w:t>Collections</w:t>
        </w:r>
        <w:proofErr w:type="spellEnd"/>
        <w:r>
          <w:t xml:space="preserve">. Argumentan que estas </w:t>
        </w:r>
        <w:proofErr w:type="spellStart"/>
        <w:r>
          <w:t>APIs</w:t>
        </w:r>
        <w:proofErr w:type="spellEnd"/>
        <w:r>
          <w:t xml:space="preserve"> constituyen una muestra representativa y que son utilizadas por grandes organizaciones. En total trabajaron con una muestra de 2800 páginas de texto con un promedio de 500 palabras por página.</w:t>
        </w:r>
      </w:ins>
    </w:p>
    <w:p w:rsidR="00113D0C" w:rsidRPr="00C626B1" w:rsidRDefault="00C626B1" w:rsidP="00EE2482">
      <w:pPr>
        <w:rPr>
          <w:ins w:id="1537" w:author="Gabriel Correa" w:date="2015-08-26T22:09:00Z"/>
        </w:rPr>
      </w:pPr>
      <w:ins w:id="1538" w:author="Gabriel Correa" w:date="2015-08-27T15:21:00Z">
        <w:r>
          <w:t>En este trabajo se estudiarán las mismas API c</w:t>
        </w:r>
      </w:ins>
      <w:ins w:id="1539" w:author="Gabriel Correa" w:date="2015-08-27T15:22:00Z">
        <w:r>
          <w:t xml:space="preserve">onsideradas por Monperrus et al. </w:t>
        </w:r>
        <w:proofErr w:type="gramStart"/>
        <w:r>
          <w:t>y</w:t>
        </w:r>
        <w:proofErr w:type="gramEnd"/>
        <w:r>
          <w:t xml:space="preserve"> se usará la lista de </w:t>
        </w:r>
        <w:proofErr w:type="spellStart"/>
        <w:r>
          <w:rPr>
            <w:i/>
          </w:rPr>
          <w:t>keywords</w:t>
        </w:r>
        <w:proofErr w:type="spellEnd"/>
        <w:r>
          <w:t xml:space="preserve"> para detectar directivas con el </w:t>
        </w:r>
      </w:ins>
      <w:ins w:id="1540" w:author="Gabriel Correa" w:date="2015-08-27T15:23:00Z">
        <w:r>
          <w:t xml:space="preserve">fin de tener un punto de comparación </w:t>
        </w:r>
      </w:ins>
      <w:ins w:id="1541" w:author="Gabriel Correa" w:date="2015-08-27T15:24:00Z">
        <w:r w:rsidR="00B83F4E">
          <w:t>sobre</w:t>
        </w:r>
        <w:r>
          <w:t xml:space="preserve"> la calidad de un programa para </w:t>
        </w:r>
      </w:ins>
      <w:ins w:id="1542" w:author="Gabriel Correa" w:date="2015-08-27T15:25:00Z">
        <w:r w:rsidR="00C202E1">
          <w:t>seleccionar</w:t>
        </w:r>
      </w:ins>
      <w:ins w:id="1543" w:author="Gabriel Correa" w:date="2015-08-27T15:24:00Z">
        <w:r>
          <w:t xml:space="preserve"> las directivas.</w:t>
        </w:r>
      </w:ins>
    </w:p>
    <w:p w:rsidR="00A639ED" w:rsidRPr="00E02554" w:rsidDel="00A639ED" w:rsidRDefault="00A639ED" w:rsidP="00A639ED">
      <w:pPr>
        <w:rPr>
          <w:del w:id="1544" w:author="Gabriel Correa" w:date="2015-08-26T22:09:00Z"/>
        </w:rPr>
      </w:pPr>
      <w:moveToRangeStart w:id="1545" w:author="Gabriel Correa" w:date="2015-08-26T22:09:00Z" w:name="move428390299"/>
      <w:moveTo w:id="1546" w:author="Gabriel Correa" w:date="2015-08-26T22:09:00Z">
        <w:del w:id="1547" w:author="Gabriel Correa" w:date="2015-08-27T14:52:00Z">
          <w:r w:rsidRPr="00E02554" w:rsidDel="009F019D">
            <w:delText xml:space="preserve">y es comparado con el rendimiento de otro método: si un comentario contiene alguna palabras clave, o </w:delText>
          </w:r>
          <w:r w:rsidRPr="00E02554" w:rsidDel="009F019D">
            <w:rPr>
              <w:i/>
            </w:rPr>
            <w:delText>keyword</w:delText>
          </w:r>
          <w:r w:rsidRPr="00E02554" w:rsidDel="009F019D">
            <w:delText>, de cierto conjunto preestablecido, entonces es una directiva.</w:delText>
          </w:r>
          <w:r w:rsidRPr="000326FD" w:rsidDel="009F019D">
            <w:rPr>
              <w:rStyle w:val="Refdecomentario"/>
              <w:sz w:val="24"/>
            </w:rPr>
            <w:commentReference w:id="865"/>
          </w:r>
        </w:del>
      </w:moveTo>
    </w:p>
    <w:moveToRangeEnd w:id="1545"/>
    <w:p w:rsidR="00A639ED" w:rsidRPr="00E02554" w:rsidDel="009F019D" w:rsidRDefault="00A639ED" w:rsidP="00EE2482">
      <w:pPr>
        <w:rPr>
          <w:del w:id="1548" w:author="Gabriel Correa" w:date="2015-08-27T14:52:00Z"/>
        </w:rPr>
      </w:pPr>
    </w:p>
    <w:p w:rsidR="009F019D" w:rsidRPr="008D122B" w:rsidDel="009F019D" w:rsidRDefault="00EE2482">
      <w:pPr>
        <w:rPr>
          <w:del w:id="1549" w:author="Gabriel Correa" w:date="2015-08-27T14:53:00Z"/>
        </w:rPr>
        <w:pPrChange w:id="1550" w:author="Gabriel Correa" w:date="2015-08-27T14:51:00Z">
          <w:pPr>
            <w:pStyle w:val="Ttulo3"/>
          </w:pPr>
        </w:pPrChange>
      </w:pPr>
      <w:bookmarkStart w:id="1551" w:name="_Toc428443088"/>
      <w:del w:id="1552" w:author="Gabriel Correa" w:date="2015-08-27T14:53:00Z">
        <w:r w:rsidDel="009F019D">
          <w:delText>Keywords para detectar directivas</w:delText>
        </w:r>
        <w:bookmarkEnd w:id="1551"/>
      </w:del>
    </w:p>
    <w:p w:rsidR="00EF5F34" w:rsidRPr="008D122B" w:rsidDel="004C54E8" w:rsidRDefault="00EE2482">
      <w:pPr>
        <w:rPr>
          <w:del w:id="1553" w:author="Gabriel Correa" w:date="2015-08-27T20:08:00Z"/>
        </w:rPr>
        <w:pPrChange w:id="1554" w:author="Gabriel Correa" w:date="2015-08-27T15:26:00Z">
          <w:pPr>
            <w:pStyle w:val="Ttulo3"/>
          </w:pPr>
        </w:pPrChange>
      </w:pPr>
      <w:bookmarkStart w:id="1555" w:name="_Toc428443089"/>
      <w:del w:id="1556" w:author="Gabriel Correa" w:date="2015-08-27T20:08:00Z">
        <w:r w:rsidDel="004C54E8">
          <w:delText>Taxonomía de directivas</w:delText>
        </w:r>
        <w:bookmarkEnd w:id="1555"/>
      </w:del>
    </w:p>
    <w:p w:rsidR="00E62247" w:rsidRDefault="00E62247">
      <w:pPr>
        <w:spacing w:after="200" w:line="276" w:lineRule="auto"/>
        <w:jc w:val="left"/>
        <w:rPr>
          <w:ins w:id="1557" w:author="Gabriel Correa" w:date="2015-08-27T22:56:00Z"/>
          <w:rFonts w:eastAsiaTheme="majorEastAsia" w:cstheme="majorBidi"/>
          <w:b/>
          <w:bCs/>
          <w:color w:val="365F91" w:themeColor="accent1" w:themeShade="BF"/>
          <w:sz w:val="28"/>
          <w:szCs w:val="28"/>
        </w:rPr>
      </w:pPr>
      <w:bookmarkStart w:id="1558" w:name="_Toc428443090"/>
      <w:ins w:id="1559" w:author="Gabriel Correa" w:date="2015-08-27T22:56:00Z">
        <w:r>
          <w:br w:type="page"/>
        </w:r>
      </w:ins>
    </w:p>
    <w:p w:rsidR="00EE2482" w:rsidRDefault="00EE2482" w:rsidP="00EE2482">
      <w:pPr>
        <w:pStyle w:val="Ttulo1"/>
      </w:pPr>
      <w:r>
        <w:lastRenderedPageBreak/>
        <w:t xml:space="preserve">Desarrollo de </w:t>
      </w:r>
      <w:del w:id="1560" w:author="Gabriel Correa" w:date="2015-08-27T22:50:00Z">
        <w:r w:rsidDel="007E2915">
          <w:delText>&lt;NombrePrograma&gt;</w:delText>
        </w:r>
      </w:del>
      <w:bookmarkEnd w:id="1558"/>
      <w:proofErr w:type="spellStart"/>
      <w:ins w:id="1561" w:author="Gabriel Correa" w:date="2015-08-27T22:50:00Z">
        <w:r w:rsidR="007E2915">
          <w:t>CHi</w:t>
        </w:r>
      </w:ins>
      <w:proofErr w:type="spellEnd"/>
    </w:p>
    <w:p w:rsidR="00EE2482" w:rsidRPr="00E02554" w:rsidDel="007E2915" w:rsidRDefault="00EE2482" w:rsidP="00EE2482">
      <w:pPr>
        <w:rPr>
          <w:del w:id="1562" w:author="Gabriel Correa" w:date="2015-08-27T22:50:00Z"/>
          <w:color w:val="808080" w:themeColor="background1" w:themeShade="80"/>
          <w:szCs w:val="18"/>
          <w:lang w:val="en-US"/>
          <w:rPrChange w:id="1563" w:author="Gabriel Correa" w:date="2015-08-25T14:24:00Z">
            <w:rPr>
              <w:del w:id="1564" w:author="Gabriel Correa" w:date="2015-08-27T22:50:00Z"/>
              <w:color w:val="808080" w:themeColor="background1" w:themeShade="80"/>
              <w:sz w:val="18"/>
              <w:szCs w:val="18"/>
              <w:lang w:val="en-US"/>
            </w:rPr>
          </w:rPrChange>
        </w:rPr>
      </w:pPr>
      <w:del w:id="1565" w:author="Gabriel Correa" w:date="2015-08-27T22:50:00Z">
        <w:r w:rsidRPr="00E02554" w:rsidDel="007E2915">
          <w:rPr>
            <w:color w:val="808080" w:themeColor="background1" w:themeShade="80"/>
            <w:szCs w:val="18"/>
            <w:lang w:val="en-US"/>
            <w:rPrChange w:id="1566" w:author="Gabriel Correa" w:date="2015-08-25T14:24:00Z">
              <w:rPr>
                <w:rFonts w:eastAsiaTheme="majorEastAsia" w:cstheme="majorBidi"/>
                <w:b/>
                <w:bCs/>
                <w:color w:val="808080" w:themeColor="background1" w:themeShade="80"/>
                <w:sz w:val="18"/>
                <w:szCs w:val="18"/>
                <w:lang w:val="en-US"/>
              </w:rPr>
            </w:rPrChange>
          </w:rPr>
          <w:delText>Nombres posibles:  Comments Highlighter (CHI o CHi); Java Api Highlighter (JAH); Jah Api Highlighter (JAH)</w:delText>
        </w:r>
      </w:del>
    </w:p>
    <w:p w:rsidR="00EE2482" w:rsidRPr="00E02554" w:rsidRDefault="00EE2482" w:rsidP="00EE2482">
      <w:del w:id="1567" w:author="Gabriel Correa" w:date="2015-08-27T22:50:00Z">
        <w:r w:rsidRPr="00E02554" w:rsidDel="007E2915">
          <w:delText>&lt;NombrePrograma&gt;</w:delText>
        </w:r>
      </w:del>
      <w:proofErr w:type="spellStart"/>
      <w:ins w:id="1568" w:author="Gabriel Correa" w:date="2015-08-27T22:50:00Z">
        <w:r w:rsidR="007E2915">
          <w:t>CHi</w:t>
        </w:r>
      </w:ins>
      <w:proofErr w:type="spellEnd"/>
      <w:r w:rsidRPr="00E02554">
        <w:t xml:space="preserve"> </w:t>
      </w:r>
      <w:ins w:id="1569" w:author="Gabriel Correa" w:date="2015-08-27T22:51:00Z">
        <w:r w:rsidR="005F6F2E">
          <w:t xml:space="preserve">es </w:t>
        </w:r>
      </w:ins>
      <w:ins w:id="1570" w:author="Gabriel Correa" w:date="2015-08-28T01:21:00Z">
        <w:r w:rsidR="005F6F2E">
          <w:t>el</w:t>
        </w:r>
      </w:ins>
      <w:ins w:id="1571" w:author="Gabriel Correa" w:date="2015-08-27T22:51:00Z">
        <w:r w:rsidR="007E2915">
          <w:t xml:space="preserve"> </w:t>
        </w:r>
      </w:ins>
      <w:ins w:id="1572" w:author="Gabriel Correa" w:date="2015-08-27T22:53:00Z">
        <w:r w:rsidR="00E62247">
          <w:t>programa</w:t>
        </w:r>
      </w:ins>
      <w:ins w:id="1573" w:author="Gabriel Correa" w:date="2015-08-27T22:52:00Z">
        <w:r w:rsidR="00E62247">
          <w:t xml:space="preserve"> implementad</w:t>
        </w:r>
      </w:ins>
      <w:ins w:id="1574" w:author="Gabriel Correa" w:date="2015-08-27T22:53:00Z">
        <w:r w:rsidR="00E62247">
          <w:t>o</w:t>
        </w:r>
      </w:ins>
      <w:ins w:id="1575" w:author="Gabriel Correa" w:date="2015-08-27T22:52:00Z">
        <w:r w:rsidR="007E2915">
          <w:t xml:space="preserve"> durante este trabajo. F</w:t>
        </w:r>
      </w:ins>
      <w:del w:id="1576" w:author="Gabriel Correa" w:date="2015-08-27T22:52:00Z">
        <w:r w:rsidRPr="00E02554" w:rsidDel="007E2915">
          <w:delText>f</w:delText>
        </w:r>
      </w:del>
      <w:r w:rsidRPr="00E02554">
        <w:t>ue inicialmente concebid</w:t>
      </w:r>
      <w:ins w:id="1577" w:author="Gabriel Correa" w:date="2015-08-27T22:53:00Z">
        <w:r w:rsidR="00E62247">
          <w:t>o</w:t>
        </w:r>
      </w:ins>
      <w:del w:id="1578" w:author="Gabriel Correa" w:date="2015-08-27T22:53:00Z">
        <w:r w:rsidRPr="00E02554" w:rsidDel="00E62247">
          <w:delText>o</w:delText>
        </w:r>
      </w:del>
      <w:r w:rsidRPr="00E02554">
        <w:t xml:space="preserve"> como una manera de facilitar la visualización y revisión manual de comentarios de API, que permitiera destacar visualmente las frases que fueran directivas. Resultó ser algo necesario para </w:t>
      </w:r>
      <w:del w:id="1579" w:author="Gabriel Correa" w:date="2015-08-27T22:54:00Z">
        <w:r w:rsidRPr="00E02554" w:rsidDel="00E62247">
          <w:delText xml:space="preserve">facilitar y </w:delText>
        </w:r>
      </w:del>
      <w:r w:rsidRPr="00E02554">
        <w:t xml:space="preserve">hacer menos tediosa la revisión manual de más de 3000 comentarios </w:t>
      </w:r>
      <w:proofErr w:type="spellStart"/>
      <w:r w:rsidRPr="00E02554">
        <w:t>Javadoc</w:t>
      </w:r>
      <w:proofErr w:type="spellEnd"/>
      <w:r w:rsidRPr="00E02554">
        <w:t>. Los resultados de marcar las directivas fueron luego aplicados a Data Mining para obtener modelos que identifiquen automáticamente las directivas en datos futuros.</w:t>
      </w:r>
    </w:p>
    <w:p w:rsidR="00EE2482" w:rsidRPr="00E02554" w:rsidRDefault="00EE2482" w:rsidP="00EE2482">
      <w:r w:rsidRPr="00E02554">
        <w:t>Finalmente</w:t>
      </w:r>
      <w:ins w:id="1580" w:author="Gabriel Correa" w:date="2015-08-28T01:21:00Z">
        <w:r w:rsidR="005F6F2E">
          <w:t>,</w:t>
        </w:r>
      </w:ins>
      <w:r w:rsidRPr="00E02554">
        <w:t xml:space="preserve"> el </w:t>
      </w:r>
      <w:del w:id="1581" w:author="Gabriel Correa" w:date="2015-08-28T01:22:00Z">
        <w:r w:rsidRPr="00E02554" w:rsidDel="005F6F2E">
          <w:delText xml:space="preserve">esfuerzo </w:delText>
        </w:r>
      </w:del>
      <w:ins w:id="1582" w:author="Gabriel Correa" w:date="2015-08-28T01:22:00Z">
        <w:r w:rsidR="005F6F2E">
          <w:t>desarrollo</w:t>
        </w:r>
        <w:r w:rsidR="005F6F2E" w:rsidRPr="00E02554">
          <w:t xml:space="preserve"> </w:t>
        </w:r>
      </w:ins>
      <w:r w:rsidRPr="00E02554">
        <w:t xml:space="preserve">concluyó en un software que va a poder facilitar futuras </w:t>
      </w:r>
      <w:proofErr w:type="spellStart"/>
      <w:r w:rsidRPr="00E02554">
        <w:t>revisiónes</w:t>
      </w:r>
      <w:proofErr w:type="spellEnd"/>
      <w:r w:rsidRPr="00E02554">
        <w:t xml:space="preserve"> </w:t>
      </w:r>
      <w:proofErr w:type="spellStart"/>
      <w:r w:rsidRPr="00E02554">
        <w:t>semi</w:t>
      </w:r>
      <w:proofErr w:type="spellEnd"/>
      <w:r w:rsidRPr="00E02554">
        <w:t xml:space="preserve">-automáticas de documentación de API y que automatiza el pre-procesamiento necesario para poder aplicar algoritmos de Machine </w:t>
      </w:r>
      <w:proofErr w:type="spellStart"/>
      <w:r w:rsidRPr="00E02554">
        <w:t>Learning</w:t>
      </w:r>
      <w:proofErr w:type="spellEnd"/>
      <w:r w:rsidRPr="00E02554">
        <w:t xml:space="preserve"> en Weka a estos datos. El programa es una aplicación web, diseñado así para ser de fácil acceso para un usuario, requiriendo solo de un browser. También al ser una aplicación web, un browser permite visualizar el HTML que tiene un comentario </w:t>
      </w:r>
      <w:proofErr w:type="spellStart"/>
      <w:r w:rsidRPr="00E02554">
        <w:t>javadoc</w:t>
      </w:r>
      <w:proofErr w:type="spellEnd"/>
      <w:r w:rsidRPr="00E02554">
        <w:t xml:space="preserve">, mejorando la visualización de la </w:t>
      </w:r>
      <w:commentRangeStart w:id="1583"/>
      <w:r w:rsidRPr="00E02554">
        <w:t>documentación</w:t>
      </w:r>
      <w:commentRangeEnd w:id="1583"/>
      <w:r w:rsidRPr="00E02554">
        <w:rPr>
          <w:rStyle w:val="Refdecomentario"/>
          <w:sz w:val="24"/>
          <w:rPrChange w:id="1584" w:author="Gabriel Correa" w:date="2015-08-25T14:24:00Z">
            <w:rPr>
              <w:rStyle w:val="Refdecomentario"/>
              <w:rFonts w:eastAsiaTheme="majorEastAsia" w:cstheme="majorBidi"/>
              <w:b/>
              <w:bCs/>
              <w:color w:val="4F81BD" w:themeColor="accent1"/>
            </w:rPr>
          </w:rPrChange>
        </w:rPr>
        <w:commentReference w:id="1583"/>
      </w:r>
      <w:r w:rsidRPr="00E02554">
        <w:t>.</w:t>
      </w:r>
    </w:p>
    <w:p w:rsidR="006B458F" w:rsidRPr="00E02554" w:rsidRDefault="006B458F" w:rsidP="006B458F">
      <w:r w:rsidRPr="00E02554">
        <w:t xml:space="preserve">El objetivo principal de </w:t>
      </w:r>
      <w:del w:id="1585" w:author="Gabriel Correa" w:date="2015-08-27T22:50:00Z">
        <w:r w:rsidRPr="00E02554" w:rsidDel="007E2915">
          <w:delText>&lt;NombrePrograma&gt;</w:delText>
        </w:r>
      </w:del>
      <w:proofErr w:type="spellStart"/>
      <w:ins w:id="1586" w:author="Gabriel Correa" w:date="2015-08-27T22:50:00Z">
        <w:r w:rsidR="007E2915">
          <w:t>CHi</w:t>
        </w:r>
      </w:ins>
      <w:proofErr w:type="spellEnd"/>
      <w:r w:rsidRPr="00E02554">
        <w:t xml:space="preserve"> es facilitar la clasificación, manual o </w:t>
      </w:r>
      <w:proofErr w:type="spellStart"/>
      <w:r w:rsidRPr="00E02554">
        <w:t>semi</w:t>
      </w:r>
      <w:proofErr w:type="spellEnd"/>
      <w:r w:rsidRPr="00E02554">
        <w:t xml:space="preserve">-automática, de frases en la documentación de las API así como también, permitir una fácil visualización y navegación de los comentarios. </w:t>
      </w:r>
      <w:del w:id="1587" w:author="Gabriel Correa" w:date="2015-08-27T22:50:00Z">
        <w:r w:rsidRPr="00E02554" w:rsidDel="007E2915">
          <w:delText>&lt;NombrePrograma&gt;</w:delText>
        </w:r>
      </w:del>
      <w:proofErr w:type="spellStart"/>
      <w:ins w:id="1588" w:author="Gabriel Correa" w:date="2015-08-27T22:50:00Z">
        <w:r w:rsidR="007E2915">
          <w:t>CHi</w:t>
        </w:r>
      </w:ins>
      <w:proofErr w:type="spellEnd"/>
      <w:r w:rsidRPr="00E02554">
        <w:t xml:space="preserve"> ayuda a destacar directivas dentro de los comentarios de una API.</w:t>
      </w:r>
    </w:p>
    <w:p w:rsidR="006B458F" w:rsidRPr="00E02554" w:rsidRDefault="006B458F" w:rsidP="00EE2482"/>
    <w:p w:rsidR="00EE2482" w:rsidRDefault="006B458F" w:rsidP="00EE2482">
      <w:pPr>
        <w:pStyle w:val="Ttulo2"/>
      </w:pPr>
      <w:bookmarkStart w:id="1589" w:name="_Toc428443091"/>
      <w:r>
        <w:t xml:space="preserve">Usuarios </w:t>
      </w:r>
      <w:r w:rsidR="00EE2482">
        <w:t>Final</w:t>
      </w:r>
      <w:r>
        <w:t>es</w:t>
      </w:r>
      <w:bookmarkEnd w:id="1589"/>
    </w:p>
    <w:p w:rsidR="00EE2482" w:rsidRDefault="00EE2482" w:rsidP="00EE2482">
      <w:pPr>
        <w:pStyle w:val="Prrafodelista"/>
      </w:pPr>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590" w:name="_Ref428316602"/>
      <w:bookmarkStart w:id="1591" w:name="_Toc428443092"/>
      <w:r>
        <w:t xml:space="preserve">Usuario </w:t>
      </w:r>
      <w:r w:rsidR="004E5880">
        <w:t xml:space="preserve">Encargado de Documentar una </w:t>
      </w:r>
      <w:r w:rsidR="00EE2482" w:rsidRPr="00473570">
        <w:t>API</w:t>
      </w:r>
      <w:bookmarkEnd w:id="1590"/>
      <w:bookmarkEnd w:id="1591"/>
    </w:p>
    <w:p w:rsidR="00EE2482" w:rsidRPr="00E02554" w:rsidRDefault="00EE2482" w:rsidP="00EE2482">
      <w:r w:rsidRPr="00E02554">
        <w:t xml:space="preserve">Es una persona </w:t>
      </w:r>
      <w:r w:rsidR="004E5880" w:rsidRPr="00E02554">
        <w:t xml:space="preserve">que </w:t>
      </w:r>
      <w:del w:id="1592" w:author="Gabriel Correa" w:date="2015-08-28T01:23:00Z">
        <w:r w:rsidR="004E5880" w:rsidRPr="00E02554" w:rsidDel="00FF6ABF">
          <w:delText>está documentando</w:delText>
        </w:r>
      </w:del>
      <w:ins w:id="1593" w:author="Gabriel Correa" w:date="2015-08-28T01:23:00Z">
        <w:r w:rsidR="00FF6ABF">
          <w:t>debe documentar</w:t>
        </w:r>
      </w:ins>
      <w:r w:rsidR="004E5880" w:rsidRPr="00E02554">
        <w:t xml:space="preserve"> una librería con </w:t>
      </w:r>
      <w:proofErr w:type="spellStart"/>
      <w:r w:rsidR="004E5880" w:rsidRPr="00E02554">
        <w:t>javadoc</w:t>
      </w:r>
      <w:proofErr w:type="spellEnd"/>
      <w:r w:rsidR="004E5880" w:rsidRPr="00E02554">
        <w:t xml:space="preserve"> y </w:t>
      </w:r>
      <w:r w:rsidR="007F6B63" w:rsidRPr="00E02554">
        <w:t xml:space="preserve">le interesa </w:t>
      </w:r>
      <w:r w:rsidRPr="00E02554">
        <w:t>destacar las directivas de su AP</w:t>
      </w:r>
      <w:r w:rsidR="004E5880" w:rsidRPr="00E02554">
        <w:t xml:space="preserve">I. Quiere que los usuarios que </w:t>
      </w:r>
      <w:r w:rsidRPr="00E02554">
        <w:t>lean su documentación puedan advertir con mayor facilidad l</w:t>
      </w:r>
      <w:r w:rsidR="004E5880" w:rsidRPr="00E02554">
        <w:t xml:space="preserve">as instrucciones importantes </w:t>
      </w:r>
      <w:r w:rsidRPr="00E02554">
        <w:t xml:space="preserve">sobre el uso correcto de la librería. Entonces </w:t>
      </w:r>
      <w:r w:rsidR="007F6B63" w:rsidRPr="00E02554">
        <w:t xml:space="preserve">puede </w:t>
      </w:r>
      <w:r w:rsidRPr="00E02554">
        <w:t>usa</w:t>
      </w:r>
      <w:r w:rsidR="007F6B63" w:rsidRPr="00E02554">
        <w:t>r</w:t>
      </w:r>
      <w:r w:rsidRPr="00E02554">
        <w:t xml:space="preserve"> el progra</w:t>
      </w:r>
      <w:r w:rsidR="004E5880" w:rsidRPr="00E02554">
        <w:t xml:space="preserve">ma para que las directivas sean </w:t>
      </w:r>
      <w:r w:rsidRPr="00E02554">
        <w:t>detectadas automát</w:t>
      </w:r>
      <w:r w:rsidR="004E5880" w:rsidRPr="00E02554">
        <w:t xml:space="preserve">icamente. Luego si desea puede </w:t>
      </w:r>
      <w:r w:rsidRPr="00E02554">
        <w:t>revisar y corregir manualmente las directivas que fueron detectadas usando la aplicación.</w:t>
      </w:r>
    </w:p>
    <w:p w:rsidR="002E1EA1" w:rsidRPr="00E02554" w:rsidRDefault="002E1EA1" w:rsidP="00EE2482">
      <w:r w:rsidRPr="00E02554">
        <w:t xml:space="preserve">Este tipo de usuario documenta potencialmente una librería grande con varias clases y comentarios. Revisar manualmente todos los comentarios en búsqueda de las directivas es un proceso demasiado largo, pero con </w:t>
      </w:r>
      <w:del w:id="1594" w:author="Gabriel Correa" w:date="2015-08-27T22:50:00Z">
        <w:r w:rsidRPr="00E02554" w:rsidDel="007E2915">
          <w:delText>&lt;NombrePrograma&gt;</w:delText>
        </w:r>
      </w:del>
      <w:proofErr w:type="spellStart"/>
      <w:ins w:id="1595" w:author="Gabriel Correa" w:date="2015-08-27T22:50:00Z">
        <w:r w:rsidR="007E2915">
          <w:t>CHi</w:t>
        </w:r>
      </w:ins>
      <w:proofErr w:type="spellEnd"/>
      <w:r w:rsidRPr="00E02554">
        <w:t xml:space="preserve"> </w:t>
      </w:r>
      <w:del w:id="1596" w:author="Gabriel Correa" w:date="2015-08-28T01:25:00Z">
        <w:r w:rsidRPr="00E02554" w:rsidDel="00FF6ABF">
          <w:delText xml:space="preserve">las </w:delText>
        </w:r>
      </w:del>
      <w:ins w:id="1597" w:author="Gabriel Correa" w:date="2015-08-28T01:26:00Z">
        <w:r w:rsidR="00FF6ABF">
          <w:t xml:space="preserve">alto porcentaje </w:t>
        </w:r>
      </w:ins>
      <w:del w:id="1598" w:author="Gabriel Correa" w:date="2015-08-28T01:25:00Z">
        <w:r w:rsidRPr="00E02554" w:rsidDel="00FF6ABF">
          <w:delText xml:space="preserve">gran mayoría </w:delText>
        </w:r>
      </w:del>
      <w:r w:rsidRPr="00E02554">
        <w:t xml:space="preserve">de las directivas son destacadas automáticamente. Luego el usuario puede revisar las frases destacadas porque algunas de ellas pueden ser realmente comentarios normales. </w:t>
      </w:r>
      <w:r w:rsidR="00021069" w:rsidRPr="00E02554">
        <w:t>Se asume que e</w:t>
      </w:r>
      <w:r w:rsidRPr="00E02554">
        <w:t xml:space="preserve">l usuario necesita que el programa pueda </w:t>
      </w:r>
      <w:r w:rsidR="00021069" w:rsidRPr="00E02554">
        <w:t>detectar más del 85% de las directivas.</w:t>
      </w:r>
    </w:p>
    <w:p w:rsidR="00EE2482" w:rsidRPr="00E02554" w:rsidRDefault="00EE2482" w:rsidP="00EE2482"/>
    <w:p w:rsidR="00EE2482" w:rsidRDefault="007F6B63" w:rsidP="007F6B63">
      <w:pPr>
        <w:pStyle w:val="Ttulo3"/>
      </w:pPr>
      <w:bookmarkStart w:id="1599" w:name="_Toc428443093"/>
      <w:r>
        <w:t xml:space="preserve">Usuario </w:t>
      </w:r>
      <w:r w:rsidR="00EE2482" w:rsidRPr="00473570">
        <w:t>In</w:t>
      </w:r>
      <w:r w:rsidR="001C670B">
        <w:t>vestigador de Text Mining</w:t>
      </w:r>
      <w:bookmarkEnd w:id="1599"/>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 xml:space="preserve">directivas en la aplicación web para editar su set de datos con mayor </w:t>
      </w:r>
      <w:commentRangeStart w:id="1600"/>
      <w:r w:rsidR="002204E3" w:rsidRPr="00E02554">
        <w:t>facilidad</w:t>
      </w:r>
      <w:commentRangeEnd w:id="1600"/>
      <w:r w:rsidR="00BF7FE6">
        <w:rPr>
          <w:rStyle w:val="Refdecomentario"/>
        </w:rPr>
        <w:commentReference w:id="1600"/>
      </w:r>
      <w:r w:rsidR="002204E3" w:rsidRPr="00E02554">
        <w:t>.</w:t>
      </w:r>
    </w:p>
    <w:p w:rsidR="00083495" w:rsidRPr="00E02554" w:rsidRDefault="002204E3" w:rsidP="00EE2482">
      <w:r w:rsidRPr="00E02554">
        <w:t xml:space="preserve">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w:t>
      </w:r>
      <w:r w:rsidRPr="00E02554">
        <w:lastRenderedPageBreak/>
        <w:t xml:space="preserve">datos en un formato compatible con Weka por ejemplo. Es por </w:t>
      </w:r>
      <w:del w:id="1601" w:author="Gabriel Correa" w:date="2015-08-28T01:27:00Z">
        <w:r w:rsidRPr="00E02554" w:rsidDel="00BF7FE6">
          <w:delText xml:space="preserve">esto </w:delText>
        </w:r>
      </w:del>
      <w:ins w:id="1602" w:author="Gabriel Correa" w:date="2015-08-28T01:27:00Z">
        <w:r w:rsidR="00BF7FE6">
          <w:t>esta razón</w:t>
        </w:r>
        <w:r w:rsidR="00BF7FE6" w:rsidRPr="00E02554">
          <w:t xml:space="preserve"> </w:t>
        </w:r>
      </w:ins>
      <w:r w:rsidRPr="00E02554">
        <w:t xml:space="preserve">que </w:t>
      </w:r>
      <w:del w:id="1603" w:author="Gabriel Correa" w:date="2015-08-28T01:28:00Z">
        <w:r w:rsidRPr="00E02554" w:rsidDel="00BF7FE6">
          <w:delText>este tipo</w:delText>
        </w:r>
      </w:del>
      <w:ins w:id="1604" w:author="Gabriel Correa" w:date="2015-08-28T01:28:00Z">
        <w:r w:rsidR="00BF7FE6">
          <w:t>un</w:t>
        </w:r>
      </w:ins>
      <w:del w:id="1605" w:author="Gabriel Correa" w:date="2015-08-28T01:28:00Z">
        <w:r w:rsidRPr="00E02554" w:rsidDel="00BF7FE6">
          <w:delText xml:space="preserve"> de</w:delText>
        </w:r>
      </w:del>
      <w:r w:rsidRPr="00E02554">
        <w:t xml:space="preserve"> usuario puede tener interés en </w:t>
      </w:r>
      <w:del w:id="1606" w:author="Gabriel Correa" w:date="2015-08-28T01:28:00Z">
        <w:r w:rsidRPr="00E02554" w:rsidDel="00BF7FE6">
          <w:delText xml:space="preserve">utilizar </w:delText>
        </w:r>
      </w:del>
      <w:ins w:id="1607" w:author="Gabriel Correa" w:date="2015-08-28T01:28:00Z">
        <w:r w:rsidR="00BF7FE6">
          <w:t>usar las funciones de</w:t>
        </w:r>
        <w:r w:rsidR="00BF7FE6" w:rsidRPr="00E02554">
          <w:t xml:space="preserve"> </w:t>
        </w:r>
      </w:ins>
      <w:del w:id="1608" w:author="Gabriel Correa" w:date="2015-08-27T22:50:00Z">
        <w:r w:rsidRPr="00E02554" w:rsidDel="007E2915">
          <w:delText>&lt;NombrePrograma&gt;</w:delText>
        </w:r>
      </w:del>
      <w:proofErr w:type="spellStart"/>
      <w:ins w:id="1609" w:author="Gabriel Correa" w:date="2015-08-27T22:50:00Z">
        <w:r w:rsidR="007E2915">
          <w:t>CHi</w:t>
        </w:r>
      </w:ins>
      <w:proofErr w:type="spellEnd"/>
      <w:r w:rsidRPr="00E02554">
        <w:t>.</w:t>
      </w:r>
    </w:p>
    <w:p w:rsidR="00EE2482" w:rsidRPr="00E02554" w:rsidRDefault="00EE2482" w:rsidP="00EE2482"/>
    <w:p w:rsidR="007F6B63" w:rsidRDefault="007F6B63" w:rsidP="007F6B63">
      <w:pPr>
        <w:pStyle w:val="Ttulo2"/>
      </w:pPr>
      <w:bookmarkStart w:id="1610" w:name="_Toc428443094"/>
      <w:r>
        <w:t>Casos de Uso</w:t>
      </w:r>
      <w:bookmarkEnd w:id="1610"/>
    </w:p>
    <w:p w:rsidR="007F6B63" w:rsidRDefault="007F6B63" w:rsidP="007F6B63">
      <w:pPr>
        <w:pStyle w:val="Ttulo3"/>
      </w:pPr>
      <w:bookmarkStart w:id="1611" w:name="_Ref428278205"/>
      <w:bookmarkStart w:id="1612" w:name="_Toc428443095"/>
      <w:r>
        <w:t xml:space="preserve">Documentador de </w:t>
      </w:r>
      <w:commentRangeStart w:id="1613"/>
      <w:r>
        <w:t>API</w:t>
      </w:r>
      <w:commentRangeEnd w:id="1613"/>
      <w:r>
        <w:rPr>
          <w:rStyle w:val="Refdecomentario"/>
          <w:rFonts w:asciiTheme="minorHAnsi" w:eastAsiaTheme="minorEastAsia" w:hAnsiTheme="minorHAnsi" w:cstheme="minorBidi"/>
          <w:b w:val="0"/>
          <w:bCs w:val="0"/>
          <w:i/>
          <w:iCs/>
          <w:color w:val="auto"/>
        </w:rPr>
        <w:commentReference w:id="1613"/>
      </w:r>
      <w:bookmarkEnd w:id="1611"/>
      <w:bookmarkEnd w:id="1612"/>
    </w:p>
    <w:p w:rsidR="007F6B63" w:rsidRPr="00E02554" w:rsidRDefault="007F6B63" w:rsidP="007F6B63">
      <w:r w:rsidRPr="00E02554">
        <w:t>Usuario crea nuevo proyecto seleccionando una carpeta en su directorio local. Su carpeta contiene los archivos con extensión .java y contiene más carpetas internas que a su vez contienen otros archivos .java. La carpeta también contiene archivos .</w:t>
      </w:r>
      <w:proofErr w:type="spellStart"/>
      <w:r w:rsidRPr="00E02554">
        <w:t>txt</w:t>
      </w:r>
      <w:proofErr w:type="spellEnd"/>
      <w:r w:rsidRPr="00E02554">
        <w:t xml:space="preserve"> y .</w:t>
      </w:r>
      <w:proofErr w:type="spellStart"/>
      <w:r w:rsidRPr="00E02554">
        <w:t>html</w:t>
      </w:r>
      <w:proofErr w:type="spellEnd"/>
      <w:r w:rsidRPr="00E02554">
        <w:t xml:space="preserve"> los cuales </w:t>
      </w:r>
      <w:commentRangeStart w:id="1614"/>
      <w:r w:rsidRPr="00E02554">
        <w:t>no son considerados</w:t>
      </w:r>
      <w:commentRangeEnd w:id="1614"/>
      <w:r w:rsidRPr="00E02554">
        <w:rPr>
          <w:rStyle w:val="Refdecomentario"/>
          <w:sz w:val="24"/>
          <w:rPrChange w:id="1615" w:author="Gabriel Correa" w:date="2015-08-25T14:24:00Z">
            <w:rPr>
              <w:rStyle w:val="Refdecomentario"/>
              <w:rFonts w:eastAsiaTheme="majorEastAsia" w:cstheme="majorBidi"/>
              <w:b/>
              <w:bCs/>
              <w:color w:val="4F81BD" w:themeColor="accent1"/>
            </w:rPr>
          </w:rPrChange>
        </w:rPr>
        <w:commentReference w:id="1614"/>
      </w:r>
      <w:r w:rsidRPr="00E02554">
        <w:t xml:space="preserve">. Para terminar de crear el proyecto elige si el programa va a destacar las directivas o si el proyecto comenzará sin frases destacadas. Tiene tres opciones: no adivinar directivas, adivinar usando el clasificador de Machine </w:t>
      </w:r>
      <w:proofErr w:type="spellStart"/>
      <w:r w:rsidRPr="00E02554">
        <w:t>Learning</w:t>
      </w:r>
      <w:proofErr w:type="spellEnd"/>
      <w:r w:rsidRPr="00E02554">
        <w:t xml:space="preserve"> o adivinar usando </w:t>
      </w:r>
      <w:commentRangeStart w:id="1616"/>
      <w:proofErr w:type="spellStart"/>
      <w:r w:rsidRPr="00E02554">
        <w:t>keywords</w:t>
      </w:r>
      <w:commentRangeEnd w:id="1616"/>
      <w:proofErr w:type="spellEnd"/>
      <w:r w:rsidRPr="00E02554">
        <w:rPr>
          <w:rStyle w:val="Refdecomentario"/>
          <w:sz w:val="24"/>
          <w:rPrChange w:id="1617" w:author="Gabriel Correa" w:date="2015-08-25T14:24:00Z">
            <w:rPr>
              <w:rStyle w:val="Refdecomentario"/>
              <w:rFonts w:eastAsiaTheme="majorEastAsia" w:cstheme="majorBidi"/>
              <w:b/>
              <w:bCs/>
              <w:color w:val="4F81BD" w:themeColor="accent1"/>
            </w:rPr>
          </w:rPrChange>
        </w:rPr>
        <w:commentReference w:id="1616"/>
      </w:r>
      <w:r w:rsidRPr="00E02554">
        <w:t xml:space="preserve">. El usuario elige adivinar automáticamente las directivas con un clasificador de Machine </w:t>
      </w:r>
      <w:proofErr w:type="spellStart"/>
      <w:r w:rsidRPr="00E02554">
        <w:t>Learning</w:t>
      </w:r>
      <w:proofErr w:type="spellEnd"/>
      <w:r w:rsidRPr="00E02554">
        <w:rPr>
          <w:rStyle w:val="Refdenotaalpie"/>
        </w:rPr>
        <w:footnoteReference w:id="5"/>
      </w:r>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w:t>
      </w:r>
      <w:proofErr w:type="spellStart"/>
      <w:r w:rsidRPr="00E02554">
        <w:t>learning</w:t>
      </w:r>
      <w:proofErr w:type="spellEnd"/>
      <w:r w:rsidRPr="00E02554">
        <w:t xml:space="preserve"> de </w:t>
      </w:r>
      <w:del w:id="1618" w:author="Gabriel Correa" w:date="2015-08-27T22:50:00Z">
        <w:r w:rsidRPr="00E02554" w:rsidDel="007E2915">
          <w:delText>&lt;NombrePrograma&gt;</w:delText>
        </w:r>
      </w:del>
      <w:proofErr w:type="spellStart"/>
      <w:ins w:id="1619" w:author="Gabriel Correa" w:date="2015-08-27T22:50:00Z">
        <w:r w:rsidR="007E2915">
          <w:t>CHi</w:t>
        </w:r>
      </w:ins>
      <w:proofErr w:type="spellEnd"/>
      <w:r w:rsidRPr="00E02554">
        <w:t xml:space="preserve"> suele equivocarse poco en </w:t>
      </w:r>
      <w:commentRangeStart w:id="1620"/>
      <w:r w:rsidRPr="00E02554">
        <w:t>esto</w:t>
      </w:r>
      <w:commentRangeEnd w:id="1620"/>
      <w:r w:rsidR="001876CD" w:rsidRPr="00E02554">
        <w:rPr>
          <w:rStyle w:val="Refdecomentario"/>
          <w:sz w:val="24"/>
          <w:rPrChange w:id="1621" w:author="Gabriel Correa" w:date="2015-08-25T14:24:00Z">
            <w:rPr>
              <w:rStyle w:val="Refdecomentario"/>
              <w:rFonts w:eastAsiaTheme="majorEastAsia" w:cstheme="majorBidi"/>
              <w:b/>
              <w:bCs/>
              <w:color w:val="4F81BD" w:themeColor="accent1"/>
            </w:rPr>
          </w:rPrChange>
        </w:rPr>
        <w:commentReference w:id="1620"/>
      </w:r>
      <w:r w:rsidRPr="00E02554">
        <w:t>.</w:t>
      </w:r>
    </w:p>
    <w:p w:rsidR="007F6B63" w:rsidRPr="00E02554" w:rsidRDefault="007F6B63" w:rsidP="007F6B63"/>
    <w:p w:rsidR="007F6B63" w:rsidRDefault="007F6B63" w:rsidP="007F6B63">
      <w:pPr>
        <w:pStyle w:val="Ttulo3"/>
      </w:pPr>
      <w:bookmarkStart w:id="1622" w:name="_Toc428443096"/>
      <w:r>
        <w:t>Investigador de Text Mining</w:t>
      </w:r>
      <w:bookmarkEnd w:id="1622"/>
    </w:p>
    <w:p w:rsidR="007F6B63" w:rsidRPr="00E02554" w:rsidRDefault="007F6B63" w:rsidP="007F6B63">
      <w:r w:rsidRPr="00E02554">
        <w:t>Usuario crea nuevo proyecto seleccionando una carpeta en su directorio local. Su carpeta contiene los archivos con extensión .java y contiene más carpetas internas que a su vez contienen otros archivos .java. La carpeta contiene otros archivos .</w:t>
      </w:r>
      <w:proofErr w:type="spellStart"/>
      <w:r w:rsidRPr="00E02554">
        <w:t>txt</w:t>
      </w:r>
      <w:proofErr w:type="spellEnd"/>
      <w:r w:rsidRPr="00E02554">
        <w:t xml:space="preserve"> y .</w:t>
      </w:r>
      <w:proofErr w:type="spellStart"/>
      <w:r w:rsidRPr="00E02554">
        <w:t>html</w:t>
      </w:r>
      <w:proofErr w:type="spellEnd"/>
      <w:r w:rsidRPr="00E02554">
        <w:t xml:space="preserve">, pero estos </w:t>
      </w:r>
      <w:commentRangeStart w:id="1623"/>
      <w:r w:rsidRPr="00E02554">
        <w:t>no son considerados</w:t>
      </w:r>
      <w:commentRangeEnd w:id="1623"/>
      <w:r w:rsidRPr="00E02554">
        <w:rPr>
          <w:rStyle w:val="Refdecomentario"/>
          <w:sz w:val="24"/>
          <w:rPrChange w:id="1624" w:author="Gabriel Correa" w:date="2015-08-25T14:24:00Z">
            <w:rPr>
              <w:rStyle w:val="Refdecomentario"/>
              <w:rFonts w:eastAsiaTheme="majorEastAsia" w:cstheme="majorBidi"/>
              <w:b/>
              <w:bCs/>
              <w:color w:val="4F81BD" w:themeColor="accent1"/>
            </w:rPr>
          </w:rPrChange>
        </w:rPr>
        <w:commentReference w:id="1623"/>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t>El usuario revisa y marca varias frases de la documentación de su API, usando las flechas y tecla de espacio de su teclado y cuando ha terminado, presiona el botón de exportar datos para generar un archivo .</w:t>
      </w:r>
      <w:proofErr w:type="spellStart"/>
      <w:r w:rsidRPr="00E02554">
        <w:t>csv</w:t>
      </w:r>
      <w:proofErr w:type="spellEnd"/>
      <w:r w:rsidRPr="00E02554">
        <w:t xml:space="preserve"> y un archivo .</w:t>
      </w:r>
      <w:proofErr w:type="spellStart"/>
      <w:r w:rsidRPr="00E02554">
        <w:t>arff</w:t>
      </w:r>
      <w:proofErr w:type="spellEnd"/>
      <w:r w:rsidRPr="00E02554">
        <w:t>.</w:t>
      </w:r>
    </w:p>
    <w:p w:rsidR="007F6B63" w:rsidRPr="00E02554" w:rsidRDefault="007F6B63" w:rsidP="007F6B63">
      <w:r w:rsidRPr="00E02554">
        <w:t xml:space="preserve">El usuario luego aplica algoritmos de Machine </w:t>
      </w:r>
      <w:proofErr w:type="spellStart"/>
      <w:r w:rsidRPr="00E02554">
        <w:t>Learning</w:t>
      </w:r>
      <w:proofErr w:type="spellEnd"/>
      <w:r w:rsidRPr="00E02554">
        <w:t xml:space="preserve"> o análisis de Text Mining en el programa Weka abriendo el archivo .</w:t>
      </w:r>
      <w:proofErr w:type="spellStart"/>
      <w:r w:rsidRPr="00E02554">
        <w:t>arff</w:t>
      </w:r>
      <w:proofErr w:type="spellEnd"/>
      <w:r w:rsidRPr="00E02554">
        <w:t xml:space="preserve"> que contiene las frases de documentación que él manualmente revisó. Ahora puede probar con distintos clasificadores en esos datos para mejorar 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EE2482">
      <w:pPr>
        <w:pStyle w:val="Ttulo2"/>
      </w:pPr>
      <w:bookmarkStart w:id="1625" w:name="_Toc428443097"/>
      <w:r>
        <w:lastRenderedPageBreak/>
        <w:t xml:space="preserve">Interfaz de </w:t>
      </w:r>
      <w:del w:id="1626" w:author="Gabriel Correa" w:date="2015-08-27T22:50:00Z">
        <w:r w:rsidDel="007E2915">
          <w:delText>&lt;NombrePrograma&gt;</w:delText>
        </w:r>
      </w:del>
      <w:bookmarkEnd w:id="1625"/>
      <w:proofErr w:type="spellStart"/>
      <w:ins w:id="1627" w:author="Gabriel Correa" w:date="2015-08-27T22:50:00Z">
        <w:r w:rsidR="007E2915">
          <w:t>CHi</w:t>
        </w:r>
      </w:ins>
      <w:proofErr w:type="spellEnd"/>
    </w:p>
    <w:p w:rsidR="00EE2482" w:rsidRPr="00E02554" w:rsidRDefault="00EE2482" w:rsidP="00EE2482">
      <w:r w:rsidRPr="00E02554">
        <w:t xml:space="preserve">En la siguiente imagen se muestra la interfaz de </w:t>
      </w:r>
      <w:del w:id="1628" w:author="Gabriel Correa" w:date="2015-08-27T22:50:00Z">
        <w:r w:rsidRPr="00E02554" w:rsidDel="007E2915">
          <w:delText>&lt;NombrePrograma&gt;</w:delText>
        </w:r>
      </w:del>
      <w:proofErr w:type="spellStart"/>
      <w:ins w:id="1629" w:author="Gabriel Correa" w:date="2015-08-27T22:50:00Z">
        <w:r w:rsidR="007E2915">
          <w:t>CHi</w:t>
        </w:r>
      </w:ins>
      <w:proofErr w:type="spellEnd"/>
      <w:r w:rsidRPr="00E02554">
        <w:t xml:space="preserve"> y luego se detalla cada componente y funcionalidad.</w:t>
      </w:r>
    </w:p>
    <w:p w:rsidR="00EE2482" w:rsidRPr="00E02554" w:rsidRDefault="00EE2482" w:rsidP="00EE2482">
      <w:r w:rsidRPr="007C2995">
        <w:rPr>
          <w:noProof/>
        </w:rPr>
        <w:drawing>
          <wp:inline distT="0" distB="0" distL="0" distR="0" wp14:anchorId="6DCBA620" wp14:editId="38B1085F">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22">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EE2482" w:rsidRPr="00E02554" w:rsidRDefault="00EE2482" w:rsidP="00EE2482">
      <w:pPr>
        <w:jc w:val="center"/>
        <w:rPr>
          <w:color w:val="A6A6A6" w:themeColor="background1" w:themeShade="A6"/>
          <w:szCs w:val="20"/>
          <w:rPrChange w:id="1630" w:author="Gabriel Correa" w:date="2015-08-25T14:24:00Z">
            <w:rPr>
              <w:color w:val="A6A6A6" w:themeColor="background1" w:themeShade="A6"/>
              <w:sz w:val="20"/>
              <w:szCs w:val="20"/>
            </w:rPr>
          </w:rPrChange>
        </w:rPr>
      </w:pPr>
      <w:r w:rsidRPr="00E02554">
        <w:rPr>
          <w:color w:val="A6A6A6" w:themeColor="background1" w:themeShade="A6"/>
          <w:szCs w:val="20"/>
          <w:rPrChange w:id="1631" w:author="Gabriel Correa" w:date="2015-08-25T14:24:00Z">
            <w:rPr>
              <w:rFonts w:eastAsiaTheme="majorEastAsia" w:cstheme="majorBidi"/>
              <w:b/>
              <w:bCs/>
              <w:color w:val="A6A6A6" w:themeColor="background1" w:themeShade="A6"/>
              <w:sz w:val="20"/>
              <w:szCs w:val="20"/>
            </w:rPr>
          </w:rPrChange>
        </w:rPr>
        <w:t>(</w:t>
      </w:r>
      <w:proofErr w:type="gramStart"/>
      <w:r w:rsidRPr="00E02554">
        <w:rPr>
          <w:color w:val="A6A6A6" w:themeColor="background1" w:themeShade="A6"/>
          <w:szCs w:val="20"/>
          <w:rPrChange w:id="1632" w:author="Gabriel Correa" w:date="2015-08-25T14:24:00Z">
            <w:rPr>
              <w:rFonts w:eastAsiaTheme="majorEastAsia" w:cstheme="majorBidi"/>
              <w:b/>
              <w:bCs/>
              <w:color w:val="A6A6A6" w:themeColor="background1" w:themeShade="A6"/>
              <w:sz w:val="20"/>
              <w:szCs w:val="20"/>
            </w:rPr>
          </w:rPrChange>
        </w:rPr>
        <w:t>esta</w:t>
      </w:r>
      <w:proofErr w:type="gramEnd"/>
      <w:r w:rsidRPr="00E02554">
        <w:rPr>
          <w:color w:val="A6A6A6" w:themeColor="background1" w:themeShade="A6"/>
          <w:szCs w:val="20"/>
          <w:rPrChange w:id="1633" w:author="Gabriel Correa" w:date="2015-08-25T14:24:00Z">
            <w:rPr>
              <w:rFonts w:eastAsiaTheme="majorEastAsia" w:cstheme="majorBidi"/>
              <w:b/>
              <w:bCs/>
              <w:color w:val="A6A6A6" w:themeColor="background1" w:themeShade="A6"/>
              <w:sz w:val="20"/>
              <w:szCs w:val="20"/>
            </w:rPr>
          </w:rPrChange>
        </w:rPr>
        <w:t xml:space="preserve"> imagen va a ser actualizada y mejorada después)</w:t>
      </w:r>
    </w:p>
    <w:p w:rsidR="00EE2482" w:rsidRPr="00E02554" w:rsidRDefault="00EE2482" w:rsidP="00EE2482"/>
    <w:p w:rsidR="00EE2482" w:rsidRPr="00E02554" w:rsidRDefault="00EE2482" w:rsidP="00EE2482"/>
    <w:p w:rsidR="00EE2482" w:rsidRDefault="00EE2482" w:rsidP="00EE2482">
      <w:pPr>
        <w:pStyle w:val="Prrafodelista"/>
        <w:numPr>
          <w:ilvl w:val="0"/>
          <w:numId w:val="33"/>
        </w:numPr>
      </w:pPr>
      <w:r>
        <w:t>Comenzar nuevo proyecto</w:t>
      </w:r>
      <w:r w:rsidRPr="007E36A7">
        <w:t xml:space="preserve"> </w:t>
      </w:r>
    </w:p>
    <w:p w:rsidR="00EE2482" w:rsidRDefault="00EE2482" w:rsidP="00EE2482">
      <w:pPr>
        <w:pStyle w:val="Prrafodelista"/>
        <w:ind w:left="1440"/>
      </w:pPr>
      <w:r>
        <w:t>Selecciona la carpeta que contiene tu código fuente Java.</w:t>
      </w:r>
    </w:p>
    <w:p w:rsidR="00EE2482" w:rsidRDefault="00EE2482" w:rsidP="00EE2482">
      <w:pPr>
        <w:pStyle w:val="Prrafodelista"/>
        <w:numPr>
          <w:ilvl w:val="0"/>
          <w:numId w:val="33"/>
        </w:numPr>
      </w:pPr>
      <w:r>
        <w:t>Abrir proyecto</w:t>
      </w:r>
    </w:p>
    <w:p w:rsidR="00EE2482" w:rsidRDefault="00EE2482" w:rsidP="00EE2482">
      <w:pPr>
        <w:pStyle w:val="Prrafodelista"/>
        <w:ind w:left="1440"/>
      </w:pPr>
      <w:proofErr w:type="gramStart"/>
      <w:r>
        <w:t>Continua</w:t>
      </w:r>
      <w:proofErr w:type="gramEnd"/>
      <w:r>
        <w:t xml:space="preserve"> revisando un proyecto ya existente.</w:t>
      </w:r>
    </w:p>
    <w:p w:rsidR="00EE2482" w:rsidRDefault="00EE2482" w:rsidP="00EE2482">
      <w:pPr>
        <w:pStyle w:val="Prrafodelista"/>
        <w:numPr>
          <w:ilvl w:val="0"/>
          <w:numId w:val="33"/>
        </w:numPr>
      </w:pPr>
      <w:r>
        <w:t xml:space="preserve">Navegación con botones (se recomienda usar </w:t>
      </w:r>
      <w:proofErr w:type="spellStart"/>
      <w:r>
        <w:t>hotkeys</w:t>
      </w:r>
      <w:proofErr w:type="spellEnd"/>
      <w:r>
        <w:t>)</w:t>
      </w:r>
    </w:p>
    <w:p w:rsidR="00EE2482" w:rsidRDefault="00EE2482" w:rsidP="00EE2482">
      <w:pPr>
        <w:pStyle w:val="Prrafodelista"/>
        <w:ind w:left="1440"/>
      </w:pPr>
      <w:r>
        <w:t>Anda al anterior o siguiente comentario/frase y destaca una frase. Se recomienda usar las teclas de acceso rápido (teclas de flechas y tecla de espacio).</w:t>
      </w:r>
    </w:p>
    <w:p w:rsidR="00EE2482" w:rsidRDefault="00EE2482" w:rsidP="00EE2482">
      <w:pPr>
        <w:pStyle w:val="Prrafodelista"/>
        <w:numPr>
          <w:ilvl w:val="0"/>
          <w:numId w:val="33"/>
        </w:numPr>
      </w:pPr>
      <w:r>
        <w:t>Información</w:t>
      </w:r>
    </w:p>
    <w:p w:rsidR="00EE2482" w:rsidRDefault="00EE2482" w:rsidP="00EE2482">
      <w:pPr>
        <w:pStyle w:val="Prrafodelista"/>
        <w:ind w:left="1440"/>
      </w:pPr>
      <w:r>
        <w:t xml:space="preserve">ID y </w:t>
      </w:r>
      <w:proofErr w:type="spellStart"/>
      <w:r>
        <w:t>path</w:t>
      </w:r>
      <w:proofErr w:type="spellEnd"/>
      <w:r>
        <w:t xml:space="preserve"> del comentario actual.</w:t>
      </w:r>
    </w:p>
    <w:p w:rsidR="00EE2482" w:rsidRDefault="00EE2482" w:rsidP="00EE2482">
      <w:pPr>
        <w:pStyle w:val="Prrafodelista"/>
        <w:numPr>
          <w:ilvl w:val="0"/>
          <w:numId w:val="33"/>
        </w:numPr>
      </w:pPr>
      <w:r>
        <w:t>Visualización de comentarios</w:t>
      </w:r>
    </w:p>
    <w:p w:rsidR="00EE2482" w:rsidRDefault="00EE2482" w:rsidP="00EE2482">
      <w:pPr>
        <w:pStyle w:val="Prrafodelista"/>
        <w:ind w:left="1440"/>
      </w:pPr>
      <w:r>
        <w:t>Zona donde se despliegan los comentarios.</w:t>
      </w:r>
    </w:p>
    <w:p w:rsidR="00EE2482" w:rsidRDefault="00EE2482" w:rsidP="00EE2482">
      <w:pPr>
        <w:pStyle w:val="Prrafodelista"/>
        <w:numPr>
          <w:ilvl w:val="0"/>
          <w:numId w:val="33"/>
        </w:numPr>
      </w:pPr>
      <w:r>
        <w:t xml:space="preserve">Ver </w:t>
      </w:r>
      <w:proofErr w:type="spellStart"/>
      <w:r>
        <w:t>IDs</w:t>
      </w:r>
      <w:proofErr w:type="spellEnd"/>
      <w:r>
        <w:t xml:space="preserve"> modificados</w:t>
      </w:r>
    </w:p>
    <w:p w:rsidR="00EE2482" w:rsidRDefault="00EE2482" w:rsidP="00EE2482">
      <w:pPr>
        <w:pStyle w:val="Prrafodelista"/>
        <w:ind w:left="1440"/>
      </w:pPr>
      <w:r>
        <w:t xml:space="preserve">Ver lista de </w:t>
      </w:r>
      <w:proofErr w:type="spellStart"/>
      <w:r>
        <w:t>IDs</w:t>
      </w:r>
      <w:proofErr w:type="spellEnd"/>
      <w:r>
        <w:t xml:space="preserve"> modificados hasta ahora. Puede ser útil en ciertas circunstancias, como por ejemplo para saber cuál fue la última ID que revisaste.</w:t>
      </w:r>
    </w:p>
    <w:p w:rsidR="00EE2482" w:rsidRDefault="00EE2482" w:rsidP="00EE2482">
      <w:pPr>
        <w:pStyle w:val="Prrafodelista"/>
        <w:numPr>
          <w:ilvl w:val="0"/>
          <w:numId w:val="33"/>
        </w:numPr>
      </w:pPr>
      <w:r>
        <w:t>Exportar proyecto</w:t>
      </w:r>
    </w:p>
    <w:p w:rsidR="00EE2482" w:rsidRDefault="00EE2482" w:rsidP="00EE2482">
      <w:pPr>
        <w:pStyle w:val="Prrafodelista"/>
        <w:ind w:left="1440"/>
      </w:pPr>
      <w:r>
        <w:t>Exportar las marcas manualmente realizadas a .</w:t>
      </w:r>
      <w:proofErr w:type="spellStart"/>
      <w:r>
        <w:t>csv</w:t>
      </w:r>
      <w:proofErr w:type="spellEnd"/>
      <w:r>
        <w:t xml:space="preserve"> y .</w:t>
      </w:r>
      <w:proofErr w:type="spellStart"/>
      <w:r>
        <w:t>arff</w:t>
      </w:r>
      <w:proofErr w:type="spellEnd"/>
      <w:r>
        <w:t>.</w:t>
      </w:r>
    </w:p>
    <w:p w:rsidR="00EE2482" w:rsidRDefault="00EE2482" w:rsidP="00EE2482">
      <w:pPr>
        <w:pStyle w:val="Prrafodelista"/>
        <w:numPr>
          <w:ilvl w:val="0"/>
          <w:numId w:val="33"/>
        </w:numPr>
      </w:pPr>
      <w:r>
        <w:t>Borrar datos</w:t>
      </w:r>
    </w:p>
    <w:p w:rsidR="00EE2482" w:rsidRDefault="00EE2482" w:rsidP="00EE2482">
      <w:pPr>
        <w:pStyle w:val="Prrafodelista"/>
        <w:ind w:left="1440"/>
      </w:pPr>
      <w:r>
        <w:t>Borrar todas las marcas manualmente realizadas.</w:t>
      </w:r>
    </w:p>
    <w:p w:rsidR="00EE2482" w:rsidRDefault="00EE2482" w:rsidP="00EE2482">
      <w:pPr>
        <w:pStyle w:val="Prrafodelista"/>
      </w:pPr>
    </w:p>
    <w:p w:rsidR="00EE2482" w:rsidRDefault="00EE2482" w:rsidP="00EE2482">
      <w:pPr>
        <w:pStyle w:val="Ttulo2"/>
      </w:pPr>
      <w:bookmarkStart w:id="1634" w:name="_Toc428443098"/>
      <w:r>
        <w:lastRenderedPageBreak/>
        <w:t xml:space="preserve">Implementación de </w:t>
      </w:r>
      <w:del w:id="1635" w:author="Gabriel Correa" w:date="2015-08-27T22:50:00Z">
        <w:r w:rsidDel="007E2915">
          <w:delText>&lt;NombrePrograma&gt;</w:delText>
        </w:r>
      </w:del>
      <w:bookmarkEnd w:id="1634"/>
      <w:proofErr w:type="spellStart"/>
      <w:ins w:id="1636" w:author="Gabriel Correa" w:date="2015-08-27T22:50:00Z">
        <w:r w:rsidR="007E2915">
          <w:t>CHi</w:t>
        </w:r>
      </w:ins>
      <w:proofErr w:type="spellEnd"/>
    </w:p>
    <w:p w:rsidR="00EE2482" w:rsidRDefault="00E62247" w:rsidP="00EE2482">
      <w:pPr>
        <w:pStyle w:val="Prrafodelista"/>
        <w:numPr>
          <w:ilvl w:val="0"/>
          <w:numId w:val="19"/>
        </w:numPr>
      </w:pPr>
      <w:ins w:id="1637" w:author="Gabriel Correa" w:date="2015-08-27T22:54:00Z">
        <w:r>
          <w:t>[[</w:t>
        </w:r>
      </w:ins>
      <w:r w:rsidR="00EE2482">
        <w:t>Extracción de comentarios de varios archivos en una carpeta</w:t>
      </w:r>
      <w:ins w:id="1638" w:author="Gabriel Correa" w:date="2015-08-27T22:54:00Z">
        <w:r>
          <w:t>]]</w:t>
        </w:r>
      </w:ins>
    </w:p>
    <w:p w:rsidR="00EE2482" w:rsidRDefault="00E62247" w:rsidP="00EE2482">
      <w:pPr>
        <w:pStyle w:val="Prrafodelista"/>
        <w:numPr>
          <w:ilvl w:val="0"/>
          <w:numId w:val="19"/>
        </w:numPr>
      </w:pPr>
      <w:ins w:id="1639" w:author="Gabriel Correa" w:date="2015-08-27T22:54:00Z">
        <w:r>
          <w:t>[[</w:t>
        </w:r>
      </w:ins>
      <w:r w:rsidR="00EE2482">
        <w:t xml:space="preserve">Mostrar capacidades de la página, imágenes, input, output, hablar de importancia de </w:t>
      </w:r>
      <w:proofErr w:type="spellStart"/>
      <w:r w:rsidR="00EE2482">
        <w:t>hotkeys</w:t>
      </w:r>
      <w:proofErr w:type="spellEnd"/>
      <w:r w:rsidR="00EE2482">
        <w:t>, hablar de dificultades encontradas para lograr una buena visualización de comentarios</w:t>
      </w:r>
      <w:ins w:id="1640" w:author="Gabriel Correa" w:date="2015-08-27T22:54:00Z">
        <w:r>
          <w:t>]]</w:t>
        </w:r>
      </w:ins>
    </w:p>
    <w:p w:rsidR="00EE2482" w:rsidRDefault="00E62247" w:rsidP="00EE2482">
      <w:pPr>
        <w:pStyle w:val="Prrafodelista"/>
        <w:numPr>
          <w:ilvl w:val="0"/>
          <w:numId w:val="19"/>
        </w:numPr>
      </w:pPr>
      <w:ins w:id="1641" w:author="Gabriel Correa" w:date="2015-08-27T22:54:00Z">
        <w:r>
          <w:t>[[</w:t>
        </w:r>
      </w:ins>
      <w:r w:rsidR="00EE2482">
        <w:t>Visualización de comentarios</w:t>
      </w:r>
      <w:ins w:id="1642" w:author="Gabriel Correa" w:date="2015-08-27T21:07:00Z">
        <w:r w:rsidR="00E00962">
          <w:t>, incluir quizás intentos fallidos</w:t>
        </w:r>
      </w:ins>
      <w:ins w:id="1643" w:author="Gabriel Correa" w:date="2015-08-27T22:54:00Z">
        <w:r>
          <w:t>]]</w:t>
        </w:r>
      </w:ins>
    </w:p>
    <w:p w:rsidR="00EE2482" w:rsidRDefault="00E62247" w:rsidP="00EE2482">
      <w:pPr>
        <w:pStyle w:val="Prrafodelista"/>
        <w:numPr>
          <w:ilvl w:val="0"/>
          <w:numId w:val="19"/>
        </w:numPr>
      </w:pPr>
      <w:ins w:id="1644" w:author="Gabriel Correa" w:date="2015-08-27T22:54:00Z">
        <w:r>
          <w:t>[[</w:t>
        </w:r>
      </w:ins>
      <w:r w:rsidR="00EE2482">
        <w:t>Extracción de comentarios</w:t>
      </w:r>
      <w:ins w:id="1645" w:author="Gabriel Correa" w:date="2015-08-27T22:54:00Z">
        <w:r>
          <w:t>]]</w:t>
        </w:r>
      </w:ins>
    </w:p>
    <w:p w:rsidR="00EE2482" w:rsidRDefault="00E62247" w:rsidP="00EE2482">
      <w:pPr>
        <w:pStyle w:val="Prrafodelista"/>
        <w:numPr>
          <w:ilvl w:val="0"/>
          <w:numId w:val="19"/>
        </w:numPr>
      </w:pPr>
      <w:ins w:id="1646" w:author="Gabriel Correa" w:date="2015-08-27T22:54:00Z">
        <w:r>
          <w:t>[[</w:t>
        </w:r>
      </w:ins>
      <w:r w:rsidR="00EE2482">
        <w:t>Pre-proceso de comentarios</w:t>
      </w:r>
      <w:ins w:id="1647" w:author="Gabriel Correa" w:date="2015-08-27T22:54:00Z">
        <w:r>
          <w:t>]]</w:t>
        </w:r>
      </w:ins>
    </w:p>
    <w:p w:rsidR="00EE2482" w:rsidRDefault="00E62247" w:rsidP="00EE2482">
      <w:pPr>
        <w:pStyle w:val="Prrafodelista"/>
        <w:numPr>
          <w:ilvl w:val="0"/>
          <w:numId w:val="19"/>
        </w:numPr>
      </w:pPr>
      <w:ins w:id="1648" w:author="Gabriel Correa" w:date="2015-08-27T22:54:00Z">
        <w:r>
          <w:t>[[</w:t>
        </w:r>
      </w:ins>
      <w:r w:rsidR="00EE2482">
        <w:t>Exportación de resultados</w:t>
      </w:r>
      <w:ins w:id="1649" w:author="Gabriel Correa" w:date="2015-08-27T22:54:00Z">
        <w:r>
          <w:t>]]</w:t>
        </w:r>
      </w:ins>
    </w:p>
    <w:p w:rsidR="00EE2482" w:rsidRDefault="00E62247" w:rsidP="00EE2482">
      <w:pPr>
        <w:pStyle w:val="Prrafodelista"/>
        <w:numPr>
          <w:ilvl w:val="0"/>
          <w:numId w:val="19"/>
        </w:numPr>
        <w:rPr>
          <w:ins w:id="1650" w:author="Gabriel Correa" w:date="2015-08-27T21:05:00Z"/>
        </w:rPr>
      </w:pPr>
      <w:ins w:id="1651" w:author="Gabriel Correa" w:date="2015-08-27T22:54:00Z">
        <w:r>
          <w:t>[[</w:t>
        </w:r>
      </w:ins>
      <w:r w:rsidR="00EE2482">
        <w:t>Detalles de cliente-servidor</w:t>
      </w:r>
      <w:ins w:id="1652" w:author="Gabriel Correa" w:date="2015-08-27T22:54:00Z">
        <w:r>
          <w:t>]]</w:t>
        </w:r>
      </w:ins>
    </w:p>
    <w:p w:rsidR="00E00962" w:rsidRPr="006661A8" w:rsidRDefault="00E62247" w:rsidP="00EE2482">
      <w:pPr>
        <w:pStyle w:val="Prrafodelista"/>
        <w:numPr>
          <w:ilvl w:val="0"/>
          <w:numId w:val="19"/>
        </w:numPr>
      </w:pPr>
      <w:ins w:id="1653" w:author="Gabriel Correa" w:date="2015-08-27T22:54:00Z">
        <w:r>
          <w:t>[[</w:t>
        </w:r>
      </w:ins>
      <w:proofErr w:type="spellStart"/>
      <w:ins w:id="1654" w:author="Gabriel Correa" w:date="2015-08-27T21:05:00Z">
        <w:r w:rsidR="00E00962">
          <w:t>Regex</w:t>
        </w:r>
        <w:proofErr w:type="spellEnd"/>
        <w:r w:rsidR="00E00962">
          <w:t xml:space="preserve"> usadas</w:t>
        </w:r>
      </w:ins>
      <w:ins w:id="1655" w:author="Gabriel Correa" w:date="2015-08-27T22:55:00Z">
        <w:r>
          <w:t>]]</w:t>
        </w:r>
      </w:ins>
    </w:p>
    <w:p w:rsidR="00EE2482" w:rsidRDefault="00EE2482" w:rsidP="00EE2482">
      <w:pPr>
        <w:pStyle w:val="Ttulo2"/>
      </w:pPr>
      <w:bookmarkStart w:id="1656" w:name="_Toc428443099"/>
      <w:r>
        <w:t xml:space="preserve">Trabajo Futuro para </w:t>
      </w:r>
      <w:del w:id="1657" w:author="Gabriel Correa" w:date="2015-08-27T22:50:00Z">
        <w:r w:rsidDel="007E2915">
          <w:delText>&lt;NombrePrograma&gt;</w:delText>
        </w:r>
      </w:del>
      <w:bookmarkEnd w:id="1656"/>
      <w:proofErr w:type="spellStart"/>
      <w:ins w:id="1658" w:author="Gabriel Correa" w:date="2015-08-27T22:50:00Z">
        <w:r w:rsidR="007E2915">
          <w:t>CHi</w:t>
        </w:r>
      </w:ins>
      <w:proofErr w:type="spellEnd"/>
    </w:p>
    <w:p w:rsidR="00EE2482" w:rsidRDefault="00E62247" w:rsidP="00EE2482">
      <w:pPr>
        <w:pStyle w:val="Prrafodelista"/>
        <w:numPr>
          <w:ilvl w:val="0"/>
          <w:numId w:val="19"/>
        </w:numPr>
      </w:pPr>
      <w:ins w:id="1659" w:author="Gabriel Correa" w:date="2015-08-27T22:55:00Z">
        <w:r>
          <w:t>[[</w:t>
        </w:r>
      </w:ins>
      <w:r w:rsidR="00EE2482">
        <w:t>Extensibilidad a otros lenguajes</w:t>
      </w:r>
      <w:ins w:id="1660" w:author="Gabriel Correa" w:date="2015-08-27T22:55:00Z">
        <w:r>
          <w:t>]]</w:t>
        </w:r>
      </w:ins>
    </w:p>
    <w:p w:rsidR="00EE2482" w:rsidRDefault="00E62247" w:rsidP="00EE2482">
      <w:pPr>
        <w:pStyle w:val="Prrafodelista"/>
        <w:numPr>
          <w:ilvl w:val="0"/>
          <w:numId w:val="19"/>
        </w:numPr>
      </w:pPr>
      <w:ins w:id="1661" w:author="Gabriel Correa" w:date="2015-08-27T22:55:00Z">
        <w:r>
          <w:t>[[</w:t>
        </w:r>
      </w:ins>
      <w:r w:rsidR="00EE2482">
        <w:t>Extensibilidad a más clases de comentarios non-</w:t>
      </w:r>
      <w:proofErr w:type="spellStart"/>
      <w:r w:rsidR="00EE2482">
        <w:t>directive</w:t>
      </w:r>
      <w:proofErr w:type="gramStart"/>
      <w:r w:rsidR="00EE2482">
        <w:t>,directive</w:t>
      </w:r>
      <w:proofErr w:type="spellEnd"/>
      <w:proofErr w:type="gramEnd"/>
      <w:r w:rsidR="00EE2482">
        <w:t>,…</w:t>
      </w:r>
      <w:ins w:id="1662" w:author="Gabriel Correa" w:date="2015-08-27T22:55:00Z">
        <w:r>
          <w:t>]]</w:t>
        </w:r>
      </w:ins>
    </w:p>
    <w:p w:rsidR="00EE2482" w:rsidRDefault="00E62247" w:rsidP="00EE2482">
      <w:pPr>
        <w:pStyle w:val="Prrafodelista"/>
        <w:numPr>
          <w:ilvl w:val="0"/>
          <w:numId w:val="19"/>
        </w:numPr>
      </w:pPr>
      <w:ins w:id="1663" w:author="Gabriel Correa" w:date="2015-08-27T22:55:00Z">
        <w:r>
          <w:t>[[</w:t>
        </w:r>
      </w:ins>
      <w:r w:rsidR="00EE2482">
        <w:t xml:space="preserve">Desarrollo Futuro e Ideas Propuestas (ej. Insertar directivas en el </w:t>
      </w:r>
      <w:proofErr w:type="spellStart"/>
      <w:r w:rsidR="00EE2482">
        <w:t>javadoc</w:t>
      </w:r>
      <w:proofErr w:type="spellEnd"/>
      <w:r w:rsidR="00EE2482">
        <w:t xml:space="preserve"> original pasado por el usuario)</w:t>
      </w:r>
      <w:ins w:id="1664" w:author="Gabriel Correa" w:date="2015-08-27T22:55:00Z">
        <w:r>
          <w:t>]]</w:t>
        </w:r>
      </w:ins>
    </w:p>
    <w:p w:rsidR="00EE2482" w:rsidRPr="006661A8" w:rsidRDefault="00E62247" w:rsidP="00EE2482">
      <w:pPr>
        <w:pStyle w:val="Prrafodelista"/>
        <w:numPr>
          <w:ilvl w:val="0"/>
          <w:numId w:val="19"/>
        </w:numPr>
      </w:pPr>
      <w:ins w:id="1665" w:author="Gabriel Correa" w:date="2015-08-27T22:55:00Z">
        <w:r>
          <w:t>[[</w:t>
        </w:r>
      </w:ins>
      <w:r w:rsidR="00EE2482">
        <w:t>Falta insertar directivas en el texto original</w:t>
      </w:r>
      <w:ins w:id="1666" w:author="Gabriel Correa" w:date="2015-08-27T22:55:00Z">
        <w:r>
          <w:t>]]</w:t>
        </w:r>
      </w:ins>
    </w:p>
    <w:p w:rsidR="00141176" w:rsidRDefault="00141176">
      <w:pPr>
        <w:spacing w:after="200" w:line="276" w:lineRule="auto"/>
        <w:jc w:val="left"/>
        <w:rPr>
          <w:ins w:id="1667" w:author="Gabriel Correa" w:date="2015-08-26T11:36:00Z"/>
          <w:rFonts w:eastAsiaTheme="majorEastAsia" w:cstheme="majorBidi"/>
          <w:b/>
          <w:bCs/>
          <w:color w:val="365F91" w:themeColor="accent1" w:themeShade="BF"/>
          <w:sz w:val="28"/>
          <w:szCs w:val="28"/>
        </w:rPr>
      </w:pPr>
      <w:bookmarkStart w:id="1668" w:name="_Ref427234276"/>
      <w:ins w:id="1669" w:author="Gabriel Correa" w:date="2015-08-26T11:36:00Z">
        <w:r>
          <w:br w:type="page"/>
        </w:r>
      </w:ins>
    </w:p>
    <w:p w:rsidR="00EE2482" w:rsidDel="006E029D" w:rsidRDefault="00EE2482" w:rsidP="00EE2482">
      <w:pPr>
        <w:pStyle w:val="Ttulo1"/>
        <w:rPr>
          <w:del w:id="1670" w:author="Gabriel Correa" w:date="2015-08-26T11:37:00Z"/>
        </w:rPr>
      </w:pPr>
      <w:bookmarkStart w:id="1671" w:name="_Toc428443100"/>
      <w:r>
        <w:lastRenderedPageBreak/>
        <w:t>Revisión Manual de Comentarios de API</w:t>
      </w:r>
      <w:bookmarkEnd w:id="1668"/>
      <w:bookmarkEnd w:id="1671"/>
    </w:p>
    <w:p w:rsidR="00EE2482" w:rsidDel="006E029D" w:rsidRDefault="00EE2482">
      <w:pPr>
        <w:pStyle w:val="Ttulo1"/>
        <w:rPr>
          <w:del w:id="1672" w:author="Gabriel Correa" w:date="2015-08-26T11:37:00Z"/>
        </w:rPr>
        <w:pPrChange w:id="1673" w:author="Gabriel Correa" w:date="2015-08-26T11:37:00Z">
          <w:pPr>
            <w:pStyle w:val="Prrafodelista"/>
            <w:numPr>
              <w:numId w:val="23"/>
            </w:numPr>
            <w:ind w:hanging="360"/>
          </w:pPr>
        </w:pPrChange>
      </w:pPr>
      <w:del w:id="1674" w:author="Gabriel Correa" w:date="2015-08-26T11:37:00Z">
        <w:r w:rsidDel="006E029D">
          <w:delText>Explicar Datos del trabajo de Monperrus.</w:delText>
        </w:r>
        <w:bookmarkStart w:id="1675" w:name="_Toc428443025"/>
        <w:bookmarkStart w:id="1676" w:name="_Toc428443101"/>
        <w:bookmarkEnd w:id="1675"/>
        <w:bookmarkEnd w:id="1676"/>
      </w:del>
    </w:p>
    <w:p w:rsidR="00EE2482" w:rsidDel="006E029D" w:rsidRDefault="00EE2482">
      <w:pPr>
        <w:pStyle w:val="Ttulo1"/>
        <w:rPr>
          <w:del w:id="1677" w:author="Gabriel Correa" w:date="2015-08-26T11:37:00Z"/>
        </w:rPr>
        <w:pPrChange w:id="1678" w:author="Gabriel Correa" w:date="2015-08-26T11:37:00Z">
          <w:pPr>
            <w:pStyle w:val="Prrafodelista"/>
            <w:numPr>
              <w:numId w:val="23"/>
            </w:numPr>
            <w:ind w:hanging="360"/>
          </w:pPr>
        </w:pPrChange>
      </w:pPr>
      <w:del w:id="1679" w:author="Gabriel Correa" w:date="2015-08-26T11:37:00Z">
        <w:r w:rsidDel="006E029D">
          <w:delText>Preparación de los datos de Monperrus, venían en .xml. los necesitamos en .csv</w:delText>
        </w:r>
        <w:r w:rsidRPr="005E1628" w:rsidDel="006E029D">
          <w:delText xml:space="preserve"> </w:delText>
        </w:r>
        <w:bookmarkStart w:id="1680" w:name="_Toc428443026"/>
        <w:bookmarkStart w:id="1681" w:name="_Toc428443102"/>
        <w:bookmarkEnd w:id="1680"/>
        <w:bookmarkEnd w:id="1681"/>
      </w:del>
    </w:p>
    <w:p w:rsidR="00EE2482" w:rsidRDefault="00EE2482">
      <w:pPr>
        <w:pStyle w:val="Ttulo1"/>
        <w:pPrChange w:id="1682" w:author="Gabriel Correa" w:date="2015-08-26T11:37:00Z">
          <w:pPr>
            <w:pStyle w:val="Prrafodelista"/>
          </w:pPr>
        </w:pPrChange>
      </w:pPr>
      <w:bookmarkStart w:id="1683" w:name="_Toc428443103"/>
      <w:bookmarkStart w:id="1684" w:name="_Ref428453332"/>
      <w:bookmarkEnd w:id="1683"/>
    </w:p>
    <w:bookmarkEnd w:id="1684"/>
    <w:p w:rsidR="00EE2482" w:rsidRPr="00E02554" w:rsidRDefault="00EE2482" w:rsidP="00EE2482">
      <w:r w:rsidRPr="00E02554">
        <w:t xml:space="preserve">Fue necesario realizar una revisión manual de comentarios para obtener datos requeridos por las herramientas de Machine </w:t>
      </w:r>
      <w:proofErr w:type="spellStart"/>
      <w:r w:rsidRPr="00E02554">
        <w:t>Learning</w:t>
      </w:r>
      <w:proofErr w:type="spellEnd"/>
      <w:del w:id="1685" w:author="Gabriel Correa" w:date="2015-08-28T01:33:00Z">
        <w:r w:rsidRPr="00E02554" w:rsidDel="00083495">
          <w:delText>. E</w:delText>
        </w:r>
      </w:del>
      <w:ins w:id="1686" w:author="Gabriel Correa" w:date="2015-08-28T01:33:00Z">
        <w:r w:rsidR="00083495">
          <w:t xml:space="preserve">, </w:t>
        </w:r>
      </w:ins>
      <w:ins w:id="1687" w:author="Gabriel Correa" w:date="2015-08-28T01:34:00Z">
        <w:r w:rsidR="00083495">
          <w:t xml:space="preserve">para </w:t>
        </w:r>
      </w:ins>
      <w:del w:id="1688" w:author="Gabriel Correa" w:date="2015-08-28T01:32:00Z">
        <w:r w:rsidRPr="00E02554" w:rsidDel="00083495">
          <w:delText>s decir, fue para que el programa tuviera</w:delText>
        </w:r>
      </w:del>
      <w:del w:id="1689" w:author="Gabriel Correa" w:date="2015-08-28T01:34:00Z">
        <w:r w:rsidRPr="00E02554" w:rsidDel="00083495">
          <w:delText xml:space="preserve"> ejemplos </w:delText>
        </w:r>
      </w:del>
      <w:del w:id="1690" w:author="Gabriel Correa" w:date="2015-08-28T01:33:00Z">
        <w:r w:rsidRPr="00E02554" w:rsidDel="00083495">
          <w:delText xml:space="preserve">con los </w:delText>
        </w:r>
      </w:del>
      <w:del w:id="1691" w:author="Gabriel Correa" w:date="2015-08-28T01:34:00Z">
        <w:r w:rsidRPr="00E02554" w:rsidDel="00083495">
          <w:delText xml:space="preserve">cuales pudiera </w:delText>
        </w:r>
      </w:del>
      <w:ins w:id="1692" w:author="Gabriel Correa" w:date="2015-08-28T01:34:00Z">
        <w:r w:rsidR="00083495">
          <w:t xml:space="preserve">poder </w:t>
        </w:r>
      </w:ins>
      <w:r w:rsidRPr="00E02554">
        <w:t xml:space="preserve">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656E07" w:rsidRDefault="00EE2482" w:rsidP="00EE2482">
      <w:r w:rsidRPr="00E02554">
        <w:t xml:space="preserve">Cada comentario de API fue separado por las frases que lo componen. Durante la revisión de los datos preliminares, las frases fueron asignadas a la clase </w:t>
      </w:r>
      <w:ins w:id="1693" w:author="Gabriel Correa" w:date="2015-08-27T14:58:00Z">
        <w:r w:rsidR="00656E07">
          <w:rPr>
            <w:i/>
          </w:rPr>
          <w:t>n</w:t>
        </w:r>
      </w:ins>
      <w:del w:id="1694" w:author="Gabriel Correa" w:date="2015-08-27T14:58:00Z">
        <w:r w:rsidRPr="00E02554" w:rsidDel="00656E07">
          <w:rPr>
            <w:i/>
          </w:rPr>
          <w:delText>N</w:delText>
        </w:r>
      </w:del>
      <w:r w:rsidRPr="00E02554">
        <w:rPr>
          <w:i/>
        </w:rPr>
        <w:t>o-directiva</w:t>
      </w:r>
      <w:r w:rsidRPr="00E02554">
        <w:t xml:space="preserve">, </w:t>
      </w:r>
      <w:ins w:id="1695" w:author="Gabriel Correa" w:date="2015-08-27T14:58:00Z">
        <w:r w:rsidR="00656E07">
          <w:rPr>
            <w:i/>
          </w:rPr>
          <w:t>d</w:t>
        </w:r>
      </w:ins>
      <w:del w:id="1696" w:author="Gabriel Correa" w:date="2015-08-27T14:58:00Z">
        <w:r w:rsidRPr="00E02554" w:rsidDel="00656E07">
          <w:rPr>
            <w:i/>
          </w:rPr>
          <w:delText>D</w:delText>
        </w:r>
      </w:del>
      <w:r w:rsidRPr="00E02554">
        <w:rPr>
          <w:i/>
        </w:rPr>
        <w:t>irectiva</w:t>
      </w:r>
      <w:r w:rsidRPr="00E02554">
        <w:t xml:space="preserve">, o a la clase </w:t>
      </w:r>
      <w:r w:rsidRPr="00E02554">
        <w:rPr>
          <w:i/>
        </w:rPr>
        <w:t>Por-revisar</w:t>
      </w:r>
      <w:r w:rsidRPr="00E02554">
        <w:t xml:space="preserve">, mientras que en los datos finales las frases fueron asignadas a la clase </w:t>
      </w:r>
      <w:ins w:id="1697" w:author="Gabriel Correa" w:date="2015-08-27T14:57:00Z">
        <w:r w:rsidR="00656E07">
          <w:rPr>
            <w:i/>
          </w:rPr>
          <w:t>n</w:t>
        </w:r>
      </w:ins>
      <w:del w:id="1698" w:author="Gabriel Correa" w:date="2015-08-27T14:57:00Z">
        <w:r w:rsidRPr="00E02554" w:rsidDel="00656E07">
          <w:rPr>
            <w:i/>
          </w:rPr>
          <w:delText>N</w:delText>
        </w:r>
      </w:del>
      <w:r w:rsidRPr="00E02554">
        <w:rPr>
          <w:i/>
        </w:rPr>
        <w:t>o-directiva</w:t>
      </w:r>
      <w:r w:rsidRPr="00E02554">
        <w:t xml:space="preserve">, </w:t>
      </w:r>
      <w:ins w:id="1699" w:author="Gabriel Correa" w:date="2015-08-27T14:57:00Z">
        <w:r w:rsidR="00656E07">
          <w:rPr>
            <w:i/>
          </w:rPr>
          <w:t>d</w:t>
        </w:r>
      </w:ins>
      <w:del w:id="1700" w:author="Gabriel Correa" w:date="2015-08-27T14:57:00Z">
        <w:r w:rsidRPr="00E02554" w:rsidDel="00656E07">
          <w:rPr>
            <w:i/>
          </w:rPr>
          <w:delText>D</w:delText>
        </w:r>
      </w:del>
      <w:r w:rsidRPr="00E02554">
        <w:rPr>
          <w:i/>
        </w:rPr>
        <w:t>irectiva</w:t>
      </w:r>
      <w:r w:rsidRPr="00E02554">
        <w:t xml:space="preserve">, </w:t>
      </w:r>
      <w:proofErr w:type="spellStart"/>
      <w:ins w:id="1701" w:author="Gabriel Correa" w:date="2015-08-27T14:57:00Z">
        <w:r w:rsidR="00656E07">
          <w:rPr>
            <w:i/>
          </w:rPr>
          <w:t>s</w:t>
        </w:r>
      </w:ins>
      <w:del w:id="1702" w:author="Gabriel Correa" w:date="2015-08-27T14:57:00Z">
        <w:r w:rsidRPr="00E02554" w:rsidDel="00656E07">
          <w:rPr>
            <w:i/>
          </w:rPr>
          <w:delText>S</w:delText>
        </w:r>
      </w:del>
      <w:r w:rsidRPr="00E02554">
        <w:rPr>
          <w:i/>
        </w:rPr>
        <w:t>emi</w:t>
      </w:r>
      <w:proofErr w:type="spellEnd"/>
      <w:r w:rsidRPr="00E02554">
        <w:rPr>
          <w:i/>
        </w:rPr>
        <w:t>-directiva</w:t>
      </w:r>
      <w:r w:rsidRPr="00E02554">
        <w:t xml:space="preserve"> o a la clase </w:t>
      </w:r>
      <w:ins w:id="1703" w:author="Gabriel Correa" w:date="2015-08-27T14:57:00Z">
        <w:r w:rsidR="00656E07">
          <w:rPr>
            <w:i/>
          </w:rPr>
          <w:t>d</w:t>
        </w:r>
      </w:ins>
      <w:del w:id="1704" w:author="Gabriel Correa" w:date="2015-08-27T14:57:00Z">
        <w:r w:rsidRPr="00E02554" w:rsidDel="00656E07">
          <w:rPr>
            <w:i/>
          </w:rPr>
          <w:delText>D</w:delText>
        </w:r>
      </w:del>
      <w:r w:rsidRPr="00E02554">
        <w:rPr>
          <w:i/>
        </w:rPr>
        <w:t>irectiva-</w:t>
      </w:r>
      <w:proofErr w:type="spellStart"/>
      <w:r w:rsidRPr="00E02554">
        <w:rPr>
          <w:i/>
        </w:rPr>
        <w:t>null</w:t>
      </w:r>
      <w:proofErr w:type="spellEnd"/>
      <w:r w:rsidRPr="00E02554">
        <w:t>.</w:t>
      </w:r>
      <w:ins w:id="1705" w:author="Gabriel Correa" w:date="2015-08-27T14:59:00Z">
        <w:r w:rsidR="00656E07">
          <w:t xml:space="preserve"> Las clases </w:t>
        </w:r>
        <w:proofErr w:type="spellStart"/>
        <w:r w:rsidR="00656E07" w:rsidRPr="00656E07">
          <w:rPr>
            <w:i/>
            <w:rPrChange w:id="1706" w:author="Gabriel Correa" w:date="2015-08-27T15:02:00Z">
              <w:rPr/>
            </w:rPrChange>
          </w:rPr>
          <w:t>semi</w:t>
        </w:r>
        <w:proofErr w:type="spellEnd"/>
        <w:r w:rsidR="00656E07" w:rsidRPr="00656E07">
          <w:rPr>
            <w:i/>
            <w:rPrChange w:id="1707" w:author="Gabriel Correa" w:date="2015-08-27T15:02:00Z">
              <w:rPr/>
            </w:rPrChange>
          </w:rPr>
          <w:t>-directiva</w:t>
        </w:r>
        <w:r w:rsidR="00656E07">
          <w:t xml:space="preserve"> y </w:t>
        </w:r>
        <w:r w:rsidR="00656E07" w:rsidRPr="00656E07">
          <w:rPr>
            <w:i/>
            <w:rPrChange w:id="1708" w:author="Gabriel Correa" w:date="2015-08-27T15:02:00Z">
              <w:rPr/>
            </w:rPrChange>
          </w:rPr>
          <w:t>directiva-</w:t>
        </w:r>
        <w:proofErr w:type="spellStart"/>
        <w:r w:rsidR="00656E07" w:rsidRPr="00656E07">
          <w:rPr>
            <w:i/>
            <w:rPrChange w:id="1709" w:author="Gabriel Correa" w:date="2015-08-27T15:02:00Z">
              <w:rPr/>
            </w:rPrChange>
          </w:rPr>
          <w:t>null</w:t>
        </w:r>
        <w:proofErr w:type="spellEnd"/>
        <w:r w:rsidR="00656E07">
          <w:t xml:space="preserve"> </w:t>
        </w:r>
      </w:ins>
      <w:ins w:id="1710" w:author="Gabriel Correa" w:date="2015-08-27T15:00:00Z">
        <w:r w:rsidR="00656E07">
          <w:t>se incluyeron para dejar la posibilidad abierta a usar esta distinción de clases de alg</w:t>
        </w:r>
      </w:ins>
      <w:ins w:id="1711" w:author="Gabriel Correa" w:date="2015-08-27T15:01:00Z">
        <w:r w:rsidR="00656E07">
          <w:t xml:space="preserve">ún modo, pero finalmente no se usaron estas dos clases y fueron consideradas dentro de la clase </w:t>
        </w:r>
      </w:ins>
      <w:ins w:id="1712" w:author="Gabriel Correa" w:date="2015-08-27T15:02:00Z">
        <w:r w:rsidR="00656E07">
          <w:rPr>
            <w:i/>
          </w:rPr>
          <w:t>directiva</w:t>
        </w:r>
        <w:r w:rsidR="00656E07">
          <w:t>.</w:t>
        </w:r>
      </w:ins>
    </w:p>
    <w:p w:rsidR="00A61987" w:rsidRPr="00E02554" w:rsidRDefault="00A61987" w:rsidP="00EE2482">
      <w:r w:rsidRPr="00E02554">
        <w:t xml:space="preserve">Todos los comentarios fueron </w:t>
      </w:r>
      <w:r w:rsidR="001C74EE" w:rsidRPr="00E02554">
        <w:t>extraídos</w:t>
      </w:r>
      <w:r w:rsidRPr="00E02554">
        <w:t xml:space="preserve"> del código fuente de </w:t>
      </w:r>
      <w:proofErr w:type="spellStart"/>
      <w:r w:rsidRPr="00E02554">
        <w:t>JFace</w:t>
      </w:r>
      <w:proofErr w:type="spellEnd"/>
      <w:r w:rsidRPr="00E02554">
        <w:t xml:space="preserve">, Apache </w:t>
      </w:r>
      <w:proofErr w:type="spellStart"/>
      <w:r w:rsidRPr="00E02554">
        <w:t>Commons</w:t>
      </w:r>
      <w:proofErr w:type="spellEnd"/>
      <w:ins w:id="1713" w:author="Gabriel Correa" w:date="2015-08-27T14:55:00Z">
        <w:r w:rsidR="009F019D">
          <w:t xml:space="preserve"> </w:t>
        </w:r>
        <w:proofErr w:type="spellStart"/>
        <w:r w:rsidR="009F019D">
          <w:t>Collections</w:t>
        </w:r>
      </w:ins>
      <w:proofErr w:type="spellEnd"/>
      <w:r w:rsidRPr="00E02554">
        <w:t xml:space="preserve"> y Java, los cuales </w:t>
      </w:r>
      <w:r w:rsidR="001C74EE" w:rsidRPr="00E02554">
        <w:t xml:space="preserve">se extrajo </w:t>
      </w:r>
      <w:r w:rsidRPr="00E02554">
        <w:t xml:space="preserve">un total de </w:t>
      </w:r>
      <w:r w:rsidR="001C74EE" w:rsidRPr="00E02554">
        <w:t xml:space="preserve">71603 frases siendo Java la librería con mayor cantidad de frases (45270) y Apache </w:t>
      </w:r>
      <w:proofErr w:type="spellStart"/>
      <w:r w:rsidR="001C74EE" w:rsidRPr="00E02554">
        <w:t>Commons</w:t>
      </w:r>
      <w:proofErr w:type="spellEnd"/>
      <w:ins w:id="1714" w:author="Gabriel Correa" w:date="2015-08-27T14:55:00Z">
        <w:r w:rsidR="009F019D">
          <w:t xml:space="preserve"> </w:t>
        </w:r>
        <w:proofErr w:type="spellStart"/>
        <w:r w:rsidR="009F019D">
          <w:t>Collections</w:t>
        </w:r>
      </w:ins>
      <w:proofErr w:type="spellEnd"/>
      <w:r w:rsidR="001C74EE" w:rsidRPr="00E02554">
        <w:t xml:space="preserve"> la librería con menor cantidad de frases (7101).</w:t>
      </w:r>
      <w:ins w:id="1715" w:author="Gabriel Correa" w:date="2015-08-27T14:55:00Z">
        <w:r w:rsidR="009F019D">
          <w:t xml:space="preserve"> </w:t>
        </w:r>
      </w:ins>
      <w:ins w:id="1716" w:author="Gabriel Correa" w:date="2015-08-27T14:56:00Z">
        <w:r w:rsidR="00DA5F63">
          <w:t xml:space="preserve">A lo largo </w:t>
        </w:r>
      </w:ins>
      <w:ins w:id="1717" w:author="Gabriel Correa" w:date="2015-08-27T14:55:00Z">
        <w:r w:rsidR="00DA5F63">
          <w:t xml:space="preserve">del trabajo Apache </w:t>
        </w:r>
        <w:proofErr w:type="spellStart"/>
        <w:r w:rsidR="00DA5F63">
          <w:t>Commons</w:t>
        </w:r>
        <w:proofErr w:type="spellEnd"/>
        <w:r w:rsidR="00DA5F63">
          <w:t xml:space="preserve"> </w:t>
        </w:r>
        <w:proofErr w:type="spellStart"/>
        <w:r w:rsidR="00DA5F63">
          <w:t>Collections</w:t>
        </w:r>
        <w:proofErr w:type="spellEnd"/>
        <w:r w:rsidR="00DA5F63">
          <w:t xml:space="preserve"> será referido como Apache o Apache </w:t>
        </w:r>
        <w:proofErr w:type="spellStart"/>
        <w:r w:rsidR="00DA5F63">
          <w:t>Commons</w:t>
        </w:r>
      </w:ins>
      <w:proofErr w:type="spellEnd"/>
      <w:ins w:id="1718" w:author="Gabriel Correa" w:date="2015-08-27T14:57:00Z">
        <w:r w:rsidR="00656E07">
          <w:t>.</w:t>
        </w:r>
      </w:ins>
    </w:p>
    <w:p w:rsidR="00EE2482" w:rsidRPr="00E02554" w:rsidRDefault="00EE2482" w:rsidP="00EE2482">
      <w:r w:rsidRPr="00E02554">
        <w:t xml:space="preserve">La revisión manual de comentarios fue realizada usando </w:t>
      </w:r>
      <w:del w:id="1719" w:author="Gabriel Correa" w:date="2015-08-27T22:50:00Z">
        <w:r w:rsidRPr="00E02554" w:rsidDel="007E2915">
          <w:delText>&lt;NombrePrograma&gt;</w:delText>
        </w:r>
      </w:del>
      <w:proofErr w:type="spellStart"/>
      <w:ins w:id="1720" w:author="Gabriel Correa" w:date="2015-08-27T22:50:00Z">
        <w:r w:rsidR="007E2915">
          <w:t>CHi</w:t>
        </w:r>
      </w:ins>
      <w:proofErr w:type="spellEnd"/>
      <w:r w:rsidRPr="00E02554">
        <w:t xml:space="preserve">. El uso de la herramienta sin duda agilizó el proceso de revisión principalmente porque mejora la legibilidad de los comentarios y porque permite el uso de </w:t>
      </w:r>
      <w:proofErr w:type="spellStart"/>
      <w:r w:rsidRPr="00E02554">
        <w:t>hotkeys</w:t>
      </w:r>
      <w:proofErr w:type="spellEnd"/>
      <w:r w:rsidRPr="00E02554">
        <w:t xml:space="preserve"> (o teclas de acceso rápido) para navegar por la lista de comentarios y asignar clases a las frases.</w:t>
      </w:r>
    </w:p>
    <w:p w:rsidR="00EE2482" w:rsidRPr="00E02554" w:rsidRDefault="00EE2482" w:rsidP="00EE2482"/>
    <w:p w:rsidR="00EE2482" w:rsidRPr="00E02554" w:rsidRDefault="00EE2482" w:rsidP="00EE2482">
      <w:r w:rsidRPr="00E02554">
        <w:t xml:space="preserve">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con </w:t>
      </w:r>
      <w:del w:id="1721" w:author="Gabriel Correa" w:date="2015-08-28T01:38:00Z">
        <w:r w:rsidRPr="00E02554" w:rsidDel="00083495">
          <w:delText xml:space="preserve">conocimientos </w:delText>
        </w:r>
      </w:del>
      <w:ins w:id="1722" w:author="Gabriel Correa" w:date="2015-08-28T01:38:00Z">
        <w:r w:rsidR="00083495">
          <w:t xml:space="preserve">capacitadas </w:t>
        </w:r>
      </w:ins>
      <w:r w:rsidRPr="00E02554">
        <w:t xml:space="preserve">en el tema de directivas y documentación de API. Cada comentario fue leído y asignado por los revisadores de forma separada e independiente y los resultados fueron </w:t>
      </w:r>
      <w:ins w:id="1723" w:author="Gabriel Correa" w:date="2015-08-28T01:39:00Z">
        <w:r w:rsidR="002408D2" w:rsidRPr="00E02554">
          <w:t xml:space="preserve">posteriormente </w:t>
        </w:r>
      </w:ins>
      <w:r w:rsidRPr="00E02554">
        <w:t>comparados</w:t>
      </w:r>
      <w:del w:id="1724" w:author="Gabriel Correa" w:date="2015-08-28T01:39:00Z">
        <w:r w:rsidRPr="00E02554" w:rsidDel="002408D2">
          <w:delText xml:space="preserve"> posteriormente</w:delText>
        </w:r>
      </w:del>
      <w:r w:rsidRPr="00E02554">
        <w:t xml:space="preserve">. Las diferencias </w:t>
      </w:r>
      <w:del w:id="1725" w:author="Gabriel Correa" w:date="2015-08-28T01:41:00Z">
        <w:r w:rsidRPr="00E02554" w:rsidDel="002408D2">
          <w:delText xml:space="preserve">de </w:delText>
        </w:r>
      </w:del>
      <w:ins w:id="1726" w:author="Gabriel Correa" w:date="2015-08-28T01:41:00Z">
        <w:r w:rsidR="002408D2">
          <w:t>entre los</w:t>
        </w:r>
        <w:r w:rsidR="002408D2" w:rsidRPr="00E02554">
          <w:t xml:space="preserve"> </w:t>
        </w:r>
      </w:ins>
      <w:r w:rsidRPr="00E02554">
        <w:t xml:space="preserve">resultados fueron </w:t>
      </w:r>
      <w:del w:id="1727" w:author="Gabriel Correa" w:date="2015-08-28T01:42:00Z">
        <w:r w:rsidRPr="00E02554" w:rsidDel="002408D2">
          <w:delText xml:space="preserve">revisadas </w:delText>
        </w:r>
      </w:del>
      <w:ins w:id="1728" w:author="Gabriel Correa" w:date="2015-08-28T01:42:00Z">
        <w:r w:rsidR="002408D2">
          <w:t xml:space="preserve">examinadas nuevamente </w:t>
        </w:r>
      </w:ins>
      <w:del w:id="1729" w:author="Gabriel Correa" w:date="2015-08-28T01:43:00Z">
        <w:r w:rsidRPr="00E02554" w:rsidDel="002408D2">
          <w:delText>y a veces conversadas para</w:delText>
        </w:r>
      </w:del>
      <w:ins w:id="1730" w:author="Gabriel Correa" w:date="2015-08-28T01:43:00Z">
        <w:r w:rsidR="002408D2">
          <w:t>con el fin de</w:t>
        </w:r>
      </w:ins>
      <w:r w:rsidRPr="00E02554">
        <w:t xml:space="preserve"> llegar a un acuerdo </w:t>
      </w:r>
      <w:del w:id="1731" w:author="Gabriel Correa" w:date="2015-08-28T01:43:00Z">
        <w:r w:rsidRPr="00E02554" w:rsidDel="002408D2">
          <w:delText xml:space="preserve">sobre </w:delText>
        </w:r>
      </w:del>
      <w:ins w:id="1732" w:author="Gabriel Correa" w:date="2015-08-28T01:43:00Z">
        <w:r w:rsidR="002408D2">
          <w:t>sobre la mejor clasificación del comentario</w:t>
        </w:r>
      </w:ins>
      <w:del w:id="1733" w:author="Gabriel Correa" w:date="2015-08-28T01:43:00Z">
        <w:r w:rsidRPr="00E02554" w:rsidDel="002408D2">
          <w:delText>la mejor decisión</w:delText>
        </w:r>
      </w:del>
      <w:r w:rsidRPr="00E02554">
        <w:t xml:space="preserve">. Durante las revisiones, </w:t>
      </w:r>
      <w:del w:id="1734" w:author="Gabriel Correa" w:date="2015-08-28T01:44:00Z">
        <w:r w:rsidRPr="00E02554" w:rsidDel="00DD025C">
          <w:delText xml:space="preserve"> </w:delText>
        </w:r>
      </w:del>
      <w:r w:rsidRPr="00E02554">
        <w:t xml:space="preserve">fueron </w:t>
      </w:r>
      <w:del w:id="1735" w:author="Gabriel Correa" w:date="2015-08-28T01:44:00Z">
        <w:r w:rsidRPr="00E02554" w:rsidDel="00DD025C">
          <w:delText xml:space="preserve">pocas </w:delText>
        </w:r>
      </w:del>
      <w:ins w:id="1736" w:author="Gabriel Correa" w:date="2015-08-28T01:44:00Z">
        <w:r w:rsidR="00DD025C">
          <w:t xml:space="preserve">escasas </w:t>
        </w:r>
      </w:ins>
      <w:r w:rsidRPr="00E02554">
        <w:t>las diferencias entre asignaciones de un revisador con las del otro.</w:t>
      </w:r>
    </w:p>
    <w:p w:rsidR="00EE2482" w:rsidRPr="00E02554" w:rsidRDefault="00EE2482" w:rsidP="00EE2482"/>
    <w:p w:rsidR="00EE2482" w:rsidRDefault="00EE2482" w:rsidP="00EE2482">
      <w:pPr>
        <w:pStyle w:val="Ttulo2"/>
      </w:pPr>
      <w:bookmarkStart w:id="1737" w:name="_Ref427776260"/>
      <w:bookmarkStart w:id="1738" w:name="_Toc428443104"/>
      <w:r>
        <w:t>Revisión de los datos preliminares</w:t>
      </w:r>
      <w:bookmarkEnd w:id="1737"/>
      <w:bookmarkEnd w:id="1738"/>
    </w:p>
    <w:p w:rsidR="00EE2482" w:rsidRPr="00E02554" w:rsidRDefault="00EE2482" w:rsidP="00EE2482">
      <w:r w:rsidRPr="00E02554">
        <w:t xml:space="preserve">Los datos preliminares consisten de </w:t>
      </w:r>
      <w:r w:rsidR="00C0201B" w:rsidRPr="00E02554">
        <w:t>1374</w:t>
      </w:r>
      <w:r w:rsidRPr="00E02554">
        <w:t xml:space="preserve"> comentarios </w:t>
      </w:r>
      <w:proofErr w:type="spellStart"/>
      <w:r w:rsidRPr="00E02554">
        <w:t>javadoc</w:t>
      </w:r>
      <w:proofErr w:type="spellEnd"/>
      <w:r w:rsidRPr="00E02554">
        <w:t xml:space="preserve"> formando un total de 8876 frases. </w:t>
      </w:r>
      <w:ins w:id="1739" w:author="Gabriel Correa" w:date="2015-08-28T01:46:00Z">
        <w:r w:rsidR="00FB354B">
          <w:t xml:space="preserve">Cada uno de </w:t>
        </w:r>
      </w:ins>
      <w:del w:id="1740" w:author="Gabriel Correa" w:date="2015-08-28T01:45:00Z">
        <w:r w:rsidRPr="00E02554" w:rsidDel="00FB354B">
          <w:delText>Los comentarios javadoc usados</w:delText>
        </w:r>
      </w:del>
      <w:ins w:id="1741" w:author="Gabriel Correa" w:date="2015-08-28T01:46:00Z">
        <w:r w:rsidR="00FB354B">
          <w:t>e</w:t>
        </w:r>
      </w:ins>
      <w:ins w:id="1742" w:author="Gabriel Correa" w:date="2015-08-28T01:45:00Z">
        <w:r w:rsidR="00FB354B">
          <w:t>stos comentarios</w:t>
        </w:r>
      </w:ins>
      <w:r w:rsidRPr="00E02554">
        <w:t xml:space="preserve"> consiste</w:t>
      </w:r>
      <w:del w:id="1743" w:author="Gabriel Correa" w:date="2015-08-28T01:46:00Z">
        <w:r w:rsidRPr="00E02554" w:rsidDel="00FB354B">
          <w:delText>n</w:delText>
        </w:r>
      </w:del>
      <w:r w:rsidRPr="00E02554">
        <w:t xml:space="preserve"> </w:t>
      </w:r>
      <w:del w:id="1744" w:author="Gabriel Correa" w:date="2015-08-28T01:46:00Z">
        <w:r w:rsidRPr="00E02554" w:rsidDel="00FB354B">
          <w:delText xml:space="preserve">cada uno </w:delText>
        </w:r>
      </w:del>
      <w:r w:rsidRPr="00E02554">
        <w:t xml:space="preserve">de un bloque de comentario </w:t>
      </w:r>
      <w:proofErr w:type="spellStart"/>
      <w:r w:rsidRPr="00E02554">
        <w:t>multil</w:t>
      </w:r>
      <w:ins w:id="1745" w:author="Gabriel Correa" w:date="2015-08-28T01:46:00Z">
        <w:r w:rsidR="00FB354B">
          <w:t>í</w:t>
        </w:r>
      </w:ins>
      <w:del w:id="1746" w:author="Gabriel Correa" w:date="2015-08-28T01:46:00Z">
        <w:r w:rsidRPr="00E02554" w:rsidDel="00FB354B">
          <w:delText>i</w:delText>
        </w:r>
      </w:del>
      <w:r w:rsidRPr="00E02554">
        <w:t>nea</w:t>
      </w:r>
      <w:proofErr w:type="spellEnd"/>
      <w:r w:rsidRPr="00E02554">
        <w:t xml:space="preserve">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w:t>
      </w:r>
      <w:proofErr w:type="spellStart"/>
      <w:r w:rsidRPr="002421C0">
        <w:t>ArrayStack</w:t>
      </w:r>
      <w:proofErr w:type="spellEnd"/>
      <w:r w:rsidRPr="002421C0">
        <w:t>&lt;/code&gt;. The initial size</w:t>
      </w:r>
    </w:p>
    <w:p w:rsidR="00EE2482" w:rsidRPr="002421C0" w:rsidRDefault="00EE2482" w:rsidP="00EE2482">
      <w:pPr>
        <w:pStyle w:val="Code02User"/>
      </w:pPr>
      <w:r w:rsidRPr="002421C0">
        <w:t xml:space="preserve">     * is controlled by &lt;code&gt;</w:t>
      </w:r>
      <w:proofErr w:type="spellStart"/>
      <w:r w:rsidRPr="002421C0">
        <w:t>ArrayList</w:t>
      </w:r>
      <w:proofErr w:type="spellEnd"/>
      <w:r w:rsidRPr="002421C0">
        <w: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lastRenderedPageBreak/>
        <w:t xml:space="preserve">Los datos preliminares son </w:t>
      </w:r>
      <w:proofErr w:type="spellStart"/>
      <w:r w:rsidRPr="00E02554">
        <w:t>extraidos</w:t>
      </w:r>
      <w:proofErr w:type="spellEnd"/>
      <w:r w:rsidRPr="00E02554">
        <w:t xml:space="preserve"> de la documentación oficial de Eclipse </w:t>
      </w:r>
      <w:proofErr w:type="spellStart"/>
      <w:r w:rsidRPr="00E02554">
        <w:t>JFace</w:t>
      </w:r>
      <w:proofErr w:type="spellEnd"/>
      <w:r w:rsidRPr="00E02554">
        <w:t xml:space="preserve"> y Apache </w:t>
      </w:r>
      <w:proofErr w:type="spellStart"/>
      <w:r w:rsidRPr="00E02554">
        <w:t>Commons</w:t>
      </w:r>
      <w:proofErr w:type="spellEnd"/>
      <w:r w:rsidRPr="00E02554">
        <w:t xml:space="preserve"> abarcando 151 clases de </w:t>
      </w:r>
      <w:proofErr w:type="spellStart"/>
      <w:r w:rsidRPr="00E02554">
        <w:t>JFace</w:t>
      </w:r>
      <w:proofErr w:type="spellEnd"/>
      <w:r w:rsidRPr="00E02554">
        <w:t xml:space="preserve"> y 17 clases de Apache </w:t>
      </w:r>
      <w:proofErr w:type="spellStart"/>
      <w:r w:rsidRPr="00E02554">
        <w:t>Commons</w:t>
      </w:r>
      <w:proofErr w:type="spellEnd"/>
      <w:r w:rsidRPr="00E02554">
        <w:t>.</w:t>
      </w:r>
      <w:r w:rsidRPr="00E02554">
        <w:rPr>
          <w:rStyle w:val="Refdenotaalpie"/>
        </w:rPr>
        <w:footnoteReference w:id="6"/>
      </w:r>
    </w:p>
    <w:p w:rsidR="00EE2482" w:rsidRPr="00E02554" w:rsidRDefault="00EE2482" w:rsidP="00EE2482">
      <w:r w:rsidRPr="00E02554">
        <w:t xml:space="preserve">La intención inicial de revisar estos datos era obtener frases de clase no-directivas, </w:t>
      </w:r>
      <w:del w:id="1747" w:author="Gabriel Correa" w:date="2015-08-28T01:46:00Z">
        <w:r w:rsidRPr="00E02554" w:rsidDel="0054587C">
          <w:delText xml:space="preserve">juntarlas </w:delText>
        </w:r>
      </w:del>
      <w:ins w:id="1748" w:author="Gabriel Correa" w:date="2015-08-28T01:46:00Z">
        <w:r w:rsidR="0054587C">
          <w:t>unirlas</w:t>
        </w:r>
        <w:r w:rsidR="0054587C" w:rsidRPr="00E02554">
          <w:t xml:space="preserve"> </w:t>
        </w:r>
      </w:ins>
      <w:r w:rsidRPr="00E02554">
        <w:t xml:space="preserve">con las directivas del estudio de Monperrus para obtener un set de datos balanceado – con mismo número de directivas que de no-directivas – con el cual realizar aprendizaje de máquina y Text Mining. Este plan consistía en revisar 2000 comentarios de cada una de las tres API: </w:t>
      </w:r>
      <w:proofErr w:type="spellStart"/>
      <w:r w:rsidRPr="00E02554">
        <w:t>JFace</w:t>
      </w:r>
      <w:proofErr w:type="spellEnd"/>
      <w:r w:rsidRPr="00E02554">
        <w:t xml:space="preserve">, Apache </w:t>
      </w:r>
      <w:proofErr w:type="spellStart"/>
      <w:r w:rsidRPr="00E02554">
        <w:t>Commons</w:t>
      </w:r>
      <w:proofErr w:type="spellEnd"/>
      <w:r w:rsidRPr="00E02554">
        <w:t xml:space="preserve"> y Java. Pero las revisiones toman tiempo y no fue suficiente como para revisar los 6000 comentarios en total.</w:t>
      </w:r>
    </w:p>
    <w:p w:rsidR="00EE2482" w:rsidRPr="00E02554" w:rsidRDefault="00EE2482" w:rsidP="00EE2482">
      <w:r w:rsidRPr="00E02554">
        <w:t xml:space="preserve">Por ser un campo nuevo la aplicación de Text Mining a comentarios de API, el proyecto no tenía garantías de obtener resultados interesantes usando Machine </w:t>
      </w:r>
      <w:proofErr w:type="spellStart"/>
      <w:r w:rsidRPr="00E02554">
        <w:t>Learning</w:t>
      </w:r>
      <w:proofErr w:type="spellEnd"/>
      <w:r w:rsidRPr="00E02554">
        <w:t xml:space="preserve"> por lo que se usaron los datos preliminares para realizar una serie de experimentos de Text Mining en Weka para tantear los resultados. Los resultados se encuentran en </w:t>
      </w:r>
      <w:r w:rsidRPr="002B58BF">
        <w:rPr>
          <w:rStyle w:val="Refdecomentario"/>
          <w:sz w:val="24"/>
        </w:rPr>
        <w:commentReference w:id="1749"/>
      </w:r>
      <w:r w:rsidRPr="00E02554">
        <w:t>[[Referencia a sección de resultados pendiente]].</w:t>
      </w:r>
    </w:p>
    <w:p w:rsidR="00EE2482" w:rsidRDefault="00EE2482" w:rsidP="00EE2482">
      <w:pPr>
        <w:pStyle w:val="Ttulo3"/>
      </w:pPr>
      <w:bookmarkStart w:id="1750" w:name="_Toc428443105"/>
      <w:r>
        <w:t>Método de Revisión de Datos Preliminares</w:t>
      </w:r>
      <w:bookmarkEnd w:id="1750"/>
    </w:p>
    <w:p w:rsidR="00EE2482" w:rsidRPr="00E02554" w:rsidRDefault="00EE2482" w:rsidP="00EE2482">
      <w:del w:id="1751" w:author="Gabriel Correa" w:date="2015-08-28T01:47:00Z">
        <w:r w:rsidRPr="00E02554" w:rsidDel="0054587C">
          <w:delText>Como se mencionó antes</w:delText>
        </w:r>
      </w:del>
      <w:ins w:id="1752" w:author="Gabriel Correa" w:date="2015-08-28T01:47:00Z">
        <w:r w:rsidR="0054587C">
          <w:t>Como fue mencionado anteriormente</w:t>
        </w:r>
      </w:ins>
      <w:r w:rsidRPr="00E02554">
        <w:t>, la clasificación manual de comentarios en directivas y no-directivas no tiene la cualidad de ser un proceso objetivo. Es por esta razón que la asignación de comentarios fue realizada por dos personas para respaldar la validez de las elecciones. Los datos preliminares fueron revisados por el autor del trabajo y por el profesor guía</w:t>
      </w:r>
      <w:del w:id="1753" w:author="Gabriel Correa" w:date="2015-08-28T01:48:00Z">
        <w:r w:rsidRPr="00E02554" w:rsidDel="0054587C">
          <w:delText xml:space="preserve"> a</w:delText>
        </w:r>
      </w:del>
      <w:r w:rsidRPr="00E02554">
        <w:t xml:space="preserve"> asociado a apoyar el trabajo, Dr. </w:t>
      </w:r>
      <w:proofErr w:type="spellStart"/>
      <w:r w:rsidRPr="00E02554">
        <w:t>Romain</w:t>
      </w:r>
      <w:proofErr w:type="spellEnd"/>
      <w:r w:rsidRPr="00E02554">
        <w:t xml:space="preserve"> </w:t>
      </w:r>
      <w:proofErr w:type="spellStart"/>
      <w:r w:rsidRPr="00E02554">
        <w:t>Robbes</w:t>
      </w:r>
      <w:proofErr w:type="spellEnd"/>
      <w:r w:rsidRPr="00E02554">
        <w:rPr>
          <w:rStyle w:val="Refdenotaalpie"/>
        </w:rPr>
        <w:footnoteReference w:id="7"/>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t xml:space="preserve"> si es un comentario normal, 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 para evitar errores o bugs, o si es 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posteriormente por el grupo de revisadores </w:t>
      </w:r>
    </w:p>
    <w:p w:rsidR="00EE2482" w:rsidRPr="00E02554" w:rsidRDefault="00EE2482" w:rsidP="00EE2482">
      <w:r w:rsidRPr="00E02554">
        <w:t>Si no hay más frases, se procede a unir los resultados. Presencialmente los revisadores recorren cada frase y:</w:t>
      </w:r>
    </w:p>
    <w:p w:rsidR="00EE2482" w:rsidRDefault="00EE2482" w:rsidP="00EE2482">
      <w:pPr>
        <w:pStyle w:val="Prrafodelista"/>
        <w:numPr>
          <w:ilvl w:val="0"/>
          <w:numId w:val="31"/>
        </w:numPr>
      </w:pPr>
      <w:r>
        <w:t>Si no hay diferencias se sigue a la siguiente frase</w:t>
      </w:r>
    </w:p>
    <w:p w:rsidR="00EE2482" w:rsidRDefault="00EE2482" w:rsidP="00EE2482">
      <w:pPr>
        <w:pStyle w:val="Prrafodelista"/>
        <w:numPr>
          <w:ilvl w:val="0"/>
          <w:numId w:val="31"/>
        </w:numPr>
      </w:pPr>
      <w:r>
        <w:t>De otro modo, se conversa y se llega a un acuerdo, dejando una sola de las clases asignada a la frase</w:t>
      </w:r>
    </w:p>
    <w:p w:rsidR="00EE2482" w:rsidRDefault="00EE2482" w:rsidP="00EE2482">
      <w:pPr>
        <w:pStyle w:val="Ttulo3"/>
      </w:pPr>
      <w:bookmarkStart w:id="1754" w:name="_Toc428443106"/>
      <w:r>
        <w:t>Observaciones sobre los datos preliminares</w:t>
      </w:r>
      <w:bookmarkEnd w:id="1754"/>
    </w:p>
    <w:p w:rsidR="00EE2482" w:rsidRPr="00E02554" w:rsidRDefault="00EE2482" w:rsidP="00EE2482">
      <w:r w:rsidRPr="00E02554">
        <w:t xml:space="preserve">Como </w:t>
      </w:r>
      <w:ins w:id="1755" w:author="Gabriel Correa" w:date="2015-08-28T01:49:00Z">
        <w:r w:rsidR="00CE4EFC">
          <w:t>ya fue</w:t>
        </w:r>
      </w:ins>
      <w:del w:id="1756" w:author="Gabriel Correa" w:date="2015-08-28T01:49:00Z">
        <w:r w:rsidRPr="00E02554" w:rsidDel="00CE4EFC">
          <w:delText>se</w:delText>
        </w:r>
      </w:del>
      <w:r w:rsidRPr="00E02554">
        <w:t xml:space="preserve"> </w:t>
      </w:r>
      <w:del w:id="1757" w:author="Gabriel Correa" w:date="2015-08-28T01:49:00Z">
        <w:r w:rsidRPr="00E02554" w:rsidDel="00CE4EFC">
          <w:delText xml:space="preserve">mencionó </w:delText>
        </w:r>
      </w:del>
      <w:ins w:id="1758" w:author="Gabriel Correa" w:date="2015-08-28T01:49:00Z">
        <w:r w:rsidR="00CE4EFC">
          <w:t>indicado</w:t>
        </w:r>
      </w:ins>
      <w:del w:id="1759" w:author="Gabriel Correa" w:date="2015-08-28T01:49:00Z">
        <w:r w:rsidRPr="00E02554" w:rsidDel="00CE4EFC">
          <w:delText>antes</w:delText>
        </w:r>
      </w:del>
      <w:r w:rsidRPr="00E02554">
        <w:t>, los datos preliminares fueron usados en experimentos de Text Mining para conseguir información temprana de los resultados. Pero se observaron algunos problemas relacionados con el conjunto de datos.</w:t>
      </w:r>
    </w:p>
    <w:p w:rsidR="00EE2482" w:rsidRPr="00E02554" w:rsidRDefault="00EE2482" w:rsidP="00EE2482">
      <w:r w:rsidRPr="00E02554">
        <w:t xml:space="preserve">De partida no se incluyen datos de la librería Java, y hay gran cantidad de comentarios correspondientes a la API de </w:t>
      </w:r>
      <w:proofErr w:type="spellStart"/>
      <w:r w:rsidRPr="00E02554">
        <w:t>JFace</w:t>
      </w:r>
      <w:proofErr w:type="spellEnd"/>
      <w:r w:rsidRPr="00E02554">
        <w:t xml:space="preserve">, pero pocos comentarios de Apache </w:t>
      </w:r>
      <w:proofErr w:type="spellStart"/>
      <w:r w:rsidRPr="00E02554">
        <w:t>Commons</w:t>
      </w:r>
      <w:proofErr w:type="spellEnd"/>
      <w:r w:rsidRPr="00E02554">
        <w:t xml:space="preserve">. Los datos preliminares no tienen una distribución justa entre las tres librerías usadas. Como se desea lograr una forma de adivinar directivas sobre cualquier API, usar solo los datos de </w:t>
      </w:r>
      <w:proofErr w:type="spellStart"/>
      <w:r w:rsidRPr="00E02554">
        <w:t>Jface</w:t>
      </w:r>
      <w:proofErr w:type="spellEnd"/>
      <w:r w:rsidRPr="00E02554">
        <w:t xml:space="preserve"> es un estudio </w:t>
      </w:r>
      <w:r w:rsidRPr="00E02554">
        <w:lastRenderedPageBreak/>
        <w:t>no representativo o menos objetivo. Lo deseable es usar las documentaciones 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EE2482" w:rsidRPr="00E02554" w:rsidRDefault="00EE2482" w:rsidP="00EE2482">
      <w:r w:rsidRPr="00E02554">
        <w:t xml:space="preserve">Los comentarios fueron revisados en orden por paquetes y clases. Esto empeoró aún más la distribución justa de los comentarios, porque como no se revisaron todas las clases de </w:t>
      </w:r>
      <w:proofErr w:type="spellStart"/>
      <w:r w:rsidRPr="00E02554">
        <w:t>JFace</w:t>
      </w:r>
      <w:proofErr w:type="spellEnd"/>
      <w:r w:rsidRPr="00E02554">
        <w:t xml:space="preserve"> ni de Apache </w:t>
      </w:r>
      <w:proofErr w:type="spellStart"/>
      <w:r w:rsidRPr="00E02554">
        <w:t>Commons</w:t>
      </w:r>
      <w:proofErr w:type="spellEnd"/>
      <w:r w:rsidRPr="00E02554">
        <w:t>, solo se abarcan algunas clases de estas librerías. Por esto los datos preliminares son demasiado específicos.</w:t>
      </w:r>
    </w:p>
    <w:p w:rsidR="00EE2482" w:rsidRPr="00E02554" w:rsidRDefault="00EE2482" w:rsidP="00EE2482">
      <w:r w:rsidRPr="00E02554">
        <w:t xml:space="preserve">Un inconveniente de </w:t>
      </w:r>
      <w:del w:id="1760" w:author="Gabriel Correa" w:date="2015-08-28T01:50:00Z">
        <w:r w:rsidRPr="00E02554" w:rsidDel="00CE4EFC">
          <w:delText xml:space="preserve">usar </w:delText>
        </w:r>
      </w:del>
      <w:r w:rsidRPr="00E02554">
        <w:t xml:space="preserve">revisar los comentarios en orden, es que se encuentran muchas frases repetidas e idénticas. Comentarios de la misma clase o paquete suelen tener comentarios o partes de ellos repetidos. Incluso hay ciertos comentarios de API que se repiten globalmente en toda una librería. Esto puede causar </w:t>
      </w:r>
      <w:proofErr w:type="spellStart"/>
      <w:r w:rsidRPr="00CE4EFC">
        <w:rPr>
          <w:i/>
          <w:rPrChange w:id="1761" w:author="Gabriel Correa" w:date="2015-08-28T01:50:00Z">
            <w:rPr/>
          </w:rPrChange>
        </w:rPr>
        <w:t>overfitting</w:t>
      </w:r>
      <w:proofErr w:type="spellEnd"/>
      <w:r w:rsidRPr="00E02554">
        <w:t xml:space="preserve"> en los modelos de predicción de Machine </w:t>
      </w:r>
      <w:proofErr w:type="spellStart"/>
      <w:r w:rsidRPr="00E02554">
        <w:t>Learning</w:t>
      </w:r>
      <w:proofErr w:type="spellEnd"/>
      <w:r w:rsidRPr="00E02554">
        <w:t xml:space="preserve">. </w:t>
      </w:r>
      <w:proofErr w:type="spellStart"/>
      <w:r w:rsidRPr="00E02554">
        <w:t>Overfitting</w:t>
      </w:r>
      <w:proofErr w:type="spellEnd"/>
      <w:r w:rsidRPr="00E02554">
        <w:t xml:space="preserve"> es en Data Mining cuando los datos usados como entrada son muy específicos de cierto dominio y funcionan muy bien para predecir correctamente </w:t>
      </w:r>
      <w:ins w:id="1762" w:author="Gabriel Correa" w:date="2015-08-28T01:51:00Z">
        <w:r w:rsidR="00CE4EFC">
          <w:t xml:space="preserve">los </w:t>
        </w:r>
      </w:ins>
      <w:r w:rsidRPr="00E02554">
        <w:t xml:space="preserve">datos de el mismo dominio, pero </w:t>
      </w:r>
      <w:ins w:id="1763" w:author="Gabriel Correa" w:date="2015-08-28T01:52:00Z">
        <w:r w:rsidR="00CE4EFC">
          <w:t xml:space="preserve">no </w:t>
        </w:r>
      </w:ins>
      <w:r w:rsidRPr="00E02554">
        <w:t xml:space="preserve">funcionan </w:t>
      </w:r>
      <w:del w:id="1764" w:author="Gabriel Correa" w:date="2015-08-28T01:52:00Z">
        <w:r w:rsidRPr="00E02554" w:rsidDel="00CE4EFC">
          <w:delText xml:space="preserve">mal </w:delText>
        </w:r>
      </w:del>
      <w:ins w:id="1765" w:author="Gabriel Correa" w:date="2015-08-28T01:52:00Z">
        <w:r w:rsidR="00CE4EFC">
          <w:t xml:space="preserve">de manera adecuada </w:t>
        </w:r>
      </w:ins>
      <w:r w:rsidRPr="00E02554">
        <w:t xml:space="preserve">prediciendo datos normales que suelen distribuirse por todos los dominios posibles del asunto. En este caso, si solo se usan algunas clases de </w:t>
      </w:r>
      <w:proofErr w:type="spellStart"/>
      <w:r w:rsidRPr="00E02554">
        <w:t>JFace</w:t>
      </w:r>
      <w:proofErr w:type="spellEnd"/>
      <w:r w:rsidRPr="00E02554">
        <w:t xml:space="preserve">, se puede obtener un programa que adivine bien directivas en otras clases de </w:t>
      </w:r>
      <w:proofErr w:type="spellStart"/>
      <w:r w:rsidRPr="00E02554">
        <w:t>JFace</w:t>
      </w:r>
      <w:proofErr w:type="spellEnd"/>
      <w:r w:rsidRPr="00E02554">
        <w:t xml:space="preserve">, pero mal en documentación de Java, Apache </w:t>
      </w:r>
      <w:proofErr w:type="spellStart"/>
      <w:r w:rsidRPr="00E02554">
        <w:t>Commons</w:t>
      </w:r>
      <w:proofErr w:type="spellEnd"/>
      <w:r w:rsidRPr="00E02554">
        <w:t xml:space="preserve"> u otras librerías. Incluso puede suceder que adivine mal otras clases de </w:t>
      </w:r>
      <w:proofErr w:type="spellStart"/>
      <w:r w:rsidRPr="00E02554">
        <w:t>JFace</w:t>
      </w:r>
      <w:proofErr w:type="spellEnd"/>
      <w:r w:rsidRPr="00E02554">
        <w:t xml:space="preserve"> que sean muy distintas a las consideradas por los datos preliminares. </w:t>
      </w:r>
      <w:ins w:id="1766" w:author="Gabriel Correa" w:date="2015-08-28T01:54:00Z">
        <w:r w:rsidR="00CE4EFC">
          <w:t xml:space="preserve">Siempre se aspira </w:t>
        </w:r>
      </w:ins>
      <w:ins w:id="1767" w:author="Gabriel Correa" w:date="2015-08-28T01:57:00Z">
        <w:r w:rsidR="00CE4EFC">
          <w:t xml:space="preserve">a evitar la presencia de </w:t>
        </w:r>
      </w:ins>
      <w:proofErr w:type="spellStart"/>
      <w:ins w:id="1768" w:author="Gabriel Correa" w:date="2015-08-28T01:55:00Z">
        <w:r w:rsidR="00CE4EFC" w:rsidRPr="00CE4EFC">
          <w:rPr>
            <w:i/>
            <w:rPrChange w:id="1769" w:author="Gabriel Correa" w:date="2015-08-28T01:55:00Z">
              <w:rPr/>
            </w:rPrChange>
          </w:rPr>
          <w:t>o</w:t>
        </w:r>
      </w:ins>
      <w:del w:id="1770" w:author="Gabriel Correa" w:date="2015-08-28T01:55:00Z">
        <w:r w:rsidRPr="00CE4EFC" w:rsidDel="00CE4EFC">
          <w:rPr>
            <w:i/>
            <w:rPrChange w:id="1771" w:author="Gabriel Correa" w:date="2015-08-28T01:55:00Z">
              <w:rPr/>
            </w:rPrChange>
          </w:rPr>
          <w:delText>O</w:delText>
        </w:r>
      </w:del>
      <w:r w:rsidRPr="00CE4EFC">
        <w:rPr>
          <w:i/>
          <w:rPrChange w:id="1772" w:author="Gabriel Correa" w:date="2015-08-28T01:55:00Z">
            <w:rPr/>
          </w:rPrChange>
        </w:rPr>
        <w:t>verfitting</w:t>
      </w:r>
      <w:proofErr w:type="spellEnd"/>
      <w:r w:rsidRPr="00E02554">
        <w:t xml:space="preserve"> </w:t>
      </w:r>
      <w:del w:id="1773" w:author="Gabriel Correa" w:date="2015-08-28T01:55:00Z">
        <w:r w:rsidRPr="00E02554" w:rsidDel="00CE4EFC">
          <w:delText>es algo que</w:delText>
        </w:r>
      </w:del>
      <w:del w:id="1774" w:author="Gabriel Correa" w:date="2015-08-28T01:53:00Z">
        <w:r w:rsidRPr="00E02554" w:rsidDel="00CE4EFC">
          <w:delText xml:space="preserve"> se</w:delText>
        </w:r>
      </w:del>
      <w:del w:id="1775" w:author="Gabriel Correa" w:date="2015-08-28T01:55:00Z">
        <w:r w:rsidRPr="00E02554" w:rsidDel="00CE4EFC">
          <w:delText xml:space="preserve"> siempre se intenta evitar </w:delText>
        </w:r>
      </w:del>
      <w:r w:rsidRPr="00E02554">
        <w:t xml:space="preserve">en Data Mining. En los datos finales se trabaja con un subconjunto aleatorio de cada API para reducir la posibilidad de tener </w:t>
      </w:r>
      <w:proofErr w:type="spellStart"/>
      <w:r w:rsidRPr="00E02554">
        <w:t>overfitting</w:t>
      </w:r>
      <w:proofErr w:type="spellEnd"/>
      <w:r w:rsidRPr="00E02554">
        <w:t>.</w:t>
      </w:r>
    </w:p>
    <w:p w:rsidR="00EE2482" w:rsidRPr="00E02554" w:rsidRDefault="00EE2482" w:rsidP="00EE2482">
      <w:r w:rsidRPr="00E02554">
        <w:t>Por otra parte</w:t>
      </w:r>
      <w:ins w:id="1776" w:author="Gabriel Correa" w:date="2015-08-28T01:57:00Z">
        <w:r w:rsidR="00F37E72">
          <w:t>,</w:t>
        </w:r>
      </w:ins>
      <w:r w:rsidRPr="00E02554">
        <w:t xml:space="preserve"> los datos preliminares tienen algunas frases </w:t>
      </w:r>
      <w:del w:id="1777" w:author="Gabriel Correa" w:date="2015-08-28T01:58:00Z">
        <w:r w:rsidRPr="00E02554" w:rsidDel="00F37E72">
          <w:delText xml:space="preserve">mal </w:delText>
        </w:r>
      </w:del>
      <w:r w:rsidRPr="00E02554">
        <w:t>separadas</w:t>
      </w:r>
      <w:ins w:id="1778" w:author="Gabriel Correa" w:date="2015-08-28T01:58:00Z">
        <w:r w:rsidR="00F37E72">
          <w:t xml:space="preserve"> de forma incorrecta</w:t>
        </w:r>
      </w:ins>
      <w:r w:rsidRPr="00E02554">
        <w:t>. Hay varias frases que están incorrectamente separadas en dos, tres o más partes. Por ejemplo, al separar las frases, correctamente se decidió comenzar una nueva frase al encontrar @</w:t>
      </w:r>
      <w:proofErr w:type="spellStart"/>
      <w:r w:rsidRPr="00E02554">
        <w:t>param</w:t>
      </w:r>
      <w:proofErr w:type="spellEnd"/>
      <w:r w:rsidRPr="00E02554">
        <w:t xml:space="preserve"> o @</w:t>
      </w:r>
      <w:proofErr w:type="spellStart"/>
      <w:r w:rsidRPr="00E02554">
        <w:t>return</w:t>
      </w:r>
      <w:proofErr w:type="spellEnd"/>
      <w:r w:rsidRPr="00E02554">
        <w:t>, pero incorrectamente se hace lo mismo al encontrar @link. El siguiente es un ejemplo de esto:</w:t>
      </w:r>
    </w:p>
    <w:p w:rsidR="00EE2482" w:rsidRPr="00E02554" w:rsidRDefault="00EE2482" w:rsidP="00EE2482">
      <w:r w:rsidRPr="007C2995">
        <w:rPr>
          <w:noProof/>
        </w:rPr>
        <w:drawing>
          <wp:inline distT="0" distB="0" distL="0" distR="0" wp14:anchorId="7EB119DC" wp14:editId="6B3A0B2C">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23">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EE2482" w:rsidRPr="00E02554" w:rsidRDefault="00EE2482" w:rsidP="00EE2482">
      <w:r w:rsidRPr="00E02554">
        <w:lastRenderedPageBreak/>
        <w:t xml:space="preserve">Las frases incorrectamente separadas ensucian los resultados en la aplicación de Text Mining. Además son tediosas de clasificar manualmente en </w:t>
      </w:r>
      <w:del w:id="1779" w:author="Gabriel Correa" w:date="2015-08-27T22:50:00Z">
        <w:r w:rsidRPr="00E02554" w:rsidDel="007E2915">
          <w:delText>&lt;NombrePrograma&gt;</w:delText>
        </w:r>
      </w:del>
      <w:proofErr w:type="spellStart"/>
      <w:ins w:id="1780" w:author="Gabriel Correa" w:date="2015-08-27T22:50:00Z">
        <w:r w:rsidR="007E2915">
          <w:t>CHi</w:t>
        </w:r>
      </w:ins>
      <w:proofErr w:type="spellEnd"/>
      <w:r w:rsidRPr="00E02554">
        <w:t xml:space="preserve"> y no representan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1781" w:name="_Ref428320675"/>
      <w:bookmarkStart w:id="1782" w:name="_Toc428443107"/>
      <w:r>
        <w:t xml:space="preserve">Revisión de los </w:t>
      </w:r>
      <w:r w:rsidRPr="004305A0">
        <w:t>datos</w:t>
      </w:r>
      <w:r>
        <w:t xml:space="preserve"> finales</w:t>
      </w:r>
      <w:bookmarkEnd w:id="1781"/>
      <w:bookmarkEnd w:id="1782"/>
    </w:p>
    <w:p w:rsidR="00EE2482" w:rsidRPr="00E02554" w:rsidRDefault="00EE2482" w:rsidP="00EE2482">
      <w:r w:rsidRPr="00E02554">
        <w:t xml:space="preserve">Los datos finales consisten de </w:t>
      </w:r>
      <w:r w:rsidR="00C0201B" w:rsidRPr="00E02554">
        <w:t>1205</w:t>
      </w:r>
      <w:r w:rsidRPr="00E02554">
        <w:t xml:space="preserve"> comentarios </w:t>
      </w:r>
      <w:proofErr w:type="spellStart"/>
      <w:r w:rsidRPr="00E02554">
        <w:t>javadoc</w:t>
      </w:r>
      <w:proofErr w:type="spellEnd"/>
      <w:r w:rsidRPr="00E02554">
        <w:t xml:space="preserve">, conteniendo </w:t>
      </w:r>
      <w:r w:rsidR="00F54211" w:rsidRPr="00E02554">
        <w:t xml:space="preserve">5903 </w:t>
      </w:r>
      <w:r w:rsidRPr="00E02554">
        <w:t xml:space="preserve"> frases, </w:t>
      </w:r>
      <w:proofErr w:type="spellStart"/>
      <w:r w:rsidRPr="00E02554">
        <w:t>extraidos</w:t>
      </w:r>
      <w:proofErr w:type="spellEnd"/>
      <w:r w:rsidRPr="00E02554">
        <w:t xml:space="preserve"> de las documentaciones de API de </w:t>
      </w:r>
      <w:proofErr w:type="spellStart"/>
      <w:r w:rsidRPr="00E02554">
        <w:t>JFace</w:t>
      </w:r>
      <w:proofErr w:type="spellEnd"/>
      <w:r w:rsidRPr="00E02554">
        <w:t xml:space="preserve">, Apache </w:t>
      </w:r>
      <w:proofErr w:type="spellStart"/>
      <w:r w:rsidRPr="00E02554">
        <w:t>Commons</w:t>
      </w:r>
      <w:proofErr w:type="spellEnd"/>
      <w:r w:rsidRPr="00E02554">
        <w:t xml:space="preserve"> y Java. A diferencia de los datos preliminares, incluyen las tres API tomando </w:t>
      </w:r>
      <w:r w:rsidR="00C0201B" w:rsidRPr="00E02554">
        <w:t>cerca de 400</w:t>
      </w:r>
      <w:r w:rsidRPr="00E02554">
        <w:t xml:space="preserve"> comentarios  de cada librería, </w:t>
      </w:r>
      <w:proofErr w:type="spellStart"/>
      <w:r w:rsidRPr="00E02554">
        <w:t>extraidos</w:t>
      </w:r>
      <w:proofErr w:type="spellEnd"/>
      <w:r w:rsidRPr="00E02554">
        <w:t xml:space="preserve"> de forma </w:t>
      </w:r>
      <w:proofErr w:type="spellStart"/>
      <w:r w:rsidRPr="00E02554">
        <w:t>aleatorea</w:t>
      </w:r>
      <w:proofErr w:type="spellEnd"/>
      <w:r w:rsidR="00C0201B" w:rsidRPr="00E02554">
        <w:t>.</w:t>
      </w:r>
      <w:r w:rsidR="00CE752A" w:rsidRPr="00E02554">
        <w:t xml:space="preserve"> </w:t>
      </w:r>
    </w:p>
    <w:p w:rsidR="00EE2482" w:rsidRPr="00E02554" w:rsidRDefault="00EE2482" w:rsidP="00EE2482">
      <w:r w:rsidRPr="00E02554">
        <w:t xml:space="preserve">En los datos finales no se incluyen comentarios de campos ni de clases; sólo comentarios de métodos. Se notó que los comentarios de campos y variables suelen ser </w:t>
      </w:r>
      <w:r w:rsidRPr="00E02554">
        <w:rPr>
          <w:i/>
        </w:rPr>
        <w:t>no-directivas</w:t>
      </w:r>
      <w:r w:rsidRPr="00E02554">
        <w:t xml:space="preserve"> formadas por solo una o dos frases, y que los comentarios de clases suelen ser complicados y bastante extensos. Además, clasificar frases de un comentario de clase puede ser complicado</w:t>
      </w:r>
      <w:ins w:id="1783" w:author="Gabriel Correa" w:date="2015-08-28T02:04:00Z">
        <w:r w:rsidR="00D811A6">
          <w:t>,</w:t>
        </w:r>
      </w:ins>
      <w:r w:rsidRPr="00E02554">
        <w:t xml:space="preserve"> porque </w:t>
      </w:r>
      <w:ins w:id="1784" w:author="Gabriel Correa" w:date="2015-08-28T02:04:00Z">
        <w:r w:rsidR="00D811A6">
          <w:t xml:space="preserve">en </w:t>
        </w:r>
        <w:proofErr w:type="spellStart"/>
        <w:r w:rsidR="00D811A6">
          <w:t>ocaciones</w:t>
        </w:r>
      </w:ins>
      <w:proofErr w:type="spellEnd"/>
      <w:del w:id="1785" w:author="Gabriel Correa" w:date="2015-08-28T02:04:00Z">
        <w:r w:rsidRPr="00E02554" w:rsidDel="00D811A6">
          <w:delText>a veces</w:delText>
        </w:r>
      </w:del>
      <w:r w:rsidRPr="00E02554">
        <w:t xml:space="preserve"> es necesario una comprensión profunda de esta clase y su relación con el resto de la librería. Los comentarios de métodos parecen ser los más abundantes y enriquecedores para el aprendizaje de máquina. Al menos en la documentación de las tres librerías consideradas.</w:t>
      </w:r>
    </w:p>
    <w:p w:rsidR="00EE2482" w:rsidRPr="00E02554" w:rsidRDefault="00EE2482" w:rsidP="00EE2482">
      <w:r w:rsidRPr="00E02554">
        <w:t xml:space="preserve">Las frases que comienzan con el </w:t>
      </w:r>
      <w:proofErr w:type="spellStart"/>
      <w:r w:rsidRPr="00E02554">
        <w:t>javadoc</w:t>
      </w:r>
      <w:proofErr w:type="spellEnd"/>
      <w:r w:rsidRPr="00E02554">
        <w:t xml:space="preserve"> </w:t>
      </w:r>
      <w:proofErr w:type="spellStart"/>
      <w:r w:rsidRPr="00E02554">
        <w:t>tag</w:t>
      </w:r>
      <w:proofErr w:type="spellEnd"/>
      <w:r w:rsidRPr="00E02554">
        <w:t xml:space="preserve"> </w:t>
      </w:r>
      <w:r w:rsidRPr="00E02554">
        <w:rPr>
          <w:i/>
        </w:rPr>
        <w:t>@</w:t>
      </w:r>
      <w:proofErr w:type="spellStart"/>
      <w:r w:rsidRPr="00E02554">
        <w:rPr>
          <w:i/>
        </w:rPr>
        <w:t>throws</w:t>
      </w:r>
      <w:proofErr w:type="spellEnd"/>
      <w:r w:rsidRPr="00E02554">
        <w:rPr>
          <w:i/>
        </w:rPr>
        <w:t xml:space="preserve"> </w:t>
      </w:r>
      <w:r w:rsidRPr="00E02554">
        <w:t xml:space="preserve">o </w:t>
      </w:r>
      <w:r w:rsidRPr="00E02554">
        <w:rPr>
          <w:i/>
        </w:rPr>
        <w:t>@</w:t>
      </w:r>
      <w:proofErr w:type="spellStart"/>
      <w:r w:rsidRPr="00E02554">
        <w:rPr>
          <w:i/>
        </w:rPr>
        <w:t>exception</w:t>
      </w:r>
      <w:proofErr w:type="spellEnd"/>
      <w:r w:rsidRPr="00E02554">
        <w:t xml:space="preserve"> se encuentran omitidas de los datos finales. Es decir, un comentario con </w:t>
      </w:r>
      <w:r w:rsidRPr="00E02554">
        <w:rPr>
          <w:i/>
        </w:rPr>
        <w:t>@</w:t>
      </w:r>
      <w:proofErr w:type="spellStart"/>
      <w:r w:rsidRPr="00E02554">
        <w:rPr>
          <w:i/>
        </w:rPr>
        <w:t>throws</w:t>
      </w:r>
      <w:proofErr w:type="spellEnd"/>
      <w:r w:rsidRPr="00E02554">
        <w:rPr>
          <w:i/>
        </w:rPr>
        <w:t xml:space="preserve"> en la última frase</w:t>
      </w:r>
      <w:r w:rsidRPr="00E02554">
        <w:t xml:space="preserve">, por ejemplo, es dejado con todas sus frases menos la última. Este tipo de frases suelen ser suficientemente importantes como para ser destacadas, pero se decidió clasificarlas como </w:t>
      </w:r>
      <w:r w:rsidRPr="00E02554">
        <w:rPr>
          <w:i/>
        </w:rPr>
        <w:t>no-directivas</w:t>
      </w:r>
      <w:r w:rsidRPr="00E02554">
        <w:t xml:space="preserve"> pues ya tienen un </w:t>
      </w:r>
      <w:proofErr w:type="spellStart"/>
      <w:r w:rsidRPr="00E02554">
        <w:t>javadoc</w:t>
      </w:r>
      <w:proofErr w:type="spellEnd"/>
      <w:r w:rsidRPr="00E02554">
        <w:t xml:space="preserve"> </w:t>
      </w:r>
      <w:proofErr w:type="spellStart"/>
      <w:r w:rsidRPr="00E02554">
        <w:t>tag</w:t>
      </w:r>
      <w:proofErr w:type="spellEnd"/>
      <w:r w:rsidRPr="00E02554">
        <w:t xml:space="preserve"> que las identifica. Un lector de la documentación</w:t>
      </w:r>
      <w:del w:id="1786" w:author="Gabriel Correa" w:date="2015-08-28T02:08:00Z">
        <w:r w:rsidRPr="00E02554" w:rsidDel="006A350C">
          <w:delText xml:space="preserve"> ya</w:delText>
        </w:r>
      </w:del>
      <w:r w:rsidRPr="00E02554">
        <w:t xml:space="preserve"> sabe que debe </w:t>
      </w:r>
      <w:del w:id="1787" w:author="Gabriel Correa" w:date="2015-08-28T02:08:00Z">
        <w:r w:rsidRPr="00E02554" w:rsidDel="006A350C">
          <w:delText xml:space="preserve">buscar </w:delText>
        </w:r>
      </w:del>
      <w:ins w:id="1788" w:author="Gabriel Correa" w:date="2015-08-28T02:08:00Z">
        <w:r w:rsidR="006A350C">
          <w:t xml:space="preserve">revisar </w:t>
        </w:r>
      </w:ins>
      <w:r w:rsidRPr="00E02554">
        <w:t xml:space="preserve">las líneas </w:t>
      </w:r>
      <w:del w:id="1789" w:author="Gabriel Correa" w:date="2015-08-28T02:05:00Z">
        <w:r w:rsidRPr="00E02554" w:rsidDel="006A350C">
          <w:delText xml:space="preserve">con </w:delText>
        </w:r>
      </w:del>
      <w:ins w:id="1790" w:author="Gabriel Correa" w:date="2015-08-28T02:05:00Z">
        <w:r w:rsidR="006A350C">
          <w:t>que contienen</w:t>
        </w:r>
        <w:r w:rsidR="006A350C" w:rsidRPr="00E02554">
          <w:t xml:space="preserve"> </w:t>
        </w:r>
      </w:ins>
      <w:r w:rsidRPr="00E02554">
        <w:rPr>
          <w:i/>
        </w:rPr>
        <w:t>@</w:t>
      </w:r>
      <w:proofErr w:type="spellStart"/>
      <w:r w:rsidRPr="00E02554">
        <w:rPr>
          <w:i/>
        </w:rPr>
        <w:t>throws</w:t>
      </w:r>
      <w:proofErr w:type="spellEnd"/>
      <w:r w:rsidRPr="00E02554">
        <w:rPr>
          <w:i/>
        </w:rPr>
        <w:t xml:space="preserve"> </w:t>
      </w:r>
      <w:r w:rsidRPr="00E02554">
        <w:t xml:space="preserve">o </w:t>
      </w:r>
      <w:r w:rsidRPr="00E02554">
        <w:rPr>
          <w:i/>
        </w:rPr>
        <w:t>@</w:t>
      </w:r>
      <w:proofErr w:type="spellStart"/>
      <w:r w:rsidRPr="00E02554">
        <w:rPr>
          <w:i/>
        </w:rPr>
        <w:t>exception</w:t>
      </w:r>
      <w:proofErr w:type="spellEnd"/>
      <w:r w:rsidRPr="00E02554">
        <w:rPr>
          <w:i/>
        </w:rPr>
        <w:t xml:space="preserve"> </w:t>
      </w:r>
      <w:r w:rsidRPr="00E02554">
        <w:t xml:space="preserve">para </w:t>
      </w:r>
      <w:del w:id="1791" w:author="Gabriel Correa" w:date="2015-08-28T02:05:00Z">
        <w:r w:rsidRPr="00E02554" w:rsidDel="006A350C">
          <w:delText xml:space="preserve">ver </w:delText>
        </w:r>
      </w:del>
      <w:ins w:id="1792" w:author="Gabriel Correa" w:date="2015-08-28T02:06:00Z">
        <w:r w:rsidR="006A350C">
          <w:t>así dar cuenta</w:t>
        </w:r>
      </w:ins>
      <w:ins w:id="1793" w:author="Gabriel Correa" w:date="2015-08-28T02:05:00Z">
        <w:r w:rsidR="006A350C">
          <w:t xml:space="preserve"> de</w:t>
        </w:r>
        <w:r w:rsidR="006A350C" w:rsidRPr="00E02554">
          <w:t xml:space="preserve"> </w:t>
        </w:r>
      </w:ins>
      <w:r w:rsidRPr="00E02554">
        <w:t xml:space="preserve">las </w:t>
      </w:r>
      <w:ins w:id="1794" w:author="Gabriel Correa" w:date="2015-08-28T02:05:00Z">
        <w:r w:rsidR="006A350C">
          <w:t>e</w:t>
        </w:r>
      </w:ins>
      <w:del w:id="1795" w:author="Gabriel Correa" w:date="2015-08-28T02:05:00Z">
        <w:r w:rsidRPr="00E02554" w:rsidDel="006A350C">
          <w:delText>E</w:delText>
        </w:r>
      </w:del>
      <w:r w:rsidRPr="00E02554">
        <w:t xml:space="preserve">xcepciones </w:t>
      </w:r>
      <w:ins w:id="1796" w:author="Gabriel Correa" w:date="2015-08-28T02:05:00Z">
        <w:r w:rsidR="006A350C">
          <w:t xml:space="preserve">que </w:t>
        </w:r>
      </w:ins>
      <w:r w:rsidRPr="00E02554">
        <w:t xml:space="preserve">podría </w:t>
      </w:r>
      <w:del w:id="1797" w:author="Gabriel Correa" w:date="2015-08-28T02:06:00Z">
        <w:r w:rsidRPr="00E02554" w:rsidDel="006A350C">
          <w:delText xml:space="preserve">generar </w:delText>
        </w:r>
      </w:del>
      <w:ins w:id="1798" w:author="Gabriel Correa" w:date="2015-08-28T02:08:00Z">
        <w:r w:rsidR="006A350C">
          <w:t>ocasionar</w:t>
        </w:r>
      </w:ins>
      <w:ins w:id="1799" w:author="Gabriel Correa" w:date="2015-08-28T02:06:00Z">
        <w:r w:rsidR="006A350C" w:rsidRPr="00E02554">
          <w:t xml:space="preserve"> </w:t>
        </w:r>
      </w:ins>
      <w:r w:rsidRPr="00E02554">
        <w:t>un método. No están incluidas en los datos finales para disminuir el ruido de datos no constructivos en el proceso de Text Mining.</w:t>
      </w:r>
    </w:p>
    <w:p w:rsidR="00EE2482" w:rsidRPr="00E02554" w:rsidRDefault="00EE2482" w:rsidP="00EE2482">
      <w:r w:rsidRPr="00E02554">
        <w:t xml:space="preserve">Además, todo </w:t>
      </w:r>
      <w:proofErr w:type="spellStart"/>
      <w:r w:rsidRPr="00E02554">
        <w:t>javadoc</w:t>
      </w:r>
      <w:proofErr w:type="spellEnd"/>
      <w:r w:rsidRPr="00E02554">
        <w:t xml:space="preserve"> con dos o menos frases fue omitido. Estos suelen ser no-directivas de métodos simples que son usualmente son auto-explicativos.</w:t>
      </w:r>
    </w:p>
    <w:p w:rsidR="00EE2482" w:rsidRDefault="00EE2482" w:rsidP="00EE2482">
      <w:pPr>
        <w:pStyle w:val="Ttulo3"/>
      </w:pPr>
      <w:bookmarkStart w:id="1800" w:name="_Toc428443108"/>
      <w:r>
        <w:t>Método de revisión de los datos finales</w:t>
      </w:r>
      <w:bookmarkEnd w:id="1800"/>
    </w:p>
    <w:p w:rsidR="00EE2482" w:rsidRPr="00E02554" w:rsidRDefault="00EE2482" w:rsidP="00EE2482">
      <w:r w:rsidRPr="00E02554">
        <w:t xml:space="preserve">A diferencia de los datos preliminares, estos datos fueron manualmente revisados no por ambos revisadores, </w:t>
      </w:r>
      <w:proofErr w:type="spellStart"/>
      <w:r w:rsidRPr="00E02554">
        <w:t>sinó</w:t>
      </w:r>
      <w:proofErr w:type="spellEnd"/>
      <w:r w:rsidRPr="00E02554">
        <w:t xml:space="preserve"> que por solo uno de ellos. La documentación de Java fue revisada por </w:t>
      </w:r>
      <w:proofErr w:type="spellStart"/>
      <w:r w:rsidRPr="00E02554">
        <w:t>Romain</w:t>
      </w:r>
      <w:proofErr w:type="spellEnd"/>
      <w:r w:rsidRPr="00E02554">
        <w:t xml:space="preserve"> </w:t>
      </w:r>
      <w:proofErr w:type="spellStart"/>
      <w:r w:rsidRPr="00E02554">
        <w:t>Robbes</w:t>
      </w:r>
      <w:proofErr w:type="spellEnd"/>
      <w:r w:rsidRPr="00E02554">
        <w:t xml:space="preserve">. La documentación de Apache </w:t>
      </w:r>
      <w:proofErr w:type="spellStart"/>
      <w:r w:rsidRPr="00E02554">
        <w:t>Commons</w:t>
      </w:r>
      <w:proofErr w:type="spellEnd"/>
      <w:r w:rsidRPr="00E02554">
        <w:t xml:space="preserve"> y </w:t>
      </w:r>
      <w:proofErr w:type="spellStart"/>
      <w:r w:rsidRPr="00E02554">
        <w:t>JFace</w:t>
      </w:r>
      <w:proofErr w:type="spellEnd"/>
      <w:r w:rsidRPr="00E02554">
        <w:t xml:space="preserve"> fue revisada por el autor del trabajo.</w:t>
      </w:r>
    </w:p>
    <w:p w:rsidR="00EE2482" w:rsidRPr="00E02554" w:rsidDel="00E62247" w:rsidRDefault="00EE2482" w:rsidP="00EE2482">
      <w:pPr>
        <w:rPr>
          <w:del w:id="1801" w:author="Gabriel Correa" w:date="2015-08-27T22:55:00Z"/>
        </w:rPr>
      </w:pPr>
      <w:r w:rsidRPr="00E02554">
        <w:t>En estos datos las frases son asignadas a u</w:t>
      </w:r>
      <w:commentRangeStart w:id="1802"/>
      <w:r w:rsidRPr="00E02554">
        <w:t xml:space="preserve">na de las clases </w:t>
      </w:r>
      <w:r w:rsidRPr="00E02554">
        <w:rPr>
          <w:i/>
        </w:rPr>
        <w:t>no-directiva</w:t>
      </w:r>
      <w:r w:rsidRPr="00E02554">
        <w:t xml:space="preserve">, </w:t>
      </w:r>
      <w:r w:rsidRPr="00E02554">
        <w:rPr>
          <w:i/>
        </w:rPr>
        <w:t>directiva</w:t>
      </w:r>
      <w:r w:rsidRPr="00E02554">
        <w:t xml:space="preserve">, </w:t>
      </w:r>
      <w:proofErr w:type="spellStart"/>
      <w:r w:rsidRPr="00E02554">
        <w:rPr>
          <w:i/>
        </w:rPr>
        <w:t>semi</w:t>
      </w:r>
      <w:proofErr w:type="spellEnd"/>
      <w:r w:rsidRPr="00E02554">
        <w:rPr>
          <w:i/>
        </w:rPr>
        <w:t>-directiva</w:t>
      </w:r>
      <w:r w:rsidRPr="00E02554">
        <w:t xml:space="preserve"> o </w:t>
      </w:r>
      <w:r w:rsidRPr="00E02554">
        <w:rPr>
          <w:i/>
        </w:rPr>
        <w:t>directiva-</w:t>
      </w:r>
      <w:proofErr w:type="spellStart"/>
      <w:r w:rsidRPr="00E02554">
        <w:rPr>
          <w:i/>
        </w:rPr>
        <w:t>null</w:t>
      </w:r>
      <w:proofErr w:type="spellEnd"/>
      <w:r w:rsidRPr="00E02554">
        <w:t xml:space="preserve">. Una frase es asignada a </w:t>
      </w:r>
      <w:proofErr w:type="spellStart"/>
      <w:r w:rsidRPr="00E02554">
        <w:t>semi</w:t>
      </w:r>
      <w:proofErr w:type="spellEnd"/>
      <w:r w:rsidRPr="00E02554">
        <w:t>-directiva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w:t>
      </w:r>
      <w:proofErr w:type="spellStart"/>
      <w:r w:rsidRPr="00E02554">
        <w:t>null</w:t>
      </w:r>
      <w:proofErr w:type="spellEnd"/>
      <w:r w:rsidRPr="00E02554">
        <w:t xml:space="preserve"> son comentarios que tratan sobre el uso del valor especial </w:t>
      </w:r>
      <w:proofErr w:type="spellStart"/>
      <w:r w:rsidRPr="00E02554">
        <w:rPr>
          <w:i/>
        </w:rPr>
        <w:t>null</w:t>
      </w:r>
      <w:proofErr w:type="spellEnd"/>
      <w:r w:rsidRPr="00E02554">
        <w:rPr>
          <w:i/>
        </w:rPr>
        <w:t>.</w:t>
      </w:r>
      <w:r w:rsidRPr="00E02554">
        <w:t xml:space="preserve"> Estos comentarios suelen advertir que algún parámetro puede o no puede ser </w:t>
      </w:r>
      <w:proofErr w:type="spellStart"/>
      <w:r w:rsidRPr="00E02554">
        <w:t>null</w:t>
      </w:r>
      <w:proofErr w:type="spellEnd"/>
      <w:r w:rsidRPr="00E02554">
        <w:t xml:space="preserve">, o que cierto método puede retornar </w:t>
      </w:r>
      <w:proofErr w:type="spellStart"/>
      <w:r w:rsidRPr="00E02554">
        <w:t>null</w:t>
      </w:r>
      <w:proofErr w:type="spellEnd"/>
      <w:r w:rsidRPr="00E02554">
        <w:t xml:space="preserve">. La regla a seguir es: “si es instrucción importante (o directiva) pero trata principalmente sobre el valor </w:t>
      </w:r>
      <w:proofErr w:type="spellStart"/>
      <w:r w:rsidRPr="00E02554">
        <w:rPr>
          <w:i/>
        </w:rPr>
        <w:t>null</w:t>
      </w:r>
      <w:proofErr w:type="spellEnd"/>
      <w:r w:rsidRPr="00E02554">
        <w:t xml:space="preserve"> es </w:t>
      </w:r>
      <w:r w:rsidRPr="00E02554">
        <w:rPr>
          <w:i/>
        </w:rPr>
        <w:t>directiva-</w:t>
      </w:r>
      <w:proofErr w:type="spellStart"/>
      <w:r w:rsidRPr="00E02554">
        <w:rPr>
          <w:i/>
        </w:rPr>
        <w:t>null</w:t>
      </w:r>
      <w:proofErr w:type="spellEnd"/>
      <w:r w:rsidRPr="00E02554">
        <w:t xml:space="preserve">. Si es instrucción importante que menciona </w:t>
      </w:r>
      <w:proofErr w:type="spellStart"/>
      <w:r w:rsidRPr="00E02554">
        <w:rPr>
          <w:i/>
        </w:rPr>
        <w:t>null</w:t>
      </w:r>
      <w:proofErr w:type="spellEnd"/>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proofErr w:type="spellStart"/>
      <w:r w:rsidRPr="00E02554">
        <w:rPr>
          <w:i/>
        </w:rPr>
        <w:t>semi</w:t>
      </w:r>
      <w:proofErr w:type="spellEnd"/>
      <w:r w:rsidRPr="00E02554">
        <w:rPr>
          <w:i/>
        </w:rPr>
        <w:t xml:space="preserve">-directiva </w:t>
      </w:r>
      <w:r w:rsidRPr="00E02554">
        <w:t xml:space="preserve">que habla sobre el uso de </w:t>
      </w:r>
      <w:proofErr w:type="spellStart"/>
      <w:r w:rsidRPr="00E02554">
        <w:rPr>
          <w:i/>
        </w:rPr>
        <w:t>null</w:t>
      </w:r>
      <w:proofErr w:type="spellEnd"/>
      <w:r w:rsidRPr="00E02554">
        <w:rPr>
          <w:i/>
        </w:rPr>
        <w:t>,</w:t>
      </w:r>
      <w:r w:rsidRPr="00E02554">
        <w:t xml:space="preserve"> se anota como una </w:t>
      </w:r>
      <w:r w:rsidRPr="00E02554">
        <w:rPr>
          <w:i/>
        </w:rPr>
        <w:t>directiva-</w:t>
      </w:r>
      <w:proofErr w:type="spellStart"/>
      <w:r w:rsidRPr="00E02554">
        <w:rPr>
          <w:i/>
        </w:rPr>
        <w:t>null</w:t>
      </w:r>
      <w:proofErr w:type="spellEnd"/>
      <w:r w:rsidRPr="00E02554">
        <w:t>).</w:t>
      </w:r>
      <w:commentRangeEnd w:id="1802"/>
      <w:r w:rsidRPr="002B58BF">
        <w:rPr>
          <w:rStyle w:val="Refdecomentario"/>
          <w:sz w:val="24"/>
        </w:rPr>
        <w:commentReference w:id="1802"/>
      </w:r>
    </w:p>
    <w:p w:rsidR="00EE2482" w:rsidRPr="00E02554" w:rsidRDefault="00EE2482" w:rsidP="00EE2482"/>
    <w:p w:rsidR="00E62247" w:rsidRDefault="00E62247">
      <w:pPr>
        <w:spacing w:after="200" w:line="276" w:lineRule="auto"/>
        <w:jc w:val="left"/>
        <w:rPr>
          <w:ins w:id="1803" w:author="Gabriel Correa" w:date="2015-08-27T22:55:00Z"/>
          <w:rFonts w:eastAsiaTheme="majorEastAsia" w:cstheme="majorBidi"/>
          <w:b/>
          <w:bCs/>
          <w:color w:val="365F91" w:themeColor="accent1" w:themeShade="BF"/>
          <w:sz w:val="28"/>
          <w:szCs w:val="28"/>
        </w:rPr>
      </w:pPr>
      <w:ins w:id="1804" w:author="Gabriel Correa" w:date="2015-08-27T22:55:00Z">
        <w:r>
          <w:br w:type="page"/>
        </w:r>
      </w:ins>
    </w:p>
    <w:p w:rsidR="0001797F" w:rsidRPr="00E02554" w:rsidDel="00E62247" w:rsidRDefault="0001797F" w:rsidP="00EE2482">
      <w:pPr>
        <w:rPr>
          <w:del w:id="1805" w:author="Gabriel Correa" w:date="2015-08-27T22:55:00Z"/>
        </w:rPr>
      </w:pPr>
    </w:p>
    <w:p w:rsidR="0001797F" w:rsidRPr="00E02554" w:rsidDel="00E62247" w:rsidRDefault="0001797F" w:rsidP="00EE2482">
      <w:pPr>
        <w:rPr>
          <w:del w:id="1806" w:author="Gabriel Correa" w:date="2015-08-27T22:55:00Z"/>
        </w:rPr>
      </w:pPr>
    </w:p>
    <w:p w:rsidR="00EE2482" w:rsidRDefault="00EE2482" w:rsidP="00EE2482">
      <w:pPr>
        <w:pStyle w:val="Ttulo1"/>
      </w:pPr>
      <w:bookmarkStart w:id="1807" w:name="_Toc428443109"/>
      <w:r>
        <w:t>Aplicación de Text Mining</w:t>
      </w:r>
      <w:bookmarkEnd w:id="1807"/>
    </w:p>
    <w:p w:rsidR="00EE2482" w:rsidRDefault="00EE2482" w:rsidP="00EE2482">
      <w:pPr>
        <w:pStyle w:val="Prrafodelista"/>
        <w:numPr>
          <w:ilvl w:val="0"/>
          <w:numId w:val="24"/>
        </w:numPr>
      </w:pPr>
      <w:r>
        <w:t xml:space="preserve">Mencionar cuales son los que pueden ser usados como machine </w:t>
      </w:r>
      <w:proofErr w:type="spellStart"/>
      <w:proofErr w:type="gramStart"/>
      <w:r>
        <w:t>learning</w:t>
      </w:r>
      <w:proofErr w:type="spellEnd"/>
      <w:r>
        <w:t xml:space="preserve"> ,</w:t>
      </w:r>
      <w:proofErr w:type="gramEnd"/>
      <w:r>
        <w:t xml:space="preserve"> aprendiendo con cada set de datos nuevos, usando la api de java.</w:t>
      </w:r>
    </w:p>
    <w:p w:rsidR="00EE2482" w:rsidRDefault="00EE2482" w:rsidP="00EE2482">
      <w:pPr>
        <w:pStyle w:val="Prrafodelista"/>
        <w:numPr>
          <w:ilvl w:val="0"/>
          <w:numId w:val="24"/>
        </w:numPr>
      </w:pPr>
      <w:r>
        <w:t xml:space="preserve">Mencionar </w:t>
      </w:r>
      <w:proofErr w:type="spellStart"/>
      <w:r>
        <w:t>overfitting</w:t>
      </w:r>
      <w:proofErr w:type="spellEnd"/>
      <w:r>
        <w:t xml:space="preserve"> y lo que se hizo para evitar tener </w:t>
      </w:r>
      <w:proofErr w:type="spellStart"/>
      <w:r>
        <w:t>overfitting</w:t>
      </w:r>
      <w:proofErr w:type="spellEnd"/>
    </w:p>
    <w:p w:rsidR="00EE2482" w:rsidRPr="00E02554" w:rsidRDefault="00EE2482" w:rsidP="00EE2482">
      <w:r w:rsidRPr="00E02554">
        <w:t xml:space="preserve">El objetivo de realizar Text Mining y usar algoritmos de Machine </w:t>
      </w:r>
      <w:proofErr w:type="spellStart"/>
      <w:r w:rsidRPr="00E02554">
        <w:t>Learning</w:t>
      </w:r>
      <w:proofErr w:type="spellEnd"/>
      <w:r w:rsidRPr="00E02554">
        <w:t xml:space="preserve"> es lograr obtener un programa que destaque automáticamente las directivas de los comentarios normales de documentaciones de API. Una forma de lograr estas clasificaciones es usar Weka, un ambiente de herramientas para realizar Data Mining y aplicar algoritmos de Machine </w:t>
      </w:r>
      <w:proofErr w:type="spellStart"/>
      <w:r w:rsidRPr="00E02554">
        <w:t>Learning</w:t>
      </w:r>
      <w:proofErr w:type="spellEnd"/>
      <w:r w:rsidRPr="00E02554">
        <w:t xml:space="preserve">. En la sección </w:t>
      </w:r>
      <w:commentRangeStart w:id="1808"/>
      <w:r w:rsidRPr="00E02554">
        <w:t xml:space="preserve">[[***]] </w:t>
      </w:r>
      <w:commentRangeEnd w:id="1808"/>
      <w:r w:rsidRPr="002B58BF">
        <w:rPr>
          <w:rStyle w:val="Refdecomentario"/>
          <w:sz w:val="24"/>
        </w:rPr>
        <w:commentReference w:id="1808"/>
      </w:r>
      <w:r w:rsidRPr="00E02554">
        <w:t>se encuentra una breve introducción a Weka.</w:t>
      </w:r>
    </w:p>
    <w:p w:rsidR="00EE2482" w:rsidRPr="00E02554" w:rsidRDefault="00EE2482" w:rsidP="00EE2482">
      <w:r w:rsidRPr="00E02554">
        <w:t xml:space="preserve">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w:t>
      </w:r>
      <w:proofErr w:type="spellStart"/>
      <w:r w:rsidRPr="00E02554">
        <w:t>Learning</w:t>
      </w:r>
      <w:proofErr w:type="spellEnd"/>
      <w:r w:rsidRPr="00E02554">
        <w:t xml:space="preserve"> en nuestro caso, para acercarse a un buen resultado.</w:t>
      </w:r>
    </w:p>
    <w:p w:rsidR="00EE2482" w:rsidRPr="00E02554" w:rsidRDefault="00EE2482" w:rsidP="00EE2482">
      <w:r w:rsidRPr="00E02554">
        <w:t xml:space="preserve">En esta sección se describe el diseño y detalle de los experimentos realizados en Weka usando los datos preliminares y datos finales discutidos en la sección </w:t>
      </w:r>
      <w:r w:rsidRPr="00D471E1">
        <w:fldChar w:fldCharType="begin"/>
      </w:r>
      <w:r w:rsidRPr="00E02554">
        <w:instrText xml:space="preserve"> REF _Ref427234276 \n \h </w:instrText>
      </w:r>
      <w:r w:rsidRPr="00BF7FE6">
        <w:fldChar w:fldCharType="separate"/>
      </w:r>
      <w:ins w:id="1809" w:author="Gabriel Correa" w:date="2015-08-27T12:50:00Z">
        <w:r w:rsidR="00763E46">
          <w:t>0</w:t>
        </w:r>
      </w:ins>
      <w:del w:id="1810" w:author="Gabriel Correa" w:date="2015-08-27T12:46:00Z">
        <w:r w:rsidR="001809B5" w:rsidDel="00763E46">
          <w:delText>4</w:delText>
        </w:r>
      </w:del>
      <w:r w:rsidRPr="00D471E1">
        <w:fldChar w:fldCharType="end"/>
      </w:r>
      <w:r w:rsidRPr="00E02554">
        <w:t xml:space="preserve">, los cuales abarcan ejemplos de las API de </w:t>
      </w:r>
      <w:proofErr w:type="spellStart"/>
      <w:r w:rsidRPr="00E02554">
        <w:t>JFace</w:t>
      </w:r>
      <w:proofErr w:type="spellEnd"/>
      <w:r w:rsidRPr="00E02554">
        <w:t xml:space="preserve">, Apache </w:t>
      </w:r>
      <w:proofErr w:type="spellStart"/>
      <w:r w:rsidRPr="00E02554">
        <w:t>Commons</w:t>
      </w:r>
      <w:proofErr w:type="spellEnd"/>
      <w:r w:rsidRPr="00E02554">
        <w:t xml:space="preserve"> y Java. La mayoría de los experimentos buscan encontrar el mejor rendimiento clasificando las directivas, mientras </w:t>
      </w:r>
      <w:commentRangeStart w:id="1811"/>
      <w:r w:rsidRPr="00E02554">
        <w:t xml:space="preserve">que otros experimentos </w:t>
      </w:r>
      <w:commentRangeEnd w:id="1811"/>
      <w:r w:rsidRPr="002B58BF">
        <w:rPr>
          <w:rStyle w:val="Refdecomentario"/>
          <w:sz w:val="24"/>
        </w:rPr>
        <w:commentReference w:id="1811"/>
      </w:r>
      <w:r w:rsidRPr="00E02554">
        <w:t>buscan obtener información intrínseca al dominio de los datos y el problema estudiado.</w:t>
      </w:r>
    </w:p>
    <w:p w:rsidR="00EE2482" w:rsidRDefault="00EE2482" w:rsidP="00EE2482">
      <w:pPr>
        <w:pStyle w:val="Ttulo2"/>
      </w:pPr>
      <w:bookmarkStart w:id="1812" w:name="_Toc428443110"/>
      <w:r>
        <w:t>Weka</w:t>
      </w:r>
      <w:bookmarkEnd w:id="1812"/>
    </w:p>
    <w:p w:rsidR="00EE2482" w:rsidRPr="00E02554" w:rsidRDefault="00EE2482" w:rsidP="00EE2482">
      <w:r w:rsidRPr="00E02554">
        <w:t xml:space="preserve">Weka es una plataforma de software para el uso de Machine </w:t>
      </w:r>
      <w:proofErr w:type="spellStart"/>
      <w:r w:rsidRPr="00E02554">
        <w:t>Learning</w:t>
      </w:r>
      <w:proofErr w:type="spellEnd"/>
      <w:r w:rsidRPr="00E02554">
        <w:t xml:space="preserve"> y Data Mining. Posee una interfaz gráfica como también un API en Java para usar sus funcionalidades. Los componentes de Weka usados en este estudio son su explorador, su experimentador </w:t>
      </w:r>
      <w:commentRangeStart w:id="1813"/>
      <w:r w:rsidRPr="00E02554">
        <w:t>y su API</w:t>
      </w:r>
      <w:commentRangeEnd w:id="1813"/>
      <w:r w:rsidRPr="00BF7FE6">
        <w:rPr>
          <w:rStyle w:val="Refdecomentario"/>
          <w:sz w:val="24"/>
        </w:rPr>
        <w:commentReference w:id="1813"/>
      </w:r>
      <w:r w:rsidRPr="00E02554">
        <w:t>. Las imágenes [[**]] [[**]] y [[**]] muestran la interfaz gráfica de Weka.</w:t>
      </w:r>
    </w:p>
    <w:p w:rsidR="00EE2482" w:rsidRPr="00E02554" w:rsidRDefault="00EE2482" w:rsidP="00EE2482"/>
    <w:p w:rsidR="00EE2482" w:rsidRPr="00E02554" w:rsidRDefault="00EE2482" w:rsidP="00EE2482">
      <w:pPr>
        <w:jc w:val="center"/>
        <w:rPr>
          <w:rPrChange w:id="1814" w:author="Gabriel Correa" w:date="2015-08-25T14:24:00Z">
            <w:rPr>
              <w:lang w:val="en-US"/>
            </w:rPr>
          </w:rPrChange>
        </w:rPr>
      </w:pPr>
      <w:r w:rsidRPr="00E02554">
        <w:rPr>
          <w:rPrChange w:id="1815" w:author="Gabriel Correa" w:date="2015-08-25T14:24:00Z">
            <w:rPr>
              <w:lang w:val="en-US"/>
            </w:rPr>
          </w:rPrChange>
        </w:rPr>
        <w:t>[[</w:t>
      </w:r>
      <w:proofErr w:type="spellStart"/>
      <w:proofErr w:type="gramStart"/>
      <w:r w:rsidRPr="00E02554">
        <w:rPr>
          <w:rPrChange w:id="1816" w:author="Gabriel Correa" w:date="2015-08-25T14:24:00Z">
            <w:rPr>
              <w:lang w:val="en-US"/>
            </w:rPr>
          </w:rPrChange>
        </w:rPr>
        <w:t>img</w:t>
      </w:r>
      <w:proofErr w:type="spellEnd"/>
      <w:proofErr w:type="gramEnd"/>
      <w:r w:rsidRPr="00E02554">
        <w:rPr>
          <w:rPrChange w:id="1817" w:author="Gabriel Correa" w:date="2015-08-25T14:24:00Z">
            <w:rPr>
              <w:lang w:val="en-US"/>
            </w:rPr>
          </w:rPrChange>
        </w:rPr>
        <w:t xml:space="preserve"> de Weka </w:t>
      </w:r>
      <w:proofErr w:type="spellStart"/>
      <w:r w:rsidRPr="00E02554">
        <w:rPr>
          <w:rPrChange w:id="1818" w:author="Gabriel Correa" w:date="2015-08-25T14:24:00Z">
            <w:rPr>
              <w:lang w:val="en-US"/>
            </w:rPr>
          </w:rPrChange>
        </w:rPr>
        <w:t>welcome</w:t>
      </w:r>
      <w:proofErr w:type="spellEnd"/>
      <w:r w:rsidRPr="00E02554">
        <w:rPr>
          <w:rPrChange w:id="1819" w:author="Gabriel Correa" w:date="2015-08-25T14:24:00Z">
            <w:rPr>
              <w:lang w:val="en-US"/>
            </w:rPr>
          </w:rPrChange>
        </w:rPr>
        <w:t xml:space="preserve"> Windows]]</w:t>
      </w:r>
    </w:p>
    <w:p w:rsidR="00EE2482" w:rsidRPr="00E02554" w:rsidRDefault="00EE2482" w:rsidP="00EE2482">
      <w:pPr>
        <w:jc w:val="center"/>
        <w:rPr>
          <w:rPrChange w:id="1820" w:author="Gabriel Correa" w:date="2015-08-25T14:24:00Z">
            <w:rPr>
              <w:lang w:val="en-US"/>
            </w:rPr>
          </w:rPrChange>
        </w:rPr>
      </w:pPr>
    </w:p>
    <w:p w:rsidR="00EE2482" w:rsidRPr="00E02554" w:rsidRDefault="00EE2482" w:rsidP="00EE2482">
      <w:pPr>
        <w:jc w:val="center"/>
      </w:pPr>
      <w:r w:rsidRPr="00E02554">
        <w:t>[[</w:t>
      </w:r>
      <w:proofErr w:type="spellStart"/>
      <w:proofErr w:type="gramStart"/>
      <w:r w:rsidRPr="00E02554">
        <w:t>img</w:t>
      </w:r>
      <w:proofErr w:type="spellEnd"/>
      <w:proofErr w:type="gramEnd"/>
      <w:r w:rsidRPr="00E02554">
        <w:t xml:space="preserve"> de Weka Explorer]]</w:t>
      </w:r>
    </w:p>
    <w:p w:rsidR="00EE2482" w:rsidRPr="00E02554" w:rsidRDefault="00EE2482" w:rsidP="00EE2482">
      <w:pPr>
        <w:jc w:val="center"/>
      </w:pPr>
    </w:p>
    <w:p w:rsidR="00EE2482" w:rsidRPr="00E02554" w:rsidRDefault="00EE2482" w:rsidP="00EE2482">
      <w:pPr>
        <w:jc w:val="center"/>
      </w:pPr>
      <w:r w:rsidRPr="00E02554">
        <w:t>[[</w:t>
      </w:r>
      <w:proofErr w:type="spellStart"/>
      <w:proofErr w:type="gramStart"/>
      <w:r w:rsidRPr="00E02554">
        <w:t>img</w:t>
      </w:r>
      <w:proofErr w:type="spellEnd"/>
      <w:proofErr w:type="gramEnd"/>
      <w:r w:rsidRPr="00E02554">
        <w:t xml:space="preserve"> de Weka </w:t>
      </w:r>
      <w:proofErr w:type="spellStart"/>
      <w:r w:rsidRPr="00E02554">
        <w:t>Experimenter</w:t>
      </w:r>
      <w:proofErr w:type="spellEnd"/>
      <w:r w:rsidRPr="00E02554">
        <w:t>]]</w:t>
      </w:r>
    </w:p>
    <w:p w:rsidR="00EE2482" w:rsidRPr="00E02554" w:rsidRDefault="00EE2482" w:rsidP="00EE2482">
      <w:r w:rsidRPr="00E02554">
        <w:t xml:space="preserve">El programa es entrenado con datos que deben ser guardados en un archivo </w:t>
      </w:r>
      <w:r w:rsidRPr="00E02554">
        <w:rPr>
          <w:i/>
        </w:rPr>
        <w:t>.</w:t>
      </w:r>
      <w:proofErr w:type="spellStart"/>
      <w:r w:rsidRPr="00E02554">
        <w:rPr>
          <w:i/>
        </w:rPr>
        <w:t>arff</w:t>
      </w:r>
      <w:proofErr w:type="spellEnd"/>
      <w:r w:rsidRPr="00E02554">
        <w:t xml:space="preserve"> el cual posee un formato particular, pero muy similar a los archivos </w:t>
      </w:r>
      <w:r w:rsidRPr="00E02554">
        <w:rPr>
          <w:i/>
        </w:rPr>
        <w:t>.</w:t>
      </w:r>
      <w:proofErr w:type="spellStart"/>
      <w:r w:rsidRPr="00E02554">
        <w:rPr>
          <w:i/>
        </w:rPr>
        <w:t>csv</w:t>
      </w:r>
      <w:proofErr w:type="spellEnd"/>
      <w:r w:rsidRPr="00E02554">
        <w:t xml:space="preserve">. Es un archivo con instancias de datos, cada instancia en una línea con valores separados por coma representando un vector de valores. En este trabajo cada instancia es un vector </w:t>
      </w:r>
      <m:oMath>
        <m:r>
          <w:rPr>
            <w:rFonts w:ascii="Cambria Math" w:hAnsi="Cambria Math"/>
          </w:rPr>
          <m:t>(string,tipo_de_comentario)</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w:t>
      </w:r>
      <w:proofErr w:type="spellStart"/>
      <w:r w:rsidRPr="00E02554">
        <w:rPr>
          <w:i/>
        </w:rPr>
        <w:t>directive</w:t>
      </w:r>
      <w:proofErr w:type="gramStart"/>
      <w:r w:rsidRPr="00E02554">
        <w:rPr>
          <w:i/>
        </w:rPr>
        <w:t>,directive,semi</w:t>
      </w:r>
      <w:proofErr w:type="spellEnd"/>
      <w:proofErr w:type="gramEnd"/>
      <w:r w:rsidRPr="00E02554">
        <w:rPr>
          <w:i/>
        </w:rPr>
        <w:t>-</w:t>
      </w:r>
      <w:proofErr w:type="spellStart"/>
      <w:r w:rsidRPr="00E02554">
        <w:rPr>
          <w:i/>
        </w:rPr>
        <w:t>directive,null-directive</w:t>
      </w:r>
      <w:proofErr w:type="spellEnd"/>
      <w:r w:rsidRPr="00E02554">
        <w:t>} o posiblemente solo {</w:t>
      </w:r>
      <w:r w:rsidRPr="00E02554">
        <w:rPr>
          <w:i/>
        </w:rPr>
        <w:t>non-</w:t>
      </w:r>
      <w:proofErr w:type="spellStart"/>
      <w:r w:rsidRPr="00E02554">
        <w:rPr>
          <w:i/>
        </w:rPr>
        <w:t>directive,directive</w:t>
      </w:r>
      <w:proofErr w:type="spellEnd"/>
      <w:r w:rsidRPr="00E02554">
        <w:t>}.</w:t>
      </w:r>
    </w:p>
    <w:p w:rsidR="00264224" w:rsidRPr="00113DC6" w:rsidRDefault="00264224" w:rsidP="00264224">
      <w:pPr>
        <w:pStyle w:val="Ttulo3"/>
      </w:pPr>
      <w:bookmarkStart w:id="1821" w:name="_Ref427782605"/>
      <w:bookmarkStart w:id="1822" w:name="_Toc428443111"/>
      <w:r>
        <w:t>Filtros</w:t>
      </w:r>
      <w:bookmarkEnd w:id="1821"/>
      <w:bookmarkEnd w:id="1822"/>
    </w:p>
    <w:p w:rsidR="00CC77A6" w:rsidRPr="00E02554" w:rsidRDefault="00EE2482" w:rsidP="00EE2482">
      <w:r w:rsidRPr="00E02554">
        <w:t xml:space="preserve">Weka posee una serie de filtros que facilitan la manipulación de las instancias y atributos de los datos. Es común aplicar un filtro de Weka llamado </w:t>
      </w:r>
      <w:proofErr w:type="spellStart"/>
      <w:r w:rsidRPr="00E02554">
        <w:rPr>
          <w:i/>
        </w:rPr>
        <w:t>StringToWordVector</w:t>
      </w:r>
      <w:proofErr w:type="spellEnd"/>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 xml:space="preserve">del texto y de hecho es necesario para entrenar los algoritmos de </w:t>
      </w:r>
      <w:r w:rsidR="00FB48A8" w:rsidRPr="00E02554">
        <w:lastRenderedPageBreak/>
        <w:t>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BF7FE6">
        <w:fldChar w:fldCharType="separate"/>
      </w:r>
      <w:ins w:id="1823" w:author="Gabriel Correa" w:date="2015-08-27T12:50:00Z">
        <w:r w:rsidR="00763E46">
          <w:t xml:space="preserve">Imagen </w:t>
        </w:r>
        <w:r w:rsidR="00763E46">
          <w:rPr>
            <w:noProof/>
          </w:rPr>
          <w:t>5</w:t>
        </w:r>
        <w:r w:rsidR="00763E46">
          <w:t>.</w:t>
        </w:r>
        <w:r w:rsidR="00763E46">
          <w:rPr>
            <w:noProof/>
          </w:rPr>
          <w:t>1</w:t>
        </w:r>
      </w:ins>
      <w:del w:id="1824" w:author="Gabriel Correa" w:date="2015-08-26T03:09:00Z">
        <w:r w:rsidR="005644DD" w:rsidRPr="00E02554" w:rsidDel="005D2320">
          <w:delText xml:space="preserve">Imagen </w:delText>
        </w:r>
        <w:r w:rsidR="005644DD" w:rsidRPr="00E02554" w:rsidDel="005D2320">
          <w:rPr>
            <w:noProof/>
          </w:rPr>
          <w:delText>1</w:delText>
        </w:r>
      </w:del>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tabla</w:t>
      </w:r>
      <w:r w:rsidR="009D010D" w:rsidRPr="00E02554">
        <w:t xml:space="preserve"> [[**]]</w:t>
      </w:r>
      <w:r w:rsidR="00CC77A6" w:rsidRPr="00E02554">
        <w:t xml:space="preserve">. </w:t>
      </w:r>
    </w:p>
    <w:p w:rsidR="002B468D" w:rsidRPr="00E02554" w:rsidRDefault="00371DB8" w:rsidP="002B468D">
      <w:pPr>
        <w:keepNext/>
        <w:jc w:val="center"/>
      </w:pPr>
      <w:r w:rsidRPr="007C2995">
        <w:rPr>
          <w:noProof/>
        </w:rPr>
        <w:drawing>
          <wp:inline distT="0" distB="0" distL="0" distR="0" wp14:anchorId="1C756DCB" wp14:editId="6001CE2D">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24">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1825" w:name="_Ref428285832"/>
      <w:bookmarkStart w:id="1826" w:name="_Ref427781501"/>
      <w:r>
        <w:t xml:space="preserve">Imagen </w:t>
      </w:r>
      <w:ins w:id="1827" w:author="Gabriel Correa" w:date="2015-08-27T19:37:00Z">
        <w:r w:rsidR="00253A40">
          <w:fldChar w:fldCharType="begin"/>
        </w:r>
        <w:r w:rsidR="00253A40">
          <w:instrText xml:space="preserve"> STYLEREF 1 \s </w:instrText>
        </w:r>
      </w:ins>
      <w:r w:rsidR="00253A40">
        <w:fldChar w:fldCharType="separate"/>
      </w:r>
      <w:r w:rsidR="00253A40">
        <w:rPr>
          <w:noProof/>
        </w:rPr>
        <w:t>5</w:t>
      </w:r>
      <w:ins w:id="1828"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829" w:author="Gabriel Correa" w:date="2015-08-27T19:37:00Z">
        <w:r w:rsidR="00253A40">
          <w:rPr>
            <w:noProof/>
          </w:rPr>
          <w:t>1</w:t>
        </w:r>
        <w:r w:rsidR="00253A40">
          <w:fldChar w:fldCharType="end"/>
        </w:r>
      </w:ins>
      <w:del w:id="183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1825"/>
      <w:del w:id="1831"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1826"/>
      <w:r>
        <w:t>:</w:t>
      </w:r>
      <w:r w:rsidR="007918D4">
        <w:t xml:space="preserve">   Filtro </w:t>
      </w:r>
      <w:proofErr w:type="spellStart"/>
      <w:r w:rsidR="007918D4">
        <w:t>StringToWordVector</w:t>
      </w:r>
      <w:proofErr w:type="spellEnd"/>
      <w:r w:rsidR="007918D4">
        <w:t xml:space="preserve"> siendo aplicado sobre dos instancias de texto resultando en una lista de las palabras que lo forman</w:t>
      </w:r>
      <w:r w:rsidR="004A1D4A">
        <w:t>.</w:t>
      </w:r>
    </w:p>
    <w:p w:rsidR="00CC77A6" w:rsidRPr="00E02554" w:rsidRDefault="00CC77A6" w:rsidP="00CC77A6">
      <w:pPr>
        <w:jc w:val="center"/>
      </w:pPr>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1832" w:author="Gabriel Correa" w:date="2015-08-25T14:24:00Z">
                  <w:rPr>
                    <w:b w:val="0"/>
                    <w:bCs w:val="0"/>
                    <w:color w:val="auto"/>
                  </w:rPr>
                </w:rPrChange>
              </w:rPr>
            </w:pPr>
            <w:r w:rsidRPr="00E02554">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1833" w:author="Gabriel Correa" w:date="2015-08-25T14:24:00Z">
                  <w:rPr>
                    <w:b w:val="0"/>
                    <w:bCs w:val="0"/>
                    <w:color w:val="auto"/>
                  </w:rPr>
                </w:rPrChange>
              </w:rPr>
            </w:pPr>
            <w:commentRangeStart w:id="1834"/>
            <w:r w:rsidRPr="00E02554">
              <w:t>Descripción</w:t>
            </w:r>
            <w:commentRangeEnd w:id="1834"/>
            <w:r w:rsidRPr="00E02554">
              <w:rPr>
                <w:rStyle w:val="Refdecomentario"/>
                <w:sz w:val="24"/>
                <w:rPrChange w:id="1835" w:author="Gabriel Correa" w:date="2015-08-25T14:24:00Z">
                  <w:rPr>
                    <w:rStyle w:val="Refdecomentario"/>
                  </w:rPr>
                </w:rPrChange>
              </w:rPr>
              <w:commentReference w:id="1834"/>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836" w:author="Gabriel Correa" w:date="2015-08-25T14:24:00Z">
                  <w:rPr>
                    <w:b w:val="0"/>
                    <w:bCs w:val="0"/>
                    <w:color w:val="auto"/>
                  </w:rPr>
                </w:rPrChange>
              </w:rPr>
            </w:pPr>
            <w:proofErr w:type="spellStart"/>
            <w:r w:rsidRPr="00E02554">
              <w:t>attributeIndices</w:t>
            </w:r>
            <w:proofErr w:type="spellEnd"/>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1837" w:author="Gabriel Correa" w:date="2015-08-25T14:24:00Z">
                  <w:rPr>
                    <w:color w:val="auto"/>
                  </w:rPr>
                </w:rPrChange>
              </w:rPr>
            </w:pPr>
            <w:r w:rsidRPr="00E02554">
              <w:t>Rango de atributos donde va a ser aplicado el filtro. Siempre toma el valor de ‘</w:t>
            </w:r>
            <w:proofErr w:type="spellStart"/>
            <w:r w:rsidRPr="00E02554">
              <w:rPr>
                <w:i/>
              </w:rPr>
              <w:t>first</w:t>
            </w:r>
            <w:proofErr w:type="spellEnd"/>
            <w:r w:rsidRPr="00E02554">
              <w:rPr>
                <w:i/>
              </w:rPr>
              <w: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838" w:author="Gabriel Correa" w:date="2015-08-25T14:24:00Z">
                  <w:rPr>
                    <w:b w:val="0"/>
                    <w:bCs w:val="0"/>
                    <w:color w:val="auto"/>
                  </w:rPr>
                </w:rPrChange>
              </w:rPr>
            </w:pPr>
            <w:proofErr w:type="spellStart"/>
            <w:r w:rsidRPr="00E02554">
              <w:t>lowerCaseTokens</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839"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840" w:author="Gabriel Correa" w:date="2015-08-25T14:24:00Z">
                  <w:rPr>
                    <w:b w:val="0"/>
                    <w:bCs w:val="0"/>
                    <w:color w:val="auto"/>
                  </w:rPr>
                </w:rPrChange>
              </w:rPr>
            </w:pPr>
            <w:commentRangeStart w:id="1841"/>
            <w:proofErr w:type="spellStart"/>
            <w:r w:rsidRPr="00E02554">
              <w:t>minTermFreq</w:t>
            </w:r>
            <w:commentRangeEnd w:id="1841"/>
            <w:proofErr w:type="spellEnd"/>
            <w:r w:rsidRPr="00E02554">
              <w:rPr>
                <w:rStyle w:val="Refdecomentario"/>
                <w:sz w:val="24"/>
                <w:rPrChange w:id="1842" w:author="Gabriel Correa" w:date="2015-08-25T14:24:00Z">
                  <w:rPr>
                    <w:rStyle w:val="Refdecomentario"/>
                  </w:rPr>
                </w:rPrChange>
              </w:rPr>
              <w:commentReference w:id="1841"/>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1843"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844" w:author="Gabriel Correa" w:date="2015-08-25T14:24:00Z">
                  <w:rPr>
                    <w:b w:val="0"/>
                    <w:bCs w:val="0"/>
                    <w:color w:val="auto"/>
                  </w:rPr>
                </w:rPrChange>
              </w:rPr>
            </w:pPr>
            <w:proofErr w:type="spellStart"/>
            <w:r w:rsidRPr="00E02554">
              <w:t>outputWordCounts</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845" w:author="Gabriel Correa" w:date="2015-08-25T14:24:00Z">
                  <w:rPr>
                    <w:color w:val="auto"/>
                  </w:rPr>
                </w:rPrChange>
              </w:rPr>
            </w:pPr>
            <w:r w:rsidRPr="00E02554">
              <w:t xml:space="preserve">Si es </w:t>
            </w:r>
            <w:r w:rsidRPr="00E02554">
              <w:rPr>
                <w:i/>
              </w:rPr>
              <w:t>true</w:t>
            </w:r>
            <w:r w:rsidRPr="00E02554">
              <w:t xml:space="preserve"> los vectores tienen </w:t>
            </w:r>
            <w:proofErr w:type="gramStart"/>
            <w:r w:rsidRPr="00E02554">
              <w:t>valores equivalente</w:t>
            </w:r>
            <w:proofErr w:type="gramEnd"/>
            <w:r w:rsidRPr="00E02554">
              <w:t xml:space="preserv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846" w:author="Gabriel Correa" w:date="2015-08-25T14:24:00Z">
                  <w:rPr>
                    <w:b w:val="0"/>
                    <w:bCs w:val="0"/>
                    <w:color w:val="auto"/>
                  </w:rPr>
                </w:rPrChange>
              </w:rPr>
            </w:pPr>
            <w:proofErr w:type="spellStart"/>
            <w:r w:rsidRPr="00E02554">
              <w:t>stemmer</w:t>
            </w:r>
            <w:proofErr w:type="spellEnd"/>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1847" w:author="Gabriel Correa" w:date="2015-08-25T14:24:00Z">
                  <w:rPr>
                    <w:color w:val="auto"/>
                  </w:rPr>
                </w:rPrChange>
              </w:rPr>
            </w:pPr>
            <w:r w:rsidRPr="00E02554">
              <w:t xml:space="preserve">El algoritmo de </w:t>
            </w:r>
            <w:proofErr w:type="spellStart"/>
            <w:r w:rsidRPr="00E02554">
              <w:rPr>
                <w:i/>
              </w:rPr>
              <w:t>stemming</w:t>
            </w:r>
            <w:proofErr w:type="spellEnd"/>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848" w:author="Gabriel Correa" w:date="2015-08-25T14:24:00Z">
                  <w:rPr>
                    <w:b w:val="0"/>
                    <w:bCs w:val="0"/>
                    <w:color w:val="auto"/>
                  </w:rPr>
                </w:rPrChange>
              </w:rPr>
            </w:pPr>
            <w:proofErr w:type="spellStart"/>
            <w:r w:rsidRPr="00E02554">
              <w:t>stopwords</w:t>
            </w:r>
            <w:proofErr w:type="spellEnd"/>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1849" w:author="Gabriel Correa" w:date="2015-08-25T14:24:00Z">
                  <w:rPr>
                    <w:color w:val="auto"/>
                  </w:rPr>
                </w:rPrChange>
              </w:rPr>
            </w:pPr>
            <w:r w:rsidRPr="00E02554">
              <w:t xml:space="preserve">Archivo de texto con lista de palabras </w:t>
            </w:r>
            <w:proofErr w:type="spellStart"/>
            <w:r w:rsidRPr="00E02554">
              <w:rPr>
                <w:i/>
              </w:rPr>
              <w:t>stopwords</w:t>
            </w:r>
            <w:proofErr w:type="spellEnd"/>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850" w:author="Gabriel Correa" w:date="2015-08-25T14:24:00Z">
                  <w:rPr>
                    <w:b w:val="0"/>
                    <w:bCs w:val="0"/>
                    <w:color w:val="auto"/>
                  </w:rPr>
                </w:rPrChange>
              </w:rPr>
            </w:pPr>
            <w:commentRangeStart w:id="1851"/>
            <w:proofErr w:type="spellStart"/>
            <w:r w:rsidRPr="00E02554">
              <w:t>tokenizer</w:t>
            </w:r>
            <w:commentRangeEnd w:id="1851"/>
            <w:proofErr w:type="spellEnd"/>
            <w:r w:rsidR="00FF3FD9" w:rsidRPr="00E02554">
              <w:rPr>
                <w:rStyle w:val="Refdecomentario"/>
                <w:sz w:val="24"/>
                <w:rPrChange w:id="1852" w:author="Gabriel Correa" w:date="2015-08-25T14:24:00Z">
                  <w:rPr>
                    <w:rStyle w:val="Refdecomentario"/>
                  </w:rPr>
                </w:rPrChange>
              </w:rPr>
              <w:commentReference w:id="1851"/>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1853" w:author="Gabriel Correa" w:date="2015-08-25T14:24:00Z">
                  <w:rPr>
                    <w:color w:val="auto"/>
                  </w:rPr>
                </w:rPrChange>
              </w:rPr>
            </w:pPr>
            <w:proofErr w:type="spellStart"/>
            <w:r w:rsidRPr="00E02554">
              <w:t>Tokenizer</w:t>
            </w:r>
            <w:proofErr w:type="spellEnd"/>
            <w:r w:rsidRPr="00E02554">
              <w:t xml:space="preserve"> encargado de </w:t>
            </w:r>
            <w:proofErr w:type="spellStart"/>
            <w:r w:rsidRPr="00E02554">
              <w:t>serparar</w:t>
            </w:r>
            <w:proofErr w:type="spellEnd"/>
            <w:r w:rsidRPr="00E02554">
              <w:t xml:space="preserve"> la frase en sus palabras.</w:t>
            </w:r>
            <w:r w:rsidR="00101D69" w:rsidRPr="00E02554">
              <w:t xml:space="preserve"> Puede ser elegido un ‘</w:t>
            </w:r>
            <w:r w:rsidR="00101D69" w:rsidRPr="00E02554">
              <w:rPr>
                <w:i/>
              </w:rPr>
              <w:t>n-</w:t>
            </w:r>
            <w:proofErr w:type="spellStart"/>
            <w:r w:rsidR="00101D69" w:rsidRPr="00E02554">
              <w:rPr>
                <w:i/>
              </w:rPr>
              <w:t>gram</w:t>
            </w:r>
            <w:proofErr w:type="spellEnd"/>
            <w:r w:rsidR="00101D69" w:rsidRPr="00E02554">
              <w:rPr>
                <w:i/>
              </w:rPr>
              <w:t xml:space="preserve"> </w:t>
            </w:r>
            <w:proofErr w:type="spellStart"/>
            <w:r w:rsidR="00101D69" w:rsidRPr="00E02554">
              <w:rPr>
                <w:i/>
              </w:rPr>
              <w:t>tokenizer</w:t>
            </w:r>
            <w:proofErr w:type="spellEnd"/>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854" w:author="Gabriel Correa" w:date="2015-08-25T14:24:00Z">
                  <w:rPr>
                    <w:b w:val="0"/>
                    <w:bCs w:val="0"/>
                    <w:color w:val="auto"/>
                  </w:rPr>
                </w:rPrChange>
              </w:rPr>
            </w:pPr>
            <w:proofErr w:type="spellStart"/>
            <w:r w:rsidRPr="00E02554">
              <w:t>useStoplist</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855" w:author="Gabriel Correa" w:date="2015-08-25T14:24:00Z">
                  <w:rPr>
                    <w:color w:val="auto"/>
                  </w:rPr>
                </w:rPrChange>
              </w:rPr>
            </w:pPr>
            <w:r w:rsidRPr="00E02554">
              <w:rPr>
                <w:i/>
              </w:rPr>
              <w:t xml:space="preserve">True es aplicar </w:t>
            </w:r>
            <w:proofErr w:type="spellStart"/>
            <w:r w:rsidRPr="00E02554">
              <w:rPr>
                <w:i/>
              </w:rPr>
              <w:t>stopwords</w:t>
            </w:r>
            <w:proofErr w:type="spellEnd"/>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1856" w:author="Gabriel Correa" w:date="2015-08-25T14:24:00Z">
                  <w:rPr>
                    <w:b w:val="0"/>
                    <w:bCs w:val="0"/>
                    <w:color w:val="auto"/>
                  </w:rPr>
                </w:rPrChange>
              </w:rPr>
            </w:pPr>
            <w:commentRangeStart w:id="1857"/>
            <w:proofErr w:type="spellStart"/>
            <w:r w:rsidRPr="00E02554">
              <w:t>wordsToKeep</w:t>
            </w:r>
            <w:commentRangeEnd w:id="1857"/>
            <w:proofErr w:type="spellEnd"/>
            <w:r w:rsidRPr="00E02554">
              <w:rPr>
                <w:rStyle w:val="Refdecomentario"/>
                <w:sz w:val="24"/>
                <w:rPrChange w:id="1858" w:author="Gabriel Correa" w:date="2015-08-25T14:24:00Z">
                  <w:rPr>
                    <w:rStyle w:val="Refdecomentario"/>
                  </w:rPr>
                </w:rPrChange>
              </w:rPr>
              <w:commentReference w:id="1857"/>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1859" w:author="Gabriel Correa" w:date="2015-08-25T14:24:00Z">
                  <w:rPr>
                    <w:color w:val="auto"/>
                  </w:rPr>
                </w:rPrChange>
              </w:rPr>
            </w:pPr>
            <w:r w:rsidRPr="00E02554">
              <w:t xml:space="preserve">Tamaño </w:t>
            </w:r>
            <w:proofErr w:type="spellStart"/>
            <w:r w:rsidRPr="00E02554">
              <w:t>aporximado</w:t>
            </w:r>
            <w:proofErr w:type="spellEnd"/>
            <w:r w:rsidRPr="00E02554">
              <w:t xml:space="preserve"> del vector resultante</w:t>
            </w:r>
          </w:p>
        </w:tc>
      </w:tr>
    </w:tbl>
    <w:p w:rsidR="00C71BE5" w:rsidRDefault="00AC3D22" w:rsidP="00AC3D22">
      <w:pPr>
        <w:pStyle w:val="Epgrafe"/>
      </w:pPr>
      <w:r>
        <w:t xml:space="preserve">Tabla </w:t>
      </w:r>
      <w:ins w:id="1860" w:author="Gabriel Correa" w:date="2015-08-28T00:22:00Z">
        <w:r w:rsidR="00F002B6">
          <w:fldChar w:fldCharType="begin"/>
        </w:r>
        <w:r w:rsidR="00F002B6">
          <w:instrText xml:space="preserve"> STYLEREF 1 \s </w:instrText>
        </w:r>
      </w:ins>
      <w:r w:rsidR="00F002B6">
        <w:fldChar w:fldCharType="separate"/>
      </w:r>
      <w:r w:rsidR="00F002B6">
        <w:rPr>
          <w:noProof/>
        </w:rPr>
        <w:t>5</w:t>
      </w:r>
      <w:ins w:id="1861"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1862" w:author="Gabriel Correa" w:date="2015-08-28T00:22:00Z">
        <w:r w:rsidR="00F002B6">
          <w:rPr>
            <w:noProof/>
          </w:rPr>
          <w:t>1</w:t>
        </w:r>
        <w:r w:rsidR="00F002B6">
          <w:fldChar w:fldCharType="end"/>
        </w:r>
      </w:ins>
      <w:del w:id="186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5</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1</w:delText>
        </w:r>
        <w:r w:rsidR="005D2320" w:rsidDel="008F24AB">
          <w:rPr>
            <w:noProof/>
          </w:rPr>
          <w:fldChar w:fldCharType="end"/>
        </w:r>
      </w:del>
      <w:del w:id="1864"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R="00F76D9A" w:rsidDel="007123F7">
          <w:rPr>
            <w:noProof/>
          </w:rPr>
          <w:delText>1</w:delText>
        </w:r>
        <w:r w:rsidR="002D2EC0" w:rsidDel="007123F7">
          <w:rPr>
            <w:noProof/>
          </w:rPr>
          <w:fldChar w:fldCharType="end"/>
        </w:r>
      </w:del>
      <w:r>
        <w:t xml:space="preserve">:   </w:t>
      </w:r>
      <w:r w:rsidR="004A1D4A">
        <w:t xml:space="preserve">Parámetros del filtro </w:t>
      </w:r>
      <w:proofErr w:type="spellStart"/>
      <w:r w:rsidR="004A1D4A">
        <w:t>StringToWordVector</w:t>
      </w:r>
      <w:proofErr w:type="spellEnd"/>
      <w:r w:rsidR="004A1D4A">
        <w:t xml:space="preserve"> probados en los experimentos realizados.</w:t>
      </w:r>
    </w:p>
    <w:p w:rsidR="00CC77A6" w:rsidRPr="00E02554" w:rsidRDefault="00F32EF1" w:rsidP="00EE2482">
      <w:r w:rsidRPr="00E02554">
        <w:t xml:space="preserve">La mejor forma de aplicar el filtro </w:t>
      </w:r>
      <w:proofErr w:type="spellStart"/>
      <w:r w:rsidRPr="00E02554">
        <w:t>StringToWordVector</w:t>
      </w:r>
      <w:proofErr w:type="spellEnd"/>
      <w:r w:rsidRPr="00E02554">
        <w:t xml:space="preserve"> es dentro del clasificador ‘</w:t>
      </w:r>
      <w:proofErr w:type="spellStart"/>
      <w:r w:rsidRPr="00E02554">
        <w:rPr>
          <w:i/>
        </w:rPr>
        <w:t>FilteredClassifier</w:t>
      </w:r>
      <w:proofErr w:type="spellEnd"/>
      <w:r w:rsidRPr="00E02554">
        <w:t>’, el cual aplica el filtro y luego entrena un clasificador especificado por el usuario sobre los datos filtrados.</w:t>
      </w:r>
    </w:p>
    <w:p w:rsidR="00EE2482" w:rsidRPr="00E02554" w:rsidRDefault="00EE2482" w:rsidP="00EE2482"/>
    <w:p w:rsidR="00EE2482" w:rsidRPr="00E02554" w:rsidRDefault="00EE2482">
      <w:r w:rsidRPr="00E02554">
        <w:t>En la pestaña ‘</w:t>
      </w:r>
      <w:proofErr w:type="spellStart"/>
      <w:r w:rsidRPr="00E02554">
        <w:t>Classify</w:t>
      </w:r>
      <w:proofErr w:type="spellEnd"/>
      <w:r w:rsidRPr="00E02554">
        <w:t xml:space="preserve">’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w:t>
      </w:r>
      <w:proofErr w:type="spellStart"/>
      <w:r w:rsidRPr="00E02554">
        <w:rPr>
          <w:i/>
        </w:rPr>
        <w:t>cross-validation</w:t>
      </w:r>
      <w:proofErr w:type="spellEnd"/>
      <w:r w:rsidRPr="00E02554">
        <w:t xml:space="preserve">. Alternativamente se puede entrenar al clasificador con un porcentaje de los datos de entrada y probar su rendimiento con el resto de los datos. Los resultados aparecen en la misma pestaña una vez </w:t>
      </w:r>
      <w:proofErr w:type="gramStart"/>
      <w:r w:rsidRPr="00E02554">
        <w:t>terminado</w:t>
      </w:r>
      <w:proofErr w:type="gramEnd"/>
      <w:r w:rsidRPr="00E02554">
        <w:t xml:space="preserve">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BF7FE6">
        <w:fldChar w:fldCharType="separate"/>
      </w:r>
      <w:ins w:id="1865" w:author="Gabriel Correa" w:date="2015-08-27T12:50:00Z">
        <w:r w:rsidR="00763E46">
          <w:t>5.2</w:t>
        </w:r>
      </w:ins>
      <w:del w:id="1866" w:author="Gabriel Correa" w:date="2015-08-26T03:09:00Z">
        <w:r w:rsidR="00051D89" w:rsidRPr="00E02554" w:rsidDel="005D2320">
          <w:delText>5.3</w:delText>
        </w:r>
      </w:del>
      <w:r w:rsidR="00051D89" w:rsidRPr="00D471E1">
        <w:fldChar w:fldCharType="end"/>
      </w:r>
      <w:r w:rsidR="00051D89" w:rsidRPr="00E02554">
        <w:t>.</w:t>
      </w:r>
    </w:p>
    <w:p w:rsidR="00EE2482" w:rsidRPr="00E02554" w:rsidRDefault="00EE2482" w:rsidP="00EE2482">
      <w:r w:rsidRPr="00E02554">
        <w:t>[[*</w:t>
      </w:r>
      <w:proofErr w:type="gramStart"/>
      <w:r w:rsidRPr="00E02554">
        <w:t>ver</w:t>
      </w:r>
      <w:proofErr w:type="gramEnd"/>
      <w:r w:rsidRPr="00E02554">
        <w:t xml:space="preserve"> después si es necesario hablar de las pestañas ‘</w:t>
      </w:r>
      <w:proofErr w:type="spellStart"/>
      <w:r w:rsidRPr="00E02554">
        <w:t>Select</w:t>
      </w:r>
      <w:proofErr w:type="spellEnd"/>
      <w:r w:rsidRPr="00E02554">
        <w:t xml:space="preserve"> </w:t>
      </w:r>
      <w:proofErr w:type="spellStart"/>
      <w:r w:rsidRPr="00E02554">
        <w:t>Attributes</w:t>
      </w:r>
      <w:proofErr w:type="spellEnd"/>
      <w:r w:rsidRPr="00E02554">
        <w:t>’ y ‘</w:t>
      </w:r>
      <w:proofErr w:type="spellStart"/>
      <w:r w:rsidRPr="00E02554">
        <w:t>Cluster</w:t>
      </w:r>
      <w:proofErr w:type="spellEnd"/>
      <w:r w:rsidRPr="00E02554">
        <w:t>’</w:t>
      </w:r>
      <w:commentRangeStart w:id="1867"/>
      <w:r w:rsidRPr="00E02554">
        <w:t>*]]</w:t>
      </w:r>
      <w:commentRangeEnd w:id="1867"/>
      <w:r w:rsidRPr="00794D09">
        <w:rPr>
          <w:rStyle w:val="Refdecomentario"/>
          <w:sz w:val="24"/>
        </w:rPr>
        <w:commentReference w:id="1867"/>
      </w:r>
    </w:p>
    <w:p w:rsidR="00EE2482" w:rsidRPr="00E02554" w:rsidRDefault="00EE2482" w:rsidP="00EE2482"/>
    <w:p w:rsidR="00E04B5C" w:rsidRDefault="00E04B5C" w:rsidP="00E04B5C">
      <w:pPr>
        <w:pStyle w:val="Ttulo2"/>
      </w:pPr>
      <w:bookmarkStart w:id="1868" w:name="_Ref427777109"/>
      <w:bookmarkStart w:id="1869" w:name="_Toc428443112"/>
      <w:bookmarkStart w:id="1870" w:name="_Ref427525428"/>
      <w:r>
        <w:t>Clasificadores y parámetros probados</w:t>
      </w:r>
      <w:bookmarkEnd w:id="1868"/>
      <w:bookmarkEnd w:id="1869"/>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369"/>
        <w:gridCol w:w="3118"/>
        <w:gridCol w:w="2693"/>
      </w:tblGrid>
      <w:tr w:rsidR="00E04B5C" w:rsidTr="00146E86">
        <w:tc>
          <w:tcPr>
            <w:tcW w:w="3369" w:type="dxa"/>
          </w:tcPr>
          <w:tbl>
            <w:tblPr>
              <w:tblStyle w:val="Estilo2"/>
              <w:tblW w:w="2693" w:type="dxa"/>
              <w:tblInd w:w="534" w:type="dxa"/>
              <w:tblLook w:val="04A0" w:firstRow="1" w:lastRow="0" w:firstColumn="1" w:lastColumn="0" w:noHBand="0" w:noVBand="1"/>
            </w:tblPr>
            <w:tblGrid>
              <w:gridCol w:w="2738"/>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693" w:type="dxa"/>
                  <w:noWrap/>
                  <w:hideMark/>
                </w:tcPr>
                <w:p w:rsidR="00E04B5C" w:rsidRPr="00E02554" w:rsidRDefault="00E04B5C" w:rsidP="00146E86">
                  <w:pPr>
                    <w:ind w:left="-118" w:firstLine="118"/>
                    <w:rPr>
                      <w:rFonts w:eastAsia="Times New Roman" w:cs="Calibri"/>
                      <w:color w:val="000000"/>
                      <w:rPrChange w:id="1871" w:author="Gabriel Correa" w:date="2015-08-25T14:24:00Z">
                        <w:rPr>
                          <w:rFonts w:ascii="Calibri" w:eastAsia="Times New Roman" w:hAnsi="Calibri" w:cs="Calibri"/>
                          <w:color w:val="000000"/>
                        </w:rPr>
                      </w:rPrChange>
                    </w:rPr>
                  </w:pPr>
                  <w:r w:rsidRPr="00E02554">
                    <w:rPr>
                      <w:rFonts w:eastAsia="Times New Roman" w:cs="Calibri"/>
                      <w:color w:val="000000"/>
                      <w:rPrChange w:id="1872" w:author="Gabriel Correa" w:date="2015-08-25T14:24:00Z">
                        <w:rPr>
                          <w:rFonts w:ascii="Calibri" w:eastAsia="Times New Roman" w:hAnsi="Calibri" w:cs="Calibri"/>
                          <w:color w:val="000000"/>
                        </w:rPr>
                      </w:rPrChange>
                    </w:rPr>
                    <w:t>Clasificadores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87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74" w:author="Gabriel Correa" w:date="2015-08-25T14:24:00Z">
                        <w:rPr>
                          <w:rFonts w:ascii="Calibri" w:eastAsia="Times New Roman" w:hAnsi="Calibri" w:cs="Calibri"/>
                          <w:color w:val="000000"/>
                        </w:rPr>
                      </w:rPrChange>
                    </w:rPr>
                    <w:t>ZeroR</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87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76" w:author="Gabriel Correa" w:date="2015-08-25T14:24:00Z">
                        <w:rPr>
                          <w:rFonts w:ascii="Calibri" w:eastAsia="Times New Roman" w:hAnsi="Calibri" w:cs="Calibri"/>
                          <w:color w:val="000000"/>
                        </w:rPr>
                      </w:rPrChange>
                    </w:rPr>
                    <w:t>OneR</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877" w:author="Gabriel Correa" w:date="2015-08-25T14:24:00Z">
                        <w:rPr>
                          <w:rFonts w:ascii="Calibri" w:eastAsia="Times New Roman" w:hAnsi="Calibri" w:cs="Calibri"/>
                          <w:color w:val="000000"/>
                        </w:rPr>
                      </w:rPrChange>
                    </w:rPr>
                  </w:pPr>
                  <w:r w:rsidRPr="00E02554">
                    <w:rPr>
                      <w:rFonts w:eastAsia="Times New Roman" w:cs="Calibri"/>
                      <w:color w:val="000000"/>
                      <w:rPrChange w:id="1878" w:author="Gabriel Correa" w:date="2015-08-25T14:24:00Z">
                        <w:rPr>
                          <w:rFonts w:ascii="Calibri" w:eastAsia="Times New Roman" w:hAnsi="Calibri" w:cs="Calibri"/>
                          <w:color w:val="000000"/>
                        </w:rPr>
                      </w:rPrChange>
                    </w:rPr>
                    <w:t>PART</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87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80" w:author="Gabriel Correa" w:date="2015-08-25T14:24:00Z">
                        <w:rPr>
                          <w:rFonts w:ascii="Calibri" w:eastAsia="Times New Roman" w:hAnsi="Calibri" w:cs="Calibri"/>
                          <w:color w:val="000000"/>
                        </w:rPr>
                      </w:rPrChange>
                    </w:rPr>
                    <w:t>NaiveBayes</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88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82" w:author="Gabriel Correa" w:date="2015-08-25T14:24:00Z">
                        <w:rPr>
                          <w:rFonts w:ascii="Calibri" w:eastAsia="Times New Roman" w:hAnsi="Calibri" w:cs="Calibri"/>
                          <w:color w:val="000000"/>
                        </w:rPr>
                      </w:rPrChange>
                    </w:rPr>
                    <w:t>NaiveBayesMultinomial</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88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84" w:author="Gabriel Correa" w:date="2015-08-25T14:24:00Z">
                        <w:rPr>
                          <w:rFonts w:ascii="Calibri" w:eastAsia="Times New Roman" w:hAnsi="Calibri" w:cs="Calibri"/>
                          <w:color w:val="000000"/>
                        </w:rPr>
                      </w:rPrChange>
                    </w:rPr>
                    <w:t>BayesianLogisticRegresion</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885" w:author="Gabriel Correa" w:date="2015-08-25T14:24:00Z">
                        <w:rPr>
                          <w:rFonts w:ascii="Calibri" w:eastAsia="Times New Roman" w:hAnsi="Calibri" w:cs="Calibri"/>
                          <w:color w:val="000000"/>
                        </w:rPr>
                      </w:rPrChange>
                    </w:rPr>
                  </w:pPr>
                  <w:r w:rsidRPr="00E02554">
                    <w:rPr>
                      <w:rFonts w:eastAsia="Times New Roman" w:cs="Calibri"/>
                      <w:color w:val="000000"/>
                      <w:rPrChange w:id="1886" w:author="Gabriel Correa" w:date="2015-08-25T14:24:00Z">
                        <w:rPr>
                          <w:rFonts w:ascii="Calibri" w:eastAsia="Times New Roman" w:hAnsi="Calibri" w:cs="Calibri"/>
                          <w:color w:val="000000"/>
                        </w:rPr>
                      </w:rPrChange>
                    </w:rPr>
                    <w:t>AdaBoostM1</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88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88" w:author="Gabriel Correa" w:date="2015-08-25T14:24:00Z">
                        <w:rPr>
                          <w:rFonts w:ascii="Calibri" w:eastAsia="Times New Roman" w:hAnsi="Calibri" w:cs="Calibri"/>
                          <w:color w:val="000000"/>
                        </w:rPr>
                      </w:rPrChange>
                    </w:rPr>
                    <w:t>DMNBtext</w:t>
                  </w:r>
                  <w:proofErr w:type="spellEnd"/>
                </w:p>
                <w:p w:rsidR="00E04B5C" w:rsidRPr="00E02554" w:rsidRDefault="00E04B5C" w:rsidP="00146E86">
                  <w:pPr>
                    <w:ind w:left="-118" w:firstLine="118"/>
                    <w:rPr>
                      <w:rFonts w:eastAsia="Times New Roman" w:cs="Calibri"/>
                      <w:color w:val="000000"/>
                      <w:rPrChange w:id="188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90" w:author="Gabriel Correa" w:date="2015-08-25T14:24:00Z">
                        <w:rPr>
                          <w:rFonts w:ascii="Calibri" w:eastAsia="Times New Roman" w:hAnsi="Calibri" w:cs="Calibri"/>
                          <w:color w:val="000000"/>
                        </w:rPr>
                      </w:rPrChange>
                    </w:rPr>
                    <w:t>IBk</w:t>
                  </w:r>
                  <w:proofErr w:type="spellEnd"/>
                  <w:r w:rsidRPr="00E02554">
                    <w:rPr>
                      <w:rFonts w:eastAsia="Times New Roman" w:cs="Calibri"/>
                      <w:color w:val="000000"/>
                      <w:rPrChange w:id="1891" w:author="Gabriel Correa" w:date="2015-08-25T14:24:00Z">
                        <w:rPr>
                          <w:rFonts w:ascii="Calibri" w:eastAsia="Times New Roman" w:hAnsi="Calibri" w:cs="Calibri"/>
                          <w:color w:val="000000"/>
                        </w:rPr>
                      </w:rPrChange>
                    </w:rPr>
                    <w:t xml:space="preserve"> </w:t>
                  </w:r>
                  <w:r w:rsidRPr="00E02554">
                    <w:rPr>
                      <w:rFonts w:eastAsia="Times New Roman" w:cs="Calibri"/>
                      <w:i/>
                      <w:color w:val="000000"/>
                      <w:rPrChange w:id="1892"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189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94" w:author="Gabriel Correa" w:date="2015-08-25T14:24:00Z">
                        <w:rPr>
                          <w:rFonts w:ascii="Calibri" w:eastAsia="Times New Roman" w:hAnsi="Calibri" w:cs="Calibri"/>
                          <w:color w:val="000000"/>
                        </w:rPr>
                      </w:rPrChange>
                    </w:rPr>
                    <w:t>Logistic</w:t>
                  </w:r>
                  <w:proofErr w:type="spellEnd"/>
                  <w:r w:rsidRPr="00E02554">
                    <w:rPr>
                      <w:rFonts w:eastAsia="Times New Roman" w:cs="Calibri"/>
                      <w:color w:val="000000"/>
                      <w:rPrChange w:id="1895" w:author="Gabriel Correa" w:date="2015-08-25T14:24:00Z">
                        <w:rPr>
                          <w:rFonts w:ascii="Calibri" w:eastAsia="Times New Roman" w:hAnsi="Calibri" w:cs="Calibri"/>
                          <w:color w:val="000000"/>
                        </w:rPr>
                      </w:rPrChange>
                    </w:rPr>
                    <w:t xml:space="preserve"> </w:t>
                  </w:r>
                  <w:r w:rsidRPr="00E02554">
                    <w:rPr>
                      <w:rFonts w:eastAsia="Times New Roman" w:cs="Calibri"/>
                      <w:i/>
                      <w:color w:val="000000"/>
                      <w:rPrChange w:id="1896" w:author="Gabriel Correa" w:date="2015-08-25T14:24:00Z">
                        <w:rPr>
                          <w:rFonts w:ascii="Calibri" w:eastAsia="Times New Roman" w:hAnsi="Calibri" w:cs="Calibri"/>
                          <w:i/>
                          <w:color w:val="000000"/>
                        </w:rPr>
                      </w:rPrChange>
                    </w:rPr>
                    <w:t xml:space="preserve"> </w:t>
                  </w:r>
                  <w:r w:rsidRPr="00E02554">
                    <w:rPr>
                      <w:rStyle w:val="nfasissutil"/>
                    </w:rPr>
                    <w:t>(sólo datos finales)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89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98" w:author="Gabriel Correa" w:date="2015-08-25T14:24:00Z">
                        <w:rPr>
                          <w:rFonts w:ascii="Calibri" w:eastAsia="Times New Roman" w:hAnsi="Calibri" w:cs="Calibri"/>
                          <w:color w:val="000000"/>
                        </w:rPr>
                      </w:rPrChange>
                    </w:rPr>
                    <w:t>LibSVM</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899" w:author="Gabriel Correa" w:date="2015-08-25T14:24:00Z">
                        <w:rPr>
                          <w:rFonts w:ascii="Calibri" w:eastAsia="Times New Roman" w:hAnsi="Calibri" w:cs="Calibri"/>
                          <w:color w:val="000000"/>
                        </w:rPr>
                      </w:rPrChange>
                    </w:rPr>
                  </w:pPr>
                  <w:r w:rsidRPr="00E02554">
                    <w:rPr>
                      <w:rFonts w:eastAsia="Times New Roman" w:cs="Calibri"/>
                      <w:color w:val="000000"/>
                      <w:rPrChange w:id="1900" w:author="Gabriel Correa" w:date="2015-08-25T14:24:00Z">
                        <w:rPr>
                          <w:rFonts w:ascii="Calibri" w:eastAsia="Times New Roman" w:hAnsi="Calibri" w:cs="Calibri"/>
                          <w:color w:val="000000"/>
                        </w:rPr>
                      </w:rPrChange>
                    </w:rPr>
                    <w:t>SMO</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90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902" w:author="Gabriel Correa" w:date="2015-08-25T14:24:00Z">
                        <w:rPr>
                          <w:rFonts w:ascii="Calibri" w:eastAsia="Times New Roman" w:hAnsi="Calibri" w:cs="Calibri"/>
                          <w:color w:val="000000"/>
                        </w:rPr>
                      </w:rPrChange>
                    </w:rPr>
                    <w:t>RandomForest</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903" w:author="Gabriel Correa" w:date="2015-08-25T14:24:00Z">
                        <w:rPr>
                          <w:rFonts w:ascii="Calibri" w:eastAsia="Times New Roman" w:hAnsi="Calibri" w:cs="Calibri"/>
                          <w:color w:val="000000"/>
                        </w:rPr>
                      </w:rPrChange>
                    </w:rPr>
                  </w:pPr>
                  <w:r w:rsidRPr="00E02554">
                    <w:rPr>
                      <w:rFonts w:eastAsia="Times New Roman" w:cs="Calibri"/>
                      <w:color w:val="000000"/>
                      <w:rPrChange w:id="1904"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0" w:type="auto"/>
              <w:tblLook w:val="04A0" w:firstRow="1" w:lastRow="0" w:firstColumn="1" w:lastColumn="0" w:noHBand="0" w:noVBand="1"/>
            </w:tblPr>
            <w:tblGrid>
              <w:gridCol w:w="2976"/>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976" w:type="dxa"/>
                  <w:noWrap/>
                  <w:hideMark/>
                </w:tcPr>
                <w:p w:rsidR="00E04B5C" w:rsidRPr="00E02554" w:rsidRDefault="00E04B5C" w:rsidP="00146E86">
                  <w:pPr>
                    <w:rPr>
                      <w:rFonts w:eastAsia="Times New Roman" w:cs="Calibri"/>
                      <w:color w:val="000000"/>
                      <w:rPrChange w:id="1905" w:author="Gabriel Correa" w:date="2015-08-25T14:24:00Z">
                        <w:rPr>
                          <w:rFonts w:ascii="Calibri" w:eastAsia="Times New Roman" w:hAnsi="Calibri" w:cs="Calibri"/>
                          <w:color w:val="000000"/>
                        </w:rPr>
                      </w:rPrChange>
                    </w:rPr>
                  </w:pPr>
                  <w:r w:rsidRPr="00E02554">
                    <w:rPr>
                      <w:rFonts w:eastAsia="Times New Roman" w:cs="Calibri"/>
                      <w:color w:val="000000"/>
                      <w:rPrChange w:id="1906" w:author="Gabriel Correa" w:date="2015-08-25T14:24:00Z">
                        <w:rPr>
                          <w:rFonts w:ascii="Calibri" w:eastAsia="Times New Roman" w:hAnsi="Calibri" w:cs="Calibri"/>
                          <w:color w:val="000000"/>
                        </w:rPr>
                      </w:rPrChange>
                    </w:rPr>
                    <w:t xml:space="preserve">Parámetros </w:t>
                  </w:r>
                  <w:proofErr w:type="spellStart"/>
                  <w:r w:rsidRPr="00E02554">
                    <w:rPr>
                      <w:rFonts w:eastAsia="Times New Roman" w:cs="Calibri"/>
                      <w:color w:val="000000"/>
                      <w:rPrChange w:id="1907" w:author="Gabriel Correa" w:date="2015-08-25T14:24:00Z">
                        <w:rPr>
                          <w:rFonts w:ascii="Calibri" w:eastAsia="Times New Roman" w:hAnsi="Calibri" w:cs="Calibri"/>
                          <w:color w:val="000000"/>
                        </w:rPr>
                      </w:rPrChange>
                    </w:rPr>
                    <w:t>StringToWordVector</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908"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909" w:author="Gabriel Correa" w:date="2015-08-25T14:24:00Z">
                        <w:rPr>
                          <w:rFonts w:ascii="Calibri" w:eastAsia="Times New Roman" w:hAnsi="Calibri" w:cs="Calibri"/>
                          <w:color w:val="000000"/>
                        </w:rPr>
                      </w:rPrChange>
                    </w:rPr>
                    <w:t>Stemming</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91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911" w:author="Gabriel Correa" w:date="2015-08-25T14:24:00Z">
                        <w:rPr>
                          <w:rFonts w:ascii="Calibri" w:eastAsia="Times New Roman" w:hAnsi="Calibri" w:cs="Calibri"/>
                          <w:color w:val="000000"/>
                        </w:rPr>
                      </w:rPrChange>
                    </w:rPr>
                    <w:t>StopWords</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912" w:author="Gabriel Correa" w:date="2015-08-25T14:24:00Z">
                        <w:rPr>
                          <w:rFonts w:ascii="Calibri" w:eastAsia="Times New Roman" w:hAnsi="Calibri" w:cs="Calibri"/>
                          <w:color w:val="000000"/>
                        </w:rPr>
                      </w:rPrChange>
                    </w:rPr>
                  </w:pPr>
                  <w:r w:rsidRPr="00E02554">
                    <w:rPr>
                      <w:rFonts w:eastAsia="Times New Roman" w:cs="Calibri"/>
                      <w:color w:val="000000"/>
                      <w:rPrChange w:id="1913" w:author="Gabriel Correa" w:date="2015-08-25T14:24:00Z">
                        <w:rPr>
                          <w:rFonts w:ascii="Calibri" w:eastAsia="Times New Roman" w:hAnsi="Calibri" w:cs="Calibri"/>
                          <w:color w:val="000000"/>
                        </w:rPr>
                      </w:rPrChange>
                    </w:rPr>
                    <w:t>n-</w:t>
                  </w:r>
                  <w:proofErr w:type="spellStart"/>
                  <w:r w:rsidRPr="00E02554">
                    <w:rPr>
                      <w:rFonts w:eastAsia="Times New Roman" w:cs="Calibri"/>
                      <w:color w:val="000000"/>
                      <w:rPrChange w:id="1914" w:author="Gabriel Correa" w:date="2015-08-25T14:24:00Z">
                        <w:rPr>
                          <w:rFonts w:ascii="Calibri" w:eastAsia="Times New Roman" w:hAnsi="Calibri" w:cs="Calibri"/>
                          <w:color w:val="000000"/>
                        </w:rPr>
                      </w:rPrChange>
                    </w:rPr>
                    <w:t>gram</w:t>
                  </w:r>
                  <w:proofErr w:type="spellEnd"/>
                </w:p>
              </w:tc>
            </w:tr>
          </w:tbl>
          <w:p w:rsidR="00E04B5C" w:rsidRDefault="00E04B5C" w:rsidP="00146E86"/>
        </w:tc>
        <w:tc>
          <w:tcPr>
            <w:tcW w:w="2693" w:type="dxa"/>
          </w:tcPr>
          <w:tbl>
            <w:tblPr>
              <w:tblStyle w:val="Estilo2"/>
              <w:tblW w:w="0" w:type="auto"/>
              <w:tblLook w:val="04A0" w:firstRow="1" w:lastRow="0" w:firstColumn="1" w:lastColumn="0" w:noHBand="0" w:noVBand="1"/>
            </w:tblPr>
            <w:tblGrid>
              <w:gridCol w:w="2422"/>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422" w:type="dxa"/>
                  <w:noWrap/>
                  <w:hideMark/>
                </w:tcPr>
                <w:p w:rsidR="00E04B5C" w:rsidRPr="00E02554" w:rsidRDefault="00E04B5C" w:rsidP="00146E86">
                  <w:pPr>
                    <w:rPr>
                      <w:rFonts w:eastAsia="Times New Roman" w:cs="Calibri"/>
                      <w:color w:val="000000"/>
                      <w:rPrChange w:id="1915" w:author="Gabriel Correa" w:date="2015-08-25T14:24:00Z">
                        <w:rPr>
                          <w:rFonts w:ascii="Calibri" w:eastAsia="Times New Roman" w:hAnsi="Calibri" w:cs="Calibri"/>
                          <w:color w:val="000000"/>
                        </w:rPr>
                      </w:rPrChange>
                    </w:rPr>
                  </w:pPr>
                  <w:r w:rsidRPr="00E02554">
                    <w:rPr>
                      <w:rFonts w:eastAsia="Times New Roman" w:cs="Calibri"/>
                      <w:color w:val="000000"/>
                      <w:rPrChange w:id="1916" w:author="Gabriel Correa" w:date="2015-08-25T14:24:00Z">
                        <w:rPr>
                          <w:rFonts w:ascii="Calibri" w:eastAsia="Times New Roman" w:hAnsi="Calibri" w:cs="Calibri"/>
                          <w:color w:val="000000"/>
                        </w:rPr>
                      </w:rPrChange>
                    </w:rPr>
                    <w:t>Parámetros de SMO</w:t>
                  </w:r>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191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918" w:author="Gabriel Correa" w:date="2015-08-25T14:24:00Z">
                        <w:rPr>
                          <w:rFonts w:ascii="Calibri" w:eastAsia="Times New Roman" w:hAnsi="Calibri" w:cs="Calibri"/>
                          <w:color w:val="000000"/>
                        </w:rPr>
                      </w:rPrChange>
                    </w:rPr>
                    <w:t>kernel</w:t>
                  </w:r>
                  <w:proofErr w:type="spellEnd"/>
                  <w:r w:rsidRPr="00E02554">
                    <w:rPr>
                      <w:rFonts w:eastAsia="Times New Roman" w:cs="Calibri"/>
                      <w:color w:val="000000"/>
                      <w:rPrChange w:id="1919" w:author="Gabriel Correa" w:date="2015-08-25T14:24:00Z">
                        <w:rPr>
                          <w:rFonts w:ascii="Calibri" w:eastAsia="Times New Roman" w:hAnsi="Calibri" w:cs="Calibri"/>
                          <w:color w:val="000000"/>
                        </w:rPr>
                      </w:rPrChange>
                    </w:rPr>
                    <w:t xml:space="preserve"> </w:t>
                  </w:r>
                  <w:proofErr w:type="spellStart"/>
                  <w:r w:rsidRPr="00E02554">
                    <w:rPr>
                      <w:rFonts w:eastAsia="Times New Roman" w:cs="Calibri"/>
                      <w:color w:val="000000"/>
                      <w:rPrChange w:id="1920" w:author="Gabriel Correa" w:date="2015-08-25T14:24:00Z">
                        <w:rPr>
                          <w:rFonts w:ascii="Calibri" w:eastAsia="Times New Roman" w:hAnsi="Calibri" w:cs="Calibri"/>
                          <w:color w:val="000000"/>
                        </w:rPr>
                      </w:rPrChange>
                    </w:rPr>
                    <w:t>type</w:t>
                  </w:r>
                  <w:proofErr w:type="spellEnd"/>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1921" w:author="Gabriel Correa" w:date="2015-08-25T14:24:00Z">
                        <w:rPr>
                          <w:rFonts w:ascii="Calibri" w:eastAsia="Times New Roman" w:hAnsi="Calibri" w:cs="Calibri"/>
                          <w:color w:val="000000"/>
                        </w:rPr>
                      </w:rPrChange>
                    </w:rPr>
                  </w:pPr>
                  <w:r w:rsidRPr="00E02554">
                    <w:rPr>
                      <w:rFonts w:eastAsia="Times New Roman" w:cs="Calibri"/>
                      <w:color w:val="000000"/>
                      <w:rPrChange w:id="1922" w:author="Gabriel Correa" w:date="2015-08-25T14:24:00Z">
                        <w:rPr>
                          <w:rFonts w:ascii="Calibri" w:eastAsia="Times New Roman" w:hAnsi="Calibri" w:cs="Calibri"/>
                          <w:color w:val="000000"/>
                        </w:rPr>
                      </w:rPrChange>
                    </w:rPr>
                    <w:t xml:space="preserve">c </w:t>
                  </w:r>
                  <w:proofErr w:type="spellStart"/>
                  <w:r w:rsidRPr="00E02554">
                    <w:rPr>
                      <w:rFonts w:eastAsia="Times New Roman" w:cs="Calibri"/>
                      <w:color w:val="000000"/>
                      <w:rPrChange w:id="1923" w:author="Gabriel Correa" w:date="2015-08-25T14:24:00Z">
                        <w:rPr>
                          <w:rFonts w:ascii="Calibri" w:eastAsia="Times New Roman" w:hAnsi="Calibri" w:cs="Calibri"/>
                          <w:color w:val="000000"/>
                        </w:rPr>
                      </w:rPrChange>
                    </w:rPr>
                    <w:t>coefficient</w:t>
                  </w:r>
                  <w:proofErr w:type="spellEnd"/>
                </w:p>
              </w:tc>
            </w:tr>
          </w:tbl>
          <w:p w:rsidR="00E04B5C" w:rsidRDefault="00E04B5C" w:rsidP="00146E86"/>
        </w:tc>
      </w:tr>
    </w:tbl>
    <w:p w:rsidR="00E04B5C" w:rsidRPr="00E02554" w:rsidRDefault="00E04B5C" w:rsidP="00E04B5C"/>
    <w:p w:rsidR="00E04B5C" w:rsidRPr="00E02554" w:rsidRDefault="00E04B5C" w:rsidP="00E04B5C"/>
    <w:p w:rsidR="00E04B5C" w:rsidRPr="00E02554" w:rsidRDefault="00E04B5C" w:rsidP="00E04B5C">
      <w:r w:rsidRPr="00E02554">
        <w:t>Los clasificadores usados fueron seleccionados por diversas razones. Algunos fueron probados porque son comunes en Data Mining en general, otros son comunes particularmente en Text Mining y otros son mencionados en otros estudios con distintos datos. La siguiente tabla resume a cada clasificador.</w:t>
      </w:r>
    </w:p>
    <w:tbl>
      <w:tblPr>
        <w:tblStyle w:val="Estilo2"/>
        <w:tblW w:w="0" w:type="auto"/>
        <w:jc w:val="center"/>
        <w:tblLook w:val="04A0" w:firstRow="1" w:lastRow="0" w:firstColumn="1" w:lastColumn="0" w:noHBand="0" w:noVBand="1"/>
      </w:tblPr>
      <w:tblGrid>
        <w:gridCol w:w="2856"/>
        <w:gridCol w:w="2561"/>
      </w:tblGrid>
      <w:tr w:rsidR="00E04B5C" w:rsidRPr="00AC6922" w:rsidTr="00146E86">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561" w:type="dxa"/>
            <w:noWrap/>
            <w:hideMark/>
          </w:tcPr>
          <w:p w:rsidR="00E04B5C" w:rsidRPr="00E02554" w:rsidRDefault="00E04B5C" w:rsidP="00146E86">
            <w:r w:rsidRPr="00E02554">
              <w:lastRenderedPageBreak/>
              <w:t>Clasificador</w:t>
            </w:r>
          </w:p>
        </w:tc>
        <w:tc>
          <w:tcPr>
            <w:tcW w:w="2561" w:type="dxa"/>
          </w:tcPr>
          <w:p w:rsidR="00E04B5C" w:rsidRPr="00E02554" w:rsidRDefault="00E04B5C" w:rsidP="00146E86">
            <w:pPr>
              <w:cnfStyle w:val="100000000000" w:firstRow="1" w:lastRow="0" w:firstColumn="0" w:lastColumn="0" w:oddVBand="0" w:evenVBand="0" w:oddHBand="0" w:evenHBand="0" w:firstRowFirstColumn="0" w:firstRowLastColumn="0" w:lastRowFirstColumn="0" w:lastRowLastColumn="0"/>
            </w:pPr>
            <w:r w:rsidRPr="00E02554">
              <w:t>Descripción</w:t>
            </w:r>
          </w:p>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ZeroR</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OneR</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PART</w:t>
            </w:r>
          </w:p>
        </w:tc>
        <w:tc>
          <w:tcPr>
            <w:tcW w:w="2561" w:type="dxa"/>
          </w:tcPr>
          <w:p w:rsidR="00E04B5C" w:rsidRPr="00E02554" w:rsidRDefault="00E04B5C" w:rsidP="00146E86">
            <w:r w:rsidRPr="00E02554">
              <w:t>[[ todos pendientes ]]</w:t>
            </w:r>
          </w:p>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NaiveBayes</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NaiveBayesMultinomial</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BayesianLogisticRegresion</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AdaBoostM1</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DMNBtext</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LibSVM</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SMO</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RandomForest</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J48</w:t>
            </w:r>
          </w:p>
        </w:tc>
        <w:tc>
          <w:tcPr>
            <w:tcW w:w="2561" w:type="dxa"/>
          </w:tcPr>
          <w:p w:rsidR="00E04B5C" w:rsidRPr="00AC6922" w:rsidRDefault="00E04B5C" w:rsidP="00146E86"/>
        </w:tc>
      </w:tr>
    </w:tbl>
    <w:p w:rsidR="00E04B5C" w:rsidRPr="00E02554" w:rsidRDefault="00E04B5C" w:rsidP="00E04B5C"/>
    <w:p w:rsidR="00E04B5C" w:rsidRPr="00E02554" w:rsidRDefault="00E04B5C" w:rsidP="00E04B5C"/>
    <w:p w:rsidR="00E04B5C" w:rsidRPr="00E02554" w:rsidRDefault="00E04B5C" w:rsidP="00E04B5C"/>
    <w:p w:rsidR="00E04B5C" w:rsidRPr="00E02554" w:rsidRDefault="00E04B5C" w:rsidP="00E04B5C">
      <w:r w:rsidRPr="00E02554">
        <w:t xml:space="preserve"> [</w:t>
      </w:r>
      <w:proofErr w:type="gramStart"/>
      <w:r w:rsidRPr="00E02554">
        <w:t xml:space="preserve">[ </w:t>
      </w:r>
      <w:proofErr w:type="spellStart"/>
      <w:r w:rsidRPr="00E02554">
        <w:t>ToDo</w:t>
      </w:r>
      <w:proofErr w:type="spellEnd"/>
      <w:proofErr w:type="gramEnd"/>
      <w:r w:rsidRPr="00E02554">
        <w:t>: discusión de los parámetros probados ]]</w:t>
      </w:r>
    </w:p>
    <w:p w:rsidR="00EE2482" w:rsidRDefault="00EE2482" w:rsidP="00EE2482">
      <w:pPr>
        <w:pStyle w:val="Ttulo2"/>
      </w:pPr>
      <w:bookmarkStart w:id="1924" w:name="_Ref428286694"/>
      <w:bookmarkStart w:id="1925" w:name="_Toc428443113"/>
      <w:r>
        <w:t>Evaluación del rendimiento de un clasificador</w:t>
      </w:r>
      <w:bookmarkEnd w:id="1870"/>
      <w:bookmarkEnd w:id="1924"/>
      <w:bookmarkEnd w:id="1925"/>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en la </w:t>
      </w:r>
      <w:r w:rsidRPr="00D471E1">
        <w:fldChar w:fldCharType="begin"/>
      </w:r>
      <w:r w:rsidRPr="00E02554">
        <w:instrText xml:space="preserve"> REF _Ref427747502 \h </w:instrText>
      </w:r>
      <w:r w:rsidRPr="00BF7FE6">
        <w:fldChar w:fldCharType="separate"/>
      </w:r>
      <w:ins w:id="1926" w:author="Gabriel Correa" w:date="2015-08-27T12:50:00Z">
        <w:r w:rsidR="00763E46">
          <w:t xml:space="preserve">Imagen </w:t>
        </w:r>
        <w:r w:rsidR="00763E46">
          <w:rPr>
            <w:noProof/>
          </w:rPr>
          <w:t>5</w:t>
        </w:r>
        <w:r w:rsidR="00763E46">
          <w:t>.</w:t>
        </w:r>
        <w:r w:rsidR="00763E46">
          <w:rPr>
            <w:noProof/>
          </w:rPr>
          <w:t>2</w:t>
        </w:r>
      </w:ins>
      <w:del w:id="1927" w:author="Gabriel Correa" w:date="2015-08-26T03:09:00Z">
        <w:r w:rsidR="00AF41C2" w:rsidRPr="00E02554" w:rsidDel="005D2320">
          <w:delText xml:space="preserve">Imagen </w:delText>
        </w:r>
        <w:r w:rsidR="00AF41C2" w:rsidRPr="00E02554" w:rsidDel="005D2320">
          <w:rPr>
            <w:noProof/>
          </w:rPr>
          <w:delText>1</w:delText>
        </w:r>
      </w:del>
      <w:r w:rsidRPr="00D471E1">
        <w:fldChar w:fldCharType="end"/>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EE2482">
      <w:pPr>
        <w:keepNext/>
      </w:pPr>
      <w:r w:rsidRPr="007C2995">
        <w:rPr>
          <w:noProof/>
        </w:rPr>
        <w:lastRenderedPageBreak/>
        <w:drawing>
          <wp:inline distT="0" distB="0" distL="0" distR="0" wp14:anchorId="421EF4AE" wp14:editId="389D9CE4">
            <wp:extent cx="6106795" cy="3474085"/>
            <wp:effectExtent l="0" t="0" r="825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25">
                      <a:extLst>
                        <a:ext uri="{28A0092B-C50C-407E-A947-70E740481C1C}">
                          <a14:useLocalDpi xmlns:a14="http://schemas.microsoft.com/office/drawing/2010/main" val="0"/>
                        </a:ext>
                      </a:extLst>
                    </a:blip>
                    <a:stretch>
                      <a:fillRect/>
                    </a:stretch>
                  </pic:blipFill>
                  <pic:spPr>
                    <a:xfrm>
                      <a:off x="0" y="0"/>
                      <a:ext cx="6106795" cy="3474085"/>
                    </a:xfrm>
                    <a:prstGeom prst="rect">
                      <a:avLst/>
                    </a:prstGeom>
                  </pic:spPr>
                </pic:pic>
              </a:graphicData>
            </a:graphic>
          </wp:inline>
        </w:drawing>
      </w:r>
    </w:p>
    <w:p w:rsidR="00EE2482" w:rsidRDefault="00EE2482" w:rsidP="00EE2482">
      <w:pPr>
        <w:pStyle w:val="Epgrafe"/>
      </w:pPr>
      <w:bookmarkStart w:id="1928" w:name="_Ref427747502"/>
      <w:bookmarkStart w:id="1929" w:name="_Ref427747488"/>
      <w:r>
        <w:t xml:space="preserve">Imagen </w:t>
      </w:r>
      <w:ins w:id="1930" w:author="Gabriel Correa" w:date="2015-08-27T19:37:00Z">
        <w:r w:rsidR="00253A40">
          <w:fldChar w:fldCharType="begin"/>
        </w:r>
        <w:r w:rsidR="00253A40">
          <w:instrText xml:space="preserve"> STYLEREF 1 \s </w:instrText>
        </w:r>
      </w:ins>
      <w:r w:rsidR="00253A40">
        <w:fldChar w:fldCharType="separate"/>
      </w:r>
      <w:r w:rsidR="00253A40">
        <w:rPr>
          <w:noProof/>
        </w:rPr>
        <w:t>5</w:t>
      </w:r>
      <w:ins w:id="1931"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932" w:author="Gabriel Correa" w:date="2015-08-27T19:37:00Z">
        <w:r w:rsidR="00253A40">
          <w:rPr>
            <w:noProof/>
          </w:rPr>
          <w:t>2</w:t>
        </w:r>
        <w:r w:rsidR="00253A40">
          <w:fldChar w:fldCharType="end"/>
        </w:r>
      </w:ins>
      <w:del w:id="1933"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1934"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1928"/>
      <w:r>
        <w:t xml:space="preserve">:   </w:t>
      </w:r>
      <w:bookmarkStart w:id="1935" w:name="_Ref427747507"/>
      <w:r>
        <w:t>Métricas usadas para evaluar el rendimiento de los clasificadores en este trabajo aparecen destacadas dentro de cuadros en estos resultados de Weka.</w:t>
      </w:r>
      <w:bookmarkEnd w:id="1929"/>
      <w:bookmarkEnd w:id="1935"/>
    </w:p>
    <w:p w:rsidR="00EE2482" w:rsidRDefault="00EE2482" w:rsidP="00EE2482">
      <w:pPr>
        <w:rPr>
          <w:ins w:id="1936" w:author="Gabriel Correa" w:date="2015-08-28T02:22:00Z"/>
        </w:rPr>
      </w:pPr>
    </w:p>
    <w:p w:rsidR="00080CBE" w:rsidDel="00080CBE" w:rsidRDefault="00080CBE" w:rsidP="00080CBE">
      <w:pPr>
        <w:pStyle w:val="Ttulo3"/>
        <w:rPr>
          <w:del w:id="1937" w:author="Gabriel Correa" w:date="2015-08-28T02:24:00Z"/>
        </w:rPr>
        <w:pPrChange w:id="1938" w:author="Gabriel Correa" w:date="2015-08-28T02:24:00Z">
          <w:pPr/>
        </w:pPrChange>
      </w:pPr>
      <w:ins w:id="1939" w:author="Gabriel Correa" w:date="2015-08-28T02:22:00Z">
        <w:r>
          <w:t>Métricas principales</w:t>
        </w:r>
      </w:ins>
    </w:p>
    <w:p w:rsidR="00080CBE" w:rsidRPr="00080CBE" w:rsidRDefault="00080CBE" w:rsidP="00080CBE">
      <w:pPr>
        <w:pStyle w:val="Ttulo3"/>
        <w:rPr>
          <w:ins w:id="1940" w:author="Gabriel Correa" w:date="2015-08-28T02:24:00Z"/>
        </w:rPr>
        <w:pPrChange w:id="1941" w:author="Gabriel Correa" w:date="2015-08-28T02:24:00Z">
          <w:pPr/>
        </w:pPrChange>
      </w:pPr>
    </w:p>
    <w:p w:rsidR="00EE2482" w:rsidRPr="00080CBE" w:rsidDel="00080CBE" w:rsidRDefault="00EE2482" w:rsidP="00080CBE">
      <w:pPr>
        <w:pStyle w:val="Ttulo3"/>
        <w:rPr>
          <w:del w:id="1942" w:author="Gabriel Correa" w:date="2015-08-28T02:22:00Z"/>
          <w:rStyle w:val="nfasissutil"/>
          <w:rPrChange w:id="1943" w:author="Gabriel Correa" w:date="2015-08-28T02:22:00Z">
            <w:rPr>
              <w:del w:id="1944" w:author="Gabriel Correa" w:date="2015-08-28T02:22:00Z"/>
              <w:rStyle w:val="nfasisintenso"/>
              <w:b w:val="0"/>
              <w:bCs w:val="0"/>
              <w:sz w:val="18"/>
              <w:szCs w:val="18"/>
            </w:rPr>
          </w:rPrChange>
        </w:rPr>
        <w:pPrChange w:id="1945" w:author="Gabriel Correa" w:date="2015-08-28T02:23:00Z">
          <w:pPr/>
        </w:pPrChange>
      </w:pPr>
      <w:del w:id="1946" w:author="Gabriel Correa" w:date="2015-08-28T02:22:00Z">
        <w:r w:rsidRPr="00080CBE" w:rsidDel="00080CBE">
          <w:rPr>
            <w:rStyle w:val="nfasissutil"/>
            <w:rPrChange w:id="1947" w:author="Gabriel Correa" w:date="2015-08-28T02:22:00Z">
              <w:rPr>
                <w:rStyle w:val="nfasisintenso"/>
              </w:rPr>
            </w:rPrChange>
          </w:rPr>
          <w:delText>Métricas principales:</w:delText>
        </w:r>
      </w:del>
    </w:p>
    <w:p w:rsidR="00EE2482" w:rsidRPr="00E02554" w:rsidRDefault="00EE2482" w:rsidP="00080CBE">
      <w:pPr>
        <w:pStyle w:val="Ttulo4"/>
        <w:pPrChange w:id="1948" w:author="Gabriel Correa" w:date="2015-08-28T02:24:00Z">
          <w:pPr/>
        </w:pPrChange>
      </w:pPr>
      <w:proofErr w:type="spellStart"/>
      <w:r w:rsidRPr="00E02554">
        <w:t>Confusion</w:t>
      </w:r>
      <w:proofErr w:type="spellEnd"/>
      <w:r w:rsidRPr="00E02554">
        <w:t xml:space="preserve"> </w:t>
      </w:r>
      <w:proofErr w:type="spellStart"/>
      <w:r w:rsidRPr="00E02554">
        <w:t>Matrix</w:t>
      </w:r>
      <w:proofErr w:type="spellEnd"/>
      <w:r w:rsidRPr="00E02554">
        <w:t>:</w:t>
      </w:r>
    </w:p>
    <w:p w:rsidR="00080CBE" w:rsidRPr="00E02554" w:rsidRDefault="00EE2482" w:rsidP="00080CBE">
      <w:pPr>
        <w:ind w:left="708"/>
        <w:pPrChange w:id="1949" w:author="Gabriel Correa" w:date="2015-08-28T02:17:00Z">
          <w:pPr>
            <w:ind w:left="1440"/>
          </w:pPr>
        </w:pPrChange>
      </w:pPr>
      <w:r w:rsidRPr="00E02554">
        <w:t>Es una matriz que resume los resultados mostrando cuántas instancias fueron clasificadas por cada clase y a qué clase pertenecían realmente. Las posiciones de la matriz representan</w:t>
      </w:r>
      <w:ins w:id="1950" w:author="Gabriel Correa" w:date="2015-08-28T02:17:00Z">
        <w:r w:rsidR="00080CBE">
          <w:t xml:space="preserve"> lo siguiente:</w:t>
        </w:r>
      </w:ins>
    </w:p>
    <w:p w:rsidR="00EE2482" w:rsidRPr="00E02554" w:rsidRDefault="00995942" w:rsidP="00080CBE">
      <w:pPr>
        <w:jc w:val="center"/>
        <w:pPrChange w:id="1951" w:author="Gabriel Correa" w:date="2015-08-28T02:15:00Z">
          <w:pPr/>
        </w:pPrChange>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m:oMathPara>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directivas correctamente adivinadas</m:t>
          </m:r>
        </m:oMath>
      </m:oMathPara>
    </w:p>
    <w:p w:rsidR="00EE2482" w:rsidRPr="00E02554" w:rsidRDefault="00EE2482" w:rsidP="00EE2482">
      <m:oMathPara>
        <m:oMath>
          <m:r>
            <m:rPr>
              <m:sty m:val="bi"/>
            </m:rPr>
            <w:rPr>
              <w:rFonts w:ascii="Cambria Math" w:hAnsi="Cambria Math"/>
            </w:rPr>
            <m:t>FN:</m:t>
          </m:r>
          <m:r>
            <w:rPr>
              <w:rFonts w:ascii="Cambria Math" w:hAnsi="Cambria Math"/>
            </w:rPr>
            <m:t xml:space="preserve">directivas incorrectamente clasificadas como no </m:t>
          </m:r>
          <m:r>
            <w:rPr>
              <w:rFonts w:ascii="Cambria Math" w:hAnsi="Cambria Math"/>
            </w:rPr>
            <m:t>directivas</m:t>
          </m:r>
        </m:oMath>
      </m:oMathPara>
    </w:p>
    <w:p w:rsidR="00EE2482" w:rsidRPr="00E02554" w:rsidDel="00080CBE" w:rsidRDefault="00EE2482" w:rsidP="00EE2482">
      <w:pPr>
        <w:rPr>
          <w:del w:id="1952" w:author="Gabriel Correa" w:date="2015-08-28T02:16:00Z"/>
        </w:rPr>
      </w:pPr>
      <m:oMathPara>
        <m:oMath>
          <m:r>
            <m:rPr>
              <m:sty m:val="bi"/>
            </m:rPr>
            <w:rPr>
              <w:rFonts w:ascii="Cambria Math" w:hAnsi="Cambria Math"/>
            </w:rPr>
            <m:t>FP:</m:t>
          </m:r>
          <m:r>
            <w:rPr>
              <w:rFonts w:ascii="Cambria Math" w:hAnsi="Cambria Math"/>
            </w:rPr>
            <m:t xml:space="preserve">no directivas incorrectamente clasificadas como </m:t>
          </m:r>
          <m:r>
            <w:rPr>
              <w:rFonts w:ascii="Cambria Math" w:hAnsi="Cambria Math"/>
            </w:rPr>
            <m:t>directivas</m:t>
          </m:r>
        </m:oMath>
      </m:oMathPara>
    </w:p>
    <w:p w:rsidR="00EE2482" w:rsidRPr="00E02554" w:rsidRDefault="00EE2482" w:rsidP="00EE2482"/>
    <w:p w:rsidR="00EE2482" w:rsidDel="00080CBE" w:rsidRDefault="00EE2482" w:rsidP="00080CBE">
      <w:pPr>
        <w:ind w:left="708"/>
        <w:rPr>
          <w:del w:id="1953" w:author="Gabriel Correa" w:date="2015-08-28T02:19:00Z"/>
          <w:rStyle w:val="nfasisintenso"/>
          <w:i w:val="0"/>
        </w:rPr>
        <w:pPrChange w:id="1954" w:author="Gabriel Correa" w:date="2015-08-28T02:21:00Z">
          <w:pPr/>
        </w:pPrChange>
      </w:pPr>
      <w:del w:id="1955" w:author="Gabriel Correa" w:date="2015-08-28T02:15:00Z">
        <w:r w:rsidRPr="00E02554" w:rsidDel="00080CBE">
          <w:tab/>
        </w:r>
        <w:r w:rsidRPr="00E02554" w:rsidDel="00080CBE">
          <w:tab/>
        </w:r>
      </w:del>
      <w:r w:rsidRPr="00E02554">
        <w:t xml:space="preserve">y </w:t>
      </w:r>
      <w:r w:rsidRPr="00080CBE">
        <w:t xml:space="preserve">como ejemplo, en la </w:t>
      </w:r>
      <w:r w:rsidRPr="00080CBE">
        <w:fldChar w:fldCharType="begin"/>
      </w:r>
      <w:r w:rsidRPr="00080CBE">
        <w:instrText xml:space="preserve"> REF _Ref427747502 \h </w:instrText>
      </w:r>
      <w:r w:rsidR="00080CBE">
        <w:instrText xml:space="preserve"> \* MERGEFORMAT </w:instrText>
      </w:r>
      <w:r w:rsidRPr="00080CBE">
        <w:fldChar w:fldCharType="separate"/>
      </w:r>
      <w:ins w:id="1956" w:author="Gabriel Correa" w:date="2015-08-27T12:50:00Z">
        <w:r w:rsidR="00763E46" w:rsidRPr="00080CBE">
          <w:t xml:space="preserve">Imagen </w:t>
        </w:r>
        <w:r w:rsidR="00763E46" w:rsidRPr="00080CBE">
          <w:rPr>
            <w:rPrChange w:id="1957" w:author="Gabriel Correa" w:date="2015-08-28T02:21:00Z">
              <w:rPr>
                <w:noProof/>
              </w:rPr>
            </w:rPrChange>
          </w:rPr>
          <w:t>5</w:t>
        </w:r>
        <w:r w:rsidR="00763E46" w:rsidRPr="00080CBE">
          <w:t>.</w:t>
        </w:r>
        <w:r w:rsidR="00763E46" w:rsidRPr="00080CBE">
          <w:rPr>
            <w:rPrChange w:id="1958" w:author="Gabriel Correa" w:date="2015-08-28T02:21:00Z">
              <w:rPr>
                <w:noProof/>
              </w:rPr>
            </w:rPrChange>
          </w:rPr>
          <w:t>2</w:t>
        </w:r>
      </w:ins>
      <w:del w:id="1959" w:author="Gabriel Correa" w:date="2015-08-26T03:09:00Z">
        <w:r w:rsidR="00AF41C2" w:rsidRPr="00080CBE" w:rsidDel="005D2320">
          <w:delText xml:space="preserve">Imagen </w:delText>
        </w:r>
        <w:r w:rsidR="00AF41C2" w:rsidRPr="00080CBE" w:rsidDel="005D2320">
          <w:rPr>
            <w:rPrChange w:id="1960" w:author="Gabriel Correa" w:date="2015-08-28T02:21:00Z">
              <w:rPr>
                <w:noProof/>
              </w:rPr>
            </w:rPrChange>
          </w:rPr>
          <w:delText>1</w:delText>
        </w:r>
      </w:del>
      <w:r w:rsidRPr="00080CBE">
        <w:fldChar w:fldCharType="end"/>
      </w:r>
      <w:r w:rsidRPr="00080CBE">
        <w:t xml:space="preserve"> se observa que en los datos de prueba hay 29+4=33</w:t>
      </w:r>
      <w:ins w:id="1961" w:author="Gabriel Correa" w:date="2015-08-28T02:16:00Z">
        <w:r w:rsidR="00080CBE" w:rsidRPr="00080CBE">
          <w:t xml:space="preserve"> </w:t>
        </w:r>
      </w:ins>
      <w:del w:id="1962" w:author="Gabriel Correa" w:date="2015-08-28T02:16:00Z">
        <w:r w:rsidRPr="00080CBE" w:rsidDel="00080CBE">
          <w:tab/>
        </w:r>
        <w:r w:rsidRPr="00080CBE" w:rsidDel="00080CBE">
          <w:tab/>
        </w:r>
        <w:r w:rsidRPr="00080CBE" w:rsidDel="00080CBE">
          <w:tab/>
        </w:r>
      </w:del>
      <w:r w:rsidRPr="00080CBE">
        <w:t>directivas de las cuales 29 fueron clasificadas correctamente y 4 fueron clasificadas</w:t>
      </w:r>
      <w:del w:id="1963" w:author="Gabriel Correa" w:date="2015-08-28T02:16:00Z">
        <w:r w:rsidRPr="00080CBE" w:rsidDel="00080CBE">
          <w:tab/>
        </w:r>
      </w:del>
      <w:ins w:id="1964" w:author="Gabriel Correa" w:date="2015-08-28T02:16:00Z">
        <w:r w:rsidR="00080CBE" w:rsidRPr="00080CBE">
          <w:t xml:space="preserve"> </w:t>
        </w:r>
      </w:ins>
      <w:del w:id="1965" w:author="Gabriel Correa" w:date="2015-08-28T02:16:00Z">
        <w:r w:rsidRPr="00080CBE" w:rsidDel="00080CBE">
          <w:tab/>
        </w:r>
        <w:r w:rsidRPr="00080CBE" w:rsidDel="00080CBE">
          <w:tab/>
        </w:r>
      </w:del>
      <w:r w:rsidRPr="00080CBE">
        <w:t>incorrectamente mientras que 50+117=167 son no-directivas de las cuales 117 fueron</w:t>
      </w:r>
      <w:ins w:id="1966" w:author="Gabriel Correa" w:date="2015-08-28T02:16:00Z">
        <w:r w:rsidR="00080CBE" w:rsidRPr="00080CBE">
          <w:t xml:space="preserve"> </w:t>
        </w:r>
      </w:ins>
      <w:del w:id="1967" w:author="Gabriel Correa" w:date="2015-08-28T02:16:00Z">
        <w:r w:rsidRPr="00080CBE" w:rsidDel="00080CBE">
          <w:tab/>
        </w:r>
        <w:r w:rsidRPr="00080CBE" w:rsidDel="00080CBE">
          <w:tab/>
        </w:r>
        <w:r w:rsidRPr="00080CBE" w:rsidDel="00080CBE">
          <w:tab/>
        </w:r>
      </w:del>
      <w:r w:rsidRPr="00080CBE">
        <w:t>clasificadas correctamente y 50 fueron clasificadas</w:t>
      </w:r>
      <w:r w:rsidRPr="00E02554">
        <w:t xml:space="preserve"> incorrectamente.</w:t>
      </w:r>
    </w:p>
    <w:p w:rsidR="00080CBE" w:rsidRPr="00E02554" w:rsidRDefault="00080CBE" w:rsidP="00080CBE">
      <w:pPr>
        <w:ind w:left="708"/>
        <w:rPr>
          <w:ins w:id="1968" w:author="Gabriel Correa" w:date="2015-08-28T02:19:00Z"/>
        </w:rPr>
        <w:pPrChange w:id="1969" w:author="Gabriel Correa" w:date="2015-08-28T02:21:00Z">
          <w:pPr/>
        </w:pPrChange>
      </w:pPr>
    </w:p>
    <w:p w:rsidR="00EE2482" w:rsidDel="00080CBE" w:rsidRDefault="00EE2482" w:rsidP="00080CBE">
      <w:pPr>
        <w:rPr>
          <w:del w:id="1970" w:author="Gabriel Correa" w:date="2015-08-28T02:19:00Z"/>
          <w:rStyle w:val="nfasisintenso"/>
          <w:i w:val="0"/>
        </w:rPr>
        <w:pPrChange w:id="1971" w:author="Gabriel Correa" w:date="2015-08-28T02:21:00Z">
          <w:pPr/>
        </w:pPrChange>
      </w:pPr>
    </w:p>
    <w:p w:rsidR="00080CBE" w:rsidRPr="00E02554" w:rsidRDefault="00080CBE" w:rsidP="00080CBE">
      <w:pPr>
        <w:rPr>
          <w:ins w:id="1972" w:author="Gabriel Correa" w:date="2015-08-28T02:20:00Z"/>
          <w:rStyle w:val="nfasisintenso"/>
          <w:i w:val="0"/>
        </w:rPr>
      </w:pPr>
    </w:p>
    <w:p w:rsidR="00EE2482" w:rsidRPr="00E02554" w:rsidDel="00080CBE" w:rsidRDefault="00EE2482" w:rsidP="00080CBE">
      <w:pPr>
        <w:rPr>
          <w:del w:id="1973" w:author="Gabriel Correa" w:date="2015-08-28T02:19:00Z"/>
          <w:rStyle w:val="nfasisintenso"/>
          <w:i w:val="0"/>
        </w:rPr>
        <w:pPrChange w:id="1974" w:author="Gabriel Correa" w:date="2015-08-28T02:21:00Z">
          <w:pPr/>
        </w:pPrChange>
      </w:pPr>
    </w:p>
    <w:p w:rsidR="00EE2482" w:rsidRPr="00E02554" w:rsidDel="00080CBE" w:rsidRDefault="00EE2482" w:rsidP="00080CBE">
      <w:pPr>
        <w:rPr>
          <w:del w:id="1975" w:author="Gabriel Correa" w:date="2015-08-28T02:20:00Z"/>
          <w:rStyle w:val="nfasisintenso"/>
          <w:i w:val="0"/>
        </w:rPr>
        <w:pPrChange w:id="1976" w:author="Gabriel Correa" w:date="2015-08-28T02:21:00Z">
          <w:pPr/>
        </w:pPrChange>
      </w:pPr>
    </w:p>
    <w:p w:rsidR="00EE2482" w:rsidRPr="00E02554" w:rsidRDefault="00EE2482" w:rsidP="00080CBE">
      <w:pPr>
        <w:pStyle w:val="Ttulo4"/>
        <w:pPrChange w:id="1977" w:author="Gabriel Correa" w:date="2015-08-28T02:23:00Z">
          <w:pPr/>
        </w:pPrChange>
      </w:pPr>
      <w:proofErr w:type="spellStart"/>
      <w:r w:rsidRPr="00080CBE">
        <w:t>Recall</w:t>
      </w:r>
      <w:proofErr w:type="spellEnd"/>
      <w:r w:rsidRPr="00E02554">
        <w:t xml:space="preserve"> </w:t>
      </w:r>
      <w:ins w:id="1978" w:author="Gabriel Correa" w:date="2015-08-28T02:19:00Z">
        <w:r w:rsidR="00080CBE">
          <w:t>(</w:t>
        </w:r>
      </w:ins>
      <w:r w:rsidRPr="00E02554">
        <w:t>de la clase ‘</w:t>
      </w:r>
      <w:proofErr w:type="spellStart"/>
      <w:r w:rsidRPr="00E02554">
        <w:t>directive</w:t>
      </w:r>
      <w:proofErr w:type="spellEnd"/>
      <w:r w:rsidRPr="00E02554">
        <w:t>’</w:t>
      </w:r>
      <w:ins w:id="1979" w:author="Gabriel Correa" w:date="2015-08-28T02:19:00Z">
        <w:r w:rsidR="00080CBE">
          <w:t>)</w:t>
        </w:r>
      </w:ins>
      <w:r w:rsidRPr="00E02554">
        <w:t>:</w:t>
      </w:r>
    </w:p>
    <w:p w:rsidR="00EE2482" w:rsidRPr="00E02554" w:rsidRDefault="00EE2482" w:rsidP="00080CBE">
      <w:pPr>
        <w:ind w:left="708"/>
        <w:pPrChange w:id="1980" w:author="Gabriel Correa" w:date="2015-08-28T02:21:00Z">
          <w:pPr>
            <w:ind w:left="1440"/>
          </w:pPr>
        </w:pPrChange>
      </w:pPr>
      <w:r w:rsidRPr="00E02554">
        <w:t xml:space="preserve">Proporción de instancias correctamente clasificadas como directiva </w:t>
      </w:r>
      <w:proofErr w:type="gramStart"/>
      <w:r w:rsidRPr="00E02554">
        <w:t>dividido</w:t>
      </w:r>
      <w:proofErr w:type="gramEnd"/>
      <w:r w:rsidRPr="00E02554">
        <w:t xml:space="preserve"> por el total de instancias que realmente son directivas. Según la definición de la matriz de confusión más arriba es:</w:t>
      </w:r>
    </w:p>
    <w:p w:rsidR="00EE2482" w:rsidRPr="00E02554" w:rsidRDefault="00EE2482" w:rsidP="00EE2482">
      <m:oMathPara>
        <m:oMath>
          <m:r>
            <w:rPr>
              <w:rFonts w:ascii="Cambria Math" w:hAnsi="Cambria Math"/>
            </w:rPr>
            <w:lastRenderedPageBreak/>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Default="00EE2482" w:rsidP="00080CBE">
      <w:pPr>
        <w:ind w:left="708"/>
        <w:rPr>
          <w:ins w:id="1981" w:author="Gabriel Correa" w:date="2015-08-28T02:20:00Z"/>
        </w:rPr>
        <w:pPrChange w:id="1982" w:author="Gabriel Correa" w:date="2015-08-28T02:19:00Z">
          <w:pPr/>
        </w:pPrChange>
      </w:pPr>
      <w:r w:rsidRPr="00E02554">
        <w:t xml:space="preserve">Un </w:t>
      </w:r>
      <w:r w:rsidRPr="00080CBE">
        <w:t xml:space="preserve">clasificador con valor de </w:t>
      </w:r>
      <w:proofErr w:type="spellStart"/>
      <w:r w:rsidRPr="00080CBE">
        <w:rPr>
          <w:rPrChange w:id="1983" w:author="Gabriel Correa" w:date="2015-08-28T02:21:00Z">
            <w:rPr>
              <w:i/>
            </w:rPr>
          </w:rPrChange>
        </w:rPr>
        <w:t>recall</w:t>
      </w:r>
      <w:proofErr w:type="spellEnd"/>
      <w:r w:rsidRPr="00080CBE">
        <w:t xml:space="preserve"> 0.5 en la clase </w:t>
      </w:r>
      <w:r w:rsidRPr="00080CBE">
        <w:rPr>
          <w:rPrChange w:id="1984" w:author="Gabriel Correa" w:date="2015-08-28T02:21:00Z">
            <w:rPr>
              <w:i/>
            </w:rPr>
          </w:rPrChange>
        </w:rPr>
        <w:t xml:space="preserve">directiva </w:t>
      </w:r>
      <w:r w:rsidRPr="00080CBE">
        <w:t xml:space="preserve">debería adivinar aproximadamente la mitad de las directivas. Entonces un valor de </w:t>
      </w:r>
      <w:proofErr w:type="spellStart"/>
      <w:r w:rsidRPr="00080CBE">
        <w:rPr>
          <w:rPrChange w:id="1985" w:author="Gabriel Correa" w:date="2015-08-28T02:21:00Z">
            <w:rPr>
              <w:i/>
            </w:rPr>
          </w:rPrChange>
        </w:rPr>
        <w:t>recall</w:t>
      </w:r>
      <w:proofErr w:type="spellEnd"/>
      <w:r w:rsidRPr="00080CBE">
        <w:t xml:space="preserve"> bajo debe entenderse como un modelo que no se da cuenta de la existencia de varias directivas</w:t>
      </w:r>
      <w:r w:rsidR="00C76209" w:rsidRPr="00080CBE">
        <w:t xml:space="preserve">. </w:t>
      </w:r>
      <w:r w:rsidRPr="00080CBE">
        <w:t xml:space="preserve">De este modo, podría pasar en un caso con </w:t>
      </w:r>
      <w:proofErr w:type="spellStart"/>
      <w:r w:rsidRPr="00080CBE">
        <w:rPr>
          <w:rPrChange w:id="1986" w:author="Gabriel Correa" w:date="2015-08-28T02:21:00Z">
            <w:rPr>
              <w:i/>
            </w:rPr>
          </w:rPrChange>
        </w:rPr>
        <w:t>recall</w:t>
      </w:r>
      <w:proofErr w:type="spellEnd"/>
      <w:r w:rsidRPr="00080CBE">
        <w:t xml:space="preserve"> bajo que varías instrucciones críticas no sean destacadas. </w:t>
      </w:r>
      <w:r w:rsidR="00851D29" w:rsidRPr="00080CBE">
        <w:t>En este trabajo es un error muy indeseado porque durante la post-revisión manual en</w:t>
      </w:r>
      <w:r w:rsidR="00851D29" w:rsidRPr="00E02554">
        <w:t xml:space="preserve"> </w:t>
      </w:r>
      <w:del w:id="1987" w:author="Gabriel Correa" w:date="2015-08-27T22:50:00Z">
        <w:r w:rsidR="00851D29" w:rsidRPr="00E02554" w:rsidDel="007E2915">
          <w:delText>&lt;NombrePrograma&gt;</w:delText>
        </w:r>
      </w:del>
      <w:proofErr w:type="spellStart"/>
      <w:ins w:id="1988" w:author="Gabriel Correa" w:date="2015-08-27T22:50:00Z">
        <w:r w:rsidR="007E2915">
          <w:t>CHi</w:t>
        </w:r>
      </w:ins>
      <w:proofErr w:type="spellEnd"/>
      <w:r w:rsidR="00851D29" w:rsidRPr="00E02554">
        <w:t xml:space="preserve">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(sección [[**</w:t>
      </w:r>
      <w:r w:rsidR="00C76209" w:rsidRPr="00E02554">
        <w:t xml:space="preserve">ver </w:t>
      </w:r>
      <w:r w:rsidR="009A4A93" w:rsidRPr="00E02554">
        <w:t xml:space="preserve">caso de uso </w:t>
      </w:r>
      <w:r w:rsidR="00C76209" w:rsidRPr="00E02554">
        <w:t xml:space="preserve">2 </w:t>
      </w:r>
      <w:r w:rsidR="009A4A93" w:rsidRPr="00E02554">
        <w:t xml:space="preserve">y (opcionalmente </w:t>
      </w:r>
      <w:proofErr w:type="spellStart"/>
      <w:r w:rsidR="009A4A93" w:rsidRPr="00E02554">
        <w:t>tmbn</w:t>
      </w:r>
      <w:proofErr w:type="spellEnd"/>
      <w:r w:rsidR="009A4A93" w:rsidRPr="00E02554">
        <w:t xml:space="preserve"> los</w:t>
      </w:r>
      <w:proofErr w:type="gramStart"/>
      <w:r w:rsidR="009A4A93" w:rsidRPr="00E02554">
        <w:t>: )</w:t>
      </w:r>
      <w:proofErr w:type="gramEnd"/>
      <w:r w:rsidR="009A4A93" w:rsidRPr="00E02554">
        <w:t>objetivos**]])</w:t>
      </w:r>
    </w:p>
    <w:p w:rsidR="00080CBE" w:rsidRPr="00E02554" w:rsidRDefault="00080CBE" w:rsidP="00080CBE">
      <w:pPr>
        <w:ind w:left="708"/>
        <w:pPrChange w:id="1989" w:author="Gabriel Correa" w:date="2015-08-28T02:19:00Z">
          <w:pPr/>
        </w:pPrChange>
      </w:pPr>
    </w:p>
    <w:p w:rsidR="00EE2482" w:rsidRPr="00E02554" w:rsidRDefault="00EE2482" w:rsidP="00080CBE">
      <w:pPr>
        <w:pStyle w:val="Ttulo4"/>
        <w:pPrChange w:id="1990" w:author="Gabriel Correa" w:date="2015-08-28T02:24:00Z">
          <w:pPr/>
        </w:pPrChange>
      </w:pPr>
      <w:proofErr w:type="spellStart"/>
      <w:r w:rsidRPr="00E02554">
        <w:t>Precision</w:t>
      </w:r>
      <w:proofErr w:type="spellEnd"/>
      <w:r w:rsidRPr="00E02554">
        <w:t xml:space="preserve"> </w:t>
      </w:r>
      <w:ins w:id="1991" w:author="Gabriel Correa" w:date="2015-08-28T02:19:00Z">
        <w:r w:rsidR="00080CBE">
          <w:t>(</w:t>
        </w:r>
      </w:ins>
      <w:r w:rsidRPr="00E02554">
        <w:t>de la clase ‘</w:t>
      </w:r>
      <w:proofErr w:type="spellStart"/>
      <w:r w:rsidRPr="00E02554">
        <w:t>directive</w:t>
      </w:r>
      <w:proofErr w:type="spellEnd"/>
      <w:r w:rsidRPr="00E02554">
        <w:t>’</w:t>
      </w:r>
      <w:ins w:id="1992" w:author="Gabriel Correa" w:date="2015-08-28T02:19:00Z">
        <w:r w:rsidR="00080CBE">
          <w:t>)</w:t>
        </w:r>
      </w:ins>
      <w:r w:rsidRPr="00E02554">
        <w:t>:</w:t>
      </w:r>
    </w:p>
    <w:p w:rsidR="00EE2482" w:rsidRPr="00E02554" w:rsidRDefault="00EE2482" w:rsidP="00080CBE">
      <w:pPr>
        <w:ind w:left="708"/>
        <w:pPrChange w:id="1993" w:author="Gabriel Correa" w:date="2015-08-28T02:20:00Z">
          <w:pPr>
            <w:ind w:left="1440"/>
          </w:pPr>
        </w:pPrChange>
      </w:pPr>
      <w:r w:rsidRPr="00E02554">
        <w:t xml:space="preserve">Proporción de instancias que realmente son de clase </w:t>
      </w:r>
      <w:proofErr w:type="gramStart"/>
      <w:r w:rsidRPr="00E02554">
        <w:t>A</w:t>
      </w:r>
      <w:proofErr w:type="gramEnd"/>
      <w:r w:rsidRPr="00E02554">
        <w:t xml:space="preserve"> dividido por el total de instancias clasificadas como A. Según la definición de la matriz de confusión más arriba es:</w:t>
      </w:r>
    </w:p>
    <w:p w:rsidR="00EE2482" w:rsidRPr="00080CBE" w:rsidDel="00080CBE" w:rsidRDefault="00EE2482" w:rsidP="00080CBE">
      <w:pPr>
        <w:rPr>
          <w:del w:id="1994" w:author="Gabriel Correa" w:date="2015-08-28T02:20:00Z"/>
        </w:rPr>
        <w:pPrChange w:id="1995" w:author="Gabriel Correa" w:date="2015-08-28T02:20:00Z">
          <w:pPr>
            <w:ind w:left="1440"/>
          </w:pPr>
        </w:pPrChange>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rsidP="00080CBE">
      <w:pPr>
        <w:pPrChange w:id="1996" w:author="Gabriel Correa" w:date="2015-08-28T02:20:00Z">
          <w:pPr>
            <w:ind w:left="1440"/>
          </w:pPr>
        </w:pPrChange>
      </w:pPr>
    </w:p>
    <w:p w:rsidR="00EE2482" w:rsidRDefault="00EE2482" w:rsidP="00080CBE">
      <w:pPr>
        <w:ind w:left="708"/>
        <w:rPr>
          <w:ins w:id="1997" w:author="Gabriel Correa" w:date="2015-08-28T02:20:00Z"/>
        </w:rPr>
        <w:pPrChange w:id="1998" w:author="Gabriel Correa" w:date="2015-08-28T02:20:00Z">
          <w:pPr/>
        </w:pPrChange>
      </w:pPr>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proofErr w:type="spellStart"/>
      <w:r w:rsidR="00AC03C3" w:rsidRPr="00E02554">
        <w:rPr>
          <w:i/>
        </w:rPr>
        <w:t>recall</w:t>
      </w:r>
      <w:proofErr w:type="spellEnd"/>
      <w:r w:rsidR="00AC03C3" w:rsidRPr="00E02554">
        <w:t xml:space="preserve"> bajo, porque durante la post-revisión manual en </w:t>
      </w:r>
      <w:del w:id="1999" w:author="Gabriel Correa" w:date="2015-08-27T22:50:00Z">
        <w:r w:rsidR="00AC03C3" w:rsidRPr="00E02554" w:rsidDel="007E2915">
          <w:delText>&lt;NombrePrograma&gt;</w:delText>
        </w:r>
      </w:del>
      <w:proofErr w:type="spellStart"/>
      <w:ins w:id="2000" w:author="Gabriel Correa" w:date="2015-08-27T22:50:00Z">
        <w:r w:rsidR="007E2915">
          <w:t>CHi</w:t>
        </w:r>
      </w:ins>
      <w:proofErr w:type="spellEnd"/>
      <w:r w:rsidR="00AC03C3" w:rsidRPr="00E02554">
        <w:t xml:space="preserve"> un usuario si podrá corregir estos errores al revisar las frases destacadas. Es un error menos grave, pero si el error es muy grande la corrección manual puede tardar mucho tiempo, por lo que sí es importante que las precisiones no sean muy bajas.</w:t>
      </w:r>
    </w:p>
    <w:p w:rsidR="00080CBE" w:rsidRPr="00E02554" w:rsidRDefault="00080CBE" w:rsidP="00080CBE">
      <w:pPr>
        <w:ind w:left="708"/>
        <w:pPrChange w:id="2001" w:author="Gabriel Correa" w:date="2015-08-28T02:20:00Z">
          <w:pPr/>
        </w:pPrChange>
      </w:pPr>
    </w:p>
    <w:p w:rsidR="00EE2482" w:rsidRPr="00E02554" w:rsidRDefault="00EE2482" w:rsidP="00EE2482">
      <w:r w:rsidRPr="00E02554">
        <w:rPr>
          <w:b/>
          <w:i/>
        </w:rPr>
        <w:t>F-</w:t>
      </w:r>
      <w:proofErr w:type="spellStart"/>
      <w:r w:rsidRPr="00E02554">
        <w:rPr>
          <w:b/>
          <w:i/>
        </w:rPr>
        <w:t>Measure</w:t>
      </w:r>
      <w:proofErr w:type="spellEnd"/>
      <w:r w:rsidRPr="00E02554">
        <w:t xml:space="preserve"> de la clase ‘</w:t>
      </w:r>
      <w:proofErr w:type="spellStart"/>
      <w:r w:rsidRPr="00E02554">
        <w:rPr>
          <w:i/>
        </w:rPr>
        <w:t>directive</w:t>
      </w:r>
      <w:proofErr w:type="spellEnd"/>
      <w:r w:rsidRPr="00E02554">
        <w:rPr>
          <w:i/>
        </w:rPr>
        <w:t>’</w:t>
      </w:r>
      <w:r w:rsidRPr="00E02554">
        <w:t>:</w:t>
      </w:r>
    </w:p>
    <w:p w:rsidR="00EE2482" w:rsidRPr="00E02554" w:rsidRDefault="00EE2482" w:rsidP="00080CBE">
      <w:pPr>
        <w:ind w:left="708"/>
        <w:rPr>
          <w:i/>
        </w:rPr>
        <w:pPrChange w:id="2002" w:author="Gabriel Correa" w:date="2015-08-28T02:25:00Z">
          <w:pPr/>
        </w:pPrChange>
      </w:pPr>
      <w:del w:id="2003" w:author="Gabriel Correa" w:date="2015-08-28T02:24:00Z">
        <w:r w:rsidRPr="00E02554" w:rsidDel="00080CBE">
          <w:tab/>
        </w:r>
        <w:r w:rsidRPr="00E02554" w:rsidDel="00080CBE">
          <w:tab/>
        </w:r>
      </w:del>
      <w:r w:rsidRPr="00E02554">
        <w:t xml:space="preserve">Un valor que representa promedio ponderado de los valores </w:t>
      </w:r>
      <w:proofErr w:type="spellStart"/>
      <w:r w:rsidRPr="00E02554">
        <w:rPr>
          <w:i/>
        </w:rPr>
        <w:t>recall</w:t>
      </w:r>
      <w:proofErr w:type="spellEnd"/>
      <w:r w:rsidRPr="00E02554">
        <w:rPr>
          <w:i/>
        </w:rPr>
        <w:t xml:space="preserve"> </w:t>
      </w:r>
      <w:r w:rsidRPr="00E02554">
        <w:t xml:space="preserve">y </w:t>
      </w:r>
      <w:proofErr w:type="spellStart"/>
      <w:r w:rsidRPr="00E02554">
        <w:rPr>
          <w:i/>
        </w:rPr>
        <w:t>precision</w:t>
      </w:r>
      <w:proofErr w:type="spellEnd"/>
      <w:r w:rsidRPr="00E02554">
        <w:rPr>
          <w:i/>
        </w:rPr>
        <w:t>.</w:t>
      </w:r>
    </w:p>
    <w:p w:rsidR="00EE2482" w:rsidRPr="00080CBE" w:rsidDel="00080CBE" w:rsidRDefault="00EE2482" w:rsidP="00EE2482">
      <w:pPr>
        <w:rPr>
          <w:del w:id="2004" w:author="Gabriel Correa" w:date="2015-08-28T02:24:00Z"/>
          <w:rStyle w:val="nfasisintenso"/>
        </w:rPr>
      </w:pPr>
      <m:oMathPara>
        <m:oMath>
          <m:r>
            <w:rPr>
              <w:rFonts w:ascii="Cambria Math" w:hAnsi="Cambria Math"/>
            </w:rPr>
            <m:t xml:space="preserve">F Measure=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080CBE" w:rsidRDefault="00080CBE" w:rsidP="00EE2482">
      <w:pPr>
        <w:rPr>
          <w:ins w:id="2005" w:author="Gabriel Correa" w:date="2015-08-28T02:24:00Z"/>
          <w:rStyle w:val="nfasisintenso"/>
        </w:rPr>
      </w:pPr>
    </w:p>
    <w:p w:rsidR="00080CBE" w:rsidRPr="00E02554" w:rsidRDefault="00080CBE" w:rsidP="00080CBE">
      <w:pPr>
        <w:pStyle w:val="Ttulo3"/>
        <w:rPr>
          <w:ins w:id="2006" w:author="Gabriel Correa" w:date="2015-08-28T02:24:00Z"/>
        </w:rPr>
        <w:pPrChange w:id="2007" w:author="Gabriel Correa" w:date="2015-08-28T02:25:00Z">
          <w:pPr/>
        </w:pPrChange>
      </w:pPr>
      <w:ins w:id="2008" w:author="Gabriel Correa" w:date="2015-08-28T02:24:00Z">
        <w:r>
          <w:rPr>
            <w:rStyle w:val="nfasisintenso"/>
          </w:rPr>
          <w:t>M</w:t>
        </w:r>
      </w:ins>
      <w:ins w:id="2009" w:author="Gabriel Correa" w:date="2015-08-28T02:25:00Z">
        <w:r>
          <w:rPr>
            <w:rStyle w:val="nfasisintenso"/>
          </w:rPr>
          <w:t>étricas secundarias</w:t>
        </w:r>
      </w:ins>
    </w:p>
    <w:p w:rsidR="00EE2482" w:rsidRPr="00E02554" w:rsidDel="00080CBE" w:rsidRDefault="00EE2482" w:rsidP="00080CBE">
      <w:pPr>
        <w:rPr>
          <w:del w:id="2010" w:author="Gabriel Correa" w:date="2015-08-28T02:24:00Z"/>
          <w:rStyle w:val="nfasisintenso"/>
        </w:rPr>
      </w:pPr>
      <w:del w:id="2011" w:author="Gabriel Correa" w:date="2015-08-28T02:24:00Z">
        <w:r w:rsidRPr="00E02554" w:rsidDel="00080CBE">
          <w:rPr>
            <w:rStyle w:val="nfasisintenso"/>
          </w:rPr>
          <w:delText>Métricas secundarias:</w:delText>
        </w:r>
      </w:del>
    </w:p>
    <w:p w:rsidR="00EE2482" w:rsidRPr="00E02554" w:rsidRDefault="00EE2482" w:rsidP="00EE2482">
      <w:r w:rsidRPr="00E02554">
        <w:t xml:space="preserve">Además de las métricas primarias es importante revisar los valores ROC </w:t>
      </w:r>
      <w:proofErr w:type="spellStart"/>
      <w:r w:rsidRPr="00E02554">
        <w:t>Area</w:t>
      </w:r>
      <w:proofErr w:type="spellEnd"/>
      <w:r w:rsidRPr="00E02554">
        <w:t xml:space="preserve"> y Kappa </w:t>
      </w:r>
      <w:proofErr w:type="spellStart"/>
      <w:r w:rsidRPr="00E02554">
        <w:t>Statistic</w:t>
      </w:r>
      <w:proofErr w:type="spellEnd"/>
      <w:r w:rsidRPr="00E02554">
        <w:t xml:space="preserve"> pues entregan información estadísticamente corregida de los resultados. ROC </w:t>
      </w:r>
      <w:proofErr w:type="spellStart"/>
      <w:r w:rsidRPr="00E02554">
        <w:t>Area</w:t>
      </w:r>
      <w:proofErr w:type="spellEnd"/>
      <w:r w:rsidRPr="00E02554">
        <w:t xml:space="preserve"> es una métrica común en Data Mining mientras que Kappa </w:t>
      </w:r>
      <w:proofErr w:type="spellStart"/>
      <w:r w:rsidRPr="00E02554">
        <w:t>Statistic</w:t>
      </w:r>
      <w:proofErr w:type="spellEnd"/>
      <w:r w:rsidRPr="00E02554">
        <w:t xml:space="preserve"> es una métrica común en estadística. Lo que se busca es que estos valores no resulten ser muy menos que 1, pues esto indicaría algún posible problema con la validez estadística de los datos.</w:t>
      </w:r>
    </w:p>
    <w:p w:rsidR="00EE2482" w:rsidRPr="00E02554" w:rsidRDefault="00EE2482" w:rsidP="00080CBE">
      <w:pPr>
        <w:pStyle w:val="Ttulo4"/>
        <w:pPrChange w:id="2012" w:author="Gabriel Correa" w:date="2015-08-28T02:25:00Z">
          <w:pPr/>
        </w:pPrChange>
      </w:pPr>
      <w:r w:rsidRPr="00E02554">
        <w:t xml:space="preserve">ROC </w:t>
      </w:r>
      <w:proofErr w:type="spellStart"/>
      <w:r w:rsidRPr="00E02554">
        <w:t>Area</w:t>
      </w:r>
      <w:proofErr w:type="spellEnd"/>
      <w:r w:rsidRPr="00E02554">
        <w:t>:</w:t>
      </w:r>
    </w:p>
    <w:p w:rsidR="00EE2482" w:rsidRPr="00E02554" w:rsidRDefault="00EE2482" w:rsidP="00080CBE">
      <w:pPr>
        <w:ind w:left="708"/>
        <w:pPrChange w:id="2013" w:author="Gabriel Correa" w:date="2015-08-28T02:25:00Z">
          <w:pPr>
            <w:ind w:left="1440"/>
          </w:pPr>
        </w:pPrChange>
      </w:pPr>
      <w:r w:rsidRPr="00E02554">
        <w:t>Los mejores</w:t>
      </w:r>
      <w:r w:rsidR="00282A91" w:rsidRPr="00E02554">
        <w:t xml:space="preserve"> clasificadores se aproximan a</w:t>
      </w:r>
      <w:r w:rsidRPr="00E02554">
        <w:t>l valor 1, mientras que un valor de 0.5 es comparable a adivinar las clases por azar.</w:t>
      </w:r>
    </w:p>
    <w:p w:rsidR="00146E86" w:rsidRPr="00080CBE" w:rsidRDefault="00146E86" w:rsidP="00080CBE">
      <w:pPr>
        <w:ind w:left="708"/>
        <w:pPrChange w:id="2014" w:author="Gabriel Correa" w:date="2015-08-28T02:25:00Z">
          <w:pPr>
            <w:ind w:left="1440"/>
          </w:pPr>
        </w:pPrChange>
      </w:pPr>
      <w:r w:rsidRPr="00E02554">
        <w:lastRenderedPageBreak/>
        <w:t xml:space="preserve">Es </w:t>
      </w:r>
      <w:r w:rsidRPr="00080CBE">
        <w:t xml:space="preserve">una medida de la exactitud de un clasificador. Se calcula tomando el área bajo la curva del gráfico de </w:t>
      </w:r>
      <w:r w:rsidR="00282A91" w:rsidRPr="00080CBE">
        <w:t xml:space="preserve">la </w:t>
      </w:r>
      <w:proofErr w:type="spellStart"/>
      <w:r w:rsidR="00282A91" w:rsidRPr="00080CBE">
        <w:rPr>
          <w:rPrChange w:id="2015" w:author="Gabriel Correa" w:date="2015-08-28T02:25:00Z">
            <w:rPr>
              <w:i/>
            </w:rPr>
          </w:rPrChange>
        </w:rPr>
        <w:t>recall</w:t>
      </w:r>
      <w:proofErr w:type="spellEnd"/>
      <w:r w:rsidRPr="00080CBE">
        <w:rPr>
          <w:rPrChange w:id="2016" w:author="Gabriel Correa" w:date="2015-08-28T02:25:00Z">
            <w:rPr>
              <w:i/>
            </w:rPr>
          </w:rPrChange>
        </w:rPr>
        <w:t xml:space="preserve"> </w:t>
      </w:r>
      <w:r w:rsidR="00282A91" w:rsidRPr="00080CBE">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080CBE">
        <w:t>.</w:t>
      </w:r>
    </w:p>
    <w:p w:rsidR="00EE2482" w:rsidRPr="00E02554" w:rsidRDefault="00EE2482" w:rsidP="00080CBE">
      <w:pPr>
        <w:pStyle w:val="Ttulo4"/>
        <w:pPrChange w:id="2017" w:author="Gabriel Correa" w:date="2015-08-28T02:25:00Z">
          <w:pPr/>
        </w:pPrChange>
      </w:pPr>
      <w:r w:rsidRPr="00E02554">
        <w:t xml:space="preserve">Kappa </w:t>
      </w:r>
      <w:proofErr w:type="spellStart"/>
      <w:r w:rsidRPr="00E02554">
        <w:t>statistic</w:t>
      </w:r>
      <w:proofErr w:type="spellEnd"/>
      <w:r w:rsidRPr="00E02554">
        <w:t>:</w:t>
      </w:r>
    </w:p>
    <w:p w:rsidR="00EE2482" w:rsidRPr="00E02554" w:rsidDel="00080CBE" w:rsidRDefault="00EE2482" w:rsidP="00080CBE">
      <w:pPr>
        <w:ind w:left="708"/>
        <w:rPr>
          <w:del w:id="2018" w:author="Gabriel Correa" w:date="2015-08-28T02:25:00Z"/>
        </w:rPr>
        <w:pPrChange w:id="2019" w:author="Gabriel Correa" w:date="2015-08-28T02:25:00Z">
          <w:pPr>
            <w:ind w:left="1440"/>
          </w:pPr>
        </w:pPrChange>
      </w:pPr>
      <w:r w:rsidRPr="00E02554">
        <w:t xml:space="preserve">Un </w:t>
      </w:r>
      <w:r w:rsidRPr="00080CBE">
        <w:t>valor mayor a 0 significa que el clasificador es mejor que adivinar al azar, y su valor máximo</w:t>
      </w:r>
      <w:r w:rsidRPr="00E02554">
        <w:t xml:space="preserve"> es 1.</w:t>
      </w:r>
    </w:p>
    <w:p w:rsidR="00EE2482" w:rsidRPr="00E02554" w:rsidRDefault="00EE2482" w:rsidP="00080CBE">
      <w:pPr>
        <w:ind w:left="708"/>
        <w:pPrChange w:id="2020" w:author="Gabriel Correa" w:date="2015-08-28T02:25:00Z">
          <w:pPr/>
        </w:pPrChange>
      </w:pPr>
    </w:p>
    <w:p w:rsidR="00EE2482" w:rsidRDefault="00EE2482" w:rsidP="00EE2482">
      <w:pPr>
        <w:rPr>
          <w:ins w:id="2021" w:author="Gabriel Correa" w:date="2015-08-28T02:54:00Z"/>
        </w:rPr>
      </w:pPr>
    </w:p>
    <w:p w:rsidR="00163EA8" w:rsidRDefault="00163EA8" w:rsidP="00163EA8">
      <w:pPr>
        <w:pStyle w:val="Ttulo3"/>
        <w:rPr>
          <w:ins w:id="2022" w:author="Gabriel Correa" w:date="2015-08-28T02:54:00Z"/>
        </w:rPr>
        <w:pPrChange w:id="2023" w:author="Gabriel Correa" w:date="2015-08-28T02:54:00Z">
          <w:pPr/>
        </w:pPrChange>
      </w:pPr>
      <w:ins w:id="2024" w:author="Gabriel Correa" w:date="2015-08-28T02:54:00Z">
        <w:r>
          <w:t>Criterio de comparación entre modelos de clasificación en Weka</w:t>
        </w:r>
      </w:ins>
    </w:p>
    <w:p w:rsidR="00163EA8" w:rsidRDefault="00163EA8" w:rsidP="00163EA8">
      <w:pPr>
        <w:rPr>
          <w:ins w:id="2025" w:author="Gabriel Correa" w:date="2015-08-28T02:54:00Z"/>
        </w:rPr>
      </w:pPr>
    </w:p>
    <w:p w:rsidR="00163EA8" w:rsidRDefault="00163EA8" w:rsidP="00163EA8">
      <w:pPr>
        <w:rPr>
          <w:ins w:id="2026" w:author="Gabriel Correa" w:date="2015-08-28T02:54:00Z"/>
        </w:rPr>
      </w:pPr>
      <w:ins w:id="2027" w:author="Gabriel Correa" w:date="2015-08-28T02:54:00Z">
        <w:r>
          <w:t xml:space="preserve">Lo principal es maximizar lo más posible el valor de </w:t>
        </w:r>
        <w:proofErr w:type="spellStart"/>
        <w:r>
          <w:t>recall</w:t>
        </w:r>
        <w:proofErr w:type="spellEnd"/>
        <w:r>
          <w:t xml:space="preserve">. Después de eso, se desea que el valor de </w:t>
        </w:r>
        <w:proofErr w:type="spellStart"/>
        <w:r>
          <w:t>precision</w:t>
        </w:r>
        <w:proofErr w:type="spellEnd"/>
        <w:r>
          <w:t xml:space="preserve"> sea alto y siempre mayor a 0.5. Además se requiere que ROC </w:t>
        </w:r>
        <w:proofErr w:type="spellStart"/>
        <w:r>
          <w:t>Area</w:t>
        </w:r>
        <w:proofErr w:type="spellEnd"/>
        <w:r>
          <w:t xml:space="preserve"> y Kappa </w:t>
        </w:r>
        <w:proofErr w:type="spellStart"/>
        <w:r>
          <w:t>Statistic</w:t>
        </w:r>
        <w:proofErr w:type="spellEnd"/>
        <w:r>
          <w:t xml:space="preserve"> sean en lo posible mayor a 0.75 y 0.5 respectivamente. El valor de F-</w:t>
        </w:r>
        <w:proofErr w:type="spellStart"/>
        <w:r>
          <w:t>Measure</w:t>
        </w:r>
        <w:proofErr w:type="spellEnd"/>
        <w:r>
          <w:t xml:space="preserve">, el cual depende solo de </w:t>
        </w:r>
        <w:proofErr w:type="spellStart"/>
        <w:r>
          <w:t>recall</w:t>
        </w:r>
        <w:proofErr w:type="spellEnd"/>
        <w:r>
          <w:t xml:space="preserve"> y </w:t>
        </w:r>
        <w:proofErr w:type="spellStart"/>
        <w:r>
          <w:t>precision</w:t>
        </w:r>
        <w:proofErr w:type="spellEnd"/>
        <w:r>
          <w:t xml:space="preserve">, suele ser mayor a 0.7 cuando un resultado es bueno. Alternativamente se puede maximizar </w:t>
        </w:r>
        <w:proofErr w:type="spellStart"/>
        <w:r>
          <w:t>recall</w:t>
        </w:r>
        <w:proofErr w:type="spellEnd"/>
        <w:r>
          <w:t xml:space="preserve"> y después maximizar F-</w:t>
        </w:r>
        <w:proofErr w:type="spellStart"/>
        <w:r>
          <w:t>Measure</w:t>
        </w:r>
        <w:proofErr w:type="spellEnd"/>
        <w:r>
          <w:t xml:space="preserve">, lo cual tiene un efecto similar a medir </w:t>
        </w:r>
        <w:proofErr w:type="spellStart"/>
        <w:r>
          <w:t>recall</w:t>
        </w:r>
        <w:proofErr w:type="spellEnd"/>
        <w:r>
          <w:t xml:space="preserve"> y </w:t>
        </w:r>
        <w:proofErr w:type="spellStart"/>
        <w:r>
          <w:t>precision</w:t>
        </w:r>
        <w:proofErr w:type="spellEnd"/>
        <w:r>
          <w:t>.</w:t>
        </w:r>
      </w:ins>
    </w:p>
    <w:p w:rsidR="00163EA8" w:rsidRPr="00E02554" w:rsidRDefault="00163EA8" w:rsidP="00EE2482">
      <w:ins w:id="2028" w:author="Gabriel Correa" w:date="2015-08-28T02:54:00Z">
        <w:r>
          <w:t xml:space="preserve">Hay una excepción a la regala de maximizar </w:t>
        </w:r>
        <w:proofErr w:type="spellStart"/>
        <w:r>
          <w:t>recall</w:t>
        </w:r>
        <w:proofErr w:type="spellEnd"/>
        <w:r>
          <w:t>. Esto puede ocurrir si un resultado presenta un valor muy alto de F-</w:t>
        </w:r>
        <w:proofErr w:type="spellStart"/>
        <w:r>
          <w:t>Measure</w:t>
        </w:r>
        <w:proofErr w:type="spellEnd"/>
        <w:r>
          <w:t xml:space="preserve"> y al clasificador se le puede aplicar una matriz de costos. Esto es tratado en mayor detalle en las secciones 6.2.1 y 6.2.6.</w:t>
        </w:r>
      </w:ins>
    </w:p>
    <w:p w:rsidR="006B1126" w:rsidRDefault="006B1126" w:rsidP="00EE2482">
      <w:pPr>
        <w:rPr>
          <w:ins w:id="2029" w:author="Gabriel Correa" w:date="2015-08-27T23:57:00Z"/>
        </w:rPr>
      </w:pPr>
      <w:ins w:id="2030" w:author="Gabriel Correa" w:date="2015-08-28T00:00:00Z">
        <w:r>
          <w:t>Un lector</w:t>
        </w:r>
      </w:ins>
      <w:ins w:id="2031" w:author="Gabriel Correa" w:date="2015-08-28T02:26:00Z">
        <w:r w:rsidR="00080CBE">
          <w:t>,</w:t>
        </w:r>
      </w:ins>
      <w:ins w:id="2032" w:author="Gabriel Correa" w:date="2015-08-28T00:00:00Z">
        <w:r>
          <w:t xml:space="preserve"> </w:t>
        </w:r>
      </w:ins>
      <w:ins w:id="2033" w:author="Gabriel Correa" w:date="2015-08-28T02:26:00Z">
        <w:r w:rsidR="00080CBE">
          <w:t>a</w:t>
        </w:r>
      </w:ins>
      <w:ins w:id="2034" w:author="Gabriel Correa" w:date="2015-08-27T23:59:00Z">
        <w:r>
          <w:t xml:space="preserve">l no comprender en detalle el significado de </w:t>
        </w:r>
        <w:proofErr w:type="spellStart"/>
        <w:r>
          <w:t>recall</w:t>
        </w:r>
        <w:proofErr w:type="spellEnd"/>
        <w:r>
          <w:t>, F</w:t>
        </w:r>
      </w:ins>
      <w:ins w:id="2035" w:author="Gabriel Correa" w:date="2015-08-28T00:00:00Z">
        <w:r>
          <w:t>-</w:t>
        </w:r>
        <w:proofErr w:type="spellStart"/>
        <w:r>
          <w:t>Measure</w:t>
        </w:r>
        <w:proofErr w:type="spellEnd"/>
        <w:r>
          <w:t xml:space="preserve">, ROC </w:t>
        </w:r>
        <w:proofErr w:type="spellStart"/>
        <w:r>
          <w:t>Area</w:t>
        </w:r>
        <w:proofErr w:type="spellEnd"/>
        <w:r>
          <w:t xml:space="preserve"> </w:t>
        </w:r>
      </w:ins>
      <w:ins w:id="2036" w:author="Gabriel Correa" w:date="2015-08-28T00:02:00Z">
        <w:r>
          <w:t>puede necesitar alguna referencia que</w:t>
        </w:r>
      </w:ins>
      <w:ins w:id="2037" w:author="Gabriel Correa" w:date="2015-08-28T00:07:00Z">
        <w:r w:rsidR="0097244B">
          <w:t xml:space="preserve"> le</w:t>
        </w:r>
      </w:ins>
      <w:ins w:id="2038" w:author="Gabriel Correa" w:date="2015-08-28T00:02:00Z">
        <w:r>
          <w:t xml:space="preserve"> sirva de guía para saber si un resultado es bueno, regular o malo.</w:t>
        </w:r>
      </w:ins>
      <w:ins w:id="2039" w:author="Gabriel Correa" w:date="2015-08-28T00:07:00Z">
        <w:r w:rsidR="0097244B">
          <w:t xml:space="preserve"> </w:t>
        </w:r>
      </w:ins>
      <w:ins w:id="2040" w:author="Gabriel Correa" w:date="2015-08-28T03:07:00Z">
        <w:r w:rsidR="00D001BA">
          <w:t xml:space="preserve">La </w:t>
        </w:r>
      </w:ins>
      <w:ins w:id="2041" w:author="Gabriel Correa" w:date="2015-08-28T03:11:00Z">
        <w:r w:rsidR="00D001BA">
          <w:fldChar w:fldCharType="begin"/>
        </w:r>
        <w:r w:rsidR="00D001BA">
          <w:instrText xml:space="preserve"> REF _Ref428494791 \h </w:instrText>
        </w:r>
      </w:ins>
      <w:r w:rsidR="00D001BA">
        <w:fldChar w:fldCharType="separate"/>
      </w:r>
      <w:ins w:id="2042" w:author="Gabriel Correa" w:date="2015-08-28T03:11:00Z">
        <w:r w:rsidR="00D001BA">
          <w:t xml:space="preserve">Tabla </w:t>
        </w:r>
        <w:r w:rsidR="00D001BA">
          <w:rPr>
            <w:noProof/>
          </w:rPr>
          <w:t>5</w:t>
        </w:r>
        <w:r w:rsidR="00D001BA">
          <w:t>.</w:t>
        </w:r>
        <w:r w:rsidR="00D001BA">
          <w:rPr>
            <w:noProof/>
          </w:rPr>
          <w:t>2</w:t>
        </w:r>
        <w:r w:rsidR="00D001BA">
          <w:fldChar w:fldCharType="end"/>
        </w:r>
      </w:ins>
      <w:ins w:id="2043" w:author="Gabriel Correa" w:date="2015-08-28T03:07:00Z">
        <w:r w:rsidR="00D001BA">
          <w:t xml:space="preserve"> muestra un ejemplo de cu</w:t>
        </w:r>
      </w:ins>
      <w:ins w:id="2044" w:author="Gabriel Correa" w:date="2015-08-28T03:08:00Z">
        <w:r w:rsidR="00D001BA">
          <w:t>áles resultados son mejores que otros para dar a conocer l</w:t>
        </w:r>
      </w:ins>
      <w:ins w:id="2045" w:author="Gabriel Correa" w:date="2015-08-28T03:09:00Z">
        <w:r w:rsidR="00D001BA">
          <w:t>os resultados que satisfacen de mejor manera a los objetivos de este trabajo</w:t>
        </w:r>
      </w:ins>
      <w:ins w:id="2046" w:author="Gabriel Correa" w:date="2015-08-28T03:20:00Z">
        <w:r w:rsidR="00BC49A6">
          <w:t>, que es detectar la mayor cantidad de directivas</w:t>
        </w:r>
      </w:ins>
      <w:ins w:id="2047" w:author="Gabriel Correa" w:date="2015-08-28T03:21:00Z">
        <w:r w:rsidR="00BC49A6">
          <w:t xml:space="preserve"> manteniendo bajo control el número de falsos positivos.</w:t>
        </w:r>
      </w:ins>
    </w:p>
    <w:p w:rsidR="00EE2482" w:rsidRPr="00E02554" w:rsidDel="00D001BA" w:rsidRDefault="00EE2482" w:rsidP="004C2708">
      <w:pPr>
        <w:jc w:val="center"/>
        <w:rPr>
          <w:del w:id="2048" w:author="Gabriel Correa" w:date="2015-08-28T03:10:00Z"/>
        </w:rPr>
        <w:pPrChange w:id="2049" w:author="Gabriel Correa" w:date="2015-08-28T03:27:00Z">
          <w:pPr/>
        </w:pPrChange>
      </w:pPr>
      <w:del w:id="2050" w:author="Gabriel Correa" w:date="2015-08-28T03:10:00Z">
        <w:r w:rsidRPr="00E02554" w:rsidDel="00D001BA">
          <w:delText xml:space="preserve">En este trabajo se </w:delText>
        </w:r>
      </w:del>
      <w:del w:id="2051" w:author="Gabriel Correa" w:date="2015-08-27T23:56:00Z">
        <w:r w:rsidRPr="00E02554" w:rsidDel="006B1126">
          <w:delText xml:space="preserve">consideran los </w:delText>
        </w:r>
      </w:del>
      <w:del w:id="2052" w:author="Gabriel Correa" w:date="2015-08-28T03:10:00Z">
        <w:r w:rsidRPr="00E02554" w:rsidDel="00D001BA">
          <w:delText>resultados buenos, regulares o malos según la siguiente escala:</w:delText>
        </w:r>
      </w:del>
    </w:p>
    <w:p w:rsidR="00F002B6" w:rsidRDefault="00F002B6" w:rsidP="004C2708">
      <w:pPr>
        <w:pStyle w:val="Epgrafe"/>
        <w:keepNext/>
        <w:jc w:val="center"/>
        <w:rPr>
          <w:ins w:id="2053" w:author="Gabriel Correa" w:date="2015-08-28T00:22:00Z"/>
        </w:rPr>
        <w:pPrChange w:id="2054" w:author="Gabriel Correa" w:date="2015-08-28T03:27:00Z">
          <w:pPr/>
        </w:pPrChange>
      </w:pPr>
      <w:bookmarkStart w:id="2055" w:name="_Ref428494791"/>
      <w:ins w:id="2056" w:author="Gabriel Correa" w:date="2015-08-28T00:22:00Z">
        <w:r>
          <w:t xml:space="preserve">Tabla </w:t>
        </w:r>
        <w:r>
          <w:fldChar w:fldCharType="begin"/>
        </w:r>
        <w:r>
          <w:instrText xml:space="preserve"> STYLEREF 1 \s </w:instrText>
        </w:r>
      </w:ins>
      <w:r>
        <w:fldChar w:fldCharType="separate"/>
      </w:r>
      <w:r>
        <w:rPr>
          <w:noProof/>
        </w:rPr>
        <w:t>5</w:t>
      </w:r>
      <w:ins w:id="2057" w:author="Gabriel Correa" w:date="2015-08-28T00:22:00Z">
        <w:r>
          <w:fldChar w:fldCharType="end"/>
        </w:r>
        <w:r>
          <w:t>.</w:t>
        </w:r>
        <w:r>
          <w:fldChar w:fldCharType="begin"/>
        </w:r>
        <w:r>
          <w:instrText xml:space="preserve"> SEQ Tabla \* ARABIC \s 1 </w:instrText>
        </w:r>
      </w:ins>
      <w:r>
        <w:fldChar w:fldCharType="separate"/>
      </w:r>
      <w:ins w:id="2058" w:author="Gabriel Correa" w:date="2015-08-28T00:22:00Z">
        <w:r>
          <w:rPr>
            <w:noProof/>
          </w:rPr>
          <w:t>2</w:t>
        </w:r>
        <w:r>
          <w:fldChar w:fldCharType="end"/>
        </w:r>
        <w:bookmarkEnd w:id="2055"/>
        <w:r>
          <w:t xml:space="preserve">:   </w:t>
        </w:r>
      </w:ins>
      <w:ins w:id="2059" w:author="Gabriel Correa" w:date="2015-08-28T03:11:00Z">
        <w:r w:rsidR="004D47B1">
          <w:t>Ejemplos de cuáles resultados ser</w:t>
        </w:r>
        <w:r w:rsidR="00BC49A6">
          <w:t xml:space="preserve">ían </w:t>
        </w:r>
      </w:ins>
      <w:ins w:id="2060" w:author="Gabriel Correa" w:date="2015-08-28T03:19:00Z">
        <w:r w:rsidR="00BC49A6">
          <w:t>los mejores según los objetivos de este trabajo.</w:t>
        </w:r>
      </w:ins>
    </w:p>
    <w:tbl>
      <w:tblPr>
        <w:tblStyle w:val="Estilo2"/>
        <w:tblW w:w="6381" w:type="dxa"/>
        <w:jc w:val="center"/>
        <w:tblInd w:w="108" w:type="dxa"/>
        <w:tblLook w:val="04A0" w:firstRow="1" w:lastRow="0" w:firstColumn="1" w:lastColumn="0" w:noHBand="0" w:noVBand="1"/>
        <w:tblPrChange w:id="2061" w:author="Gabriel Correa" w:date="2015-08-28T03:26:00Z">
          <w:tblPr>
            <w:tblStyle w:val="Estilo2"/>
            <w:tblW w:w="8082" w:type="dxa"/>
            <w:tblInd w:w="108" w:type="dxa"/>
            <w:tblLook w:val="04A0" w:firstRow="1" w:lastRow="0" w:firstColumn="1" w:lastColumn="0" w:noHBand="0" w:noVBand="1"/>
          </w:tblPr>
        </w:tblPrChange>
      </w:tblPr>
      <w:tblGrid>
        <w:gridCol w:w="1418"/>
        <w:gridCol w:w="1559"/>
        <w:gridCol w:w="1136"/>
        <w:gridCol w:w="2268"/>
        <w:tblGridChange w:id="2062">
          <w:tblGrid>
            <w:gridCol w:w="1418"/>
            <w:gridCol w:w="1559"/>
            <w:gridCol w:w="1136"/>
            <w:gridCol w:w="2268"/>
          </w:tblGrid>
        </w:tblGridChange>
      </w:tblGrid>
      <w:tr w:rsidR="00BC49A6" w:rsidTr="004C2708">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1418" w:type="dxa"/>
            <w:tcPrChange w:id="2063" w:author="Gabriel Correa" w:date="2015-08-28T03:26:00Z">
              <w:tcPr>
                <w:tcW w:w="1418" w:type="dxa"/>
              </w:tcPr>
            </w:tcPrChange>
          </w:tcPr>
          <w:p w:rsidR="00BC49A6" w:rsidRPr="00E02554" w:rsidRDefault="00BC49A6" w:rsidP="00BF7FE6">
            <w:pPr>
              <w:jc w:val="center"/>
              <w:cnfStyle w:val="100000000100" w:firstRow="1" w:lastRow="0" w:firstColumn="0" w:lastColumn="0" w:oddVBand="0" w:evenVBand="0" w:oddHBand="0" w:evenHBand="0" w:firstRowFirstColumn="1" w:firstRowLastColumn="0" w:lastRowFirstColumn="0" w:lastRowLastColumn="0"/>
              <w:rPr>
                <w:i/>
                <w:lang w:val="en-US"/>
              </w:rPr>
            </w:pPr>
            <w:del w:id="2064" w:author="Gabriel Correa" w:date="2015-08-27T23:38:00Z">
              <w:r w:rsidRPr="00E02554" w:rsidDel="00677C9B">
                <w:rPr>
                  <w:i/>
                  <w:lang w:val="en-US"/>
                </w:rPr>
                <w:delText xml:space="preserve">F-Measure, </w:delText>
              </w:r>
            </w:del>
            <w:r w:rsidRPr="00E02554">
              <w:rPr>
                <w:i/>
                <w:lang w:val="en-US"/>
              </w:rPr>
              <w:t>Recall</w:t>
            </w:r>
            <w:del w:id="2065" w:author="Gabriel Correa" w:date="2015-08-28T00:26:00Z">
              <w:r w:rsidRPr="00E02554" w:rsidDel="007E6B00">
                <w:rPr>
                  <w:i/>
                  <w:lang w:val="en-US"/>
                </w:rPr>
                <w:delText xml:space="preserve">, </w:delText>
              </w:r>
            </w:del>
            <w:del w:id="2066" w:author="Gabriel Correa" w:date="2015-08-28T00:25:00Z">
              <w:r w:rsidRPr="00E02554" w:rsidDel="00F002B6">
                <w:rPr>
                  <w:i/>
                  <w:lang w:val="en-US"/>
                </w:rPr>
                <w:delText>Precision</w:delText>
              </w:r>
            </w:del>
            <w:del w:id="2067" w:author="Gabriel Correa" w:date="2015-08-28T00:26:00Z">
              <w:r w:rsidRPr="00E02554" w:rsidDel="007E6B00">
                <w:rPr>
                  <w:i/>
                  <w:lang w:val="en-US"/>
                </w:rPr>
                <w:delText xml:space="preserve">, </w:delText>
              </w:r>
            </w:del>
            <w:del w:id="2068" w:author="Gabriel Correa" w:date="2015-08-28T00:24:00Z">
              <w:r w:rsidRPr="00E02554" w:rsidDel="00F002B6">
                <w:rPr>
                  <w:i/>
                  <w:lang w:val="en-US"/>
                </w:rPr>
                <w:delText>ROC Area</w:delText>
              </w:r>
            </w:del>
          </w:p>
        </w:tc>
        <w:tc>
          <w:tcPr>
            <w:tcW w:w="1559" w:type="dxa"/>
            <w:tcPrChange w:id="2069" w:author="Gabriel Correa" w:date="2015-08-28T03:26:00Z">
              <w:tcPr>
                <w:tcW w:w="1559"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2070" w:author="Gabriel Correa" w:date="2015-08-28T00:25:00Z">
              <w:r w:rsidRPr="00E02554">
                <w:rPr>
                  <w:i/>
                  <w:lang w:val="en-US"/>
                </w:rPr>
                <w:t xml:space="preserve">F-Measure </w:t>
              </w:r>
            </w:ins>
          </w:p>
        </w:tc>
        <w:tc>
          <w:tcPr>
            <w:tcW w:w="1136" w:type="dxa"/>
            <w:tcPrChange w:id="2071" w:author="Gabriel Correa" w:date="2015-08-28T03:26:00Z">
              <w:tcPr>
                <w:tcW w:w="1136"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2072" w:author="Gabriel Correa" w:date="2015-08-28T00:25:00Z">
              <w:r w:rsidRPr="00E02554">
                <w:rPr>
                  <w:i/>
                  <w:lang w:val="en-US"/>
                </w:rPr>
                <w:t xml:space="preserve">Precision </w:t>
              </w:r>
            </w:ins>
          </w:p>
        </w:tc>
        <w:tc>
          <w:tcPr>
            <w:tcW w:w="2268" w:type="dxa"/>
            <w:tcPrChange w:id="2073" w:author="Gabriel Correa" w:date="2015-08-28T03:26:00Z">
              <w:tcPr>
                <w:tcW w:w="2268" w:type="dxa"/>
              </w:tcPr>
            </w:tcPrChange>
          </w:tcPr>
          <w:p w:rsidR="00BC49A6" w:rsidRPr="00E02554" w:rsidRDefault="00BC49A6"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4C2708" w:rsidTr="004C2708">
        <w:tblPrEx>
          <w:tblPrExChange w:id="2074" w:author="Gabriel Correa" w:date="2015-08-28T03:26:00Z">
            <w:tblPrEx>
              <w:tblW w:w="6381" w:type="dxa"/>
            </w:tblPrEx>
          </w:tblPrExChange>
        </w:tblPrEx>
        <w:trPr>
          <w:jc w:val="center"/>
          <w:ins w:id="2075" w:author="Gabriel Correa" w:date="2015-08-28T03:26:00Z"/>
        </w:trPr>
        <w:tc>
          <w:tcPr>
            <w:tcW w:w="1418" w:type="dxa"/>
            <w:vAlign w:val="bottom"/>
            <w:tcPrChange w:id="2076" w:author="Gabriel Correa" w:date="2015-08-28T03:26:00Z">
              <w:tcPr>
                <w:tcW w:w="1418" w:type="dxa"/>
              </w:tcPr>
            </w:tcPrChange>
          </w:tcPr>
          <w:p w:rsidR="004C2708" w:rsidRPr="00E02554" w:rsidDel="00677C9B" w:rsidRDefault="004C2708" w:rsidP="00BF7FE6">
            <w:pPr>
              <w:jc w:val="center"/>
              <w:rPr>
                <w:ins w:id="2077" w:author="Gabriel Correa" w:date="2015-08-28T03:26:00Z"/>
                <w:i/>
                <w:lang w:val="en-US"/>
              </w:rPr>
            </w:pPr>
            <w:ins w:id="2078" w:author="Gabriel Correa" w:date="2015-08-28T03:26:00Z">
              <w:r w:rsidRPr="0084013E">
                <w:rPr>
                  <w:rFonts w:ascii="Calibri" w:eastAsia="Times New Roman" w:hAnsi="Calibri" w:cs="Calibri"/>
                  <w:color w:val="000000"/>
                  <w:sz w:val="22"/>
                </w:rPr>
                <w:t>0.97</w:t>
              </w:r>
            </w:ins>
          </w:p>
        </w:tc>
        <w:tc>
          <w:tcPr>
            <w:tcW w:w="1559" w:type="dxa"/>
            <w:vAlign w:val="bottom"/>
            <w:tcPrChange w:id="2079" w:author="Gabriel Correa" w:date="2015-08-28T03:26:00Z">
              <w:tcPr>
                <w:tcW w:w="1559" w:type="dxa"/>
              </w:tcPr>
            </w:tcPrChange>
          </w:tcPr>
          <w:p w:rsidR="004C2708" w:rsidRPr="00E02554" w:rsidRDefault="004C2708" w:rsidP="00BF7FE6">
            <w:pPr>
              <w:jc w:val="center"/>
              <w:rPr>
                <w:ins w:id="2080" w:author="Gabriel Correa" w:date="2015-08-28T03:26:00Z"/>
                <w:i/>
                <w:lang w:val="en-US"/>
              </w:rPr>
            </w:pPr>
            <w:ins w:id="2081" w:author="Gabriel Correa" w:date="2015-08-28T03:26:00Z">
              <w:r w:rsidRPr="0084013E">
                <w:rPr>
                  <w:rFonts w:ascii="Calibri" w:eastAsia="Times New Roman" w:hAnsi="Calibri" w:cs="Calibri"/>
                  <w:color w:val="000000"/>
                  <w:sz w:val="22"/>
                </w:rPr>
                <w:t>0.74</w:t>
              </w:r>
            </w:ins>
          </w:p>
        </w:tc>
        <w:tc>
          <w:tcPr>
            <w:tcW w:w="1136" w:type="dxa"/>
            <w:vAlign w:val="bottom"/>
            <w:tcPrChange w:id="2082" w:author="Gabriel Correa" w:date="2015-08-28T03:26:00Z">
              <w:tcPr>
                <w:tcW w:w="1136" w:type="dxa"/>
              </w:tcPr>
            </w:tcPrChange>
          </w:tcPr>
          <w:p w:rsidR="004C2708" w:rsidRPr="00E02554" w:rsidRDefault="004C2708" w:rsidP="00BF7FE6">
            <w:pPr>
              <w:jc w:val="center"/>
              <w:rPr>
                <w:ins w:id="2083" w:author="Gabriel Correa" w:date="2015-08-28T03:26:00Z"/>
                <w:i/>
                <w:lang w:val="en-US"/>
              </w:rPr>
            </w:pPr>
            <w:ins w:id="2084" w:author="Gabriel Correa" w:date="2015-08-28T03:26:00Z">
              <w:r w:rsidRPr="0084013E">
                <w:rPr>
                  <w:rFonts w:ascii="Calibri" w:eastAsia="Times New Roman" w:hAnsi="Calibri" w:cs="Calibri"/>
                  <w:color w:val="000000"/>
                  <w:sz w:val="22"/>
                </w:rPr>
                <w:t>0.6</w:t>
              </w:r>
            </w:ins>
          </w:p>
        </w:tc>
        <w:tc>
          <w:tcPr>
            <w:tcW w:w="2268" w:type="dxa"/>
            <w:vAlign w:val="bottom"/>
            <w:tcPrChange w:id="2085" w:author="Gabriel Correa" w:date="2015-08-28T03:26:00Z">
              <w:tcPr>
                <w:tcW w:w="2268" w:type="dxa"/>
              </w:tcPr>
            </w:tcPrChange>
          </w:tcPr>
          <w:p w:rsidR="004C2708" w:rsidRPr="00E02554" w:rsidRDefault="004C2708" w:rsidP="00B10007">
            <w:pPr>
              <w:jc w:val="center"/>
              <w:rPr>
                <w:ins w:id="2086" w:author="Gabriel Correa" w:date="2015-08-28T03:26:00Z"/>
              </w:rPr>
            </w:pPr>
            <w:ins w:id="2087" w:author="Gabriel Correa" w:date="2015-08-28T03:26:00Z">
              <w:r w:rsidRPr="0084013E">
                <w:rPr>
                  <w:rFonts w:ascii="Calibri" w:eastAsia="Times New Roman" w:hAnsi="Calibri" w:cs="Calibri"/>
                  <w:color w:val="000000"/>
                  <w:sz w:val="22"/>
                </w:rPr>
                <w:t>excelente</w:t>
              </w:r>
            </w:ins>
          </w:p>
        </w:tc>
      </w:tr>
      <w:tr w:rsidR="004C2708" w:rsidTr="004C2708">
        <w:tblPrEx>
          <w:tblPrExChange w:id="2088" w:author="Gabriel Correa" w:date="2015-08-28T03:26:00Z">
            <w:tblPrEx>
              <w:tblW w:w="6381" w:type="dxa"/>
            </w:tblPrEx>
          </w:tblPrExChange>
        </w:tblPrEx>
        <w:trPr>
          <w:jc w:val="center"/>
          <w:ins w:id="2089" w:author="Gabriel Correa" w:date="2015-08-28T03:26:00Z"/>
        </w:trPr>
        <w:tc>
          <w:tcPr>
            <w:tcW w:w="1418" w:type="dxa"/>
            <w:vAlign w:val="bottom"/>
            <w:tcPrChange w:id="2090" w:author="Gabriel Correa" w:date="2015-08-28T03:26:00Z">
              <w:tcPr>
                <w:tcW w:w="1418" w:type="dxa"/>
                <w:vAlign w:val="bottom"/>
              </w:tcPr>
            </w:tcPrChange>
          </w:tcPr>
          <w:p w:rsidR="004C2708" w:rsidRPr="0084013E" w:rsidRDefault="004C2708" w:rsidP="00BF7FE6">
            <w:pPr>
              <w:jc w:val="center"/>
              <w:rPr>
                <w:ins w:id="2091" w:author="Gabriel Correa" w:date="2015-08-28T03:26:00Z"/>
                <w:rFonts w:ascii="Calibri" w:eastAsia="Times New Roman" w:hAnsi="Calibri" w:cs="Calibri"/>
                <w:color w:val="000000"/>
                <w:sz w:val="22"/>
              </w:rPr>
            </w:pPr>
            <w:ins w:id="2092" w:author="Gabriel Correa" w:date="2015-08-28T03:26:00Z">
              <w:r w:rsidRPr="0084013E">
                <w:rPr>
                  <w:rFonts w:ascii="Calibri" w:eastAsia="Times New Roman" w:hAnsi="Calibri" w:cs="Calibri"/>
                  <w:color w:val="000000"/>
                  <w:sz w:val="22"/>
                </w:rPr>
                <w:t>0.93</w:t>
              </w:r>
            </w:ins>
          </w:p>
        </w:tc>
        <w:tc>
          <w:tcPr>
            <w:tcW w:w="1559" w:type="dxa"/>
            <w:vAlign w:val="bottom"/>
            <w:tcPrChange w:id="2093" w:author="Gabriel Correa" w:date="2015-08-28T03:26:00Z">
              <w:tcPr>
                <w:tcW w:w="1559" w:type="dxa"/>
                <w:vAlign w:val="bottom"/>
              </w:tcPr>
            </w:tcPrChange>
          </w:tcPr>
          <w:p w:rsidR="004C2708" w:rsidRPr="0084013E" w:rsidRDefault="004C2708" w:rsidP="00BF7FE6">
            <w:pPr>
              <w:jc w:val="center"/>
              <w:rPr>
                <w:ins w:id="2094" w:author="Gabriel Correa" w:date="2015-08-28T03:26:00Z"/>
                <w:rFonts w:ascii="Calibri" w:eastAsia="Times New Roman" w:hAnsi="Calibri" w:cs="Calibri"/>
                <w:color w:val="000000"/>
                <w:sz w:val="22"/>
              </w:rPr>
            </w:pPr>
            <w:ins w:id="2095" w:author="Gabriel Correa" w:date="2015-08-28T03:26:00Z">
              <w:r w:rsidRPr="0084013E">
                <w:rPr>
                  <w:rFonts w:ascii="Calibri" w:eastAsia="Times New Roman" w:hAnsi="Calibri" w:cs="Calibri"/>
                  <w:color w:val="000000"/>
                  <w:sz w:val="22"/>
                </w:rPr>
                <w:t>0.77</w:t>
              </w:r>
            </w:ins>
          </w:p>
        </w:tc>
        <w:tc>
          <w:tcPr>
            <w:tcW w:w="1136" w:type="dxa"/>
            <w:vAlign w:val="bottom"/>
            <w:tcPrChange w:id="2096" w:author="Gabriel Correa" w:date="2015-08-28T03:26:00Z">
              <w:tcPr>
                <w:tcW w:w="1136" w:type="dxa"/>
                <w:vAlign w:val="bottom"/>
              </w:tcPr>
            </w:tcPrChange>
          </w:tcPr>
          <w:p w:rsidR="004C2708" w:rsidRPr="0084013E" w:rsidRDefault="004C2708" w:rsidP="00BF7FE6">
            <w:pPr>
              <w:jc w:val="center"/>
              <w:rPr>
                <w:ins w:id="2097" w:author="Gabriel Correa" w:date="2015-08-28T03:26:00Z"/>
                <w:rFonts w:ascii="Calibri" w:eastAsia="Times New Roman" w:hAnsi="Calibri" w:cs="Calibri"/>
                <w:color w:val="000000"/>
                <w:sz w:val="22"/>
              </w:rPr>
            </w:pPr>
            <w:ins w:id="2098" w:author="Gabriel Correa" w:date="2015-08-28T03:26:00Z">
              <w:r w:rsidRPr="0084013E">
                <w:rPr>
                  <w:rFonts w:ascii="Calibri" w:eastAsia="Times New Roman" w:hAnsi="Calibri" w:cs="Calibri"/>
                  <w:color w:val="000000"/>
                  <w:sz w:val="22"/>
                </w:rPr>
                <w:t>0.66</w:t>
              </w:r>
            </w:ins>
          </w:p>
        </w:tc>
        <w:tc>
          <w:tcPr>
            <w:tcW w:w="2268" w:type="dxa"/>
            <w:vAlign w:val="bottom"/>
            <w:tcPrChange w:id="2099" w:author="Gabriel Correa" w:date="2015-08-28T03:26:00Z">
              <w:tcPr>
                <w:tcW w:w="2268" w:type="dxa"/>
                <w:vAlign w:val="bottom"/>
              </w:tcPr>
            </w:tcPrChange>
          </w:tcPr>
          <w:p w:rsidR="004C2708" w:rsidRPr="0084013E" w:rsidRDefault="004C2708" w:rsidP="00B10007">
            <w:pPr>
              <w:jc w:val="center"/>
              <w:rPr>
                <w:ins w:id="2100" w:author="Gabriel Correa" w:date="2015-08-28T03:26:00Z"/>
                <w:rFonts w:ascii="Calibri" w:eastAsia="Times New Roman" w:hAnsi="Calibri" w:cs="Calibri"/>
                <w:color w:val="000000"/>
                <w:sz w:val="22"/>
              </w:rPr>
            </w:pPr>
            <w:ins w:id="2101" w:author="Gabriel Correa" w:date="2015-08-28T03:26:00Z">
              <w:r w:rsidRPr="0084013E">
                <w:rPr>
                  <w:rFonts w:ascii="Calibri" w:eastAsia="Times New Roman" w:hAnsi="Calibri" w:cs="Calibri"/>
                  <w:color w:val="000000"/>
                  <w:sz w:val="22"/>
                </w:rPr>
                <w:t>excelente</w:t>
              </w:r>
            </w:ins>
          </w:p>
        </w:tc>
      </w:tr>
      <w:tr w:rsidR="004C2708" w:rsidTr="004C2708">
        <w:tblPrEx>
          <w:tblPrExChange w:id="2102" w:author="Gabriel Correa" w:date="2015-08-28T03:26:00Z">
            <w:tblPrEx>
              <w:tblW w:w="6381" w:type="dxa"/>
            </w:tblPrEx>
          </w:tblPrExChange>
        </w:tblPrEx>
        <w:trPr>
          <w:jc w:val="center"/>
          <w:ins w:id="2103" w:author="Gabriel Correa" w:date="2015-08-28T03:26:00Z"/>
        </w:trPr>
        <w:tc>
          <w:tcPr>
            <w:tcW w:w="1418" w:type="dxa"/>
            <w:vAlign w:val="bottom"/>
            <w:tcPrChange w:id="2104" w:author="Gabriel Correa" w:date="2015-08-28T03:26:00Z">
              <w:tcPr>
                <w:tcW w:w="1418" w:type="dxa"/>
                <w:vAlign w:val="bottom"/>
              </w:tcPr>
            </w:tcPrChange>
          </w:tcPr>
          <w:p w:rsidR="004C2708" w:rsidRPr="0084013E" w:rsidRDefault="004C2708" w:rsidP="00BF7FE6">
            <w:pPr>
              <w:jc w:val="center"/>
              <w:rPr>
                <w:ins w:id="2105" w:author="Gabriel Correa" w:date="2015-08-28T03:26:00Z"/>
                <w:rFonts w:ascii="Calibri" w:eastAsia="Times New Roman" w:hAnsi="Calibri" w:cs="Calibri"/>
                <w:color w:val="000000"/>
                <w:sz w:val="22"/>
              </w:rPr>
            </w:pPr>
            <w:ins w:id="2106" w:author="Gabriel Correa" w:date="2015-08-28T03:26:00Z">
              <w:r w:rsidRPr="0084013E">
                <w:rPr>
                  <w:rFonts w:ascii="Calibri" w:eastAsia="Times New Roman" w:hAnsi="Calibri" w:cs="Calibri"/>
                  <w:color w:val="000000"/>
                  <w:sz w:val="22"/>
                </w:rPr>
                <w:t>0.89</w:t>
              </w:r>
            </w:ins>
          </w:p>
        </w:tc>
        <w:tc>
          <w:tcPr>
            <w:tcW w:w="1559" w:type="dxa"/>
            <w:vAlign w:val="bottom"/>
            <w:tcPrChange w:id="2107" w:author="Gabriel Correa" w:date="2015-08-28T03:26:00Z">
              <w:tcPr>
                <w:tcW w:w="1559" w:type="dxa"/>
                <w:vAlign w:val="bottom"/>
              </w:tcPr>
            </w:tcPrChange>
          </w:tcPr>
          <w:p w:rsidR="004C2708" w:rsidRPr="0084013E" w:rsidRDefault="004C2708" w:rsidP="00BF7FE6">
            <w:pPr>
              <w:jc w:val="center"/>
              <w:rPr>
                <w:ins w:id="2108" w:author="Gabriel Correa" w:date="2015-08-28T03:26:00Z"/>
                <w:rFonts w:ascii="Calibri" w:eastAsia="Times New Roman" w:hAnsi="Calibri" w:cs="Calibri"/>
                <w:color w:val="000000"/>
                <w:sz w:val="22"/>
              </w:rPr>
            </w:pPr>
            <w:ins w:id="2109" w:author="Gabriel Correa" w:date="2015-08-28T03:26:00Z">
              <w:r w:rsidRPr="0084013E">
                <w:rPr>
                  <w:rFonts w:ascii="Calibri" w:eastAsia="Times New Roman" w:hAnsi="Calibri" w:cs="Calibri"/>
                  <w:color w:val="000000"/>
                  <w:sz w:val="22"/>
                </w:rPr>
                <w:t>0.78</w:t>
              </w:r>
            </w:ins>
          </w:p>
        </w:tc>
        <w:tc>
          <w:tcPr>
            <w:tcW w:w="1136" w:type="dxa"/>
            <w:vAlign w:val="bottom"/>
            <w:tcPrChange w:id="2110" w:author="Gabriel Correa" w:date="2015-08-28T03:26:00Z">
              <w:tcPr>
                <w:tcW w:w="1136" w:type="dxa"/>
                <w:vAlign w:val="bottom"/>
              </w:tcPr>
            </w:tcPrChange>
          </w:tcPr>
          <w:p w:rsidR="004C2708" w:rsidRPr="0084013E" w:rsidRDefault="004C2708" w:rsidP="00BF7FE6">
            <w:pPr>
              <w:jc w:val="center"/>
              <w:rPr>
                <w:ins w:id="2111" w:author="Gabriel Correa" w:date="2015-08-28T03:26:00Z"/>
                <w:rFonts w:ascii="Calibri" w:eastAsia="Times New Roman" w:hAnsi="Calibri" w:cs="Calibri"/>
                <w:color w:val="000000"/>
                <w:sz w:val="22"/>
              </w:rPr>
            </w:pPr>
            <w:ins w:id="2112" w:author="Gabriel Correa" w:date="2015-08-28T03:26:00Z">
              <w:r w:rsidRPr="0084013E">
                <w:rPr>
                  <w:rFonts w:ascii="Calibri" w:eastAsia="Times New Roman" w:hAnsi="Calibri" w:cs="Calibri"/>
                  <w:color w:val="000000"/>
                  <w:sz w:val="22"/>
                </w:rPr>
                <w:t>0.7</w:t>
              </w:r>
            </w:ins>
          </w:p>
        </w:tc>
        <w:tc>
          <w:tcPr>
            <w:tcW w:w="2268" w:type="dxa"/>
            <w:vAlign w:val="bottom"/>
            <w:tcPrChange w:id="2113" w:author="Gabriel Correa" w:date="2015-08-28T03:26:00Z">
              <w:tcPr>
                <w:tcW w:w="2268" w:type="dxa"/>
                <w:vAlign w:val="bottom"/>
              </w:tcPr>
            </w:tcPrChange>
          </w:tcPr>
          <w:p w:rsidR="004C2708" w:rsidRPr="0084013E" w:rsidRDefault="004C2708" w:rsidP="00B10007">
            <w:pPr>
              <w:jc w:val="center"/>
              <w:rPr>
                <w:ins w:id="2114" w:author="Gabriel Correa" w:date="2015-08-28T03:26:00Z"/>
                <w:rFonts w:ascii="Calibri" w:eastAsia="Times New Roman" w:hAnsi="Calibri" w:cs="Calibri"/>
                <w:color w:val="000000"/>
                <w:sz w:val="22"/>
              </w:rPr>
            </w:pPr>
            <w:ins w:id="2115" w:author="Gabriel Correa" w:date="2015-08-28T03:26:00Z">
              <w:r w:rsidRPr="0084013E">
                <w:rPr>
                  <w:rFonts w:ascii="Calibri" w:eastAsia="Times New Roman" w:hAnsi="Calibri" w:cs="Calibri"/>
                  <w:color w:val="000000"/>
                  <w:sz w:val="22"/>
                </w:rPr>
                <w:t>bueno</w:t>
              </w:r>
            </w:ins>
          </w:p>
        </w:tc>
      </w:tr>
      <w:tr w:rsidR="004C2708" w:rsidTr="004C2708">
        <w:tblPrEx>
          <w:tblPrExChange w:id="2116" w:author="Gabriel Correa" w:date="2015-08-28T03:26:00Z">
            <w:tblPrEx>
              <w:tblW w:w="6381" w:type="dxa"/>
            </w:tblPrEx>
          </w:tblPrExChange>
        </w:tblPrEx>
        <w:trPr>
          <w:jc w:val="center"/>
          <w:ins w:id="2117" w:author="Gabriel Correa" w:date="2015-08-28T03:26:00Z"/>
        </w:trPr>
        <w:tc>
          <w:tcPr>
            <w:tcW w:w="1418" w:type="dxa"/>
            <w:vAlign w:val="bottom"/>
            <w:tcPrChange w:id="2118" w:author="Gabriel Correa" w:date="2015-08-28T03:26:00Z">
              <w:tcPr>
                <w:tcW w:w="1418" w:type="dxa"/>
                <w:vAlign w:val="bottom"/>
              </w:tcPr>
            </w:tcPrChange>
          </w:tcPr>
          <w:p w:rsidR="004C2708" w:rsidRPr="0084013E" w:rsidRDefault="004C2708" w:rsidP="00BF7FE6">
            <w:pPr>
              <w:jc w:val="center"/>
              <w:rPr>
                <w:ins w:id="2119" w:author="Gabriel Correa" w:date="2015-08-28T03:26:00Z"/>
                <w:rFonts w:ascii="Calibri" w:eastAsia="Times New Roman" w:hAnsi="Calibri" w:cs="Calibri"/>
                <w:color w:val="000000"/>
                <w:sz w:val="22"/>
              </w:rPr>
            </w:pPr>
            <w:ins w:id="2120" w:author="Gabriel Correa" w:date="2015-08-28T03:26:00Z">
              <w:r w:rsidRPr="0084013E">
                <w:rPr>
                  <w:rFonts w:ascii="Calibri" w:eastAsia="Times New Roman" w:hAnsi="Calibri" w:cs="Calibri"/>
                  <w:color w:val="000000"/>
                  <w:sz w:val="22"/>
                </w:rPr>
                <w:t>0.89</w:t>
              </w:r>
            </w:ins>
          </w:p>
        </w:tc>
        <w:tc>
          <w:tcPr>
            <w:tcW w:w="1559" w:type="dxa"/>
            <w:vAlign w:val="bottom"/>
            <w:tcPrChange w:id="2121" w:author="Gabriel Correa" w:date="2015-08-28T03:26:00Z">
              <w:tcPr>
                <w:tcW w:w="1559" w:type="dxa"/>
                <w:vAlign w:val="bottom"/>
              </w:tcPr>
            </w:tcPrChange>
          </w:tcPr>
          <w:p w:rsidR="004C2708" w:rsidRPr="0084013E" w:rsidRDefault="004C2708" w:rsidP="00BF7FE6">
            <w:pPr>
              <w:jc w:val="center"/>
              <w:rPr>
                <w:ins w:id="2122" w:author="Gabriel Correa" w:date="2015-08-28T03:26:00Z"/>
                <w:rFonts w:ascii="Calibri" w:eastAsia="Times New Roman" w:hAnsi="Calibri" w:cs="Calibri"/>
                <w:color w:val="000000"/>
                <w:sz w:val="22"/>
              </w:rPr>
            </w:pPr>
            <w:ins w:id="2123" w:author="Gabriel Correa" w:date="2015-08-28T03:26:00Z">
              <w:r w:rsidRPr="0084013E">
                <w:rPr>
                  <w:rFonts w:ascii="Calibri" w:eastAsia="Times New Roman" w:hAnsi="Calibri" w:cs="Calibri"/>
                  <w:color w:val="000000"/>
                  <w:sz w:val="22"/>
                </w:rPr>
                <w:t>0.75</w:t>
              </w:r>
            </w:ins>
          </w:p>
        </w:tc>
        <w:tc>
          <w:tcPr>
            <w:tcW w:w="1136" w:type="dxa"/>
            <w:vAlign w:val="bottom"/>
            <w:tcPrChange w:id="2124" w:author="Gabriel Correa" w:date="2015-08-28T03:26:00Z">
              <w:tcPr>
                <w:tcW w:w="1136" w:type="dxa"/>
                <w:vAlign w:val="bottom"/>
              </w:tcPr>
            </w:tcPrChange>
          </w:tcPr>
          <w:p w:rsidR="004C2708" w:rsidRPr="0084013E" w:rsidRDefault="004C2708" w:rsidP="00BF7FE6">
            <w:pPr>
              <w:jc w:val="center"/>
              <w:rPr>
                <w:ins w:id="2125" w:author="Gabriel Correa" w:date="2015-08-28T03:26:00Z"/>
                <w:rFonts w:ascii="Calibri" w:eastAsia="Times New Roman" w:hAnsi="Calibri" w:cs="Calibri"/>
                <w:color w:val="000000"/>
                <w:sz w:val="22"/>
              </w:rPr>
            </w:pPr>
            <w:ins w:id="2126" w:author="Gabriel Correa" w:date="2015-08-28T03:26:00Z">
              <w:r w:rsidRPr="0084013E">
                <w:rPr>
                  <w:rFonts w:ascii="Calibri" w:eastAsia="Times New Roman" w:hAnsi="Calibri" w:cs="Calibri"/>
                  <w:color w:val="000000"/>
                  <w:sz w:val="22"/>
                </w:rPr>
                <w:t>0.65</w:t>
              </w:r>
            </w:ins>
          </w:p>
        </w:tc>
        <w:tc>
          <w:tcPr>
            <w:tcW w:w="2268" w:type="dxa"/>
            <w:vAlign w:val="bottom"/>
            <w:tcPrChange w:id="2127" w:author="Gabriel Correa" w:date="2015-08-28T03:26:00Z">
              <w:tcPr>
                <w:tcW w:w="2268" w:type="dxa"/>
                <w:vAlign w:val="bottom"/>
              </w:tcPr>
            </w:tcPrChange>
          </w:tcPr>
          <w:p w:rsidR="004C2708" w:rsidRPr="0084013E" w:rsidRDefault="004C2708" w:rsidP="00B10007">
            <w:pPr>
              <w:jc w:val="center"/>
              <w:rPr>
                <w:ins w:id="2128" w:author="Gabriel Correa" w:date="2015-08-28T03:26:00Z"/>
                <w:rFonts w:ascii="Calibri" w:eastAsia="Times New Roman" w:hAnsi="Calibri" w:cs="Calibri"/>
                <w:color w:val="000000"/>
                <w:sz w:val="22"/>
              </w:rPr>
            </w:pPr>
            <w:ins w:id="2129" w:author="Gabriel Correa" w:date="2015-08-28T03:26:00Z">
              <w:r w:rsidRPr="0084013E">
                <w:rPr>
                  <w:rFonts w:ascii="Calibri" w:eastAsia="Times New Roman" w:hAnsi="Calibri" w:cs="Calibri"/>
                  <w:color w:val="000000"/>
                  <w:sz w:val="22"/>
                </w:rPr>
                <w:t>bueno</w:t>
              </w:r>
            </w:ins>
          </w:p>
        </w:tc>
      </w:tr>
      <w:tr w:rsidR="004C2708" w:rsidTr="004C2708">
        <w:tblPrEx>
          <w:tblPrExChange w:id="2130" w:author="Gabriel Correa" w:date="2015-08-28T03:26:00Z">
            <w:tblPrEx>
              <w:tblW w:w="6381" w:type="dxa"/>
            </w:tblPrEx>
          </w:tblPrExChange>
        </w:tblPrEx>
        <w:trPr>
          <w:jc w:val="center"/>
          <w:ins w:id="2131" w:author="Gabriel Correa" w:date="2015-08-28T03:26:00Z"/>
        </w:trPr>
        <w:tc>
          <w:tcPr>
            <w:tcW w:w="1418" w:type="dxa"/>
            <w:vAlign w:val="bottom"/>
            <w:tcPrChange w:id="2132" w:author="Gabriel Correa" w:date="2015-08-28T03:26:00Z">
              <w:tcPr>
                <w:tcW w:w="1418" w:type="dxa"/>
                <w:vAlign w:val="bottom"/>
              </w:tcPr>
            </w:tcPrChange>
          </w:tcPr>
          <w:p w:rsidR="004C2708" w:rsidRPr="0084013E" w:rsidRDefault="004C2708" w:rsidP="00BF7FE6">
            <w:pPr>
              <w:jc w:val="center"/>
              <w:rPr>
                <w:ins w:id="2133" w:author="Gabriel Correa" w:date="2015-08-28T03:26:00Z"/>
                <w:rFonts w:ascii="Calibri" w:eastAsia="Times New Roman" w:hAnsi="Calibri" w:cs="Calibri"/>
                <w:color w:val="000000"/>
                <w:sz w:val="22"/>
              </w:rPr>
            </w:pPr>
            <w:ins w:id="2134" w:author="Gabriel Correa" w:date="2015-08-28T03:26:00Z">
              <w:r w:rsidRPr="0084013E">
                <w:rPr>
                  <w:rFonts w:ascii="Calibri" w:eastAsia="Times New Roman" w:hAnsi="Calibri" w:cs="Calibri"/>
                  <w:color w:val="000000"/>
                  <w:sz w:val="22"/>
                </w:rPr>
                <w:t>0.8</w:t>
              </w:r>
            </w:ins>
          </w:p>
        </w:tc>
        <w:tc>
          <w:tcPr>
            <w:tcW w:w="1559" w:type="dxa"/>
            <w:vAlign w:val="bottom"/>
            <w:tcPrChange w:id="2135" w:author="Gabriel Correa" w:date="2015-08-28T03:26:00Z">
              <w:tcPr>
                <w:tcW w:w="1559" w:type="dxa"/>
                <w:vAlign w:val="bottom"/>
              </w:tcPr>
            </w:tcPrChange>
          </w:tcPr>
          <w:p w:rsidR="004C2708" w:rsidRPr="0084013E" w:rsidRDefault="004C2708" w:rsidP="00BF7FE6">
            <w:pPr>
              <w:jc w:val="center"/>
              <w:rPr>
                <w:ins w:id="2136" w:author="Gabriel Correa" w:date="2015-08-28T03:26:00Z"/>
                <w:rFonts w:ascii="Calibri" w:eastAsia="Times New Roman" w:hAnsi="Calibri" w:cs="Calibri"/>
                <w:color w:val="000000"/>
                <w:sz w:val="22"/>
              </w:rPr>
            </w:pPr>
            <w:ins w:id="2137" w:author="Gabriel Correa" w:date="2015-08-28T03:26:00Z">
              <w:r w:rsidRPr="0084013E">
                <w:rPr>
                  <w:rFonts w:ascii="Calibri" w:eastAsia="Times New Roman" w:hAnsi="Calibri" w:cs="Calibri"/>
                  <w:color w:val="000000"/>
                  <w:sz w:val="22"/>
                </w:rPr>
                <w:t>0.80</w:t>
              </w:r>
            </w:ins>
          </w:p>
        </w:tc>
        <w:tc>
          <w:tcPr>
            <w:tcW w:w="1136" w:type="dxa"/>
            <w:vAlign w:val="bottom"/>
            <w:tcPrChange w:id="2138" w:author="Gabriel Correa" w:date="2015-08-28T03:26:00Z">
              <w:tcPr>
                <w:tcW w:w="1136" w:type="dxa"/>
                <w:vAlign w:val="bottom"/>
              </w:tcPr>
            </w:tcPrChange>
          </w:tcPr>
          <w:p w:rsidR="004C2708" w:rsidRPr="0084013E" w:rsidRDefault="004C2708" w:rsidP="00BF7FE6">
            <w:pPr>
              <w:jc w:val="center"/>
              <w:rPr>
                <w:ins w:id="2139" w:author="Gabriel Correa" w:date="2015-08-28T03:26:00Z"/>
                <w:rFonts w:ascii="Calibri" w:eastAsia="Times New Roman" w:hAnsi="Calibri" w:cs="Calibri"/>
                <w:color w:val="000000"/>
                <w:sz w:val="22"/>
              </w:rPr>
            </w:pPr>
            <w:ins w:id="2140" w:author="Gabriel Correa" w:date="2015-08-28T03:26:00Z">
              <w:r w:rsidRPr="0084013E">
                <w:rPr>
                  <w:rFonts w:ascii="Calibri" w:eastAsia="Times New Roman" w:hAnsi="Calibri" w:cs="Calibri"/>
                  <w:color w:val="000000"/>
                  <w:sz w:val="22"/>
                </w:rPr>
                <w:t>0.8</w:t>
              </w:r>
            </w:ins>
          </w:p>
        </w:tc>
        <w:tc>
          <w:tcPr>
            <w:tcW w:w="2268" w:type="dxa"/>
            <w:vAlign w:val="bottom"/>
            <w:tcPrChange w:id="2141" w:author="Gabriel Correa" w:date="2015-08-28T03:26:00Z">
              <w:tcPr>
                <w:tcW w:w="2268" w:type="dxa"/>
                <w:vAlign w:val="bottom"/>
              </w:tcPr>
            </w:tcPrChange>
          </w:tcPr>
          <w:p w:rsidR="004C2708" w:rsidRPr="0084013E" w:rsidRDefault="004C2708" w:rsidP="00B10007">
            <w:pPr>
              <w:jc w:val="center"/>
              <w:rPr>
                <w:ins w:id="2142" w:author="Gabriel Correa" w:date="2015-08-28T03:26:00Z"/>
                <w:rFonts w:ascii="Calibri" w:eastAsia="Times New Roman" w:hAnsi="Calibri" w:cs="Calibri"/>
                <w:color w:val="000000"/>
                <w:sz w:val="22"/>
              </w:rPr>
            </w:pPr>
            <w:ins w:id="2143" w:author="Gabriel Correa" w:date="2015-08-28T03:26:00Z">
              <w:r w:rsidRPr="0084013E">
                <w:rPr>
                  <w:rFonts w:ascii="Calibri" w:eastAsia="Times New Roman" w:hAnsi="Calibri" w:cs="Calibri"/>
                  <w:color w:val="000000"/>
                  <w:sz w:val="22"/>
                </w:rPr>
                <w:t>bueno/regular</w:t>
              </w:r>
            </w:ins>
          </w:p>
        </w:tc>
      </w:tr>
      <w:tr w:rsidR="004C2708" w:rsidTr="004C2708">
        <w:tblPrEx>
          <w:tblPrExChange w:id="2144" w:author="Gabriel Correa" w:date="2015-08-28T03:26:00Z">
            <w:tblPrEx>
              <w:tblW w:w="6381" w:type="dxa"/>
            </w:tblPrEx>
          </w:tblPrExChange>
        </w:tblPrEx>
        <w:trPr>
          <w:jc w:val="center"/>
          <w:ins w:id="2145" w:author="Gabriel Correa" w:date="2015-08-28T03:26:00Z"/>
        </w:trPr>
        <w:tc>
          <w:tcPr>
            <w:tcW w:w="1418" w:type="dxa"/>
            <w:vAlign w:val="bottom"/>
            <w:tcPrChange w:id="2146" w:author="Gabriel Correa" w:date="2015-08-28T03:26:00Z">
              <w:tcPr>
                <w:tcW w:w="1418" w:type="dxa"/>
                <w:vAlign w:val="bottom"/>
              </w:tcPr>
            </w:tcPrChange>
          </w:tcPr>
          <w:p w:rsidR="004C2708" w:rsidRPr="0084013E" w:rsidRDefault="004C2708" w:rsidP="00BF7FE6">
            <w:pPr>
              <w:jc w:val="center"/>
              <w:rPr>
                <w:ins w:id="2147" w:author="Gabriel Correa" w:date="2015-08-28T03:26:00Z"/>
                <w:rFonts w:ascii="Calibri" w:eastAsia="Times New Roman" w:hAnsi="Calibri" w:cs="Calibri"/>
                <w:color w:val="000000"/>
                <w:sz w:val="22"/>
              </w:rPr>
            </w:pPr>
            <w:ins w:id="2148" w:author="Gabriel Correa" w:date="2015-08-28T03:26:00Z">
              <w:r w:rsidRPr="0084013E">
                <w:rPr>
                  <w:rFonts w:ascii="Calibri" w:eastAsia="Times New Roman" w:hAnsi="Calibri" w:cs="Calibri"/>
                  <w:color w:val="000000"/>
                  <w:sz w:val="22"/>
                </w:rPr>
                <w:t>0.6</w:t>
              </w:r>
            </w:ins>
          </w:p>
        </w:tc>
        <w:tc>
          <w:tcPr>
            <w:tcW w:w="1559" w:type="dxa"/>
            <w:vAlign w:val="bottom"/>
            <w:tcPrChange w:id="2149" w:author="Gabriel Correa" w:date="2015-08-28T03:26:00Z">
              <w:tcPr>
                <w:tcW w:w="1559" w:type="dxa"/>
                <w:vAlign w:val="bottom"/>
              </w:tcPr>
            </w:tcPrChange>
          </w:tcPr>
          <w:p w:rsidR="004C2708" w:rsidRPr="0084013E" w:rsidRDefault="004C2708" w:rsidP="00BF7FE6">
            <w:pPr>
              <w:jc w:val="center"/>
              <w:rPr>
                <w:ins w:id="2150" w:author="Gabriel Correa" w:date="2015-08-28T03:26:00Z"/>
                <w:rFonts w:ascii="Calibri" w:eastAsia="Times New Roman" w:hAnsi="Calibri" w:cs="Calibri"/>
                <w:color w:val="000000"/>
                <w:sz w:val="22"/>
              </w:rPr>
            </w:pPr>
            <w:ins w:id="2151" w:author="Gabriel Correa" w:date="2015-08-28T03:26:00Z">
              <w:r w:rsidRPr="0084013E">
                <w:rPr>
                  <w:rFonts w:ascii="Calibri" w:eastAsia="Times New Roman" w:hAnsi="Calibri" w:cs="Calibri"/>
                  <w:color w:val="000000"/>
                  <w:sz w:val="22"/>
                </w:rPr>
                <w:t>0.55</w:t>
              </w:r>
            </w:ins>
          </w:p>
        </w:tc>
        <w:tc>
          <w:tcPr>
            <w:tcW w:w="1136" w:type="dxa"/>
            <w:vAlign w:val="bottom"/>
            <w:tcPrChange w:id="2152" w:author="Gabriel Correa" w:date="2015-08-28T03:26:00Z">
              <w:tcPr>
                <w:tcW w:w="1136" w:type="dxa"/>
                <w:vAlign w:val="bottom"/>
              </w:tcPr>
            </w:tcPrChange>
          </w:tcPr>
          <w:p w:rsidR="004C2708" w:rsidRPr="0084013E" w:rsidRDefault="004C2708" w:rsidP="00BF7FE6">
            <w:pPr>
              <w:jc w:val="center"/>
              <w:rPr>
                <w:ins w:id="2153" w:author="Gabriel Correa" w:date="2015-08-28T03:26:00Z"/>
                <w:rFonts w:ascii="Calibri" w:eastAsia="Times New Roman" w:hAnsi="Calibri" w:cs="Calibri"/>
                <w:color w:val="000000"/>
                <w:sz w:val="22"/>
              </w:rPr>
            </w:pPr>
            <w:ins w:id="2154" w:author="Gabriel Correa" w:date="2015-08-28T03:26:00Z">
              <w:r w:rsidRPr="0084013E">
                <w:rPr>
                  <w:rFonts w:ascii="Calibri" w:eastAsia="Times New Roman" w:hAnsi="Calibri" w:cs="Calibri"/>
                  <w:color w:val="000000"/>
                  <w:sz w:val="22"/>
                </w:rPr>
                <w:t>0.5</w:t>
              </w:r>
            </w:ins>
          </w:p>
        </w:tc>
        <w:tc>
          <w:tcPr>
            <w:tcW w:w="2268" w:type="dxa"/>
            <w:vAlign w:val="bottom"/>
            <w:tcPrChange w:id="2155" w:author="Gabriel Correa" w:date="2015-08-28T03:26:00Z">
              <w:tcPr>
                <w:tcW w:w="2268" w:type="dxa"/>
                <w:vAlign w:val="bottom"/>
              </w:tcPr>
            </w:tcPrChange>
          </w:tcPr>
          <w:p w:rsidR="004C2708" w:rsidRPr="0084013E" w:rsidRDefault="004C2708" w:rsidP="00B10007">
            <w:pPr>
              <w:jc w:val="center"/>
              <w:rPr>
                <w:ins w:id="2156" w:author="Gabriel Correa" w:date="2015-08-28T03:26:00Z"/>
                <w:rFonts w:ascii="Calibri" w:eastAsia="Times New Roman" w:hAnsi="Calibri" w:cs="Calibri"/>
                <w:color w:val="000000"/>
                <w:sz w:val="22"/>
              </w:rPr>
            </w:pPr>
            <w:ins w:id="2157" w:author="Gabriel Correa" w:date="2015-08-28T03:26:00Z">
              <w:r w:rsidRPr="0084013E">
                <w:rPr>
                  <w:rFonts w:ascii="Calibri" w:eastAsia="Times New Roman" w:hAnsi="Calibri" w:cs="Calibri"/>
                  <w:color w:val="000000"/>
                  <w:sz w:val="22"/>
                </w:rPr>
                <w:t>malo</w:t>
              </w:r>
            </w:ins>
          </w:p>
        </w:tc>
      </w:tr>
      <w:tr w:rsidR="004C2708" w:rsidTr="004C2708">
        <w:tblPrEx>
          <w:tblPrExChange w:id="2158" w:author="Gabriel Correa" w:date="2015-08-28T03:26:00Z">
            <w:tblPrEx>
              <w:tblW w:w="6381" w:type="dxa"/>
            </w:tblPrEx>
          </w:tblPrExChange>
        </w:tblPrEx>
        <w:trPr>
          <w:jc w:val="center"/>
          <w:ins w:id="2159" w:author="Gabriel Correa" w:date="2015-08-28T03:26:00Z"/>
        </w:trPr>
        <w:tc>
          <w:tcPr>
            <w:tcW w:w="1418" w:type="dxa"/>
            <w:vAlign w:val="bottom"/>
            <w:tcPrChange w:id="2160" w:author="Gabriel Correa" w:date="2015-08-28T03:26:00Z">
              <w:tcPr>
                <w:tcW w:w="1418" w:type="dxa"/>
                <w:vAlign w:val="bottom"/>
              </w:tcPr>
            </w:tcPrChange>
          </w:tcPr>
          <w:p w:rsidR="004C2708" w:rsidRPr="0084013E" w:rsidRDefault="004C2708" w:rsidP="00BF7FE6">
            <w:pPr>
              <w:jc w:val="center"/>
              <w:rPr>
                <w:ins w:id="2161" w:author="Gabriel Correa" w:date="2015-08-28T03:26:00Z"/>
                <w:rFonts w:ascii="Calibri" w:eastAsia="Times New Roman" w:hAnsi="Calibri" w:cs="Calibri"/>
                <w:color w:val="000000"/>
                <w:sz w:val="22"/>
              </w:rPr>
            </w:pPr>
            <w:ins w:id="2162" w:author="Gabriel Correa" w:date="2015-08-28T03:26:00Z">
              <w:r w:rsidRPr="0084013E">
                <w:rPr>
                  <w:rFonts w:ascii="Calibri" w:eastAsia="Times New Roman" w:hAnsi="Calibri" w:cs="Calibri"/>
                  <w:color w:val="000000"/>
                  <w:sz w:val="22"/>
                </w:rPr>
                <w:t>0.4</w:t>
              </w:r>
            </w:ins>
          </w:p>
        </w:tc>
        <w:tc>
          <w:tcPr>
            <w:tcW w:w="1559" w:type="dxa"/>
            <w:vAlign w:val="bottom"/>
            <w:tcPrChange w:id="2163" w:author="Gabriel Correa" w:date="2015-08-28T03:26:00Z">
              <w:tcPr>
                <w:tcW w:w="1559" w:type="dxa"/>
                <w:vAlign w:val="bottom"/>
              </w:tcPr>
            </w:tcPrChange>
          </w:tcPr>
          <w:p w:rsidR="004C2708" w:rsidRPr="0084013E" w:rsidRDefault="004C2708" w:rsidP="00BF7FE6">
            <w:pPr>
              <w:jc w:val="center"/>
              <w:rPr>
                <w:ins w:id="2164" w:author="Gabriel Correa" w:date="2015-08-28T03:26:00Z"/>
                <w:rFonts w:ascii="Calibri" w:eastAsia="Times New Roman" w:hAnsi="Calibri" w:cs="Calibri"/>
                <w:color w:val="000000"/>
                <w:sz w:val="22"/>
              </w:rPr>
            </w:pPr>
            <w:ins w:id="2165" w:author="Gabriel Correa" w:date="2015-08-28T03:26:00Z">
              <w:r w:rsidRPr="0084013E">
                <w:rPr>
                  <w:rFonts w:ascii="Calibri" w:eastAsia="Times New Roman" w:hAnsi="Calibri" w:cs="Calibri"/>
                  <w:color w:val="000000"/>
                  <w:sz w:val="22"/>
                </w:rPr>
                <w:t>0.48</w:t>
              </w:r>
            </w:ins>
          </w:p>
        </w:tc>
        <w:tc>
          <w:tcPr>
            <w:tcW w:w="1136" w:type="dxa"/>
            <w:vAlign w:val="bottom"/>
            <w:tcPrChange w:id="2166" w:author="Gabriel Correa" w:date="2015-08-28T03:26:00Z">
              <w:tcPr>
                <w:tcW w:w="1136" w:type="dxa"/>
                <w:vAlign w:val="bottom"/>
              </w:tcPr>
            </w:tcPrChange>
          </w:tcPr>
          <w:p w:rsidR="004C2708" w:rsidRPr="0084013E" w:rsidRDefault="004C2708" w:rsidP="00BF7FE6">
            <w:pPr>
              <w:jc w:val="center"/>
              <w:rPr>
                <w:ins w:id="2167" w:author="Gabriel Correa" w:date="2015-08-28T03:26:00Z"/>
                <w:rFonts w:ascii="Calibri" w:eastAsia="Times New Roman" w:hAnsi="Calibri" w:cs="Calibri"/>
                <w:color w:val="000000"/>
                <w:sz w:val="22"/>
              </w:rPr>
            </w:pPr>
            <w:ins w:id="2168" w:author="Gabriel Correa" w:date="2015-08-28T03:26:00Z">
              <w:r w:rsidRPr="0084013E">
                <w:rPr>
                  <w:rFonts w:ascii="Calibri" w:eastAsia="Times New Roman" w:hAnsi="Calibri" w:cs="Calibri"/>
                  <w:color w:val="000000"/>
                  <w:sz w:val="22"/>
                </w:rPr>
                <w:t>0.6</w:t>
              </w:r>
            </w:ins>
          </w:p>
        </w:tc>
        <w:tc>
          <w:tcPr>
            <w:tcW w:w="2268" w:type="dxa"/>
            <w:vAlign w:val="bottom"/>
            <w:tcPrChange w:id="2169" w:author="Gabriel Correa" w:date="2015-08-28T03:26:00Z">
              <w:tcPr>
                <w:tcW w:w="2268" w:type="dxa"/>
                <w:vAlign w:val="bottom"/>
              </w:tcPr>
            </w:tcPrChange>
          </w:tcPr>
          <w:p w:rsidR="004C2708" w:rsidRPr="0084013E" w:rsidRDefault="004C2708" w:rsidP="00B10007">
            <w:pPr>
              <w:jc w:val="center"/>
              <w:rPr>
                <w:ins w:id="2170" w:author="Gabriel Correa" w:date="2015-08-28T03:26:00Z"/>
                <w:rFonts w:ascii="Calibri" w:eastAsia="Times New Roman" w:hAnsi="Calibri" w:cs="Calibri"/>
                <w:color w:val="000000"/>
                <w:sz w:val="22"/>
              </w:rPr>
            </w:pPr>
            <w:ins w:id="2171" w:author="Gabriel Correa" w:date="2015-08-28T03:26:00Z">
              <w:r w:rsidRPr="0084013E">
                <w:rPr>
                  <w:rFonts w:ascii="Calibri" w:eastAsia="Times New Roman" w:hAnsi="Calibri" w:cs="Calibri"/>
                  <w:color w:val="000000"/>
                  <w:sz w:val="22"/>
                </w:rPr>
                <w:t>muy malo</w:t>
              </w:r>
            </w:ins>
          </w:p>
        </w:tc>
      </w:tr>
      <w:tr w:rsidR="00BC49A6" w:rsidDel="0084013E" w:rsidTr="004C2708">
        <w:trPr>
          <w:jc w:val="center"/>
          <w:del w:id="2172" w:author="Gabriel Correa" w:date="2015-08-28T03:25:00Z"/>
        </w:trPr>
        <w:tc>
          <w:tcPr>
            <w:tcW w:w="1418" w:type="dxa"/>
            <w:tcPrChange w:id="2173" w:author="Gabriel Correa" w:date="2015-08-28T03:26:00Z">
              <w:tcPr>
                <w:tcW w:w="1418" w:type="dxa"/>
              </w:tcPr>
            </w:tcPrChange>
          </w:tcPr>
          <w:p w:rsidR="00BC49A6" w:rsidRPr="00E02554" w:rsidDel="0084013E" w:rsidRDefault="00BC49A6" w:rsidP="00B10007">
            <w:pPr>
              <w:jc w:val="center"/>
              <w:rPr>
                <w:del w:id="2174" w:author="Gabriel Correa" w:date="2015-08-28T03:25:00Z"/>
              </w:rPr>
            </w:pPr>
            <w:del w:id="2175" w:author="Gabriel Correa" w:date="2015-08-28T03:25:00Z">
              <w:r w:rsidRPr="00E02554" w:rsidDel="0084013E">
                <w:delText>0.85 – 1</w:delText>
              </w:r>
            </w:del>
          </w:p>
        </w:tc>
        <w:tc>
          <w:tcPr>
            <w:tcW w:w="1559" w:type="dxa"/>
            <w:tcPrChange w:id="2176" w:author="Gabriel Correa" w:date="2015-08-28T03:26:00Z">
              <w:tcPr>
                <w:tcW w:w="1559" w:type="dxa"/>
              </w:tcPr>
            </w:tcPrChange>
          </w:tcPr>
          <w:p w:rsidR="00BC49A6" w:rsidRPr="00E02554" w:rsidDel="0084013E" w:rsidRDefault="00BC49A6" w:rsidP="00B10007">
            <w:pPr>
              <w:jc w:val="center"/>
              <w:rPr>
                <w:del w:id="2177" w:author="Gabriel Correa" w:date="2015-08-28T03:25:00Z"/>
              </w:rPr>
            </w:pPr>
          </w:p>
        </w:tc>
        <w:tc>
          <w:tcPr>
            <w:tcW w:w="1136" w:type="dxa"/>
            <w:tcPrChange w:id="2178" w:author="Gabriel Correa" w:date="2015-08-28T03:26:00Z">
              <w:tcPr>
                <w:tcW w:w="1136" w:type="dxa"/>
              </w:tcPr>
            </w:tcPrChange>
          </w:tcPr>
          <w:p w:rsidR="00BC49A6" w:rsidRPr="00E02554" w:rsidDel="0084013E" w:rsidRDefault="00BC49A6" w:rsidP="00B10007">
            <w:pPr>
              <w:jc w:val="center"/>
              <w:rPr>
                <w:del w:id="2179" w:author="Gabriel Correa" w:date="2015-08-28T03:25:00Z"/>
              </w:rPr>
            </w:pPr>
          </w:p>
        </w:tc>
        <w:tc>
          <w:tcPr>
            <w:tcW w:w="2268" w:type="dxa"/>
            <w:tcPrChange w:id="2180" w:author="Gabriel Correa" w:date="2015-08-28T03:26:00Z">
              <w:tcPr>
                <w:tcW w:w="2268" w:type="dxa"/>
              </w:tcPr>
            </w:tcPrChange>
          </w:tcPr>
          <w:p w:rsidR="00BC49A6" w:rsidRPr="00E02554" w:rsidDel="0084013E" w:rsidRDefault="00BC49A6" w:rsidP="00B10007">
            <w:pPr>
              <w:jc w:val="center"/>
              <w:rPr>
                <w:del w:id="2181" w:author="Gabriel Correa" w:date="2015-08-28T03:25:00Z"/>
              </w:rPr>
            </w:pPr>
            <w:del w:id="2182" w:author="Gabriel Correa" w:date="2015-08-28T03:25:00Z">
              <w:r w:rsidRPr="00E02554" w:rsidDel="0084013E">
                <w:delText>Bueno</w:delText>
              </w:r>
            </w:del>
          </w:p>
        </w:tc>
      </w:tr>
      <w:tr w:rsidR="00BC49A6" w:rsidDel="0084013E" w:rsidTr="004C2708">
        <w:trPr>
          <w:jc w:val="center"/>
          <w:del w:id="2183" w:author="Gabriel Correa" w:date="2015-08-28T03:25:00Z"/>
        </w:trPr>
        <w:tc>
          <w:tcPr>
            <w:tcW w:w="1418" w:type="dxa"/>
            <w:tcPrChange w:id="2184" w:author="Gabriel Correa" w:date="2015-08-28T03:26:00Z">
              <w:tcPr>
                <w:tcW w:w="1418" w:type="dxa"/>
              </w:tcPr>
            </w:tcPrChange>
          </w:tcPr>
          <w:p w:rsidR="00BC49A6" w:rsidRPr="00E02554" w:rsidDel="0084013E" w:rsidRDefault="00BC49A6" w:rsidP="00B10007">
            <w:pPr>
              <w:jc w:val="center"/>
              <w:rPr>
                <w:del w:id="2185" w:author="Gabriel Correa" w:date="2015-08-28T03:25:00Z"/>
              </w:rPr>
            </w:pPr>
            <w:del w:id="2186" w:author="Gabriel Correa" w:date="2015-08-28T03:25:00Z">
              <w:r w:rsidRPr="00E02554" w:rsidDel="0084013E">
                <w:delText>0.7 – 0.85</w:delText>
              </w:r>
            </w:del>
          </w:p>
        </w:tc>
        <w:tc>
          <w:tcPr>
            <w:tcW w:w="1559" w:type="dxa"/>
            <w:tcPrChange w:id="2187" w:author="Gabriel Correa" w:date="2015-08-28T03:26:00Z">
              <w:tcPr>
                <w:tcW w:w="1559" w:type="dxa"/>
              </w:tcPr>
            </w:tcPrChange>
          </w:tcPr>
          <w:p w:rsidR="00BC49A6" w:rsidRPr="00E02554" w:rsidDel="0084013E" w:rsidRDefault="00BC49A6" w:rsidP="00B10007">
            <w:pPr>
              <w:jc w:val="center"/>
              <w:rPr>
                <w:del w:id="2188" w:author="Gabriel Correa" w:date="2015-08-28T03:25:00Z"/>
              </w:rPr>
            </w:pPr>
          </w:p>
        </w:tc>
        <w:tc>
          <w:tcPr>
            <w:tcW w:w="1136" w:type="dxa"/>
            <w:tcPrChange w:id="2189" w:author="Gabriel Correa" w:date="2015-08-28T03:26:00Z">
              <w:tcPr>
                <w:tcW w:w="1136" w:type="dxa"/>
              </w:tcPr>
            </w:tcPrChange>
          </w:tcPr>
          <w:p w:rsidR="00BC49A6" w:rsidRPr="00E02554" w:rsidDel="0084013E" w:rsidRDefault="00BC49A6" w:rsidP="00B10007">
            <w:pPr>
              <w:jc w:val="center"/>
              <w:rPr>
                <w:del w:id="2190" w:author="Gabriel Correa" w:date="2015-08-28T03:25:00Z"/>
              </w:rPr>
            </w:pPr>
          </w:p>
        </w:tc>
        <w:tc>
          <w:tcPr>
            <w:tcW w:w="2268" w:type="dxa"/>
            <w:tcPrChange w:id="2191" w:author="Gabriel Correa" w:date="2015-08-28T03:26:00Z">
              <w:tcPr>
                <w:tcW w:w="2268" w:type="dxa"/>
              </w:tcPr>
            </w:tcPrChange>
          </w:tcPr>
          <w:p w:rsidR="00BC49A6" w:rsidRPr="00E02554" w:rsidDel="0084013E" w:rsidRDefault="00BC49A6" w:rsidP="00B10007">
            <w:pPr>
              <w:jc w:val="center"/>
              <w:rPr>
                <w:del w:id="2192" w:author="Gabriel Correa" w:date="2015-08-28T03:25:00Z"/>
              </w:rPr>
            </w:pPr>
            <w:del w:id="2193" w:author="Gabriel Correa" w:date="2015-08-28T03:25:00Z">
              <w:r w:rsidRPr="00E02554" w:rsidDel="0084013E">
                <w:delText>Regular</w:delText>
              </w:r>
            </w:del>
          </w:p>
        </w:tc>
      </w:tr>
      <w:tr w:rsidR="00BC49A6" w:rsidDel="0084013E" w:rsidTr="004C2708">
        <w:trPr>
          <w:jc w:val="center"/>
          <w:del w:id="2194" w:author="Gabriel Correa" w:date="2015-08-28T03:25:00Z"/>
        </w:trPr>
        <w:tc>
          <w:tcPr>
            <w:tcW w:w="1418" w:type="dxa"/>
            <w:tcPrChange w:id="2195" w:author="Gabriel Correa" w:date="2015-08-28T03:26:00Z">
              <w:tcPr>
                <w:tcW w:w="1418" w:type="dxa"/>
              </w:tcPr>
            </w:tcPrChange>
          </w:tcPr>
          <w:p w:rsidR="00BC49A6" w:rsidRPr="00E02554" w:rsidDel="0084013E" w:rsidRDefault="00BC49A6" w:rsidP="00B10007">
            <w:pPr>
              <w:jc w:val="center"/>
              <w:rPr>
                <w:del w:id="2196" w:author="Gabriel Correa" w:date="2015-08-28T03:25:00Z"/>
              </w:rPr>
            </w:pPr>
            <w:del w:id="2197" w:author="Gabriel Correa" w:date="2015-08-28T03:25:00Z">
              <w:r w:rsidRPr="00E02554" w:rsidDel="0084013E">
                <w:delText>0.5 – 0.7</w:delText>
              </w:r>
            </w:del>
          </w:p>
        </w:tc>
        <w:tc>
          <w:tcPr>
            <w:tcW w:w="1559" w:type="dxa"/>
            <w:tcPrChange w:id="2198" w:author="Gabriel Correa" w:date="2015-08-28T03:26:00Z">
              <w:tcPr>
                <w:tcW w:w="1559" w:type="dxa"/>
              </w:tcPr>
            </w:tcPrChange>
          </w:tcPr>
          <w:p w:rsidR="00BC49A6" w:rsidRPr="00E02554" w:rsidDel="0084013E" w:rsidRDefault="00BC49A6" w:rsidP="00B10007">
            <w:pPr>
              <w:jc w:val="center"/>
              <w:rPr>
                <w:del w:id="2199" w:author="Gabriel Correa" w:date="2015-08-28T03:25:00Z"/>
              </w:rPr>
            </w:pPr>
          </w:p>
        </w:tc>
        <w:tc>
          <w:tcPr>
            <w:tcW w:w="1136" w:type="dxa"/>
            <w:tcPrChange w:id="2200" w:author="Gabriel Correa" w:date="2015-08-28T03:26:00Z">
              <w:tcPr>
                <w:tcW w:w="1136" w:type="dxa"/>
              </w:tcPr>
            </w:tcPrChange>
          </w:tcPr>
          <w:p w:rsidR="00BC49A6" w:rsidRPr="00E02554" w:rsidDel="0084013E" w:rsidRDefault="00BC49A6" w:rsidP="00B10007">
            <w:pPr>
              <w:jc w:val="center"/>
              <w:rPr>
                <w:del w:id="2201" w:author="Gabriel Correa" w:date="2015-08-28T03:25:00Z"/>
              </w:rPr>
            </w:pPr>
          </w:p>
        </w:tc>
        <w:tc>
          <w:tcPr>
            <w:tcW w:w="2268" w:type="dxa"/>
            <w:tcPrChange w:id="2202" w:author="Gabriel Correa" w:date="2015-08-28T03:26:00Z">
              <w:tcPr>
                <w:tcW w:w="2268" w:type="dxa"/>
              </w:tcPr>
            </w:tcPrChange>
          </w:tcPr>
          <w:p w:rsidR="00BC49A6" w:rsidRPr="00E02554" w:rsidDel="0084013E" w:rsidRDefault="00BC49A6" w:rsidP="00B10007">
            <w:pPr>
              <w:jc w:val="center"/>
              <w:rPr>
                <w:del w:id="2203" w:author="Gabriel Correa" w:date="2015-08-28T03:25:00Z"/>
              </w:rPr>
            </w:pPr>
            <w:del w:id="2204" w:author="Gabriel Correa" w:date="2015-08-28T03:25:00Z">
              <w:r w:rsidRPr="00E02554" w:rsidDel="0084013E">
                <w:delText>Malo</w:delText>
              </w:r>
            </w:del>
          </w:p>
        </w:tc>
      </w:tr>
    </w:tbl>
    <w:p w:rsidR="00EE2482" w:rsidRPr="00E02554" w:rsidRDefault="00EE2482" w:rsidP="00EE2482"/>
    <w:p w:rsidR="00EE2482" w:rsidRPr="00BF7FE6" w:rsidDel="00794D09" w:rsidRDefault="00EE2482" w:rsidP="00EE2482">
      <w:pPr>
        <w:rPr>
          <w:del w:id="2205" w:author="Gabriel Correa" w:date="2015-08-28T03:27:00Z"/>
        </w:rPr>
      </w:pPr>
      <w:del w:id="2206" w:author="Gabriel Correa" w:date="2015-08-27T23:39:00Z">
        <w:r w:rsidRPr="00E02554" w:rsidDel="00677C9B">
          <w:delText xml:space="preserve">Lo ideal </w:delText>
        </w:r>
      </w:del>
      <w:del w:id="2207" w:author="Gabriel Correa" w:date="2015-08-27T23:38:00Z">
        <w:r w:rsidRPr="00E02554" w:rsidDel="00677C9B">
          <w:delText xml:space="preserve">es un clasificador con </w:delText>
        </w:r>
        <w:r w:rsidR="001868B1" w:rsidRPr="00E02554" w:rsidDel="00677C9B">
          <w:rPr>
            <w:i/>
          </w:rPr>
          <w:delText>F-measure</w:delText>
        </w:r>
        <w:r w:rsidRPr="00E02554" w:rsidDel="00677C9B">
          <w:rPr>
            <w:i/>
          </w:rPr>
          <w:delText xml:space="preserve"> </w:delText>
        </w:r>
        <w:r w:rsidRPr="00E02554" w:rsidDel="00677C9B">
          <w:delText>igual a 1, junto con que ROC Area y Kappa Statistic sean valores buenos según la tabla de arriba. Sin embargo esto es altamente improbable en la práctica es por eso que para comparar modelos se usara el criterio descrito a continuación.</w:delText>
        </w:r>
      </w:del>
    </w:p>
    <w:p w:rsidR="00EE2482" w:rsidRPr="00E02554" w:rsidRDefault="00EE2482" w:rsidP="00EE2482"/>
    <w:tbl>
      <w:tblPr>
        <w:tblStyle w:val="TableNormal"/>
        <w:tblW w:w="7513" w:type="dxa"/>
        <w:tblInd w:w="709" w:type="dxa"/>
        <w:tblLook w:val="04A0" w:firstRow="1" w:lastRow="0" w:firstColumn="1" w:lastColumn="0" w:noHBand="0" w:noVBand="1"/>
      </w:tblPr>
      <w:tblGrid>
        <w:gridCol w:w="7513"/>
      </w:tblGrid>
      <w:tr w:rsidR="00EE2482" w:rsidDel="00794D09" w:rsidTr="00B10007">
        <w:trPr>
          <w:del w:id="2208" w:author="Gabriel Correa" w:date="2015-08-28T03:27:00Z"/>
        </w:trPr>
        <w:tc>
          <w:tcPr>
            <w:tcW w:w="7513" w:type="dxa"/>
          </w:tcPr>
          <w:p w:rsidR="00EE2482" w:rsidRPr="00E02554" w:rsidDel="00794D09" w:rsidRDefault="00EE2482" w:rsidP="00B10007">
            <w:pPr>
              <w:rPr>
                <w:del w:id="2209" w:author="Gabriel Correa" w:date="2015-08-28T03:27:00Z"/>
              </w:rPr>
            </w:pPr>
            <w:del w:id="2210" w:author="Gabriel Correa" w:date="2015-08-28T03:27:00Z">
              <w:r w:rsidRPr="00E02554" w:rsidDel="00794D09">
                <w:rPr>
                  <w:rStyle w:val="nfasisintenso"/>
                </w:rPr>
                <w:delText>Criterio de comparación entre modelos de clasificación en Weka</w:delText>
              </w:r>
            </w:del>
          </w:p>
        </w:tc>
      </w:tr>
      <w:tr w:rsidR="00EE2482" w:rsidDel="00794D09" w:rsidTr="00B10007">
        <w:trPr>
          <w:del w:id="2211" w:author="Gabriel Correa" w:date="2015-08-28T03:27:00Z"/>
        </w:trPr>
        <w:tc>
          <w:tcPr>
            <w:tcW w:w="7513" w:type="dxa"/>
          </w:tcPr>
          <w:p w:rsidR="00B91F8E" w:rsidRPr="00B91F8E" w:rsidDel="00794D09" w:rsidRDefault="00EE2482" w:rsidP="00B91F8E">
            <w:pPr>
              <w:ind w:left="720"/>
              <w:rPr>
                <w:del w:id="2212" w:author="Gabriel Correa" w:date="2015-08-28T03:27:00Z"/>
                <w:rPrChange w:id="2213" w:author="Gabriel Correa" w:date="2015-08-28T02:42:00Z">
                  <w:rPr>
                    <w:del w:id="2214" w:author="Gabriel Correa" w:date="2015-08-28T03:27:00Z"/>
                    <w:i/>
                  </w:rPr>
                </w:rPrChange>
              </w:rPr>
            </w:pPr>
            <w:del w:id="2215" w:author="Gabriel Correa" w:date="2015-08-28T00:47:00Z">
              <w:r w:rsidRPr="00E02554" w:rsidDel="000B3DFC">
                <w:delText>Para obtener los mejores clasificadores se compararán l</w:delText>
              </w:r>
              <w:r w:rsidR="00442427" w:rsidRPr="00E02554" w:rsidDel="000B3DFC">
                <w:delText xml:space="preserve">os valores de </w:delText>
              </w:r>
              <w:r w:rsidR="00442427" w:rsidRPr="00E02554" w:rsidDel="000B3DFC">
                <w:rPr>
                  <w:i/>
                </w:rPr>
                <w:delText>F-measure</w:delText>
              </w:r>
            </w:del>
            <w:del w:id="2216" w:author="Gabriel Correa" w:date="2015-08-27T23:45:00Z">
              <w:r w:rsidR="00442427" w:rsidRPr="00E02554" w:rsidDel="00677C9B">
                <w:delText xml:space="preserve">, </w:delText>
              </w:r>
              <w:r w:rsidR="00442427" w:rsidRPr="00E02554" w:rsidDel="00677C9B">
                <w:rPr>
                  <w:i/>
                </w:rPr>
                <w:delText>recall</w:delText>
              </w:r>
              <w:r w:rsidR="00442427" w:rsidRPr="00E02554" w:rsidDel="00677C9B">
                <w:delText xml:space="preserve"> </w:delText>
              </w:r>
              <w:r w:rsidR="00442427" w:rsidRPr="00E02554" w:rsidDel="000F0B3D">
                <w:delText>y</w:delText>
              </w:r>
            </w:del>
            <w:del w:id="2217" w:author="Gabriel Correa" w:date="2015-08-28T00:47:00Z">
              <w:r w:rsidR="00442427" w:rsidRPr="00E02554" w:rsidDel="000B3DFC">
                <w:delText xml:space="preserve"> </w:delText>
              </w:r>
              <w:r w:rsidR="00442427" w:rsidRPr="00E02554" w:rsidDel="000B3DFC">
                <w:rPr>
                  <w:i/>
                </w:rPr>
                <w:delText>precision</w:delText>
              </w:r>
            </w:del>
            <w:del w:id="2218" w:author="Gabriel Correa" w:date="2015-08-28T00:43:00Z">
              <w:r w:rsidRPr="00E02554" w:rsidDel="000B3DFC">
                <w:delText xml:space="preserve"> </w:delText>
              </w:r>
            </w:del>
            <w:del w:id="2219" w:author="Gabriel Correa" w:date="2015-08-28T00:49:00Z">
              <w:r w:rsidRPr="00E02554" w:rsidDel="000B3DFC">
                <w:delText xml:space="preserve">revisando que </w:delText>
              </w:r>
            </w:del>
            <w:del w:id="2220" w:author="Gabriel Correa" w:date="2015-08-27T23:48:00Z">
              <w:r w:rsidRPr="00E02554" w:rsidDel="000F0B3D">
                <w:delText xml:space="preserve">los valores de las métricas secundarias </w:delText>
              </w:r>
            </w:del>
            <w:del w:id="2221" w:author="Gabriel Correa" w:date="2015-08-27T23:49:00Z">
              <w:r w:rsidRPr="00E02554" w:rsidDel="000F0B3D">
                <w:delText>sean regular o buenas</w:delText>
              </w:r>
            </w:del>
            <w:del w:id="2222" w:author="Gabriel Correa" w:date="2015-08-28T00:49:00Z">
              <w:r w:rsidRPr="00E02554" w:rsidDel="000B3DFC">
                <w:delText>, y si es necesario analizar con mayor detalle se recurrirá a observar la matriz de confusión de cada clasificador.</w:delText>
              </w:r>
            </w:del>
          </w:p>
        </w:tc>
      </w:tr>
    </w:tbl>
    <w:p w:rsidR="00EE2482" w:rsidRPr="00E02554" w:rsidRDefault="00EE2482" w:rsidP="00EE2482">
      <w:pPr>
        <w:rPr>
          <w:rStyle w:val="nfasisintenso"/>
        </w:rPr>
      </w:pPr>
    </w:p>
    <w:p w:rsidR="00EE2482" w:rsidRPr="00E02554" w:rsidRDefault="00EE2482" w:rsidP="00EE2482">
      <w:pPr>
        <w:rPr>
          <w:b/>
          <w:bCs/>
          <w:i/>
          <w:iCs/>
          <w:color w:val="4F81BD" w:themeColor="accent1"/>
        </w:rPr>
      </w:pPr>
      <w:r w:rsidRPr="00E02554">
        <w:rPr>
          <w:rStyle w:val="nfasisintenso"/>
        </w:rPr>
        <w:t>Métricas no usadas:</w:t>
      </w:r>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BF7FE6">
        <w:fldChar w:fldCharType="separate"/>
      </w:r>
      <w:ins w:id="2223" w:author="Gabriel Correa" w:date="2015-08-27T12:50:00Z">
        <w:r w:rsidR="00763E46">
          <w:t xml:space="preserve">Imagen </w:t>
        </w:r>
        <w:r w:rsidR="00763E46">
          <w:rPr>
            <w:noProof/>
          </w:rPr>
          <w:t>5</w:t>
        </w:r>
        <w:r w:rsidR="00763E46">
          <w:t>.</w:t>
        </w:r>
        <w:r w:rsidR="00763E46">
          <w:rPr>
            <w:noProof/>
          </w:rPr>
          <w:t>3</w:t>
        </w:r>
      </w:ins>
      <w:del w:id="2224" w:author="Gabriel Correa" w:date="2015-08-26T03:09:00Z">
        <w:r w:rsidR="00AF41C2" w:rsidRPr="00E02554" w:rsidDel="005D2320">
          <w:delText xml:space="preserve">Imagen </w:delText>
        </w:r>
        <w:r w:rsidR="00AF41C2" w:rsidRPr="00E02554" w:rsidDel="005D2320">
          <w:rPr>
            <w:noProof/>
          </w:rPr>
          <w:delText>2</w:delText>
        </w:r>
      </w:del>
      <w:r w:rsidRPr="00D471E1">
        <w:fldChar w:fldCharType="end"/>
      </w:r>
      <w:r w:rsidRPr="00E02554">
        <w:t xml:space="preserve"> </w:t>
      </w:r>
      <w:r w:rsidRPr="00D471E1">
        <w:fldChar w:fldCharType="begin"/>
      </w:r>
      <w:r w:rsidRPr="00E02554">
        <w:instrText xml:space="preserve"> REF _Ref427749544 \p \h </w:instrText>
      </w:r>
      <w:r w:rsidRPr="00BF7FE6">
        <w:fldChar w:fldCharType="separate"/>
      </w:r>
      <w:r w:rsidR="00763E46">
        <w:t>más adelante</w:t>
      </w:r>
      <w:r w:rsidRPr="00D471E1">
        <w:fldChar w:fldCharType="end"/>
      </w:r>
      <w:r w:rsidRPr="00E02554">
        <w:t xml:space="preserve"> muestra los resultados de un clasificador que puede parecer muy bueno a simple vista pero no necesariamente lo es. El valor ‘</w:t>
      </w:r>
      <w:proofErr w:type="spellStart"/>
      <w:r w:rsidRPr="00E02554">
        <w:rPr>
          <w:i/>
        </w:rPr>
        <w:t>Correctly</w:t>
      </w:r>
      <w:proofErr w:type="spellEnd"/>
      <w:r w:rsidRPr="00E02554">
        <w:rPr>
          <w:i/>
        </w:rPr>
        <w:t xml:space="preserve"> </w:t>
      </w:r>
      <w:proofErr w:type="spellStart"/>
      <w:r w:rsidRPr="00E02554">
        <w:rPr>
          <w:i/>
        </w:rPr>
        <w:lastRenderedPageBreak/>
        <w:t>Classified</w:t>
      </w:r>
      <w:proofErr w:type="spellEnd"/>
      <w:r w:rsidRPr="00E02554">
        <w:rPr>
          <w:i/>
        </w:rPr>
        <w:t xml:space="preserve"> </w:t>
      </w:r>
      <w:proofErr w:type="spellStart"/>
      <w:r w:rsidRPr="00E02554">
        <w:rPr>
          <w:i/>
        </w:rPr>
        <w:t>Instances</w:t>
      </w:r>
      <w:proofErr w:type="spellEnd"/>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muy bien las directivas: </w:t>
      </w:r>
      <w:proofErr w:type="spellStart"/>
      <w:r w:rsidRPr="00E02554">
        <w:rPr>
          <w:i/>
        </w:rPr>
        <w:t>recall</w:t>
      </w:r>
      <w:proofErr w:type="spellEnd"/>
      <w:r w:rsidRPr="00E02554">
        <w:t xml:space="preserve"> de </w:t>
      </w:r>
      <w:proofErr w:type="spellStart"/>
      <w:r w:rsidRPr="00E02554">
        <w:t>directive</w:t>
      </w:r>
      <w:proofErr w:type="spellEnd"/>
      <w:r w:rsidRPr="00E02554">
        <w:t xml:space="preserve"> tiene un valor bajo de 0.636 pero </w:t>
      </w:r>
      <w:r w:rsidR="00135330" w:rsidRPr="00E02554">
        <w:t xml:space="preserve">por otra parte tiene </w:t>
      </w:r>
      <w:r w:rsidRPr="00E02554">
        <w:t xml:space="preserve">una buena precisión de 1. Si solo miráramos ROC </w:t>
      </w:r>
      <w:proofErr w:type="spellStart"/>
      <w:r w:rsidRPr="00E02554">
        <w:t>Area</w:t>
      </w:r>
      <w:proofErr w:type="spellEnd"/>
      <w:r w:rsidRPr="00E02554">
        <w:t xml:space="preserve"> y </w:t>
      </w:r>
      <w:proofErr w:type="spellStart"/>
      <w:r w:rsidRPr="00E02554">
        <w:rPr>
          <w:i/>
        </w:rPr>
        <w:t>correctly</w:t>
      </w:r>
      <w:proofErr w:type="spellEnd"/>
      <w:r w:rsidRPr="00E02554">
        <w:rPr>
          <w:i/>
        </w:rPr>
        <w:t xml:space="preserve"> </w:t>
      </w:r>
      <w:proofErr w:type="spellStart"/>
      <w:r w:rsidRPr="00E02554">
        <w:rPr>
          <w:i/>
        </w:rPr>
        <w:t>classified</w:t>
      </w:r>
      <w:proofErr w:type="spellEnd"/>
      <w:r w:rsidRPr="00E02554">
        <w:rPr>
          <w:i/>
        </w:rPr>
        <w:t xml:space="preserve"> </w:t>
      </w:r>
      <w:proofErr w:type="spellStart"/>
      <w:r w:rsidRPr="00E02554">
        <w:rPr>
          <w:i/>
        </w:rPr>
        <w:t>instances</w:t>
      </w:r>
      <w:proofErr w:type="spellEnd"/>
      <w:r w:rsidRPr="00E02554">
        <w:t xml:space="preserve"> no se notaría que el modelo no detecta bien a las directivas. Además, si se usaran los valores de la fila ‘</w:t>
      </w:r>
      <w:proofErr w:type="spellStart"/>
      <w:r w:rsidRPr="00E02554">
        <w:rPr>
          <w:i/>
        </w:rPr>
        <w:t>Weighted</w:t>
      </w:r>
      <w:proofErr w:type="spellEnd"/>
      <w:r w:rsidRPr="00E02554">
        <w:rPr>
          <w:i/>
        </w:rPr>
        <w:t xml:space="preserve"> </w:t>
      </w:r>
      <w:proofErr w:type="spellStart"/>
      <w:r w:rsidRPr="00E02554">
        <w:rPr>
          <w:i/>
        </w:rPr>
        <w:t>Avg</w:t>
      </w:r>
      <w:proofErr w:type="spellEnd"/>
      <w:r w:rsidRPr="00E02554">
        <w:rPr>
          <w:i/>
        </w:rPr>
        <w:t>.</w:t>
      </w:r>
      <w:r w:rsidRPr="00E02554">
        <w:t xml:space="preserve">’ no se notaría que hay un </w:t>
      </w:r>
      <w:proofErr w:type="spellStart"/>
      <w:r w:rsidRPr="00E02554">
        <w:rPr>
          <w:i/>
        </w:rPr>
        <w:t>recall</w:t>
      </w:r>
      <w:proofErr w:type="spellEnd"/>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drawing>
          <wp:inline distT="0" distB="0" distL="0" distR="0" wp14:anchorId="11989CF7" wp14:editId="26CA63CF">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26">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2225" w:name="_Ref427749541"/>
      <w:bookmarkStart w:id="2226" w:name="_Ref427749544"/>
      <w:r>
        <w:t xml:space="preserve">Imagen </w:t>
      </w:r>
      <w:ins w:id="2227" w:author="Gabriel Correa" w:date="2015-08-27T19:37:00Z">
        <w:r w:rsidR="00253A40">
          <w:fldChar w:fldCharType="begin"/>
        </w:r>
        <w:r w:rsidR="00253A40">
          <w:instrText xml:space="preserve"> STYLEREF 1 \s </w:instrText>
        </w:r>
      </w:ins>
      <w:r w:rsidR="00253A40">
        <w:fldChar w:fldCharType="separate"/>
      </w:r>
      <w:r w:rsidR="00253A40">
        <w:rPr>
          <w:noProof/>
        </w:rPr>
        <w:t>5</w:t>
      </w:r>
      <w:ins w:id="2228"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2229" w:author="Gabriel Correa" w:date="2015-08-27T19:37:00Z">
        <w:r w:rsidR="00253A40">
          <w:rPr>
            <w:noProof/>
          </w:rPr>
          <w:t>3</w:t>
        </w:r>
        <w:r w:rsidR="00253A40">
          <w:fldChar w:fldCharType="end"/>
        </w:r>
      </w:ins>
      <w:del w:id="223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2231"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2225"/>
      <w:r>
        <w:t xml:space="preserve">:   Resultados del clasificador llamado </w:t>
      </w:r>
      <w:proofErr w:type="spellStart"/>
      <w:r w:rsidRPr="00473570">
        <w:rPr>
          <w:i/>
        </w:rPr>
        <w:t>One</w:t>
      </w:r>
      <w:proofErr w:type="spellEnd"/>
      <w:r w:rsidRPr="00473570">
        <w:rPr>
          <w:i/>
        </w:rPr>
        <w:t>-R</w:t>
      </w:r>
      <w:r>
        <w:t xml:space="preserve"> sobre los datos preliminares (desbalanceados) para servir de ejemplo de que hay métricas que no representan la calidad de un clasificador para detectar directivas.</w:t>
      </w:r>
      <w:bookmarkEnd w:id="2226"/>
    </w:p>
    <w:p w:rsidR="00135330" w:rsidRPr="00E02554" w:rsidRDefault="00135330" w:rsidP="00135330"/>
    <w:p w:rsidR="00135330" w:rsidRPr="00E02554" w:rsidRDefault="00135330" w:rsidP="00135330">
      <w:pPr>
        <w:rPr>
          <w:b/>
          <w:bCs/>
          <w:i/>
          <w:iCs/>
          <w:color w:val="4F81BD" w:themeColor="accent1"/>
        </w:rPr>
      </w:pPr>
      <w:r w:rsidRPr="00E02554">
        <w:rPr>
          <w:rStyle w:val="nfasisintenso"/>
        </w:rPr>
        <w:t>Resultados con 4 clases:</w:t>
      </w:r>
    </w:p>
    <w:p w:rsidR="00135330" w:rsidRPr="00E02554" w:rsidRDefault="00135330" w:rsidP="00135330">
      <w:r w:rsidRPr="00E02554">
        <w:t xml:space="preserve">Se realizaron experimentos con 4 clases para conocer el rendimiento de los clasificadores intentando clasificar más de solo dos clases. Con cuatro clases de comentarios es más complicado definir una metodología para comparar los resultados como se hizo para los casos con dos clases, basta ver en la </w:t>
      </w:r>
      <w:r w:rsidRPr="00D471E1">
        <w:fldChar w:fldCharType="begin"/>
      </w:r>
      <w:r w:rsidRPr="00E02554">
        <w:instrText xml:space="preserve"> REF _Ref427750071 \h </w:instrText>
      </w:r>
      <w:r w:rsidRPr="00BF7FE6">
        <w:fldChar w:fldCharType="separate"/>
      </w:r>
      <w:ins w:id="2232" w:author="Gabriel Correa" w:date="2015-08-27T12:50:00Z">
        <w:r w:rsidR="00763E46">
          <w:t xml:space="preserve">Imagen </w:t>
        </w:r>
        <w:r w:rsidR="00763E46">
          <w:rPr>
            <w:noProof/>
          </w:rPr>
          <w:t>5</w:t>
        </w:r>
        <w:r w:rsidR="00763E46">
          <w:t>.</w:t>
        </w:r>
        <w:r w:rsidR="00763E46">
          <w:rPr>
            <w:noProof/>
          </w:rPr>
          <w:t>4</w:t>
        </w:r>
      </w:ins>
      <w:del w:id="2233" w:author="Gabriel Correa" w:date="2015-08-26T03:09:00Z">
        <w:r w:rsidR="00AF41C2" w:rsidRPr="00E02554" w:rsidDel="005D2320">
          <w:delText xml:space="preserve">Imagen </w:delText>
        </w:r>
        <w:r w:rsidR="00AF41C2" w:rsidRPr="00E02554" w:rsidDel="005D2320">
          <w:rPr>
            <w:noProof/>
          </w:rPr>
          <w:delText>3</w:delText>
        </w:r>
      </w:del>
      <w:r w:rsidRPr="00D471E1">
        <w:fldChar w:fldCharType="end"/>
      </w:r>
      <w:r w:rsidRPr="00E02554">
        <w:t xml:space="preserve"> que ahora la matriz de confusión es de 4 filas por 4 columnas.</w:t>
      </w:r>
    </w:p>
    <w:p w:rsidR="00135330" w:rsidRPr="00E02554" w:rsidRDefault="00135330" w:rsidP="00135330">
      <w:pPr>
        <w:rPr>
          <w:i/>
        </w:rPr>
      </w:pPr>
      <w:r w:rsidRPr="00E02554">
        <w:t xml:space="preserve">Idealmente se busca que los errores adivinando directivas, </w:t>
      </w:r>
      <w:proofErr w:type="spellStart"/>
      <w:r w:rsidRPr="00E02554">
        <w:t>semi</w:t>
      </w:r>
      <w:proofErr w:type="spellEnd"/>
      <w:r w:rsidRPr="00E02554">
        <w:t>-directivas y directivas-</w:t>
      </w:r>
      <w:proofErr w:type="spellStart"/>
      <w:r w:rsidRPr="00E02554">
        <w:t>null</w:t>
      </w:r>
      <w:proofErr w:type="spellEnd"/>
      <w:r w:rsidRPr="00E02554">
        <w:t xml:space="preserve"> sean lo menor posible y al mismo tiempo que </w:t>
      </w:r>
      <w:proofErr w:type="gramStart"/>
      <w:r w:rsidRPr="00E02554">
        <w:t xml:space="preserve">pocas </w:t>
      </w:r>
      <w:r w:rsidRPr="00E02554">
        <w:rPr>
          <w:i/>
        </w:rPr>
        <w:t>no-directivas</w:t>
      </w:r>
      <w:proofErr w:type="gramEnd"/>
      <w:r w:rsidRPr="00E02554">
        <w:t xml:space="preserve"> sean incorrectamente adivinadas. En otras palabras: “que las clases </w:t>
      </w:r>
      <w:r w:rsidRPr="00E02554">
        <w:rPr>
          <w:i/>
        </w:rPr>
        <w:t xml:space="preserve">directiva, </w:t>
      </w:r>
      <w:proofErr w:type="spellStart"/>
      <w:r w:rsidRPr="00E02554">
        <w:rPr>
          <w:i/>
        </w:rPr>
        <w:t>semi</w:t>
      </w:r>
      <w:proofErr w:type="spellEnd"/>
      <w:r w:rsidRPr="00E02554">
        <w:rPr>
          <w:i/>
        </w:rPr>
        <w:t>-</w:t>
      </w:r>
      <w:r w:rsidRPr="00E02554">
        <w:t>directiva y directiva</w:t>
      </w:r>
      <w:r w:rsidRPr="00E02554">
        <w:rPr>
          <w:i/>
        </w:rPr>
        <w:t>-</w:t>
      </w:r>
      <w:proofErr w:type="spellStart"/>
      <w:r w:rsidRPr="00E02554">
        <w:rPr>
          <w:i/>
        </w:rPr>
        <w:t>null</w:t>
      </w:r>
      <w:proofErr w:type="spellEnd"/>
      <w:r w:rsidRPr="00E02554">
        <w:t xml:space="preserve"> tengan un valor de </w:t>
      </w:r>
      <w:r w:rsidRPr="00E02554">
        <w:rPr>
          <w:i/>
        </w:rPr>
        <w:lastRenderedPageBreak/>
        <w:t>‘</w:t>
      </w:r>
      <w:proofErr w:type="spellStart"/>
      <w:r w:rsidRPr="00E02554">
        <w:rPr>
          <w:i/>
        </w:rPr>
        <w:t>recall</w:t>
      </w:r>
      <w:proofErr w:type="spellEnd"/>
      <w:r w:rsidRPr="00E02554">
        <w:rPr>
          <w:i/>
        </w:rPr>
        <w:t>’</w:t>
      </w:r>
      <w:r w:rsidRPr="00E02554">
        <w:t xml:space="preserve"> y de ‘</w:t>
      </w:r>
      <w:proofErr w:type="spellStart"/>
      <w:r w:rsidRPr="00E02554">
        <w:rPr>
          <w:i/>
        </w:rPr>
        <w:t>precision</w:t>
      </w:r>
      <w:proofErr w:type="spellEnd"/>
      <w:r w:rsidRPr="00E02554">
        <w:rPr>
          <w:i/>
        </w:rPr>
        <w:t>’</w:t>
      </w:r>
      <w:r w:rsidRPr="00E02554">
        <w:t xml:space="preserve"> lo más cercano a 1 posible, mientras que el valor ‘</w:t>
      </w:r>
      <w:proofErr w:type="spellStart"/>
      <w:r w:rsidRPr="00E02554">
        <w:rPr>
          <w:i/>
        </w:rPr>
        <w:t>recall</w:t>
      </w:r>
      <w:proofErr w:type="spellEnd"/>
      <w:r w:rsidRPr="00E02554">
        <w:rPr>
          <w:i/>
        </w:rPr>
        <w:t xml:space="preserve">’ de </w:t>
      </w:r>
      <w:r w:rsidRPr="00E02554">
        <w:t xml:space="preserve">la clase </w:t>
      </w:r>
      <w:r w:rsidRPr="00E02554">
        <w:rPr>
          <w:i/>
        </w:rPr>
        <w:t>no-directiva</w:t>
      </w:r>
      <w:r w:rsidRPr="00E02554">
        <w:t xml:space="preserve"> sea suficientemente cercano a 1”.</w:t>
      </w:r>
    </w:p>
    <w:p w:rsidR="00135330" w:rsidRPr="00E02554" w:rsidRDefault="00135330" w:rsidP="00135330"/>
    <w:p w:rsidR="00EE2482" w:rsidRPr="00E02554" w:rsidRDefault="00EE2482" w:rsidP="00EE2482">
      <w:pPr>
        <w:keepNext/>
      </w:pPr>
      <w:r w:rsidRPr="007C2995">
        <w:rPr>
          <w:noProof/>
        </w:rPr>
        <w:drawing>
          <wp:inline distT="0" distB="0" distL="0" distR="0" wp14:anchorId="3D63B8E4" wp14:editId="35B8E19D">
            <wp:extent cx="6106795" cy="3950660"/>
            <wp:effectExtent l="0" t="0" r="8255" b="0"/>
            <wp:docPr id="7" name="Imagen 7" descr="C:\Users\gabo\AppData\Local\Monosnap\Temp\Weka Explorer 2015-08-17 15.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o\AppData\Local\Monosnap\Temp\Weka Explorer 2015-08-17 15.52.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795" cy="3950660"/>
                    </a:xfrm>
                    <a:prstGeom prst="rect">
                      <a:avLst/>
                    </a:prstGeom>
                    <a:noFill/>
                    <a:ln>
                      <a:noFill/>
                    </a:ln>
                  </pic:spPr>
                </pic:pic>
              </a:graphicData>
            </a:graphic>
          </wp:inline>
        </w:drawing>
      </w:r>
    </w:p>
    <w:p w:rsidR="00EE2482" w:rsidRDefault="00EE2482" w:rsidP="00EE2482">
      <w:pPr>
        <w:pStyle w:val="Epgrafe"/>
      </w:pPr>
      <w:bookmarkStart w:id="2234" w:name="_Ref427750071"/>
      <w:r>
        <w:t xml:space="preserve">Imagen </w:t>
      </w:r>
      <w:ins w:id="2235" w:author="Gabriel Correa" w:date="2015-08-27T19:37:00Z">
        <w:r w:rsidR="00253A40">
          <w:fldChar w:fldCharType="begin"/>
        </w:r>
        <w:r w:rsidR="00253A40">
          <w:instrText xml:space="preserve"> STYLEREF 1 \s </w:instrText>
        </w:r>
      </w:ins>
      <w:r w:rsidR="00253A40">
        <w:fldChar w:fldCharType="separate"/>
      </w:r>
      <w:r w:rsidR="00253A40">
        <w:rPr>
          <w:noProof/>
        </w:rPr>
        <w:t>5</w:t>
      </w:r>
      <w:ins w:id="2236"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2237" w:author="Gabriel Correa" w:date="2015-08-27T19:37:00Z">
        <w:r w:rsidR="00253A40">
          <w:rPr>
            <w:noProof/>
          </w:rPr>
          <w:t>4</w:t>
        </w:r>
        <w:r w:rsidR="00253A40">
          <w:fldChar w:fldCharType="end"/>
        </w:r>
      </w:ins>
      <w:del w:id="2238"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del w:id="2239"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4</w:delText>
        </w:r>
        <w:r w:rsidR="002D2EC0" w:rsidDel="00F80B4D">
          <w:rPr>
            <w:noProof/>
          </w:rPr>
          <w:fldChar w:fldCharType="end"/>
        </w:r>
      </w:del>
      <w:bookmarkEnd w:id="2234"/>
      <w:r>
        <w:t>:   Resultados de Weka como ejemplo de los experimentos realizados con 4 clases.</w:t>
      </w:r>
    </w:p>
    <w:p w:rsidR="00135330" w:rsidRPr="00E02554" w:rsidRDefault="00135330" w:rsidP="00EE2482"/>
    <w:p w:rsidR="00EE2482" w:rsidRPr="00E02554" w:rsidRDefault="00EE2482" w:rsidP="00EE2482">
      <w:r w:rsidRPr="00E02554">
        <w:t>Sin embargo, los resultados de este trabajo están lejos de alcanzar el ideal buscado y fue necesario comparar los resultados de otra manera. Al menos interesa saber cuánta diferencia existe entre intentar clasificar sólo dos clases (</w:t>
      </w:r>
      <w:r w:rsidRPr="00E02554">
        <w:rPr>
          <w:i/>
        </w:rPr>
        <w:t xml:space="preserve">no-directiva </w:t>
      </w:r>
      <w:r w:rsidRPr="00E02554">
        <w:t xml:space="preserve">y </w:t>
      </w:r>
      <w:r w:rsidRPr="00E02554">
        <w:rPr>
          <w:i/>
        </w:rPr>
        <w:t>directiva</w:t>
      </w:r>
      <w:r w:rsidRPr="00E02554">
        <w:t xml:space="preserve">) versus clasificar cuatro clases. Notemos que las clases </w:t>
      </w:r>
      <w:proofErr w:type="spellStart"/>
      <w:r w:rsidRPr="00E02554">
        <w:rPr>
          <w:i/>
        </w:rPr>
        <w:t>semi</w:t>
      </w:r>
      <w:proofErr w:type="spellEnd"/>
      <w:r w:rsidRPr="00E02554">
        <w:rPr>
          <w:i/>
        </w:rPr>
        <w:t>-directiva</w:t>
      </w:r>
      <w:r w:rsidRPr="00E02554">
        <w:t xml:space="preserve"> y </w:t>
      </w:r>
      <w:r w:rsidRPr="00E02554">
        <w:rPr>
          <w:i/>
        </w:rPr>
        <w:t>directiva-</w:t>
      </w:r>
      <w:proofErr w:type="spellStart"/>
      <w:r w:rsidRPr="00E02554">
        <w:rPr>
          <w:i/>
        </w:rPr>
        <w:t>null</w:t>
      </w:r>
      <w:proofErr w:type="spellEnd"/>
      <w:r w:rsidRPr="00E02554">
        <w:t xml:space="preserve"> son subclases de </w:t>
      </w:r>
      <w:r w:rsidRPr="00E02554">
        <w:rPr>
          <w:i/>
        </w:rPr>
        <w:t>directiva</w:t>
      </w:r>
      <w:r w:rsidRPr="00E02554">
        <w:t xml:space="preserve"> y que los experimentos con cuatro clases son para obtener información acerca de si es posible adivinar no sólo directivas de no-directivas, </w:t>
      </w:r>
      <w:proofErr w:type="spellStart"/>
      <w:r w:rsidRPr="00E02554">
        <w:t>sinó</w:t>
      </w:r>
      <w:proofErr w:type="spellEnd"/>
      <w:r w:rsidRPr="00E02554">
        <w:t xml:space="preserve"> que también los subtipos de directivas. Sería mucho mejor poder predecir correctamente los distintos tipos de advertencias en documentación de API para poder destacarlas con diferentes colores por ejemplo, pero si no es realmente factible lograr esto, sería suficiente con poder separar en dos clases. Para comparar entre los resultados con cuatro clases y los con solo dos clases se decide realizar los siguientes dos pasos:</w:t>
      </w:r>
    </w:p>
    <w:p w:rsidR="00EE2482" w:rsidRDefault="00EE2482" w:rsidP="00EE2482">
      <w:pPr>
        <w:pStyle w:val="Prrafodelista"/>
        <w:numPr>
          <w:ilvl w:val="0"/>
          <w:numId w:val="33"/>
        </w:numPr>
      </w:pPr>
      <w:r>
        <w:t>Transformar la matriz de confusión a una matriz de 2x2 de esta forma:</w:t>
      </w:r>
    </w:p>
    <w:p w:rsidR="00EE2482" w:rsidRDefault="00995942" w:rsidP="00EE2482">
      <w:pPr>
        <w:pStyle w:val="Prrafodelista"/>
      </w:pPr>
      <m:oMath>
        <m:d>
          <m:dPr>
            <m:begChr m:val=""/>
            <m:endChr m:val="]"/>
            <m:ctrlPr>
              <w:rPr>
                <w:rFonts w:ascii="Cambria Math" w:hAnsi="Cambria Math"/>
                <w:i/>
              </w:rPr>
            </m:ctrlPr>
          </m:d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e>
                      <m:sSub>
                        <m:sSubPr>
                          <m:ctrlPr>
                            <w:rPr>
                              <w:rFonts w:ascii="Cambria Math" w:hAnsi="Cambria Math"/>
                              <w:i/>
                            </w:rPr>
                          </m:ctrlPr>
                        </m:sSubPr>
                        <m:e>
                          <m:r>
                            <w:rPr>
                              <w:rFonts w:ascii="Cambria Math" w:hAnsi="Cambria Math"/>
                            </w:rPr>
                            <m:t>m</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e>
                      <m:sSub>
                        <m:sSubPr>
                          <m:ctrlPr>
                            <w:rPr>
                              <w:rFonts w:ascii="Cambria Math" w:hAnsi="Cambria Math"/>
                              <w:i/>
                            </w:rPr>
                          </m:ctrlPr>
                        </m:sSubPr>
                        <m:e>
                          <m:r>
                            <w:rPr>
                              <w:rFonts w:ascii="Cambria Math" w:hAnsi="Cambria Math"/>
                            </w:rPr>
                            <m:t>m</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2,4</m:t>
                          </m:r>
                        </m:sub>
                      </m:sSub>
                    </m:e>
                  </m:mr>
                  <m:mr>
                    <m:e>
                      <m:sSub>
                        <m:sSubPr>
                          <m:ctrlPr>
                            <w:rPr>
                              <w:rFonts w:ascii="Cambria Math" w:hAnsi="Cambria Math"/>
                              <w:i/>
                            </w:rPr>
                          </m:ctrlPr>
                        </m:sSubPr>
                        <m:e>
                          <m:r>
                            <w:rPr>
                              <w:rFonts w:ascii="Cambria Math" w:hAnsi="Cambria Math"/>
                            </w:rPr>
                            <m:t>m</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4,1</m:t>
                          </m:r>
                        </m:sub>
                      </m:sSub>
                    </m:e>
                    <m:e>
                      <m:sSub>
                        <m:sSubPr>
                          <m:ctrlPr>
                            <w:rPr>
                              <w:rFonts w:ascii="Cambria Math" w:hAnsi="Cambria Math"/>
                              <w:i/>
                            </w:rPr>
                          </m:ctrlPr>
                        </m:sSubPr>
                        <m:e>
                          <m:r>
                            <w:rPr>
                              <w:rFonts w:ascii="Cambria Math" w:hAnsi="Cambria Math"/>
                            </w:rPr>
                            <m:t>m</m:t>
                          </m:r>
                        </m:e>
                        <m:sub>
                          <m:r>
                            <w:rPr>
                              <w:rFonts w:ascii="Cambria Math" w:hAnsi="Cambria Math"/>
                            </w:rPr>
                            <m:t>4,2</m:t>
                          </m:r>
                        </m:sub>
                      </m:sSub>
                    </m:e>
                    <m:e>
                      <m:sSub>
                        <m:sSubPr>
                          <m:ctrlPr>
                            <w:rPr>
                              <w:rFonts w:ascii="Cambria Math" w:hAnsi="Cambria Math"/>
                              <w:i/>
                            </w:rPr>
                          </m:ctrlPr>
                        </m:sSubPr>
                        <m:e>
                          <m:r>
                            <w:rPr>
                              <w:rFonts w:ascii="Cambria Math" w:hAnsi="Cambria Math"/>
                            </w:rPr>
                            <m:t>m</m:t>
                          </m:r>
                        </m:e>
                        <m:sub>
                          <m:r>
                            <w:rPr>
                              <w:rFonts w:ascii="Cambria Math" w:hAnsi="Cambria Math"/>
                            </w:rPr>
                            <m:t>4,3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4,4</m:t>
                          </m:r>
                        </m:sub>
                      </m:sSub>
                    </m:e>
                  </m:mr>
                </m:m>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2,2</m:t>
                          </m:r>
                        </m:sub>
                      </m:sSub>
                    </m:e>
                  </m:mr>
                </m:m>
              </m:e>
            </m:d>
          </m:e>
        </m:d>
        <m:r>
          <w:rPr>
            <w:rFonts w:ascii="Cambria Math" w:hAnsi="Cambria Math"/>
          </w:rPr>
          <m:t xml:space="preserve">     donde      </m:t>
        </m:r>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4,1</m:t>
                  </m:r>
                </m:sub>
              </m:sSub>
            </m:e>
          </m:mr>
          <m:mr>
            <m:e>
              <m:sSub>
                <m:sSubPr>
                  <m:ctrlPr>
                    <w:rPr>
                      <w:rFonts w:ascii="Cambria Math" w:hAnsi="Cambria Math"/>
                      <w:i/>
                    </w:rPr>
                  </m:ctrlPr>
                </m:sSubPr>
                <m:e>
                  <m:r>
                    <w:rPr>
                      <w:rFonts w:ascii="Cambria Math" w:hAnsi="Cambria Math"/>
                    </w:rPr>
                    <m:t>m'</m:t>
                  </m:r>
                </m:e>
                <m:sub>
                  <m:r>
                    <w:rPr>
                      <w:rFonts w:ascii="Cambria Math" w:hAnsi="Cambria Math"/>
                    </w:rPr>
                    <m:t>2,2</m:t>
                  </m:r>
                </m:sub>
              </m:sSub>
              <m: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4</m:t>
                  </m:r>
                </m:sup>
                <m:e>
                  <m:nary>
                    <m:naryPr>
                      <m:chr m:val="∑"/>
                      <m:limLoc m:val="subSup"/>
                      <m:ctrlPr>
                        <w:rPr>
                          <w:rFonts w:ascii="Cambria Math" w:hAnsi="Cambria Math"/>
                          <w:i/>
                        </w:rPr>
                      </m:ctrlPr>
                    </m:naryPr>
                    <m:sub>
                      <m:r>
                        <w:rPr>
                          <w:rFonts w:ascii="Cambria Math" w:hAnsi="Cambria Math"/>
                        </w:rPr>
                        <m:t>j=2</m:t>
                      </m:r>
                    </m:sub>
                    <m:sup>
                      <m:r>
                        <w:rPr>
                          <w:rFonts w:ascii="Cambria Math" w:hAnsi="Cambria Math"/>
                        </w:rPr>
                        <m:t>4</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e>
              </m:nary>
            </m:e>
          </m:mr>
        </m:m>
        <m:r>
          <w:rPr>
            <w:rFonts w:ascii="Cambria Math" w:hAnsi="Cambria Math"/>
          </w:rPr>
          <m:t xml:space="preserve">       </m:t>
        </m:r>
      </m:oMath>
      <w:r w:rsidR="00EE2482">
        <w:t xml:space="preserve">  </w:t>
      </w:r>
    </w:p>
    <w:p w:rsidR="00EE2482" w:rsidRDefault="00EE2482" w:rsidP="00EE2482">
      <w:pPr>
        <w:pStyle w:val="Prrafodelista"/>
        <w:numPr>
          <w:ilvl w:val="0"/>
          <w:numId w:val="33"/>
        </w:numPr>
        <w:spacing w:before="240"/>
      </w:pPr>
      <w:r>
        <w:lastRenderedPageBreak/>
        <w:t xml:space="preserve">Comparar </w:t>
      </w:r>
      <w:proofErr w:type="spellStart"/>
      <w:r>
        <w:rPr>
          <w:i/>
        </w:rPr>
        <w:t>recall</w:t>
      </w:r>
      <w:proofErr w:type="spellEnd"/>
      <w:r>
        <w:rPr>
          <w:i/>
        </w:rPr>
        <w:t xml:space="preserve"> </w:t>
      </w:r>
      <w:r>
        <w:t xml:space="preserve">y </w:t>
      </w:r>
      <w:r>
        <w:rPr>
          <w:i/>
        </w:rPr>
        <w:t>precisión</w:t>
      </w:r>
      <w:r>
        <w:t xml:space="preserve"> del mismo modo que con resultados con dos clases</w:t>
      </w:r>
    </w:p>
    <w:p w:rsidR="00EE2482" w:rsidRPr="00E02554" w:rsidRDefault="00EE2482" w:rsidP="00EE2482"/>
    <w:p w:rsidR="00EE2482" w:rsidRPr="00E02554" w:rsidDel="00FE0F76" w:rsidRDefault="00EE2482" w:rsidP="00EE2482">
      <w:pPr>
        <w:rPr>
          <w:del w:id="2240" w:author="Gabriel Correa" w:date="2015-08-26T03:38:00Z"/>
        </w:rPr>
      </w:pPr>
      <w:r w:rsidRPr="00E02554">
        <w:t>Aun teniendo este método, puede ser necesario analizar la matriz de confusión con cuatro clases en detalle para comprender los resultados de cada experimento con cuatro clases.</w:t>
      </w:r>
    </w:p>
    <w:p w:rsidR="00EE2482" w:rsidRDefault="00EE2482">
      <w:pPr>
        <w:pPrChange w:id="2241" w:author="Gabriel Correa" w:date="2015-08-26T03:38:00Z">
          <w:pPr>
            <w:pStyle w:val="Ttulo2"/>
          </w:pPr>
        </w:pPrChange>
      </w:pPr>
      <w:del w:id="2242" w:author="Gabriel Correa" w:date="2015-08-26T03:38:00Z">
        <w:r w:rsidDel="00FE0F76">
          <w:delText>Discusión</w:delText>
        </w:r>
      </w:del>
    </w:p>
    <w:p w:rsidR="004D1858" w:rsidRPr="00E02554" w:rsidDel="00FE0F76" w:rsidRDefault="004D1858" w:rsidP="004D1858">
      <w:pPr>
        <w:rPr>
          <w:del w:id="2243" w:author="Gabriel Correa" w:date="2015-08-26T03:38:00Z"/>
        </w:rPr>
      </w:pPr>
      <w:del w:id="2244" w:author="Gabriel Correa" w:date="2015-08-26T03:38:00Z">
        <w:r w:rsidRPr="00E02554" w:rsidDel="00FE0F76">
          <w:delText>[[.. pendiente]]</w:delText>
        </w:r>
        <w:bookmarkStart w:id="2245" w:name="_Toc428443038"/>
        <w:bookmarkStart w:id="2246" w:name="_Toc428443114"/>
        <w:bookmarkEnd w:id="2245"/>
        <w:bookmarkEnd w:id="2246"/>
      </w:del>
    </w:p>
    <w:p w:rsidR="00E62247" w:rsidRDefault="00E62247">
      <w:pPr>
        <w:spacing w:after="200" w:line="276" w:lineRule="auto"/>
        <w:jc w:val="left"/>
        <w:rPr>
          <w:ins w:id="2247" w:author="Gabriel Correa" w:date="2015-08-27T22:56:00Z"/>
          <w:rFonts w:eastAsiaTheme="majorEastAsia" w:cstheme="majorBidi"/>
          <w:b/>
          <w:bCs/>
          <w:color w:val="365F91" w:themeColor="accent1" w:themeShade="BF"/>
          <w:sz w:val="28"/>
          <w:szCs w:val="28"/>
        </w:rPr>
      </w:pPr>
      <w:bookmarkStart w:id="2248" w:name="_Toc428443115"/>
      <w:ins w:id="2249" w:author="Gabriel Correa" w:date="2015-08-27T22:56:00Z">
        <w:r>
          <w:br w:type="page"/>
        </w:r>
      </w:ins>
    </w:p>
    <w:p w:rsidR="00EE2482" w:rsidRDefault="00EE2482" w:rsidP="00EE2482">
      <w:pPr>
        <w:pStyle w:val="Ttulo1"/>
      </w:pPr>
      <w:r>
        <w:lastRenderedPageBreak/>
        <w:t>Resultados</w:t>
      </w:r>
      <w:bookmarkEnd w:id="2248"/>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2250"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BF7FE6">
        <w:fldChar w:fldCharType="separate"/>
      </w:r>
      <w:ins w:id="2251" w:author="Gabriel Correa" w:date="2015-08-27T12:50:00Z">
        <w:r w:rsidR="00763E46">
          <w:t>5.2</w:t>
        </w:r>
      </w:ins>
      <w:del w:id="2252" w:author="Gabriel Correa" w:date="2015-08-26T03:09:00Z">
        <w:r w:rsidR="00AF41C2" w:rsidRPr="00E02554" w:rsidDel="005D2320">
          <w:delText>5.3</w:delText>
        </w:r>
      </w:del>
      <w:r w:rsidRPr="00D471E1">
        <w:fldChar w:fldCharType="end"/>
      </w:r>
      <w:ins w:id="2253" w:author="Gabriel Correa" w:date="2015-08-26T03:37:00Z">
        <w:r w:rsidR="0024748E">
          <w:t>.</w:t>
        </w:r>
      </w:ins>
      <w:del w:id="2254" w:author="Gabriel Correa" w:date="2015-08-26T03:37:00Z">
        <w:r w:rsidRPr="00E02554" w:rsidDel="0024748E">
          <w:delText>:</w:delText>
        </w:r>
      </w:del>
      <w:ins w:id="2255" w:author="Gabriel Correa" w:date="2015-08-26T03:37:00Z">
        <w:r w:rsidR="0024748E">
          <w:t xml:space="preserve"> </w:t>
        </w:r>
      </w:ins>
      <w:del w:id="2256" w:author="Gabriel Correa" w:date="2015-08-26T03:37:00Z">
        <w:r w:rsidRPr="00E02554" w:rsidDel="0024748E">
          <w:delText xml:space="preserve"> </w:delText>
        </w:r>
      </w:del>
      <w:del w:id="2257" w:author="Gabriel Correa" w:date="2015-08-26T03:36:00Z">
        <w:r w:rsidRPr="00E02554" w:rsidDel="0024748E">
          <w:delText>‘</w:delText>
        </w:r>
      </w:del>
      <w:del w:id="2258"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2259" w:author="Gabriel Correa" w:date="2015-08-26T03:37:00Z">
        <w:r w:rsidRPr="00BF7FE6" w:rsidDel="0024748E">
          <w:fldChar w:fldCharType="separate"/>
        </w:r>
      </w:del>
      <w:del w:id="2260" w:author="Gabriel Correa" w:date="2015-08-26T03:09:00Z">
        <w:r w:rsidR="00AF41C2" w:rsidRPr="00E02554" w:rsidDel="005D2320">
          <w:delText>Evaluación del rendimiento de un clasificador</w:delText>
        </w:r>
      </w:del>
      <w:del w:id="2261" w:author="Gabriel Correa" w:date="2015-08-26T03:37:00Z">
        <w:r w:rsidRPr="00D471E1" w:rsidDel="0024748E">
          <w:fldChar w:fldCharType="end"/>
        </w:r>
        <w:r w:rsidRPr="00E02554" w:rsidDel="0024748E">
          <w:delText>’.</w:delText>
        </w:r>
      </w:del>
      <w:ins w:id="2262" w:author="Gabriel Correa" w:date="2015-08-26T03:37:00Z">
        <w:r w:rsidR="0024748E">
          <w:t xml:space="preserve"> </w:t>
        </w:r>
      </w:ins>
    </w:p>
    <w:p w:rsidR="008B2647" w:rsidRPr="00E02554" w:rsidRDefault="008B2647" w:rsidP="00EE2482">
      <w:r w:rsidRPr="00E02554">
        <w:t>Todos los experimentos fueron realizados en Weka 3.6.12 en Windows 7 con 3 GB de memoria RAM y procesador i5 M430 2.27 GHz. Fue usado Java versión 1.8.0_51 configurado con una memoria máxima de 989.9MB en tiempo de ejecución.</w:t>
      </w:r>
    </w:p>
    <w:p w:rsidR="00EE2482" w:rsidRDefault="00EE2482" w:rsidP="00EE2482">
      <w:pPr>
        <w:pStyle w:val="Ttulo2"/>
      </w:pPr>
      <w:bookmarkStart w:id="2263" w:name="_Toc428443116"/>
      <w:r>
        <w:t>Resultados Preliminares</w:t>
      </w:r>
      <w:bookmarkEnd w:id="2263"/>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BF7FE6">
        <w:fldChar w:fldCharType="separate"/>
      </w:r>
      <w:r w:rsidR="00763E46">
        <w:t>4.1</w:t>
      </w:r>
      <w:r w:rsidRPr="00D471E1">
        <w:fldChar w:fldCharType="end"/>
      </w:r>
      <w:r w:rsidRPr="00E02554">
        <w:t>.</w:t>
      </w:r>
      <w:r w:rsidR="00CD7DC2" w:rsidRPr="00E02554">
        <w:t xml:space="preserve"> Todos estos experimentos fueron realizados con la sig</w:t>
      </w:r>
      <w:r w:rsidR="00FA29EE" w:rsidRPr="00E02554">
        <w:t>uiente configuración:</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FA29EE" w:rsidRPr="00E02554" w:rsidRDefault="00FA29EE" w:rsidP="00104E69">
            <w:pPr>
              <w:cnfStyle w:val="000000000000" w:firstRow="0" w:lastRow="0" w:firstColumn="0" w:lastColumn="0" w:oddVBand="0" w:evenVBand="0" w:oddHBand="0" w:evenHBand="0" w:firstRowFirstColumn="0" w:firstRowLastColumn="0" w:lastRowFirstColumn="0" w:lastRowLastColumn="0"/>
            </w:pPr>
            <w:proofErr w:type="spellStart"/>
            <w:r w:rsidRPr="00E02554">
              <w:t>FilteredClassifier</w:t>
            </w:r>
            <w:proofErr w:type="spellEnd"/>
            <w:r w:rsidRPr="00E02554">
              <w:t xml:space="preserve"> con filtro </w:t>
            </w:r>
            <w:proofErr w:type="spellStart"/>
            <w:r w:rsidRPr="00E02554">
              <w:t>StringToWordVector</w:t>
            </w:r>
            <w:proofErr w:type="spellEnd"/>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2264" w:author="Gabriel Correa" w:date="2015-08-25T14:24:00Z">
                  <w:rPr/>
                </w:rPrChange>
              </w:rPr>
              <w:fldChar w:fldCharType="separate"/>
            </w:r>
            <w:r w:rsidR="00763E46">
              <w:t>5.1.1</w:t>
            </w:r>
            <w:r w:rsidR="00F32EF1" w:rsidRPr="00D471E1">
              <w:fldChar w:fldCharType="end"/>
            </w:r>
            <w:r w:rsidR="00F32EF1" w:rsidRPr="00E02554">
              <w:t>)</w:t>
            </w:r>
            <w:r w:rsidRPr="00E02554">
              <w:t xml:space="preserve"> y con </w:t>
            </w:r>
            <w:r w:rsidR="00104E69" w:rsidRPr="00E02554">
              <w:t xml:space="preserve">todos </w:t>
            </w:r>
            <w:r w:rsidRPr="00E02554">
              <w:t>los clasificadores</w:t>
            </w:r>
            <w:r w:rsidR="00104E69" w:rsidRPr="00E02554">
              <w:t xml:space="preserve"> descritos en sección </w:t>
            </w:r>
            <w:r w:rsidR="00104E69" w:rsidRPr="00D471E1">
              <w:fldChar w:fldCharType="begin"/>
            </w:r>
            <w:r w:rsidR="00104E69" w:rsidRPr="00E02554">
              <w:instrText xml:space="preserve"> REF _Ref427777109 \r \h </w:instrText>
            </w:r>
            <w:r w:rsidR="006D2024">
              <w:instrText xml:space="preserve"> \* MERGEFORMAT </w:instrText>
            </w:r>
            <w:r w:rsidR="00104E69" w:rsidRPr="00D471E1">
              <w:rPr>
                <w:color w:val="auto"/>
                <w:rPrChange w:id="2265" w:author="Gabriel Correa" w:date="2015-08-25T14:24:00Z">
                  <w:rPr/>
                </w:rPrChange>
              </w:rPr>
              <w:fldChar w:fldCharType="separate"/>
            </w:r>
            <w:r w:rsidR="00763E46">
              <w:t>5.2</w:t>
            </w:r>
            <w:r w:rsidR="00104E69" w:rsidRPr="00D471E1">
              <w:fldChar w:fldCharType="end"/>
            </w:r>
            <w:r w:rsidR="00104E69" w:rsidRPr="00E02554">
              <w:t>.</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FA29EE" w:rsidRPr="00E02554" w:rsidRDefault="00104E69" w:rsidP="007E039C">
            <w:proofErr w:type="spellStart"/>
            <w:r w:rsidRPr="00E02554">
              <w:t>StringToWordVector</w:t>
            </w:r>
            <w:proofErr w:type="spellEnd"/>
          </w:p>
        </w:tc>
        <w:tc>
          <w:tcPr>
            <w:tcW w:w="6096" w:type="dxa"/>
            <w:tcBorders>
              <w:top w:val="single" w:sz="8" w:space="0" w:color="auto"/>
            </w:tcBorders>
            <w:shd w:val="clear" w:color="auto" w:fill="auto"/>
          </w:tcPr>
          <w:p w:rsidR="00104E69" w:rsidRPr="00E02554" w:rsidRDefault="00104E69" w:rsidP="00104E69">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proofErr w:type="spellStart"/>
            <w:r w:rsidRPr="00104E69">
              <w:rPr>
                <w:i/>
              </w:rPr>
              <w:t>attributeIndices</w:t>
            </w:r>
            <w:proofErr w:type="spellEnd"/>
            <w:r w:rsidRPr="00104E69">
              <w:rPr>
                <w:i/>
              </w:rPr>
              <w:t>=</w:t>
            </w:r>
            <w:proofErr w:type="spellStart"/>
            <w:r w:rsidRPr="00104E69">
              <w:rPr>
                <w:i/>
              </w:rPr>
              <w:t>first</w:t>
            </w:r>
            <w:proofErr w:type="spellEnd"/>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proofErr w:type="spellStart"/>
            <w:r w:rsidRPr="00104E69">
              <w:rPr>
                <w:i/>
              </w:rPr>
              <w:t>lowerCaseTokens</w:t>
            </w:r>
            <w:proofErr w:type="spellEnd"/>
            <w:r>
              <w:rPr>
                <w:i/>
              </w:rPr>
              <w:t>=true</w:t>
            </w:r>
          </w:p>
        </w:tc>
      </w:tr>
    </w:tbl>
    <w:p w:rsidR="00FA29EE" w:rsidRPr="00E02554" w:rsidRDefault="00FA29EE" w:rsidP="007E039C"/>
    <w:p w:rsidR="00EE2482" w:rsidRPr="00E02554" w:rsidRDefault="00EE2482" w:rsidP="00EE2482">
      <w:r w:rsidRPr="00E02554">
        <w:t>La siguiente tabla muestra los rendimientos en Weka de los clasificadores usado</w:t>
      </w:r>
      <w:r w:rsidR="00B10007" w:rsidRPr="00E02554">
        <w:t>s usando los datos preliminares y ordenados de menor a mayor primero según F-</w:t>
      </w:r>
      <w:proofErr w:type="spellStart"/>
      <w:r w:rsidR="00B10007" w:rsidRPr="00E02554">
        <w:t>Measure</w:t>
      </w:r>
      <w:proofErr w:type="spellEnd"/>
      <w:r w:rsidR="00B10007" w:rsidRPr="00E02554">
        <w:t xml:space="preserve"> y luego por </w:t>
      </w:r>
      <w:proofErr w:type="spellStart"/>
      <w:r w:rsidR="00B10007" w:rsidRPr="00E02554">
        <w:t>Recall</w:t>
      </w:r>
      <w:proofErr w:type="spellEnd"/>
      <w:r w:rsidR="00B10007" w:rsidRPr="00E02554">
        <w:t>.</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EE2482" w:rsidTr="00B1000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tcPr>
          <w:p w:rsidR="00EE2482" w:rsidRPr="00E02554" w:rsidRDefault="00EE2482" w:rsidP="00B10007">
            <w:r w:rsidRPr="00E02554">
              <w:t>Clasificador</w:t>
            </w:r>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r w:rsidRPr="00E02554">
              <w:t xml:space="preserve"> </w:t>
            </w:r>
          </w:p>
        </w:tc>
        <w:tc>
          <w:tcPr>
            <w:tcW w:w="15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r w:rsidRPr="00E02554">
              <w:t xml:space="preserve"> </w:t>
            </w:r>
          </w:p>
        </w:tc>
        <w:tc>
          <w:tcPr>
            <w:tcW w:w="1559"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EE2482" w:rsidTr="00B10007">
        <w:tc>
          <w:tcPr>
            <w:tcW w:w="2561" w:type="dxa"/>
            <w:vAlign w:val="bottom"/>
          </w:tcPr>
          <w:p w:rsidR="00EE2482" w:rsidRPr="00E02554" w:rsidRDefault="00EE2482" w:rsidP="00B10007">
            <w:proofErr w:type="spellStart"/>
            <w:r w:rsidRPr="00E02554">
              <w:rPr>
                <w:rFonts w:cs="Calibri"/>
                <w:color w:val="000000"/>
                <w:rPrChange w:id="2266"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bottom"/>
          </w:tcPr>
          <w:p w:rsidR="00EE2482" w:rsidRPr="00E02554" w:rsidRDefault="00EE2482" w:rsidP="00B10007">
            <w:pPr>
              <w:rPr>
                <w:rFonts w:cs="Calibri"/>
                <w:color w:val="000000"/>
                <w:rPrChange w:id="2267" w:author="Gabriel Correa" w:date="2015-08-25T14:24:00Z">
                  <w:rPr>
                    <w:rFonts w:ascii="Calibri" w:hAnsi="Calibri" w:cs="Calibri"/>
                    <w:color w:val="000000"/>
                  </w:rPr>
                </w:rPrChange>
              </w:rPr>
            </w:pPr>
            <w:r w:rsidRPr="00E02554">
              <w:rPr>
                <w:rFonts w:cs="Calibri"/>
                <w:color w:val="000000"/>
                <w:rPrChange w:id="2268" w:author="Gabriel Correa" w:date="2015-08-25T14:24:00Z">
                  <w:rPr>
                    <w:rFonts w:ascii="Calibri" w:eastAsiaTheme="majorEastAsia" w:hAnsi="Calibri" w:cs="Calibri"/>
                    <w:b/>
                    <w:bCs/>
                    <w:color w:val="000000"/>
                    <w:sz w:val="26"/>
                    <w:szCs w:val="26"/>
                  </w:rPr>
                </w:rPrChange>
              </w:rPr>
              <w:t>0</w:t>
            </w:r>
          </w:p>
        </w:tc>
        <w:tc>
          <w:tcPr>
            <w:tcW w:w="1411" w:type="dxa"/>
            <w:vAlign w:val="bottom"/>
          </w:tcPr>
          <w:p w:rsidR="00EE2482" w:rsidRPr="00E02554" w:rsidRDefault="00EE2482" w:rsidP="00B10007">
            <w:r w:rsidRPr="00E02554">
              <w:rPr>
                <w:rFonts w:cs="Calibri"/>
                <w:color w:val="000000"/>
                <w:rPrChange w:id="2269" w:author="Gabriel Correa" w:date="2015-08-25T14:24:00Z">
                  <w:rPr>
                    <w:rFonts w:ascii="Calibri" w:eastAsiaTheme="majorEastAsia" w:hAnsi="Calibri" w:cs="Calibri"/>
                    <w:b/>
                    <w:bCs/>
                    <w:color w:val="000000"/>
                    <w:sz w:val="26"/>
                    <w:szCs w:val="26"/>
                  </w:rPr>
                </w:rPrChange>
              </w:rPr>
              <w:t>0</w:t>
            </w:r>
          </w:p>
        </w:tc>
        <w:tc>
          <w:tcPr>
            <w:tcW w:w="1511" w:type="dxa"/>
            <w:vAlign w:val="bottom"/>
          </w:tcPr>
          <w:p w:rsidR="00EE2482" w:rsidRPr="00E02554" w:rsidRDefault="00EE2482" w:rsidP="00B10007">
            <w:r w:rsidRPr="00E02554">
              <w:rPr>
                <w:rFonts w:cs="Calibri"/>
                <w:color w:val="000000"/>
                <w:rPrChange w:id="2270" w:author="Gabriel Correa" w:date="2015-08-25T14:24:00Z">
                  <w:rPr>
                    <w:rFonts w:ascii="Calibri" w:eastAsiaTheme="majorEastAsia" w:hAnsi="Calibri" w:cs="Calibri"/>
                    <w:b/>
                    <w:bCs/>
                    <w:color w:val="000000"/>
                    <w:sz w:val="26"/>
                    <w:szCs w:val="26"/>
                  </w:rPr>
                </w:rPrChange>
              </w:rPr>
              <w:t>0</w:t>
            </w:r>
          </w:p>
        </w:tc>
        <w:tc>
          <w:tcPr>
            <w:tcW w:w="1288" w:type="dxa"/>
            <w:vAlign w:val="bottom"/>
          </w:tcPr>
          <w:p w:rsidR="00EE2482" w:rsidRPr="00E02554" w:rsidRDefault="00EE2482" w:rsidP="00B10007">
            <w:r w:rsidRPr="00E02554">
              <w:rPr>
                <w:rFonts w:cs="Calibri"/>
                <w:color w:val="000000"/>
                <w:rPrChange w:id="2271"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EE2482" w:rsidRPr="00E02554" w:rsidRDefault="00EE2482" w:rsidP="00B10007">
            <w:r w:rsidRPr="00E02554">
              <w:rPr>
                <w:rFonts w:cs="Calibri"/>
                <w:color w:val="000000"/>
                <w:rPrChange w:id="2272" w:author="Gabriel Correa" w:date="2015-08-25T14:24:00Z">
                  <w:rPr>
                    <w:rFonts w:ascii="Calibri" w:eastAsiaTheme="majorEastAsia" w:hAnsi="Calibri" w:cs="Calibri"/>
                    <w:b/>
                    <w:bCs/>
                    <w:color w:val="000000"/>
                    <w:sz w:val="26"/>
                    <w:szCs w:val="26"/>
                  </w:rPr>
                </w:rPrChange>
              </w:rPr>
              <w:t>0</w:t>
            </w:r>
          </w:p>
        </w:tc>
      </w:tr>
      <w:tr w:rsidR="00EE2482" w:rsidTr="00B10007">
        <w:tc>
          <w:tcPr>
            <w:tcW w:w="2561" w:type="dxa"/>
            <w:vAlign w:val="bottom"/>
          </w:tcPr>
          <w:p w:rsidR="00EE2482" w:rsidRPr="00E02554" w:rsidRDefault="00EE2482" w:rsidP="00B10007">
            <w:r w:rsidRPr="00E02554">
              <w:rPr>
                <w:rFonts w:cs="Calibri"/>
                <w:color w:val="000000"/>
                <w:rPrChange w:id="2273" w:author="Gabriel Correa" w:date="2015-08-25T14:24:00Z">
                  <w:rPr>
                    <w:rFonts w:ascii="Calibri" w:eastAsiaTheme="majorEastAsia" w:hAnsi="Calibri" w:cs="Calibri"/>
                    <w:b/>
                    <w:bCs/>
                    <w:color w:val="000000"/>
                    <w:sz w:val="26"/>
                    <w:szCs w:val="26"/>
                  </w:rPr>
                </w:rPrChange>
              </w:rPr>
              <w:t>AdaBoostM1</w:t>
            </w:r>
          </w:p>
        </w:tc>
        <w:tc>
          <w:tcPr>
            <w:tcW w:w="1411" w:type="dxa"/>
            <w:vAlign w:val="bottom"/>
          </w:tcPr>
          <w:p w:rsidR="00EE2482" w:rsidRPr="00E02554" w:rsidRDefault="00EE2482" w:rsidP="00B10007">
            <w:pPr>
              <w:rPr>
                <w:rFonts w:cs="Calibri"/>
                <w:color w:val="000000"/>
                <w:rPrChange w:id="2274" w:author="Gabriel Correa" w:date="2015-08-25T14:24:00Z">
                  <w:rPr>
                    <w:rFonts w:ascii="Calibri" w:hAnsi="Calibri" w:cs="Calibri"/>
                    <w:color w:val="000000"/>
                  </w:rPr>
                </w:rPrChange>
              </w:rPr>
            </w:pPr>
            <w:r w:rsidRPr="00E02554">
              <w:rPr>
                <w:rFonts w:cs="Calibri"/>
                <w:color w:val="000000"/>
                <w:rPrChange w:id="2275"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EE2482" w:rsidRPr="00E02554" w:rsidRDefault="00EE2482" w:rsidP="00B10007">
            <w:r w:rsidRPr="00E02554">
              <w:rPr>
                <w:rFonts w:cs="Calibri"/>
                <w:color w:val="000000"/>
                <w:rPrChange w:id="2276"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2277"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EE2482" w:rsidRPr="00E02554" w:rsidRDefault="00EE2482" w:rsidP="00B10007">
            <w:r w:rsidRPr="00E02554">
              <w:rPr>
                <w:rFonts w:cs="Calibri"/>
                <w:color w:val="000000"/>
                <w:rPrChange w:id="2278"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EE2482" w:rsidRPr="00E02554" w:rsidRDefault="00EE2482" w:rsidP="00B10007">
            <w:r w:rsidRPr="00E02554">
              <w:rPr>
                <w:rFonts w:cs="Calibri"/>
                <w:color w:val="000000"/>
                <w:rPrChange w:id="2279" w:author="Gabriel Correa" w:date="2015-08-25T14:24:00Z">
                  <w:rPr>
                    <w:rFonts w:ascii="Calibri" w:eastAsiaTheme="majorEastAsia" w:hAnsi="Calibri" w:cs="Calibri"/>
                    <w:b/>
                    <w:bCs/>
                    <w:color w:val="000000"/>
                    <w:sz w:val="26"/>
                    <w:szCs w:val="26"/>
                  </w:rPr>
                </w:rPrChange>
              </w:rPr>
              <w:t>0.45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280"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bottom"/>
          </w:tcPr>
          <w:p w:rsidR="00EE2482" w:rsidRPr="00E02554" w:rsidRDefault="00EE2482" w:rsidP="00B10007">
            <w:pPr>
              <w:rPr>
                <w:rFonts w:cs="Calibri"/>
                <w:color w:val="000000"/>
                <w:rPrChange w:id="2281" w:author="Gabriel Correa" w:date="2015-08-25T14:24:00Z">
                  <w:rPr>
                    <w:rFonts w:ascii="Calibri" w:hAnsi="Calibri" w:cs="Calibri"/>
                    <w:color w:val="000000"/>
                  </w:rPr>
                </w:rPrChange>
              </w:rPr>
            </w:pPr>
            <w:r w:rsidRPr="00E02554">
              <w:rPr>
                <w:rFonts w:cs="Calibri"/>
                <w:color w:val="000000"/>
                <w:rPrChange w:id="2282"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EE2482" w:rsidRPr="00E02554" w:rsidRDefault="00EE2482" w:rsidP="00B10007">
            <w:r w:rsidRPr="00E02554">
              <w:rPr>
                <w:rFonts w:cs="Calibri"/>
                <w:color w:val="000000"/>
                <w:rPrChange w:id="2283"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2284"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EE2482" w:rsidRPr="00E02554" w:rsidRDefault="00EE2482" w:rsidP="00B10007">
            <w:r w:rsidRPr="00E02554">
              <w:rPr>
                <w:rFonts w:cs="Calibri"/>
                <w:color w:val="000000"/>
                <w:rPrChange w:id="2285"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2286"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287"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bottom"/>
          </w:tcPr>
          <w:p w:rsidR="00EE2482" w:rsidRPr="00E02554" w:rsidRDefault="00EE2482" w:rsidP="00B10007">
            <w:pPr>
              <w:rPr>
                <w:rFonts w:cs="Calibri"/>
                <w:color w:val="000000"/>
                <w:rPrChange w:id="2288" w:author="Gabriel Correa" w:date="2015-08-25T14:24:00Z">
                  <w:rPr>
                    <w:rFonts w:ascii="Calibri" w:hAnsi="Calibri" w:cs="Calibri"/>
                    <w:color w:val="000000"/>
                  </w:rPr>
                </w:rPrChange>
              </w:rPr>
            </w:pPr>
            <w:r w:rsidRPr="00E02554">
              <w:rPr>
                <w:rFonts w:cs="Calibri"/>
                <w:color w:val="000000"/>
                <w:rPrChange w:id="2289"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EE2482" w:rsidRPr="00E02554" w:rsidRDefault="00EE2482" w:rsidP="00B10007">
            <w:r w:rsidRPr="00E02554">
              <w:rPr>
                <w:rFonts w:cs="Calibri"/>
                <w:color w:val="000000"/>
                <w:rPrChange w:id="2290" w:author="Gabriel Correa" w:date="2015-08-25T14:24: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291"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EE2482" w:rsidRPr="00E02554" w:rsidRDefault="00EE2482" w:rsidP="00B10007">
            <w:r w:rsidRPr="00E02554">
              <w:rPr>
                <w:rFonts w:cs="Calibri"/>
                <w:color w:val="000000"/>
                <w:rPrChange w:id="2292"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EE2482" w:rsidRPr="00E02554" w:rsidRDefault="00EE2482" w:rsidP="00B10007">
            <w:r w:rsidRPr="00E02554">
              <w:rPr>
                <w:rFonts w:cs="Calibri"/>
                <w:color w:val="000000"/>
                <w:rPrChange w:id="2293" w:author="Gabriel Correa" w:date="2015-08-25T14:24:00Z">
                  <w:rPr>
                    <w:rFonts w:ascii="Calibri" w:eastAsiaTheme="majorEastAsia" w:hAnsi="Calibri" w:cs="Calibri"/>
                    <w:b/>
                    <w:bCs/>
                    <w:color w:val="000000"/>
                    <w:sz w:val="26"/>
                    <w:szCs w:val="26"/>
                  </w:rPr>
                </w:rPrChange>
              </w:rPr>
              <w:t>0.55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294"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bottom"/>
          </w:tcPr>
          <w:p w:rsidR="00EE2482" w:rsidRPr="00E02554" w:rsidRDefault="00EE2482" w:rsidP="00B10007">
            <w:pPr>
              <w:rPr>
                <w:rFonts w:cs="Calibri"/>
                <w:color w:val="000000"/>
                <w:rPrChange w:id="2295" w:author="Gabriel Correa" w:date="2015-08-25T14:24:00Z">
                  <w:rPr>
                    <w:rFonts w:ascii="Calibri" w:hAnsi="Calibri" w:cs="Calibri"/>
                    <w:color w:val="000000"/>
                  </w:rPr>
                </w:rPrChange>
              </w:rPr>
            </w:pPr>
            <w:r w:rsidRPr="00E02554">
              <w:rPr>
                <w:rFonts w:cs="Calibri"/>
                <w:color w:val="000000"/>
                <w:rPrChange w:id="2296"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EE2482" w:rsidRPr="00E02554" w:rsidRDefault="00EE2482" w:rsidP="00B10007">
            <w:r w:rsidRPr="00E02554">
              <w:rPr>
                <w:rFonts w:cs="Calibri"/>
                <w:color w:val="000000"/>
                <w:rPrChange w:id="2297"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2298"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EE2482" w:rsidRPr="00E02554" w:rsidRDefault="00EE2482" w:rsidP="00B10007">
            <w:r w:rsidRPr="00E02554">
              <w:rPr>
                <w:rFonts w:cs="Calibri"/>
                <w:color w:val="000000"/>
                <w:rPrChange w:id="2299"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EE2482" w:rsidRPr="00E02554" w:rsidRDefault="00EE2482" w:rsidP="00B10007">
            <w:r w:rsidRPr="00E02554">
              <w:rPr>
                <w:rFonts w:cs="Calibri"/>
                <w:color w:val="000000"/>
                <w:rPrChange w:id="2300"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301"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bottom"/>
          </w:tcPr>
          <w:p w:rsidR="00EE2482" w:rsidRPr="00E02554" w:rsidRDefault="00EE2482" w:rsidP="00B10007">
            <w:pPr>
              <w:rPr>
                <w:rFonts w:cs="Calibri"/>
                <w:color w:val="000000"/>
                <w:rPrChange w:id="2302" w:author="Gabriel Correa" w:date="2015-08-25T14:24:00Z">
                  <w:rPr>
                    <w:rFonts w:ascii="Calibri" w:hAnsi="Calibri" w:cs="Calibri"/>
                    <w:color w:val="000000"/>
                  </w:rPr>
                </w:rPrChange>
              </w:rPr>
            </w:pPr>
            <w:r w:rsidRPr="00E02554">
              <w:rPr>
                <w:rFonts w:cs="Calibri"/>
                <w:color w:val="000000"/>
                <w:rPrChange w:id="2303"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EE2482" w:rsidRPr="00E02554" w:rsidRDefault="00EE2482" w:rsidP="00B10007">
            <w:r w:rsidRPr="00E02554">
              <w:rPr>
                <w:rFonts w:cs="Calibri"/>
                <w:color w:val="000000"/>
                <w:rPrChange w:id="2304"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2305"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EE2482" w:rsidRPr="00E02554" w:rsidRDefault="00EE2482" w:rsidP="00B10007">
            <w:r w:rsidRPr="00E02554">
              <w:rPr>
                <w:rFonts w:cs="Calibri"/>
                <w:color w:val="000000"/>
                <w:rPrChange w:id="2306"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2307" w:author="Gabriel Correa" w:date="2015-08-25T14:24:00Z">
                  <w:rPr>
                    <w:rFonts w:ascii="Calibri" w:eastAsiaTheme="majorEastAsia" w:hAnsi="Calibri" w:cs="Calibri"/>
                    <w:b/>
                    <w:bCs/>
                    <w:color w:val="000000"/>
                    <w:sz w:val="26"/>
                    <w:szCs w:val="26"/>
                  </w:rPr>
                </w:rPrChange>
              </w:rPr>
              <w:t>0.06</w:t>
            </w:r>
          </w:p>
        </w:tc>
      </w:tr>
      <w:tr w:rsidR="00EE2482" w:rsidTr="00B10007">
        <w:tc>
          <w:tcPr>
            <w:tcW w:w="2561" w:type="dxa"/>
            <w:vAlign w:val="bottom"/>
          </w:tcPr>
          <w:p w:rsidR="00EE2482" w:rsidRPr="00E02554" w:rsidRDefault="00EE2482" w:rsidP="00B10007">
            <w:r w:rsidRPr="00E02554">
              <w:rPr>
                <w:rFonts w:cs="Calibri"/>
                <w:color w:val="000000"/>
                <w:rPrChange w:id="2308" w:author="Gabriel Correa" w:date="2015-08-25T14:24:00Z">
                  <w:rPr>
                    <w:rFonts w:ascii="Calibri" w:eastAsiaTheme="majorEastAsia" w:hAnsi="Calibri" w:cs="Calibri"/>
                    <w:b/>
                    <w:bCs/>
                    <w:color w:val="000000"/>
                    <w:sz w:val="26"/>
                    <w:szCs w:val="26"/>
                  </w:rPr>
                </w:rPrChange>
              </w:rPr>
              <w:t>PART</w:t>
            </w:r>
          </w:p>
        </w:tc>
        <w:tc>
          <w:tcPr>
            <w:tcW w:w="1411" w:type="dxa"/>
            <w:vAlign w:val="bottom"/>
          </w:tcPr>
          <w:p w:rsidR="00EE2482" w:rsidRPr="00E02554" w:rsidRDefault="00EE2482" w:rsidP="00B10007">
            <w:pPr>
              <w:rPr>
                <w:rFonts w:cs="Calibri"/>
                <w:color w:val="000000"/>
                <w:rPrChange w:id="2309" w:author="Gabriel Correa" w:date="2015-08-25T14:24:00Z">
                  <w:rPr>
                    <w:rFonts w:ascii="Calibri" w:hAnsi="Calibri" w:cs="Calibri"/>
                    <w:color w:val="000000"/>
                  </w:rPr>
                </w:rPrChange>
              </w:rPr>
            </w:pPr>
            <w:r w:rsidRPr="00E02554">
              <w:rPr>
                <w:rFonts w:cs="Calibri"/>
                <w:color w:val="000000"/>
                <w:rPrChange w:id="2310"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2311"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EE2482" w:rsidRPr="00E02554" w:rsidRDefault="00EE2482" w:rsidP="00B10007">
            <w:r w:rsidRPr="00E02554">
              <w:rPr>
                <w:rFonts w:cs="Calibri"/>
                <w:color w:val="000000"/>
                <w:rPrChange w:id="2312"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EE2482" w:rsidRPr="00E02554" w:rsidRDefault="00EE2482" w:rsidP="00B10007">
            <w:r w:rsidRPr="00E02554">
              <w:rPr>
                <w:rFonts w:cs="Calibri"/>
                <w:color w:val="000000"/>
                <w:rPrChange w:id="2313"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314" w:author="Gabriel Correa" w:date="2015-08-25T14:24:00Z">
                  <w:rPr>
                    <w:rFonts w:ascii="Calibri" w:eastAsiaTheme="majorEastAsia" w:hAnsi="Calibri" w:cs="Calibri"/>
                    <w:b/>
                    <w:bCs/>
                    <w:color w:val="000000"/>
                    <w:sz w:val="26"/>
                    <w:szCs w:val="26"/>
                  </w:rPr>
                </w:rPrChange>
              </w:rPr>
              <w:t>0.71</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315"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bottom"/>
          </w:tcPr>
          <w:p w:rsidR="00EE2482" w:rsidRPr="00E02554" w:rsidRDefault="00EE2482" w:rsidP="00B10007">
            <w:pPr>
              <w:rPr>
                <w:rFonts w:cs="Calibri"/>
                <w:color w:val="000000"/>
                <w:rPrChange w:id="2316" w:author="Gabriel Correa" w:date="2015-08-25T14:24:00Z">
                  <w:rPr>
                    <w:rFonts w:ascii="Calibri" w:hAnsi="Calibri" w:cs="Calibri"/>
                    <w:color w:val="000000"/>
                  </w:rPr>
                </w:rPrChange>
              </w:rPr>
            </w:pPr>
            <w:r w:rsidRPr="00E02554">
              <w:rPr>
                <w:rFonts w:cs="Calibri"/>
                <w:color w:val="000000"/>
                <w:rPrChange w:id="2317"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2318"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2319"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EE2482" w:rsidRPr="00E02554" w:rsidRDefault="00EE2482" w:rsidP="00B10007">
            <w:r w:rsidRPr="00E02554">
              <w:rPr>
                <w:rFonts w:cs="Calibri"/>
                <w:color w:val="000000"/>
                <w:rPrChange w:id="2320"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EE2482" w:rsidRPr="00E02554" w:rsidRDefault="00EE2482" w:rsidP="00B10007">
            <w:r w:rsidRPr="00E02554">
              <w:rPr>
                <w:rFonts w:cs="Calibri"/>
                <w:color w:val="000000"/>
                <w:rPrChange w:id="2321" w:author="Gabriel Correa" w:date="2015-08-25T14:24:00Z">
                  <w:rPr>
                    <w:rFonts w:ascii="Calibri" w:eastAsiaTheme="majorEastAsia" w:hAnsi="Calibri" w:cs="Calibri"/>
                    <w:b/>
                    <w:bCs/>
                    <w:color w:val="000000"/>
                    <w:sz w:val="26"/>
                    <w:szCs w:val="26"/>
                  </w:rPr>
                </w:rPrChange>
              </w:rPr>
              <w:t>0.72</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322"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bottom"/>
          </w:tcPr>
          <w:p w:rsidR="00EE2482" w:rsidRPr="00E02554" w:rsidRDefault="00EE2482" w:rsidP="00B10007">
            <w:pPr>
              <w:rPr>
                <w:rFonts w:cs="Calibri"/>
                <w:color w:val="000000"/>
                <w:rPrChange w:id="2323" w:author="Gabriel Correa" w:date="2015-08-25T14:24:00Z">
                  <w:rPr>
                    <w:rFonts w:ascii="Calibri" w:hAnsi="Calibri" w:cs="Calibri"/>
                    <w:color w:val="000000"/>
                  </w:rPr>
                </w:rPrChange>
              </w:rPr>
            </w:pPr>
            <w:r w:rsidRPr="00E02554">
              <w:rPr>
                <w:rFonts w:cs="Calibri"/>
                <w:color w:val="000000"/>
                <w:rPrChange w:id="2324"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EE2482" w:rsidRPr="00E02554" w:rsidRDefault="00EE2482" w:rsidP="00B10007">
            <w:r w:rsidRPr="00E02554">
              <w:rPr>
                <w:rFonts w:cs="Calibri"/>
                <w:color w:val="000000"/>
                <w:rPrChange w:id="2325"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2326" w:author="Gabriel Correa" w:date="2015-08-25T14:24:00Z">
                  <w:rPr>
                    <w:rFonts w:ascii="Calibri" w:eastAsiaTheme="majorEastAsia" w:hAnsi="Calibri" w:cs="Calibri"/>
                    <w:b/>
                    <w:bCs/>
                    <w:color w:val="000000"/>
                    <w:sz w:val="26"/>
                    <w:szCs w:val="26"/>
                  </w:rPr>
                </w:rPrChange>
              </w:rPr>
              <w:t>1</w:t>
            </w:r>
          </w:p>
        </w:tc>
        <w:tc>
          <w:tcPr>
            <w:tcW w:w="1288" w:type="dxa"/>
            <w:vAlign w:val="bottom"/>
          </w:tcPr>
          <w:p w:rsidR="00EE2482" w:rsidRPr="00E02554" w:rsidRDefault="00EE2482" w:rsidP="00B10007">
            <w:r w:rsidRPr="00E02554">
              <w:rPr>
                <w:rFonts w:cs="Calibri"/>
                <w:color w:val="000000"/>
                <w:rPrChange w:id="2327"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EE2482" w:rsidRPr="00E02554" w:rsidRDefault="00EE2482" w:rsidP="00B10007">
            <w:r w:rsidRPr="00E02554">
              <w:rPr>
                <w:rFonts w:cs="Calibri"/>
                <w:color w:val="000000"/>
                <w:rPrChange w:id="2328" w:author="Gabriel Correa" w:date="2015-08-25T14:24:00Z">
                  <w:rPr>
                    <w:rFonts w:ascii="Calibri" w:eastAsiaTheme="majorEastAsia" w:hAnsi="Calibri" w:cs="Calibri"/>
                    <w:b/>
                    <w:bCs/>
                    <w:color w:val="000000"/>
                    <w:sz w:val="26"/>
                    <w:szCs w:val="26"/>
                  </w:rPr>
                </w:rPrChange>
              </w:rPr>
              <w:t>0.75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329"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bottom"/>
          </w:tcPr>
          <w:p w:rsidR="00EE2482" w:rsidRPr="00415C0C" w:rsidRDefault="00EE2482" w:rsidP="00B10007">
            <w:pPr>
              <w:rPr>
                <w:rFonts w:cs="Calibri"/>
                <w:b/>
                <w:color w:val="000000"/>
                <w:rPrChange w:id="2330" w:author="Gabriel Correa" w:date="2015-08-26T03:25:00Z">
                  <w:rPr>
                    <w:rFonts w:ascii="Calibri" w:hAnsi="Calibri" w:cs="Calibri"/>
                    <w:color w:val="000000"/>
                  </w:rPr>
                </w:rPrChange>
              </w:rPr>
            </w:pPr>
            <w:r w:rsidRPr="00415C0C">
              <w:rPr>
                <w:rFonts w:cs="Calibri"/>
                <w:b/>
                <w:color w:val="000000"/>
                <w:rPrChange w:id="2331"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332" w:author="Gabriel Correa" w:date="2015-08-26T03:25:00Z">
                  <w:rPr/>
                </w:rPrChange>
              </w:rPr>
            </w:pPr>
            <w:r w:rsidRPr="00415C0C">
              <w:rPr>
                <w:rFonts w:cs="Calibri"/>
                <w:b/>
                <w:color w:val="000000"/>
                <w:rPrChange w:id="2333"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334"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2335"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336"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2337"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EE2482" w:rsidRPr="00415C0C" w:rsidRDefault="00EE2482" w:rsidP="00B10007">
            <w:pPr>
              <w:rPr>
                <w:rFonts w:cs="Calibri"/>
                <w:b/>
                <w:color w:val="000000"/>
                <w:rPrChange w:id="2338" w:author="Gabriel Correa" w:date="2015-08-26T03:25:00Z">
                  <w:rPr>
                    <w:rFonts w:ascii="Calibri" w:hAnsi="Calibri" w:cs="Calibri"/>
                    <w:color w:val="000000"/>
                  </w:rPr>
                </w:rPrChange>
              </w:rPr>
            </w:pPr>
            <w:r w:rsidRPr="00415C0C">
              <w:rPr>
                <w:rFonts w:cs="Calibri"/>
                <w:b/>
                <w:color w:val="000000"/>
                <w:rPrChange w:id="2339"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340" w:author="Gabriel Correa" w:date="2015-08-26T03:25:00Z">
                  <w:rPr/>
                </w:rPrChange>
              </w:rPr>
            </w:pPr>
            <w:r w:rsidRPr="00415C0C">
              <w:rPr>
                <w:rFonts w:cs="Calibri"/>
                <w:b/>
                <w:color w:val="000000"/>
                <w:rPrChange w:id="2341"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342"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2343"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344"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2345"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EE2482" w:rsidRPr="00415C0C" w:rsidRDefault="00EE2482" w:rsidP="00B10007">
            <w:pPr>
              <w:rPr>
                <w:rFonts w:cs="Calibri"/>
                <w:b/>
                <w:color w:val="000000"/>
                <w:rPrChange w:id="2346" w:author="Gabriel Correa" w:date="2015-08-26T03:25:00Z">
                  <w:rPr>
                    <w:rFonts w:ascii="Calibri" w:hAnsi="Calibri" w:cs="Calibri"/>
                    <w:color w:val="000000"/>
                  </w:rPr>
                </w:rPrChange>
              </w:rPr>
            </w:pPr>
            <w:r w:rsidRPr="00415C0C">
              <w:rPr>
                <w:rFonts w:cs="Calibri"/>
                <w:b/>
                <w:color w:val="000000"/>
                <w:rPrChange w:id="2347"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348" w:author="Gabriel Correa" w:date="2015-08-26T03:25:00Z">
                  <w:rPr/>
                </w:rPrChange>
              </w:rPr>
            </w:pPr>
            <w:r w:rsidRPr="00415C0C">
              <w:rPr>
                <w:rFonts w:cs="Calibri"/>
                <w:b/>
                <w:color w:val="000000"/>
                <w:rPrChange w:id="2349" w:author="Gabriel Correa" w:date="2015-08-26T03:25:00Z">
                  <w:rPr>
                    <w:rFonts w:ascii="Calibri" w:eastAsiaTheme="majorEastAsia" w:hAnsi="Calibri" w:cs="Calibri"/>
                    <w:b/>
                    <w:bCs/>
                    <w:color w:val="000000"/>
                    <w:sz w:val="26"/>
                    <w:szCs w:val="26"/>
                  </w:rPr>
                </w:rPrChange>
              </w:rPr>
              <w:t>0.85</w:t>
            </w:r>
          </w:p>
        </w:tc>
        <w:tc>
          <w:tcPr>
            <w:tcW w:w="1511" w:type="dxa"/>
            <w:vAlign w:val="bottom"/>
          </w:tcPr>
          <w:p w:rsidR="00EE2482" w:rsidRPr="00E02554" w:rsidRDefault="00EE2482" w:rsidP="00B10007">
            <w:r w:rsidRPr="00E02554">
              <w:rPr>
                <w:rFonts w:cs="Calibri"/>
                <w:color w:val="000000"/>
                <w:rPrChange w:id="2350"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EE2482" w:rsidRPr="00E02554" w:rsidRDefault="00EE2482" w:rsidP="00B10007">
            <w:r w:rsidRPr="00E02554">
              <w:rPr>
                <w:rFonts w:cs="Calibri"/>
                <w:color w:val="000000"/>
                <w:rPrChange w:id="2351"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EE2482" w:rsidRPr="00E02554" w:rsidRDefault="00EE2482" w:rsidP="00B10007">
            <w:r w:rsidRPr="00E02554">
              <w:rPr>
                <w:rFonts w:cs="Calibri"/>
                <w:color w:val="000000"/>
                <w:rPrChange w:id="2352" w:author="Gabriel Correa" w:date="2015-08-25T14:24:00Z">
                  <w:rPr>
                    <w:rFonts w:ascii="Calibri" w:eastAsiaTheme="majorEastAsia" w:hAnsi="Calibri" w:cs="Calibri"/>
                    <w:b/>
                    <w:bCs/>
                    <w:color w:val="000000"/>
                    <w:sz w:val="26"/>
                    <w:szCs w:val="26"/>
                  </w:rPr>
                </w:rPrChange>
              </w:rPr>
              <w:t>0.77</w:t>
            </w:r>
          </w:p>
        </w:tc>
      </w:tr>
    </w:tbl>
    <w:p w:rsidR="00EE2482" w:rsidRPr="00E02554" w:rsidRDefault="00EE2482" w:rsidP="00EE2482"/>
    <w:p w:rsidR="00EE2482" w:rsidRPr="00E02554" w:rsidRDefault="00B10007" w:rsidP="00EE2482">
      <w:pPr>
        <w:ind w:left="360"/>
      </w:pPr>
      <w:r w:rsidRPr="00E02554">
        <w:t xml:space="preserve">Estos resultados indican que en general hay mejores resultados con </w:t>
      </w:r>
      <w:proofErr w:type="spellStart"/>
      <w:r w:rsidRPr="00E02554">
        <w:t>LibSVM</w:t>
      </w:r>
      <w:proofErr w:type="spellEnd"/>
      <w:r w:rsidRPr="00E02554">
        <w:t xml:space="preserve">, SMO y J48 clasificando directivas </w:t>
      </w:r>
      <w:r w:rsidR="00204187" w:rsidRPr="00E02554">
        <w:t xml:space="preserve">sobre un set de datos desbalanceado, en el buen sentido pues los comentarios de API en la realidad suelen tener un desbalance entre directivas y no-directivas porque hay menos directivas que comentarios normales. </w:t>
      </w:r>
    </w:p>
    <w:p w:rsidR="00204187" w:rsidRPr="00E02554" w:rsidRDefault="00204187" w:rsidP="00EE2482">
      <w:pPr>
        <w:ind w:left="360"/>
      </w:pPr>
      <w:r w:rsidRPr="00E02554">
        <w:t xml:space="preserve">Sin embargo, si se quiere encontrar a los clasificadores que mejor detectan a la mayor cantidad de directivas posibles, los resultados se deberían ordenar por el valor de </w:t>
      </w:r>
      <w:proofErr w:type="spellStart"/>
      <w:r w:rsidRPr="00E02554">
        <w:rPr>
          <w:i/>
        </w:rPr>
        <w:t>recall</w:t>
      </w:r>
      <w:proofErr w:type="spellEnd"/>
      <w:r w:rsidRPr="00E02554">
        <w:t xml:space="preserve">. Esto resulta en que los mejores para este propósito son nuevamente J48, SMO y </w:t>
      </w:r>
      <w:proofErr w:type="spellStart"/>
      <w:r w:rsidRPr="00E02554">
        <w:t>LibSVM</w:t>
      </w:r>
      <w:proofErr w:type="spellEnd"/>
      <w:r w:rsidRPr="00E02554">
        <w:t xml:space="preserve">, pero notemos que </w:t>
      </w:r>
      <w:proofErr w:type="spellStart"/>
      <w:r w:rsidRPr="00E02554">
        <w:t>Naive</w:t>
      </w:r>
      <w:proofErr w:type="spellEnd"/>
      <w:r w:rsidRPr="00E02554">
        <w:t xml:space="preserve"> </w:t>
      </w:r>
      <w:proofErr w:type="spellStart"/>
      <w:r w:rsidRPr="00E02554">
        <w:t>Bayes</w:t>
      </w:r>
      <w:proofErr w:type="spellEnd"/>
      <w:r w:rsidRPr="00E02554">
        <w:t xml:space="preserve"> sube 4to lugar, PART sube a 5to lugar y por otra parte </w:t>
      </w:r>
      <w:proofErr w:type="spellStart"/>
      <w:r w:rsidRPr="00E02554">
        <w:t>OneR</w:t>
      </w:r>
      <w:proofErr w:type="spellEnd"/>
      <w:r w:rsidRPr="00E02554">
        <w:t xml:space="preserve"> baja hasta el 8vo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20418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204187">
            <w:r w:rsidRPr="00E02554">
              <w:t>Clasificador</w:t>
            </w:r>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p>
        </w:tc>
        <w:tc>
          <w:tcPr>
            <w:tcW w:w="15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p>
        </w:tc>
        <w:tc>
          <w:tcPr>
            <w:tcW w:w="1559"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204187" w:rsidTr="00204187">
        <w:tc>
          <w:tcPr>
            <w:tcW w:w="2561" w:type="dxa"/>
            <w:vAlign w:val="center"/>
          </w:tcPr>
          <w:p w:rsidR="00204187" w:rsidRPr="00E02554" w:rsidRDefault="00204187" w:rsidP="00204187">
            <w:pPr>
              <w:rPr>
                <w:rFonts w:cs="Calibri"/>
                <w:color w:val="000000"/>
                <w:rPrChange w:id="2353" w:author="Gabriel Correa" w:date="2015-08-25T14:24:00Z">
                  <w:rPr>
                    <w:rFonts w:ascii="Calibri" w:hAnsi="Calibri" w:cs="Calibri"/>
                    <w:color w:val="000000"/>
                  </w:rPr>
                </w:rPrChange>
              </w:rPr>
            </w:pPr>
            <w:proofErr w:type="spellStart"/>
            <w:r w:rsidRPr="00E02554">
              <w:rPr>
                <w:rFonts w:cs="Calibri"/>
                <w:color w:val="000000"/>
                <w:rPrChange w:id="2354"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center"/>
          </w:tcPr>
          <w:p w:rsidR="00204187" w:rsidRPr="00E02554" w:rsidRDefault="00204187" w:rsidP="00204187">
            <w:pPr>
              <w:rPr>
                <w:rFonts w:cs="Calibri"/>
                <w:color w:val="000000"/>
                <w:rPrChange w:id="2355" w:author="Gabriel Correa" w:date="2015-08-25T14:24:00Z">
                  <w:rPr>
                    <w:rFonts w:ascii="Calibri" w:hAnsi="Calibri" w:cs="Calibri"/>
                    <w:color w:val="000000"/>
                  </w:rPr>
                </w:rPrChange>
              </w:rPr>
            </w:pPr>
            <w:r w:rsidRPr="00E02554">
              <w:rPr>
                <w:rFonts w:cs="Calibri"/>
                <w:color w:val="000000"/>
                <w:rPrChange w:id="2356" w:author="Gabriel Correa" w:date="2015-08-25T14:24:00Z">
                  <w:rPr>
                    <w:rFonts w:ascii="Calibri" w:eastAsiaTheme="majorEastAsia" w:hAnsi="Calibri" w:cs="Calibri"/>
                    <w:b/>
                    <w:bCs/>
                    <w:color w:val="000000"/>
                    <w:sz w:val="26"/>
                    <w:szCs w:val="26"/>
                  </w:rPr>
                </w:rPrChange>
              </w:rPr>
              <w:t>0</w:t>
            </w:r>
          </w:p>
        </w:tc>
        <w:tc>
          <w:tcPr>
            <w:tcW w:w="1411" w:type="dxa"/>
            <w:vAlign w:val="center"/>
          </w:tcPr>
          <w:p w:rsidR="00204187" w:rsidRPr="00E02554" w:rsidRDefault="00204187" w:rsidP="00204187">
            <w:pPr>
              <w:rPr>
                <w:rFonts w:cs="Calibri"/>
                <w:color w:val="000000"/>
                <w:rPrChange w:id="2357" w:author="Gabriel Correa" w:date="2015-08-25T14:24:00Z">
                  <w:rPr>
                    <w:rFonts w:ascii="Calibri" w:hAnsi="Calibri" w:cs="Calibri"/>
                    <w:color w:val="000000"/>
                  </w:rPr>
                </w:rPrChange>
              </w:rPr>
            </w:pPr>
            <w:r w:rsidRPr="00E02554">
              <w:rPr>
                <w:rFonts w:cs="Calibri"/>
                <w:color w:val="000000"/>
                <w:rPrChange w:id="2358" w:author="Gabriel Correa" w:date="2015-08-25T14:24:00Z">
                  <w:rPr>
                    <w:rFonts w:ascii="Calibri" w:eastAsiaTheme="majorEastAsia" w:hAnsi="Calibri" w:cs="Calibri"/>
                    <w:b/>
                    <w:bCs/>
                    <w:color w:val="000000"/>
                    <w:sz w:val="26"/>
                    <w:szCs w:val="26"/>
                  </w:rPr>
                </w:rPrChange>
              </w:rPr>
              <w:t>0</w:t>
            </w:r>
          </w:p>
        </w:tc>
        <w:tc>
          <w:tcPr>
            <w:tcW w:w="1511" w:type="dxa"/>
            <w:vAlign w:val="center"/>
          </w:tcPr>
          <w:p w:rsidR="00204187" w:rsidRPr="00E02554" w:rsidRDefault="00204187" w:rsidP="00204187">
            <w:pPr>
              <w:rPr>
                <w:rFonts w:cs="Calibri"/>
                <w:color w:val="000000"/>
                <w:rPrChange w:id="2359" w:author="Gabriel Correa" w:date="2015-08-25T14:24:00Z">
                  <w:rPr>
                    <w:rFonts w:ascii="Calibri" w:hAnsi="Calibri" w:cs="Calibri"/>
                    <w:color w:val="000000"/>
                  </w:rPr>
                </w:rPrChange>
              </w:rPr>
            </w:pPr>
            <w:r w:rsidRPr="00E02554">
              <w:rPr>
                <w:rFonts w:cs="Calibri"/>
                <w:color w:val="000000"/>
                <w:rPrChange w:id="2360" w:author="Gabriel Correa" w:date="2015-08-25T14:24:00Z">
                  <w:rPr>
                    <w:rFonts w:ascii="Calibri" w:eastAsiaTheme="majorEastAsia" w:hAnsi="Calibri" w:cs="Calibri"/>
                    <w:b/>
                    <w:bCs/>
                    <w:color w:val="000000"/>
                    <w:sz w:val="26"/>
                    <w:szCs w:val="26"/>
                  </w:rPr>
                </w:rPrChange>
              </w:rPr>
              <w:t>0</w:t>
            </w:r>
          </w:p>
        </w:tc>
        <w:tc>
          <w:tcPr>
            <w:tcW w:w="1288" w:type="dxa"/>
            <w:vAlign w:val="center"/>
          </w:tcPr>
          <w:p w:rsidR="00204187" w:rsidRPr="00E02554" w:rsidRDefault="00204187" w:rsidP="00204187">
            <w:pPr>
              <w:rPr>
                <w:rFonts w:cs="Calibri"/>
                <w:color w:val="000000"/>
                <w:rPrChange w:id="2361" w:author="Gabriel Correa" w:date="2015-08-25T14:24:00Z">
                  <w:rPr>
                    <w:rFonts w:ascii="Calibri" w:hAnsi="Calibri" w:cs="Calibri"/>
                    <w:color w:val="000000"/>
                  </w:rPr>
                </w:rPrChange>
              </w:rPr>
            </w:pPr>
            <w:r w:rsidRPr="00E02554">
              <w:rPr>
                <w:rFonts w:cs="Calibri"/>
                <w:color w:val="000000"/>
                <w:rPrChange w:id="2362" w:author="Gabriel Correa" w:date="2015-08-25T14:24:00Z">
                  <w:rPr>
                    <w:rFonts w:ascii="Calibri" w:eastAsiaTheme="majorEastAsia" w:hAnsi="Calibri" w:cs="Calibri"/>
                    <w:b/>
                    <w:bCs/>
                    <w:color w:val="000000"/>
                    <w:sz w:val="26"/>
                    <w:szCs w:val="26"/>
                  </w:rPr>
                </w:rPrChange>
              </w:rPr>
              <w:t>0.50</w:t>
            </w:r>
          </w:p>
        </w:tc>
        <w:tc>
          <w:tcPr>
            <w:tcW w:w="1559" w:type="dxa"/>
            <w:vAlign w:val="center"/>
          </w:tcPr>
          <w:p w:rsidR="00204187" w:rsidRPr="00E02554" w:rsidRDefault="00204187" w:rsidP="00204187">
            <w:pPr>
              <w:rPr>
                <w:rFonts w:cs="Calibri"/>
                <w:color w:val="000000"/>
                <w:rPrChange w:id="2363" w:author="Gabriel Correa" w:date="2015-08-25T14:24:00Z">
                  <w:rPr>
                    <w:rFonts w:ascii="Calibri" w:hAnsi="Calibri" w:cs="Calibri"/>
                    <w:color w:val="000000"/>
                  </w:rPr>
                </w:rPrChange>
              </w:rPr>
            </w:pPr>
            <w:r w:rsidRPr="00E02554">
              <w:rPr>
                <w:rFonts w:cs="Calibri"/>
                <w:color w:val="000000"/>
                <w:rPrChange w:id="2364" w:author="Gabriel Correa" w:date="2015-08-25T14:24:00Z">
                  <w:rPr>
                    <w:rFonts w:ascii="Calibri" w:eastAsiaTheme="majorEastAsia" w:hAnsi="Calibri" w:cs="Calibri"/>
                    <w:b/>
                    <w:bCs/>
                    <w:color w:val="000000"/>
                    <w:sz w:val="26"/>
                    <w:szCs w:val="26"/>
                  </w:rPr>
                </w:rPrChange>
              </w:rPr>
              <w:t>0</w:t>
            </w:r>
          </w:p>
        </w:tc>
      </w:tr>
      <w:tr w:rsidR="00204187" w:rsidTr="00204187">
        <w:tc>
          <w:tcPr>
            <w:tcW w:w="2561" w:type="dxa"/>
            <w:vAlign w:val="center"/>
          </w:tcPr>
          <w:p w:rsidR="00204187" w:rsidRPr="00E02554" w:rsidRDefault="00204187" w:rsidP="00204187">
            <w:pPr>
              <w:rPr>
                <w:rFonts w:cs="Calibri"/>
                <w:color w:val="000000"/>
                <w:rPrChange w:id="2365" w:author="Gabriel Correa" w:date="2015-08-25T14:24:00Z">
                  <w:rPr>
                    <w:rFonts w:ascii="Calibri" w:hAnsi="Calibri" w:cs="Calibri"/>
                    <w:color w:val="000000"/>
                  </w:rPr>
                </w:rPrChange>
              </w:rPr>
            </w:pPr>
            <w:r w:rsidRPr="00E02554">
              <w:rPr>
                <w:rFonts w:cs="Calibri"/>
                <w:color w:val="000000"/>
                <w:rPrChange w:id="2366" w:author="Gabriel Correa" w:date="2015-08-25T14:24:00Z">
                  <w:rPr>
                    <w:rFonts w:ascii="Calibri" w:eastAsiaTheme="majorEastAsia" w:hAnsi="Calibri" w:cs="Calibri"/>
                    <w:b/>
                    <w:bCs/>
                    <w:color w:val="000000"/>
                    <w:sz w:val="26"/>
                    <w:szCs w:val="26"/>
                  </w:rPr>
                </w:rPrChange>
              </w:rPr>
              <w:t>AdaBoostM1</w:t>
            </w:r>
          </w:p>
        </w:tc>
        <w:tc>
          <w:tcPr>
            <w:tcW w:w="1411" w:type="dxa"/>
            <w:vAlign w:val="center"/>
          </w:tcPr>
          <w:p w:rsidR="00204187" w:rsidRPr="00E02554" w:rsidRDefault="00204187" w:rsidP="00204187">
            <w:pPr>
              <w:rPr>
                <w:rFonts w:cs="Calibri"/>
                <w:color w:val="000000"/>
                <w:rPrChange w:id="2367" w:author="Gabriel Correa" w:date="2015-08-25T14:24:00Z">
                  <w:rPr>
                    <w:rFonts w:ascii="Calibri" w:hAnsi="Calibri" w:cs="Calibri"/>
                    <w:color w:val="000000"/>
                  </w:rPr>
                </w:rPrChange>
              </w:rPr>
            </w:pPr>
            <w:r w:rsidRPr="00E02554">
              <w:rPr>
                <w:rFonts w:cs="Calibri"/>
                <w:color w:val="000000"/>
                <w:rPrChange w:id="2368" w:author="Gabriel Correa" w:date="2015-08-25T14:24:00Z">
                  <w:rPr>
                    <w:rFonts w:ascii="Calibri" w:eastAsiaTheme="majorEastAsia" w:hAnsi="Calibri" w:cs="Calibri"/>
                    <w:b/>
                    <w:bCs/>
                    <w:color w:val="000000"/>
                    <w:sz w:val="26"/>
                    <w:szCs w:val="26"/>
                  </w:rPr>
                </w:rPrChange>
              </w:rPr>
              <w:t>0.54</w:t>
            </w:r>
          </w:p>
        </w:tc>
        <w:tc>
          <w:tcPr>
            <w:tcW w:w="1411" w:type="dxa"/>
            <w:vAlign w:val="center"/>
          </w:tcPr>
          <w:p w:rsidR="00204187" w:rsidRPr="00E02554" w:rsidRDefault="00204187" w:rsidP="00204187">
            <w:pPr>
              <w:rPr>
                <w:rFonts w:cs="Calibri"/>
                <w:color w:val="000000"/>
                <w:rPrChange w:id="2369" w:author="Gabriel Correa" w:date="2015-08-25T14:24:00Z">
                  <w:rPr>
                    <w:rFonts w:ascii="Calibri" w:hAnsi="Calibri" w:cs="Calibri"/>
                    <w:color w:val="000000"/>
                  </w:rPr>
                </w:rPrChange>
              </w:rPr>
            </w:pPr>
            <w:r w:rsidRPr="00E02554">
              <w:rPr>
                <w:rFonts w:cs="Calibri"/>
                <w:color w:val="000000"/>
                <w:rPrChange w:id="2370"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2371" w:author="Gabriel Correa" w:date="2015-08-25T14:24:00Z">
                  <w:rPr>
                    <w:rFonts w:ascii="Calibri" w:hAnsi="Calibri" w:cs="Calibri"/>
                    <w:color w:val="000000"/>
                  </w:rPr>
                </w:rPrChange>
              </w:rPr>
            </w:pPr>
            <w:r w:rsidRPr="00E02554">
              <w:rPr>
                <w:rFonts w:cs="Calibri"/>
                <w:color w:val="000000"/>
                <w:rPrChange w:id="2372" w:author="Gabriel Correa" w:date="2015-08-25T14:24:00Z">
                  <w:rPr>
                    <w:rFonts w:ascii="Calibri" w:eastAsiaTheme="majorEastAsia" w:hAnsi="Calibri" w:cs="Calibri"/>
                    <w:b/>
                    <w:bCs/>
                    <w:color w:val="000000"/>
                    <w:sz w:val="26"/>
                    <w:szCs w:val="26"/>
                  </w:rPr>
                </w:rPrChange>
              </w:rPr>
              <w:t>0.57</w:t>
            </w:r>
          </w:p>
        </w:tc>
        <w:tc>
          <w:tcPr>
            <w:tcW w:w="1288" w:type="dxa"/>
            <w:vAlign w:val="center"/>
          </w:tcPr>
          <w:p w:rsidR="00204187" w:rsidRPr="00E02554" w:rsidRDefault="00204187" w:rsidP="00204187">
            <w:pPr>
              <w:rPr>
                <w:rFonts w:cs="Calibri"/>
                <w:color w:val="000000"/>
                <w:rPrChange w:id="2373" w:author="Gabriel Correa" w:date="2015-08-25T14:24:00Z">
                  <w:rPr>
                    <w:rFonts w:ascii="Calibri" w:hAnsi="Calibri" w:cs="Calibri"/>
                    <w:color w:val="000000"/>
                  </w:rPr>
                </w:rPrChange>
              </w:rPr>
            </w:pPr>
            <w:r w:rsidRPr="00E02554">
              <w:rPr>
                <w:rFonts w:cs="Calibri"/>
                <w:color w:val="000000"/>
                <w:rPrChange w:id="2374" w:author="Gabriel Correa" w:date="2015-08-25T14:24:00Z">
                  <w:rPr>
                    <w:rFonts w:ascii="Calibri" w:eastAsiaTheme="majorEastAsia" w:hAnsi="Calibri" w:cs="Calibri"/>
                    <w:b/>
                    <w:bCs/>
                    <w:color w:val="000000"/>
                    <w:sz w:val="26"/>
                    <w:szCs w:val="26"/>
                  </w:rPr>
                </w:rPrChange>
              </w:rPr>
              <w:t>0.88</w:t>
            </w:r>
          </w:p>
        </w:tc>
        <w:tc>
          <w:tcPr>
            <w:tcW w:w="1559" w:type="dxa"/>
            <w:vAlign w:val="center"/>
          </w:tcPr>
          <w:p w:rsidR="00204187" w:rsidRPr="00E02554" w:rsidRDefault="00204187" w:rsidP="00204187">
            <w:pPr>
              <w:rPr>
                <w:rFonts w:cs="Calibri"/>
                <w:color w:val="000000"/>
                <w:rPrChange w:id="2375" w:author="Gabriel Correa" w:date="2015-08-25T14:24:00Z">
                  <w:rPr>
                    <w:rFonts w:ascii="Calibri" w:hAnsi="Calibri" w:cs="Calibri"/>
                    <w:color w:val="000000"/>
                  </w:rPr>
                </w:rPrChange>
              </w:rPr>
            </w:pPr>
            <w:r w:rsidRPr="00E02554">
              <w:rPr>
                <w:rFonts w:cs="Calibri"/>
                <w:color w:val="000000"/>
                <w:rPrChange w:id="2376" w:author="Gabriel Correa" w:date="2015-08-25T14:24:00Z">
                  <w:rPr>
                    <w:rFonts w:ascii="Calibri" w:eastAsiaTheme="majorEastAsia" w:hAnsi="Calibri" w:cs="Calibri"/>
                    <w:b/>
                    <w:bCs/>
                    <w:color w:val="000000"/>
                    <w:sz w:val="26"/>
                    <w:szCs w:val="26"/>
                  </w:rPr>
                </w:rPrChange>
              </w:rPr>
              <w:t>0.45</w:t>
            </w:r>
          </w:p>
        </w:tc>
      </w:tr>
      <w:tr w:rsidR="00204187" w:rsidTr="00204187">
        <w:tc>
          <w:tcPr>
            <w:tcW w:w="2561" w:type="dxa"/>
            <w:vAlign w:val="center"/>
          </w:tcPr>
          <w:p w:rsidR="00204187" w:rsidRPr="00E02554" w:rsidRDefault="00204187" w:rsidP="00204187">
            <w:pPr>
              <w:rPr>
                <w:rFonts w:cs="Calibri"/>
                <w:color w:val="000000"/>
                <w:rPrChange w:id="2377" w:author="Gabriel Correa" w:date="2015-08-25T14:24:00Z">
                  <w:rPr>
                    <w:rFonts w:ascii="Calibri" w:hAnsi="Calibri" w:cs="Calibri"/>
                    <w:color w:val="000000"/>
                  </w:rPr>
                </w:rPrChange>
              </w:rPr>
            </w:pPr>
            <w:proofErr w:type="spellStart"/>
            <w:r w:rsidRPr="00E02554">
              <w:rPr>
                <w:rFonts w:cs="Calibri"/>
                <w:color w:val="000000"/>
                <w:rPrChange w:id="2378"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center"/>
          </w:tcPr>
          <w:p w:rsidR="00204187" w:rsidRPr="00E02554" w:rsidRDefault="00204187" w:rsidP="00204187">
            <w:pPr>
              <w:rPr>
                <w:rFonts w:cs="Calibri"/>
                <w:color w:val="000000"/>
                <w:rPrChange w:id="2379" w:author="Gabriel Correa" w:date="2015-08-25T14:24:00Z">
                  <w:rPr>
                    <w:rFonts w:ascii="Calibri" w:hAnsi="Calibri" w:cs="Calibri"/>
                    <w:color w:val="000000"/>
                  </w:rPr>
                </w:rPrChange>
              </w:rPr>
            </w:pPr>
            <w:r w:rsidRPr="00E02554">
              <w:rPr>
                <w:rFonts w:cs="Calibri"/>
                <w:color w:val="000000"/>
                <w:rPrChange w:id="2380" w:author="Gabriel Correa" w:date="2015-08-25T14:24:00Z">
                  <w:rPr>
                    <w:rFonts w:ascii="Calibri" w:eastAsiaTheme="majorEastAsia" w:hAnsi="Calibri" w:cs="Calibri"/>
                    <w:b/>
                    <w:bCs/>
                    <w:color w:val="000000"/>
                    <w:sz w:val="26"/>
                    <w:szCs w:val="26"/>
                  </w:rPr>
                </w:rPrChange>
              </w:rPr>
              <w:t>0.63</w:t>
            </w:r>
          </w:p>
        </w:tc>
        <w:tc>
          <w:tcPr>
            <w:tcW w:w="1411" w:type="dxa"/>
            <w:vAlign w:val="center"/>
          </w:tcPr>
          <w:p w:rsidR="00204187" w:rsidRPr="00E02554" w:rsidRDefault="00204187" w:rsidP="00204187">
            <w:pPr>
              <w:rPr>
                <w:rFonts w:cs="Calibri"/>
                <w:color w:val="000000"/>
                <w:rPrChange w:id="2381" w:author="Gabriel Correa" w:date="2015-08-25T14:24:00Z">
                  <w:rPr>
                    <w:rFonts w:ascii="Calibri" w:hAnsi="Calibri" w:cs="Calibri"/>
                    <w:color w:val="000000"/>
                  </w:rPr>
                </w:rPrChange>
              </w:rPr>
            </w:pPr>
            <w:r w:rsidRPr="00E02554">
              <w:rPr>
                <w:rFonts w:cs="Calibri"/>
                <w:color w:val="000000"/>
                <w:rPrChange w:id="2382"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2383" w:author="Gabriel Correa" w:date="2015-08-25T14:24:00Z">
                  <w:rPr>
                    <w:rFonts w:ascii="Calibri" w:hAnsi="Calibri" w:cs="Calibri"/>
                    <w:color w:val="000000"/>
                  </w:rPr>
                </w:rPrChange>
              </w:rPr>
            </w:pPr>
            <w:r w:rsidRPr="00E02554">
              <w:rPr>
                <w:rFonts w:cs="Calibri"/>
                <w:color w:val="000000"/>
                <w:rPrChange w:id="2384" w:author="Gabriel Correa" w:date="2015-08-25T14:24:00Z">
                  <w:rPr>
                    <w:rFonts w:ascii="Calibri" w:eastAsiaTheme="majorEastAsia" w:hAnsi="Calibri" w:cs="Calibri"/>
                    <w:b/>
                    <w:bCs/>
                    <w:color w:val="000000"/>
                    <w:sz w:val="26"/>
                    <w:szCs w:val="26"/>
                  </w:rPr>
                </w:rPrChange>
              </w:rPr>
              <w:t>0.81</w:t>
            </w:r>
          </w:p>
        </w:tc>
        <w:tc>
          <w:tcPr>
            <w:tcW w:w="1288" w:type="dxa"/>
            <w:vAlign w:val="center"/>
          </w:tcPr>
          <w:p w:rsidR="00204187" w:rsidRPr="00E02554" w:rsidRDefault="00204187" w:rsidP="00204187">
            <w:pPr>
              <w:rPr>
                <w:rFonts w:cs="Calibri"/>
                <w:color w:val="000000"/>
                <w:rPrChange w:id="2385" w:author="Gabriel Correa" w:date="2015-08-25T14:24:00Z">
                  <w:rPr>
                    <w:rFonts w:ascii="Calibri" w:hAnsi="Calibri" w:cs="Calibri"/>
                    <w:color w:val="000000"/>
                  </w:rPr>
                </w:rPrChange>
              </w:rPr>
            </w:pPr>
            <w:r w:rsidRPr="00E02554">
              <w:rPr>
                <w:rFonts w:cs="Calibri"/>
                <w:color w:val="000000"/>
                <w:rPrChange w:id="2386"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2387" w:author="Gabriel Correa" w:date="2015-08-25T14:24:00Z">
                  <w:rPr>
                    <w:rFonts w:ascii="Calibri" w:hAnsi="Calibri" w:cs="Calibri"/>
                    <w:color w:val="000000"/>
                  </w:rPr>
                </w:rPrChange>
              </w:rPr>
            </w:pPr>
            <w:r w:rsidRPr="00E02554">
              <w:rPr>
                <w:rFonts w:cs="Calibri"/>
                <w:color w:val="000000"/>
                <w:rPrChange w:id="2388"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2389" w:author="Gabriel Correa" w:date="2015-08-25T14:24:00Z">
                  <w:rPr>
                    <w:rFonts w:ascii="Calibri" w:hAnsi="Calibri" w:cs="Calibri"/>
                    <w:color w:val="000000"/>
                  </w:rPr>
                </w:rPrChange>
              </w:rPr>
            </w:pPr>
            <w:proofErr w:type="spellStart"/>
            <w:r w:rsidRPr="00E02554">
              <w:rPr>
                <w:rFonts w:cs="Calibri"/>
                <w:color w:val="000000"/>
                <w:rPrChange w:id="2390"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center"/>
          </w:tcPr>
          <w:p w:rsidR="00204187" w:rsidRPr="00E02554" w:rsidRDefault="00204187" w:rsidP="00204187">
            <w:pPr>
              <w:rPr>
                <w:rFonts w:cs="Calibri"/>
                <w:color w:val="000000"/>
                <w:rPrChange w:id="2391" w:author="Gabriel Correa" w:date="2015-08-25T14:24:00Z">
                  <w:rPr>
                    <w:rFonts w:ascii="Calibri" w:hAnsi="Calibri" w:cs="Calibri"/>
                    <w:color w:val="000000"/>
                  </w:rPr>
                </w:rPrChange>
              </w:rPr>
            </w:pPr>
            <w:r w:rsidRPr="00E02554">
              <w:rPr>
                <w:rFonts w:cs="Calibri"/>
                <w:color w:val="000000"/>
                <w:rPrChange w:id="2392" w:author="Gabriel Correa" w:date="2015-08-25T14:24:00Z">
                  <w:rPr>
                    <w:rFonts w:ascii="Calibri" w:eastAsiaTheme="majorEastAsia" w:hAnsi="Calibri" w:cs="Calibri"/>
                    <w:b/>
                    <w:bCs/>
                    <w:color w:val="000000"/>
                    <w:sz w:val="26"/>
                    <w:szCs w:val="26"/>
                  </w:rPr>
                </w:rPrChange>
              </w:rPr>
              <w:t>0.65</w:t>
            </w:r>
          </w:p>
        </w:tc>
        <w:tc>
          <w:tcPr>
            <w:tcW w:w="1411" w:type="dxa"/>
            <w:vAlign w:val="center"/>
          </w:tcPr>
          <w:p w:rsidR="00204187" w:rsidRPr="00E02554" w:rsidRDefault="00204187" w:rsidP="00204187">
            <w:pPr>
              <w:rPr>
                <w:rFonts w:cs="Calibri"/>
                <w:color w:val="000000"/>
                <w:rPrChange w:id="2393" w:author="Gabriel Correa" w:date="2015-08-25T14:24:00Z">
                  <w:rPr>
                    <w:rFonts w:ascii="Calibri" w:hAnsi="Calibri" w:cs="Calibri"/>
                    <w:color w:val="000000"/>
                  </w:rPr>
                </w:rPrChange>
              </w:rPr>
            </w:pPr>
            <w:r w:rsidRPr="00E02554">
              <w:rPr>
                <w:rFonts w:cs="Calibri"/>
                <w:color w:val="000000"/>
                <w:rPrChange w:id="2394"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2395" w:author="Gabriel Correa" w:date="2015-08-25T14:24:00Z">
                  <w:rPr>
                    <w:rFonts w:ascii="Calibri" w:hAnsi="Calibri" w:cs="Calibri"/>
                    <w:color w:val="000000"/>
                  </w:rPr>
                </w:rPrChange>
              </w:rPr>
            </w:pPr>
            <w:r w:rsidRPr="00E02554">
              <w:rPr>
                <w:rFonts w:cs="Calibri"/>
                <w:color w:val="000000"/>
                <w:rPrChange w:id="2396" w:author="Gabriel Correa" w:date="2015-08-25T14:24:00Z">
                  <w:rPr>
                    <w:rFonts w:ascii="Calibri" w:eastAsiaTheme="majorEastAsia" w:hAnsi="Calibri" w:cs="Calibri"/>
                    <w:b/>
                    <w:bCs/>
                    <w:color w:val="000000"/>
                    <w:sz w:val="26"/>
                    <w:szCs w:val="26"/>
                  </w:rPr>
                </w:rPrChange>
              </w:rPr>
              <w:t>0.66</w:t>
            </w:r>
          </w:p>
        </w:tc>
        <w:tc>
          <w:tcPr>
            <w:tcW w:w="1288" w:type="dxa"/>
            <w:vAlign w:val="center"/>
          </w:tcPr>
          <w:p w:rsidR="00204187" w:rsidRPr="00E02554" w:rsidRDefault="00204187" w:rsidP="00204187">
            <w:pPr>
              <w:rPr>
                <w:rFonts w:cs="Calibri"/>
                <w:color w:val="000000"/>
                <w:rPrChange w:id="2397" w:author="Gabriel Correa" w:date="2015-08-25T14:24:00Z">
                  <w:rPr>
                    <w:rFonts w:ascii="Calibri" w:hAnsi="Calibri" w:cs="Calibri"/>
                    <w:color w:val="000000"/>
                  </w:rPr>
                </w:rPrChange>
              </w:rPr>
            </w:pPr>
            <w:r w:rsidRPr="00E02554">
              <w:rPr>
                <w:rFonts w:cs="Calibri"/>
                <w:color w:val="000000"/>
                <w:rPrChange w:id="2398" w:author="Gabriel Correa" w:date="2015-08-25T14:24:00Z">
                  <w:rPr>
                    <w:rFonts w:ascii="Calibri" w:eastAsiaTheme="majorEastAsia" w:hAnsi="Calibri" w:cs="Calibri"/>
                    <w:b/>
                    <w:bCs/>
                    <w:color w:val="000000"/>
                    <w:sz w:val="26"/>
                    <w:szCs w:val="26"/>
                  </w:rPr>
                </w:rPrChange>
              </w:rPr>
              <w:t>0.87</w:t>
            </w:r>
          </w:p>
        </w:tc>
        <w:tc>
          <w:tcPr>
            <w:tcW w:w="1559" w:type="dxa"/>
            <w:vAlign w:val="center"/>
          </w:tcPr>
          <w:p w:rsidR="00204187" w:rsidRPr="00E02554" w:rsidRDefault="00204187" w:rsidP="00204187">
            <w:pPr>
              <w:rPr>
                <w:rFonts w:cs="Calibri"/>
                <w:color w:val="000000"/>
                <w:rPrChange w:id="2399" w:author="Gabriel Correa" w:date="2015-08-25T14:24:00Z">
                  <w:rPr>
                    <w:rFonts w:ascii="Calibri" w:hAnsi="Calibri" w:cs="Calibri"/>
                    <w:color w:val="000000"/>
                  </w:rPr>
                </w:rPrChange>
              </w:rPr>
            </w:pPr>
            <w:r w:rsidRPr="00E02554">
              <w:rPr>
                <w:rFonts w:cs="Calibri"/>
                <w:color w:val="000000"/>
                <w:rPrChange w:id="2400"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2401" w:author="Gabriel Correa" w:date="2015-08-25T14:24:00Z">
                  <w:rPr>
                    <w:rFonts w:ascii="Calibri" w:hAnsi="Calibri" w:cs="Calibri"/>
                    <w:color w:val="000000"/>
                  </w:rPr>
                </w:rPrChange>
              </w:rPr>
            </w:pPr>
            <w:proofErr w:type="spellStart"/>
            <w:r w:rsidRPr="00E02554">
              <w:rPr>
                <w:rFonts w:cs="Calibri"/>
                <w:color w:val="000000"/>
                <w:rPrChange w:id="2402"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center"/>
          </w:tcPr>
          <w:p w:rsidR="00204187" w:rsidRPr="00E02554" w:rsidRDefault="00204187" w:rsidP="00204187">
            <w:pPr>
              <w:rPr>
                <w:rFonts w:cs="Calibri"/>
                <w:color w:val="000000"/>
                <w:rPrChange w:id="2403" w:author="Gabriel Correa" w:date="2015-08-25T14:24:00Z">
                  <w:rPr>
                    <w:rFonts w:ascii="Calibri" w:hAnsi="Calibri" w:cs="Calibri"/>
                    <w:color w:val="000000"/>
                  </w:rPr>
                </w:rPrChange>
              </w:rPr>
            </w:pPr>
            <w:r w:rsidRPr="00E02554">
              <w:rPr>
                <w:rFonts w:cs="Calibri"/>
                <w:color w:val="000000"/>
                <w:rPrChange w:id="2404" w:author="Gabriel Correa" w:date="2015-08-25T14:24:00Z">
                  <w:rPr>
                    <w:rFonts w:ascii="Calibri" w:eastAsiaTheme="majorEastAsia" w:hAnsi="Calibri" w:cs="Calibri"/>
                    <w:b/>
                    <w:bCs/>
                    <w:color w:val="000000"/>
                    <w:sz w:val="26"/>
                    <w:szCs w:val="26"/>
                  </w:rPr>
                </w:rPrChange>
              </w:rPr>
              <w:t>0.78</w:t>
            </w:r>
          </w:p>
        </w:tc>
        <w:tc>
          <w:tcPr>
            <w:tcW w:w="1411" w:type="dxa"/>
            <w:vAlign w:val="center"/>
          </w:tcPr>
          <w:p w:rsidR="00204187" w:rsidRPr="00E02554" w:rsidRDefault="00204187" w:rsidP="00204187">
            <w:pPr>
              <w:rPr>
                <w:rFonts w:cs="Calibri"/>
                <w:color w:val="000000"/>
                <w:rPrChange w:id="2405" w:author="Gabriel Correa" w:date="2015-08-25T14:24:00Z">
                  <w:rPr>
                    <w:rFonts w:ascii="Calibri" w:hAnsi="Calibri" w:cs="Calibri"/>
                    <w:color w:val="000000"/>
                  </w:rPr>
                </w:rPrChange>
              </w:rPr>
            </w:pPr>
            <w:r w:rsidRPr="00E02554">
              <w:rPr>
                <w:rFonts w:cs="Calibri"/>
                <w:color w:val="000000"/>
                <w:rPrChange w:id="2406"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2407" w:author="Gabriel Correa" w:date="2015-08-25T14:24:00Z">
                  <w:rPr>
                    <w:rFonts w:ascii="Calibri" w:hAnsi="Calibri" w:cs="Calibri"/>
                    <w:color w:val="000000"/>
                  </w:rPr>
                </w:rPrChange>
              </w:rPr>
            </w:pPr>
            <w:r w:rsidRPr="00E02554">
              <w:rPr>
                <w:rFonts w:cs="Calibri"/>
                <w:color w:val="000000"/>
                <w:rPrChange w:id="2408" w:author="Gabriel Correa" w:date="2015-08-25T14:24:00Z">
                  <w:rPr>
                    <w:rFonts w:ascii="Calibri" w:eastAsiaTheme="majorEastAsia" w:hAnsi="Calibri" w:cs="Calibri"/>
                    <w:b/>
                    <w:bCs/>
                    <w:color w:val="000000"/>
                    <w:sz w:val="26"/>
                    <w:szCs w:val="26"/>
                  </w:rPr>
                </w:rPrChange>
              </w:rPr>
              <w:t>1</w:t>
            </w:r>
          </w:p>
        </w:tc>
        <w:tc>
          <w:tcPr>
            <w:tcW w:w="1288" w:type="dxa"/>
            <w:vAlign w:val="center"/>
          </w:tcPr>
          <w:p w:rsidR="00204187" w:rsidRPr="00E02554" w:rsidRDefault="00204187" w:rsidP="00204187">
            <w:pPr>
              <w:rPr>
                <w:rFonts w:cs="Calibri"/>
                <w:color w:val="000000"/>
                <w:rPrChange w:id="2409" w:author="Gabriel Correa" w:date="2015-08-25T14:24:00Z">
                  <w:rPr>
                    <w:rFonts w:ascii="Calibri" w:hAnsi="Calibri" w:cs="Calibri"/>
                    <w:color w:val="000000"/>
                  </w:rPr>
                </w:rPrChange>
              </w:rPr>
            </w:pPr>
            <w:r w:rsidRPr="00E02554">
              <w:rPr>
                <w:rFonts w:cs="Calibri"/>
                <w:color w:val="000000"/>
                <w:rPrChange w:id="2410" w:author="Gabriel Correa" w:date="2015-08-25T14:24:00Z">
                  <w:rPr>
                    <w:rFonts w:ascii="Calibri" w:eastAsiaTheme="majorEastAsia" w:hAnsi="Calibri" w:cs="Calibri"/>
                    <w:b/>
                    <w:bCs/>
                    <w:color w:val="000000"/>
                    <w:sz w:val="26"/>
                    <w:szCs w:val="26"/>
                  </w:rPr>
                </w:rPrChange>
              </w:rPr>
              <w:t>0.82</w:t>
            </w:r>
          </w:p>
        </w:tc>
        <w:tc>
          <w:tcPr>
            <w:tcW w:w="1559" w:type="dxa"/>
            <w:vAlign w:val="center"/>
          </w:tcPr>
          <w:p w:rsidR="00204187" w:rsidRPr="00E02554" w:rsidRDefault="00204187" w:rsidP="00204187">
            <w:pPr>
              <w:rPr>
                <w:rFonts w:cs="Calibri"/>
                <w:color w:val="000000"/>
                <w:rPrChange w:id="2411" w:author="Gabriel Correa" w:date="2015-08-25T14:24:00Z">
                  <w:rPr>
                    <w:rFonts w:ascii="Calibri" w:hAnsi="Calibri" w:cs="Calibri"/>
                    <w:color w:val="000000"/>
                  </w:rPr>
                </w:rPrChange>
              </w:rPr>
            </w:pPr>
            <w:r w:rsidRPr="00E02554">
              <w:rPr>
                <w:rFonts w:cs="Calibri"/>
                <w:color w:val="000000"/>
                <w:rPrChange w:id="2412" w:author="Gabriel Correa" w:date="2015-08-25T14:24:00Z">
                  <w:rPr>
                    <w:rFonts w:ascii="Calibri" w:eastAsiaTheme="majorEastAsia" w:hAnsi="Calibri" w:cs="Calibri"/>
                    <w:b/>
                    <w:bCs/>
                    <w:color w:val="000000"/>
                    <w:sz w:val="26"/>
                    <w:szCs w:val="26"/>
                  </w:rPr>
                </w:rPrChange>
              </w:rPr>
              <w:t>0.75</w:t>
            </w:r>
          </w:p>
        </w:tc>
      </w:tr>
      <w:tr w:rsidR="00204187" w:rsidTr="00204187">
        <w:tc>
          <w:tcPr>
            <w:tcW w:w="2561" w:type="dxa"/>
            <w:vAlign w:val="center"/>
          </w:tcPr>
          <w:p w:rsidR="00204187" w:rsidRPr="00E02554" w:rsidRDefault="00204187" w:rsidP="00204187">
            <w:pPr>
              <w:rPr>
                <w:rFonts w:cs="Calibri"/>
                <w:color w:val="000000"/>
                <w:rPrChange w:id="2413" w:author="Gabriel Correa" w:date="2015-08-25T14:24:00Z">
                  <w:rPr>
                    <w:rFonts w:ascii="Calibri" w:hAnsi="Calibri" w:cs="Calibri"/>
                    <w:color w:val="000000"/>
                  </w:rPr>
                </w:rPrChange>
              </w:rPr>
            </w:pPr>
            <w:proofErr w:type="spellStart"/>
            <w:r w:rsidRPr="00E02554">
              <w:rPr>
                <w:rFonts w:cs="Calibri"/>
                <w:color w:val="000000"/>
                <w:rPrChange w:id="2414"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center"/>
          </w:tcPr>
          <w:p w:rsidR="00204187" w:rsidRPr="00E02554" w:rsidRDefault="00204187" w:rsidP="00204187">
            <w:pPr>
              <w:rPr>
                <w:rFonts w:cs="Calibri"/>
                <w:color w:val="000000"/>
                <w:rPrChange w:id="2415" w:author="Gabriel Correa" w:date="2015-08-25T14:24:00Z">
                  <w:rPr>
                    <w:rFonts w:ascii="Calibri" w:hAnsi="Calibri" w:cs="Calibri"/>
                    <w:color w:val="000000"/>
                  </w:rPr>
                </w:rPrChange>
              </w:rPr>
            </w:pPr>
            <w:r w:rsidRPr="00E02554">
              <w:rPr>
                <w:rFonts w:cs="Calibri"/>
                <w:color w:val="000000"/>
                <w:rPrChange w:id="2416" w:author="Gabriel Correa" w:date="2015-08-25T14:24:00Z">
                  <w:rPr>
                    <w:rFonts w:ascii="Calibri" w:eastAsiaTheme="majorEastAsia" w:hAnsi="Calibri" w:cs="Calibri"/>
                    <w:b/>
                    <w:bCs/>
                    <w:color w:val="000000"/>
                    <w:sz w:val="26"/>
                    <w:szCs w:val="26"/>
                  </w:rPr>
                </w:rPrChange>
              </w:rPr>
              <w:t>0.70</w:t>
            </w:r>
          </w:p>
        </w:tc>
        <w:tc>
          <w:tcPr>
            <w:tcW w:w="1411" w:type="dxa"/>
            <w:vAlign w:val="center"/>
          </w:tcPr>
          <w:p w:rsidR="00204187" w:rsidRPr="00E02554" w:rsidRDefault="00204187" w:rsidP="00204187">
            <w:pPr>
              <w:rPr>
                <w:rFonts w:cs="Calibri"/>
                <w:color w:val="000000"/>
                <w:rPrChange w:id="2417" w:author="Gabriel Correa" w:date="2015-08-25T14:24:00Z">
                  <w:rPr>
                    <w:rFonts w:ascii="Calibri" w:hAnsi="Calibri" w:cs="Calibri"/>
                    <w:color w:val="000000"/>
                  </w:rPr>
                </w:rPrChange>
              </w:rPr>
            </w:pPr>
            <w:r w:rsidRPr="00E02554">
              <w:rPr>
                <w:rFonts w:cs="Calibri"/>
                <w:color w:val="000000"/>
                <w:rPrChange w:id="2418"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2419" w:author="Gabriel Correa" w:date="2015-08-25T14:24:00Z">
                  <w:rPr>
                    <w:rFonts w:ascii="Calibri" w:hAnsi="Calibri" w:cs="Calibri"/>
                    <w:color w:val="000000"/>
                  </w:rPr>
                </w:rPrChange>
              </w:rPr>
            </w:pPr>
            <w:r w:rsidRPr="00E02554">
              <w:rPr>
                <w:rFonts w:cs="Calibri"/>
                <w:color w:val="000000"/>
                <w:rPrChange w:id="2420" w:author="Gabriel Correa" w:date="2015-08-25T14:24:00Z">
                  <w:rPr>
                    <w:rFonts w:ascii="Calibri" w:eastAsiaTheme="majorEastAsia" w:hAnsi="Calibri" w:cs="Calibri"/>
                    <w:b/>
                    <w:bCs/>
                    <w:color w:val="000000"/>
                    <w:sz w:val="26"/>
                    <w:szCs w:val="26"/>
                  </w:rPr>
                </w:rPrChange>
              </w:rPr>
              <w:t>0.73</w:t>
            </w:r>
          </w:p>
        </w:tc>
        <w:tc>
          <w:tcPr>
            <w:tcW w:w="1288" w:type="dxa"/>
            <w:vAlign w:val="center"/>
          </w:tcPr>
          <w:p w:rsidR="00204187" w:rsidRPr="00E02554" w:rsidRDefault="00204187" w:rsidP="00204187">
            <w:pPr>
              <w:rPr>
                <w:rFonts w:cs="Calibri"/>
                <w:color w:val="000000"/>
                <w:rPrChange w:id="2421" w:author="Gabriel Correa" w:date="2015-08-25T14:24:00Z">
                  <w:rPr>
                    <w:rFonts w:ascii="Calibri" w:hAnsi="Calibri" w:cs="Calibri"/>
                    <w:color w:val="000000"/>
                  </w:rPr>
                </w:rPrChange>
              </w:rPr>
            </w:pPr>
            <w:r w:rsidRPr="00E02554">
              <w:rPr>
                <w:rFonts w:cs="Calibri"/>
                <w:color w:val="000000"/>
                <w:rPrChange w:id="2422"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2423" w:author="Gabriel Correa" w:date="2015-08-25T14:24:00Z">
                  <w:rPr>
                    <w:rFonts w:ascii="Calibri" w:hAnsi="Calibri" w:cs="Calibri"/>
                    <w:color w:val="000000"/>
                  </w:rPr>
                </w:rPrChange>
              </w:rPr>
            </w:pPr>
            <w:r w:rsidRPr="00E02554">
              <w:rPr>
                <w:rFonts w:cs="Calibri"/>
                <w:color w:val="000000"/>
                <w:rPrChange w:id="2424" w:author="Gabriel Correa" w:date="2015-08-25T14:24:00Z">
                  <w:rPr>
                    <w:rFonts w:ascii="Calibri" w:eastAsiaTheme="majorEastAsia" w:hAnsi="Calibri" w:cs="Calibri"/>
                    <w:b/>
                    <w:bCs/>
                    <w:color w:val="000000"/>
                    <w:sz w:val="26"/>
                    <w:szCs w:val="26"/>
                  </w:rPr>
                </w:rPrChange>
              </w:rPr>
              <w:t>0.06</w:t>
            </w:r>
          </w:p>
        </w:tc>
      </w:tr>
      <w:tr w:rsidR="00204187" w:rsidTr="00204187">
        <w:tc>
          <w:tcPr>
            <w:tcW w:w="2561" w:type="dxa"/>
            <w:vAlign w:val="center"/>
          </w:tcPr>
          <w:p w:rsidR="00204187" w:rsidRPr="00E02554" w:rsidRDefault="00204187" w:rsidP="00204187">
            <w:pPr>
              <w:rPr>
                <w:rFonts w:cs="Calibri"/>
                <w:color w:val="000000"/>
                <w:rPrChange w:id="2425" w:author="Gabriel Correa" w:date="2015-08-25T14:24:00Z">
                  <w:rPr>
                    <w:rFonts w:ascii="Calibri" w:hAnsi="Calibri" w:cs="Calibri"/>
                    <w:color w:val="000000"/>
                  </w:rPr>
                </w:rPrChange>
              </w:rPr>
            </w:pPr>
            <w:proofErr w:type="spellStart"/>
            <w:r w:rsidRPr="00E02554">
              <w:rPr>
                <w:rFonts w:cs="Calibri"/>
                <w:color w:val="000000"/>
                <w:rPrChange w:id="2426"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center"/>
          </w:tcPr>
          <w:p w:rsidR="00204187" w:rsidRPr="00E02554" w:rsidRDefault="00204187" w:rsidP="00204187">
            <w:pPr>
              <w:rPr>
                <w:rFonts w:cs="Calibri"/>
                <w:color w:val="000000"/>
                <w:rPrChange w:id="2427" w:author="Gabriel Correa" w:date="2015-08-25T14:24:00Z">
                  <w:rPr>
                    <w:rFonts w:ascii="Calibri" w:hAnsi="Calibri" w:cs="Calibri"/>
                    <w:color w:val="000000"/>
                  </w:rPr>
                </w:rPrChange>
              </w:rPr>
            </w:pPr>
            <w:r w:rsidRPr="00E02554">
              <w:rPr>
                <w:rFonts w:cs="Calibri"/>
                <w:color w:val="000000"/>
                <w:rPrChange w:id="2428"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2429" w:author="Gabriel Correa" w:date="2015-08-25T14:24:00Z">
                  <w:rPr>
                    <w:rFonts w:ascii="Calibri" w:hAnsi="Calibri" w:cs="Calibri"/>
                    <w:color w:val="000000"/>
                  </w:rPr>
                </w:rPrChange>
              </w:rPr>
            </w:pPr>
            <w:r w:rsidRPr="00E02554">
              <w:rPr>
                <w:rFonts w:cs="Calibri"/>
                <w:color w:val="000000"/>
                <w:rPrChange w:id="2430"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2431" w:author="Gabriel Correa" w:date="2015-08-25T14:24:00Z">
                  <w:rPr>
                    <w:rFonts w:ascii="Calibri" w:hAnsi="Calibri" w:cs="Calibri"/>
                    <w:color w:val="000000"/>
                  </w:rPr>
                </w:rPrChange>
              </w:rPr>
            </w:pPr>
            <w:r w:rsidRPr="00E02554">
              <w:rPr>
                <w:rFonts w:cs="Calibri"/>
                <w:color w:val="000000"/>
                <w:rPrChange w:id="2432" w:author="Gabriel Correa" w:date="2015-08-25T14:24:00Z">
                  <w:rPr>
                    <w:rFonts w:ascii="Calibri" w:eastAsiaTheme="majorEastAsia" w:hAnsi="Calibri" w:cs="Calibri"/>
                    <w:b/>
                    <w:bCs/>
                    <w:color w:val="000000"/>
                    <w:sz w:val="26"/>
                    <w:szCs w:val="26"/>
                  </w:rPr>
                </w:rPrChange>
              </w:rPr>
              <w:t>0.88</w:t>
            </w:r>
          </w:p>
        </w:tc>
        <w:tc>
          <w:tcPr>
            <w:tcW w:w="1288" w:type="dxa"/>
            <w:vAlign w:val="center"/>
          </w:tcPr>
          <w:p w:rsidR="00204187" w:rsidRPr="00E02554" w:rsidRDefault="00204187" w:rsidP="00204187">
            <w:pPr>
              <w:rPr>
                <w:rFonts w:cs="Calibri"/>
                <w:color w:val="000000"/>
                <w:rPrChange w:id="2433" w:author="Gabriel Correa" w:date="2015-08-25T14:24:00Z">
                  <w:rPr>
                    <w:rFonts w:ascii="Calibri" w:hAnsi="Calibri" w:cs="Calibri"/>
                    <w:color w:val="000000"/>
                  </w:rPr>
                </w:rPrChange>
              </w:rPr>
            </w:pPr>
            <w:r w:rsidRPr="00E02554">
              <w:rPr>
                <w:rFonts w:cs="Calibri"/>
                <w:color w:val="000000"/>
                <w:rPrChange w:id="2434" w:author="Gabriel Correa" w:date="2015-08-25T14:24:00Z">
                  <w:rPr>
                    <w:rFonts w:ascii="Calibri" w:eastAsiaTheme="majorEastAsia" w:hAnsi="Calibri" w:cs="Calibri"/>
                    <w:b/>
                    <w:bCs/>
                    <w:color w:val="000000"/>
                    <w:sz w:val="26"/>
                    <w:szCs w:val="26"/>
                  </w:rPr>
                </w:rPrChange>
              </w:rPr>
              <w:t>0.97</w:t>
            </w:r>
          </w:p>
        </w:tc>
        <w:tc>
          <w:tcPr>
            <w:tcW w:w="1559" w:type="dxa"/>
            <w:vAlign w:val="center"/>
          </w:tcPr>
          <w:p w:rsidR="00204187" w:rsidRPr="00E02554" w:rsidRDefault="00204187" w:rsidP="00204187">
            <w:pPr>
              <w:rPr>
                <w:rFonts w:cs="Calibri"/>
                <w:color w:val="000000"/>
                <w:rPrChange w:id="2435" w:author="Gabriel Correa" w:date="2015-08-25T14:24:00Z">
                  <w:rPr>
                    <w:rFonts w:ascii="Calibri" w:hAnsi="Calibri" w:cs="Calibri"/>
                    <w:color w:val="000000"/>
                  </w:rPr>
                </w:rPrChange>
              </w:rPr>
            </w:pPr>
            <w:r w:rsidRPr="00E02554">
              <w:rPr>
                <w:rFonts w:cs="Calibri"/>
                <w:color w:val="000000"/>
                <w:rPrChange w:id="2436" w:author="Gabriel Correa" w:date="2015-08-25T14:24:00Z">
                  <w:rPr>
                    <w:rFonts w:ascii="Calibri" w:eastAsiaTheme="majorEastAsia" w:hAnsi="Calibri" w:cs="Calibri"/>
                    <w:b/>
                    <w:bCs/>
                    <w:color w:val="000000"/>
                    <w:sz w:val="26"/>
                    <w:szCs w:val="26"/>
                  </w:rPr>
                </w:rPrChange>
              </w:rPr>
              <w:t>0.72</w:t>
            </w:r>
          </w:p>
        </w:tc>
      </w:tr>
      <w:tr w:rsidR="00204187" w:rsidTr="00204187">
        <w:tc>
          <w:tcPr>
            <w:tcW w:w="2561" w:type="dxa"/>
            <w:vAlign w:val="center"/>
          </w:tcPr>
          <w:p w:rsidR="00204187" w:rsidRPr="00E02554" w:rsidRDefault="00204187" w:rsidP="00204187">
            <w:pPr>
              <w:rPr>
                <w:rFonts w:cs="Calibri"/>
                <w:color w:val="000000"/>
                <w:rPrChange w:id="2437" w:author="Gabriel Correa" w:date="2015-08-25T14:24:00Z">
                  <w:rPr>
                    <w:rFonts w:ascii="Calibri" w:hAnsi="Calibri" w:cs="Calibri"/>
                    <w:color w:val="000000"/>
                  </w:rPr>
                </w:rPrChange>
              </w:rPr>
            </w:pPr>
            <w:r w:rsidRPr="00E02554">
              <w:rPr>
                <w:rFonts w:cs="Calibri"/>
                <w:color w:val="000000"/>
                <w:rPrChange w:id="2438" w:author="Gabriel Correa" w:date="2015-08-25T14:24:00Z">
                  <w:rPr>
                    <w:rFonts w:ascii="Calibri" w:eastAsiaTheme="majorEastAsia" w:hAnsi="Calibri" w:cs="Calibri"/>
                    <w:b/>
                    <w:bCs/>
                    <w:color w:val="000000"/>
                    <w:sz w:val="26"/>
                    <w:szCs w:val="26"/>
                  </w:rPr>
                </w:rPrChange>
              </w:rPr>
              <w:t>PART</w:t>
            </w:r>
          </w:p>
        </w:tc>
        <w:tc>
          <w:tcPr>
            <w:tcW w:w="1411" w:type="dxa"/>
            <w:vAlign w:val="center"/>
          </w:tcPr>
          <w:p w:rsidR="00204187" w:rsidRPr="00E02554" w:rsidRDefault="00204187" w:rsidP="00204187">
            <w:pPr>
              <w:rPr>
                <w:rFonts w:cs="Calibri"/>
                <w:color w:val="000000"/>
                <w:rPrChange w:id="2439" w:author="Gabriel Correa" w:date="2015-08-25T14:24:00Z">
                  <w:rPr>
                    <w:rFonts w:ascii="Calibri" w:hAnsi="Calibri" w:cs="Calibri"/>
                    <w:color w:val="000000"/>
                  </w:rPr>
                </w:rPrChange>
              </w:rPr>
            </w:pPr>
            <w:r w:rsidRPr="00E02554">
              <w:rPr>
                <w:rFonts w:cs="Calibri"/>
                <w:color w:val="000000"/>
                <w:rPrChange w:id="2440"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2441" w:author="Gabriel Correa" w:date="2015-08-25T14:24:00Z">
                  <w:rPr>
                    <w:rFonts w:ascii="Calibri" w:hAnsi="Calibri" w:cs="Calibri"/>
                    <w:color w:val="000000"/>
                  </w:rPr>
                </w:rPrChange>
              </w:rPr>
            </w:pPr>
            <w:r w:rsidRPr="00E02554">
              <w:rPr>
                <w:rFonts w:cs="Calibri"/>
                <w:color w:val="000000"/>
                <w:rPrChange w:id="2442" w:author="Gabriel Correa" w:date="2015-08-25T14:24:00Z">
                  <w:rPr>
                    <w:rFonts w:ascii="Calibri" w:eastAsiaTheme="majorEastAsia" w:hAnsi="Calibri" w:cs="Calibri"/>
                    <w:b/>
                    <w:bCs/>
                    <w:color w:val="000000"/>
                    <w:sz w:val="26"/>
                    <w:szCs w:val="26"/>
                  </w:rPr>
                </w:rPrChange>
              </w:rPr>
              <w:t>0.76</w:t>
            </w:r>
          </w:p>
        </w:tc>
        <w:tc>
          <w:tcPr>
            <w:tcW w:w="1511" w:type="dxa"/>
            <w:vAlign w:val="center"/>
          </w:tcPr>
          <w:p w:rsidR="00204187" w:rsidRPr="00E02554" w:rsidRDefault="00204187" w:rsidP="00204187">
            <w:pPr>
              <w:rPr>
                <w:rFonts w:cs="Calibri"/>
                <w:color w:val="000000"/>
                <w:rPrChange w:id="2443" w:author="Gabriel Correa" w:date="2015-08-25T14:24:00Z">
                  <w:rPr>
                    <w:rFonts w:ascii="Calibri" w:hAnsi="Calibri" w:cs="Calibri"/>
                    <w:color w:val="000000"/>
                  </w:rPr>
                </w:rPrChange>
              </w:rPr>
            </w:pPr>
            <w:r w:rsidRPr="00E02554">
              <w:rPr>
                <w:rFonts w:cs="Calibri"/>
                <w:color w:val="000000"/>
                <w:rPrChange w:id="2444" w:author="Gabriel Correa" w:date="2015-08-25T14:24:00Z">
                  <w:rPr>
                    <w:rFonts w:ascii="Calibri" w:eastAsiaTheme="majorEastAsia" w:hAnsi="Calibri" w:cs="Calibri"/>
                    <w:b/>
                    <w:bCs/>
                    <w:color w:val="000000"/>
                    <w:sz w:val="26"/>
                    <w:szCs w:val="26"/>
                  </w:rPr>
                </w:rPrChange>
              </w:rPr>
              <w:t>0.76</w:t>
            </w:r>
          </w:p>
        </w:tc>
        <w:tc>
          <w:tcPr>
            <w:tcW w:w="1288" w:type="dxa"/>
            <w:vAlign w:val="center"/>
          </w:tcPr>
          <w:p w:rsidR="00204187" w:rsidRPr="00E02554" w:rsidRDefault="00204187" w:rsidP="00204187">
            <w:pPr>
              <w:rPr>
                <w:rFonts w:cs="Calibri"/>
                <w:color w:val="000000"/>
                <w:rPrChange w:id="2445" w:author="Gabriel Correa" w:date="2015-08-25T14:24:00Z">
                  <w:rPr>
                    <w:rFonts w:ascii="Calibri" w:hAnsi="Calibri" w:cs="Calibri"/>
                    <w:color w:val="000000"/>
                  </w:rPr>
                </w:rPrChange>
              </w:rPr>
            </w:pPr>
            <w:r w:rsidRPr="00E02554">
              <w:rPr>
                <w:rFonts w:cs="Calibri"/>
                <w:color w:val="000000"/>
                <w:rPrChange w:id="2446"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447" w:author="Gabriel Correa" w:date="2015-08-25T14:24:00Z">
                  <w:rPr>
                    <w:rFonts w:ascii="Calibri" w:hAnsi="Calibri" w:cs="Calibri"/>
                    <w:color w:val="000000"/>
                  </w:rPr>
                </w:rPrChange>
              </w:rPr>
            </w:pPr>
            <w:r w:rsidRPr="00E02554">
              <w:rPr>
                <w:rFonts w:cs="Calibri"/>
                <w:color w:val="000000"/>
                <w:rPrChange w:id="2448" w:author="Gabriel Correa" w:date="2015-08-25T14:24:00Z">
                  <w:rPr>
                    <w:rFonts w:ascii="Calibri" w:eastAsiaTheme="majorEastAsia" w:hAnsi="Calibri" w:cs="Calibri"/>
                    <w:b/>
                    <w:bCs/>
                    <w:color w:val="000000"/>
                    <w:sz w:val="26"/>
                    <w:szCs w:val="26"/>
                  </w:rPr>
                </w:rPrChange>
              </w:rPr>
              <w:t>0.71</w:t>
            </w:r>
          </w:p>
        </w:tc>
      </w:tr>
      <w:tr w:rsidR="00204187" w:rsidTr="00204187">
        <w:tc>
          <w:tcPr>
            <w:tcW w:w="2561" w:type="dxa"/>
            <w:vAlign w:val="center"/>
          </w:tcPr>
          <w:p w:rsidR="00204187" w:rsidRPr="00E02554" w:rsidRDefault="00204187" w:rsidP="00204187">
            <w:pPr>
              <w:rPr>
                <w:rFonts w:cs="Calibri"/>
                <w:color w:val="000000"/>
                <w:rPrChange w:id="2449" w:author="Gabriel Correa" w:date="2015-08-25T14:24:00Z">
                  <w:rPr>
                    <w:rFonts w:ascii="Calibri" w:hAnsi="Calibri" w:cs="Calibri"/>
                    <w:color w:val="000000"/>
                  </w:rPr>
                </w:rPrChange>
              </w:rPr>
            </w:pPr>
            <w:proofErr w:type="spellStart"/>
            <w:r w:rsidRPr="00E02554">
              <w:rPr>
                <w:rFonts w:cs="Calibri"/>
                <w:color w:val="000000"/>
                <w:rPrChange w:id="2450"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center"/>
          </w:tcPr>
          <w:p w:rsidR="00204187" w:rsidRPr="00E02554" w:rsidRDefault="00204187" w:rsidP="00204187">
            <w:pPr>
              <w:rPr>
                <w:rFonts w:cs="Calibri"/>
                <w:color w:val="000000"/>
                <w:rPrChange w:id="2451" w:author="Gabriel Correa" w:date="2015-08-25T14:24:00Z">
                  <w:rPr>
                    <w:rFonts w:ascii="Calibri" w:hAnsi="Calibri" w:cs="Calibri"/>
                    <w:color w:val="000000"/>
                  </w:rPr>
                </w:rPrChange>
              </w:rPr>
            </w:pPr>
            <w:r w:rsidRPr="00E02554">
              <w:rPr>
                <w:rFonts w:cs="Calibri"/>
                <w:color w:val="000000"/>
                <w:rPrChange w:id="2452" w:author="Gabriel Correa" w:date="2015-08-25T14:24:00Z">
                  <w:rPr>
                    <w:rFonts w:ascii="Calibri" w:eastAsiaTheme="majorEastAsia" w:hAnsi="Calibri" w:cs="Calibri"/>
                    <w:b/>
                    <w:bCs/>
                    <w:color w:val="000000"/>
                    <w:sz w:val="26"/>
                    <w:szCs w:val="26"/>
                  </w:rPr>
                </w:rPrChange>
              </w:rPr>
              <w:t>0.64</w:t>
            </w:r>
          </w:p>
        </w:tc>
        <w:tc>
          <w:tcPr>
            <w:tcW w:w="1411" w:type="dxa"/>
            <w:vAlign w:val="center"/>
          </w:tcPr>
          <w:p w:rsidR="00204187" w:rsidRPr="00415C0C" w:rsidRDefault="00204187" w:rsidP="00204187">
            <w:pPr>
              <w:rPr>
                <w:rFonts w:cs="Calibri"/>
                <w:b/>
                <w:color w:val="000000"/>
                <w:rPrChange w:id="2453" w:author="Gabriel Correa" w:date="2015-08-26T03:25:00Z">
                  <w:rPr>
                    <w:rFonts w:ascii="Calibri" w:hAnsi="Calibri" w:cs="Calibri"/>
                    <w:color w:val="000000"/>
                  </w:rPr>
                </w:rPrChange>
              </w:rPr>
            </w:pPr>
            <w:r w:rsidRPr="00415C0C">
              <w:rPr>
                <w:rFonts w:cs="Calibri"/>
                <w:b/>
                <w:color w:val="000000"/>
                <w:rPrChange w:id="2454"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455" w:author="Gabriel Correa" w:date="2015-08-25T14:24:00Z">
                  <w:rPr>
                    <w:rFonts w:ascii="Calibri" w:hAnsi="Calibri" w:cs="Calibri"/>
                    <w:color w:val="000000"/>
                  </w:rPr>
                </w:rPrChange>
              </w:rPr>
            </w:pPr>
            <w:r w:rsidRPr="00E02554">
              <w:rPr>
                <w:rFonts w:cs="Calibri"/>
                <w:color w:val="000000"/>
                <w:rPrChange w:id="2456" w:author="Gabriel Correa" w:date="2015-08-25T14:24:00Z">
                  <w:rPr>
                    <w:rFonts w:ascii="Calibri" w:eastAsiaTheme="majorEastAsia" w:hAnsi="Calibri" w:cs="Calibri"/>
                    <w:b/>
                    <w:bCs/>
                    <w:color w:val="000000"/>
                    <w:sz w:val="26"/>
                    <w:szCs w:val="26"/>
                  </w:rPr>
                </w:rPrChange>
              </w:rPr>
              <w:t>0.53</w:t>
            </w:r>
          </w:p>
        </w:tc>
        <w:tc>
          <w:tcPr>
            <w:tcW w:w="1288" w:type="dxa"/>
            <w:vAlign w:val="center"/>
          </w:tcPr>
          <w:p w:rsidR="00204187" w:rsidRPr="00E02554" w:rsidRDefault="00204187" w:rsidP="00204187">
            <w:pPr>
              <w:rPr>
                <w:rFonts w:cs="Calibri"/>
                <w:color w:val="000000"/>
                <w:rPrChange w:id="2457" w:author="Gabriel Correa" w:date="2015-08-25T14:24:00Z">
                  <w:rPr>
                    <w:rFonts w:ascii="Calibri" w:hAnsi="Calibri" w:cs="Calibri"/>
                    <w:color w:val="000000"/>
                  </w:rPr>
                </w:rPrChange>
              </w:rPr>
            </w:pPr>
            <w:r w:rsidRPr="00E02554">
              <w:rPr>
                <w:rFonts w:cs="Calibri"/>
                <w:color w:val="000000"/>
                <w:rPrChange w:id="2458" w:author="Gabriel Correa" w:date="2015-08-25T14:24:00Z">
                  <w:rPr>
                    <w:rFonts w:ascii="Calibri" w:eastAsiaTheme="majorEastAsia" w:hAnsi="Calibri" w:cs="Calibri"/>
                    <w:b/>
                    <w:bCs/>
                    <w:color w:val="000000"/>
                    <w:sz w:val="26"/>
                    <w:szCs w:val="26"/>
                  </w:rPr>
                </w:rPrChange>
              </w:rPr>
              <w:t>0.90</w:t>
            </w:r>
          </w:p>
        </w:tc>
        <w:tc>
          <w:tcPr>
            <w:tcW w:w="1559" w:type="dxa"/>
            <w:vAlign w:val="center"/>
          </w:tcPr>
          <w:p w:rsidR="00204187" w:rsidRPr="00E02554" w:rsidRDefault="00204187" w:rsidP="00204187">
            <w:pPr>
              <w:rPr>
                <w:rFonts w:cs="Calibri"/>
                <w:color w:val="000000"/>
                <w:rPrChange w:id="2459" w:author="Gabriel Correa" w:date="2015-08-25T14:24:00Z">
                  <w:rPr>
                    <w:rFonts w:ascii="Calibri" w:hAnsi="Calibri" w:cs="Calibri"/>
                    <w:color w:val="000000"/>
                  </w:rPr>
                </w:rPrChange>
              </w:rPr>
            </w:pPr>
            <w:r w:rsidRPr="00E02554">
              <w:rPr>
                <w:rFonts w:cs="Calibri"/>
                <w:color w:val="000000"/>
                <w:rPrChange w:id="2460" w:author="Gabriel Correa" w:date="2015-08-25T14:24:00Z">
                  <w:rPr>
                    <w:rFonts w:ascii="Calibri" w:eastAsiaTheme="majorEastAsia" w:hAnsi="Calibri" w:cs="Calibri"/>
                    <w:b/>
                    <w:bCs/>
                    <w:color w:val="000000"/>
                    <w:sz w:val="26"/>
                    <w:szCs w:val="26"/>
                  </w:rPr>
                </w:rPrChange>
              </w:rPr>
              <w:t>0.55</w:t>
            </w:r>
          </w:p>
        </w:tc>
      </w:tr>
      <w:tr w:rsidR="00204187" w:rsidTr="00204187">
        <w:tc>
          <w:tcPr>
            <w:tcW w:w="2561" w:type="dxa"/>
            <w:vAlign w:val="center"/>
          </w:tcPr>
          <w:p w:rsidR="00204187" w:rsidRPr="00E02554" w:rsidRDefault="00204187" w:rsidP="00204187">
            <w:pPr>
              <w:rPr>
                <w:rFonts w:cs="Calibri"/>
                <w:color w:val="000000"/>
                <w:rPrChange w:id="2461" w:author="Gabriel Correa" w:date="2015-08-25T14:24:00Z">
                  <w:rPr>
                    <w:rFonts w:ascii="Calibri" w:hAnsi="Calibri" w:cs="Calibri"/>
                    <w:color w:val="000000"/>
                  </w:rPr>
                </w:rPrChange>
              </w:rPr>
            </w:pPr>
            <w:proofErr w:type="spellStart"/>
            <w:r w:rsidRPr="00E02554">
              <w:rPr>
                <w:rFonts w:cs="Calibri"/>
                <w:color w:val="000000"/>
                <w:rPrChange w:id="2462"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center"/>
          </w:tcPr>
          <w:p w:rsidR="00204187" w:rsidRPr="00415C0C" w:rsidRDefault="00204187" w:rsidP="00204187">
            <w:pPr>
              <w:rPr>
                <w:rFonts w:cs="Calibri"/>
                <w:b/>
                <w:color w:val="000000"/>
                <w:rPrChange w:id="2463" w:author="Gabriel Correa" w:date="2015-08-26T03:25:00Z">
                  <w:rPr>
                    <w:rFonts w:ascii="Calibri" w:hAnsi="Calibri" w:cs="Calibri"/>
                    <w:color w:val="000000"/>
                  </w:rPr>
                </w:rPrChange>
              </w:rPr>
            </w:pPr>
            <w:r w:rsidRPr="00415C0C">
              <w:rPr>
                <w:rFonts w:cs="Calibri"/>
                <w:b/>
                <w:color w:val="000000"/>
                <w:rPrChange w:id="2464"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465" w:author="Gabriel Correa" w:date="2015-08-26T03:25:00Z">
                  <w:rPr>
                    <w:rFonts w:ascii="Calibri" w:hAnsi="Calibri" w:cs="Calibri"/>
                    <w:color w:val="000000"/>
                  </w:rPr>
                </w:rPrChange>
              </w:rPr>
            </w:pPr>
            <w:r w:rsidRPr="00415C0C">
              <w:rPr>
                <w:rFonts w:cs="Calibri"/>
                <w:b/>
                <w:color w:val="000000"/>
                <w:rPrChange w:id="2466"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467" w:author="Gabriel Correa" w:date="2015-08-25T14:24:00Z">
                  <w:rPr>
                    <w:rFonts w:ascii="Calibri" w:hAnsi="Calibri" w:cs="Calibri"/>
                    <w:color w:val="000000"/>
                  </w:rPr>
                </w:rPrChange>
              </w:rPr>
            </w:pPr>
            <w:r w:rsidRPr="00E02554">
              <w:rPr>
                <w:rFonts w:cs="Calibri"/>
                <w:color w:val="000000"/>
                <w:rPrChange w:id="2468"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469" w:author="Gabriel Correa" w:date="2015-08-25T14:24:00Z">
                  <w:rPr>
                    <w:rFonts w:ascii="Calibri" w:hAnsi="Calibri" w:cs="Calibri"/>
                    <w:color w:val="000000"/>
                  </w:rPr>
                </w:rPrChange>
              </w:rPr>
            </w:pPr>
            <w:r w:rsidRPr="00E02554">
              <w:rPr>
                <w:rFonts w:cs="Calibri"/>
                <w:color w:val="000000"/>
                <w:rPrChange w:id="2470"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471" w:author="Gabriel Correa" w:date="2015-08-25T14:24:00Z">
                  <w:rPr>
                    <w:rFonts w:ascii="Calibri" w:hAnsi="Calibri" w:cs="Calibri"/>
                    <w:color w:val="000000"/>
                  </w:rPr>
                </w:rPrChange>
              </w:rPr>
            </w:pPr>
            <w:r w:rsidRPr="00E02554">
              <w:rPr>
                <w:rFonts w:cs="Calibri"/>
                <w:color w:val="000000"/>
                <w:rPrChange w:id="2472"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473" w:author="Gabriel Correa" w:date="2015-08-25T14:24:00Z">
                  <w:rPr>
                    <w:rFonts w:ascii="Calibri" w:hAnsi="Calibri" w:cs="Calibri"/>
                    <w:color w:val="000000"/>
                  </w:rPr>
                </w:rPrChange>
              </w:rPr>
            </w:pPr>
            <w:r w:rsidRPr="00E02554">
              <w:rPr>
                <w:rFonts w:cs="Calibri"/>
                <w:color w:val="000000"/>
                <w:rPrChange w:id="2474" w:author="Gabriel Correa" w:date="2015-08-25T14:24:00Z">
                  <w:rPr>
                    <w:rFonts w:ascii="Calibri" w:eastAsiaTheme="majorEastAsia" w:hAnsi="Calibri" w:cs="Calibri"/>
                    <w:b/>
                    <w:bCs/>
                    <w:color w:val="000000"/>
                    <w:sz w:val="26"/>
                    <w:szCs w:val="26"/>
                  </w:rPr>
                </w:rPrChange>
              </w:rPr>
              <w:t>SMO</w:t>
            </w:r>
          </w:p>
        </w:tc>
        <w:tc>
          <w:tcPr>
            <w:tcW w:w="1411" w:type="dxa"/>
            <w:vAlign w:val="center"/>
          </w:tcPr>
          <w:p w:rsidR="00204187" w:rsidRPr="00415C0C" w:rsidRDefault="00204187" w:rsidP="00204187">
            <w:pPr>
              <w:rPr>
                <w:rFonts w:cs="Calibri"/>
                <w:b/>
                <w:color w:val="000000"/>
                <w:rPrChange w:id="2475" w:author="Gabriel Correa" w:date="2015-08-26T03:25:00Z">
                  <w:rPr>
                    <w:rFonts w:ascii="Calibri" w:hAnsi="Calibri" w:cs="Calibri"/>
                    <w:color w:val="000000"/>
                  </w:rPr>
                </w:rPrChange>
              </w:rPr>
            </w:pPr>
            <w:r w:rsidRPr="00415C0C">
              <w:rPr>
                <w:rFonts w:cs="Calibri"/>
                <w:b/>
                <w:color w:val="000000"/>
                <w:rPrChange w:id="2476"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477" w:author="Gabriel Correa" w:date="2015-08-26T03:25:00Z">
                  <w:rPr>
                    <w:rFonts w:ascii="Calibri" w:hAnsi="Calibri" w:cs="Calibri"/>
                    <w:color w:val="000000"/>
                  </w:rPr>
                </w:rPrChange>
              </w:rPr>
            </w:pPr>
            <w:r w:rsidRPr="00415C0C">
              <w:rPr>
                <w:rFonts w:cs="Calibri"/>
                <w:b/>
                <w:color w:val="000000"/>
                <w:rPrChange w:id="2478"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479" w:author="Gabriel Correa" w:date="2015-08-25T14:24:00Z">
                  <w:rPr>
                    <w:rFonts w:ascii="Calibri" w:hAnsi="Calibri" w:cs="Calibri"/>
                    <w:color w:val="000000"/>
                  </w:rPr>
                </w:rPrChange>
              </w:rPr>
            </w:pPr>
            <w:r w:rsidRPr="00E02554">
              <w:rPr>
                <w:rFonts w:cs="Calibri"/>
                <w:color w:val="000000"/>
                <w:rPrChange w:id="2480"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481" w:author="Gabriel Correa" w:date="2015-08-25T14:24:00Z">
                  <w:rPr>
                    <w:rFonts w:ascii="Calibri" w:hAnsi="Calibri" w:cs="Calibri"/>
                    <w:color w:val="000000"/>
                  </w:rPr>
                </w:rPrChange>
              </w:rPr>
            </w:pPr>
            <w:r w:rsidRPr="00E02554">
              <w:rPr>
                <w:rFonts w:cs="Calibri"/>
                <w:color w:val="000000"/>
                <w:rPrChange w:id="2482"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483" w:author="Gabriel Correa" w:date="2015-08-25T14:24:00Z">
                  <w:rPr>
                    <w:rFonts w:ascii="Calibri" w:hAnsi="Calibri" w:cs="Calibri"/>
                    <w:color w:val="000000"/>
                  </w:rPr>
                </w:rPrChange>
              </w:rPr>
            </w:pPr>
            <w:r w:rsidRPr="00E02554">
              <w:rPr>
                <w:rFonts w:cs="Calibri"/>
                <w:color w:val="000000"/>
                <w:rPrChange w:id="2484"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485" w:author="Gabriel Correa" w:date="2015-08-25T14:24:00Z">
                  <w:rPr>
                    <w:rFonts w:ascii="Calibri" w:hAnsi="Calibri" w:cs="Calibri"/>
                    <w:color w:val="000000"/>
                  </w:rPr>
                </w:rPrChange>
              </w:rPr>
            </w:pPr>
            <w:r w:rsidRPr="00E02554">
              <w:rPr>
                <w:rFonts w:cs="Calibri"/>
                <w:color w:val="000000"/>
                <w:rPrChange w:id="2486" w:author="Gabriel Correa" w:date="2015-08-25T14:24:00Z">
                  <w:rPr>
                    <w:rFonts w:ascii="Calibri" w:eastAsiaTheme="majorEastAsia" w:hAnsi="Calibri" w:cs="Calibri"/>
                    <w:b/>
                    <w:bCs/>
                    <w:color w:val="000000"/>
                    <w:sz w:val="26"/>
                    <w:szCs w:val="26"/>
                  </w:rPr>
                </w:rPrChange>
              </w:rPr>
              <w:t>J48</w:t>
            </w:r>
          </w:p>
        </w:tc>
        <w:tc>
          <w:tcPr>
            <w:tcW w:w="1411" w:type="dxa"/>
            <w:vAlign w:val="center"/>
          </w:tcPr>
          <w:p w:rsidR="00204187" w:rsidRPr="00415C0C" w:rsidRDefault="00204187" w:rsidP="00204187">
            <w:pPr>
              <w:rPr>
                <w:rFonts w:cs="Calibri"/>
                <w:b/>
                <w:color w:val="000000"/>
                <w:rPrChange w:id="2487" w:author="Gabriel Correa" w:date="2015-08-26T03:25:00Z">
                  <w:rPr>
                    <w:rFonts w:ascii="Calibri" w:hAnsi="Calibri" w:cs="Calibri"/>
                    <w:color w:val="000000"/>
                  </w:rPr>
                </w:rPrChange>
              </w:rPr>
            </w:pPr>
            <w:r w:rsidRPr="00415C0C">
              <w:rPr>
                <w:rFonts w:cs="Calibri"/>
                <w:b/>
                <w:color w:val="000000"/>
                <w:rPrChange w:id="2488"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489" w:author="Gabriel Correa" w:date="2015-08-26T03:25:00Z">
                  <w:rPr>
                    <w:rFonts w:ascii="Calibri" w:hAnsi="Calibri" w:cs="Calibri"/>
                    <w:color w:val="000000"/>
                  </w:rPr>
                </w:rPrChange>
              </w:rPr>
            </w:pPr>
            <w:r w:rsidRPr="00415C0C">
              <w:rPr>
                <w:rFonts w:cs="Calibri"/>
                <w:b/>
                <w:color w:val="000000"/>
                <w:rPrChange w:id="2490" w:author="Gabriel Correa" w:date="2015-08-26T03:25:00Z">
                  <w:rPr>
                    <w:rFonts w:ascii="Calibri" w:eastAsiaTheme="majorEastAsia" w:hAnsi="Calibri" w:cs="Calibri"/>
                    <w:b/>
                    <w:bCs/>
                    <w:color w:val="000000"/>
                    <w:sz w:val="26"/>
                    <w:szCs w:val="26"/>
                  </w:rPr>
                </w:rPrChange>
              </w:rPr>
              <w:t>0.85</w:t>
            </w:r>
          </w:p>
        </w:tc>
        <w:tc>
          <w:tcPr>
            <w:tcW w:w="1511" w:type="dxa"/>
            <w:vAlign w:val="center"/>
          </w:tcPr>
          <w:p w:rsidR="00204187" w:rsidRPr="00E02554" w:rsidRDefault="00204187" w:rsidP="00204187">
            <w:pPr>
              <w:rPr>
                <w:rFonts w:cs="Calibri"/>
                <w:color w:val="000000"/>
                <w:rPrChange w:id="2491" w:author="Gabriel Correa" w:date="2015-08-25T14:24:00Z">
                  <w:rPr>
                    <w:rFonts w:ascii="Calibri" w:hAnsi="Calibri" w:cs="Calibri"/>
                    <w:color w:val="000000"/>
                  </w:rPr>
                </w:rPrChange>
              </w:rPr>
            </w:pPr>
            <w:r w:rsidRPr="00E02554">
              <w:rPr>
                <w:rFonts w:cs="Calibri"/>
                <w:color w:val="000000"/>
                <w:rPrChange w:id="2492" w:author="Gabriel Correa" w:date="2015-08-25T14:24:00Z">
                  <w:rPr>
                    <w:rFonts w:ascii="Calibri" w:eastAsiaTheme="majorEastAsia" w:hAnsi="Calibri" w:cs="Calibri"/>
                    <w:b/>
                    <w:bCs/>
                    <w:color w:val="000000"/>
                    <w:sz w:val="26"/>
                    <w:szCs w:val="26"/>
                  </w:rPr>
                </w:rPrChange>
              </w:rPr>
              <w:t>0.78</w:t>
            </w:r>
          </w:p>
        </w:tc>
        <w:tc>
          <w:tcPr>
            <w:tcW w:w="1288" w:type="dxa"/>
            <w:vAlign w:val="center"/>
          </w:tcPr>
          <w:p w:rsidR="00204187" w:rsidRPr="00E02554" w:rsidRDefault="00204187" w:rsidP="00204187">
            <w:pPr>
              <w:rPr>
                <w:rFonts w:cs="Calibri"/>
                <w:color w:val="000000"/>
                <w:rPrChange w:id="2493" w:author="Gabriel Correa" w:date="2015-08-25T14:24:00Z">
                  <w:rPr>
                    <w:rFonts w:ascii="Calibri" w:hAnsi="Calibri" w:cs="Calibri"/>
                    <w:color w:val="000000"/>
                  </w:rPr>
                </w:rPrChange>
              </w:rPr>
            </w:pPr>
            <w:r w:rsidRPr="00E02554">
              <w:rPr>
                <w:rFonts w:cs="Calibri"/>
                <w:color w:val="000000"/>
                <w:rPrChange w:id="2494" w:author="Gabriel Correa" w:date="2015-08-25T14:24:00Z">
                  <w:rPr>
                    <w:rFonts w:ascii="Calibri" w:eastAsiaTheme="majorEastAsia" w:hAnsi="Calibri" w:cs="Calibri"/>
                    <w:b/>
                    <w:bCs/>
                    <w:color w:val="000000"/>
                    <w:sz w:val="26"/>
                    <w:szCs w:val="26"/>
                  </w:rPr>
                </w:rPrChange>
              </w:rPr>
              <w:t>0.96</w:t>
            </w:r>
          </w:p>
        </w:tc>
        <w:tc>
          <w:tcPr>
            <w:tcW w:w="1559" w:type="dxa"/>
            <w:vAlign w:val="center"/>
          </w:tcPr>
          <w:p w:rsidR="00204187" w:rsidRPr="00E02554" w:rsidRDefault="00204187" w:rsidP="00204187">
            <w:pPr>
              <w:rPr>
                <w:rFonts w:cs="Calibri"/>
                <w:color w:val="000000"/>
                <w:rPrChange w:id="2495" w:author="Gabriel Correa" w:date="2015-08-25T14:24:00Z">
                  <w:rPr>
                    <w:rFonts w:ascii="Calibri" w:hAnsi="Calibri" w:cs="Calibri"/>
                    <w:color w:val="000000"/>
                  </w:rPr>
                </w:rPrChange>
              </w:rPr>
            </w:pPr>
            <w:r w:rsidRPr="00E02554">
              <w:rPr>
                <w:rFonts w:cs="Calibri"/>
                <w:color w:val="000000"/>
                <w:rPrChange w:id="2496" w:author="Gabriel Correa" w:date="2015-08-25T14:24:00Z">
                  <w:rPr>
                    <w:rFonts w:ascii="Calibri" w:eastAsiaTheme="majorEastAsia" w:hAnsi="Calibri" w:cs="Calibri"/>
                    <w:b/>
                    <w:bCs/>
                    <w:color w:val="000000"/>
                    <w:sz w:val="26"/>
                    <w:szCs w:val="26"/>
                  </w:rPr>
                </w:rPrChange>
              </w:rPr>
              <w:t>0.77</w:t>
            </w:r>
          </w:p>
        </w:tc>
      </w:tr>
    </w:tbl>
    <w:p w:rsidR="00204187" w:rsidRPr="00E02554" w:rsidRDefault="00204187" w:rsidP="00EE2482">
      <w:pPr>
        <w:ind w:left="360"/>
      </w:pPr>
    </w:p>
    <w:p w:rsidR="00204187" w:rsidRPr="00E02554" w:rsidRDefault="00204187" w:rsidP="00204187">
      <w:pPr>
        <w:ind w:left="360"/>
      </w:pPr>
      <w:r w:rsidRPr="00E02554">
        <w:t xml:space="preserve">Por otra parte, si se quiere encontrar a los clasificadores que menos ensucian al grupo de frases destacadas con comentarios normales que son confundidas por directivas, los resultados se deberían ordenar por el valor de </w:t>
      </w:r>
      <w:proofErr w:type="spellStart"/>
      <w:r w:rsidRPr="00E02554">
        <w:rPr>
          <w:i/>
        </w:rPr>
        <w:t>precision</w:t>
      </w:r>
      <w:proofErr w:type="spellEnd"/>
      <w:r w:rsidRPr="00E02554">
        <w:t xml:space="preserve">. Esto resulta en que los mejores para este propósito son </w:t>
      </w:r>
      <w:proofErr w:type="spellStart"/>
      <w:r w:rsidR="00A4416B" w:rsidRPr="00E02554">
        <w:t>OneR</w:t>
      </w:r>
      <w:proofErr w:type="spellEnd"/>
      <w:r w:rsidR="00A4416B" w:rsidRPr="00E02554">
        <w:t xml:space="preserve">, </w:t>
      </w:r>
      <w:proofErr w:type="spellStart"/>
      <w:r w:rsidR="00A4416B" w:rsidRPr="00E02554">
        <w:t>RandomForest</w:t>
      </w:r>
      <w:proofErr w:type="spellEnd"/>
      <w:r w:rsidR="00A4416B" w:rsidRPr="00E02554">
        <w:t xml:space="preserve"> y </w:t>
      </w:r>
      <w:proofErr w:type="spellStart"/>
      <w:r w:rsidR="00A4416B" w:rsidRPr="00E02554">
        <w:t>DMNBtext</w:t>
      </w:r>
      <w:proofErr w:type="spellEnd"/>
      <w:r w:rsidR="00A4416B" w:rsidRPr="00E02554">
        <w:t xml:space="preserve">. Notemos que </w:t>
      </w:r>
      <w:proofErr w:type="spellStart"/>
      <w:r w:rsidR="00A4416B" w:rsidRPr="00E02554">
        <w:t>NaiveBayes</w:t>
      </w:r>
      <w:proofErr w:type="spellEnd"/>
      <w:r w:rsidR="00A4416B" w:rsidRPr="00E02554">
        <w:t xml:space="preserve"> queda en penúltimo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CD7DC2">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CD7DC2">
            <w:r w:rsidRPr="00E02554">
              <w:t>Clasificador</w:t>
            </w:r>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p>
        </w:tc>
        <w:tc>
          <w:tcPr>
            <w:tcW w:w="15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p>
        </w:tc>
        <w:tc>
          <w:tcPr>
            <w:tcW w:w="1559"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204187" w:rsidTr="00CD7DC2">
        <w:tc>
          <w:tcPr>
            <w:tcW w:w="2561" w:type="dxa"/>
            <w:vAlign w:val="bottom"/>
          </w:tcPr>
          <w:p w:rsidR="00204187" w:rsidRPr="00E02554" w:rsidRDefault="00204187">
            <w:pPr>
              <w:rPr>
                <w:rFonts w:cs="Calibri"/>
                <w:color w:val="000000"/>
                <w:rPrChange w:id="2497" w:author="Gabriel Correa" w:date="2015-08-25T14:24:00Z">
                  <w:rPr>
                    <w:rFonts w:ascii="Calibri" w:hAnsi="Calibri" w:cs="Calibri"/>
                    <w:color w:val="000000"/>
                  </w:rPr>
                </w:rPrChange>
              </w:rPr>
            </w:pPr>
            <w:proofErr w:type="spellStart"/>
            <w:r w:rsidRPr="00E02554">
              <w:rPr>
                <w:rFonts w:cs="Calibri"/>
                <w:color w:val="000000"/>
                <w:rPrChange w:id="2498"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bottom"/>
          </w:tcPr>
          <w:p w:rsidR="00204187" w:rsidRPr="00E02554" w:rsidRDefault="00204187">
            <w:pPr>
              <w:jc w:val="right"/>
              <w:rPr>
                <w:rFonts w:cs="Calibri"/>
                <w:color w:val="000000"/>
                <w:rPrChange w:id="2499" w:author="Gabriel Correa" w:date="2015-08-25T14:24:00Z">
                  <w:rPr>
                    <w:rFonts w:ascii="Calibri" w:hAnsi="Calibri" w:cs="Calibri"/>
                    <w:color w:val="000000"/>
                  </w:rPr>
                </w:rPrChange>
              </w:rPr>
            </w:pPr>
            <w:r w:rsidRPr="00E02554">
              <w:rPr>
                <w:rFonts w:cs="Calibri"/>
                <w:color w:val="000000"/>
                <w:rPrChange w:id="2500" w:author="Gabriel Correa" w:date="2015-08-25T14:24:00Z">
                  <w:rPr>
                    <w:rFonts w:ascii="Calibri" w:eastAsiaTheme="majorEastAsia" w:hAnsi="Calibri" w:cs="Calibri"/>
                    <w:b/>
                    <w:bCs/>
                    <w:color w:val="000000"/>
                    <w:sz w:val="26"/>
                    <w:szCs w:val="26"/>
                  </w:rPr>
                </w:rPrChange>
              </w:rPr>
              <w:t>0</w:t>
            </w:r>
          </w:p>
        </w:tc>
        <w:tc>
          <w:tcPr>
            <w:tcW w:w="1411" w:type="dxa"/>
            <w:vAlign w:val="bottom"/>
          </w:tcPr>
          <w:p w:rsidR="00204187" w:rsidRPr="00E02554" w:rsidRDefault="00204187">
            <w:pPr>
              <w:jc w:val="right"/>
              <w:rPr>
                <w:rFonts w:cs="Calibri"/>
                <w:color w:val="000000"/>
                <w:rPrChange w:id="2501" w:author="Gabriel Correa" w:date="2015-08-25T14:24:00Z">
                  <w:rPr>
                    <w:rFonts w:ascii="Calibri" w:hAnsi="Calibri" w:cs="Calibri"/>
                    <w:color w:val="000000"/>
                  </w:rPr>
                </w:rPrChange>
              </w:rPr>
            </w:pPr>
            <w:r w:rsidRPr="00E02554">
              <w:rPr>
                <w:rFonts w:cs="Calibri"/>
                <w:color w:val="000000"/>
                <w:rPrChange w:id="2502" w:author="Gabriel Correa" w:date="2015-08-25T14:24:00Z">
                  <w:rPr>
                    <w:rFonts w:ascii="Calibri" w:eastAsiaTheme="majorEastAsia" w:hAnsi="Calibri" w:cs="Calibri"/>
                    <w:b/>
                    <w:bCs/>
                    <w:color w:val="000000"/>
                    <w:sz w:val="26"/>
                    <w:szCs w:val="26"/>
                  </w:rPr>
                </w:rPrChange>
              </w:rPr>
              <w:t>0</w:t>
            </w:r>
          </w:p>
        </w:tc>
        <w:tc>
          <w:tcPr>
            <w:tcW w:w="1511" w:type="dxa"/>
            <w:vAlign w:val="bottom"/>
          </w:tcPr>
          <w:p w:rsidR="00204187" w:rsidRPr="00E02554" w:rsidRDefault="00204187">
            <w:pPr>
              <w:jc w:val="right"/>
              <w:rPr>
                <w:rFonts w:cs="Calibri"/>
                <w:color w:val="000000"/>
                <w:rPrChange w:id="2503" w:author="Gabriel Correa" w:date="2015-08-25T14:24:00Z">
                  <w:rPr>
                    <w:rFonts w:ascii="Calibri" w:hAnsi="Calibri" w:cs="Calibri"/>
                    <w:color w:val="000000"/>
                  </w:rPr>
                </w:rPrChange>
              </w:rPr>
            </w:pPr>
            <w:r w:rsidRPr="00E02554">
              <w:rPr>
                <w:rFonts w:cs="Calibri"/>
                <w:color w:val="000000"/>
                <w:rPrChange w:id="2504" w:author="Gabriel Correa" w:date="2015-08-25T14:24:00Z">
                  <w:rPr>
                    <w:rFonts w:ascii="Calibri" w:eastAsiaTheme="majorEastAsia" w:hAnsi="Calibri" w:cs="Calibri"/>
                    <w:b/>
                    <w:bCs/>
                    <w:color w:val="000000"/>
                    <w:sz w:val="26"/>
                    <w:szCs w:val="26"/>
                  </w:rPr>
                </w:rPrChange>
              </w:rPr>
              <w:t>0</w:t>
            </w:r>
          </w:p>
        </w:tc>
        <w:tc>
          <w:tcPr>
            <w:tcW w:w="1288" w:type="dxa"/>
            <w:vAlign w:val="bottom"/>
          </w:tcPr>
          <w:p w:rsidR="00204187" w:rsidRPr="00E02554" w:rsidRDefault="00204187">
            <w:pPr>
              <w:jc w:val="right"/>
              <w:rPr>
                <w:rFonts w:cs="Calibri"/>
                <w:color w:val="000000"/>
                <w:rPrChange w:id="2505" w:author="Gabriel Correa" w:date="2015-08-25T14:24:00Z">
                  <w:rPr>
                    <w:rFonts w:ascii="Calibri" w:hAnsi="Calibri" w:cs="Calibri"/>
                    <w:color w:val="000000"/>
                  </w:rPr>
                </w:rPrChange>
              </w:rPr>
            </w:pPr>
            <w:r w:rsidRPr="00E02554">
              <w:rPr>
                <w:rFonts w:cs="Calibri"/>
                <w:color w:val="000000"/>
                <w:rPrChange w:id="2506"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204187" w:rsidRPr="00E02554" w:rsidRDefault="00204187">
            <w:pPr>
              <w:jc w:val="right"/>
              <w:rPr>
                <w:rFonts w:cs="Calibri"/>
                <w:color w:val="000000"/>
                <w:rPrChange w:id="2507" w:author="Gabriel Correa" w:date="2015-08-25T14:24:00Z">
                  <w:rPr>
                    <w:rFonts w:ascii="Calibri" w:hAnsi="Calibri" w:cs="Calibri"/>
                    <w:color w:val="000000"/>
                  </w:rPr>
                </w:rPrChange>
              </w:rPr>
            </w:pPr>
            <w:r w:rsidRPr="00E02554">
              <w:rPr>
                <w:rFonts w:cs="Calibri"/>
                <w:color w:val="000000"/>
                <w:rPrChange w:id="2508" w:author="Gabriel Correa" w:date="2015-08-25T14:24:00Z">
                  <w:rPr>
                    <w:rFonts w:ascii="Calibri" w:eastAsiaTheme="majorEastAsia" w:hAnsi="Calibri" w:cs="Calibri"/>
                    <w:b/>
                    <w:bCs/>
                    <w:color w:val="000000"/>
                    <w:sz w:val="26"/>
                    <w:szCs w:val="26"/>
                  </w:rPr>
                </w:rPrChange>
              </w:rPr>
              <w:t>0</w:t>
            </w:r>
          </w:p>
        </w:tc>
      </w:tr>
      <w:tr w:rsidR="00204187" w:rsidTr="00CD7DC2">
        <w:tc>
          <w:tcPr>
            <w:tcW w:w="2561" w:type="dxa"/>
            <w:vAlign w:val="bottom"/>
          </w:tcPr>
          <w:p w:rsidR="00204187" w:rsidRPr="00E02554" w:rsidRDefault="00204187">
            <w:pPr>
              <w:rPr>
                <w:rFonts w:cs="Calibri"/>
                <w:color w:val="000000"/>
                <w:rPrChange w:id="2509" w:author="Gabriel Correa" w:date="2015-08-25T14:24:00Z">
                  <w:rPr>
                    <w:rFonts w:ascii="Calibri" w:hAnsi="Calibri" w:cs="Calibri"/>
                    <w:color w:val="000000"/>
                  </w:rPr>
                </w:rPrChange>
              </w:rPr>
            </w:pPr>
            <w:proofErr w:type="spellStart"/>
            <w:r w:rsidRPr="00E02554">
              <w:rPr>
                <w:rFonts w:cs="Calibri"/>
                <w:color w:val="000000"/>
                <w:rPrChange w:id="2510"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bottom"/>
          </w:tcPr>
          <w:p w:rsidR="00204187" w:rsidRPr="00E02554" w:rsidRDefault="00204187">
            <w:pPr>
              <w:jc w:val="right"/>
              <w:rPr>
                <w:rFonts w:cs="Calibri"/>
                <w:color w:val="000000"/>
                <w:rPrChange w:id="2511" w:author="Gabriel Correa" w:date="2015-08-25T14:24:00Z">
                  <w:rPr>
                    <w:rFonts w:ascii="Calibri" w:hAnsi="Calibri" w:cs="Calibri"/>
                    <w:color w:val="000000"/>
                  </w:rPr>
                </w:rPrChange>
              </w:rPr>
            </w:pPr>
            <w:r w:rsidRPr="00E02554">
              <w:rPr>
                <w:rFonts w:cs="Calibri"/>
                <w:color w:val="000000"/>
                <w:rPrChange w:id="2512"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204187" w:rsidRPr="00415C0C" w:rsidRDefault="00204187">
            <w:pPr>
              <w:jc w:val="right"/>
              <w:rPr>
                <w:rFonts w:cs="Calibri"/>
                <w:b/>
                <w:color w:val="000000"/>
                <w:rPrChange w:id="2513" w:author="Gabriel Correa" w:date="2015-08-26T03:26:00Z">
                  <w:rPr>
                    <w:rFonts w:ascii="Calibri" w:hAnsi="Calibri" w:cs="Calibri"/>
                    <w:color w:val="000000"/>
                  </w:rPr>
                </w:rPrChange>
              </w:rPr>
            </w:pPr>
            <w:r w:rsidRPr="00415C0C">
              <w:rPr>
                <w:rFonts w:cs="Calibri"/>
                <w:b/>
                <w:color w:val="000000"/>
                <w:rPrChange w:id="2514"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515" w:author="Gabriel Correa" w:date="2015-08-25T14:24:00Z">
                  <w:rPr>
                    <w:rFonts w:ascii="Calibri" w:hAnsi="Calibri" w:cs="Calibri"/>
                    <w:color w:val="000000"/>
                  </w:rPr>
                </w:rPrChange>
              </w:rPr>
            </w:pPr>
            <w:r w:rsidRPr="00E02554">
              <w:rPr>
                <w:rFonts w:cs="Calibri"/>
                <w:color w:val="000000"/>
                <w:rPrChange w:id="2516"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204187" w:rsidRPr="00E02554" w:rsidRDefault="00204187">
            <w:pPr>
              <w:jc w:val="right"/>
              <w:rPr>
                <w:rFonts w:cs="Calibri"/>
                <w:color w:val="000000"/>
                <w:rPrChange w:id="2517" w:author="Gabriel Correa" w:date="2015-08-25T14:24:00Z">
                  <w:rPr>
                    <w:rFonts w:ascii="Calibri" w:hAnsi="Calibri" w:cs="Calibri"/>
                    <w:color w:val="000000"/>
                  </w:rPr>
                </w:rPrChange>
              </w:rPr>
            </w:pPr>
            <w:r w:rsidRPr="00E02554">
              <w:rPr>
                <w:rFonts w:cs="Calibri"/>
                <w:color w:val="000000"/>
                <w:rPrChange w:id="2518"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204187" w:rsidRPr="00E02554" w:rsidRDefault="00204187">
            <w:pPr>
              <w:jc w:val="right"/>
              <w:rPr>
                <w:rFonts w:cs="Calibri"/>
                <w:color w:val="000000"/>
                <w:rPrChange w:id="2519" w:author="Gabriel Correa" w:date="2015-08-25T14:24:00Z">
                  <w:rPr>
                    <w:rFonts w:ascii="Calibri" w:hAnsi="Calibri" w:cs="Calibri"/>
                    <w:color w:val="000000"/>
                  </w:rPr>
                </w:rPrChange>
              </w:rPr>
            </w:pPr>
            <w:r w:rsidRPr="00E02554">
              <w:rPr>
                <w:rFonts w:cs="Calibri"/>
                <w:color w:val="000000"/>
                <w:rPrChange w:id="2520" w:author="Gabriel Correa" w:date="2015-08-25T14:24:00Z">
                  <w:rPr>
                    <w:rFonts w:ascii="Calibri" w:eastAsiaTheme="majorEastAsia" w:hAnsi="Calibri" w:cs="Calibri"/>
                    <w:b/>
                    <w:bCs/>
                    <w:color w:val="000000"/>
                    <w:sz w:val="26"/>
                    <w:szCs w:val="26"/>
                  </w:rPr>
                </w:rPrChange>
              </w:rPr>
              <w:t>0.55</w:t>
            </w:r>
          </w:p>
        </w:tc>
      </w:tr>
      <w:tr w:rsidR="00204187" w:rsidTr="00CD7DC2">
        <w:tc>
          <w:tcPr>
            <w:tcW w:w="2561" w:type="dxa"/>
            <w:vAlign w:val="bottom"/>
          </w:tcPr>
          <w:p w:rsidR="00204187" w:rsidRPr="00E02554" w:rsidRDefault="00204187">
            <w:pPr>
              <w:rPr>
                <w:rFonts w:cs="Calibri"/>
                <w:color w:val="000000"/>
                <w:rPrChange w:id="2521" w:author="Gabriel Correa" w:date="2015-08-25T14:24:00Z">
                  <w:rPr>
                    <w:rFonts w:ascii="Calibri" w:hAnsi="Calibri" w:cs="Calibri"/>
                    <w:color w:val="000000"/>
                  </w:rPr>
                </w:rPrChange>
              </w:rPr>
            </w:pPr>
            <w:r w:rsidRPr="00E02554">
              <w:rPr>
                <w:rFonts w:cs="Calibri"/>
                <w:color w:val="000000"/>
                <w:rPrChange w:id="2522" w:author="Gabriel Correa" w:date="2015-08-25T14:24:00Z">
                  <w:rPr>
                    <w:rFonts w:ascii="Calibri" w:eastAsiaTheme="majorEastAsia" w:hAnsi="Calibri" w:cs="Calibri"/>
                    <w:b/>
                    <w:bCs/>
                    <w:color w:val="000000"/>
                    <w:sz w:val="26"/>
                    <w:szCs w:val="26"/>
                  </w:rPr>
                </w:rPrChange>
              </w:rPr>
              <w:t>AdaBoostM1</w:t>
            </w:r>
          </w:p>
        </w:tc>
        <w:tc>
          <w:tcPr>
            <w:tcW w:w="1411" w:type="dxa"/>
            <w:vAlign w:val="bottom"/>
          </w:tcPr>
          <w:p w:rsidR="00204187" w:rsidRPr="00E02554" w:rsidRDefault="00204187">
            <w:pPr>
              <w:jc w:val="right"/>
              <w:rPr>
                <w:rFonts w:cs="Calibri"/>
                <w:color w:val="000000"/>
                <w:rPrChange w:id="2523" w:author="Gabriel Correa" w:date="2015-08-25T14:24:00Z">
                  <w:rPr>
                    <w:rFonts w:ascii="Calibri" w:hAnsi="Calibri" w:cs="Calibri"/>
                    <w:color w:val="000000"/>
                  </w:rPr>
                </w:rPrChange>
              </w:rPr>
            </w:pPr>
            <w:r w:rsidRPr="00E02554">
              <w:rPr>
                <w:rFonts w:cs="Calibri"/>
                <w:color w:val="000000"/>
                <w:rPrChange w:id="2524"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204187" w:rsidRPr="00E02554" w:rsidRDefault="00204187">
            <w:pPr>
              <w:jc w:val="right"/>
              <w:rPr>
                <w:rFonts w:cs="Calibri"/>
                <w:color w:val="000000"/>
                <w:rPrChange w:id="2525" w:author="Gabriel Correa" w:date="2015-08-25T14:24:00Z">
                  <w:rPr>
                    <w:rFonts w:ascii="Calibri" w:hAnsi="Calibri" w:cs="Calibri"/>
                    <w:color w:val="000000"/>
                  </w:rPr>
                </w:rPrChange>
              </w:rPr>
            </w:pPr>
            <w:r w:rsidRPr="00E02554">
              <w:rPr>
                <w:rFonts w:cs="Calibri"/>
                <w:color w:val="000000"/>
                <w:rPrChange w:id="2526"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2527" w:author="Gabriel Correa" w:date="2015-08-25T14:24:00Z">
                  <w:rPr>
                    <w:rFonts w:ascii="Calibri" w:hAnsi="Calibri" w:cs="Calibri"/>
                    <w:color w:val="000000"/>
                  </w:rPr>
                </w:rPrChange>
              </w:rPr>
            </w:pPr>
            <w:r w:rsidRPr="00E02554">
              <w:rPr>
                <w:rFonts w:cs="Calibri"/>
                <w:color w:val="000000"/>
                <w:rPrChange w:id="2528"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204187" w:rsidRPr="00E02554" w:rsidRDefault="00204187">
            <w:pPr>
              <w:jc w:val="right"/>
              <w:rPr>
                <w:rFonts w:cs="Calibri"/>
                <w:color w:val="000000"/>
                <w:rPrChange w:id="2529" w:author="Gabriel Correa" w:date="2015-08-25T14:24:00Z">
                  <w:rPr>
                    <w:rFonts w:ascii="Calibri" w:hAnsi="Calibri" w:cs="Calibri"/>
                    <w:color w:val="000000"/>
                  </w:rPr>
                </w:rPrChange>
              </w:rPr>
            </w:pPr>
            <w:r w:rsidRPr="00E02554">
              <w:rPr>
                <w:rFonts w:cs="Calibri"/>
                <w:color w:val="000000"/>
                <w:rPrChange w:id="2530"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204187" w:rsidRPr="00E02554" w:rsidRDefault="00204187">
            <w:pPr>
              <w:jc w:val="right"/>
              <w:rPr>
                <w:rFonts w:cs="Calibri"/>
                <w:color w:val="000000"/>
                <w:rPrChange w:id="2531" w:author="Gabriel Correa" w:date="2015-08-25T14:24:00Z">
                  <w:rPr>
                    <w:rFonts w:ascii="Calibri" w:hAnsi="Calibri" w:cs="Calibri"/>
                    <w:color w:val="000000"/>
                  </w:rPr>
                </w:rPrChange>
              </w:rPr>
            </w:pPr>
            <w:r w:rsidRPr="00E02554">
              <w:rPr>
                <w:rFonts w:cs="Calibri"/>
                <w:color w:val="000000"/>
                <w:rPrChange w:id="2532" w:author="Gabriel Correa" w:date="2015-08-25T14:24:00Z">
                  <w:rPr>
                    <w:rFonts w:ascii="Calibri" w:eastAsiaTheme="majorEastAsia" w:hAnsi="Calibri" w:cs="Calibri"/>
                    <w:b/>
                    <w:bCs/>
                    <w:color w:val="000000"/>
                    <w:sz w:val="26"/>
                    <w:szCs w:val="26"/>
                  </w:rPr>
                </w:rPrChange>
              </w:rPr>
              <w:t>0.45</w:t>
            </w:r>
          </w:p>
        </w:tc>
      </w:tr>
      <w:tr w:rsidR="00204187" w:rsidTr="00CD7DC2">
        <w:tc>
          <w:tcPr>
            <w:tcW w:w="2561" w:type="dxa"/>
            <w:vAlign w:val="bottom"/>
          </w:tcPr>
          <w:p w:rsidR="00204187" w:rsidRPr="00E02554" w:rsidRDefault="00204187">
            <w:pPr>
              <w:rPr>
                <w:rFonts w:cs="Calibri"/>
                <w:color w:val="000000"/>
                <w:rPrChange w:id="2533" w:author="Gabriel Correa" w:date="2015-08-25T14:24:00Z">
                  <w:rPr>
                    <w:rFonts w:ascii="Calibri" w:hAnsi="Calibri" w:cs="Calibri"/>
                    <w:color w:val="000000"/>
                  </w:rPr>
                </w:rPrChange>
              </w:rPr>
            </w:pPr>
            <w:proofErr w:type="spellStart"/>
            <w:r w:rsidRPr="00E02554">
              <w:rPr>
                <w:rFonts w:cs="Calibri"/>
                <w:color w:val="000000"/>
                <w:rPrChange w:id="2534"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bottom"/>
          </w:tcPr>
          <w:p w:rsidR="00204187" w:rsidRPr="00E02554" w:rsidRDefault="00204187">
            <w:pPr>
              <w:jc w:val="right"/>
              <w:rPr>
                <w:rFonts w:cs="Calibri"/>
                <w:color w:val="000000"/>
                <w:rPrChange w:id="2535" w:author="Gabriel Correa" w:date="2015-08-25T14:24:00Z">
                  <w:rPr>
                    <w:rFonts w:ascii="Calibri" w:hAnsi="Calibri" w:cs="Calibri"/>
                    <w:color w:val="000000"/>
                  </w:rPr>
                </w:rPrChange>
              </w:rPr>
            </w:pPr>
            <w:r w:rsidRPr="00E02554">
              <w:rPr>
                <w:rFonts w:cs="Calibri"/>
                <w:color w:val="000000"/>
                <w:rPrChange w:id="2536"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204187" w:rsidRPr="00E02554" w:rsidRDefault="00204187">
            <w:pPr>
              <w:jc w:val="right"/>
              <w:rPr>
                <w:rFonts w:cs="Calibri"/>
                <w:color w:val="000000"/>
                <w:rPrChange w:id="2537" w:author="Gabriel Correa" w:date="2015-08-25T14:24:00Z">
                  <w:rPr>
                    <w:rFonts w:ascii="Calibri" w:hAnsi="Calibri" w:cs="Calibri"/>
                    <w:color w:val="000000"/>
                  </w:rPr>
                </w:rPrChange>
              </w:rPr>
            </w:pPr>
            <w:r w:rsidRPr="00E02554">
              <w:rPr>
                <w:rFonts w:cs="Calibri"/>
                <w:color w:val="000000"/>
                <w:rPrChange w:id="2538"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2539" w:author="Gabriel Correa" w:date="2015-08-25T14:24:00Z">
                  <w:rPr>
                    <w:rFonts w:ascii="Calibri" w:hAnsi="Calibri" w:cs="Calibri"/>
                    <w:color w:val="000000"/>
                  </w:rPr>
                </w:rPrChange>
              </w:rPr>
            </w:pPr>
            <w:r w:rsidRPr="00E02554">
              <w:rPr>
                <w:rFonts w:cs="Calibri"/>
                <w:color w:val="000000"/>
                <w:rPrChange w:id="2540"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204187" w:rsidRPr="00E02554" w:rsidRDefault="00204187">
            <w:pPr>
              <w:jc w:val="right"/>
              <w:rPr>
                <w:rFonts w:cs="Calibri"/>
                <w:color w:val="000000"/>
                <w:rPrChange w:id="2541" w:author="Gabriel Correa" w:date="2015-08-25T14:24:00Z">
                  <w:rPr>
                    <w:rFonts w:ascii="Calibri" w:hAnsi="Calibri" w:cs="Calibri"/>
                    <w:color w:val="000000"/>
                  </w:rPr>
                </w:rPrChange>
              </w:rPr>
            </w:pPr>
            <w:r w:rsidRPr="00E02554">
              <w:rPr>
                <w:rFonts w:cs="Calibri"/>
                <w:color w:val="000000"/>
                <w:rPrChange w:id="2542"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204187" w:rsidRPr="00E02554" w:rsidRDefault="00204187">
            <w:pPr>
              <w:jc w:val="right"/>
              <w:rPr>
                <w:rFonts w:cs="Calibri"/>
                <w:color w:val="000000"/>
                <w:rPrChange w:id="2543" w:author="Gabriel Correa" w:date="2015-08-25T14:24:00Z">
                  <w:rPr>
                    <w:rFonts w:ascii="Calibri" w:hAnsi="Calibri" w:cs="Calibri"/>
                    <w:color w:val="000000"/>
                  </w:rPr>
                </w:rPrChange>
              </w:rPr>
            </w:pPr>
            <w:r w:rsidRPr="00E02554">
              <w:rPr>
                <w:rFonts w:cs="Calibri"/>
                <w:color w:val="000000"/>
                <w:rPrChange w:id="2544"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2545" w:author="Gabriel Correa" w:date="2015-08-25T14:24:00Z">
                  <w:rPr>
                    <w:rFonts w:ascii="Calibri" w:hAnsi="Calibri" w:cs="Calibri"/>
                    <w:color w:val="000000"/>
                  </w:rPr>
                </w:rPrChange>
              </w:rPr>
            </w:pPr>
            <w:proofErr w:type="spellStart"/>
            <w:r w:rsidRPr="00E02554">
              <w:rPr>
                <w:rFonts w:cs="Calibri"/>
                <w:color w:val="000000"/>
                <w:rPrChange w:id="2546"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bottom"/>
          </w:tcPr>
          <w:p w:rsidR="00204187" w:rsidRPr="00E02554" w:rsidRDefault="00204187">
            <w:pPr>
              <w:jc w:val="right"/>
              <w:rPr>
                <w:rFonts w:cs="Calibri"/>
                <w:color w:val="000000"/>
                <w:rPrChange w:id="2547" w:author="Gabriel Correa" w:date="2015-08-25T14:24:00Z">
                  <w:rPr>
                    <w:rFonts w:ascii="Calibri" w:hAnsi="Calibri" w:cs="Calibri"/>
                    <w:color w:val="000000"/>
                  </w:rPr>
                </w:rPrChange>
              </w:rPr>
            </w:pPr>
            <w:r w:rsidRPr="00E02554">
              <w:rPr>
                <w:rFonts w:cs="Calibri"/>
                <w:color w:val="000000"/>
                <w:rPrChange w:id="2548"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204187" w:rsidRPr="00E02554" w:rsidRDefault="00204187">
            <w:pPr>
              <w:jc w:val="right"/>
              <w:rPr>
                <w:rFonts w:cs="Calibri"/>
                <w:color w:val="000000"/>
                <w:rPrChange w:id="2549" w:author="Gabriel Correa" w:date="2015-08-25T14:24:00Z">
                  <w:rPr>
                    <w:rFonts w:ascii="Calibri" w:hAnsi="Calibri" w:cs="Calibri"/>
                    <w:color w:val="000000"/>
                  </w:rPr>
                </w:rPrChange>
              </w:rPr>
            </w:pPr>
            <w:r w:rsidRPr="00E02554">
              <w:rPr>
                <w:rFonts w:cs="Calibri"/>
                <w:color w:val="000000"/>
                <w:rPrChange w:id="2550"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2551" w:author="Gabriel Correa" w:date="2015-08-25T14:24:00Z">
                  <w:rPr>
                    <w:rFonts w:ascii="Calibri" w:hAnsi="Calibri" w:cs="Calibri"/>
                    <w:color w:val="000000"/>
                  </w:rPr>
                </w:rPrChange>
              </w:rPr>
            </w:pPr>
            <w:r w:rsidRPr="00E02554">
              <w:rPr>
                <w:rFonts w:cs="Calibri"/>
                <w:color w:val="000000"/>
                <w:rPrChange w:id="2552"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204187" w:rsidRPr="00E02554" w:rsidRDefault="00204187">
            <w:pPr>
              <w:jc w:val="right"/>
              <w:rPr>
                <w:rFonts w:cs="Calibri"/>
                <w:color w:val="000000"/>
                <w:rPrChange w:id="2553" w:author="Gabriel Correa" w:date="2015-08-25T14:24:00Z">
                  <w:rPr>
                    <w:rFonts w:ascii="Calibri" w:hAnsi="Calibri" w:cs="Calibri"/>
                    <w:color w:val="000000"/>
                  </w:rPr>
                </w:rPrChange>
              </w:rPr>
            </w:pPr>
            <w:r w:rsidRPr="00E02554">
              <w:rPr>
                <w:rFonts w:cs="Calibri"/>
                <w:color w:val="000000"/>
                <w:rPrChange w:id="2554"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2555" w:author="Gabriel Correa" w:date="2015-08-25T14:24:00Z">
                  <w:rPr>
                    <w:rFonts w:ascii="Calibri" w:hAnsi="Calibri" w:cs="Calibri"/>
                    <w:color w:val="000000"/>
                  </w:rPr>
                </w:rPrChange>
              </w:rPr>
            </w:pPr>
            <w:r w:rsidRPr="00E02554">
              <w:rPr>
                <w:rFonts w:cs="Calibri"/>
                <w:color w:val="000000"/>
                <w:rPrChange w:id="2556" w:author="Gabriel Correa" w:date="2015-08-25T14:24:00Z">
                  <w:rPr>
                    <w:rFonts w:ascii="Calibri" w:eastAsiaTheme="majorEastAsia" w:hAnsi="Calibri" w:cs="Calibri"/>
                    <w:b/>
                    <w:bCs/>
                    <w:color w:val="000000"/>
                    <w:sz w:val="26"/>
                    <w:szCs w:val="26"/>
                  </w:rPr>
                </w:rPrChange>
              </w:rPr>
              <w:t>0.06</w:t>
            </w:r>
          </w:p>
        </w:tc>
      </w:tr>
      <w:tr w:rsidR="00204187" w:rsidTr="00CD7DC2">
        <w:tc>
          <w:tcPr>
            <w:tcW w:w="2561" w:type="dxa"/>
            <w:vAlign w:val="bottom"/>
          </w:tcPr>
          <w:p w:rsidR="00204187" w:rsidRPr="00E02554" w:rsidRDefault="00204187">
            <w:pPr>
              <w:rPr>
                <w:rFonts w:cs="Calibri"/>
                <w:color w:val="000000"/>
                <w:rPrChange w:id="2557" w:author="Gabriel Correa" w:date="2015-08-25T14:24:00Z">
                  <w:rPr>
                    <w:rFonts w:ascii="Calibri" w:hAnsi="Calibri" w:cs="Calibri"/>
                    <w:color w:val="000000"/>
                  </w:rPr>
                </w:rPrChange>
              </w:rPr>
            </w:pPr>
            <w:r w:rsidRPr="00E02554">
              <w:rPr>
                <w:rFonts w:cs="Calibri"/>
                <w:color w:val="000000"/>
                <w:rPrChange w:id="2558" w:author="Gabriel Correa" w:date="2015-08-25T14:24:00Z">
                  <w:rPr>
                    <w:rFonts w:ascii="Calibri" w:eastAsiaTheme="majorEastAsia" w:hAnsi="Calibri" w:cs="Calibri"/>
                    <w:b/>
                    <w:bCs/>
                    <w:color w:val="000000"/>
                    <w:sz w:val="26"/>
                    <w:szCs w:val="26"/>
                  </w:rPr>
                </w:rPrChange>
              </w:rPr>
              <w:lastRenderedPageBreak/>
              <w:t>PART</w:t>
            </w:r>
          </w:p>
        </w:tc>
        <w:tc>
          <w:tcPr>
            <w:tcW w:w="1411" w:type="dxa"/>
            <w:vAlign w:val="bottom"/>
          </w:tcPr>
          <w:p w:rsidR="00204187" w:rsidRPr="00E02554" w:rsidRDefault="00204187">
            <w:pPr>
              <w:jc w:val="right"/>
              <w:rPr>
                <w:rFonts w:cs="Calibri"/>
                <w:color w:val="000000"/>
                <w:rPrChange w:id="2559" w:author="Gabriel Correa" w:date="2015-08-25T14:24:00Z">
                  <w:rPr>
                    <w:rFonts w:ascii="Calibri" w:hAnsi="Calibri" w:cs="Calibri"/>
                    <w:color w:val="000000"/>
                  </w:rPr>
                </w:rPrChange>
              </w:rPr>
            </w:pPr>
            <w:r w:rsidRPr="00E02554">
              <w:rPr>
                <w:rFonts w:cs="Calibri"/>
                <w:color w:val="000000"/>
                <w:rPrChange w:id="2560"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2561" w:author="Gabriel Correa" w:date="2015-08-25T14:24:00Z">
                  <w:rPr>
                    <w:rFonts w:ascii="Calibri" w:hAnsi="Calibri" w:cs="Calibri"/>
                    <w:color w:val="000000"/>
                  </w:rPr>
                </w:rPrChange>
              </w:rPr>
            </w:pPr>
            <w:r w:rsidRPr="00E02554">
              <w:rPr>
                <w:rFonts w:cs="Calibri"/>
                <w:color w:val="000000"/>
                <w:rPrChange w:id="2562"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204187" w:rsidRPr="00E02554" w:rsidRDefault="00204187">
            <w:pPr>
              <w:jc w:val="right"/>
              <w:rPr>
                <w:rFonts w:cs="Calibri"/>
                <w:color w:val="000000"/>
                <w:rPrChange w:id="2563" w:author="Gabriel Correa" w:date="2015-08-25T14:24:00Z">
                  <w:rPr>
                    <w:rFonts w:ascii="Calibri" w:hAnsi="Calibri" w:cs="Calibri"/>
                    <w:color w:val="000000"/>
                  </w:rPr>
                </w:rPrChange>
              </w:rPr>
            </w:pPr>
            <w:r w:rsidRPr="00E02554">
              <w:rPr>
                <w:rFonts w:cs="Calibri"/>
                <w:color w:val="000000"/>
                <w:rPrChange w:id="2564"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204187" w:rsidRPr="00E02554" w:rsidRDefault="00204187">
            <w:pPr>
              <w:jc w:val="right"/>
              <w:rPr>
                <w:rFonts w:cs="Calibri"/>
                <w:color w:val="000000"/>
                <w:rPrChange w:id="2565" w:author="Gabriel Correa" w:date="2015-08-25T14:24:00Z">
                  <w:rPr>
                    <w:rFonts w:ascii="Calibri" w:hAnsi="Calibri" w:cs="Calibri"/>
                    <w:color w:val="000000"/>
                  </w:rPr>
                </w:rPrChange>
              </w:rPr>
            </w:pPr>
            <w:r w:rsidRPr="00E02554">
              <w:rPr>
                <w:rFonts w:cs="Calibri"/>
                <w:color w:val="000000"/>
                <w:rPrChange w:id="2566"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567" w:author="Gabriel Correa" w:date="2015-08-25T14:24:00Z">
                  <w:rPr>
                    <w:rFonts w:ascii="Calibri" w:hAnsi="Calibri" w:cs="Calibri"/>
                    <w:color w:val="000000"/>
                  </w:rPr>
                </w:rPrChange>
              </w:rPr>
            </w:pPr>
            <w:r w:rsidRPr="00E02554">
              <w:rPr>
                <w:rFonts w:cs="Calibri"/>
                <w:color w:val="000000"/>
                <w:rPrChange w:id="2568" w:author="Gabriel Correa" w:date="2015-08-25T14:24:00Z">
                  <w:rPr>
                    <w:rFonts w:ascii="Calibri" w:eastAsiaTheme="majorEastAsia" w:hAnsi="Calibri" w:cs="Calibri"/>
                    <w:b/>
                    <w:bCs/>
                    <w:color w:val="000000"/>
                    <w:sz w:val="26"/>
                    <w:szCs w:val="26"/>
                  </w:rPr>
                </w:rPrChange>
              </w:rPr>
              <w:t>0.71</w:t>
            </w:r>
          </w:p>
        </w:tc>
      </w:tr>
      <w:tr w:rsidR="00204187" w:rsidTr="00CD7DC2">
        <w:tc>
          <w:tcPr>
            <w:tcW w:w="2561" w:type="dxa"/>
            <w:vAlign w:val="bottom"/>
          </w:tcPr>
          <w:p w:rsidR="00204187" w:rsidRPr="00E02554" w:rsidRDefault="00204187">
            <w:pPr>
              <w:rPr>
                <w:rFonts w:cs="Calibri"/>
                <w:color w:val="000000"/>
                <w:rPrChange w:id="2569" w:author="Gabriel Correa" w:date="2015-08-25T14:24:00Z">
                  <w:rPr>
                    <w:rFonts w:ascii="Calibri" w:hAnsi="Calibri" w:cs="Calibri"/>
                    <w:color w:val="000000"/>
                  </w:rPr>
                </w:rPrChange>
              </w:rPr>
            </w:pPr>
            <w:r w:rsidRPr="00E02554">
              <w:rPr>
                <w:rFonts w:cs="Calibri"/>
                <w:color w:val="000000"/>
                <w:rPrChange w:id="2570"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204187" w:rsidRPr="00415C0C" w:rsidRDefault="00204187">
            <w:pPr>
              <w:jc w:val="right"/>
              <w:rPr>
                <w:rFonts w:cs="Calibri"/>
                <w:b/>
                <w:color w:val="000000"/>
                <w:rPrChange w:id="2571" w:author="Gabriel Correa" w:date="2015-08-26T03:26:00Z">
                  <w:rPr>
                    <w:rFonts w:ascii="Calibri" w:hAnsi="Calibri" w:cs="Calibri"/>
                    <w:color w:val="000000"/>
                  </w:rPr>
                </w:rPrChange>
              </w:rPr>
            </w:pPr>
            <w:r w:rsidRPr="00415C0C">
              <w:rPr>
                <w:rFonts w:cs="Calibri"/>
                <w:b/>
                <w:color w:val="000000"/>
                <w:rPrChange w:id="2572"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573" w:author="Gabriel Correa" w:date="2015-08-26T03:26:00Z">
                  <w:rPr>
                    <w:rFonts w:ascii="Calibri" w:hAnsi="Calibri" w:cs="Calibri"/>
                    <w:color w:val="000000"/>
                  </w:rPr>
                </w:rPrChange>
              </w:rPr>
            </w:pPr>
            <w:r w:rsidRPr="00415C0C">
              <w:rPr>
                <w:rFonts w:cs="Calibri"/>
                <w:b/>
                <w:color w:val="000000"/>
                <w:rPrChange w:id="2574" w:author="Gabriel Correa" w:date="2015-08-26T03:26:00Z">
                  <w:rPr>
                    <w:rFonts w:ascii="Calibri" w:eastAsiaTheme="majorEastAsia" w:hAnsi="Calibri" w:cs="Calibri"/>
                    <w:b/>
                    <w:bCs/>
                    <w:color w:val="000000"/>
                    <w:sz w:val="26"/>
                    <w:szCs w:val="26"/>
                  </w:rPr>
                </w:rPrChange>
              </w:rPr>
              <w:t>0.85</w:t>
            </w:r>
          </w:p>
        </w:tc>
        <w:tc>
          <w:tcPr>
            <w:tcW w:w="1511" w:type="dxa"/>
            <w:vAlign w:val="bottom"/>
          </w:tcPr>
          <w:p w:rsidR="00204187" w:rsidRPr="00E02554" w:rsidRDefault="00204187">
            <w:pPr>
              <w:jc w:val="right"/>
              <w:rPr>
                <w:rFonts w:cs="Calibri"/>
                <w:color w:val="000000"/>
                <w:rPrChange w:id="2575" w:author="Gabriel Correa" w:date="2015-08-25T14:24:00Z">
                  <w:rPr>
                    <w:rFonts w:ascii="Calibri" w:hAnsi="Calibri" w:cs="Calibri"/>
                    <w:color w:val="000000"/>
                  </w:rPr>
                </w:rPrChange>
              </w:rPr>
            </w:pPr>
            <w:r w:rsidRPr="00E02554">
              <w:rPr>
                <w:rFonts w:cs="Calibri"/>
                <w:color w:val="000000"/>
                <w:rPrChange w:id="2576"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204187" w:rsidRPr="00E02554" w:rsidRDefault="00204187">
            <w:pPr>
              <w:jc w:val="right"/>
              <w:rPr>
                <w:rFonts w:cs="Calibri"/>
                <w:color w:val="000000"/>
                <w:rPrChange w:id="2577" w:author="Gabriel Correa" w:date="2015-08-25T14:24:00Z">
                  <w:rPr>
                    <w:rFonts w:ascii="Calibri" w:hAnsi="Calibri" w:cs="Calibri"/>
                    <w:color w:val="000000"/>
                  </w:rPr>
                </w:rPrChange>
              </w:rPr>
            </w:pPr>
            <w:r w:rsidRPr="00E02554">
              <w:rPr>
                <w:rFonts w:cs="Calibri"/>
                <w:color w:val="000000"/>
                <w:rPrChange w:id="2578"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204187" w:rsidRPr="00E02554" w:rsidRDefault="00204187">
            <w:pPr>
              <w:jc w:val="right"/>
              <w:rPr>
                <w:rFonts w:cs="Calibri"/>
                <w:color w:val="000000"/>
                <w:rPrChange w:id="2579" w:author="Gabriel Correa" w:date="2015-08-25T14:24:00Z">
                  <w:rPr>
                    <w:rFonts w:ascii="Calibri" w:hAnsi="Calibri" w:cs="Calibri"/>
                    <w:color w:val="000000"/>
                  </w:rPr>
                </w:rPrChange>
              </w:rPr>
            </w:pPr>
            <w:r w:rsidRPr="00E02554">
              <w:rPr>
                <w:rFonts w:cs="Calibri"/>
                <w:color w:val="000000"/>
                <w:rPrChange w:id="2580"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581" w:author="Gabriel Correa" w:date="2015-08-25T14:24:00Z">
                  <w:rPr>
                    <w:rFonts w:ascii="Calibri" w:hAnsi="Calibri" w:cs="Calibri"/>
                    <w:color w:val="000000"/>
                  </w:rPr>
                </w:rPrChange>
              </w:rPr>
            </w:pPr>
            <w:proofErr w:type="spellStart"/>
            <w:r w:rsidRPr="00E02554">
              <w:rPr>
                <w:rFonts w:cs="Calibri"/>
                <w:color w:val="000000"/>
                <w:rPrChange w:id="2582"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bottom"/>
          </w:tcPr>
          <w:p w:rsidR="00204187" w:rsidRPr="00415C0C" w:rsidRDefault="00204187">
            <w:pPr>
              <w:jc w:val="right"/>
              <w:rPr>
                <w:rFonts w:cs="Calibri"/>
                <w:b/>
                <w:color w:val="000000"/>
                <w:rPrChange w:id="2583" w:author="Gabriel Correa" w:date="2015-08-26T03:26:00Z">
                  <w:rPr>
                    <w:rFonts w:ascii="Calibri" w:hAnsi="Calibri" w:cs="Calibri"/>
                    <w:color w:val="000000"/>
                  </w:rPr>
                </w:rPrChange>
              </w:rPr>
            </w:pPr>
            <w:r w:rsidRPr="00415C0C">
              <w:rPr>
                <w:rFonts w:cs="Calibri"/>
                <w:b/>
                <w:color w:val="000000"/>
                <w:rPrChange w:id="2584"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585" w:author="Gabriel Correa" w:date="2015-08-26T03:26:00Z">
                  <w:rPr>
                    <w:rFonts w:ascii="Calibri" w:hAnsi="Calibri" w:cs="Calibri"/>
                    <w:color w:val="000000"/>
                  </w:rPr>
                </w:rPrChange>
              </w:rPr>
            </w:pPr>
            <w:r w:rsidRPr="00415C0C">
              <w:rPr>
                <w:rFonts w:cs="Calibri"/>
                <w:b/>
                <w:color w:val="000000"/>
                <w:rPrChange w:id="2586"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587" w:author="Gabriel Correa" w:date="2015-08-25T14:24:00Z">
                  <w:rPr>
                    <w:rFonts w:ascii="Calibri" w:hAnsi="Calibri" w:cs="Calibri"/>
                    <w:color w:val="000000"/>
                  </w:rPr>
                </w:rPrChange>
              </w:rPr>
            </w:pPr>
            <w:r w:rsidRPr="00E02554">
              <w:rPr>
                <w:rFonts w:cs="Calibri"/>
                <w:color w:val="000000"/>
                <w:rPrChange w:id="2588"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2589" w:author="Gabriel Correa" w:date="2015-08-25T14:24:00Z">
                  <w:rPr>
                    <w:rFonts w:ascii="Calibri" w:hAnsi="Calibri" w:cs="Calibri"/>
                    <w:color w:val="000000"/>
                  </w:rPr>
                </w:rPrChange>
              </w:rPr>
            </w:pPr>
            <w:r w:rsidRPr="00E02554">
              <w:rPr>
                <w:rFonts w:cs="Calibri"/>
                <w:color w:val="000000"/>
                <w:rPrChange w:id="2590"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591" w:author="Gabriel Correa" w:date="2015-08-25T14:24:00Z">
                  <w:rPr>
                    <w:rFonts w:ascii="Calibri" w:hAnsi="Calibri" w:cs="Calibri"/>
                    <w:color w:val="000000"/>
                  </w:rPr>
                </w:rPrChange>
              </w:rPr>
            </w:pPr>
            <w:r w:rsidRPr="00E02554">
              <w:rPr>
                <w:rFonts w:cs="Calibri"/>
                <w:color w:val="000000"/>
                <w:rPrChange w:id="2592"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593" w:author="Gabriel Correa" w:date="2015-08-25T14:24:00Z">
                  <w:rPr>
                    <w:rFonts w:ascii="Calibri" w:hAnsi="Calibri" w:cs="Calibri"/>
                    <w:color w:val="000000"/>
                  </w:rPr>
                </w:rPrChange>
              </w:rPr>
            </w:pPr>
            <w:r w:rsidRPr="00E02554">
              <w:rPr>
                <w:rFonts w:cs="Calibri"/>
                <w:color w:val="000000"/>
                <w:rPrChange w:id="2594"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204187" w:rsidRPr="00415C0C" w:rsidRDefault="00204187">
            <w:pPr>
              <w:jc w:val="right"/>
              <w:rPr>
                <w:rFonts w:cs="Calibri"/>
                <w:b/>
                <w:color w:val="000000"/>
                <w:rPrChange w:id="2595" w:author="Gabriel Correa" w:date="2015-08-26T03:26:00Z">
                  <w:rPr>
                    <w:rFonts w:ascii="Calibri" w:hAnsi="Calibri" w:cs="Calibri"/>
                    <w:color w:val="000000"/>
                  </w:rPr>
                </w:rPrChange>
              </w:rPr>
            </w:pPr>
            <w:r w:rsidRPr="00415C0C">
              <w:rPr>
                <w:rFonts w:cs="Calibri"/>
                <w:b/>
                <w:color w:val="000000"/>
                <w:rPrChange w:id="2596"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597" w:author="Gabriel Correa" w:date="2015-08-26T03:26:00Z">
                  <w:rPr>
                    <w:rFonts w:ascii="Calibri" w:hAnsi="Calibri" w:cs="Calibri"/>
                    <w:color w:val="000000"/>
                  </w:rPr>
                </w:rPrChange>
              </w:rPr>
            </w:pPr>
            <w:r w:rsidRPr="00415C0C">
              <w:rPr>
                <w:rFonts w:cs="Calibri"/>
                <w:b/>
                <w:color w:val="000000"/>
                <w:rPrChange w:id="2598"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599" w:author="Gabriel Correa" w:date="2015-08-25T14:24:00Z">
                  <w:rPr>
                    <w:rFonts w:ascii="Calibri" w:hAnsi="Calibri" w:cs="Calibri"/>
                    <w:color w:val="000000"/>
                  </w:rPr>
                </w:rPrChange>
              </w:rPr>
            </w:pPr>
            <w:r w:rsidRPr="00E02554">
              <w:rPr>
                <w:rFonts w:cs="Calibri"/>
                <w:color w:val="000000"/>
                <w:rPrChange w:id="2600"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2601" w:author="Gabriel Correa" w:date="2015-08-25T14:24:00Z">
                  <w:rPr>
                    <w:rFonts w:ascii="Calibri" w:hAnsi="Calibri" w:cs="Calibri"/>
                    <w:color w:val="000000"/>
                  </w:rPr>
                </w:rPrChange>
              </w:rPr>
            </w:pPr>
            <w:r w:rsidRPr="00E02554">
              <w:rPr>
                <w:rFonts w:cs="Calibri"/>
                <w:color w:val="000000"/>
                <w:rPrChange w:id="2602"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603" w:author="Gabriel Correa" w:date="2015-08-25T14:24:00Z">
                  <w:rPr>
                    <w:rFonts w:ascii="Calibri" w:hAnsi="Calibri" w:cs="Calibri"/>
                    <w:color w:val="000000"/>
                  </w:rPr>
                </w:rPrChange>
              </w:rPr>
            </w:pPr>
            <w:r w:rsidRPr="00E02554">
              <w:rPr>
                <w:rFonts w:cs="Calibri"/>
                <w:color w:val="000000"/>
                <w:rPrChange w:id="2604"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605" w:author="Gabriel Correa" w:date="2015-08-25T14:24:00Z">
                  <w:rPr>
                    <w:rFonts w:ascii="Calibri" w:hAnsi="Calibri" w:cs="Calibri"/>
                    <w:color w:val="000000"/>
                  </w:rPr>
                </w:rPrChange>
              </w:rPr>
            </w:pPr>
            <w:proofErr w:type="spellStart"/>
            <w:r w:rsidRPr="00E02554">
              <w:rPr>
                <w:rFonts w:cs="Calibri"/>
                <w:color w:val="000000"/>
                <w:rPrChange w:id="2606"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bottom"/>
          </w:tcPr>
          <w:p w:rsidR="00204187" w:rsidRPr="00E02554" w:rsidRDefault="00204187">
            <w:pPr>
              <w:jc w:val="right"/>
              <w:rPr>
                <w:rFonts w:cs="Calibri"/>
                <w:color w:val="000000"/>
                <w:rPrChange w:id="2607" w:author="Gabriel Correa" w:date="2015-08-25T14:24:00Z">
                  <w:rPr>
                    <w:rFonts w:ascii="Calibri" w:hAnsi="Calibri" w:cs="Calibri"/>
                    <w:color w:val="000000"/>
                  </w:rPr>
                </w:rPrChange>
              </w:rPr>
            </w:pPr>
            <w:r w:rsidRPr="00E02554">
              <w:rPr>
                <w:rFonts w:cs="Calibri"/>
                <w:color w:val="000000"/>
                <w:rPrChange w:id="2608"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204187" w:rsidRPr="00E02554" w:rsidRDefault="00204187">
            <w:pPr>
              <w:jc w:val="right"/>
              <w:rPr>
                <w:rFonts w:cs="Calibri"/>
                <w:color w:val="000000"/>
                <w:rPrChange w:id="2609" w:author="Gabriel Correa" w:date="2015-08-25T14:24:00Z">
                  <w:rPr>
                    <w:rFonts w:ascii="Calibri" w:hAnsi="Calibri" w:cs="Calibri"/>
                    <w:color w:val="000000"/>
                  </w:rPr>
                </w:rPrChange>
              </w:rPr>
            </w:pPr>
            <w:r w:rsidRPr="00E02554">
              <w:rPr>
                <w:rFonts w:cs="Calibri"/>
                <w:color w:val="000000"/>
                <w:rPrChange w:id="2610"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2611" w:author="Gabriel Correa" w:date="2015-08-25T14:24:00Z">
                  <w:rPr>
                    <w:rFonts w:ascii="Calibri" w:hAnsi="Calibri" w:cs="Calibri"/>
                    <w:color w:val="000000"/>
                  </w:rPr>
                </w:rPrChange>
              </w:rPr>
            </w:pPr>
            <w:r w:rsidRPr="00E02554">
              <w:rPr>
                <w:rFonts w:cs="Calibri"/>
                <w:color w:val="000000"/>
                <w:rPrChange w:id="2612"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204187" w:rsidRPr="00E02554" w:rsidRDefault="00204187">
            <w:pPr>
              <w:jc w:val="right"/>
              <w:rPr>
                <w:rFonts w:cs="Calibri"/>
                <w:color w:val="000000"/>
                <w:rPrChange w:id="2613" w:author="Gabriel Correa" w:date="2015-08-25T14:24:00Z">
                  <w:rPr>
                    <w:rFonts w:ascii="Calibri" w:hAnsi="Calibri" w:cs="Calibri"/>
                    <w:color w:val="000000"/>
                  </w:rPr>
                </w:rPrChange>
              </w:rPr>
            </w:pPr>
            <w:r w:rsidRPr="00E02554">
              <w:rPr>
                <w:rFonts w:cs="Calibri"/>
                <w:color w:val="000000"/>
                <w:rPrChange w:id="2614"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2615" w:author="Gabriel Correa" w:date="2015-08-25T14:24:00Z">
                  <w:rPr>
                    <w:rFonts w:ascii="Calibri" w:hAnsi="Calibri" w:cs="Calibri"/>
                    <w:color w:val="000000"/>
                  </w:rPr>
                </w:rPrChange>
              </w:rPr>
            </w:pPr>
            <w:r w:rsidRPr="00E02554">
              <w:rPr>
                <w:rFonts w:cs="Calibri"/>
                <w:color w:val="000000"/>
                <w:rPrChange w:id="2616"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2617" w:author="Gabriel Correa" w:date="2015-08-25T14:24:00Z">
                  <w:rPr>
                    <w:rFonts w:ascii="Calibri" w:hAnsi="Calibri" w:cs="Calibri"/>
                    <w:color w:val="000000"/>
                  </w:rPr>
                </w:rPrChange>
              </w:rPr>
            </w:pPr>
            <w:proofErr w:type="spellStart"/>
            <w:r w:rsidRPr="00E02554">
              <w:rPr>
                <w:rFonts w:cs="Calibri"/>
                <w:color w:val="000000"/>
                <w:rPrChange w:id="2618"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bottom"/>
          </w:tcPr>
          <w:p w:rsidR="00204187" w:rsidRPr="00E02554" w:rsidRDefault="00204187">
            <w:pPr>
              <w:jc w:val="right"/>
              <w:rPr>
                <w:rFonts w:cs="Calibri"/>
                <w:color w:val="000000"/>
                <w:rPrChange w:id="2619" w:author="Gabriel Correa" w:date="2015-08-25T14:24:00Z">
                  <w:rPr>
                    <w:rFonts w:ascii="Calibri" w:hAnsi="Calibri" w:cs="Calibri"/>
                    <w:color w:val="000000"/>
                  </w:rPr>
                </w:rPrChange>
              </w:rPr>
            </w:pPr>
            <w:r w:rsidRPr="00E02554">
              <w:rPr>
                <w:rFonts w:cs="Calibri"/>
                <w:color w:val="000000"/>
                <w:rPrChange w:id="2620"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2621" w:author="Gabriel Correa" w:date="2015-08-25T14:24:00Z">
                  <w:rPr>
                    <w:rFonts w:ascii="Calibri" w:hAnsi="Calibri" w:cs="Calibri"/>
                    <w:color w:val="000000"/>
                  </w:rPr>
                </w:rPrChange>
              </w:rPr>
            </w:pPr>
            <w:r w:rsidRPr="00E02554">
              <w:rPr>
                <w:rFonts w:cs="Calibri"/>
                <w:color w:val="000000"/>
                <w:rPrChange w:id="2622"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2623" w:author="Gabriel Correa" w:date="2015-08-25T14:24:00Z">
                  <w:rPr>
                    <w:rFonts w:ascii="Calibri" w:hAnsi="Calibri" w:cs="Calibri"/>
                    <w:color w:val="000000"/>
                  </w:rPr>
                </w:rPrChange>
              </w:rPr>
            </w:pPr>
            <w:r w:rsidRPr="00E02554">
              <w:rPr>
                <w:rFonts w:cs="Calibri"/>
                <w:color w:val="000000"/>
                <w:rPrChange w:id="2624"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204187" w:rsidRPr="00E02554" w:rsidRDefault="00204187">
            <w:pPr>
              <w:jc w:val="right"/>
              <w:rPr>
                <w:rFonts w:cs="Calibri"/>
                <w:color w:val="000000"/>
                <w:rPrChange w:id="2625" w:author="Gabriel Correa" w:date="2015-08-25T14:24:00Z">
                  <w:rPr>
                    <w:rFonts w:ascii="Calibri" w:hAnsi="Calibri" w:cs="Calibri"/>
                    <w:color w:val="000000"/>
                  </w:rPr>
                </w:rPrChange>
              </w:rPr>
            </w:pPr>
            <w:r w:rsidRPr="00E02554">
              <w:rPr>
                <w:rFonts w:cs="Calibri"/>
                <w:color w:val="000000"/>
                <w:rPrChange w:id="2626"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204187" w:rsidRPr="00E02554" w:rsidRDefault="00204187">
            <w:pPr>
              <w:jc w:val="right"/>
              <w:rPr>
                <w:rFonts w:cs="Calibri"/>
                <w:color w:val="000000"/>
                <w:rPrChange w:id="2627" w:author="Gabriel Correa" w:date="2015-08-25T14:24:00Z">
                  <w:rPr>
                    <w:rFonts w:ascii="Calibri" w:hAnsi="Calibri" w:cs="Calibri"/>
                    <w:color w:val="000000"/>
                  </w:rPr>
                </w:rPrChange>
              </w:rPr>
            </w:pPr>
            <w:r w:rsidRPr="00E02554">
              <w:rPr>
                <w:rFonts w:cs="Calibri"/>
                <w:color w:val="000000"/>
                <w:rPrChange w:id="2628" w:author="Gabriel Correa" w:date="2015-08-25T14:24:00Z">
                  <w:rPr>
                    <w:rFonts w:ascii="Calibri" w:eastAsiaTheme="majorEastAsia" w:hAnsi="Calibri" w:cs="Calibri"/>
                    <w:b/>
                    <w:bCs/>
                    <w:color w:val="000000"/>
                    <w:sz w:val="26"/>
                    <w:szCs w:val="26"/>
                  </w:rPr>
                </w:rPrChange>
              </w:rPr>
              <w:t>0.72</w:t>
            </w:r>
          </w:p>
        </w:tc>
      </w:tr>
      <w:tr w:rsidR="00204187" w:rsidTr="00CD7DC2">
        <w:tc>
          <w:tcPr>
            <w:tcW w:w="2561" w:type="dxa"/>
            <w:vAlign w:val="bottom"/>
          </w:tcPr>
          <w:p w:rsidR="00204187" w:rsidRPr="00E02554" w:rsidRDefault="00204187">
            <w:pPr>
              <w:rPr>
                <w:rFonts w:cs="Calibri"/>
                <w:color w:val="000000"/>
                <w:rPrChange w:id="2629" w:author="Gabriel Correa" w:date="2015-08-25T14:24:00Z">
                  <w:rPr>
                    <w:rFonts w:ascii="Calibri" w:hAnsi="Calibri" w:cs="Calibri"/>
                    <w:color w:val="000000"/>
                  </w:rPr>
                </w:rPrChange>
              </w:rPr>
            </w:pPr>
            <w:proofErr w:type="spellStart"/>
            <w:r w:rsidRPr="00E02554">
              <w:rPr>
                <w:rFonts w:cs="Calibri"/>
                <w:color w:val="000000"/>
                <w:rPrChange w:id="2630"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bottom"/>
          </w:tcPr>
          <w:p w:rsidR="00204187" w:rsidRPr="00E02554" w:rsidRDefault="00204187">
            <w:pPr>
              <w:jc w:val="right"/>
              <w:rPr>
                <w:rFonts w:cs="Calibri"/>
                <w:color w:val="000000"/>
                <w:rPrChange w:id="2631" w:author="Gabriel Correa" w:date="2015-08-25T14:24:00Z">
                  <w:rPr>
                    <w:rFonts w:ascii="Calibri" w:hAnsi="Calibri" w:cs="Calibri"/>
                    <w:color w:val="000000"/>
                  </w:rPr>
                </w:rPrChange>
              </w:rPr>
            </w:pPr>
            <w:r w:rsidRPr="00E02554">
              <w:rPr>
                <w:rFonts w:cs="Calibri"/>
                <w:color w:val="000000"/>
                <w:rPrChange w:id="2632"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204187" w:rsidRPr="00E02554" w:rsidRDefault="00204187">
            <w:pPr>
              <w:jc w:val="right"/>
              <w:rPr>
                <w:rFonts w:cs="Calibri"/>
                <w:color w:val="000000"/>
                <w:rPrChange w:id="2633" w:author="Gabriel Correa" w:date="2015-08-25T14:24:00Z">
                  <w:rPr>
                    <w:rFonts w:ascii="Calibri" w:hAnsi="Calibri" w:cs="Calibri"/>
                    <w:color w:val="000000"/>
                  </w:rPr>
                </w:rPrChange>
              </w:rPr>
            </w:pPr>
            <w:r w:rsidRPr="00E02554">
              <w:rPr>
                <w:rFonts w:cs="Calibri"/>
                <w:color w:val="000000"/>
                <w:rPrChange w:id="2634"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2635" w:author="Gabriel Correa" w:date="2015-08-25T14:24:00Z">
                  <w:rPr>
                    <w:rFonts w:ascii="Calibri" w:hAnsi="Calibri" w:cs="Calibri"/>
                    <w:color w:val="000000"/>
                  </w:rPr>
                </w:rPrChange>
              </w:rPr>
            </w:pPr>
            <w:r w:rsidRPr="00E02554">
              <w:rPr>
                <w:rFonts w:cs="Calibri"/>
                <w:color w:val="000000"/>
                <w:rPrChange w:id="2636" w:author="Gabriel Correa" w:date="2015-08-25T14:24:00Z">
                  <w:rPr>
                    <w:rFonts w:ascii="Calibri" w:eastAsiaTheme="majorEastAsia" w:hAnsi="Calibri" w:cs="Calibri"/>
                    <w:b/>
                    <w:bCs/>
                    <w:color w:val="000000"/>
                    <w:sz w:val="26"/>
                    <w:szCs w:val="26"/>
                  </w:rPr>
                </w:rPrChange>
              </w:rPr>
              <w:t>1</w:t>
            </w:r>
          </w:p>
        </w:tc>
        <w:tc>
          <w:tcPr>
            <w:tcW w:w="1288" w:type="dxa"/>
            <w:vAlign w:val="bottom"/>
          </w:tcPr>
          <w:p w:rsidR="00204187" w:rsidRPr="00E02554" w:rsidRDefault="00204187">
            <w:pPr>
              <w:jc w:val="right"/>
              <w:rPr>
                <w:rFonts w:cs="Calibri"/>
                <w:color w:val="000000"/>
                <w:rPrChange w:id="2637" w:author="Gabriel Correa" w:date="2015-08-25T14:24:00Z">
                  <w:rPr>
                    <w:rFonts w:ascii="Calibri" w:hAnsi="Calibri" w:cs="Calibri"/>
                    <w:color w:val="000000"/>
                  </w:rPr>
                </w:rPrChange>
              </w:rPr>
            </w:pPr>
            <w:r w:rsidRPr="00E02554">
              <w:rPr>
                <w:rFonts w:cs="Calibri"/>
                <w:color w:val="000000"/>
                <w:rPrChange w:id="2638"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204187" w:rsidRPr="00E02554" w:rsidRDefault="00204187">
            <w:pPr>
              <w:jc w:val="right"/>
              <w:rPr>
                <w:rFonts w:cs="Calibri"/>
                <w:color w:val="000000"/>
                <w:rPrChange w:id="2639" w:author="Gabriel Correa" w:date="2015-08-25T14:24:00Z">
                  <w:rPr>
                    <w:rFonts w:ascii="Calibri" w:hAnsi="Calibri" w:cs="Calibri"/>
                    <w:color w:val="000000"/>
                  </w:rPr>
                </w:rPrChange>
              </w:rPr>
            </w:pPr>
            <w:r w:rsidRPr="00E02554">
              <w:rPr>
                <w:rFonts w:cs="Calibri"/>
                <w:color w:val="000000"/>
                <w:rPrChange w:id="2640" w:author="Gabriel Correa" w:date="2015-08-25T14:24:00Z">
                  <w:rPr>
                    <w:rFonts w:ascii="Calibri" w:eastAsiaTheme="majorEastAsia" w:hAnsi="Calibri" w:cs="Calibri"/>
                    <w:b/>
                    <w:bCs/>
                    <w:color w:val="000000"/>
                    <w:sz w:val="26"/>
                    <w:szCs w:val="26"/>
                  </w:rPr>
                </w:rPrChange>
              </w:rPr>
              <w:t>0.75</w:t>
            </w:r>
          </w:p>
        </w:tc>
      </w:tr>
    </w:tbl>
    <w:p w:rsidR="00415C0C" w:rsidRDefault="00415C0C" w:rsidP="00BC7FD4">
      <w:pPr>
        <w:rPr>
          <w:ins w:id="2641" w:author="Gabriel Correa" w:date="2015-08-26T03:26:00Z"/>
        </w:rPr>
      </w:pPr>
    </w:p>
    <w:p w:rsidR="00415C0C" w:rsidRDefault="00415C0C">
      <w:pPr>
        <w:spacing w:after="200" w:line="276" w:lineRule="auto"/>
        <w:jc w:val="left"/>
        <w:rPr>
          <w:ins w:id="2642" w:author="Gabriel Correa" w:date="2015-08-26T03:26:00Z"/>
        </w:rPr>
      </w:pPr>
      <w:ins w:id="2643" w:author="Gabriel Correa" w:date="2015-08-26T03:26:00Z">
        <w:r>
          <w:br w:type="page"/>
        </w:r>
      </w:ins>
    </w:p>
    <w:p w:rsidR="00204187" w:rsidRPr="00E02554" w:rsidDel="00415C0C" w:rsidRDefault="00204187" w:rsidP="00BC7FD4">
      <w:pPr>
        <w:rPr>
          <w:del w:id="2644" w:author="Gabriel Correa" w:date="2015-08-26T03:26:00Z"/>
        </w:rPr>
      </w:pPr>
      <w:bookmarkStart w:id="2645" w:name="_Toc428323439"/>
      <w:bookmarkStart w:id="2646" w:name="_Toc428443041"/>
      <w:bookmarkStart w:id="2647" w:name="_Toc428443117"/>
      <w:bookmarkEnd w:id="2645"/>
      <w:bookmarkEnd w:id="2646"/>
      <w:bookmarkEnd w:id="2647"/>
    </w:p>
    <w:p w:rsidR="00EE2482" w:rsidDel="00415C0C" w:rsidRDefault="00EE2482" w:rsidP="00EE2482">
      <w:pPr>
        <w:pStyle w:val="Ttulo2"/>
        <w:rPr>
          <w:del w:id="2648" w:author="Gabriel Correa" w:date="2015-08-26T03:27:00Z"/>
        </w:rPr>
      </w:pPr>
      <w:bookmarkStart w:id="2649" w:name="_Toc428443118"/>
      <w:r>
        <w:t>Resultados Finales</w:t>
      </w:r>
      <w:bookmarkEnd w:id="2649"/>
    </w:p>
    <w:p w:rsidR="00EE2482" w:rsidDel="00415C0C" w:rsidRDefault="00EE2482">
      <w:pPr>
        <w:pStyle w:val="Ttulo2"/>
        <w:numPr>
          <w:ilvl w:val="0"/>
          <w:numId w:val="21"/>
        </w:numPr>
        <w:rPr>
          <w:del w:id="2650" w:author="Gabriel Correa" w:date="2015-08-26T03:26:00Z"/>
        </w:rPr>
        <w:pPrChange w:id="2651" w:author="Gabriel Correa" w:date="2015-08-26T03:27:00Z">
          <w:pPr>
            <w:pStyle w:val="Prrafodelista"/>
            <w:numPr>
              <w:numId w:val="21"/>
            </w:numPr>
            <w:ind w:hanging="360"/>
          </w:pPr>
        </w:pPrChange>
      </w:pPr>
      <w:del w:id="2652" w:author="Gabriel Correa" w:date="2015-08-26T03:26:00Z">
        <w:r w:rsidDel="00415C0C">
          <w:delText>Tablas comparando distintos clasificadores, usando o no stemming, usando o no stopwords</w:delText>
        </w:r>
        <w:bookmarkStart w:id="2653" w:name="_Toc428323441"/>
        <w:bookmarkStart w:id="2654" w:name="_Toc428443043"/>
        <w:bookmarkStart w:id="2655" w:name="_Toc428443119"/>
        <w:bookmarkEnd w:id="2653"/>
        <w:bookmarkEnd w:id="2654"/>
        <w:bookmarkEnd w:id="2655"/>
      </w:del>
    </w:p>
    <w:p w:rsidR="00EE2482" w:rsidDel="00415C0C" w:rsidRDefault="00EE2482">
      <w:pPr>
        <w:pStyle w:val="Ttulo2"/>
        <w:rPr>
          <w:del w:id="2656" w:author="Gabriel Correa" w:date="2015-08-26T03:27:00Z"/>
        </w:rPr>
        <w:pPrChange w:id="2657" w:author="Gabriel Correa" w:date="2015-08-26T03:27:00Z">
          <w:pPr>
            <w:pStyle w:val="Prrafodelista"/>
            <w:numPr>
              <w:numId w:val="21"/>
            </w:numPr>
            <w:ind w:hanging="360"/>
          </w:pPr>
        </w:pPrChange>
      </w:pPr>
      <w:del w:id="2658" w:author="Gabriel Correa" w:date="2015-08-26T03:27:00Z">
        <w:r w:rsidDel="00415C0C">
          <w:delText>Tablas adicionales comparando otras opciones y parámetros del filtro y opciones del mejor clasificador</w:delText>
        </w:r>
        <w:bookmarkStart w:id="2659" w:name="_Toc428323442"/>
        <w:bookmarkStart w:id="2660" w:name="_Toc428443044"/>
        <w:bookmarkStart w:id="2661" w:name="_Toc428443120"/>
        <w:bookmarkEnd w:id="2659"/>
        <w:bookmarkEnd w:id="2660"/>
        <w:bookmarkEnd w:id="2661"/>
      </w:del>
    </w:p>
    <w:p w:rsidR="00EE2482" w:rsidDel="00415C0C" w:rsidRDefault="00EE2482">
      <w:pPr>
        <w:pStyle w:val="Ttulo2"/>
        <w:rPr>
          <w:del w:id="2662" w:author="Gabriel Correa" w:date="2015-08-26T03:27:00Z"/>
        </w:rPr>
        <w:pPrChange w:id="2663" w:author="Gabriel Correa" w:date="2015-08-26T03:27:00Z">
          <w:pPr>
            <w:pStyle w:val="Prrafodelista"/>
            <w:numPr>
              <w:numId w:val="21"/>
            </w:numPr>
            <w:ind w:hanging="360"/>
          </w:pPr>
        </w:pPrChange>
      </w:pPr>
      <w:del w:id="2664" w:author="Gabriel Correa" w:date="2015-08-26T03:27:00Z">
        <w:r w:rsidDel="00415C0C">
          <w:delText>Comparación con heurística/regla de Keywords de Monperrus u otros estudios</w:delText>
        </w:r>
        <w:bookmarkStart w:id="2665" w:name="_Toc428323443"/>
        <w:bookmarkStart w:id="2666" w:name="_Toc428443045"/>
        <w:bookmarkStart w:id="2667" w:name="_Toc428443121"/>
        <w:bookmarkEnd w:id="2665"/>
        <w:bookmarkEnd w:id="2666"/>
        <w:bookmarkEnd w:id="2667"/>
      </w:del>
    </w:p>
    <w:p w:rsidR="00350FBE" w:rsidRDefault="00350FBE">
      <w:pPr>
        <w:pStyle w:val="Ttulo2"/>
        <w:pPrChange w:id="2668" w:author="Gabriel Correa" w:date="2015-08-26T03:27:00Z">
          <w:pPr/>
        </w:pPrChange>
      </w:pPr>
      <w:bookmarkStart w:id="2669" w:name="_Toc428443122"/>
      <w:bookmarkEnd w:id="2669"/>
    </w:p>
    <w:p w:rsidR="00350FBE" w:rsidRPr="00E02554" w:rsidRDefault="00350FBE" w:rsidP="00350FBE">
      <w:pPr>
        <w:rPr>
          <w:ins w:id="2670" w:author="Gabriel Correa" w:date="2015-08-24T16:51:00Z"/>
        </w:rPr>
      </w:pPr>
      <w:ins w:id="2671" w:author="Gabriel Correa" w:date="2015-08-24T16:28:00Z">
        <w:r w:rsidRPr="00E02554">
          <w:t>A continuaci</w:t>
        </w:r>
      </w:ins>
      <w:ins w:id="2672" w:author="Gabriel Correa" w:date="2015-08-24T16:29:00Z">
        <w:r w:rsidRPr="00E02554">
          <w:t>ó</w:t>
        </w:r>
      </w:ins>
      <w:ins w:id="2673" w:author="Gabriel Correa" w:date="2015-08-24T16:28:00Z">
        <w:r w:rsidRPr="00E02554">
          <w:t xml:space="preserve">n se presentan varias </w:t>
        </w:r>
      </w:ins>
      <w:ins w:id="2674" w:author="Gabriel Correa" w:date="2015-08-24T16:29:00Z">
        <w:r w:rsidRPr="00E02554">
          <w:t>combinaciones</w:t>
        </w:r>
      </w:ins>
      <w:ins w:id="2675" w:author="Gabriel Correa" w:date="2015-08-24T16:28:00Z">
        <w:r w:rsidRPr="00E02554">
          <w:t xml:space="preserve"> entre sets de entrenamiento</w:t>
        </w:r>
      </w:ins>
      <w:ins w:id="2676" w:author="Gabriel Correa" w:date="2015-08-24T16:29:00Z">
        <w:r w:rsidRPr="00E02554">
          <w:t>s</w:t>
        </w:r>
      </w:ins>
      <w:ins w:id="2677" w:author="Gabriel Correa" w:date="2015-08-24T16:28:00Z">
        <w:r w:rsidRPr="00E02554">
          <w:t xml:space="preserve"> y sets de prueba</w:t>
        </w:r>
      </w:ins>
      <w:ins w:id="2678" w:author="Gabriel Correa" w:date="2015-08-24T16:29:00Z">
        <w:r w:rsidRPr="00E02554">
          <w:t>s para realizar los experimentos.</w:t>
        </w:r>
      </w:ins>
      <w:r>
        <w:t xml:space="preserve"> </w:t>
      </w:r>
      <w:ins w:id="2679" w:author="Gabriel Correa" w:date="2015-08-24T16:30:00Z">
        <w:r w:rsidRPr="00E02554">
          <w:t xml:space="preserve">El objetivo </w:t>
        </w:r>
      </w:ins>
      <w:r>
        <w:t>principal de la mayoría de los</w:t>
      </w:r>
      <w:ins w:id="2680" w:author="Gabriel Correa" w:date="2015-08-24T16:30:00Z">
        <w:r w:rsidRPr="00E02554">
          <w:t xml:space="preserve"> experimento es encontrar los mejores clasificadores para adivinar correctamente la mayor cantidad de </w:t>
        </w:r>
      </w:ins>
      <w:proofErr w:type="spellStart"/>
      <w:ins w:id="2681" w:author="Gabriel Correa" w:date="2015-08-24T16:31:00Z">
        <w:r w:rsidRPr="00E02554">
          <w:rPr>
            <w:i/>
          </w:rPr>
          <w:t>directives</w:t>
        </w:r>
        <w:proofErr w:type="spellEnd"/>
        <w:r w:rsidRPr="00E02554">
          <w:t xml:space="preserve"> buscando valores altos en </w:t>
        </w:r>
      </w:ins>
      <w:proofErr w:type="spellStart"/>
      <w:ins w:id="2682" w:author="Gabriel Correa" w:date="2015-08-24T16:32:00Z">
        <w:r w:rsidRPr="00E02554">
          <w:rPr>
            <w:i/>
          </w:rPr>
          <w:t>recall</w:t>
        </w:r>
        <w:proofErr w:type="spellEnd"/>
        <w:r w:rsidRPr="00E02554">
          <w:rPr>
            <w:i/>
          </w:rPr>
          <w:t xml:space="preserve"> </w:t>
        </w:r>
        <w:r w:rsidRPr="00E02554">
          <w:t xml:space="preserve">y </w:t>
        </w:r>
        <w:r w:rsidRPr="00E02554">
          <w:rPr>
            <w:i/>
          </w:rPr>
          <w:t>F-</w:t>
        </w:r>
        <w:proofErr w:type="spellStart"/>
        <w:r w:rsidRPr="00E02554">
          <w:rPr>
            <w:i/>
          </w:rPr>
          <w:t>Measure</w:t>
        </w:r>
        <w:proofErr w:type="spellEnd"/>
        <w:r w:rsidRPr="00E02554">
          <w:t xml:space="preserve">. El otro objetivo de varios experimentos es descubrir con </w:t>
        </w:r>
      </w:ins>
      <w:r>
        <w:t xml:space="preserve">qué </w:t>
      </w:r>
      <w:ins w:id="2683" w:author="Gabriel Correa" w:date="2015-08-24T16:32:00Z">
        <w:r w:rsidRPr="00E02554">
          <w:t xml:space="preserve">porcentaje </w:t>
        </w:r>
      </w:ins>
      <w:ins w:id="2684" w:author="Gabriel Correa" w:date="2015-08-24T16:33:00Z">
        <w:r w:rsidRPr="00E02554">
          <w:t xml:space="preserve">de los datos </w:t>
        </w:r>
      </w:ins>
      <w:r>
        <w:t>al entrenar</w:t>
      </w:r>
      <w:ins w:id="2685" w:author="Gabriel Correa" w:date="2015-08-24T16:32:00Z">
        <w:r w:rsidRPr="00E02554">
          <w:t xml:space="preserve"> entrenamiento es suficiente para </w:t>
        </w:r>
      </w:ins>
      <w:ins w:id="2686" w:author="Gabriel Correa" w:date="2015-08-24T16:33:00Z">
        <w:r w:rsidRPr="00E02554">
          <w:t>lograr resultados aceptables.</w:t>
        </w:r>
      </w:ins>
    </w:p>
    <w:p w:rsidR="00BC7FD4" w:rsidRPr="00E02554" w:rsidRDefault="00BC7FD4" w:rsidP="00BC7FD4">
      <w:r>
        <w:t xml:space="preserve">Los experimentos fueron usaron </w:t>
      </w:r>
      <w:r w:rsidRPr="00E02554">
        <w:t xml:space="preserve">los datos preliminares descritos en la sección </w:t>
      </w:r>
      <w:r>
        <w:fldChar w:fldCharType="begin"/>
      </w:r>
      <w:r>
        <w:instrText xml:space="preserve"> REF _Ref428320675 \r \h </w:instrText>
      </w:r>
      <w:r>
        <w:fldChar w:fldCharType="separate"/>
      </w:r>
      <w:r w:rsidR="00763E46">
        <w:t>4.2</w:t>
      </w:r>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 una API, porcentaje de una API.</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proofErr w:type="spellStart"/>
            <w:r w:rsidRPr="00D471E1">
              <w:t>JFace</w:t>
            </w:r>
            <w:proofErr w:type="spellEnd"/>
            <w:r w:rsidRPr="00D471E1">
              <w:t xml:space="preserv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BC7FD4" w:rsidRPr="00D471E1" w:rsidRDefault="00BC7FD4">
            <w:pPr>
              <w:cnfStyle w:val="000000000000" w:firstRow="0" w:lastRow="0" w:firstColumn="0" w:lastColumn="0" w:oddVBand="0" w:evenVBand="0" w:oddHBand="0" w:evenHBand="0" w:firstRowFirstColumn="0" w:firstRowLastColumn="0" w:lastRowFirstColumn="0" w:lastRowLastColumn="0"/>
              <w:rPr>
                <w:color w:val="auto"/>
              </w:rPr>
            </w:pPr>
            <w:proofErr w:type="spellStart"/>
            <w:r w:rsidRPr="00D471E1">
              <w:t>FilteredClassifier</w:t>
            </w:r>
            <w:proofErr w:type="spellEnd"/>
            <w:r w:rsidRPr="00D471E1">
              <w:t xml:space="preserve"> con filtro </w:t>
            </w:r>
            <w:proofErr w:type="spellStart"/>
            <w:r w:rsidRPr="00D471E1">
              <w:t>StringToWordVector</w:t>
            </w:r>
            <w:proofErr w:type="spellEnd"/>
            <w:r w:rsidRPr="00D471E1">
              <w:t xml:space="preserve"> (ver sección </w:t>
            </w:r>
            <w:r w:rsidRPr="00D471E1">
              <w:fldChar w:fldCharType="begin"/>
            </w:r>
            <w:r w:rsidRPr="00D471E1">
              <w:instrText xml:space="preserve"> REF _Ref427782605 \r \h  \* MERGEFORMAT </w:instrText>
            </w:r>
            <w:r w:rsidRPr="00D471E1">
              <w:rPr>
                <w:color w:val="auto"/>
                <w:rPrChange w:id="2687" w:author="Gabriel Correa" w:date="2015-08-25T14:24:00Z">
                  <w:rPr/>
                </w:rPrChange>
              </w:rPr>
              <w:fldChar w:fldCharType="separate"/>
            </w:r>
            <w:r w:rsidR="00763E46">
              <w:t>5.1.1</w:t>
            </w:r>
            <w:r w:rsidRPr="00D471E1">
              <w:fldChar w:fldCharType="end"/>
            </w:r>
            <w:r w:rsidRPr="00D471E1">
              <w:t xml:space="preserve">) </w:t>
            </w:r>
            <w:ins w:id="2688" w:author="Gabriel Correa" w:date="2015-08-26T02:57:00Z">
              <w:r w:rsidR="005517A6">
                <w:t xml:space="preserve"> con </w:t>
              </w:r>
            </w:ins>
            <w:ins w:id="2689" w:author="Gabriel Correa" w:date="2015-08-26T02:58:00Z">
              <w:r w:rsidR="005517A6">
                <w:t>varios clasificadores.</w:t>
              </w:r>
            </w:ins>
            <w:del w:id="2690" w:author="Gabriel Correa" w:date="2015-08-26T02:57:00Z">
              <w:r w:rsidRPr="00D471E1" w:rsidDel="005517A6">
                <w:delText xml:space="preserve">y con todos los clasificadores descritos en sección </w:delText>
              </w:r>
              <w:r w:rsidRPr="00D471E1" w:rsidDel="005517A6">
                <w:fldChar w:fldCharType="begin"/>
              </w:r>
              <w:r w:rsidRPr="00D471E1" w:rsidDel="005517A6">
                <w:delInstrText xml:space="preserve"> REF _Ref427777109 \r \h  \* MERGEFORMAT </w:delInstrText>
              </w:r>
              <w:r w:rsidRPr="00D471E1" w:rsidDel="005517A6">
                <w:rPr>
                  <w:color w:val="auto"/>
                  <w:rPrChange w:id="2691" w:author="Gabriel Correa" w:date="2015-08-25T14:24:00Z">
                    <w:rPr/>
                  </w:rPrChange>
                </w:rPr>
                <w:fldChar w:fldCharType="separate"/>
              </w:r>
              <w:r w:rsidRPr="00D471E1" w:rsidDel="005517A6">
                <w:delText>5.2</w:delText>
              </w:r>
              <w:r w:rsidRPr="00D471E1" w:rsidDel="005517A6">
                <w:fldChar w:fldCharType="end"/>
              </w:r>
              <w:r w:rsidRPr="00D471E1" w:rsidDel="005517A6">
                <w:delText>.</w:delText>
              </w:r>
            </w:del>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BC7FD4" w:rsidRPr="00E02554" w:rsidRDefault="00BC7FD4" w:rsidP="005D2320">
            <w:proofErr w:type="spellStart"/>
            <w:r w:rsidRPr="00E02554">
              <w:t>StringToWordVector</w:t>
            </w:r>
            <w:proofErr w:type="spellEnd"/>
          </w:p>
        </w:tc>
        <w:tc>
          <w:tcPr>
            <w:tcW w:w="6096" w:type="dxa"/>
            <w:tcBorders>
              <w:top w:val="single" w:sz="8" w:space="0" w:color="auto"/>
            </w:tcBorders>
            <w:shd w:val="clear" w:color="auto" w:fill="auto"/>
          </w:tcPr>
          <w:p w:rsidR="00BC7FD4" w:rsidRPr="00E02554" w:rsidRDefault="00BC7FD4" w:rsidP="005D2320">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proofErr w:type="spellStart"/>
            <w:r w:rsidRPr="00104E69">
              <w:rPr>
                <w:i/>
              </w:rPr>
              <w:t>attributeIndices</w:t>
            </w:r>
            <w:proofErr w:type="spellEnd"/>
            <w:r w:rsidRPr="00104E69">
              <w:rPr>
                <w:i/>
              </w:rPr>
              <w:t>=</w:t>
            </w:r>
            <w:proofErr w:type="spellStart"/>
            <w:r w:rsidRPr="00104E69">
              <w:rPr>
                <w:i/>
              </w:rPr>
              <w:t>first</w:t>
            </w:r>
            <w:proofErr w:type="spellEnd"/>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2692" w:author="Gabriel Correa" w:date="2015-08-26T02:58:00Z"/>
                <w:i/>
              </w:rPr>
            </w:pPr>
            <w:proofErr w:type="spellStart"/>
            <w:r w:rsidRPr="00104E69">
              <w:rPr>
                <w:i/>
              </w:rPr>
              <w:t>lowerCaseTokens</w:t>
            </w:r>
            <w:proofErr w:type="spellEnd"/>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2693" w:author="Gabriel Correa" w:date="2015-08-26T02:58:00Z">
                  <w:rPr>
                    <w:color w:val="auto"/>
                  </w:rPr>
                </w:rPrChange>
              </w:rPr>
              <w:pPrChange w:id="2694"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2695" w:author="Gabriel Correa" w:date="2015-08-26T02:58:00Z">
              <w:r>
                <w:t>Estos parámetros fueron constantes a lo largo de todos los experimentos. Otros par</w:t>
              </w:r>
            </w:ins>
            <w:ins w:id="2696" w:author="Gabriel Correa" w:date="2015-08-26T02:59:00Z">
              <w:r>
                <w:t>ámetros fueron, sin embargo, variados con el fin de realizar experimentación con variadas combinaciones.</w:t>
              </w:r>
            </w:ins>
          </w:p>
        </w:tc>
      </w:tr>
    </w:tbl>
    <w:p w:rsidR="00BC7FD4" w:rsidRPr="00E02554" w:rsidRDefault="00BC7FD4" w:rsidP="00BC7FD4"/>
    <w:p w:rsidR="00BC7FD4" w:rsidRDefault="00BC7FD4" w:rsidP="00350FBE"/>
    <w:p w:rsidR="00FD7889" w:rsidRDefault="00FD7889" w:rsidP="00FD7889">
      <w:pPr>
        <w:pStyle w:val="Ttulo3"/>
      </w:pPr>
      <w:bookmarkStart w:id="2697" w:name="_Ref428277776"/>
      <w:bookmarkStart w:id="2698" w:name="_Toc428443123"/>
      <w:r>
        <w:t>F-</w:t>
      </w:r>
      <w:proofErr w:type="spellStart"/>
      <w:r>
        <w:t>Measure</w:t>
      </w:r>
      <w:proofErr w:type="spellEnd"/>
      <w:r>
        <w:t xml:space="preserve"> vs </w:t>
      </w:r>
      <w:proofErr w:type="spellStart"/>
      <w:r>
        <w:t>Recall</w:t>
      </w:r>
      <w:bookmarkEnd w:id="2697"/>
      <w:bookmarkEnd w:id="2698"/>
      <w:proofErr w:type="spellEnd"/>
    </w:p>
    <w:p w:rsidR="00FD7889" w:rsidRPr="00E02554" w:rsidRDefault="00BF44B1" w:rsidP="00FD7889">
      <w:r>
        <w:t>Hay casos donde m</w:t>
      </w:r>
      <w:r w:rsidR="00FD7889" w:rsidRPr="00E02554">
        <w:t xml:space="preserve">aximizar </w:t>
      </w:r>
      <w:r w:rsidR="00FD7889" w:rsidRPr="00E02554">
        <w:rPr>
          <w:i/>
        </w:rPr>
        <w:t>F-</w:t>
      </w:r>
      <w:proofErr w:type="spellStart"/>
      <w:r w:rsidR="00FD7889" w:rsidRPr="00E02554">
        <w:rPr>
          <w:i/>
        </w:rPr>
        <w:t>Measure</w:t>
      </w:r>
      <w:proofErr w:type="spellEnd"/>
      <w:r w:rsidR="00FD7889" w:rsidRPr="00E02554">
        <w:t xml:space="preserve"> </w:t>
      </w:r>
      <w:r>
        <w:t>puede resultar</w:t>
      </w:r>
      <w:r w:rsidR="00FD7889" w:rsidRPr="00E02554">
        <w:t xml:space="preserve"> mejor que maximizar </w:t>
      </w:r>
      <w:proofErr w:type="spellStart"/>
      <w:r w:rsidR="00FD7889" w:rsidRPr="00E02554">
        <w:rPr>
          <w:i/>
        </w:rPr>
        <w:t>recall</w:t>
      </w:r>
      <w:proofErr w:type="spellEnd"/>
      <w:r w:rsidR="00FD7889" w:rsidRPr="00E02554">
        <w:t xml:space="preserve">. </w:t>
      </w:r>
      <w:r>
        <w:t xml:space="preserve">Incluso cuando el objetivo es acercar el valor de </w:t>
      </w:r>
      <w:proofErr w:type="spellStart"/>
      <w:r w:rsidRPr="00BF44B1">
        <w:rPr>
          <w:i/>
        </w:rPr>
        <w:t>recall</w:t>
      </w:r>
      <w:proofErr w:type="spellEnd"/>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E02554" w:rsidRDefault="00FD7889" w:rsidP="00FD7889">
      <w:r w:rsidRPr="00E02554">
        <w:t xml:space="preserve">En este estudio se quiere buscar un clasificador que tenga la menor cantidad de </w:t>
      </w:r>
      <w:r w:rsidRPr="00E02554">
        <w:rPr>
          <w:i/>
        </w:rPr>
        <w:t>falsos negativos</w:t>
      </w:r>
      <w:r w:rsidRPr="00E02554">
        <w:t xml:space="preserve">, o un </w:t>
      </w:r>
      <w:proofErr w:type="spellStart"/>
      <w:r w:rsidRPr="00E02554">
        <w:rPr>
          <w:i/>
        </w:rPr>
        <w:t>recall</w:t>
      </w:r>
      <w:proofErr w:type="spellEnd"/>
      <w:r w:rsidRPr="00E02554">
        <w:rPr>
          <w:i/>
        </w:rPr>
        <w:t xml:space="preserve"> </w:t>
      </w:r>
      <w:r w:rsidRPr="00E02554">
        <w:t>muy cerca</w:t>
      </w:r>
      <w:r w:rsidR="00BF44B1">
        <w:t xml:space="preserve">no a 1 como se explica en </w:t>
      </w:r>
      <w:r w:rsidR="00BF44B1">
        <w:fldChar w:fldCharType="begin"/>
      </w:r>
      <w:r w:rsidR="00BF44B1">
        <w:instrText xml:space="preserve"> REF _Ref428316602 \r \h </w:instrText>
      </w:r>
      <w:r w:rsidR="00BF44B1">
        <w:fldChar w:fldCharType="separate"/>
      </w:r>
      <w:r w:rsidR="00763E46">
        <w:t>3.1.1</w:t>
      </w:r>
      <w:r w:rsidR="00BF44B1">
        <w:fldChar w:fldCharType="end"/>
      </w:r>
      <w:r w:rsidR="00BF44B1">
        <w:t xml:space="preserve">y en </w:t>
      </w:r>
      <w:r w:rsidR="00BF44B1">
        <w:fldChar w:fldCharType="begin"/>
      </w:r>
      <w:r w:rsidR="00BF44B1">
        <w:instrText xml:space="preserve"> REF _Ref428278205 \r \h </w:instrText>
      </w:r>
      <w:r w:rsidR="00BF44B1">
        <w:fldChar w:fldCharType="separate"/>
      </w:r>
      <w:r w:rsidR="00763E46">
        <w:t>3.2.1</w:t>
      </w:r>
      <w:r w:rsidR="00BF44B1">
        <w:fldChar w:fldCharType="end"/>
      </w:r>
      <w:r w:rsidRPr="00E02554">
        <w:t xml:space="preserve">, </w:t>
      </w:r>
      <w:r w:rsidR="00BF44B1">
        <w:t>significando</w:t>
      </w:r>
      <w:r w:rsidR="00F76D9A" w:rsidRPr="00E02554">
        <w:t xml:space="preserve"> que hay que </w:t>
      </w:r>
      <w:r w:rsidRPr="00E02554">
        <w:t xml:space="preserve">optimizar el valor de </w:t>
      </w:r>
      <w:proofErr w:type="spellStart"/>
      <w:r w:rsidRPr="00E02554">
        <w:rPr>
          <w:i/>
        </w:rPr>
        <w:t>recall</w:t>
      </w:r>
      <w:proofErr w:type="spellEnd"/>
      <w:r w:rsidR="00F76D9A" w:rsidRPr="00E02554">
        <w:t>. Pero los re</w:t>
      </w:r>
      <w:r w:rsidR="00BF44B1">
        <w:t xml:space="preserve">sultados de un experimento mostrados en la </w:t>
      </w:r>
      <w:ins w:id="2699" w:author="Gabriel Correa" w:date="2015-08-26T03:32:00Z">
        <w:r w:rsidR="008F24AB">
          <w:fldChar w:fldCharType="begin"/>
        </w:r>
        <w:r w:rsidR="008F24AB">
          <w:instrText xml:space="preserve"> REF _Ref428323289 \h </w:instrText>
        </w:r>
      </w:ins>
      <w:r w:rsidR="008F24AB">
        <w:fldChar w:fldCharType="separate"/>
      </w:r>
      <w:ins w:id="2700" w:author="Gabriel Correa" w:date="2015-08-27T12:50:00Z">
        <w:r w:rsidR="00763E46">
          <w:t xml:space="preserve">Tabla </w:t>
        </w:r>
        <w:r w:rsidR="00763E46">
          <w:rPr>
            <w:noProof/>
          </w:rPr>
          <w:t>6</w:t>
        </w:r>
        <w:r w:rsidR="00763E46">
          <w:t>.</w:t>
        </w:r>
        <w:r w:rsidR="00763E46">
          <w:rPr>
            <w:noProof/>
          </w:rPr>
          <w:t>1</w:t>
        </w:r>
      </w:ins>
      <w:ins w:id="2701" w:author="Gabriel Correa" w:date="2015-08-26T03:32:00Z">
        <w:r w:rsidR="008F24AB">
          <w:fldChar w:fldCharType="end"/>
        </w:r>
      </w:ins>
      <w:ins w:id="2702" w:author="Gabriel Correa" w:date="2015-08-26T03:33:00Z">
        <w:r w:rsidR="008F24AB">
          <w:t xml:space="preserve">y en la </w:t>
        </w:r>
      </w:ins>
      <w:ins w:id="2703" w:author="Gabriel Correa" w:date="2015-08-26T03:35:00Z">
        <w:r w:rsidR="001809B5">
          <w:fldChar w:fldCharType="begin"/>
        </w:r>
        <w:r w:rsidR="001809B5">
          <w:instrText xml:space="preserve"> REF _Ref428323464 \h </w:instrText>
        </w:r>
      </w:ins>
      <w:r w:rsidR="001809B5">
        <w:fldChar w:fldCharType="separate"/>
      </w:r>
      <w:ins w:id="2704" w:author="Gabriel Correa" w:date="2015-08-27T12:50:00Z">
        <w:r w:rsidR="00763E46">
          <w:t xml:space="preserve">Imagen </w:t>
        </w:r>
        <w:r w:rsidR="00763E46">
          <w:rPr>
            <w:noProof/>
          </w:rPr>
          <w:t>6</w:t>
        </w:r>
        <w:r w:rsidR="00763E46">
          <w:t>.</w:t>
        </w:r>
        <w:r w:rsidR="00763E46">
          <w:rPr>
            <w:noProof/>
          </w:rPr>
          <w:t>1</w:t>
        </w:r>
      </w:ins>
      <w:ins w:id="2705" w:author="Gabriel Correa" w:date="2015-08-26T03:35:00Z">
        <w:r w:rsidR="001809B5">
          <w:fldChar w:fldCharType="end"/>
        </w:r>
      </w:ins>
      <w:del w:id="2706" w:author="Gabriel Correa" w:date="2015-08-26T03:29:00Z">
        <w:r w:rsidR="00BF44B1" w:rsidDel="00B26115">
          <w:delText>[[**]]</w:delText>
        </w:r>
      </w:del>
      <w:r w:rsidR="00F76D9A" w:rsidRPr="00E02554">
        <w:t xml:space="preserve"> muestra optimizar el F-</w:t>
      </w:r>
      <w:proofErr w:type="spellStart"/>
      <w:r w:rsidR="00F76D9A" w:rsidRPr="00E02554">
        <w:t>Measure</w:t>
      </w:r>
      <w:proofErr w:type="spellEnd"/>
      <w:r w:rsidR="00F76D9A" w:rsidRPr="00E02554">
        <w:t xml:space="preserve"> puede lograr resultados con menos </w:t>
      </w:r>
      <w:r w:rsidR="00F76D9A" w:rsidRPr="00E02554">
        <w:rPr>
          <w:i/>
        </w:rPr>
        <w:t>falsos negativos</w:t>
      </w:r>
      <w:r w:rsidR="00F76D9A" w:rsidRPr="00E02554">
        <w:t>.</w:t>
      </w:r>
      <w:r w:rsidR="001F62A5" w:rsidRPr="00E02554">
        <w:t xml:space="preserve"> El </w:t>
      </w:r>
      <w:proofErr w:type="spellStart"/>
      <w:r w:rsidR="001F62A5" w:rsidRPr="00E02554">
        <w:rPr>
          <w:i/>
        </w:rPr>
        <w:t>recall</w:t>
      </w:r>
      <w:proofErr w:type="spellEnd"/>
      <w:r w:rsidR="001F62A5" w:rsidRPr="00E02554">
        <w:rPr>
          <w:i/>
        </w:rPr>
        <w:t xml:space="preserve"> </w:t>
      </w:r>
      <w:r w:rsidR="001F62A5" w:rsidRPr="00E02554">
        <w:t xml:space="preserve">más alto es 0.93 de </w:t>
      </w:r>
      <w:proofErr w:type="spellStart"/>
      <w:r w:rsidR="001F62A5" w:rsidRPr="00E02554">
        <w:rPr>
          <w:i/>
        </w:rPr>
        <w:t>NaiveBayes</w:t>
      </w:r>
      <w:proofErr w:type="spellEnd"/>
      <w:r w:rsidR="001F62A5" w:rsidRPr="00E02554">
        <w:t xml:space="preserve">, pero al mismo tiempo tiene bajos valores de </w:t>
      </w:r>
      <w:proofErr w:type="spellStart"/>
      <w:r w:rsidR="001F62A5" w:rsidRPr="00E02554">
        <w:rPr>
          <w:i/>
        </w:rPr>
        <w:t>precision</w:t>
      </w:r>
      <w:proofErr w:type="spellEnd"/>
      <w:r w:rsidR="001F62A5" w:rsidRPr="00E02554">
        <w:rPr>
          <w:i/>
        </w:rPr>
        <w:t xml:space="preserve"> </w:t>
      </w:r>
      <w:r w:rsidR="001F62A5" w:rsidRPr="00E02554">
        <w:t xml:space="preserve">y </w:t>
      </w:r>
      <w:r w:rsidR="001F62A5" w:rsidRPr="00E02554">
        <w:rPr>
          <w:i/>
        </w:rPr>
        <w:t>F-</w:t>
      </w:r>
      <w:proofErr w:type="spellStart"/>
      <w:r w:rsidR="001F62A5" w:rsidRPr="00E02554">
        <w:rPr>
          <w:i/>
        </w:rPr>
        <w:t>Measure</w:t>
      </w:r>
      <w:proofErr w:type="spellEnd"/>
      <w:r w:rsidR="001F62A5" w:rsidRPr="00E02554">
        <w:t xml:space="preserve">. </w:t>
      </w:r>
      <w:proofErr w:type="spellStart"/>
      <w:r w:rsidR="001F62A5" w:rsidRPr="00E02554">
        <w:rPr>
          <w:i/>
        </w:rPr>
        <w:t>RandomForest</w:t>
      </w:r>
      <w:proofErr w:type="spellEnd"/>
      <w:r w:rsidR="001F62A5" w:rsidRPr="00E02554">
        <w:rPr>
          <w:i/>
        </w:rPr>
        <w:t xml:space="preserve"> </w:t>
      </w:r>
      <w:r w:rsidR="001F62A5" w:rsidRPr="00E02554">
        <w:t xml:space="preserve">y </w:t>
      </w:r>
      <w:r w:rsidR="001F62A5" w:rsidRPr="00E02554">
        <w:rPr>
          <w:i/>
        </w:rPr>
        <w:t>SMO</w:t>
      </w:r>
      <w:r w:rsidR="001F62A5" w:rsidRPr="00E02554">
        <w:t xml:space="preserve"> tienen un valor de </w:t>
      </w:r>
      <w:r w:rsidR="001F62A5" w:rsidRPr="00E02554">
        <w:rPr>
          <w:i/>
        </w:rPr>
        <w:t>F-</w:t>
      </w:r>
      <w:proofErr w:type="spellStart"/>
      <w:r w:rsidR="001F62A5" w:rsidRPr="00E02554">
        <w:rPr>
          <w:i/>
        </w:rPr>
        <w:t>Measure</w:t>
      </w:r>
      <w:proofErr w:type="spellEnd"/>
      <w:r w:rsidR="001F62A5" w:rsidRPr="00E02554">
        <w:t xml:space="preserve"> alto pero no alcanza a </w:t>
      </w:r>
      <w:proofErr w:type="spellStart"/>
      <w:r w:rsidR="001F62A5" w:rsidRPr="00E02554">
        <w:rPr>
          <w:i/>
        </w:rPr>
        <w:t>NaiveBayes</w:t>
      </w:r>
      <w:proofErr w:type="spellEnd"/>
      <w:r w:rsidR="001F62A5" w:rsidRPr="00E02554">
        <w:rPr>
          <w:i/>
        </w:rPr>
        <w:t xml:space="preserve"> </w:t>
      </w:r>
      <w:r w:rsidR="001F62A5" w:rsidRPr="00E02554">
        <w:t xml:space="preserve">hablando de </w:t>
      </w:r>
      <w:proofErr w:type="spellStart"/>
      <w:r w:rsidR="001F62A5" w:rsidRPr="00E02554">
        <w:rPr>
          <w:i/>
        </w:rPr>
        <w:t>recall</w:t>
      </w:r>
      <w:proofErr w:type="spellEnd"/>
      <w:r w:rsidR="001F62A5" w:rsidRPr="00E02554">
        <w:t>.</w:t>
      </w:r>
    </w:p>
    <w:p w:rsidR="00FD7889" w:rsidRPr="00E02554" w:rsidRDefault="001F62A5" w:rsidP="00FD7889">
      <w:r w:rsidRPr="00E02554">
        <w:t xml:space="preserve">Usando una </w:t>
      </w:r>
      <w:r w:rsidRPr="00E02554">
        <w:rPr>
          <w:i/>
        </w:rPr>
        <w:t xml:space="preserve">matriz de costos </w:t>
      </w:r>
      <w:r w:rsidRPr="00E02554">
        <w:t xml:space="preserve">en Weka se puede incentivar a que un clasificador mejore en </w:t>
      </w:r>
      <w:proofErr w:type="spellStart"/>
      <w:r w:rsidRPr="00E02554">
        <w:rPr>
          <w:i/>
        </w:rPr>
        <w:t>recall</w:t>
      </w:r>
      <w:proofErr w:type="spellEnd"/>
      <w:r w:rsidRPr="00E02554">
        <w:t xml:space="preserve"> pero empeore en </w:t>
      </w:r>
      <w:proofErr w:type="spellStart"/>
      <w:r w:rsidRPr="00E02554">
        <w:rPr>
          <w:i/>
        </w:rPr>
        <w:t>precision</w:t>
      </w:r>
      <w:proofErr w:type="spellEnd"/>
      <w:r w:rsidRPr="00E02554">
        <w:t>, o viceversa.</w:t>
      </w:r>
      <w:r w:rsidR="00720EA1" w:rsidRPr="00E02554">
        <w:t xml:space="preserve"> Usando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14</m:t>
                  </m:r>
                </m:e>
              </m:mr>
              <m:mr>
                <m:e>
                  <m:r>
                    <w:rPr>
                      <w:rFonts w:ascii="Cambria Math" w:hAnsi="Cambria Math"/>
                    </w:rPr>
                    <m:t>1</m:t>
                  </m:r>
                </m:e>
                <m:e>
                  <m:r>
                    <w:rPr>
                      <w:rFonts w:ascii="Cambria Math" w:hAnsi="Cambria Math"/>
                    </w:rPr>
                    <m:t>0</m:t>
                  </m:r>
                </m:e>
              </m:mr>
            </m:m>
          </m:e>
        </m:d>
      </m:oMath>
      <w:r w:rsidRPr="00E02554">
        <w:t xml:space="preserve"> </w:t>
      </w:r>
      <w:r w:rsidR="00C50439" w:rsidRPr="00E02554">
        <w:t xml:space="preserve">sobre </w:t>
      </w:r>
      <w:r w:rsidR="00C50439" w:rsidRPr="00E02554">
        <w:rPr>
          <w:i/>
        </w:rPr>
        <w:t>SMO</w:t>
      </w:r>
      <w:r w:rsidR="00C50439" w:rsidRPr="00E02554">
        <w:t xml:space="preserve"> y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E02554">
        <w:t xml:space="preserve"> sobre </w:t>
      </w:r>
      <w:proofErr w:type="spellStart"/>
      <w:r w:rsidR="00C50439" w:rsidRPr="00E02554">
        <w:rPr>
          <w:i/>
        </w:rPr>
        <w:t>RandomForest</w:t>
      </w:r>
      <w:proofErr w:type="spellEnd"/>
      <w:r w:rsidR="00C50439" w:rsidRPr="00E02554">
        <w:t xml:space="preserve"> se obtienen las matrices de confusi</w:t>
      </w:r>
      <w:r w:rsidR="003B08A8" w:rsidRPr="00E02554">
        <w:t xml:space="preserve">ón de la </w:t>
      </w:r>
      <w:r w:rsidR="003E24B8" w:rsidRPr="00E02554">
        <w:t xml:space="preserve"> logrando el mismo </w:t>
      </w:r>
      <w:proofErr w:type="spellStart"/>
      <w:r w:rsidR="00C50439" w:rsidRPr="00E02554">
        <w:rPr>
          <w:i/>
        </w:rPr>
        <w:t>recall</w:t>
      </w:r>
      <w:proofErr w:type="spellEnd"/>
      <w:r w:rsidR="00C50439" w:rsidRPr="00E02554">
        <w:t xml:space="preserve"> </w:t>
      </w:r>
      <w:r w:rsidR="003E24B8" w:rsidRPr="00E02554">
        <w:t xml:space="preserve">(o mejor) </w:t>
      </w:r>
      <w:r w:rsidR="00C50439" w:rsidRPr="00E02554">
        <w:t xml:space="preserve">que </w:t>
      </w:r>
      <w:proofErr w:type="spellStart"/>
      <w:r w:rsidR="00C50439" w:rsidRPr="00E02554">
        <w:rPr>
          <w:i/>
        </w:rPr>
        <w:t>NaiveBayes</w:t>
      </w:r>
      <w:proofErr w:type="spellEnd"/>
      <w:r w:rsidR="00C50439" w:rsidRPr="00E02554">
        <w:t xml:space="preserve">, pero mejorando el valor de </w:t>
      </w:r>
      <w:proofErr w:type="spellStart"/>
      <w:r w:rsidR="00C50439" w:rsidRPr="00E02554">
        <w:rPr>
          <w:i/>
        </w:rPr>
        <w:t>precisio</w:t>
      </w:r>
      <w:r w:rsidR="003E24B8" w:rsidRPr="00E02554">
        <w:rPr>
          <w:i/>
        </w:rPr>
        <w:t>n</w:t>
      </w:r>
      <w:proofErr w:type="spellEnd"/>
      <w:r w:rsidR="003E24B8" w:rsidRPr="00E02554">
        <w:t>.</w:t>
      </w:r>
    </w:p>
    <w:p w:rsidR="00F76D9A" w:rsidDel="008F24AB" w:rsidRDefault="00F76D9A" w:rsidP="00F76D9A">
      <w:pPr>
        <w:pStyle w:val="Epgrafe"/>
        <w:keepNext/>
        <w:rPr>
          <w:del w:id="2707" w:author="Gabriel Correa" w:date="2015-08-26T03:32:00Z"/>
        </w:rPr>
      </w:pPr>
      <w:bookmarkStart w:id="2708" w:name="_Ref428323289"/>
      <w:bookmarkStart w:id="2709" w:name="_Ref428137107"/>
      <w:bookmarkStart w:id="2710" w:name="_Ref428323286"/>
      <w:r>
        <w:lastRenderedPageBreak/>
        <w:t xml:space="preserve">Tabla </w:t>
      </w:r>
      <w:ins w:id="2711" w:author="Gabriel Correa" w:date="2015-08-28T00:22:00Z">
        <w:r w:rsidR="00F002B6">
          <w:fldChar w:fldCharType="begin"/>
        </w:r>
        <w:r w:rsidR="00F002B6">
          <w:instrText xml:space="preserve"> STYLEREF 1 \s </w:instrText>
        </w:r>
      </w:ins>
      <w:r w:rsidR="00F002B6">
        <w:fldChar w:fldCharType="separate"/>
      </w:r>
      <w:r w:rsidR="00F002B6">
        <w:rPr>
          <w:noProof/>
        </w:rPr>
        <w:t>6</w:t>
      </w:r>
      <w:ins w:id="2712"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2713" w:author="Gabriel Correa" w:date="2015-08-28T00:22:00Z">
        <w:r w:rsidR="00F002B6">
          <w:rPr>
            <w:noProof/>
          </w:rPr>
          <w:t>1</w:t>
        </w:r>
        <w:r w:rsidR="00F002B6">
          <w:fldChar w:fldCharType="end"/>
        </w:r>
      </w:ins>
      <w:bookmarkEnd w:id="2708"/>
      <w:del w:id="2714"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B26115" w:rsidDel="008F24AB">
          <w:rPr>
            <w:noProof/>
          </w:rPr>
          <w:delText>1</w:delText>
        </w:r>
        <w:r w:rsidR="005D2320" w:rsidDel="008F24AB">
          <w:rPr>
            <w:noProof/>
          </w:rPr>
          <w:fldChar w:fldCharType="end"/>
        </w:r>
      </w:del>
      <w:del w:id="2715"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Del="007123F7">
          <w:rPr>
            <w:noProof/>
          </w:rPr>
          <w:delText>2</w:delText>
        </w:r>
        <w:r w:rsidR="002D2EC0" w:rsidDel="007123F7">
          <w:rPr>
            <w:noProof/>
          </w:rPr>
          <w:fldChar w:fldCharType="end"/>
        </w:r>
      </w:del>
      <w:bookmarkEnd w:id="2709"/>
      <w:r>
        <w:t xml:space="preserve">:   Resultados entrenando con datos finales de Apache </w:t>
      </w:r>
      <w:proofErr w:type="spellStart"/>
      <w:r>
        <w:t>Commons</w:t>
      </w:r>
      <w:proofErr w:type="spellEnd"/>
      <w:r>
        <w:t xml:space="preserve">, Java  y el primer 10% de </w:t>
      </w:r>
      <w:proofErr w:type="spellStart"/>
      <w:r>
        <w:t>JFace</w:t>
      </w:r>
      <w:proofErr w:type="spellEnd"/>
      <w:r>
        <w:t xml:space="preserve">; set de prueba, 90% restantes de </w:t>
      </w:r>
      <w:proofErr w:type="spellStart"/>
      <w:r>
        <w:t>JFace</w:t>
      </w:r>
      <w:proofErr w:type="spellEnd"/>
      <w:r>
        <w:t>.</w:t>
      </w:r>
      <w:bookmarkEnd w:id="2710"/>
    </w:p>
    <w:p w:rsidR="008F24AB" w:rsidRDefault="008F24AB">
      <w:pPr>
        <w:pStyle w:val="Epgrafe"/>
        <w:keepNext/>
        <w:rPr>
          <w:ins w:id="2716" w:author="Gabriel Correa" w:date="2015-08-26T03:31:00Z"/>
        </w:rPr>
        <w:pPrChange w:id="2717" w:author="Gabriel Correa" w:date="2015-08-26T03:31:00Z">
          <w:pPr/>
        </w:pPrChange>
      </w:pPr>
    </w:p>
    <w:tbl>
      <w:tblPr>
        <w:tblStyle w:val="Estilo2"/>
        <w:tblW w:w="8949" w:type="dxa"/>
        <w:tblLook w:val="04A0" w:firstRow="1" w:lastRow="0" w:firstColumn="1" w:lastColumn="0" w:noHBand="0" w:noVBand="1"/>
        <w:tblPrChange w:id="2718"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2719">
          <w:tblGrid>
            <w:gridCol w:w="2949"/>
            <w:gridCol w:w="1200"/>
            <w:gridCol w:w="1200"/>
            <w:gridCol w:w="1200"/>
            <w:gridCol w:w="1200"/>
            <w:gridCol w:w="1200"/>
          </w:tblGrid>
        </w:tblGridChange>
      </w:tblGrid>
      <w:tr w:rsidR="00F76D9A" w:rsidRPr="00F76D9A" w:rsidTr="008F24AB">
        <w:trPr>
          <w:cnfStyle w:val="100000000000" w:firstRow="1" w:lastRow="0" w:firstColumn="0" w:lastColumn="0" w:oddVBand="0" w:evenVBand="0" w:oddHBand="0" w:evenHBand="0" w:firstRowFirstColumn="0" w:firstRowLastColumn="0" w:lastRowFirstColumn="0" w:lastRowLastColumn="0"/>
          <w:trHeight w:val="300"/>
          <w:trPrChange w:id="2720"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2721" w:author="Gabriel Correa" w:date="2015-08-26T03:31:00Z">
              <w:tcPr>
                <w:tcW w:w="2647" w:type="dxa"/>
                <w:noWrap/>
                <w:hideMark/>
              </w:tcPr>
            </w:tcPrChange>
          </w:tcPr>
          <w:p w:rsidR="00F76D9A" w:rsidRPr="00F76D9A" w:rsidRDefault="00F76D9A" w:rsidP="00F76D9A">
            <w:pPr>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2722" w:author="Gabriel Correa" w:date="2015-08-26T03:31:00Z">
              <w:tcPr>
                <w:tcW w:w="1200" w:type="dxa"/>
                <w:noWrap/>
                <w:hideMark/>
              </w:tcPr>
            </w:tcPrChange>
          </w:tcPr>
          <w:p w:rsidR="00F76D9A" w:rsidRPr="00E02554" w:rsidRDefault="001F62A5" w:rsidP="001F62A5">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723" w:author="Gabriel Correa" w:date="2015-08-25T14:24:00Z">
                  <w:rPr>
                    <w:rFonts w:ascii="Calibri" w:eastAsia="Times New Roman" w:hAnsi="Calibri" w:cs="Calibri"/>
                    <w:color w:val="000000"/>
                  </w:rPr>
                </w:rPrChange>
              </w:rPr>
            </w:pPr>
            <w:r w:rsidRPr="00E02554">
              <w:rPr>
                <w:rFonts w:eastAsia="Times New Roman" w:cs="Calibri"/>
                <w:color w:val="000000"/>
                <w:rPrChange w:id="2724"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2725" w:author="Gabriel Correa" w:date="2015-08-25T14:24:00Z">
                  <w:rPr>
                    <w:rFonts w:ascii="Calibri" w:eastAsia="Times New Roman" w:hAnsi="Calibri" w:cs="Calibri"/>
                    <w:color w:val="000000"/>
                  </w:rPr>
                </w:rPrChange>
              </w:rPr>
              <w:t>-</w:t>
            </w:r>
            <w:proofErr w:type="spellStart"/>
            <w:r w:rsidRPr="00E02554">
              <w:rPr>
                <w:rFonts w:eastAsia="Times New Roman" w:cs="Calibri"/>
                <w:color w:val="000000"/>
                <w:rPrChange w:id="2726"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2727" w:author="Gabriel Correa" w:date="2015-08-25T14:24:00Z">
                  <w:rPr>
                    <w:rFonts w:ascii="Calibri" w:eastAsia="Times New Roman" w:hAnsi="Calibri" w:cs="Calibri"/>
                    <w:color w:val="000000"/>
                  </w:rPr>
                </w:rPrChange>
              </w:rPr>
              <w:t>easure</w:t>
            </w:r>
            <w:proofErr w:type="spellEnd"/>
          </w:p>
        </w:tc>
        <w:tc>
          <w:tcPr>
            <w:tcW w:w="1200" w:type="dxa"/>
            <w:noWrap/>
            <w:hideMark/>
            <w:tcPrChange w:id="2728"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72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730" w:author="Gabriel Correa" w:date="2015-08-25T14:24:00Z">
                  <w:rPr>
                    <w:rFonts w:ascii="Calibri" w:eastAsia="Times New Roman" w:hAnsi="Calibri" w:cs="Calibri"/>
                    <w:color w:val="000000"/>
                  </w:rPr>
                </w:rPrChange>
              </w:rPr>
              <w:t>recall</w:t>
            </w:r>
            <w:proofErr w:type="spellEnd"/>
          </w:p>
        </w:tc>
        <w:tc>
          <w:tcPr>
            <w:tcW w:w="1200" w:type="dxa"/>
            <w:noWrap/>
            <w:hideMark/>
            <w:tcPrChange w:id="2731"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732"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733" w:author="Gabriel Correa" w:date="2015-08-25T14:24:00Z">
                  <w:rPr>
                    <w:rFonts w:ascii="Calibri" w:eastAsia="Times New Roman" w:hAnsi="Calibri" w:cs="Calibri"/>
                    <w:color w:val="000000"/>
                  </w:rPr>
                </w:rPrChange>
              </w:rPr>
              <w:t>precision</w:t>
            </w:r>
            <w:proofErr w:type="spellEnd"/>
          </w:p>
        </w:tc>
        <w:tc>
          <w:tcPr>
            <w:tcW w:w="1200" w:type="dxa"/>
            <w:noWrap/>
            <w:hideMark/>
            <w:tcPrChange w:id="2734"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735" w:author="Gabriel Correa" w:date="2015-08-25T14:24:00Z">
                  <w:rPr>
                    <w:rFonts w:ascii="Calibri" w:eastAsia="Times New Roman" w:hAnsi="Calibri" w:cs="Calibri"/>
                    <w:color w:val="000000"/>
                  </w:rPr>
                </w:rPrChange>
              </w:rPr>
            </w:pPr>
            <w:r w:rsidRPr="00E02554">
              <w:rPr>
                <w:rFonts w:eastAsia="Times New Roman" w:cs="Calibri"/>
                <w:color w:val="000000"/>
                <w:rPrChange w:id="2736" w:author="Gabriel Correa" w:date="2015-08-25T14:24:00Z">
                  <w:rPr>
                    <w:rFonts w:ascii="Calibri" w:eastAsia="Times New Roman" w:hAnsi="Calibri" w:cs="Calibri"/>
                    <w:color w:val="000000"/>
                  </w:rPr>
                </w:rPrChange>
              </w:rPr>
              <w:t xml:space="preserve">ROC </w:t>
            </w:r>
            <w:proofErr w:type="spellStart"/>
            <w:r w:rsidRPr="00E02554">
              <w:rPr>
                <w:rFonts w:eastAsia="Times New Roman" w:cs="Calibri"/>
                <w:color w:val="000000"/>
                <w:rPrChange w:id="2737" w:author="Gabriel Correa" w:date="2015-08-25T14:24:00Z">
                  <w:rPr>
                    <w:rFonts w:ascii="Calibri" w:eastAsia="Times New Roman" w:hAnsi="Calibri" w:cs="Calibri"/>
                    <w:color w:val="000000"/>
                  </w:rPr>
                </w:rPrChange>
              </w:rPr>
              <w:t>Area</w:t>
            </w:r>
            <w:proofErr w:type="spellEnd"/>
          </w:p>
        </w:tc>
        <w:tc>
          <w:tcPr>
            <w:tcW w:w="1200" w:type="dxa"/>
            <w:noWrap/>
            <w:hideMark/>
            <w:tcPrChange w:id="2738"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739" w:author="Gabriel Correa" w:date="2015-08-25T14:24:00Z">
                  <w:rPr>
                    <w:rFonts w:ascii="Calibri" w:eastAsia="Times New Roman" w:hAnsi="Calibri" w:cs="Calibri"/>
                    <w:color w:val="000000"/>
                  </w:rPr>
                </w:rPrChange>
              </w:rPr>
            </w:pPr>
            <w:r w:rsidRPr="00E02554">
              <w:rPr>
                <w:rFonts w:eastAsia="Times New Roman" w:cs="Calibri"/>
                <w:color w:val="000000"/>
                <w:rPrChange w:id="2740" w:author="Gabriel Correa" w:date="2015-08-25T14:24:00Z">
                  <w:rPr>
                    <w:rFonts w:ascii="Calibri" w:eastAsia="Times New Roman" w:hAnsi="Calibri" w:cs="Calibri"/>
                    <w:color w:val="000000"/>
                  </w:rPr>
                </w:rPrChange>
              </w:rPr>
              <w:t>kappa</w:t>
            </w:r>
          </w:p>
        </w:tc>
      </w:tr>
      <w:tr w:rsidR="00F76D9A" w:rsidRPr="00F76D9A" w:rsidTr="008F24AB">
        <w:trPr>
          <w:trHeight w:val="300"/>
          <w:trPrChange w:id="2741" w:author="Gabriel Correa" w:date="2015-08-26T03:31:00Z">
            <w:trPr>
              <w:trHeight w:val="300"/>
            </w:trPr>
          </w:trPrChange>
        </w:trPr>
        <w:tc>
          <w:tcPr>
            <w:tcW w:w="2949" w:type="dxa"/>
            <w:noWrap/>
            <w:hideMark/>
            <w:tcPrChange w:id="2742" w:author="Gabriel Correa" w:date="2015-08-26T03:31:00Z">
              <w:tcPr>
                <w:tcW w:w="2647" w:type="dxa"/>
                <w:noWrap/>
                <w:hideMark/>
              </w:tcPr>
            </w:tcPrChange>
          </w:tcPr>
          <w:p w:rsidR="00F76D9A" w:rsidRPr="00E02554" w:rsidRDefault="00F76D9A" w:rsidP="00F76D9A">
            <w:pPr>
              <w:rPr>
                <w:rFonts w:eastAsia="Times New Roman" w:cs="Calibri"/>
                <w:color w:val="000000"/>
                <w:rPrChange w:id="274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744" w:author="Gabriel Correa" w:date="2015-08-25T14:24:00Z">
                  <w:rPr>
                    <w:rFonts w:ascii="Calibri" w:eastAsia="Times New Roman" w:hAnsi="Calibri" w:cs="Calibri"/>
                    <w:color w:val="000000"/>
                  </w:rPr>
                </w:rPrChange>
              </w:rPr>
              <w:t>ZeroR</w:t>
            </w:r>
            <w:proofErr w:type="spellEnd"/>
          </w:p>
        </w:tc>
        <w:tc>
          <w:tcPr>
            <w:tcW w:w="1200" w:type="dxa"/>
            <w:noWrap/>
            <w:hideMark/>
            <w:tcPrChange w:id="274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46" w:author="Gabriel Correa" w:date="2015-08-25T14:24:00Z">
                  <w:rPr>
                    <w:rFonts w:ascii="Calibri" w:eastAsia="Times New Roman" w:hAnsi="Calibri" w:cs="Calibri"/>
                    <w:color w:val="000000"/>
                  </w:rPr>
                </w:rPrChange>
              </w:rPr>
            </w:pPr>
            <w:r w:rsidRPr="00E02554">
              <w:rPr>
                <w:rFonts w:eastAsia="Times New Roman" w:cs="Calibri"/>
                <w:color w:val="000000"/>
                <w:rPrChange w:id="2747" w:author="Gabriel Correa" w:date="2015-08-25T14:24:00Z">
                  <w:rPr>
                    <w:rFonts w:ascii="Calibri" w:eastAsia="Times New Roman" w:hAnsi="Calibri" w:cs="Calibri"/>
                    <w:color w:val="000000"/>
                  </w:rPr>
                </w:rPrChange>
              </w:rPr>
              <w:t>0.00</w:t>
            </w:r>
          </w:p>
        </w:tc>
        <w:tc>
          <w:tcPr>
            <w:tcW w:w="1200" w:type="dxa"/>
            <w:noWrap/>
            <w:hideMark/>
            <w:tcPrChange w:id="274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49" w:author="Gabriel Correa" w:date="2015-08-25T14:24:00Z">
                  <w:rPr>
                    <w:rFonts w:ascii="Calibri" w:eastAsia="Times New Roman" w:hAnsi="Calibri" w:cs="Calibri"/>
                    <w:color w:val="000000"/>
                  </w:rPr>
                </w:rPrChange>
              </w:rPr>
            </w:pPr>
            <w:r w:rsidRPr="00E02554">
              <w:rPr>
                <w:rFonts w:eastAsia="Times New Roman" w:cs="Calibri"/>
                <w:color w:val="000000"/>
                <w:rPrChange w:id="2750" w:author="Gabriel Correa" w:date="2015-08-25T14:24:00Z">
                  <w:rPr>
                    <w:rFonts w:ascii="Calibri" w:eastAsia="Times New Roman" w:hAnsi="Calibri" w:cs="Calibri"/>
                    <w:color w:val="000000"/>
                  </w:rPr>
                </w:rPrChange>
              </w:rPr>
              <w:t>0.00</w:t>
            </w:r>
          </w:p>
        </w:tc>
        <w:tc>
          <w:tcPr>
            <w:tcW w:w="1200" w:type="dxa"/>
            <w:noWrap/>
            <w:hideMark/>
            <w:tcPrChange w:id="275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52" w:author="Gabriel Correa" w:date="2015-08-25T14:24:00Z">
                  <w:rPr>
                    <w:rFonts w:ascii="Calibri" w:eastAsia="Times New Roman" w:hAnsi="Calibri" w:cs="Calibri"/>
                    <w:color w:val="000000"/>
                  </w:rPr>
                </w:rPrChange>
              </w:rPr>
            </w:pPr>
            <w:r w:rsidRPr="00E02554">
              <w:rPr>
                <w:rFonts w:eastAsia="Times New Roman" w:cs="Calibri"/>
                <w:color w:val="000000"/>
                <w:rPrChange w:id="2753" w:author="Gabriel Correa" w:date="2015-08-25T14:24:00Z">
                  <w:rPr>
                    <w:rFonts w:ascii="Calibri" w:eastAsia="Times New Roman" w:hAnsi="Calibri" w:cs="Calibri"/>
                    <w:color w:val="000000"/>
                  </w:rPr>
                </w:rPrChange>
              </w:rPr>
              <w:t>0.00</w:t>
            </w:r>
          </w:p>
        </w:tc>
        <w:tc>
          <w:tcPr>
            <w:tcW w:w="1200" w:type="dxa"/>
            <w:noWrap/>
            <w:hideMark/>
            <w:tcPrChange w:id="275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55" w:author="Gabriel Correa" w:date="2015-08-25T14:24:00Z">
                  <w:rPr>
                    <w:rFonts w:ascii="Calibri" w:eastAsia="Times New Roman" w:hAnsi="Calibri" w:cs="Calibri"/>
                    <w:color w:val="000000"/>
                  </w:rPr>
                </w:rPrChange>
              </w:rPr>
            </w:pPr>
            <w:r w:rsidRPr="00E02554">
              <w:rPr>
                <w:rFonts w:eastAsia="Times New Roman" w:cs="Calibri"/>
                <w:color w:val="000000"/>
                <w:rPrChange w:id="2756" w:author="Gabriel Correa" w:date="2015-08-25T14:24:00Z">
                  <w:rPr>
                    <w:rFonts w:ascii="Calibri" w:eastAsia="Times New Roman" w:hAnsi="Calibri" w:cs="Calibri"/>
                    <w:color w:val="000000"/>
                  </w:rPr>
                </w:rPrChange>
              </w:rPr>
              <w:t>0.50</w:t>
            </w:r>
          </w:p>
        </w:tc>
        <w:tc>
          <w:tcPr>
            <w:tcW w:w="1200" w:type="dxa"/>
            <w:noWrap/>
            <w:hideMark/>
            <w:tcPrChange w:id="275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58" w:author="Gabriel Correa" w:date="2015-08-25T14:24:00Z">
                  <w:rPr>
                    <w:rFonts w:ascii="Calibri" w:eastAsia="Times New Roman" w:hAnsi="Calibri" w:cs="Calibri"/>
                    <w:color w:val="000000"/>
                  </w:rPr>
                </w:rPrChange>
              </w:rPr>
            </w:pPr>
            <w:r w:rsidRPr="00E02554">
              <w:rPr>
                <w:rFonts w:eastAsia="Times New Roman" w:cs="Calibri"/>
                <w:color w:val="000000"/>
                <w:rPrChange w:id="2759" w:author="Gabriel Correa" w:date="2015-08-25T14:24:00Z">
                  <w:rPr>
                    <w:rFonts w:ascii="Calibri" w:eastAsia="Times New Roman" w:hAnsi="Calibri" w:cs="Calibri"/>
                    <w:color w:val="000000"/>
                  </w:rPr>
                </w:rPrChange>
              </w:rPr>
              <w:t>0.00</w:t>
            </w:r>
          </w:p>
        </w:tc>
      </w:tr>
      <w:tr w:rsidR="00F76D9A" w:rsidRPr="00F76D9A" w:rsidTr="008F24AB">
        <w:trPr>
          <w:trHeight w:val="300"/>
          <w:trPrChange w:id="2760" w:author="Gabriel Correa" w:date="2015-08-26T03:31:00Z">
            <w:trPr>
              <w:trHeight w:val="300"/>
            </w:trPr>
          </w:trPrChange>
        </w:trPr>
        <w:tc>
          <w:tcPr>
            <w:tcW w:w="2949" w:type="dxa"/>
            <w:noWrap/>
            <w:hideMark/>
            <w:tcPrChange w:id="2761" w:author="Gabriel Correa" w:date="2015-08-26T03:31:00Z">
              <w:tcPr>
                <w:tcW w:w="2647" w:type="dxa"/>
                <w:noWrap/>
                <w:hideMark/>
              </w:tcPr>
            </w:tcPrChange>
          </w:tcPr>
          <w:p w:rsidR="00F76D9A" w:rsidRPr="00E02554" w:rsidRDefault="00F76D9A" w:rsidP="00F76D9A">
            <w:pPr>
              <w:rPr>
                <w:rFonts w:eastAsia="Times New Roman" w:cs="Calibri"/>
                <w:color w:val="000000"/>
                <w:rPrChange w:id="2762"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763" w:author="Gabriel Correa" w:date="2015-08-25T14:24:00Z">
                  <w:rPr>
                    <w:rFonts w:ascii="Calibri" w:eastAsia="Times New Roman" w:hAnsi="Calibri" w:cs="Calibri"/>
                    <w:color w:val="000000"/>
                  </w:rPr>
                </w:rPrChange>
              </w:rPr>
              <w:t>OneR</w:t>
            </w:r>
            <w:proofErr w:type="spellEnd"/>
          </w:p>
        </w:tc>
        <w:tc>
          <w:tcPr>
            <w:tcW w:w="1200" w:type="dxa"/>
            <w:noWrap/>
            <w:hideMark/>
            <w:tcPrChange w:id="276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65" w:author="Gabriel Correa" w:date="2015-08-25T14:24:00Z">
                  <w:rPr>
                    <w:rFonts w:ascii="Calibri" w:eastAsia="Times New Roman" w:hAnsi="Calibri" w:cs="Calibri"/>
                    <w:color w:val="000000"/>
                  </w:rPr>
                </w:rPrChange>
              </w:rPr>
            </w:pPr>
            <w:r w:rsidRPr="00E02554">
              <w:rPr>
                <w:rFonts w:eastAsia="Times New Roman" w:cs="Calibri"/>
                <w:color w:val="000000"/>
                <w:rPrChange w:id="2766" w:author="Gabriel Correa" w:date="2015-08-25T14:24:00Z">
                  <w:rPr>
                    <w:rFonts w:ascii="Calibri" w:eastAsia="Times New Roman" w:hAnsi="Calibri" w:cs="Calibri"/>
                    <w:color w:val="000000"/>
                  </w:rPr>
                </w:rPrChange>
              </w:rPr>
              <w:t>0.39</w:t>
            </w:r>
          </w:p>
        </w:tc>
        <w:tc>
          <w:tcPr>
            <w:tcW w:w="1200" w:type="dxa"/>
            <w:noWrap/>
            <w:hideMark/>
            <w:tcPrChange w:id="276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68" w:author="Gabriel Correa" w:date="2015-08-25T14:24:00Z">
                  <w:rPr>
                    <w:rFonts w:ascii="Calibri" w:eastAsia="Times New Roman" w:hAnsi="Calibri" w:cs="Calibri"/>
                    <w:color w:val="000000"/>
                  </w:rPr>
                </w:rPrChange>
              </w:rPr>
            </w:pPr>
            <w:r w:rsidRPr="00E02554">
              <w:rPr>
                <w:rFonts w:eastAsia="Times New Roman" w:cs="Calibri"/>
                <w:color w:val="000000"/>
                <w:rPrChange w:id="2769" w:author="Gabriel Correa" w:date="2015-08-25T14:24:00Z">
                  <w:rPr>
                    <w:rFonts w:ascii="Calibri" w:eastAsia="Times New Roman" w:hAnsi="Calibri" w:cs="Calibri"/>
                    <w:color w:val="000000"/>
                  </w:rPr>
                </w:rPrChange>
              </w:rPr>
              <w:t>0.29</w:t>
            </w:r>
          </w:p>
        </w:tc>
        <w:tc>
          <w:tcPr>
            <w:tcW w:w="1200" w:type="dxa"/>
            <w:noWrap/>
            <w:hideMark/>
            <w:tcPrChange w:id="277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71" w:author="Gabriel Correa" w:date="2015-08-25T14:24:00Z">
                  <w:rPr>
                    <w:rFonts w:ascii="Calibri" w:eastAsia="Times New Roman" w:hAnsi="Calibri" w:cs="Calibri"/>
                    <w:color w:val="000000"/>
                  </w:rPr>
                </w:rPrChange>
              </w:rPr>
            </w:pPr>
            <w:r w:rsidRPr="00E02554">
              <w:rPr>
                <w:rFonts w:eastAsia="Times New Roman" w:cs="Calibri"/>
                <w:color w:val="000000"/>
                <w:rPrChange w:id="2772" w:author="Gabriel Correa" w:date="2015-08-25T14:24:00Z">
                  <w:rPr>
                    <w:rFonts w:ascii="Calibri" w:eastAsia="Times New Roman" w:hAnsi="Calibri" w:cs="Calibri"/>
                    <w:color w:val="000000"/>
                  </w:rPr>
                </w:rPrChange>
              </w:rPr>
              <w:t>0.57</w:t>
            </w:r>
          </w:p>
        </w:tc>
        <w:tc>
          <w:tcPr>
            <w:tcW w:w="1200" w:type="dxa"/>
            <w:noWrap/>
            <w:hideMark/>
            <w:tcPrChange w:id="277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74" w:author="Gabriel Correa" w:date="2015-08-25T14:24:00Z">
                  <w:rPr>
                    <w:rFonts w:ascii="Calibri" w:eastAsia="Times New Roman" w:hAnsi="Calibri" w:cs="Calibri"/>
                    <w:color w:val="000000"/>
                  </w:rPr>
                </w:rPrChange>
              </w:rPr>
            </w:pPr>
            <w:r w:rsidRPr="00E02554">
              <w:rPr>
                <w:rFonts w:eastAsia="Times New Roman" w:cs="Calibri"/>
                <w:color w:val="000000"/>
                <w:rPrChange w:id="2775" w:author="Gabriel Correa" w:date="2015-08-25T14:24:00Z">
                  <w:rPr>
                    <w:rFonts w:ascii="Calibri" w:eastAsia="Times New Roman" w:hAnsi="Calibri" w:cs="Calibri"/>
                    <w:color w:val="000000"/>
                  </w:rPr>
                </w:rPrChange>
              </w:rPr>
              <w:t>0.63</w:t>
            </w:r>
          </w:p>
        </w:tc>
        <w:tc>
          <w:tcPr>
            <w:tcW w:w="1200" w:type="dxa"/>
            <w:noWrap/>
            <w:hideMark/>
            <w:tcPrChange w:id="277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77" w:author="Gabriel Correa" w:date="2015-08-25T14:24:00Z">
                  <w:rPr>
                    <w:rFonts w:ascii="Calibri" w:eastAsia="Times New Roman" w:hAnsi="Calibri" w:cs="Calibri"/>
                    <w:color w:val="000000"/>
                  </w:rPr>
                </w:rPrChange>
              </w:rPr>
            </w:pPr>
            <w:r w:rsidRPr="00E02554">
              <w:rPr>
                <w:rFonts w:eastAsia="Times New Roman" w:cs="Calibri"/>
                <w:color w:val="000000"/>
                <w:rPrChange w:id="2778" w:author="Gabriel Correa" w:date="2015-08-25T14:24:00Z">
                  <w:rPr>
                    <w:rFonts w:ascii="Calibri" w:eastAsia="Times New Roman" w:hAnsi="Calibri" w:cs="Calibri"/>
                    <w:color w:val="000000"/>
                  </w:rPr>
                </w:rPrChange>
              </w:rPr>
              <w:t>0.33</w:t>
            </w:r>
          </w:p>
        </w:tc>
      </w:tr>
      <w:tr w:rsidR="00F76D9A" w:rsidRPr="00F76D9A" w:rsidTr="008F24AB">
        <w:trPr>
          <w:trHeight w:val="300"/>
          <w:trPrChange w:id="2779" w:author="Gabriel Correa" w:date="2015-08-26T03:31:00Z">
            <w:trPr>
              <w:trHeight w:val="300"/>
            </w:trPr>
          </w:trPrChange>
        </w:trPr>
        <w:tc>
          <w:tcPr>
            <w:tcW w:w="2949" w:type="dxa"/>
            <w:noWrap/>
            <w:hideMark/>
            <w:tcPrChange w:id="2780" w:author="Gabriel Correa" w:date="2015-08-26T03:31:00Z">
              <w:tcPr>
                <w:tcW w:w="2647" w:type="dxa"/>
                <w:noWrap/>
                <w:hideMark/>
              </w:tcPr>
            </w:tcPrChange>
          </w:tcPr>
          <w:p w:rsidR="00F76D9A" w:rsidRPr="00E02554" w:rsidRDefault="00F76D9A" w:rsidP="00F76D9A">
            <w:pPr>
              <w:rPr>
                <w:rFonts w:eastAsia="Times New Roman" w:cs="Calibri"/>
                <w:color w:val="000000"/>
                <w:rPrChange w:id="278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782" w:author="Gabriel Correa" w:date="2015-08-25T14:24:00Z">
                  <w:rPr>
                    <w:rFonts w:ascii="Calibri" w:eastAsia="Times New Roman" w:hAnsi="Calibri" w:cs="Calibri"/>
                    <w:color w:val="000000"/>
                  </w:rPr>
                </w:rPrChange>
              </w:rPr>
              <w:t>Logistic</w:t>
            </w:r>
            <w:proofErr w:type="spellEnd"/>
          </w:p>
        </w:tc>
        <w:tc>
          <w:tcPr>
            <w:tcW w:w="1200" w:type="dxa"/>
            <w:noWrap/>
            <w:hideMark/>
            <w:tcPrChange w:id="278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84" w:author="Gabriel Correa" w:date="2015-08-25T14:24:00Z">
                  <w:rPr>
                    <w:rFonts w:ascii="Calibri" w:eastAsia="Times New Roman" w:hAnsi="Calibri" w:cs="Calibri"/>
                    <w:color w:val="000000"/>
                  </w:rPr>
                </w:rPrChange>
              </w:rPr>
            </w:pPr>
            <w:r w:rsidRPr="00E02554">
              <w:rPr>
                <w:rFonts w:eastAsia="Times New Roman" w:cs="Calibri"/>
                <w:color w:val="000000"/>
                <w:rPrChange w:id="2785" w:author="Gabriel Correa" w:date="2015-08-25T14:24:00Z">
                  <w:rPr>
                    <w:rFonts w:ascii="Calibri" w:eastAsia="Times New Roman" w:hAnsi="Calibri" w:cs="Calibri"/>
                    <w:color w:val="000000"/>
                  </w:rPr>
                </w:rPrChange>
              </w:rPr>
              <w:t>0.39</w:t>
            </w:r>
          </w:p>
        </w:tc>
        <w:tc>
          <w:tcPr>
            <w:tcW w:w="1200" w:type="dxa"/>
            <w:noWrap/>
            <w:hideMark/>
            <w:tcPrChange w:id="278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87" w:author="Gabriel Correa" w:date="2015-08-25T14:24:00Z">
                  <w:rPr>
                    <w:rFonts w:ascii="Calibri" w:eastAsia="Times New Roman" w:hAnsi="Calibri" w:cs="Calibri"/>
                    <w:color w:val="000000"/>
                  </w:rPr>
                </w:rPrChange>
              </w:rPr>
            </w:pPr>
            <w:r w:rsidRPr="00E02554">
              <w:rPr>
                <w:rFonts w:eastAsia="Times New Roman" w:cs="Calibri"/>
                <w:color w:val="000000"/>
                <w:rPrChange w:id="2788" w:author="Gabriel Correa" w:date="2015-08-25T14:24:00Z">
                  <w:rPr>
                    <w:rFonts w:ascii="Calibri" w:eastAsia="Times New Roman" w:hAnsi="Calibri" w:cs="Calibri"/>
                    <w:color w:val="000000"/>
                  </w:rPr>
                </w:rPrChange>
              </w:rPr>
              <w:t>0.66</w:t>
            </w:r>
          </w:p>
        </w:tc>
        <w:tc>
          <w:tcPr>
            <w:tcW w:w="1200" w:type="dxa"/>
            <w:noWrap/>
            <w:hideMark/>
            <w:tcPrChange w:id="278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90" w:author="Gabriel Correa" w:date="2015-08-25T14:24:00Z">
                  <w:rPr>
                    <w:rFonts w:ascii="Calibri" w:eastAsia="Times New Roman" w:hAnsi="Calibri" w:cs="Calibri"/>
                    <w:color w:val="000000"/>
                  </w:rPr>
                </w:rPrChange>
              </w:rPr>
            </w:pPr>
            <w:r w:rsidRPr="00E02554">
              <w:rPr>
                <w:rFonts w:eastAsia="Times New Roman" w:cs="Calibri"/>
                <w:color w:val="000000"/>
                <w:rPrChange w:id="2791" w:author="Gabriel Correa" w:date="2015-08-25T14:24:00Z">
                  <w:rPr>
                    <w:rFonts w:ascii="Calibri" w:eastAsia="Times New Roman" w:hAnsi="Calibri" w:cs="Calibri"/>
                    <w:color w:val="000000"/>
                  </w:rPr>
                </w:rPrChange>
              </w:rPr>
              <w:t>0.28</w:t>
            </w:r>
          </w:p>
        </w:tc>
        <w:tc>
          <w:tcPr>
            <w:tcW w:w="1200" w:type="dxa"/>
            <w:noWrap/>
            <w:hideMark/>
            <w:tcPrChange w:id="279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93" w:author="Gabriel Correa" w:date="2015-08-25T14:24:00Z">
                  <w:rPr>
                    <w:rFonts w:ascii="Calibri" w:eastAsia="Times New Roman" w:hAnsi="Calibri" w:cs="Calibri"/>
                    <w:color w:val="000000"/>
                  </w:rPr>
                </w:rPrChange>
              </w:rPr>
            </w:pPr>
            <w:r w:rsidRPr="00E02554">
              <w:rPr>
                <w:rFonts w:eastAsia="Times New Roman" w:cs="Calibri"/>
                <w:color w:val="000000"/>
                <w:rPrChange w:id="2794" w:author="Gabriel Correa" w:date="2015-08-25T14:24:00Z">
                  <w:rPr>
                    <w:rFonts w:ascii="Calibri" w:eastAsia="Times New Roman" w:hAnsi="Calibri" w:cs="Calibri"/>
                    <w:color w:val="000000"/>
                  </w:rPr>
                </w:rPrChange>
              </w:rPr>
              <w:t>0.70</w:t>
            </w:r>
          </w:p>
        </w:tc>
        <w:tc>
          <w:tcPr>
            <w:tcW w:w="1200" w:type="dxa"/>
            <w:noWrap/>
            <w:hideMark/>
            <w:tcPrChange w:id="279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96" w:author="Gabriel Correa" w:date="2015-08-25T14:24:00Z">
                  <w:rPr>
                    <w:rFonts w:ascii="Calibri" w:eastAsia="Times New Roman" w:hAnsi="Calibri" w:cs="Calibri"/>
                    <w:color w:val="000000"/>
                  </w:rPr>
                </w:rPrChange>
              </w:rPr>
            </w:pPr>
            <w:r w:rsidRPr="00E02554">
              <w:rPr>
                <w:rFonts w:eastAsia="Times New Roman" w:cs="Calibri"/>
                <w:color w:val="000000"/>
                <w:rPrChange w:id="2797" w:author="Gabriel Correa" w:date="2015-08-25T14:24:00Z">
                  <w:rPr>
                    <w:rFonts w:ascii="Calibri" w:eastAsia="Times New Roman" w:hAnsi="Calibri" w:cs="Calibri"/>
                    <w:color w:val="000000"/>
                  </w:rPr>
                </w:rPrChange>
              </w:rPr>
              <w:t>0.26</w:t>
            </w:r>
          </w:p>
        </w:tc>
      </w:tr>
      <w:tr w:rsidR="00F76D9A" w:rsidRPr="00F76D9A" w:rsidTr="008F24AB">
        <w:trPr>
          <w:trHeight w:val="300"/>
          <w:trPrChange w:id="2798" w:author="Gabriel Correa" w:date="2015-08-26T03:31:00Z">
            <w:trPr>
              <w:trHeight w:val="300"/>
            </w:trPr>
          </w:trPrChange>
        </w:trPr>
        <w:tc>
          <w:tcPr>
            <w:tcW w:w="2949" w:type="dxa"/>
            <w:noWrap/>
            <w:hideMark/>
            <w:tcPrChange w:id="2799" w:author="Gabriel Correa" w:date="2015-08-26T03:31:00Z">
              <w:tcPr>
                <w:tcW w:w="2647" w:type="dxa"/>
                <w:noWrap/>
                <w:hideMark/>
              </w:tcPr>
            </w:tcPrChange>
          </w:tcPr>
          <w:p w:rsidR="00F76D9A" w:rsidRPr="00E02554" w:rsidRDefault="00F76D9A" w:rsidP="00F76D9A">
            <w:pPr>
              <w:rPr>
                <w:rFonts w:eastAsia="Times New Roman" w:cs="Calibri"/>
                <w:color w:val="000000"/>
                <w:rPrChange w:id="280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801" w:author="Gabriel Correa" w:date="2015-08-25T14:24:00Z">
                  <w:rPr>
                    <w:rFonts w:ascii="Calibri" w:eastAsia="Times New Roman" w:hAnsi="Calibri" w:cs="Calibri"/>
                    <w:color w:val="000000"/>
                  </w:rPr>
                </w:rPrChange>
              </w:rPr>
              <w:t>IBk</w:t>
            </w:r>
            <w:proofErr w:type="spellEnd"/>
          </w:p>
        </w:tc>
        <w:tc>
          <w:tcPr>
            <w:tcW w:w="1200" w:type="dxa"/>
            <w:noWrap/>
            <w:hideMark/>
            <w:tcPrChange w:id="280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03" w:author="Gabriel Correa" w:date="2015-08-25T14:24:00Z">
                  <w:rPr>
                    <w:rFonts w:ascii="Calibri" w:eastAsia="Times New Roman" w:hAnsi="Calibri" w:cs="Calibri"/>
                    <w:color w:val="000000"/>
                  </w:rPr>
                </w:rPrChange>
              </w:rPr>
            </w:pPr>
            <w:r w:rsidRPr="00E02554">
              <w:rPr>
                <w:rFonts w:eastAsia="Times New Roman" w:cs="Calibri"/>
                <w:color w:val="000000"/>
                <w:rPrChange w:id="2804" w:author="Gabriel Correa" w:date="2015-08-25T14:24:00Z">
                  <w:rPr>
                    <w:rFonts w:ascii="Calibri" w:eastAsia="Times New Roman" w:hAnsi="Calibri" w:cs="Calibri"/>
                    <w:color w:val="000000"/>
                  </w:rPr>
                </w:rPrChange>
              </w:rPr>
              <w:t>0.53</w:t>
            </w:r>
          </w:p>
        </w:tc>
        <w:tc>
          <w:tcPr>
            <w:tcW w:w="1200" w:type="dxa"/>
            <w:noWrap/>
            <w:hideMark/>
            <w:tcPrChange w:id="280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06" w:author="Gabriel Correa" w:date="2015-08-25T14:24:00Z">
                  <w:rPr>
                    <w:rFonts w:ascii="Calibri" w:eastAsia="Times New Roman" w:hAnsi="Calibri" w:cs="Calibri"/>
                    <w:color w:val="000000"/>
                  </w:rPr>
                </w:rPrChange>
              </w:rPr>
            </w:pPr>
            <w:r w:rsidRPr="00E02554">
              <w:rPr>
                <w:rFonts w:eastAsia="Times New Roman" w:cs="Calibri"/>
                <w:color w:val="000000"/>
                <w:rPrChange w:id="2807" w:author="Gabriel Correa" w:date="2015-08-25T14:24:00Z">
                  <w:rPr>
                    <w:rFonts w:ascii="Calibri" w:eastAsia="Times New Roman" w:hAnsi="Calibri" w:cs="Calibri"/>
                    <w:color w:val="000000"/>
                  </w:rPr>
                </w:rPrChange>
              </w:rPr>
              <w:t>0.45</w:t>
            </w:r>
          </w:p>
        </w:tc>
        <w:tc>
          <w:tcPr>
            <w:tcW w:w="1200" w:type="dxa"/>
            <w:noWrap/>
            <w:hideMark/>
            <w:tcPrChange w:id="280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09" w:author="Gabriel Correa" w:date="2015-08-25T14:24:00Z">
                  <w:rPr>
                    <w:rFonts w:ascii="Calibri" w:eastAsia="Times New Roman" w:hAnsi="Calibri" w:cs="Calibri"/>
                    <w:color w:val="000000"/>
                  </w:rPr>
                </w:rPrChange>
              </w:rPr>
            </w:pPr>
            <w:r w:rsidRPr="00E02554">
              <w:rPr>
                <w:rFonts w:eastAsia="Times New Roman" w:cs="Calibri"/>
                <w:color w:val="000000"/>
                <w:rPrChange w:id="2810" w:author="Gabriel Correa" w:date="2015-08-25T14:24:00Z">
                  <w:rPr>
                    <w:rFonts w:ascii="Calibri" w:eastAsia="Times New Roman" w:hAnsi="Calibri" w:cs="Calibri"/>
                    <w:color w:val="000000"/>
                  </w:rPr>
                </w:rPrChange>
              </w:rPr>
              <w:t>0.65</w:t>
            </w:r>
          </w:p>
        </w:tc>
        <w:tc>
          <w:tcPr>
            <w:tcW w:w="1200" w:type="dxa"/>
            <w:noWrap/>
            <w:hideMark/>
            <w:tcPrChange w:id="281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12" w:author="Gabriel Correa" w:date="2015-08-25T14:24:00Z">
                  <w:rPr>
                    <w:rFonts w:ascii="Calibri" w:eastAsia="Times New Roman" w:hAnsi="Calibri" w:cs="Calibri"/>
                    <w:color w:val="000000"/>
                  </w:rPr>
                </w:rPrChange>
              </w:rPr>
            </w:pPr>
            <w:r w:rsidRPr="00E02554">
              <w:rPr>
                <w:rFonts w:eastAsia="Times New Roman" w:cs="Calibri"/>
                <w:color w:val="000000"/>
                <w:rPrChange w:id="2813" w:author="Gabriel Correa" w:date="2015-08-25T14:24:00Z">
                  <w:rPr>
                    <w:rFonts w:ascii="Calibri" w:eastAsia="Times New Roman" w:hAnsi="Calibri" w:cs="Calibri"/>
                    <w:color w:val="000000"/>
                  </w:rPr>
                </w:rPrChange>
              </w:rPr>
              <w:t>0.79</w:t>
            </w:r>
          </w:p>
        </w:tc>
        <w:tc>
          <w:tcPr>
            <w:tcW w:w="1200" w:type="dxa"/>
            <w:noWrap/>
            <w:hideMark/>
            <w:tcPrChange w:id="281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15" w:author="Gabriel Correa" w:date="2015-08-25T14:24:00Z">
                  <w:rPr>
                    <w:rFonts w:ascii="Calibri" w:eastAsia="Times New Roman" w:hAnsi="Calibri" w:cs="Calibri"/>
                    <w:color w:val="000000"/>
                  </w:rPr>
                </w:rPrChange>
              </w:rPr>
            </w:pPr>
            <w:r w:rsidRPr="00E02554">
              <w:rPr>
                <w:rFonts w:eastAsia="Times New Roman" w:cs="Calibri"/>
                <w:color w:val="000000"/>
                <w:rPrChange w:id="2816" w:author="Gabriel Correa" w:date="2015-08-25T14:24:00Z">
                  <w:rPr>
                    <w:rFonts w:ascii="Calibri" w:eastAsia="Times New Roman" w:hAnsi="Calibri" w:cs="Calibri"/>
                    <w:color w:val="000000"/>
                  </w:rPr>
                </w:rPrChange>
              </w:rPr>
              <w:t>0.47</w:t>
            </w:r>
          </w:p>
        </w:tc>
      </w:tr>
      <w:tr w:rsidR="00F76D9A" w:rsidRPr="00F76D9A" w:rsidTr="008F24AB">
        <w:trPr>
          <w:trHeight w:val="300"/>
          <w:trPrChange w:id="2817" w:author="Gabriel Correa" w:date="2015-08-26T03:31:00Z">
            <w:trPr>
              <w:trHeight w:val="300"/>
            </w:trPr>
          </w:trPrChange>
        </w:trPr>
        <w:tc>
          <w:tcPr>
            <w:tcW w:w="2949" w:type="dxa"/>
            <w:noWrap/>
            <w:hideMark/>
            <w:tcPrChange w:id="2818" w:author="Gabriel Correa" w:date="2015-08-26T03:31:00Z">
              <w:tcPr>
                <w:tcW w:w="2647" w:type="dxa"/>
                <w:noWrap/>
                <w:hideMark/>
              </w:tcPr>
            </w:tcPrChange>
          </w:tcPr>
          <w:p w:rsidR="00F76D9A" w:rsidRPr="00E02554" w:rsidRDefault="00F76D9A" w:rsidP="00F76D9A">
            <w:pPr>
              <w:rPr>
                <w:rFonts w:eastAsia="Times New Roman" w:cs="Calibri"/>
                <w:color w:val="000000"/>
                <w:rPrChange w:id="281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820" w:author="Gabriel Correa" w:date="2015-08-25T14:24:00Z">
                  <w:rPr>
                    <w:rFonts w:ascii="Calibri" w:eastAsia="Times New Roman" w:hAnsi="Calibri" w:cs="Calibri"/>
                    <w:color w:val="000000"/>
                  </w:rPr>
                </w:rPrChange>
              </w:rPr>
              <w:t>NaiveBayes</w:t>
            </w:r>
            <w:proofErr w:type="spellEnd"/>
          </w:p>
        </w:tc>
        <w:tc>
          <w:tcPr>
            <w:tcW w:w="1200" w:type="dxa"/>
            <w:noWrap/>
            <w:hideMark/>
            <w:tcPrChange w:id="282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22" w:author="Gabriel Correa" w:date="2015-08-25T14:24:00Z">
                  <w:rPr>
                    <w:rFonts w:ascii="Calibri" w:eastAsia="Times New Roman" w:hAnsi="Calibri" w:cs="Calibri"/>
                    <w:color w:val="000000"/>
                  </w:rPr>
                </w:rPrChange>
              </w:rPr>
            </w:pPr>
            <w:r w:rsidRPr="00E02554">
              <w:rPr>
                <w:rFonts w:eastAsia="Times New Roman" w:cs="Calibri"/>
                <w:color w:val="000000"/>
                <w:rPrChange w:id="2823" w:author="Gabriel Correa" w:date="2015-08-25T14:24:00Z">
                  <w:rPr>
                    <w:rFonts w:ascii="Calibri" w:eastAsia="Times New Roman" w:hAnsi="Calibri" w:cs="Calibri"/>
                    <w:color w:val="000000"/>
                  </w:rPr>
                </w:rPrChange>
              </w:rPr>
              <w:t>0.54</w:t>
            </w:r>
          </w:p>
        </w:tc>
        <w:tc>
          <w:tcPr>
            <w:tcW w:w="1200" w:type="dxa"/>
            <w:noWrap/>
            <w:hideMark/>
            <w:tcPrChange w:id="2824"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825"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826" w:author="Gabriel Correa" w:date="2015-08-25T14:24:00Z">
                  <w:rPr>
                    <w:rFonts w:ascii="Calibri" w:eastAsia="Times New Roman" w:hAnsi="Calibri" w:cs="Calibri"/>
                    <w:b/>
                    <w:bCs/>
                    <w:color w:val="000000"/>
                  </w:rPr>
                </w:rPrChange>
              </w:rPr>
              <w:t>0.93</w:t>
            </w:r>
          </w:p>
        </w:tc>
        <w:tc>
          <w:tcPr>
            <w:tcW w:w="1200" w:type="dxa"/>
            <w:noWrap/>
            <w:hideMark/>
            <w:tcPrChange w:id="282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28" w:author="Gabriel Correa" w:date="2015-08-25T14:24:00Z">
                  <w:rPr>
                    <w:rFonts w:ascii="Calibri" w:eastAsia="Times New Roman" w:hAnsi="Calibri" w:cs="Calibri"/>
                    <w:color w:val="000000"/>
                  </w:rPr>
                </w:rPrChange>
              </w:rPr>
            </w:pPr>
            <w:r w:rsidRPr="00E02554">
              <w:rPr>
                <w:rFonts w:eastAsia="Times New Roman" w:cs="Calibri"/>
                <w:color w:val="000000"/>
                <w:rPrChange w:id="2829" w:author="Gabriel Correa" w:date="2015-08-25T14:24:00Z">
                  <w:rPr>
                    <w:rFonts w:ascii="Calibri" w:eastAsia="Times New Roman" w:hAnsi="Calibri" w:cs="Calibri"/>
                    <w:color w:val="000000"/>
                  </w:rPr>
                </w:rPrChange>
              </w:rPr>
              <w:t>0.38</w:t>
            </w:r>
          </w:p>
        </w:tc>
        <w:tc>
          <w:tcPr>
            <w:tcW w:w="1200" w:type="dxa"/>
            <w:noWrap/>
            <w:hideMark/>
            <w:tcPrChange w:id="283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31" w:author="Gabriel Correa" w:date="2015-08-25T14:24:00Z">
                  <w:rPr>
                    <w:rFonts w:ascii="Calibri" w:eastAsia="Times New Roman" w:hAnsi="Calibri" w:cs="Calibri"/>
                    <w:color w:val="000000"/>
                  </w:rPr>
                </w:rPrChange>
              </w:rPr>
            </w:pPr>
            <w:r w:rsidRPr="00E02554">
              <w:rPr>
                <w:rFonts w:eastAsia="Times New Roman" w:cs="Calibri"/>
                <w:color w:val="000000"/>
                <w:rPrChange w:id="2832" w:author="Gabriel Correa" w:date="2015-08-25T14:24:00Z">
                  <w:rPr>
                    <w:rFonts w:ascii="Calibri" w:eastAsia="Times New Roman" w:hAnsi="Calibri" w:cs="Calibri"/>
                    <w:color w:val="000000"/>
                  </w:rPr>
                </w:rPrChange>
              </w:rPr>
              <w:t>0.91</w:t>
            </w:r>
          </w:p>
        </w:tc>
        <w:tc>
          <w:tcPr>
            <w:tcW w:w="1200" w:type="dxa"/>
            <w:noWrap/>
            <w:hideMark/>
            <w:tcPrChange w:id="283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34" w:author="Gabriel Correa" w:date="2015-08-25T14:24:00Z">
                  <w:rPr>
                    <w:rFonts w:ascii="Calibri" w:eastAsia="Times New Roman" w:hAnsi="Calibri" w:cs="Calibri"/>
                    <w:color w:val="000000"/>
                  </w:rPr>
                </w:rPrChange>
              </w:rPr>
            </w:pPr>
            <w:r w:rsidRPr="00E02554">
              <w:rPr>
                <w:rFonts w:eastAsia="Times New Roman" w:cs="Calibri"/>
                <w:color w:val="000000"/>
                <w:rPrChange w:id="2835" w:author="Gabriel Correa" w:date="2015-08-25T14:24:00Z">
                  <w:rPr>
                    <w:rFonts w:ascii="Calibri" w:eastAsia="Times New Roman" w:hAnsi="Calibri" w:cs="Calibri"/>
                    <w:color w:val="000000"/>
                  </w:rPr>
                </w:rPrChange>
              </w:rPr>
              <w:t>0.43</w:t>
            </w:r>
          </w:p>
        </w:tc>
      </w:tr>
      <w:tr w:rsidR="00F76D9A" w:rsidRPr="00F76D9A" w:rsidTr="008F24AB">
        <w:trPr>
          <w:trHeight w:val="300"/>
          <w:trPrChange w:id="2836" w:author="Gabriel Correa" w:date="2015-08-26T03:31:00Z">
            <w:trPr>
              <w:trHeight w:val="300"/>
            </w:trPr>
          </w:trPrChange>
        </w:trPr>
        <w:tc>
          <w:tcPr>
            <w:tcW w:w="2949" w:type="dxa"/>
            <w:noWrap/>
            <w:hideMark/>
            <w:tcPrChange w:id="2837" w:author="Gabriel Correa" w:date="2015-08-26T03:31:00Z">
              <w:tcPr>
                <w:tcW w:w="2647" w:type="dxa"/>
                <w:noWrap/>
                <w:hideMark/>
              </w:tcPr>
            </w:tcPrChange>
          </w:tcPr>
          <w:p w:rsidR="00F76D9A" w:rsidRPr="00E02554" w:rsidRDefault="00F76D9A" w:rsidP="00F76D9A">
            <w:pPr>
              <w:rPr>
                <w:rFonts w:eastAsia="Times New Roman" w:cs="Calibri"/>
                <w:color w:val="000000"/>
                <w:rPrChange w:id="2838"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839" w:author="Gabriel Correa" w:date="2015-08-25T14:24:00Z">
                  <w:rPr>
                    <w:rFonts w:ascii="Calibri" w:eastAsia="Times New Roman" w:hAnsi="Calibri" w:cs="Calibri"/>
                    <w:color w:val="000000"/>
                  </w:rPr>
                </w:rPrChange>
              </w:rPr>
              <w:t>NaiveBayesMultinomial</w:t>
            </w:r>
            <w:proofErr w:type="spellEnd"/>
          </w:p>
        </w:tc>
        <w:tc>
          <w:tcPr>
            <w:tcW w:w="1200" w:type="dxa"/>
            <w:noWrap/>
            <w:hideMark/>
            <w:tcPrChange w:id="284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41" w:author="Gabriel Correa" w:date="2015-08-25T14:24:00Z">
                  <w:rPr>
                    <w:rFonts w:ascii="Calibri" w:eastAsia="Times New Roman" w:hAnsi="Calibri" w:cs="Calibri"/>
                    <w:color w:val="000000"/>
                  </w:rPr>
                </w:rPrChange>
              </w:rPr>
            </w:pPr>
            <w:r w:rsidRPr="00E02554">
              <w:rPr>
                <w:rFonts w:eastAsia="Times New Roman" w:cs="Calibri"/>
                <w:color w:val="000000"/>
                <w:rPrChange w:id="2842" w:author="Gabriel Correa" w:date="2015-08-25T14:24:00Z">
                  <w:rPr>
                    <w:rFonts w:ascii="Calibri" w:eastAsia="Times New Roman" w:hAnsi="Calibri" w:cs="Calibri"/>
                    <w:color w:val="000000"/>
                  </w:rPr>
                </w:rPrChange>
              </w:rPr>
              <w:t>0.56</w:t>
            </w:r>
          </w:p>
        </w:tc>
        <w:tc>
          <w:tcPr>
            <w:tcW w:w="1200" w:type="dxa"/>
            <w:noWrap/>
            <w:hideMark/>
            <w:tcPrChange w:id="284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44" w:author="Gabriel Correa" w:date="2015-08-25T14:24:00Z">
                  <w:rPr>
                    <w:rFonts w:ascii="Calibri" w:eastAsia="Times New Roman" w:hAnsi="Calibri" w:cs="Calibri"/>
                    <w:color w:val="000000"/>
                  </w:rPr>
                </w:rPrChange>
              </w:rPr>
            </w:pPr>
            <w:r w:rsidRPr="00E02554">
              <w:rPr>
                <w:rFonts w:eastAsia="Times New Roman" w:cs="Calibri"/>
                <w:color w:val="000000"/>
                <w:rPrChange w:id="2845" w:author="Gabriel Correa" w:date="2015-08-25T14:24:00Z">
                  <w:rPr>
                    <w:rFonts w:ascii="Calibri" w:eastAsia="Times New Roman" w:hAnsi="Calibri" w:cs="Calibri"/>
                    <w:color w:val="000000"/>
                  </w:rPr>
                </w:rPrChange>
              </w:rPr>
              <w:t>0.87</w:t>
            </w:r>
          </w:p>
        </w:tc>
        <w:tc>
          <w:tcPr>
            <w:tcW w:w="1200" w:type="dxa"/>
            <w:noWrap/>
            <w:hideMark/>
            <w:tcPrChange w:id="284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47" w:author="Gabriel Correa" w:date="2015-08-25T14:24:00Z">
                  <w:rPr>
                    <w:rFonts w:ascii="Calibri" w:eastAsia="Times New Roman" w:hAnsi="Calibri" w:cs="Calibri"/>
                    <w:color w:val="000000"/>
                  </w:rPr>
                </w:rPrChange>
              </w:rPr>
            </w:pPr>
            <w:r w:rsidRPr="00E02554">
              <w:rPr>
                <w:rFonts w:eastAsia="Times New Roman" w:cs="Calibri"/>
                <w:color w:val="000000"/>
                <w:rPrChange w:id="2848" w:author="Gabriel Correa" w:date="2015-08-25T14:24:00Z">
                  <w:rPr>
                    <w:rFonts w:ascii="Calibri" w:eastAsia="Times New Roman" w:hAnsi="Calibri" w:cs="Calibri"/>
                    <w:color w:val="000000"/>
                  </w:rPr>
                </w:rPrChange>
              </w:rPr>
              <w:t>0.41</w:t>
            </w:r>
          </w:p>
        </w:tc>
        <w:tc>
          <w:tcPr>
            <w:tcW w:w="1200" w:type="dxa"/>
            <w:noWrap/>
            <w:hideMark/>
            <w:tcPrChange w:id="284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50" w:author="Gabriel Correa" w:date="2015-08-25T14:24:00Z">
                  <w:rPr>
                    <w:rFonts w:ascii="Calibri" w:eastAsia="Times New Roman" w:hAnsi="Calibri" w:cs="Calibri"/>
                    <w:color w:val="000000"/>
                  </w:rPr>
                </w:rPrChange>
              </w:rPr>
            </w:pPr>
            <w:r w:rsidRPr="00E02554">
              <w:rPr>
                <w:rFonts w:eastAsia="Times New Roman" w:cs="Calibri"/>
                <w:color w:val="000000"/>
                <w:rPrChange w:id="2851" w:author="Gabriel Correa" w:date="2015-08-25T14:24:00Z">
                  <w:rPr>
                    <w:rFonts w:ascii="Calibri" w:eastAsia="Times New Roman" w:hAnsi="Calibri" w:cs="Calibri"/>
                    <w:color w:val="000000"/>
                  </w:rPr>
                </w:rPrChange>
              </w:rPr>
              <w:t>0.90</w:t>
            </w:r>
          </w:p>
        </w:tc>
        <w:tc>
          <w:tcPr>
            <w:tcW w:w="1200" w:type="dxa"/>
            <w:noWrap/>
            <w:hideMark/>
            <w:tcPrChange w:id="285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53" w:author="Gabriel Correa" w:date="2015-08-25T14:24:00Z">
                  <w:rPr>
                    <w:rFonts w:ascii="Calibri" w:eastAsia="Times New Roman" w:hAnsi="Calibri" w:cs="Calibri"/>
                    <w:color w:val="000000"/>
                  </w:rPr>
                </w:rPrChange>
              </w:rPr>
            </w:pPr>
            <w:r w:rsidRPr="00E02554">
              <w:rPr>
                <w:rFonts w:eastAsia="Times New Roman" w:cs="Calibri"/>
                <w:color w:val="000000"/>
                <w:rPrChange w:id="2854" w:author="Gabriel Correa" w:date="2015-08-25T14:24:00Z">
                  <w:rPr>
                    <w:rFonts w:ascii="Calibri" w:eastAsia="Times New Roman" w:hAnsi="Calibri" w:cs="Calibri"/>
                    <w:color w:val="000000"/>
                  </w:rPr>
                </w:rPrChange>
              </w:rPr>
              <w:t>0.46</w:t>
            </w:r>
          </w:p>
        </w:tc>
      </w:tr>
      <w:tr w:rsidR="00F76D9A" w:rsidRPr="00F76D9A" w:rsidTr="008F24AB">
        <w:trPr>
          <w:trHeight w:val="300"/>
          <w:trPrChange w:id="2855" w:author="Gabriel Correa" w:date="2015-08-26T03:31:00Z">
            <w:trPr>
              <w:trHeight w:val="300"/>
            </w:trPr>
          </w:trPrChange>
        </w:trPr>
        <w:tc>
          <w:tcPr>
            <w:tcW w:w="2949" w:type="dxa"/>
            <w:noWrap/>
            <w:hideMark/>
            <w:tcPrChange w:id="2856" w:author="Gabriel Correa" w:date="2015-08-26T03:31:00Z">
              <w:tcPr>
                <w:tcW w:w="2647" w:type="dxa"/>
                <w:noWrap/>
                <w:hideMark/>
              </w:tcPr>
            </w:tcPrChange>
          </w:tcPr>
          <w:p w:rsidR="00F76D9A" w:rsidRPr="00E02554" w:rsidRDefault="00F76D9A" w:rsidP="00F76D9A">
            <w:pPr>
              <w:rPr>
                <w:rFonts w:eastAsia="Times New Roman" w:cs="Calibri"/>
                <w:color w:val="000000"/>
                <w:rPrChange w:id="285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858" w:author="Gabriel Correa" w:date="2015-08-25T14:24:00Z">
                  <w:rPr>
                    <w:rFonts w:ascii="Calibri" w:eastAsia="Times New Roman" w:hAnsi="Calibri" w:cs="Calibri"/>
                    <w:color w:val="000000"/>
                  </w:rPr>
                </w:rPrChange>
              </w:rPr>
              <w:t>BayesianLogisticRegression</w:t>
            </w:r>
            <w:proofErr w:type="spellEnd"/>
          </w:p>
        </w:tc>
        <w:tc>
          <w:tcPr>
            <w:tcW w:w="1200" w:type="dxa"/>
            <w:noWrap/>
            <w:hideMark/>
            <w:tcPrChange w:id="285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60" w:author="Gabriel Correa" w:date="2015-08-25T14:24:00Z">
                  <w:rPr>
                    <w:rFonts w:ascii="Calibri" w:eastAsia="Times New Roman" w:hAnsi="Calibri" w:cs="Calibri"/>
                    <w:color w:val="000000"/>
                  </w:rPr>
                </w:rPrChange>
              </w:rPr>
            </w:pPr>
            <w:r w:rsidRPr="00E02554">
              <w:rPr>
                <w:rFonts w:eastAsia="Times New Roman" w:cs="Calibri"/>
                <w:color w:val="000000"/>
                <w:rPrChange w:id="2861" w:author="Gabriel Correa" w:date="2015-08-25T14:24:00Z">
                  <w:rPr>
                    <w:rFonts w:ascii="Calibri" w:eastAsia="Times New Roman" w:hAnsi="Calibri" w:cs="Calibri"/>
                    <w:color w:val="000000"/>
                  </w:rPr>
                </w:rPrChange>
              </w:rPr>
              <w:t>0.59</w:t>
            </w:r>
          </w:p>
        </w:tc>
        <w:tc>
          <w:tcPr>
            <w:tcW w:w="1200" w:type="dxa"/>
            <w:noWrap/>
            <w:hideMark/>
            <w:tcPrChange w:id="286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63" w:author="Gabriel Correa" w:date="2015-08-25T14:24:00Z">
                  <w:rPr>
                    <w:rFonts w:ascii="Calibri" w:eastAsia="Times New Roman" w:hAnsi="Calibri" w:cs="Calibri"/>
                    <w:color w:val="000000"/>
                  </w:rPr>
                </w:rPrChange>
              </w:rPr>
            </w:pPr>
            <w:r w:rsidRPr="00E02554">
              <w:rPr>
                <w:rFonts w:eastAsia="Times New Roman" w:cs="Calibri"/>
                <w:color w:val="000000"/>
                <w:rPrChange w:id="2864" w:author="Gabriel Correa" w:date="2015-08-25T14:24:00Z">
                  <w:rPr>
                    <w:rFonts w:ascii="Calibri" w:eastAsia="Times New Roman" w:hAnsi="Calibri" w:cs="Calibri"/>
                    <w:color w:val="000000"/>
                  </w:rPr>
                </w:rPrChange>
              </w:rPr>
              <w:t>0.80</w:t>
            </w:r>
          </w:p>
        </w:tc>
        <w:tc>
          <w:tcPr>
            <w:tcW w:w="1200" w:type="dxa"/>
            <w:noWrap/>
            <w:hideMark/>
            <w:tcPrChange w:id="286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66" w:author="Gabriel Correa" w:date="2015-08-25T14:24:00Z">
                  <w:rPr>
                    <w:rFonts w:ascii="Calibri" w:eastAsia="Times New Roman" w:hAnsi="Calibri" w:cs="Calibri"/>
                    <w:color w:val="000000"/>
                  </w:rPr>
                </w:rPrChange>
              </w:rPr>
            </w:pPr>
            <w:r w:rsidRPr="00E02554">
              <w:rPr>
                <w:rFonts w:eastAsia="Times New Roman" w:cs="Calibri"/>
                <w:color w:val="000000"/>
                <w:rPrChange w:id="2867" w:author="Gabriel Correa" w:date="2015-08-25T14:24:00Z">
                  <w:rPr>
                    <w:rFonts w:ascii="Calibri" w:eastAsia="Times New Roman" w:hAnsi="Calibri" w:cs="Calibri"/>
                    <w:color w:val="000000"/>
                  </w:rPr>
                </w:rPrChange>
              </w:rPr>
              <w:t>0.46</w:t>
            </w:r>
          </w:p>
        </w:tc>
        <w:tc>
          <w:tcPr>
            <w:tcW w:w="1200" w:type="dxa"/>
            <w:noWrap/>
            <w:hideMark/>
            <w:tcPrChange w:id="286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69" w:author="Gabriel Correa" w:date="2015-08-25T14:24:00Z">
                  <w:rPr>
                    <w:rFonts w:ascii="Calibri" w:eastAsia="Times New Roman" w:hAnsi="Calibri" w:cs="Calibri"/>
                    <w:color w:val="000000"/>
                  </w:rPr>
                </w:rPrChange>
              </w:rPr>
            </w:pPr>
            <w:r w:rsidRPr="00E02554">
              <w:rPr>
                <w:rFonts w:eastAsia="Times New Roman" w:cs="Calibri"/>
                <w:color w:val="000000"/>
                <w:rPrChange w:id="2870" w:author="Gabriel Correa" w:date="2015-08-25T14:24:00Z">
                  <w:rPr>
                    <w:rFonts w:ascii="Calibri" w:eastAsia="Times New Roman" w:hAnsi="Calibri" w:cs="Calibri"/>
                    <w:color w:val="000000"/>
                  </w:rPr>
                </w:rPrChange>
              </w:rPr>
              <w:t>0.83</w:t>
            </w:r>
          </w:p>
        </w:tc>
        <w:tc>
          <w:tcPr>
            <w:tcW w:w="1200" w:type="dxa"/>
            <w:noWrap/>
            <w:hideMark/>
            <w:tcPrChange w:id="287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72" w:author="Gabriel Correa" w:date="2015-08-25T14:24:00Z">
                  <w:rPr>
                    <w:rFonts w:ascii="Calibri" w:eastAsia="Times New Roman" w:hAnsi="Calibri" w:cs="Calibri"/>
                    <w:color w:val="000000"/>
                  </w:rPr>
                </w:rPrChange>
              </w:rPr>
            </w:pPr>
            <w:r w:rsidRPr="00E02554">
              <w:rPr>
                <w:rFonts w:eastAsia="Times New Roman" w:cs="Calibri"/>
                <w:color w:val="000000"/>
                <w:rPrChange w:id="2873" w:author="Gabriel Correa" w:date="2015-08-25T14:24:00Z">
                  <w:rPr>
                    <w:rFonts w:ascii="Calibri" w:eastAsia="Times New Roman" w:hAnsi="Calibri" w:cs="Calibri"/>
                    <w:color w:val="000000"/>
                  </w:rPr>
                </w:rPrChange>
              </w:rPr>
              <w:t>0.50</w:t>
            </w:r>
          </w:p>
        </w:tc>
      </w:tr>
      <w:tr w:rsidR="00F76D9A" w:rsidRPr="00F76D9A" w:rsidTr="008F24AB">
        <w:trPr>
          <w:trHeight w:val="300"/>
          <w:trPrChange w:id="2874" w:author="Gabriel Correa" w:date="2015-08-26T03:31:00Z">
            <w:trPr>
              <w:trHeight w:val="300"/>
            </w:trPr>
          </w:trPrChange>
        </w:trPr>
        <w:tc>
          <w:tcPr>
            <w:tcW w:w="2949" w:type="dxa"/>
            <w:noWrap/>
            <w:hideMark/>
            <w:tcPrChange w:id="2875" w:author="Gabriel Correa" w:date="2015-08-26T03:31:00Z">
              <w:tcPr>
                <w:tcW w:w="2647" w:type="dxa"/>
                <w:noWrap/>
                <w:hideMark/>
              </w:tcPr>
            </w:tcPrChange>
          </w:tcPr>
          <w:p w:rsidR="00F76D9A" w:rsidRPr="00E02554" w:rsidRDefault="00F76D9A" w:rsidP="00F76D9A">
            <w:pPr>
              <w:rPr>
                <w:rFonts w:eastAsia="Times New Roman" w:cs="Calibri"/>
                <w:color w:val="000000"/>
                <w:rPrChange w:id="2876" w:author="Gabriel Correa" w:date="2015-08-25T14:24:00Z">
                  <w:rPr>
                    <w:rFonts w:ascii="Calibri" w:eastAsia="Times New Roman" w:hAnsi="Calibri" w:cs="Calibri"/>
                    <w:color w:val="000000"/>
                  </w:rPr>
                </w:rPrChange>
              </w:rPr>
            </w:pPr>
            <w:r w:rsidRPr="00E02554">
              <w:rPr>
                <w:rFonts w:eastAsia="Times New Roman" w:cs="Calibri"/>
                <w:color w:val="000000"/>
                <w:rPrChange w:id="2877" w:author="Gabriel Correa" w:date="2015-08-25T14:24:00Z">
                  <w:rPr>
                    <w:rFonts w:ascii="Calibri" w:eastAsia="Times New Roman" w:hAnsi="Calibri" w:cs="Calibri"/>
                    <w:color w:val="000000"/>
                  </w:rPr>
                </w:rPrChange>
              </w:rPr>
              <w:t>AdaBoostM1</w:t>
            </w:r>
          </w:p>
        </w:tc>
        <w:tc>
          <w:tcPr>
            <w:tcW w:w="1200" w:type="dxa"/>
            <w:noWrap/>
            <w:hideMark/>
            <w:tcPrChange w:id="287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79" w:author="Gabriel Correa" w:date="2015-08-25T14:24:00Z">
                  <w:rPr>
                    <w:rFonts w:ascii="Calibri" w:eastAsia="Times New Roman" w:hAnsi="Calibri" w:cs="Calibri"/>
                    <w:color w:val="000000"/>
                  </w:rPr>
                </w:rPrChange>
              </w:rPr>
            </w:pPr>
            <w:r w:rsidRPr="00E02554">
              <w:rPr>
                <w:rFonts w:eastAsia="Times New Roman" w:cs="Calibri"/>
                <w:color w:val="000000"/>
                <w:rPrChange w:id="2880" w:author="Gabriel Correa" w:date="2015-08-25T14:24:00Z">
                  <w:rPr>
                    <w:rFonts w:ascii="Calibri" w:eastAsia="Times New Roman" w:hAnsi="Calibri" w:cs="Calibri"/>
                    <w:color w:val="000000"/>
                  </w:rPr>
                </w:rPrChange>
              </w:rPr>
              <w:t>0.59</w:t>
            </w:r>
          </w:p>
        </w:tc>
        <w:tc>
          <w:tcPr>
            <w:tcW w:w="1200" w:type="dxa"/>
            <w:noWrap/>
            <w:hideMark/>
            <w:tcPrChange w:id="288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82" w:author="Gabriel Correa" w:date="2015-08-25T14:24:00Z">
                  <w:rPr>
                    <w:rFonts w:ascii="Calibri" w:eastAsia="Times New Roman" w:hAnsi="Calibri" w:cs="Calibri"/>
                    <w:color w:val="000000"/>
                  </w:rPr>
                </w:rPrChange>
              </w:rPr>
            </w:pPr>
            <w:r w:rsidRPr="00E02554">
              <w:rPr>
                <w:rFonts w:eastAsia="Times New Roman" w:cs="Calibri"/>
                <w:color w:val="000000"/>
                <w:rPrChange w:id="2883" w:author="Gabriel Correa" w:date="2015-08-25T14:24:00Z">
                  <w:rPr>
                    <w:rFonts w:ascii="Calibri" w:eastAsia="Times New Roman" w:hAnsi="Calibri" w:cs="Calibri"/>
                    <w:color w:val="000000"/>
                  </w:rPr>
                </w:rPrChange>
              </w:rPr>
              <w:t>0.81</w:t>
            </w:r>
          </w:p>
        </w:tc>
        <w:tc>
          <w:tcPr>
            <w:tcW w:w="1200" w:type="dxa"/>
            <w:noWrap/>
            <w:hideMark/>
            <w:tcPrChange w:id="288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85" w:author="Gabriel Correa" w:date="2015-08-25T14:24:00Z">
                  <w:rPr>
                    <w:rFonts w:ascii="Calibri" w:eastAsia="Times New Roman" w:hAnsi="Calibri" w:cs="Calibri"/>
                    <w:color w:val="000000"/>
                  </w:rPr>
                </w:rPrChange>
              </w:rPr>
            </w:pPr>
            <w:r w:rsidRPr="00E02554">
              <w:rPr>
                <w:rFonts w:eastAsia="Times New Roman" w:cs="Calibri"/>
                <w:color w:val="000000"/>
                <w:rPrChange w:id="2886" w:author="Gabriel Correa" w:date="2015-08-25T14:24:00Z">
                  <w:rPr>
                    <w:rFonts w:ascii="Calibri" w:eastAsia="Times New Roman" w:hAnsi="Calibri" w:cs="Calibri"/>
                    <w:color w:val="000000"/>
                  </w:rPr>
                </w:rPrChange>
              </w:rPr>
              <w:t>0.47</w:t>
            </w:r>
          </w:p>
        </w:tc>
        <w:tc>
          <w:tcPr>
            <w:tcW w:w="1200" w:type="dxa"/>
            <w:noWrap/>
            <w:hideMark/>
            <w:tcPrChange w:id="288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88" w:author="Gabriel Correa" w:date="2015-08-25T14:24:00Z">
                  <w:rPr>
                    <w:rFonts w:ascii="Calibri" w:eastAsia="Times New Roman" w:hAnsi="Calibri" w:cs="Calibri"/>
                    <w:color w:val="000000"/>
                  </w:rPr>
                </w:rPrChange>
              </w:rPr>
            </w:pPr>
            <w:r w:rsidRPr="00E02554">
              <w:rPr>
                <w:rFonts w:eastAsia="Times New Roman" w:cs="Calibri"/>
                <w:color w:val="000000"/>
                <w:rPrChange w:id="2889" w:author="Gabriel Correa" w:date="2015-08-25T14:24:00Z">
                  <w:rPr>
                    <w:rFonts w:ascii="Calibri" w:eastAsia="Times New Roman" w:hAnsi="Calibri" w:cs="Calibri"/>
                    <w:color w:val="000000"/>
                  </w:rPr>
                </w:rPrChange>
              </w:rPr>
              <w:t>0.90</w:t>
            </w:r>
          </w:p>
        </w:tc>
        <w:tc>
          <w:tcPr>
            <w:tcW w:w="1200" w:type="dxa"/>
            <w:noWrap/>
            <w:hideMark/>
            <w:tcPrChange w:id="289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91" w:author="Gabriel Correa" w:date="2015-08-25T14:24:00Z">
                  <w:rPr>
                    <w:rFonts w:ascii="Calibri" w:eastAsia="Times New Roman" w:hAnsi="Calibri" w:cs="Calibri"/>
                    <w:color w:val="000000"/>
                  </w:rPr>
                </w:rPrChange>
              </w:rPr>
            </w:pPr>
            <w:r w:rsidRPr="00E02554">
              <w:rPr>
                <w:rFonts w:eastAsia="Times New Roman" w:cs="Calibri"/>
                <w:color w:val="000000"/>
                <w:rPrChange w:id="2892" w:author="Gabriel Correa" w:date="2015-08-25T14:24:00Z">
                  <w:rPr>
                    <w:rFonts w:ascii="Calibri" w:eastAsia="Times New Roman" w:hAnsi="Calibri" w:cs="Calibri"/>
                    <w:color w:val="000000"/>
                  </w:rPr>
                </w:rPrChange>
              </w:rPr>
              <w:t>0.51</w:t>
            </w:r>
          </w:p>
        </w:tc>
      </w:tr>
      <w:tr w:rsidR="00F76D9A" w:rsidRPr="00F76D9A" w:rsidTr="008F24AB">
        <w:trPr>
          <w:trHeight w:val="300"/>
          <w:trPrChange w:id="2893" w:author="Gabriel Correa" w:date="2015-08-26T03:31:00Z">
            <w:trPr>
              <w:trHeight w:val="300"/>
            </w:trPr>
          </w:trPrChange>
        </w:trPr>
        <w:tc>
          <w:tcPr>
            <w:tcW w:w="2949" w:type="dxa"/>
            <w:noWrap/>
            <w:hideMark/>
            <w:tcPrChange w:id="2894" w:author="Gabriel Correa" w:date="2015-08-26T03:31:00Z">
              <w:tcPr>
                <w:tcW w:w="2647" w:type="dxa"/>
                <w:noWrap/>
                <w:hideMark/>
              </w:tcPr>
            </w:tcPrChange>
          </w:tcPr>
          <w:p w:rsidR="00F76D9A" w:rsidRPr="00E02554" w:rsidRDefault="00F76D9A" w:rsidP="00F76D9A">
            <w:pPr>
              <w:rPr>
                <w:rFonts w:eastAsia="Times New Roman" w:cs="Calibri"/>
                <w:color w:val="000000"/>
                <w:rPrChange w:id="2895" w:author="Gabriel Correa" w:date="2015-08-25T14:24:00Z">
                  <w:rPr>
                    <w:rFonts w:ascii="Calibri" w:eastAsia="Times New Roman" w:hAnsi="Calibri" w:cs="Calibri"/>
                    <w:color w:val="000000"/>
                  </w:rPr>
                </w:rPrChange>
              </w:rPr>
            </w:pPr>
            <w:r w:rsidRPr="00E02554">
              <w:rPr>
                <w:rFonts w:eastAsia="Times New Roman" w:cs="Calibri"/>
                <w:color w:val="000000"/>
                <w:rPrChange w:id="2896" w:author="Gabriel Correa" w:date="2015-08-25T14:24:00Z">
                  <w:rPr>
                    <w:rFonts w:ascii="Calibri" w:eastAsia="Times New Roman" w:hAnsi="Calibri" w:cs="Calibri"/>
                    <w:color w:val="000000"/>
                  </w:rPr>
                </w:rPrChange>
              </w:rPr>
              <w:t>J48</w:t>
            </w:r>
          </w:p>
        </w:tc>
        <w:tc>
          <w:tcPr>
            <w:tcW w:w="1200" w:type="dxa"/>
            <w:noWrap/>
            <w:hideMark/>
            <w:tcPrChange w:id="289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98" w:author="Gabriel Correa" w:date="2015-08-25T14:24:00Z">
                  <w:rPr>
                    <w:rFonts w:ascii="Calibri" w:eastAsia="Times New Roman" w:hAnsi="Calibri" w:cs="Calibri"/>
                    <w:color w:val="000000"/>
                  </w:rPr>
                </w:rPrChange>
              </w:rPr>
            </w:pPr>
            <w:r w:rsidRPr="00E02554">
              <w:rPr>
                <w:rFonts w:eastAsia="Times New Roman" w:cs="Calibri"/>
                <w:color w:val="000000"/>
                <w:rPrChange w:id="2899" w:author="Gabriel Correa" w:date="2015-08-25T14:24:00Z">
                  <w:rPr>
                    <w:rFonts w:ascii="Calibri" w:eastAsia="Times New Roman" w:hAnsi="Calibri" w:cs="Calibri"/>
                    <w:color w:val="000000"/>
                  </w:rPr>
                </w:rPrChange>
              </w:rPr>
              <w:t>0.60</w:t>
            </w:r>
          </w:p>
        </w:tc>
        <w:tc>
          <w:tcPr>
            <w:tcW w:w="1200" w:type="dxa"/>
            <w:noWrap/>
            <w:hideMark/>
            <w:tcPrChange w:id="290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01" w:author="Gabriel Correa" w:date="2015-08-25T14:24:00Z">
                  <w:rPr>
                    <w:rFonts w:ascii="Calibri" w:eastAsia="Times New Roman" w:hAnsi="Calibri" w:cs="Calibri"/>
                    <w:color w:val="000000"/>
                  </w:rPr>
                </w:rPrChange>
              </w:rPr>
            </w:pPr>
            <w:r w:rsidRPr="00E02554">
              <w:rPr>
                <w:rFonts w:eastAsia="Times New Roman" w:cs="Calibri"/>
                <w:color w:val="000000"/>
                <w:rPrChange w:id="2902" w:author="Gabriel Correa" w:date="2015-08-25T14:24:00Z">
                  <w:rPr>
                    <w:rFonts w:ascii="Calibri" w:eastAsia="Times New Roman" w:hAnsi="Calibri" w:cs="Calibri"/>
                    <w:color w:val="000000"/>
                  </w:rPr>
                </w:rPrChange>
              </w:rPr>
              <w:t>0.79</w:t>
            </w:r>
          </w:p>
        </w:tc>
        <w:tc>
          <w:tcPr>
            <w:tcW w:w="1200" w:type="dxa"/>
            <w:noWrap/>
            <w:hideMark/>
            <w:tcPrChange w:id="290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04" w:author="Gabriel Correa" w:date="2015-08-25T14:24:00Z">
                  <w:rPr>
                    <w:rFonts w:ascii="Calibri" w:eastAsia="Times New Roman" w:hAnsi="Calibri" w:cs="Calibri"/>
                    <w:color w:val="000000"/>
                  </w:rPr>
                </w:rPrChange>
              </w:rPr>
            </w:pPr>
            <w:r w:rsidRPr="00E02554">
              <w:rPr>
                <w:rFonts w:eastAsia="Times New Roman" w:cs="Calibri"/>
                <w:color w:val="000000"/>
                <w:rPrChange w:id="2905" w:author="Gabriel Correa" w:date="2015-08-25T14:24:00Z">
                  <w:rPr>
                    <w:rFonts w:ascii="Calibri" w:eastAsia="Times New Roman" w:hAnsi="Calibri" w:cs="Calibri"/>
                    <w:color w:val="000000"/>
                  </w:rPr>
                </w:rPrChange>
              </w:rPr>
              <w:t>0.48</w:t>
            </w:r>
          </w:p>
        </w:tc>
        <w:tc>
          <w:tcPr>
            <w:tcW w:w="1200" w:type="dxa"/>
            <w:noWrap/>
            <w:hideMark/>
            <w:tcPrChange w:id="290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07" w:author="Gabriel Correa" w:date="2015-08-25T14:24:00Z">
                  <w:rPr>
                    <w:rFonts w:ascii="Calibri" w:eastAsia="Times New Roman" w:hAnsi="Calibri" w:cs="Calibri"/>
                    <w:color w:val="000000"/>
                  </w:rPr>
                </w:rPrChange>
              </w:rPr>
            </w:pPr>
            <w:r w:rsidRPr="00E02554">
              <w:rPr>
                <w:rFonts w:eastAsia="Times New Roman" w:cs="Calibri"/>
                <w:color w:val="000000"/>
                <w:rPrChange w:id="2908" w:author="Gabriel Correa" w:date="2015-08-25T14:24:00Z">
                  <w:rPr>
                    <w:rFonts w:ascii="Calibri" w:eastAsia="Times New Roman" w:hAnsi="Calibri" w:cs="Calibri"/>
                    <w:color w:val="000000"/>
                  </w:rPr>
                </w:rPrChange>
              </w:rPr>
              <w:t>0.90</w:t>
            </w:r>
          </w:p>
        </w:tc>
        <w:tc>
          <w:tcPr>
            <w:tcW w:w="1200" w:type="dxa"/>
            <w:noWrap/>
            <w:hideMark/>
            <w:tcPrChange w:id="290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10" w:author="Gabriel Correa" w:date="2015-08-25T14:24:00Z">
                  <w:rPr>
                    <w:rFonts w:ascii="Calibri" w:eastAsia="Times New Roman" w:hAnsi="Calibri" w:cs="Calibri"/>
                    <w:color w:val="000000"/>
                  </w:rPr>
                </w:rPrChange>
              </w:rPr>
            </w:pPr>
            <w:r w:rsidRPr="00E02554">
              <w:rPr>
                <w:rFonts w:eastAsia="Times New Roman" w:cs="Calibri"/>
                <w:color w:val="000000"/>
                <w:rPrChange w:id="2911" w:author="Gabriel Correa" w:date="2015-08-25T14:24:00Z">
                  <w:rPr>
                    <w:rFonts w:ascii="Calibri" w:eastAsia="Times New Roman" w:hAnsi="Calibri" w:cs="Calibri"/>
                    <w:color w:val="000000"/>
                  </w:rPr>
                </w:rPrChange>
              </w:rPr>
              <w:t>0.52</w:t>
            </w:r>
          </w:p>
        </w:tc>
      </w:tr>
      <w:tr w:rsidR="00F76D9A" w:rsidRPr="00F76D9A" w:rsidTr="008F24AB">
        <w:trPr>
          <w:trHeight w:val="300"/>
          <w:trPrChange w:id="2912" w:author="Gabriel Correa" w:date="2015-08-26T03:31:00Z">
            <w:trPr>
              <w:trHeight w:val="300"/>
            </w:trPr>
          </w:trPrChange>
        </w:trPr>
        <w:tc>
          <w:tcPr>
            <w:tcW w:w="2949" w:type="dxa"/>
            <w:noWrap/>
            <w:hideMark/>
            <w:tcPrChange w:id="2913" w:author="Gabriel Correa" w:date="2015-08-26T03:31:00Z">
              <w:tcPr>
                <w:tcW w:w="2647" w:type="dxa"/>
                <w:noWrap/>
                <w:hideMark/>
              </w:tcPr>
            </w:tcPrChange>
          </w:tcPr>
          <w:p w:rsidR="00F76D9A" w:rsidRPr="00E02554" w:rsidRDefault="00F76D9A" w:rsidP="00F76D9A">
            <w:pPr>
              <w:rPr>
                <w:rFonts w:eastAsia="Times New Roman" w:cs="Calibri"/>
                <w:color w:val="000000"/>
                <w:rPrChange w:id="2914" w:author="Gabriel Correa" w:date="2015-08-25T14:24:00Z">
                  <w:rPr>
                    <w:rFonts w:ascii="Calibri" w:eastAsia="Times New Roman" w:hAnsi="Calibri" w:cs="Calibri"/>
                    <w:color w:val="000000"/>
                  </w:rPr>
                </w:rPrChange>
              </w:rPr>
            </w:pPr>
            <w:r w:rsidRPr="00E02554">
              <w:rPr>
                <w:rFonts w:eastAsia="Times New Roman" w:cs="Calibri"/>
                <w:color w:val="000000"/>
                <w:rPrChange w:id="2915" w:author="Gabriel Correa" w:date="2015-08-25T14:24:00Z">
                  <w:rPr>
                    <w:rFonts w:ascii="Calibri" w:eastAsia="Times New Roman" w:hAnsi="Calibri" w:cs="Calibri"/>
                    <w:color w:val="000000"/>
                  </w:rPr>
                </w:rPrChange>
              </w:rPr>
              <w:t>PART</w:t>
            </w:r>
          </w:p>
        </w:tc>
        <w:tc>
          <w:tcPr>
            <w:tcW w:w="1200" w:type="dxa"/>
            <w:noWrap/>
            <w:hideMark/>
            <w:tcPrChange w:id="291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17" w:author="Gabriel Correa" w:date="2015-08-25T14:24:00Z">
                  <w:rPr>
                    <w:rFonts w:ascii="Calibri" w:eastAsia="Times New Roman" w:hAnsi="Calibri" w:cs="Calibri"/>
                    <w:color w:val="000000"/>
                  </w:rPr>
                </w:rPrChange>
              </w:rPr>
            </w:pPr>
            <w:r w:rsidRPr="00E02554">
              <w:rPr>
                <w:rFonts w:eastAsia="Times New Roman" w:cs="Calibri"/>
                <w:color w:val="000000"/>
                <w:rPrChange w:id="2918" w:author="Gabriel Correa" w:date="2015-08-25T14:24:00Z">
                  <w:rPr>
                    <w:rFonts w:ascii="Calibri" w:eastAsia="Times New Roman" w:hAnsi="Calibri" w:cs="Calibri"/>
                    <w:color w:val="000000"/>
                  </w:rPr>
                </w:rPrChange>
              </w:rPr>
              <w:t>0.60</w:t>
            </w:r>
          </w:p>
        </w:tc>
        <w:tc>
          <w:tcPr>
            <w:tcW w:w="1200" w:type="dxa"/>
            <w:noWrap/>
            <w:hideMark/>
            <w:tcPrChange w:id="291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20" w:author="Gabriel Correa" w:date="2015-08-25T14:24:00Z">
                  <w:rPr>
                    <w:rFonts w:ascii="Calibri" w:eastAsia="Times New Roman" w:hAnsi="Calibri" w:cs="Calibri"/>
                    <w:color w:val="000000"/>
                  </w:rPr>
                </w:rPrChange>
              </w:rPr>
            </w:pPr>
            <w:r w:rsidRPr="00E02554">
              <w:rPr>
                <w:rFonts w:eastAsia="Times New Roman" w:cs="Calibri"/>
                <w:color w:val="000000"/>
                <w:rPrChange w:id="2921" w:author="Gabriel Correa" w:date="2015-08-25T14:24:00Z">
                  <w:rPr>
                    <w:rFonts w:ascii="Calibri" w:eastAsia="Times New Roman" w:hAnsi="Calibri" w:cs="Calibri"/>
                    <w:color w:val="000000"/>
                  </w:rPr>
                </w:rPrChange>
              </w:rPr>
              <w:t>0.83</w:t>
            </w:r>
          </w:p>
        </w:tc>
        <w:tc>
          <w:tcPr>
            <w:tcW w:w="1200" w:type="dxa"/>
            <w:noWrap/>
            <w:hideMark/>
            <w:tcPrChange w:id="292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23" w:author="Gabriel Correa" w:date="2015-08-25T14:24:00Z">
                  <w:rPr>
                    <w:rFonts w:ascii="Calibri" w:eastAsia="Times New Roman" w:hAnsi="Calibri" w:cs="Calibri"/>
                    <w:color w:val="000000"/>
                  </w:rPr>
                </w:rPrChange>
              </w:rPr>
            </w:pPr>
            <w:r w:rsidRPr="00E02554">
              <w:rPr>
                <w:rFonts w:eastAsia="Times New Roman" w:cs="Calibri"/>
                <w:color w:val="000000"/>
                <w:rPrChange w:id="2924" w:author="Gabriel Correa" w:date="2015-08-25T14:24:00Z">
                  <w:rPr>
                    <w:rFonts w:ascii="Calibri" w:eastAsia="Times New Roman" w:hAnsi="Calibri" w:cs="Calibri"/>
                    <w:color w:val="000000"/>
                  </w:rPr>
                </w:rPrChange>
              </w:rPr>
              <w:t>0.47</w:t>
            </w:r>
          </w:p>
        </w:tc>
        <w:tc>
          <w:tcPr>
            <w:tcW w:w="1200" w:type="dxa"/>
            <w:noWrap/>
            <w:hideMark/>
            <w:tcPrChange w:id="292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26" w:author="Gabriel Correa" w:date="2015-08-25T14:24:00Z">
                  <w:rPr>
                    <w:rFonts w:ascii="Calibri" w:eastAsia="Times New Roman" w:hAnsi="Calibri" w:cs="Calibri"/>
                    <w:color w:val="000000"/>
                  </w:rPr>
                </w:rPrChange>
              </w:rPr>
            </w:pPr>
            <w:r w:rsidRPr="00E02554">
              <w:rPr>
                <w:rFonts w:eastAsia="Times New Roman" w:cs="Calibri"/>
                <w:color w:val="000000"/>
                <w:rPrChange w:id="2927" w:author="Gabriel Correa" w:date="2015-08-25T14:24:00Z">
                  <w:rPr>
                    <w:rFonts w:ascii="Calibri" w:eastAsia="Times New Roman" w:hAnsi="Calibri" w:cs="Calibri"/>
                    <w:color w:val="000000"/>
                  </w:rPr>
                </w:rPrChange>
              </w:rPr>
              <w:t>0.90</w:t>
            </w:r>
          </w:p>
        </w:tc>
        <w:tc>
          <w:tcPr>
            <w:tcW w:w="1200" w:type="dxa"/>
            <w:noWrap/>
            <w:hideMark/>
            <w:tcPrChange w:id="292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29" w:author="Gabriel Correa" w:date="2015-08-25T14:24:00Z">
                  <w:rPr>
                    <w:rFonts w:ascii="Calibri" w:eastAsia="Times New Roman" w:hAnsi="Calibri" w:cs="Calibri"/>
                    <w:color w:val="000000"/>
                  </w:rPr>
                </w:rPrChange>
              </w:rPr>
            </w:pPr>
            <w:r w:rsidRPr="00E02554">
              <w:rPr>
                <w:rFonts w:eastAsia="Times New Roman" w:cs="Calibri"/>
                <w:color w:val="000000"/>
                <w:rPrChange w:id="2930" w:author="Gabriel Correa" w:date="2015-08-25T14:24:00Z">
                  <w:rPr>
                    <w:rFonts w:ascii="Calibri" w:eastAsia="Times New Roman" w:hAnsi="Calibri" w:cs="Calibri"/>
                    <w:color w:val="000000"/>
                  </w:rPr>
                </w:rPrChange>
              </w:rPr>
              <w:t>0.52</w:t>
            </w:r>
          </w:p>
        </w:tc>
      </w:tr>
      <w:tr w:rsidR="00F76D9A" w:rsidRPr="00F76D9A" w:rsidTr="008F24AB">
        <w:trPr>
          <w:trHeight w:val="300"/>
          <w:trPrChange w:id="2931" w:author="Gabriel Correa" w:date="2015-08-26T03:31:00Z">
            <w:trPr>
              <w:trHeight w:val="300"/>
            </w:trPr>
          </w:trPrChange>
        </w:trPr>
        <w:tc>
          <w:tcPr>
            <w:tcW w:w="2949" w:type="dxa"/>
            <w:noWrap/>
            <w:hideMark/>
            <w:tcPrChange w:id="2932" w:author="Gabriel Correa" w:date="2015-08-26T03:31:00Z">
              <w:tcPr>
                <w:tcW w:w="2647" w:type="dxa"/>
                <w:noWrap/>
                <w:hideMark/>
              </w:tcPr>
            </w:tcPrChange>
          </w:tcPr>
          <w:p w:rsidR="00F76D9A" w:rsidRPr="00E02554" w:rsidRDefault="00F76D9A" w:rsidP="00F76D9A">
            <w:pPr>
              <w:rPr>
                <w:rFonts w:eastAsia="Times New Roman" w:cs="Calibri"/>
                <w:color w:val="000000"/>
                <w:rPrChange w:id="293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934" w:author="Gabriel Correa" w:date="2015-08-25T14:24:00Z">
                  <w:rPr>
                    <w:rFonts w:ascii="Calibri" w:eastAsia="Times New Roman" w:hAnsi="Calibri" w:cs="Calibri"/>
                    <w:color w:val="000000"/>
                  </w:rPr>
                </w:rPrChange>
              </w:rPr>
              <w:t>LibSVM</w:t>
            </w:r>
            <w:proofErr w:type="spellEnd"/>
          </w:p>
        </w:tc>
        <w:tc>
          <w:tcPr>
            <w:tcW w:w="1200" w:type="dxa"/>
            <w:noWrap/>
            <w:hideMark/>
            <w:tcPrChange w:id="293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36" w:author="Gabriel Correa" w:date="2015-08-25T14:24:00Z">
                  <w:rPr>
                    <w:rFonts w:ascii="Calibri" w:eastAsia="Times New Roman" w:hAnsi="Calibri" w:cs="Calibri"/>
                    <w:color w:val="000000"/>
                  </w:rPr>
                </w:rPrChange>
              </w:rPr>
            </w:pPr>
            <w:r w:rsidRPr="00E02554">
              <w:rPr>
                <w:rFonts w:eastAsia="Times New Roman" w:cs="Calibri"/>
                <w:color w:val="000000"/>
                <w:rPrChange w:id="2937" w:author="Gabriel Correa" w:date="2015-08-25T14:24:00Z">
                  <w:rPr>
                    <w:rFonts w:ascii="Calibri" w:eastAsia="Times New Roman" w:hAnsi="Calibri" w:cs="Calibri"/>
                    <w:color w:val="000000"/>
                  </w:rPr>
                </w:rPrChange>
              </w:rPr>
              <w:t>0.66</w:t>
            </w:r>
          </w:p>
        </w:tc>
        <w:tc>
          <w:tcPr>
            <w:tcW w:w="1200" w:type="dxa"/>
            <w:noWrap/>
            <w:hideMark/>
            <w:tcPrChange w:id="293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39" w:author="Gabriel Correa" w:date="2015-08-25T14:24:00Z">
                  <w:rPr>
                    <w:rFonts w:ascii="Calibri" w:eastAsia="Times New Roman" w:hAnsi="Calibri" w:cs="Calibri"/>
                    <w:color w:val="000000"/>
                  </w:rPr>
                </w:rPrChange>
              </w:rPr>
            </w:pPr>
            <w:r w:rsidRPr="00E02554">
              <w:rPr>
                <w:rFonts w:eastAsia="Times New Roman" w:cs="Calibri"/>
                <w:color w:val="000000"/>
                <w:rPrChange w:id="2940" w:author="Gabriel Correa" w:date="2015-08-25T14:24:00Z">
                  <w:rPr>
                    <w:rFonts w:ascii="Calibri" w:eastAsia="Times New Roman" w:hAnsi="Calibri" w:cs="Calibri"/>
                    <w:color w:val="000000"/>
                  </w:rPr>
                </w:rPrChange>
              </w:rPr>
              <w:t>0.87</w:t>
            </w:r>
          </w:p>
        </w:tc>
        <w:tc>
          <w:tcPr>
            <w:tcW w:w="1200" w:type="dxa"/>
            <w:noWrap/>
            <w:hideMark/>
            <w:tcPrChange w:id="294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42" w:author="Gabriel Correa" w:date="2015-08-25T14:24:00Z">
                  <w:rPr>
                    <w:rFonts w:ascii="Calibri" w:eastAsia="Times New Roman" w:hAnsi="Calibri" w:cs="Calibri"/>
                    <w:color w:val="000000"/>
                  </w:rPr>
                </w:rPrChange>
              </w:rPr>
            </w:pPr>
            <w:r w:rsidRPr="00E02554">
              <w:rPr>
                <w:rFonts w:eastAsia="Times New Roman" w:cs="Calibri"/>
                <w:color w:val="000000"/>
                <w:rPrChange w:id="2943" w:author="Gabriel Correa" w:date="2015-08-25T14:24:00Z">
                  <w:rPr>
                    <w:rFonts w:ascii="Calibri" w:eastAsia="Times New Roman" w:hAnsi="Calibri" w:cs="Calibri"/>
                    <w:color w:val="000000"/>
                  </w:rPr>
                </w:rPrChange>
              </w:rPr>
              <w:t>0.53</w:t>
            </w:r>
          </w:p>
        </w:tc>
        <w:tc>
          <w:tcPr>
            <w:tcW w:w="1200" w:type="dxa"/>
            <w:noWrap/>
            <w:hideMark/>
            <w:tcPrChange w:id="294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45" w:author="Gabriel Correa" w:date="2015-08-25T14:24:00Z">
                  <w:rPr>
                    <w:rFonts w:ascii="Calibri" w:eastAsia="Times New Roman" w:hAnsi="Calibri" w:cs="Calibri"/>
                    <w:color w:val="000000"/>
                  </w:rPr>
                </w:rPrChange>
              </w:rPr>
            </w:pPr>
            <w:r w:rsidRPr="00E02554">
              <w:rPr>
                <w:rFonts w:eastAsia="Times New Roman" w:cs="Calibri"/>
                <w:color w:val="000000"/>
                <w:rPrChange w:id="2946" w:author="Gabriel Correa" w:date="2015-08-25T14:24:00Z">
                  <w:rPr>
                    <w:rFonts w:ascii="Calibri" w:eastAsia="Times New Roman" w:hAnsi="Calibri" w:cs="Calibri"/>
                    <w:color w:val="000000"/>
                  </w:rPr>
                </w:rPrChange>
              </w:rPr>
              <w:t>0.88</w:t>
            </w:r>
          </w:p>
        </w:tc>
        <w:tc>
          <w:tcPr>
            <w:tcW w:w="1200" w:type="dxa"/>
            <w:noWrap/>
            <w:hideMark/>
            <w:tcPrChange w:id="294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48" w:author="Gabriel Correa" w:date="2015-08-25T14:24:00Z">
                  <w:rPr>
                    <w:rFonts w:ascii="Calibri" w:eastAsia="Times New Roman" w:hAnsi="Calibri" w:cs="Calibri"/>
                    <w:color w:val="000000"/>
                  </w:rPr>
                </w:rPrChange>
              </w:rPr>
            </w:pPr>
            <w:r w:rsidRPr="00E02554">
              <w:rPr>
                <w:rFonts w:eastAsia="Times New Roman" w:cs="Calibri"/>
                <w:color w:val="000000"/>
                <w:rPrChange w:id="2949" w:author="Gabriel Correa" w:date="2015-08-25T14:24:00Z">
                  <w:rPr>
                    <w:rFonts w:ascii="Calibri" w:eastAsia="Times New Roman" w:hAnsi="Calibri" w:cs="Calibri"/>
                    <w:color w:val="000000"/>
                  </w:rPr>
                </w:rPrChange>
              </w:rPr>
              <w:t>0.59</w:t>
            </w:r>
          </w:p>
        </w:tc>
      </w:tr>
      <w:tr w:rsidR="00F76D9A" w:rsidRPr="00F76D9A" w:rsidTr="008F24AB">
        <w:trPr>
          <w:trHeight w:val="300"/>
          <w:trPrChange w:id="2950" w:author="Gabriel Correa" w:date="2015-08-26T03:31:00Z">
            <w:trPr>
              <w:trHeight w:val="300"/>
            </w:trPr>
          </w:trPrChange>
        </w:trPr>
        <w:tc>
          <w:tcPr>
            <w:tcW w:w="2949" w:type="dxa"/>
            <w:noWrap/>
            <w:hideMark/>
            <w:tcPrChange w:id="2951" w:author="Gabriel Correa" w:date="2015-08-26T03:31:00Z">
              <w:tcPr>
                <w:tcW w:w="2647" w:type="dxa"/>
                <w:noWrap/>
                <w:hideMark/>
              </w:tcPr>
            </w:tcPrChange>
          </w:tcPr>
          <w:p w:rsidR="00F76D9A" w:rsidRPr="00E02554" w:rsidRDefault="00F76D9A" w:rsidP="00F76D9A">
            <w:pPr>
              <w:rPr>
                <w:rFonts w:eastAsia="Times New Roman" w:cs="Calibri"/>
                <w:color w:val="000000"/>
                <w:rPrChange w:id="2952" w:author="Gabriel Correa" w:date="2015-08-25T14:24:00Z">
                  <w:rPr>
                    <w:rFonts w:ascii="Calibri" w:eastAsia="Times New Roman" w:hAnsi="Calibri" w:cs="Calibri"/>
                    <w:color w:val="000000"/>
                  </w:rPr>
                </w:rPrChange>
              </w:rPr>
            </w:pPr>
            <w:r w:rsidRPr="00E02554">
              <w:rPr>
                <w:rFonts w:eastAsia="Times New Roman" w:cs="Calibri"/>
                <w:color w:val="000000"/>
                <w:rPrChange w:id="2953" w:author="Gabriel Correa" w:date="2015-08-25T14:24:00Z">
                  <w:rPr>
                    <w:rFonts w:ascii="Calibri" w:eastAsia="Times New Roman" w:hAnsi="Calibri" w:cs="Calibri"/>
                    <w:color w:val="000000"/>
                  </w:rPr>
                </w:rPrChange>
              </w:rPr>
              <w:t>SMO</w:t>
            </w:r>
          </w:p>
        </w:tc>
        <w:tc>
          <w:tcPr>
            <w:tcW w:w="1200" w:type="dxa"/>
            <w:noWrap/>
            <w:hideMark/>
            <w:tcPrChange w:id="2954"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955"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956" w:author="Gabriel Correa" w:date="2015-08-25T14:24:00Z">
                  <w:rPr>
                    <w:rFonts w:ascii="Calibri" w:eastAsia="Times New Roman" w:hAnsi="Calibri" w:cs="Calibri"/>
                    <w:b/>
                    <w:bCs/>
                    <w:color w:val="000000"/>
                  </w:rPr>
                </w:rPrChange>
              </w:rPr>
              <w:t>0.66</w:t>
            </w:r>
          </w:p>
        </w:tc>
        <w:tc>
          <w:tcPr>
            <w:tcW w:w="1200" w:type="dxa"/>
            <w:noWrap/>
            <w:hideMark/>
            <w:tcPrChange w:id="295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58" w:author="Gabriel Correa" w:date="2015-08-25T14:24:00Z">
                  <w:rPr>
                    <w:rFonts w:ascii="Calibri" w:eastAsia="Times New Roman" w:hAnsi="Calibri" w:cs="Calibri"/>
                    <w:color w:val="000000"/>
                  </w:rPr>
                </w:rPrChange>
              </w:rPr>
            </w:pPr>
            <w:r w:rsidRPr="00E02554">
              <w:rPr>
                <w:rFonts w:eastAsia="Times New Roman" w:cs="Calibri"/>
                <w:color w:val="000000"/>
                <w:rPrChange w:id="2959" w:author="Gabriel Correa" w:date="2015-08-25T14:24:00Z">
                  <w:rPr>
                    <w:rFonts w:ascii="Calibri" w:eastAsia="Times New Roman" w:hAnsi="Calibri" w:cs="Calibri"/>
                    <w:color w:val="000000"/>
                  </w:rPr>
                </w:rPrChange>
              </w:rPr>
              <w:t>0.87</w:t>
            </w:r>
          </w:p>
        </w:tc>
        <w:tc>
          <w:tcPr>
            <w:tcW w:w="1200" w:type="dxa"/>
            <w:noWrap/>
            <w:hideMark/>
            <w:tcPrChange w:id="296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61" w:author="Gabriel Correa" w:date="2015-08-25T14:24:00Z">
                  <w:rPr>
                    <w:rFonts w:ascii="Calibri" w:eastAsia="Times New Roman" w:hAnsi="Calibri" w:cs="Calibri"/>
                    <w:color w:val="000000"/>
                  </w:rPr>
                </w:rPrChange>
              </w:rPr>
            </w:pPr>
            <w:r w:rsidRPr="00E02554">
              <w:rPr>
                <w:rFonts w:eastAsia="Times New Roman" w:cs="Calibri"/>
                <w:color w:val="000000"/>
                <w:rPrChange w:id="2962" w:author="Gabriel Correa" w:date="2015-08-25T14:24:00Z">
                  <w:rPr>
                    <w:rFonts w:ascii="Calibri" w:eastAsia="Times New Roman" w:hAnsi="Calibri" w:cs="Calibri"/>
                    <w:color w:val="000000"/>
                  </w:rPr>
                </w:rPrChange>
              </w:rPr>
              <w:t>0.53</w:t>
            </w:r>
          </w:p>
        </w:tc>
        <w:tc>
          <w:tcPr>
            <w:tcW w:w="1200" w:type="dxa"/>
            <w:noWrap/>
            <w:hideMark/>
            <w:tcPrChange w:id="296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64" w:author="Gabriel Correa" w:date="2015-08-25T14:24:00Z">
                  <w:rPr>
                    <w:rFonts w:ascii="Calibri" w:eastAsia="Times New Roman" w:hAnsi="Calibri" w:cs="Calibri"/>
                    <w:color w:val="000000"/>
                  </w:rPr>
                </w:rPrChange>
              </w:rPr>
            </w:pPr>
            <w:r w:rsidRPr="00E02554">
              <w:rPr>
                <w:rFonts w:eastAsia="Times New Roman" w:cs="Calibri"/>
                <w:color w:val="000000"/>
                <w:rPrChange w:id="2965" w:author="Gabriel Correa" w:date="2015-08-25T14:24:00Z">
                  <w:rPr>
                    <w:rFonts w:ascii="Calibri" w:eastAsia="Times New Roman" w:hAnsi="Calibri" w:cs="Calibri"/>
                    <w:color w:val="000000"/>
                  </w:rPr>
                </w:rPrChange>
              </w:rPr>
              <w:t>0.88</w:t>
            </w:r>
          </w:p>
        </w:tc>
        <w:tc>
          <w:tcPr>
            <w:tcW w:w="1200" w:type="dxa"/>
            <w:noWrap/>
            <w:hideMark/>
            <w:tcPrChange w:id="296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67" w:author="Gabriel Correa" w:date="2015-08-25T14:24:00Z">
                  <w:rPr>
                    <w:rFonts w:ascii="Calibri" w:eastAsia="Times New Roman" w:hAnsi="Calibri" w:cs="Calibri"/>
                    <w:color w:val="000000"/>
                  </w:rPr>
                </w:rPrChange>
              </w:rPr>
            </w:pPr>
            <w:r w:rsidRPr="00E02554">
              <w:rPr>
                <w:rFonts w:eastAsia="Times New Roman" w:cs="Calibri"/>
                <w:color w:val="000000"/>
                <w:rPrChange w:id="2968" w:author="Gabriel Correa" w:date="2015-08-25T14:24:00Z">
                  <w:rPr>
                    <w:rFonts w:ascii="Calibri" w:eastAsia="Times New Roman" w:hAnsi="Calibri" w:cs="Calibri"/>
                    <w:color w:val="000000"/>
                  </w:rPr>
                </w:rPrChange>
              </w:rPr>
              <w:t>0.59</w:t>
            </w:r>
          </w:p>
        </w:tc>
      </w:tr>
      <w:tr w:rsidR="00F76D9A" w:rsidRPr="00F76D9A" w:rsidTr="008F24AB">
        <w:trPr>
          <w:trHeight w:val="300"/>
          <w:trPrChange w:id="2969" w:author="Gabriel Correa" w:date="2015-08-26T03:31:00Z">
            <w:trPr>
              <w:trHeight w:val="300"/>
            </w:trPr>
          </w:trPrChange>
        </w:trPr>
        <w:tc>
          <w:tcPr>
            <w:tcW w:w="2949" w:type="dxa"/>
            <w:noWrap/>
            <w:hideMark/>
            <w:tcPrChange w:id="2970" w:author="Gabriel Correa" w:date="2015-08-26T03:31:00Z">
              <w:tcPr>
                <w:tcW w:w="2647" w:type="dxa"/>
                <w:noWrap/>
                <w:hideMark/>
              </w:tcPr>
            </w:tcPrChange>
          </w:tcPr>
          <w:p w:rsidR="00F76D9A" w:rsidRPr="00E02554" w:rsidRDefault="00F76D9A" w:rsidP="00F76D9A">
            <w:pPr>
              <w:rPr>
                <w:rFonts w:eastAsia="Times New Roman" w:cs="Calibri"/>
                <w:color w:val="000000"/>
                <w:rPrChange w:id="297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972" w:author="Gabriel Correa" w:date="2015-08-25T14:24:00Z">
                  <w:rPr>
                    <w:rFonts w:ascii="Calibri" w:eastAsia="Times New Roman" w:hAnsi="Calibri" w:cs="Calibri"/>
                    <w:color w:val="000000"/>
                  </w:rPr>
                </w:rPrChange>
              </w:rPr>
              <w:t>DMNBtext</w:t>
            </w:r>
            <w:proofErr w:type="spellEnd"/>
          </w:p>
        </w:tc>
        <w:tc>
          <w:tcPr>
            <w:tcW w:w="1200" w:type="dxa"/>
            <w:noWrap/>
            <w:hideMark/>
            <w:tcPrChange w:id="297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74" w:author="Gabriel Correa" w:date="2015-08-25T14:24:00Z">
                  <w:rPr>
                    <w:rFonts w:ascii="Calibri" w:eastAsia="Times New Roman" w:hAnsi="Calibri" w:cs="Calibri"/>
                    <w:color w:val="000000"/>
                  </w:rPr>
                </w:rPrChange>
              </w:rPr>
            </w:pPr>
            <w:r w:rsidRPr="00E02554">
              <w:rPr>
                <w:rFonts w:eastAsia="Times New Roman" w:cs="Calibri"/>
                <w:color w:val="000000"/>
                <w:rPrChange w:id="2975" w:author="Gabriel Correa" w:date="2015-08-25T14:24:00Z">
                  <w:rPr>
                    <w:rFonts w:ascii="Calibri" w:eastAsia="Times New Roman" w:hAnsi="Calibri" w:cs="Calibri"/>
                    <w:color w:val="000000"/>
                  </w:rPr>
                </w:rPrChange>
              </w:rPr>
              <w:t>0.66</w:t>
            </w:r>
          </w:p>
        </w:tc>
        <w:tc>
          <w:tcPr>
            <w:tcW w:w="1200" w:type="dxa"/>
            <w:noWrap/>
            <w:hideMark/>
            <w:tcPrChange w:id="297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77" w:author="Gabriel Correa" w:date="2015-08-25T14:24:00Z">
                  <w:rPr>
                    <w:rFonts w:ascii="Calibri" w:eastAsia="Times New Roman" w:hAnsi="Calibri" w:cs="Calibri"/>
                    <w:color w:val="000000"/>
                  </w:rPr>
                </w:rPrChange>
              </w:rPr>
            </w:pPr>
            <w:r w:rsidRPr="00E02554">
              <w:rPr>
                <w:rFonts w:eastAsia="Times New Roman" w:cs="Calibri"/>
                <w:color w:val="000000"/>
                <w:rPrChange w:id="2978" w:author="Gabriel Correa" w:date="2015-08-25T14:24:00Z">
                  <w:rPr>
                    <w:rFonts w:ascii="Calibri" w:eastAsia="Times New Roman" w:hAnsi="Calibri" w:cs="Calibri"/>
                    <w:color w:val="000000"/>
                  </w:rPr>
                </w:rPrChange>
              </w:rPr>
              <w:t>0.87</w:t>
            </w:r>
          </w:p>
        </w:tc>
        <w:tc>
          <w:tcPr>
            <w:tcW w:w="1200" w:type="dxa"/>
            <w:noWrap/>
            <w:hideMark/>
            <w:tcPrChange w:id="297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80" w:author="Gabriel Correa" w:date="2015-08-25T14:24:00Z">
                  <w:rPr>
                    <w:rFonts w:ascii="Calibri" w:eastAsia="Times New Roman" w:hAnsi="Calibri" w:cs="Calibri"/>
                    <w:color w:val="000000"/>
                  </w:rPr>
                </w:rPrChange>
              </w:rPr>
            </w:pPr>
            <w:r w:rsidRPr="00E02554">
              <w:rPr>
                <w:rFonts w:eastAsia="Times New Roman" w:cs="Calibri"/>
                <w:color w:val="000000"/>
                <w:rPrChange w:id="2981" w:author="Gabriel Correa" w:date="2015-08-25T14:24:00Z">
                  <w:rPr>
                    <w:rFonts w:ascii="Calibri" w:eastAsia="Times New Roman" w:hAnsi="Calibri" w:cs="Calibri"/>
                    <w:color w:val="000000"/>
                  </w:rPr>
                </w:rPrChange>
              </w:rPr>
              <w:t>0.54</w:t>
            </w:r>
          </w:p>
        </w:tc>
        <w:tc>
          <w:tcPr>
            <w:tcW w:w="1200" w:type="dxa"/>
            <w:noWrap/>
            <w:hideMark/>
            <w:tcPrChange w:id="298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83" w:author="Gabriel Correa" w:date="2015-08-25T14:24:00Z">
                  <w:rPr>
                    <w:rFonts w:ascii="Calibri" w:eastAsia="Times New Roman" w:hAnsi="Calibri" w:cs="Calibri"/>
                    <w:color w:val="000000"/>
                  </w:rPr>
                </w:rPrChange>
              </w:rPr>
            </w:pPr>
            <w:r w:rsidRPr="00E02554">
              <w:rPr>
                <w:rFonts w:eastAsia="Times New Roman" w:cs="Calibri"/>
                <w:color w:val="000000"/>
                <w:rPrChange w:id="2984" w:author="Gabriel Correa" w:date="2015-08-25T14:24:00Z">
                  <w:rPr>
                    <w:rFonts w:ascii="Calibri" w:eastAsia="Times New Roman" w:hAnsi="Calibri" w:cs="Calibri"/>
                    <w:color w:val="000000"/>
                  </w:rPr>
                </w:rPrChange>
              </w:rPr>
              <w:t>0.94</w:t>
            </w:r>
          </w:p>
        </w:tc>
        <w:tc>
          <w:tcPr>
            <w:tcW w:w="1200" w:type="dxa"/>
            <w:noWrap/>
            <w:hideMark/>
            <w:tcPrChange w:id="298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86" w:author="Gabriel Correa" w:date="2015-08-25T14:24:00Z">
                  <w:rPr>
                    <w:rFonts w:ascii="Calibri" w:eastAsia="Times New Roman" w:hAnsi="Calibri" w:cs="Calibri"/>
                    <w:color w:val="000000"/>
                  </w:rPr>
                </w:rPrChange>
              </w:rPr>
            </w:pPr>
            <w:r w:rsidRPr="00E02554">
              <w:rPr>
                <w:rFonts w:eastAsia="Times New Roman" w:cs="Calibri"/>
                <w:color w:val="000000"/>
                <w:rPrChange w:id="2987" w:author="Gabriel Correa" w:date="2015-08-25T14:24:00Z">
                  <w:rPr>
                    <w:rFonts w:ascii="Calibri" w:eastAsia="Times New Roman" w:hAnsi="Calibri" w:cs="Calibri"/>
                    <w:color w:val="000000"/>
                  </w:rPr>
                </w:rPrChange>
              </w:rPr>
              <w:t>0.60</w:t>
            </w:r>
          </w:p>
        </w:tc>
      </w:tr>
      <w:tr w:rsidR="00F76D9A" w:rsidRPr="00F76D9A" w:rsidTr="008F24AB">
        <w:trPr>
          <w:trHeight w:val="300"/>
          <w:trPrChange w:id="2988" w:author="Gabriel Correa" w:date="2015-08-26T03:31:00Z">
            <w:trPr>
              <w:trHeight w:val="300"/>
            </w:trPr>
          </w:trPrChange>
        </w:trPr>
        <w:tc>
          <w:tcPr>
            <w:tcW w:w="2949" w:type="dxa"/>
            <w:noWrap/>
            <w:hideMark/>
            <w:tcPrChange w:id="2989" w:author="Gabriel Correa" w:date="2015-08-26T03:31:00Z">
              <w:tcPr>
                <w:tcW w:w="2647" w:type="dxa"/>
                <w:noWrap/>
                <w:hideMark/>
              </w:tcPr>
            </w:tcPrChange>
          </w:tcPr>
          <w:p w:rsidR="00F76D9A" w:rsidRPr="00E02554" w:rsidRDefault="00F76D9A" w:rsidP="00F76D9A">
            <w:pPr>
              <w:rPr>
                <w:rFonts w:eastAsia="Times New Roman" w:cs="Calibri"/>
                <w:color w:val="000000"/>
                <w:rPrChange w:id="299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991" w:author="Gabriel Correa" w:date="2015-08-25T14:24:00Z">
                  <w:rPr>
                    <w:rFonts w:ascii="Calibri" w:eastAsia="Times New Roman" w:hAnsi="Calibri" w:cs="Calibri"/>
                    <w:color w:val="000000"/>
                  </w:rPr>
                </w:rPrChange>
              </w:rPr>
              <w:t>RandomForest</w:t>
            </w:r>
            <w:proofErr w:type="spellEnd"/>
          </w:p>
        </w:tc>
        <w:tc>
          <w:tcPr>
            <w:tcW w:w="1200" w:type="dxa"/>
            <w:noWrap/>
            <w:hideMark/>
            <w:tcPrChange w:id="2992"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993"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994" w:author="Gabriel Correa" w:date="2015-08-25T14:24:00Z">
                  <w:rPr>
                    <w:rFonts w:ascii="Calibri" w:eastAsia="Times New Roman" w:hAnsi="Calibri" w:cs="Calibri"/>
                    <w:b/>
                    <w:bCs/>
                    <w:color w:val="000000"/>
                  </w:rPr>
                </w:rPrChange>
              </w:rPr>
              <w:t>0.71</w:t>
            </w:r>
          </w:p>
        </w:tc>
        <w:tc>
          <w:tcPr>
            <w:tcW w:w="1200" w:type="dxa"/>
            <w:noWrap/>
            <w:hideMark/>
            <w:tcPrChange w:id="299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96" w:author="Gabriel Correa" w:date="2015-08-25T14:24:00Z">
                  <w:rPr>
                    <w:rFonts w:ascii="Calibri" w:eastAsia="Times New Roman" w:hAnsi="Calibri" w:cs="Calibri"/>
                    <w:color w:val="000000"/>
                  </w:rPr>
                </w:rPrChange>
              </w:rPr>
            </w:pPr>
            <w:r w:rsidRPr="00E02554">
              <w:rPr>
                <w:rFonts w:eastAsia="Times New Roman" w:cs="Calibri"/>
                <w:color w:val="000000"/>
                <w:rPrChange w:id="2997" w:author="Gabriel Correa" w:date="2015-08-25T14:24:00Z">
                  <w:rPr>
                    <w:rFonts w:ascii="Calibri" w:eastAsia="Times New Roman" w:hAnsi="Calibri" w:cs="Calibri"/>
                    <w:color w:val="000000"/>
                  </w:rPr>
                </w:rPrChange>
              </w:rPr>
              <w:t>0.77</w:t>
            </w:r>
          </w:p>
        </w:tc>
        <w:tc>
          <w:tcPr>
            <w:tcW w:w="1200" w:type="dxa"/>
            <w:noWrap/>
            <w:hideMark/>
            <w:tcPrChange w:id="299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99" w:author="Gabriel Correa" w:date="2015-08-25T14:24:00Z">
                  <w:rPr>
                    <w:rFonts w:ascii="Calibri" w:eastAsia="Times New Roman" w:hAnsi="Calibri" w:cs="Calibri"/>
                    <w:color w:val="000000"/>
                  </w:rPr>
                </w:rPrChange>
              </w:rPr>
            </w:pPr>
            <w:r w:rsidRPr="00E02554">
              <w:rPr>
                <w:rFonts w:eastAsia="Times New Roman" w:cs="Calibri"/>
                <w:color w:val="000000"/>
                <w:rPrChange w:id="3000" w:author="Gabriel Correa" w:date="2015-08-25T14:24:00Z">
                  <w:rPr>
                    <w:rFonts w:ascii="Calibri" w:eastAsia="Times New Roman" w:hAnsi="Calibri" w:cs="Calibri"/>
                    <w:color w:val="000000"/>
                  </w:rPr>
                </w:rPrChange>
              </w:rPr>
              <w:t>0.67</w:t>
            </w:r>
          </w:p>
        </w:tc>
        <w:tc>
          <w:tcPr>
            <w:tcW w:w="1200" w:type="dxa"/>
            <w:noWrap/>
            <w:hideMark/>
            <w:tcPrChange w:id="300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02" w:author="Gabriel Correa" w:date="2015-08-25T14:24:00Z">
                  <w:rPr>
                    <w:rFonts w:ascii="Calibri" w:eastAsia="Times New Roman" w:hAnsi="Calibri" w:cs="Calibri"/>
                    <w:color w:val="000000"/>
                  </w:rPr>
                </w:rPrChange>
              </w:rPr>
            </w:pPr>
            <w:r w:rsidRPr="00E02554">
              <w:rPr>
                <w:rFonts w:eastAsia="Times New Roman" w:cs="Calibri"/>
                <w:color w:val="000000"/>
                <w:rPrChange w:id="3003" w:author="Gabriel Correa" w:date="2015-08-25T14:24:00Z">
                  <w:rPr>
                    <w:rFonts w:ascii="Calibri" w:eastAsia="Times New Roman" w:hAnsi="Calibri" w:cs="Calibri"/>
                    <w:color w:val="000000"/>
                  </w:rPr>
                </w:rPrChange>
              </w:rPr>
              <w:t>0.96</w:t>
            </w:r>
          </w:p>
        </w:tc>
        <w:tc>
          <w:tcPr>
            <w:tcW w:w="1200" w:type="dxa"/>
            <w:noWrap/>
            <w:hideMark/>
            <w:tcPrChange w:id="3004"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3005" w:author="Gabriel Correa" w:date="2015-08-25T14:24:00Z">
                  <w:rPr>
                    <w:rFonts w:ascii="Calibri" w:eastAsia="Times New Roman" w:hAnsi="Calibri" w:cs="Calibri"/>
                    <w:color w:val="000000"/>
                  </w:rPr>
                </w:rPrChange>
              </w:rPr>
            </w:pPr>
            <w:r w:rsidRPr="00E02554">
              <w:rPr>
                <w:rFonts w:eastAsia="Times New Roman" w:cs="Calibri"/>
                <w:color w:val="000000"/>
                <w:rPrChange w:id="3006" w:author="Gabriel Correa" w:date="2015-08-25T14:24:00Z">
                  <w:rPr>
                    <w:rFonts w:ascii="Calibri" w:eastAsia="Times New Roman" w:hAnsi="Calibri" w:cs="Calibri"/>
                    <w:color w:val="000000"/>
                  </w:rPr>
                </w:rPrChange>
              </w:rPr>
              <w:t>0.67</w:t>
            </w:r>
          </w:p>
        </w:tc>
      </w:tr>
    </w:tbl>
    <w:p w:rsidR="00F76D9A" w:rsidRPr="00E02554" w:rsidDel="008F24AB" w:rsidRDefault="00BF44B1" w:rsidP="00BF44B1">
      <w:pPr>
        <w:pStyle w:val="Epgrafe"/>
        <w:rPr>
          <w:del w:id="3007" w:author="Gabriel Correa" w:date="2015-08-26T03:33:00Z"/>
        </w:rPr>
      </w:pPr>
      <w:del w:id="3008" w:author="Gabriel Correa" w:date="2015-08-26T03:33:00Z">
        <w:r w:rsidDel="008F24AB">
          <w:delText xml:space="preserve">Imagen </w:delText>
        </w:r>
      </w:del>
      <w:del w:id="3009"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p>
    <w:p w:rsidR="001809B5" w:rsidRDefault="003B08A8">
      <w:pPr>
        <w:keepNext/>
        <w:rPr>
          <w:ins w:id="3010" w:author="Gabriel Correa" w:date="2015-08-26T03:34:00Z"/>
        </w:rPr>
      </w:pPr>
      <w:r w:rsidRPr="007C2995">
        <w:rPr>
          <w:noProof/>
        </w:rPr>
        <w:drawing>
          <wp:inline distT="0" distB="0" distL="0" distR="0" wp14:anchorId="10B41543" wp14:editId="67A05AEB">
            <wp:extent cx="4277322" cy="2257740"/>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Optimizar-FMeasure-mejor-que-Recall.png"/>
                    <pic:cNvPicPr/>
                  </pic:nvPicPr>
                  <pic:blipFill>
                    <a:blip r:embed="rId28">
                      <a:extLst>
                        <a:ext uri="{28A0092B-C50C-407E-A947-70E740481C1C}">
                          <a14:useLocalDpi xmlns:a14="http://schemas.microsoft.com/office/drawing/2010/main" val="0"/>
                        </a:ext>
                      </a:extLst>
                    </a:blip>
                    <a:stretch>
                      <a:fillRect/>
                    </a:stretch>
                  </pic:blipFill>
                  <pic:spPr>
                    <a:xfrm>
                      <a:off x="0" y="0"/>
                      <a:ext cx="4277322" cy="2257740"/>
                    </a:xfrm>
                    <a:prstGeom prst="rect">
                      <a:avLst/>
                    </a:prstGeom>
                  </pic:spPr>
                </pic:pic>
              </a:graphicData>
            </a:graphic>
          </wp:inline>
        </w:drawing>
      </w:r>
    </w:p>
    <w:p w:rsidR="003B08A8" w:rsidRPr="00E02554" w:rsidDel="008F24AB" w:rsidRDefault="008F24AB">
      <w:pPr>
        <w:pStyle w:val="Epgrafe"/>
        <w:rPr>
          <w:del w:id="3011" w:author="Gabriel Correa" w:date="2015-08-26T03:34:00Z"/>
        </w:rPr>
        <w:pPrChange w:id="3012" w:author="Gabriel Correa" w:date="2015-08-26T03:34:00Z">
          <w:pPr>
            <w:keepNext/>
          </w:pPr>
        </w:pPrChange>
      </w:pPr>
      <w:bookmarkStart w:id="3013" w:name="_Ref428323464"/>
      <w:ins w:id="3014" w:author="Gabriel Correa" w:date="2015-08-26T03:33:00Z">
        <w:r>
          <w:t xml:space="preserve">Imagen </w:t>
        </w:r>
      </w:ins>
      <w:ins w:id="3015" w:author="Gabriel Correa" w:date="2015-08-27T19:37:00Z">
        <w:r w:rsidR="00253A40">
          <w:fldChar w:fldCharType="begin"/>
        </w:r>
        <w:r w:rsidR="00253A40">
          <w:instrText xml:space="preserve"> STYLEREF 1 \s </w:instrText>
        </w:r>
      </w:ins>
      <w:r w:rsidR="00253A40">
        <w:fldChar w:fldCharType="separate"/>
      </w:r>
      <w:r w:rsidR="00253A40">
        <w:rPr>
          <w:noProof/>
        </w:rPr>
        <w:t>6</w:t>
      </w:r>
      <w:ins w:id="3016"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3017" w:author="Gabriel Correa" w:date="2015-08-27T19:37:00Z">
        <w:r w:rsidR="00253A40">
          <w:rPr>
            <w:noProof/>
          </w:rPr>
          <w:t>1</w:t>
        </w:r>
        <w:r w:rsidR="00253A40">
          <w:fldChar w:fldCharType="end"/>
        </w:r>
      </w:ins>
      <w:bookmarkEnd w:id="3013"/>
      <w:ins w:id="3018" w:author="Gabriel Correa" w:date="2015-08-26T03:33:00Z">
        <w:r w:rsidRPr="008F24AB">
          <w:t xml:space="preserve"> </w:t>
        </w:r>
        <w:r>
          <w:t xml:space="preserve">Matrices de confusión mostrando que SMO y </w:t>
        </w:r>
        <w:proofErr w:type="spellStart"/>
        <w:r>
          <w:t>RandomForest</w:t>
        </w:r>
        <w:proofErr w:type="spellEnd"/>
        <w:r>
          <w:t xml:space="preserve"> superan en este caso a </w:t>
        </w:r>
        <w:proofErr w:type="spellStart"/>
        <w:r>
          <w:t>NaiveBayes</w:t>
        </w:r>
        <w:proofErr w:type="spellEnd"/>
        <w:r>
          <w:t xml:space="preserve"> porque tienen ambos un valor de F-</w:t>
        </w:r>
        <w:proofErr w:type="spellStart"/>
        <w:r>
          <w:t>Measure</w:t>
        </w:r>
        <w:proofErr w:type="spellEnd"/>
        <w:r>
          <w:t xml:space="preserve"> significativamente mayor a este y pueden usar una matriz de costos para mejorar sus valores de </w:t>
        </w:r>
        <w:proofErr w:type="spellStart"/>
        <w:r>
          <w:t>recall</w:t>
        </w:r>
        <w:proofErr w:type="spellEnd"/>
        <w:r>
          <w:t>.</w:t>
        </w:r>
      </w:ins>
    </w:p>
    <w:p w:rsidR="00DC4C16" w:rsidRDefault="003B08A8">
      <w:pPr>
        <w:pStyle w:val="Epgrafe"/>
      </w:pPr>
      <w:bookmarkStart w:id="3019" w:name="_Ref428137174"/>
      <w:bookmarkStart w:id="3020" w:name="_Ref428137168"/>
      <w:del w:id="3021" w:author="Gabriel Correa" w:date="2015-08-26T03:34:00Z">
        <w:r w:rsidDel="008F24AB">
          <w:delText xml:space="preserve">Imagen </w:delText>
        </w:r>
      </w:del>
      <w:del w:id="3022"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3023"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5</w:delText>
        </w:r>
        <w:r w:rsidR="002D2EC0" w:rsidDel="00F80B4D">
          <w:rPr>
            <w:noProof/>
          </w:rPr>
          <w:fldChar w:fldCharType="end"/>
        </w:r>
      </w:del>
      <w:bookmarkEnd w:id="3019"/>
      <w:del w:id="3024" w:author="Gabriel Correa" w:date="2015-08-26T03:34:00Z">
        <w:r w:rsidDel="008F24AB">
          <w:delText xml:space="preserve">:  </w:delText>
        </w:r>
      </w:del>
      <w:r>
        <w:t xml:space="preserve"> </w:t>
      </w:r>
      <w:del w:id="3025"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3020"/>
    </w:p>
    <w:p w:rsidR="00DC4C16" w:rsidRPr="00E02554" w:rsidRDefault="00E02B06" w:rsidP="00FD7889">
      <w:pPr>
        <w:rPr>
          <w:ins w:id="3026" w:author="Gabriel Correa" w:date="2015-08-25T01:30:00Z"/>
        </w:rPr>
      </w:pPr>
      <w:r w:rsidRPr="00E02554">
        <w:t xml:space="preserve">Sin embargo, también se observa que al aplicar la matriz de costos sobre un clasificador empeora su valor de </w:t>
      </w:r>
      <w:r w:rsidRPr="00E02554">
        <w:rPr>
          <w:i/>
        </w:rPr>
        <w:t>F-</w:t>
      </w:r>
      <w:proofErr w:type="spellStart"/>
      <w:r w:rsidRPr="00E02554">
        <w:rPr>
          <w:i/>
        </w:rPr>
        <w:t>Measure</w:t>
      </w:r>
      <w:proofErr w:type="spellEnd"/>
      <w:r w:rsidRPr="00E02554">
        <w:t xml:space="preserve">, lo cual se puede notar viendo el cambio en </w:t>
      </w:r>
      <w:r w:rsidRPr="00E02554">
        <w:rPr>
          <w:i/>
        </w:rPr>
        <w:t>F-</w:t>
      </w:r>
      <w:proofErr w:type="spellStart"/>
      <w:r w:rsidRPr="00E02554">
        <w:rPr>
          <w:i/>
        </w:rPr>
        <w:t>Measure</w:t>
      </w:r>
      <w:proofErr w:type="spellEnd"/>
      <w:r w:rsidRPr="00E02554">
        <w:rPr>
          <w:i/>
        </w:rPr>
        <w:t xml:space="preserve"> </w:t>
      </w:r>
      <w:r w:rsidRPr="00E02554">
        <w:t xml:space="preserve">de </w:t>
      </w:r>
      <w:r w:rsidRPr="00E02554">
        <w:rPr>
          <w:i/>
        </w:rPr>
        <w:t xml:space="preserve">SMO </w:t>
      </w:r>
      <w:r w:rsidRPr="00E02554">
        <w:t xml:space="preserve">y </w:t>
      </w:r>
      <w:proofErr w:type="spellStart"/>
      <w:r w:rsidRPr="00E02554">
        <w:rPr>
          <w:i/>
        </w:rPr>
        <w:t>RandomForest</w:t>
      </w:r>
      <w:proofErr w:type="spellEnd"/>
      <w:r w:rsidRPr="00E02554">
        <w:t xml:space="preserve"> entre la </w:t>
      </w:r>
      <w:r w:rsidRPr="00D471E1">
        <w:fldChar w:fldCharType="begin"/>
      </w:r>
      <w:r w:rsidRPr="00E02554">
        <w:instrText xml:space="preserve"> REF _Ref428137174 \h </w:instrText>
      </w:r>
      <w:del w:id="3027" w:author="Gabriel Correa" w:date="2015-08-26T03:34:00Z">
        <w:r w:rsidRPr="00BF7FE6">
          <w:fldChar w:fldCharType="separate"/>
        </w:r>
      </w:del>
      <w:del w:id="3028" w:author="Gabriel Correa" w:date="2015-08-26T03:09:00Z">
        <w:r w:rsidRPr="00E02554" w:rsidDel="005D2320">
          <w:delText xml:space="preserve">Imagen </w:delText>
        </w:r>
        <w:r w:rsidRPr="00E02554" w:rsidDel="005D2320">
          <w:rPr>
            <w:noProof/>
          </w:rPr>
          <w:delText>5</w:delText>
        </w:r>
      </w:del>
      <w:r w:rsidRPr="00D471E1">
        <w:fldChar w:fldCharType="end"/>
      </w:r>
      <w:r w:rsidRPr="00E02554">
        <w:t xml:space="preserve"> y la </w:t>
      </w:r>
      <w:r w:rsidRPr="00D471E1">
        <w:fldChar w:fldCharType="begin"/>
      </w:r>
      <w:r w:rsidRPr="00E02554">
        <w:instrText xml:space="preserve"> REF _Ref428137107 \h </w:instrText>
      </w:r>
      <w:r w:rsidRPr="00BF7FE6">
        <w:fldChar w:fldCharType="separate"/>
      </w:r>
      <w:ins w:id="3029" w:author="Gabriel Correa" w:date="2015-08-27T12:50:00Z">
        <w:r w:rsidR="00763E46">
          <w:t xml:space="preserve">Tabla </w:t>
        </w:r>
        <w:r w:rsidR="00763E46">
          <w:rPr>
            <w:noProof/>
          </w:rPr>
          <w:t>6</w:t>
        </w:r>
        <w:r w:rsidR="00763E46">
          <w:t>.</w:t>
        </w:r>
        <w:r w:rsidR="00763E46">
          <w:rPr>
            <w:noProof/>
          </w:rPr>
          <w:t>1</w:t>
        </w:r>
      </w:ins>
      <w:del w:id="3030" w:author="Gabriel Correa" w:date="2015-08-26T03:09:00Z">
        <w:r w:rsidRPr="00E02554" w:rsidDel="005D2320">
          <w:delText xml:space="preserve">Tabla </w:delText>
        </w:r>
        <w:r w:rsidRPr="00E02554" w:rsidDel="005D2320">
          <w:rPr>
            <w:noProof/>
          </w:rPr>
          <w:delText>2</w:delText>
        </w:r>
      </w:del>
      <w:r w:rsidRPr="00D471E1">
        <w:fldChar w:fldCharType="end"/>
      </w:r>
      <w:r w:rsidRPr="00E02554">
        <w:t xml:space="preserve">. Esto indica que ambos clasificadores pueden superar a </w:t>
      </w:r>
      <w:proofErr w:type="spellStart"/>
      <w:r w:rsidRPr="00E02554">
        <w:rPr>
          <w:i/>
        </w:rPr>
        <w:t>NaiveBayes</w:t>
      </w:r>
      <w:proofErr w:type="spellEnd"/>
      <w:r w:rsidRPr="00E02554">
        <w:t xml:space="preserve"> mientras su valor de </w:t>
      </w:r>
      <w:r w:rsidRPr="00E02554">
        <w:rPr>
          <w:i/>
        </w:rPr>
        <w:t>F-</w:t>
      </w:r>
      <w:proofErr w:type="spellStart"/>
      <w:r w:rsidRPr="00E02554">
        <w:rPr>
          <w:i/>
        </w:rPr>
        <w:t>Measure</w:t>
      </w:r>
      <w:proofErr w:type="spellEnd"/>
      <w:r w:rsidRPr="00E02554">
        <w:t xml:space="preserve"> </w:t>
      </w:r>
      <w:proofErr w:type="gramStart"/>
      <w:r w:rsidRPr="00E02554">
        <w:t>finales</w:t>
      </w:r>
      <w:proofErr w:type="gramEnd"/>
      <w:r w:rsidRPr="00E02554">
        <w:t xml:space="preserve"> no </w:t>
      </w:r>
      <w:r w:rsidR="00FA628A" w:rsidRPr="00E02554">
        <w:t xml:space="preserve">resulten inferiores al </w:t>
      </w:r>
      <w:r w:rsidR="00FA628A" w:rsidRPr="00E02554">
        <w:rPr>
          <w:i/>
        </w:rPr>
        <w:t>F-</w:t>
      </w:r>
      <w:proofErr w:type="spellStart"/>
      <w:r w:rsidR="00FA628A" w:rsidRPr="00E02554">
        <w:rPr>
          <w:i/>
        </w:rPr>
        <w:t>Measure</w:t>
      </w:r>
      <w:proofErr w:type="spellEnd"/>
      <w:r w:rsidR="00FA628A" w:rsidRPr="00E02554">
        <w:t xml:space="preserve"> de </w:t>
      </w:r>
      <w:proofErr w:type="spellStart"/>
      <w:r w:rsidR="00FA628A" w:rsidRPr="00E02554">
        <w:rPr>
          <w:i/>
        </w:rPr>
        <w:t>NaiveBayes</w:t>
      </w:r>
      <w:proofErr w:type="spellEnd"/>
      <w:r w:rsidR="00FA628A" w:rsidRPr="00E02554">
        <w:t>.</w:t>
      </w:r>
    </w:p>
    <w:p w:rsidR="0040326A" w:rsidRPr="00E02554" w:rsidRDefault="00972A17" w:rsidP="00FD7889">
      <w:pPr>
        <w:rPr>
          <w:ins w:id="3031" w:author="Gabriel Correa" w:date="2015-08-24T16:01:00Z"/>
        </w:rPr>
      </w:pPr>
      <w:r>
        <w:lastRenderedPageBreak/>
        <w:t>Otro problema con la matriz de costos es que</w:t>
      </w:r>
      <w:ins w:id="3032" w:author="Gabriel Correa" w:date="2015-08-25T01:30:00Z">
        <w:r w:rsidR="0040326A" w:rsidRPr="00E02554">
          <w:t xml:space="preserve"> hay clasificadores que no necesariamente mejoran su valor de </w:t>
        </w:r>
        <w:proofErr w:type="spellStart"/>
        <w:r w:rsidR="0040326A" w:rsidRPr="00E02554">
          <w:rPr>
            <w:i/>
          </w:rPr>
          <w:t>recall</w:t>
        </w:r>
        <w:proofErr w:type="spellEnd"/>
        <w:r w:rsidR="0040326A" w:rsidRPr="00E02554">
          <w:t xml:space="preserve"> e incluso pueden empeorar al usar la matriz de costos, como </w:t>
        </w:r>
      </w:ins>
      <w:ins w:id="3033" w:author="Gabriel Correa" w:date="2015-08-25T01:31:00Z">
        <w:r w:rsidR="0040326A" w:rsidRPr="00E02554">
          <w:t xml:space="preserve">se ve en la sección </w:t>
        </w:r>
      </w:ins>
      <w:ins w:id="3034" w:author="Gabriel Correa" w:date="2015-08-25T01:32:00Z">
        <w:r w:rsidR="0040326A" w:rsidRPr="00D471E1">
          <w:fldChar w:fldCharType="begin"/>
        </w:r>
        <w:r w:rsidR="0040326A" w:rsidRPr="00E02554">
          <w:instrText xml:space="preserve"> REF _Ref428229703 \w \h </w:instrText>
        </w:r>
      </w:ins>
      <w:r w:rsidR="0040326A" w:rsidRPr="00BF7FE6">
        <w:fldChar w:fldCharType="separate"/>
      </w:r>
      <w:ins w:id="3035" w:author="Gabriel Correa" w:date="2015-08-27T12:50:00Z">
        <w:r w:rsidR="00763E46">
          <w:t>6.2.6</w:t>
        </w:r>
      </w:ins>
      <w:ins w:id="3036" w:author="Gabriel Correa" w:date="2015-08-25T01:32:00Z">
        <w:r w:rsidR="0040326A" w:rsidRPr="00D471E1">
          <w:fldChar w:fldCharType="end"/>
        </w:r>
      </w:ins>
      <w:ins w:id="3037" w:author="Gabriel Correa" w:date="2015-08-25T01:31:00Z">
        <w:r w:rsidR="0040326A" w:rsidRPr="00E02554">
          <w:t>.</w:t>
        </w:r>
      </w:ins>
    </w:p>
    <w:p w:rsidR="00565CAD" w:rsidRDefault="00565CAD">
      <w:pPr>
        <w:pStyle w:val="Ttulo3"/>
        <w:rPr>
          <w:ins w:id="3038" w:author="Gabriel Correa" w:date="2015-08-24T16:51:00Z"/>
        </w:rPr>
        <w:pPrChange w:id="3039" w:author="Gabriel Correa" w:date="2015-08-24T16:51:00Z">
          <w:pPr/>
        </w:pPrChange>
      </w:pPr>
      <w:bookmarkStart w:id="3040" w:name="_Ref428317349"/>
      <w:bookmarkStart w:id="3041" w:name="_Toc428443124"/>
      <w:ins w:id="3042" w:author="Gabriel Correa" w:date="2015-08-24T16:51:00Z">
        <w:r>
          <w:t xml:space="preserve">Usando </w:t>
        </w:r>
        <w:proofErr w:type="spellStart"/>
        <w:r>
          <w:t>Keywords</w:t>
        </w:r>
        <w:bookmarkEnd w:id="3040"/>
        <w:bookmarkEnd w:id="3041"/>
        <w:proofErr w:type="spellEnd"/>
      </w:ins>
    </w:p>
    <w:p w:rsidR="00565CAD" w:rsidRPr="00E02554" w:rsidRDefault="00565CAD" w:rsidP="00695838">
      <w:pPr>
        <w:rPr>
          <w:ins w:id="3043" w:author="Gabriel Correa" w:date="2015-08-24T16:53:00Z"/>
        </w:rPr>
      </w:pPr>
      <w:ins w:id="3044" w:author="Gabriel Correa" w:date="2015-08-24T16:51:00Z">
        <w:r w:rsidRPr="00E02554">
          <w:t>Este experimento consiste en evaluar l</w:t>
        </w:r>
      </w:ins>
      <w:ins w:id="3045" w:author="Gabriel Correa" w:date="2015-08-24T16:52:00Z">
        <w:r w:rsidRPr="00E02554">
          <w:t>as tres librerías de los</w:t>
        </w:r>
      </w:ins>
      <w:ins w:id="3046" w:author="Gabriel Correa" w:date="2015-08-24T16:51:00Z">
        <w:r w:rsidRPr="00E02554">
          <w:t xml:space="preserve"> datos finales</w:t>
        </w:r>
      </w:ins>
      <w:ins w:id="3047" w:author="Gabriel Correa" w:date="2015-08-24T16:52:00Z">
        <w:r w:rsidRPr="00E02554">
          <w:t xml:space="preserve"> usando la regla de los</w:t>
        </w:r>
        <w:r w:rsidRPr="00E02554">
          <w:rPr>
            <w:i/>
          </w:rPr>
          <w:t xml:space="preserve"> </w:t>
        </w:r>
        <w:proofErr w:type="spellStart"/>
        <w:r w:rsidRPr="00E02554">
          <w:rPr>
            <w:i/>
          </w:rPr>
          <w:t>keywords</w:t>
        </w:r>
        <w:proofErr w:type="spellEnd"/>
        <w:r w:rsidRPr="00E02554">
          <w:t xml:space="preserve">: ‘Si una frase contiene al menos 1 </w:t>
        </w:r>
        <w:proofErr w:type="spellStart"/>
        <w:r w:rsidRPr="00E02554">
          <w:rPr>
            <w:i/>
          </w:rPr>
          <w:t>keyword</w:t>
        </w:r>
        <w:proofErr w:type="spellEnd"/>
        <w:r w:rsidRPr="00E02554">
          <w:t xml:space="preserve"> entonces es directiva</w:t>
        </w:r>
      </w:ins>
      <w:ins w:id="3048" w:author="Gabriel Correa" w:date="2015-08-24T16:53:00Z">
        <w:r w:rsidRPr="00E02554">
          <w:t xml:space="preserve"> y</w:t>
        </w:r>
      </w:ins>
      <w:ins w:id="3049" w:author="Gabriel Correa" w:date="2015-08-24T16:52:00Z">
        <w:r w:rsidRPr="00E02554">
          <w:t xml:space="preserve"> si </w:t>
        </w:r>
      </w:ins>
      <w:ins w:id="3050" w:author="Gabriel Correa" w:date="2015-08-24T16:53:00Z">
        <w:r w:rsidRPr="00E02554">
          <w:t>no es así, es una no-directiva’.</w:t>
        </w:r>
      </w:ins>
    </w:p>
    <w:p w:rsidR="00695838" w:rsidRDefault="00695838" w:rsidP="00695838">
      <w:pPr>
        <w:rPr>
          <w:ins w:id="3051" w:author="Gabriel Correa" w:date="2015-08-25T16:27:00Z"/>
        </w:rPr>
      </w:pPr>
      <w:ins w:id="3052" w:author="Gabriel Correa" w:date="2015-08-24T16:53:00Z">
        <w:r w:rsidRPr="00E02554">
          <w:t xml:space="preserve">Se usan los </w:t>
        </w:r>
        <w:proofErr w:type="spellStart"/>
        <w:r w:rsidRPr="00E02554">
          <w:rPr>
            <w:i/>
            <w:rPrChange w:id="3053" w:author="Gabriel Correa" w:date="2015-08-25T14:24:00Z">
              <w:rPr/>
            </w:rPrChange>
          </w:rPr>
          <w:t>keywords</w:t>
        </w:r>
        <w:proofErr w:type="spellEnd"/>
        <w:r w:rsidRPr="00E02554">
          <w:t xml:space="preserve"> de estudio de </w:t>
        </w:r>
        <w:commentRangeStart w:id="3054"/>
        <w:r w:rsidRPr="00E02554">
          <w:t>Monperrus</w:t>
        </w:r>
      </w:ins>
      <w:commentRangeEnd w:id="3054"/>
      <w:ins w:id="3055" w:author="Gabriel Correa" w:date="2015-08-24T16:54:00Z">
        <w:r w:rsidRPr="00794D09">
          <w:rPr>
            <w:rStyle w:val="Refdecomentario"/>
            <w:sz w:val="24"/>
          </w:rPr>
          <w:commentReference w:id="3054"/>
        </w:r>
      </w:ins>
      <w:ins w:id="3056" w:author="Gabriel Correa" w:date="2015-08-25T16:22:00Z">
        <w:r w:rsidR="00941879">
          <w:t xml:space="preserve"> (set #1)</w:t>
        </w:r>
      </w:ins>
      <w:ins w:id="3057" w:author="Gabriel Correa" w:date="2015-08-24T16:54:00Z">
        <w:r w:rsidR="00F768DE" w:rsidRPr="00E02554">
          <w:t xml:space="preserve"> y otro</w:t>
        </w:r>
      </w:ins>
      <w:ins w:id="3058" w:author="Gabriel Correa" w:date="2015-08-25T16:08:00Z">
        <w:r w:rsidR="000C082E">
          <w:t xml:space="preserve"> conjunto</w:t>
        </w:r>
      </w:ins>
      <w:ins w:id="3059" w:author="Gabriel Correa" w:date="2015-08-24T16:54:00Z">
        <w:r w:rsidR="00F768DE" w:rsidRPr="00E02554">
          <w:t xml:space="preserve"> igual pero </w:t>
        </w:r>
      </w:ins>
      <w:ins w:id="3060" w:author="Gabriel Correa" w:date="2015-08-24T16:56:00Z">
        <w:r w:rsidR="00F768DE" w:rsidRPr="00E02554">
          <w:t xml:space="preserve">conteniendo además </w:t>
        </w:r>
      </w:ins>
      <w:ins w:id="3061" w:author="Gabriel Correa" w:date="2015-08-24T16:54:00Z">
        <w:r w:rsidR="00F768DE" w:rsidRPr="00E02554">
          <w:t xml:space="preserve">el </w:t>
        </w:r>
        <w:proofErr w:type="spellStart"/>
        <w:r w:rsidR="00F768DE" w:rsidRPr="00E02554">
          <w:rPr>
            <w:i/>
            <w:rPrChange w:id="3062" w:author="Gabriel Correa" w:date="2015-08-25T14:24:00Z">
              <w:rPr/>
            </w:rPrChange>
          </w:rPr>
          <w:t>keyword</w:t>
        </w:r>
        <w:proofErr w:type="spellEnd"/>
        <w:r w:rsidR="00F768DE" w:rsidRPr="00E02554">
          <w:t xml:space="preserve"> </w:t>
        </w:r>
      </w:ins>
      <w:ins w:id="3063" w:author="Gabriel Correa" w:date="2015-08-24T16:55:00Z">
        <w:r w:rsidR="00F768DE" w:rsidRPr="00E02554">
          <w:t>‘</w:t>
        </w:r>
        <w:proofErr w:type="spellStart"/>
        <w:r w:rsidR="00F768DE" w:rsidRPr="00E02554">
          <w:rPr>
            <w:i/>
          </w:rPr>
          <w:t>null</w:t>
        </w:r>
      </w:ins>
      <w:proofErr w:type="spellEnd"/>
      <w:ins w:id="3064" w:author="Gabriel Correa" w:date="2015-08-24T16:56:00Z">
        <w:r w:rsidR="00F768DE" w:rsidRPr="00E02554">
          <w:rPr>
            <w:i/>
          </w:rPr>
          <w:t>’</w:t>
        </w:r>
      </w:ins>
      <w:ins w:id="3065" w:author="Gabriel Correa" w:date="2015-08-25T16:22:00Z">
        <w:r w:rsidR="00941879">
          <w:t xml:space="preserve"> (set #2)</w:t>
        </w:r>
      </w:ins>
      <w:ins w:id="3066" w:author="Gabriel Correa" w:date="2015-08-25T16:26:00Z">
        <w:r w:rsidR="00D755F5">
          <w:t xml:space="preserve">, </w:t>
        </w:r>
      </w:ins>
      <w:ins w:id="3067" w:author="Gabriel Correa" w:date="2015-08-25T16:27:00Z">
        <w:r w:rsidR="00D755F5">
          <w:t>listados a continuación</w:t>
        </w:r>
      </w:ins>
      <w:ins w:id="3068" w:author="Gabriel Correa" w:date="2015-08-25T16:22:00Z">
        <w:r w:rsidR="00941879">
          <w:t>.</w:t>
        </w:r>
      </w:ins>
    </w:p>
    <w:p w:rsidR="00D755F5" w:rsidRPr="00166CB5" w:rsidRDefault="00D755F5" w:rsidP="00695838">
      <w:pPr>
        <w:rPr>
          <w:ins w:id="3069" w:author="Gabriel Correa" w:date="2015-08-25T16:09:00Z"/>
        </w:rPr>
      </w:pPr>
    </w:p>
    <w:p w:rsidR="00941879" w:rsidRDefault="00941879" w:rsidP="005D2320">
      <w:pPr>
        <w:pStyle w:val="Epgrafe"/>
        <w:keepNext/>
        <w:ind w:right="758"/>
        <w:rPr>
          <w:ins w:id="3070" w:author="Gabriel Correa" w:date="2015-08-25T16:18:00Z"/>
        </w:rPr>
      </w:pPr>
      <w:ins w:id="3071" w:author="Gabriel Correa" w:date="2015-08-25T16:18:00Z">
        <w:r>
          <w:t xml:space="preserve">Tabla </w:t>
        </w:r>
      </w:ins>
      <w:ins w:id="3072" w:author="Gabriel Correa" w:date="2015-08-28T00:22:00Z">
        <w:r w:rsidR="00F002B6">
          <w:fldChar w:fldCharType="begin"/>
        </w:r>
        <w:r w:rsidR="00F002B6">
          <w:instrText xml:space="preserve"> STYLEREF 1 \s </w:instrText>
        </w:r>
      </w:ins>
      <w:r w:rsidR="00F002B6">
        <w:fldChar w:fldCharType="separate"/>
      </w:r>
      <w:r w:rsidR="00F002B6">
        <w:rPr>
          <w:noProof/>
        </w:rPr>
        <w:t>6</w:t>
      </w:r>
      <w:ins w:id="3073"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074" w:author="Gabriel Correa" w:date="2015-08-28T00:22:00Z">
        <w:r w:rsidR="00F002B6">
          <w:rPr>
            <w:noProof/>
          </w:rPr>
          <w:t>2</w:t>
        </w:r>
        <w:r w:rsidR="00F002B6">
          <w:fldChar w:fldCharType="end"/>
        </w:r>
      </w:ins>
      <w:del w:id="307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3076" w:author="Gabriel Correa" w:date="2015-08-25T16:18:00Z">
        <w:r>
          <w:t xml:space="preserve">:   </w:t>
        </w:r>
      </w:ins>
      <w:ins w:id="3077" w:author="Gabriel Correa" w:date="2015-08-25T16:19:00Z">
        <w:r>
          <w:t xml:space="preserve">Listado de </w:t>
        </w:r>
        <w:proofErr w:type="spellStart"/>
        <w:r w:rsidRPr="00941879">
          <w:rPr>
            <w:i/>
            <w:rPrChange w:id="3078" w:author="Gabriel Correa" w:date="2015-08-25T16:19:00Z">
              <w:rPr>
                <w:b w:val="0"/>
                <w:bCs w:val="0"/>
                <w:color w:val="auto"/>
                <w:sz w:val="24"/>
                <w:szCs w:val="22"/>
              </w:rPr>
            </w:rPrChange>
          </w:rPr>
          <w:t>k</w:t>
        </w:r>
      </w:ins>
      <w:ins w:id="3079" w:author="Gabriel Correa" w:date="2015-08-25T16:18:00Z">
        <w:r w:rsidRPr="00941879">
          <w:rPr>
            <w:i/>
            <w:rPrChange w:id="3080" w:author="Gabriel Correa" w:date="2015-08-25T16:19:00Z">
              <w:rPr>
                <w:b w:val="0"/>
                <w:bCs w:val="0"/>
                <w:color w:val="auto"/>
                <w:sz w:val="24"/>
                <w:szCs w:val="22"/>
              </w:rPr>
            </w:rPrChange>
          </w:rPr>
          <w:t>eywords</w:t>
        </w:r>
        <w:proofErr w:type="spellEnd"/>
        <w:r>
          <w:t xml:space="preserve"> que determinan si un comentario es </w:t>
        </w:r>
      </w:ins>
      <w:ins w:id="3081" w:author="Gabriel Correa" w:date="2015-08-25T16:19:00Z">
        <w:r>
          <w:t xml:space="preserve">o no es </w:t>
        </w:r>
      </w:ins>
      <w:ins w:id="3082" w:author="Gabriel Correa" w:date="2015-08-25T16:18:00Z">
        <w:r>
          <w:t>una directiv</w:t>
        </w:r>
      </w:ins>
      <w:ins w:id="3083" w:author="Gabriel Correa" w:date="2015-08-25T16:19:00Z">
        <w:r>
          <w:t>a</w:t>
        </w:r>
      </w:ins>
      <w:ins w:id="3084" w:author="Gabriel Correa" w:date="2015-08-25T16:18:00Z">
        <w:r>
          <w:t>.</w:t>
        </w:r>
      </w:ins>
      <w:ins w:id="3085" w:author="Gabriel Correa" w:date="2015-08-25T16:19:00Z">
        <w:r>
          <w:t xml:space="preserve"> El </w:t>
        </w:r>
      </w:ins>
      <w:ins w:id="3086" w:author="Gabriel Correa" w:date="2015-08-25T16:20:00Z">
        <w:r>
          <w:t>set #1</w:t>
        </w:r>
      </w:ins>
      <w:ins w:id="3087" w:author="Gabriel Correa" w:date="2015-08-25T16:19:00Z">
        <w:r>
          <w:t xml:space="preserve"> incluye a todas las palabras menos </w:t>
        </w:r>
      </w:ins>
      <w:ins w:id="3088" w:author="Gabriel Correa" w:date="2015-08-25T16:20:00Z">
        <w:r>
          <w:t>‘</w:t>
        </w:r>
        <w:proofErr w:type="spellStart"/>
        <w:r>
          <w:t>null</w:t>
        </w:r>
        <w:proofErr w:type="spellEnd"/>
        <w:r>
          <w:t>’ y el set #2 considera a todas las palabras.</w:t>
        </w:r>
      </w:ins>
    </w:p>
    <w:tbl>
      <w:tblPr>
        <w:tblStyle w:val="TableNormal"/>
        <w:tblW w:w="8968" w:type="dxa"/>
        <w:tblInd w:w="-15" w:type="dxa"/>
        <w:tblLook w:val="04A0" w:firstRow="1" w:lastRow="0" w:firstColumn="1" w:lastColumn="0" w:noHBand="0" w:noVBand="1"/>
        <w:tblPrChange w:id="3089"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3090">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3091" w:author="Gabriel Correa" w:date="2015-08-25T16:16:00Z"/>
          <w:trPrChange w:id="3092" w:author="Gabriel Correa" w:date="2015-08-25T16:21:00Z">
            <w:trPr>
              <w:gridAfter w:val="0"/>
              <w:trHeight w:val="300"/>
            </w:trPr>
          </w:trPrChange>
        </w:trPr>
        <w:tc>
          <w:tcPr>
            <w:tcW w:w="1561" w:type="dxa"/>
            <w:noWrap/>
            <w:hideMark/>
            <w:tcPrChange w:id="3093" w:author="Gabriel Correa" w:date="2015-08-25T16:21:00Z">
              <w:tcPr>
                <w:tcW w:w="1513" w:type="dxa"/>
                <w:noWrap/>
                <w:hideMark/>
              </w:tcPr>
            </w:tcPrChange>
          </w:tcPr>
          <w:p w:rsidR="000C082E" w:rsidRPr="000C082E" w:rsidRDefault="000C082E" w:rsidP="000C082E">
            <w:pPr>
              <w:spacing w:after="0"/>
              <w:jc w:val="left"/>
              <w:rPr>
                <w:ins w:id="3094" w:author="Gabriel Correa" w:date="2015-08-25T16:16:00Z"/>
                <w:rFonts w:ascii="Calibri" w:eastAsia="Times New Roman" w:hAnsi="Calibri" w:cs="Calibri"/>
                <w:color w:val="000000"/>
                <w:sz w:val="22"/>
              </w:rPr>
            </w:pPr>
            <w:proofErr w:type="spellStart"/>
            <w:ins w:id="3095" w:author="Gabriel Correa" w:date="2015-08-25T16:16:00Z">
              <w:r w:rsidRPr="000C082E">
                <w:rPr>
                  <w:rFonts w:ascii="Calibri" w:eastAsia="Times New Roman" w:hAnsi="Calibri" w:cs="Calibri"/>
                  <w:color w:val="000000"/>
                  <w:sz w:val="22"/>
                </w:rPr>
                <w:t>addition</w:t>
              </w:r>
              <w:proofErr w:type="spellEnd"/>
              <w:r w:rsidRPr="000C082E">
                <w:rPr>
                  <w:rFonts w:ascii="Calibri" w:eastAsia="Times New Roman" w:hAnsi="Calibri" w:cs="Calibri"/>
                  <w:color w:val="000000"/>
                  <w:sz w:val="22"/>
                </w:rPr>
                <w:t>*</w:t>
              </w:r>
            </w:ins>
          </w:p>
        </w:tc>
        <w:tc>
          <w:tcPr>
            <w:tcW w:w="1513" w:type="dxa"/>
            <w:noWrap/>
            <w:hideMark/>
            <w:tcPrChange w:id="3096" w:author="Gabriel Correa" w:date="2015-08-25T16:21:00Z">
              <w:tcPr>
                <w:tcW w:w="1465" w:type="dxa"/>
                <w:gridSpan w:val="2"/>
                <w:noWrap/>
                <w:hideMark/>
              </w:tcPr>
            </w:tcPrChange>
          </w:tcPr>
          <w:p w:rsidR="000C082E" w:rsidRPr="000C082E" w:rsidRDefault="000C082E" w:rsidP="000C082E">
            <w:pPr>
              <w:spacing w:after="0"/>
              <w:jc w:val="left"/>
              <w:rPr>
                <w:ins w:id="3097" w:author="Gabriel Correa" w:date="2015-08-25T16:16:00Z"/>
                <w:rFonts w:ascii="Calibri" w:eastAsia="Times New Roman" w:hAnsi="Calibri" w:cs="Calibri"/>
                <w:color w:val="000000"/>
                <w:sz w:val="22"/>
              </w:rPr>
            </w:pPr>
            <w:proofErr w:type="spellStart"/>
            <w:ins w:id="3098" w:author="Gabriel Correa" w:date="2015-08-25T16:16:00Z">
              <w:r w:rsidRPr="000C082E">
                <w:rPr>
                  <w:rFonts w:ascii="Calibri" w:eastAsia="Times New Roman" w:hAnsi="Calibri" w:cs="Calibri"/>
                  <w:color w:val="000000"/>
                  <w:sz w:val="22"/>
                </w:rPr>
                <w:t>call</w:t>
              </w:r>
              <w:proofErr w:type="spellEnd"/>
              <w:r w:rsidRPr="000C082E">
                <w:rPr>
                  <w:rFonts w:ascii="Calibri" w:eastAsia="Times New Roman" w:hAnsi="Calibri" w:cs="Calibri"/>
                  <w:color w:val="000000"/>
                  <w:sz w:val="22"/>
                </w:rPr>
                <w:t>*</w:t>
              </w:r>
            </w:ins>
          </w:p>
        </w:tc>
        <w:tc>
          <w:tcPr>
            <w:tcW w:w="1482" w:type="dxa"/>
            <w:noWrap/>
            <w:hideMark/>
            <w:tcPrChange w:id="3099" w:author="Gabriel Correa" w:date="2015-08-25T16:21:00Z">
              <w:tcPr>
                <w:tcW w:w="1434" w:type="dxa"/>
                <w:gridSpan w:val="2"/>
                <w:noWrap/>
                <w:hideMark/>
              </w:tcPr>
            </w:tcPrChange>
          </w:tcPr>
          <w:p w:rsidR="000C082E" w:rsidRPr="000C082E" w:rsidRDefault="000C082E" w:rsidP="000C082E">
            <w:pPr>
              <w:spacing w:after="0"/>
              <w:jc w:val="left"/>
              <w:rPr>
                <w:ins w:id="3100" w:author="Gabriel Correa" w:date="2015-08-25T16:16:00Z"/>
                <w:rFonts w:ascii="Calibri" w:eastAsia="Times New Roman" w:hAnsi="Calibri" w:cs="Calibri"/>
                <w:color w:val="000000"/>
                <w:sz w:val="22"/>
              </w:rPr>
            </w:pPr>
            <w:proofErr w:type="spellStart"/>
            <w:ins w:id="3101" w:author="Gabriel Correa" w:date="2015-08-25T16:16:00Z">
              <w:r w:rsidRPr="000C082E">
                <w:rPr>
                  <w:rFonts w:ascii="Calibri" w:eastAsia="Times New Roman" w:hAnsi="Calibri" w:cs="Calibri"/>
                  <w:color w:val="000000"/>
                  <w:sz w:val="22"/>
                </w:rPr>
                <w:t>fast</w:t>
              </w:r>
              <w:proofErr w:type="spellEnd"/>
            </w:ins>
          </w:p>
        </w:tc>
        <w:tc>
          <w:tcPr>
            <w:tcW w:w="1449" w:type="dxa"/>
            <w:noWrap/>
            <w:hideMark/>
            <w:tcPrChange w:id="3102" w:author="Gabriel Correa" w:date="2015-08-25T16:21:00Z">
              <w:tcPr>
                <w:tcW w:w="1401" w:type="dxa"/>
                <w:gridSpan w:val="2"/>
                <w:noWrap/>
                <w:hideMark/>
              </w:tcPr>
            </w:tcPrChange>
          </w:tcPr>
          <w:p w:rsidR="000C082E" w:rsidRPr="000C082E" w:rsidRDefault="000C082E" w:rsidP="000C082E">
            <w:pPr>
              <w:spacing w:after="0"/>
              <w:jc w:val="left"/>
              <w:rPr>
                <w:ins w:id="3103" w:author="Gabriel Correa" w:date="2015-08-25T16:16:00Z"/>
                <w:rFonts w:ascii="Calibri" w:eastAsia="Times New Roman" w:hAnsi="Calibri" w:cs="Calibri"/>
                <w:color w:val="000000"/>
                <w:sz w:val="22"/>
              </w:rPr>
            </w:pPr>
            <w:ins w:id="3104" w:author="Gabriel Correa" w:date="2015-08-25T16:16:00Z">
              <w:r w:rsidRPr="000C082E">
                <w:rPr>
                  <w:rFonts w:ascii="Calibri" w:eastAsia="Times New Roman" w:hAnsi="Calibri" w:cs="Calibri"/>
                  <w:color w:val="000000"/>
                  <w:sz w:val="22"/>
                </w:rPr>
                <w:t>note*</w:t>
              </w:r>
            </w:ins>
          </w:p>
        </w:tc>
        <w:tc>
          <w:tcPr>
            <w:tcW w:w="1603" w:type="dxa"/>
            <w:noWrap/>
            <w:hideMark/>
            <w:tcPrChange w:id="3105" w:author="Gabriel Correa" w:date="2015-08-25T16:21:00Z">
              <w:tcPr>
                <w:tcW w:w="1715" w:type="dxa"/>
                <w:gridSpan w:val="2"/>
                <w:noWrap/>
                <w:hideMark/>
              </w:tcPr>
            </w:tcPrChange>
          </w:tcPr>
          <w:p w:rsidR="000C082E" w:rsidRPr="000C082E" w:rsidRDefault="000C082E" w:rsidP="000C082E">
            <w:pPr>
              <w:spacing w:after="0"/>
              <w:jc w:val="left"/>
              <w:rPr>
                <w:ins w:id="3106" w:author="Gabriel Correa" w:date="2015-08-25T16:16:00Z"/>
                <w:rFonts w:ascii="Calibri" w:eastAsia="Times New Roman" w:hAnsi="Calibri" w:cs="Calibri"/>
                <w:color w:val="000000"/>
                <w:sz w:val="22"/>
              </w:rPr>
            </w:pPr>
            <w:proofErr w:type="spellStart"/>
            <w:ins w:id="3107" w:author="Gabriel Correa" w:date="2015-08-25T16:16:00Z">
              <w:r w:rsidRPr="000C082E">
                <w:rPr>
                  <w:rFonts w:ascii="Calibri" w:eastAsia="Times New Roman" w:hAnsi="Calibri" w:cs="Calibri"/>
                  <w:color w:val="000000"/>
                  <w:sz w:val="22"/>
                </w:rPr>
                <w:t>quick</w:t>
              </w:r>
              <w:proofErr w:type="spellEnd"/>
            </w:ins>
          </w:p>
        </w:tc>
        <w:tc>
          <w:tcPr>
            <w:tcW w:w="1360" w:type="dxa"/>
            <w:noWrap/>
            <w:hideMark/>
            <w:tcPrChange w:id="3108" w:author="Gabriel Correa" w:date="2015-08-25T16:21:00Z">
              <w:tcPr>
                <w:tcW w:w="1312" w:type="dxa"/>
                <w:noWrap/>
                <w:hideMark/>
              </w:tcPr>
            </w:tcPrChange>
          </w:tcPr>
          <w:p w:rsidR="000C082E" w:rsidRPr="000C082E" w:rsidRDefault="000C082E" w:rsidP="000C082E">
            <w:pPr>
              <w:spacing w:after="0"/>
              <w:jc w:val="left"/>
              <w:rPr>
                <w:ins w:id="3109" w:author="Gabriel Correa" w:date="2015-08-25T16:16:00Z"/>
                <w:rFonts w:ascii="Calibri" w:eastAsia="Times New Roman" w:hAnsi="Calibri" w:cs="Calibri"/>
                <w:color w:val="000000"/>
                <w:sz w:val="22"/>
              </w:rPr>
            </w:pPr>
            <w:proofErr w:type="spellStart"/>
            <w:ins w:id="3110" w:author="Gabriel Correa" w:date="2015-08-25T16:16:00Z">
              <w:r w:rsidRPr="000C082E">
                <w:rPr>
                  <w:rFonts w:ascii="Calibri" w:eastAsia="Times New Roman" w:hAnsi="Calibri" w:cs="Calibri"/>
                  <w:color w:val="000000"/>
                  <w:sz w:val="22"/>
                </w:rPr>
                <w:t>strong</w:t>
              </w:r>
              <w:proofErr w:type="spellEnd"/>
              <w:r w:rsidRPr="000C082E">
                <w:rPr>
                  <w:rFonts w:ascii="Calibri" w:eastAsia="Times New Roman" w:hAnsi="Calibri" w:cs="Calibri"/>
                  <w:color w:val="000000"/>
                  <w:sz w:val="22"/>
                </w:rPr>
                <w:t>*</w:t>
              </w:r>
            </w:ins>
          </w:p>
        </w:tc>
      </w:tr>
      <w:tr w:rsidR="00941879" w:rsidRPr="000C082E" w:rsidTr="00D755F5">
        <w:trPr>
          <w:trHeight w:val="300"/>
          <w:ins w:id="3111" w:author="Gabriel Correa" w:date="2015-08-25T16:16:00Z"/>
          <w:trPrChange w:id="3112" w:author="Gabriel Correa" w:date="2015-08-25T16:21:00Z">
            <w:trPr>
              <w:gridAfter w:val="0"/>
              <w:trHeight w:val="300"/>
            </w:trPr>
          </w:trPrChange>
        </w:trPr>
        <w:tc>
          <w:tcPr>
            <w:tcW w:w="1561" w:type="dxa"/>
            <w:noWrap/>
            <w:hideMark/>
            <w:tcPrChange w:id="3113" w:author="Gabriel Correa" w:date="2015-08-25T16:21:00Z">
              <w:tcPr>
                <w:tcW w:w="1513" w:type="dxa"/>
                <w:noWrap/>
                <w:hideMark/>
              </w:tcPr>
            </w:tcPrChange>
          </w:tcPr>
          <w:p w:rsidR="000C082E" w:rsidRPr="000C082E" w:rsidRDefault="000C082E" w:rsidP="000C082E">
            <w:pPr>
              <w:spacing w:after="0"/>
              <w:jc w:val="left"/>
              <w:rPr>
                <w:ins w:id="3114" w:author="Gabriel Correa" w:date="2015-08-25T16:16:00Z"/>
                <w:rFonts w:ascii="Calibri" w:eastAsia="Times New Roman" w:hAnsi="Calibri" w:cs="Calibri"/>
                <w:color w:val="000000"/>
                <w:sz w:val="22"/>
              </w:rPr>
            </w:pPr>
            <w:proofErr w:type="spellStart"/>
            <w:ins w:id="3115" w:author="Gabriel Correa" w:date="2015-08-25T16:16:00Z">
              <w:r w:rsidRPr="000C082E">
                <w:rPr>
                  <w:rFonts w:ascii="Calibri" w:eastAsia="Times New Roman" w:hAnsi="Calibri" w:cs="Calibri"/>
                  <w:color w:val="000000"/>
                  <w:sz w:val="22"/>
                </w:rPr>
                <w:t>after</w:t>
              </w:r>
              <w:proofErr w:type="spellEnd"/>
            </w:ins>
          </w:p>
        </w:tc>
        <w:tc>
          <w:tcPr>
            <w:tcW w:w="1513" w:type="dxa"/>
            <w:noWrap/>
            <w:hideMark/>
            <w:tcPrChange w:id="3116" w:author="Gabriel Correa" w:date="2015-08-25T16:21:00Z">
              <w:tcPr>
                <w:tcW w:w="1465" w:type="dxa"/>
                <w:gridSpan w:val="2"/>
                <w:noWrap/>
                <w:hideMark/>
              </w:tcPr>
            </w:tcPrChange>
          </w:tcPr>
          <w:p w:rsidR="000C082E" w:rsidRPr="000C082E" w:rsidRDefault="000C082E" w:rsidP="000C082E">
            <w:pPr>
              <w:spacing w:after="0"/>
              <w:jc w:val="left"/>
              <w:rPr>
                <w:ins w:id="3117" w:author="Gabriel Correa" w:date="2015-08-25T16:16:00Z"/>
                <w:rFonts w:ascii="Calibri" w:eastAsia="Times New Roman" w:hAnsi="Calibri" w:cs="Calibri"/>
                <w:color w:val="000000"/>
                <w:sz w:val="22"/>
              </w:rPr>
            </w:pPr>
            <w:ins w:id="3118" w:author="Gabriel Correa" w:date="2015-08-25T16:16:00Z">
              <w:r w:rsidRPr="000C082E">
                <w:rPr>
                  <w:rFonts w:ascii="Calibri" w:eastAsia="Times New Roman" w:hAnsi="Calibri" w:cs="Calibri"/>
                  <w:color w:val="000000"/>
                  <w:sz w:val="22"/>
                </w:rPr>
                <w:t>concurren*</w:t>
              </w:r>
            </w:ins>
          </w:p>
        </w:tc>
        <w:tc>
          <w:tcPr>
            <w:tcW w:w="1482" w:type="dxa"/>
            <w:noWrap/>
            <w:hideMark/>
            <w:tcPrChange w:id="3119" w:author="Gabriel Correa" w:date="2015-08-25T16:21:00Z">
              <w:tcPr>
                <w:tcW w:w="1434" w:type="dxa"/>
                <w:gridSpan w:val="2"/>
                <w:noWrap/>
                <w:hideMark/>
              </w:tcPr>
            </w:tcPrChange>
          </w:tcPr>
          <w:p w:rsidR="000C082E" w:rsidRPr="000C082E" w:rsidRDefault="000C082E" w:rsidP="000C082E">
            <w:pPr>
              <w:spacing w:after="0"/>
              <w:jc w:val="left"/>
              <w:rPr>
                <w:ins w:id="3120" w:author="Gabriel Correa" w:date="2015-08-25T16:16:00Z"/>
                <w:rFonts w:ascii="Calibri" w:eastAsia="Times New Roman" w:hAnsi="Calibri" w:cs="Calibri"/>
                <w:color w:val="000000"/>
                <w:sz w:val="22"/>
              </w:rPr>
            </w:pPr>
            <w:proofErr w:type="spellStart"/>
            <w:ins w:id="3121" w:author="Gabriel Correa" w:date="2015-08-25T16:16:00Z">
              <w:r w:rsidRPr="000C082E">
                <w:rPr>
                  <w:rFonts w:ascii="Calibri" w:eastAsia="Times New Roman" w:hAnsi="Calibri" w:cs="Calibri"/>
                  <w:color w:val="000000"/>
                  <w:sz w:val="22"/>
                </w:rPr>
                <w:t>inherit</w:t>
              </w:r>
              <w:proofErr w:type="spellEnd"/>
              <w:r w:rsidRPr="000C082E">
                <w:rPr>
                  <w:rFonts w:ascii="Calibri" w:eastAsia="Times New Roman" w:hAnsi="Calibri" w:cs="Calibri"/>
                  <w:color w:val="000000"/>
                  <w:sz w:val="22"/>
                </w:rPr>
                <w:t>*</w:t>
              </w:r>
            </w:ins>
          </w:p>
        </w:tc>
        <w:tc>
          <w:tcPr>
            <w:tcW w:w="1449" w:type="dxa"/>
            <w:noWrap/>
            <w:hideMark/>
            <w:tcPrChange w:id="3122" w:author="Gabriel Correa" w:date="2015-08-25T16:21:00Z">
              <w:tcPr>
                <w:tcW w:w="1401" w:type="dxa"/>
                <w:gridSpan w:val="2"/>
                <w:noWrap/>
                <w:hideMark/>
              </w:tcPr>
            </w:tcPrChange>
          </w:tcPr>
          <w:p w:rsidR="000C082E" w:rsidRPr="000C082E" w:rsidRDefault="000C082E" w:rsidP="000C082E">
            <w:pPr>
              <w:spacing w:after="0"/>
              <w:jc w:val="left"/>
              <w:rPr>
                <w:ins w:id="3123" w:author="Gabriel Correa" w:date="2015-08-25T16:16:00Z"/>
                <w:rFonts w:ascii="Calibri" w:eastAsia="Times New Roman" w:hAnsi="Calibri" w:cs="Calibri"/>
                <w:color w:val="000000"/>
                <w:sz w:val="22"/>
              </w:rPr>
            </w:pPr>
            <w:ins w:id="3124" w:author="Gabriel Correa" w:date="2015-08-25T16:16:00Z">
              <w:r w:rsidRPr="000C082E">
                <w:rPr>
                  <w:rFonts w:ascii="Calibri" w:eastAsia="Times New Roman" w:hAnsi="Calibri" w:cs="Calibri"/>
                  <w:color w:val="000000"/>
                  <w:sz w:val="22"/>
                </w:rPr>
                <w:t>once</w:t>
              </w:r>
            </w:ins>
          </w:p>
        </w:tc>
        <w:tc>
          <w:tcPr>
            <w:tcW w:w="1603" w:type="dxa"/>
            <w:noWrap/>
            <w:hideMark/>
            <w:tcPrChange w:id="3125" w:author="Gabriel Correa" w:date="2015-08-25T16:21:00Z">
              <w:tcPr>
                <w:tcW w:w="1715" w:type="dxa"/>
                <w:gridSpan w:val="2"/>
                <w:noWrap/>
                <w:hideMark/>
              </w:tcPr>
            </w:tcPrChange>
          </w:tcPr>
          <w:p w:rsidR="000C082E" w:rsidRPr="000C082E" w:rsidRDefault="000C082E" w:rsidP="000C082E">
            <w:pPr>
              <w:spacing w:after="0"/>
              <w:jc w:val="left"/>
              <w:rPr>
                <w:ins w:id="3126" w:author="Gabriel Correa" w:date="2015-08-25T16:16:00Z"/>
                <w:rFonts w:ascii="Calibri" w:eastAsia="Times New Roman" w:hAnsi="Calibri" w:cs="Calibri"/>
                <w:color w:val="000000"/>
                <w:sz w:val="22"/>
              </w:rPr>
            </w:pPr>
            <w:proofErr w:type="spellStart"/>
            <w:ins w:id="3127" w:author="Gabriel Correa" w:date="2015-08-25T16:16:00Z">
              <w:r w:rsidRPr="000C082E">
                <w:rPr>
                  <w:rFonts w:ascii="Calibri" w:eastAsia="Times New Roman" w:hAnsi="Calibri" w:cs="Calibri"/>
                  <w:color w:val="000000"/>
                  <w:sz w:val="22"/>
                </w:rPr>
                <w:t>recommend</w:t>
              </w:r>
              <w:proofErr w:type="spellEnd"/>
              <w:r w:rsidRPr="000C082E">
                <w:rPr>
                  <w:rFonts w:ascii="Calibri" w:eastAsia="Times New Roman" w:hAnsi="Calibri" w:cs="Calibri"/>
                  <w:color w:val="000000"/>
                  <w:sz w:val="22"/>
                </w:rPr>
                <w:t>*</w:t>
              </w:r>
            </w:ins>
          </w:p>
        </w:tc>
        <w:tc>
          <w:tcPr>
            <w:tcW w:w="1360" w:type="dxa"/>
            <w:noWrap/>
            <w:hideMark/>
            <w:tcPrChange w:id="3128" w:author="Gabriel Correa" w:date="2015-08-25T16:21:00Z">
              <w:tcPr>
                <w:tcW w:w="1312" w:type="dxa"/>
                <w:noWrap/>
                <w:hideMark/>
              </w:tcPr>
            </w:tcPrChange>
          </w:tcPr>
          <w:p w:rsidR="000C082E" w:rsidRPr="000C082E" w:rsidRDefault="000C082E" w:rsidP="000C082E">
            <w:pPr>
              <w:spacing w:after="0"/>
              <w:jc w:val="left"/>
              <w:rPr>
                <w:ins w:id="3129" w:author="Gabriel Correa" w:date="2015-08-25T16:16:00Z"/>
                <w:rFonts w:ascii="Calibri" w:eastAsia="Times New Roman" w:hAnsi="Calibri" w:cs="Calibri"/>
                <w:color w:val="000000"/>
                <w:sz w:val="22"/>
              </w:rPr>
            </w:pPr>
            <w:proofErr w:type="spellStart"/>
            <w:ins w:id="3130" w:author="Gabriel Correa" w:date="2015-08-25T16:16:00Z">
              <w:r w:rsidRPr="000C082E">
                <w:rPr>
                  <w:rFonts w:ascii="Calibri" w:eastAsia="Times New Roman" w:hAnsi="Calibri" w:cs="Calibri"/>
                  <w:color w:val="000000"/>
                  <w:sz w:val="22"/>
                </w:rPr>
                <w:t>subclass</w:t>
              </w:r>
              <w:proofErr w:type="spellEnd"/>
              <w:r w:rsidRPr="000C082E">
                <w:rPr>
                  <w:rFonts w:ascii="Calibri" w:eastAsia="Times New Roman" w:hAnsi="Calibri" w:cs="Calibri"/>
                  <w:color w:val="000000"/>
                  <w:sz w:val="22"/>
                </w:rPr>
                <w:t>*</w:t>
              </w:r>
            </w:ins>
          </w:p>
        </w:tc>
      </w:tr>
      <w:tr w:rsidR="00941879" w:rsidRPr="000C082E" w:rsidTr="00D755F5">
        <w:trPr>
          <w:trHeight w:val="300"/>
          <w:ins w:id="3131" w:author="Gabriel Correa" w:date="2015-08-25T16:16:00Z"/>
          <w:trPrChange w:id="3132" w:author="Gabriel Correa" w:date="2015-08-25T16:21:00Z">
            <w:trPr>
              <w:gridAfter w:val="0"/>
              <w:trHeight w:val="300"/>
            </w:trPr>
          </w:trPrChange>
        </w:trPr>
        <w:tc>
          <w:tcPr>
            <w:tcW w:w="1561" w:type="dxa"/>
            <w:noWrap/>
            <w:hideMark/>
            <w:tcPrChange w:id="3133" w:author="Gabriel Correa" w:date="2015-08-25T16:21:00Z">
              <w:tcPr>
                <w:tcW w:w="1513" w:type="dxa"/>
                <w:noWrap/>
                <w:hideMark/>
              </w:tcPr>
            </w:tcPrChange>
          </w:tcPr>
          <w:p w:rsidR="000C082E" w:rsidRPr="000C082E" w:rsidRDefault="000C082E" w:rsidP="000C082E">
            <w:pPr>
              <w:spacing w:after="0"/>
              <w:jc w:val="left"/>
              <w:rPr>
                <w:ins w:id="3134" w:author="Gabriel Correa" w:date="2015-08-25T16:16:00Z"/>
                <w:rFonts w:ascii="Calibri" w:eastAsia="Times New Roman" w:hAnsi="Calibri" w:cs="Calibri"/>
                <w:color w:val="000000"/>
                <w:sz w:val="22"/>
              </w:rPr>
            </w:pPr>
            <w:proofErr w:type="spellStart"/>
            <w:ins w:id="3135" w:author="Gabriel Correa" w:date="2015-08-25T16:16:00Z">
              <w:r w:rsidRPr="000C082E">
                <w:rPr>
                  <w:rFonts w:ascii="Calibri" w:eastAsia="Times New Roman" w:hAnsi="Calibri" w:cs="Calibri"/>
                  <w:color w:val="000000"/>
                  <w:sz w:val="22"/>
                </w:rPr>
                <w:t>alternativ</w:t>
              </w:r>
              <w:proofErr w:type="spellEnd"/>
              <w:r w:rsidRPr="000C082E">
                <w:rPr>
                  <w:rFonts w:ascii="Calibri" w:eastAsia="Times New Roman" w:hAnsi="Calibri" w:cs="Calibri"/>
                  <w:color w:val="000000"/>
                  <w:sz w:val="22"/>
                </w:rPr>
                <w:t>*</w:t>
              </w:r>
            </w:ins>
          </w:p>
        </w:tc>
        <w:tc>
          <w:tcPr>
            <w:tcW w:w="1513" w:type="dxa"/>
            <w:noWrap/>
            <w:hideMark/>
            <w:tcPrChange w:id="3136" w:author="Gabriel Correa" w:date="2015-08-25T16:21:00Z">
              <w:tcPr>
                <w:tcW w:w="1465" w:type="dxa"/>
                <w:gridSpan w:val="2"/>
                <w:noWrap/>
                <w:hideMark/>
              </w:tcPr>
            </w:tcPrChange>
          </w:tcPr>
          <w:p w:rsidR="000C082E" w:rsidRPr="000C082E" w:rsidRDefault="000C082E" w:rsidP="000C082E">
            <w:pPr>
              <w:spacing w:after="0"/>
              <w:jc w:val="left"/>
              <w:rPr>
                <w:ins w:id="3137" w:author="Gabriel Correa" w:date="2015-08-25T16:16:00Z"/>
                <w:rFonts w:ascii="Calibri" w:eastAsia="Times New Roman" w:hAnsi="Calibri" w:cs="Calibri"/>
                <w:color w:val="000000"/>
                <w:sz w:val="22"/>
              </w:rPr>
            </w:pPr>
            <w:proofErr w:type="spellStart"/>
            <w:ins w:id="3138" w:author="Gabriel Correa" w:date="2015-08-25T16:16:00Z">
              <w:r w:rsidRPr="000C082E">
                <w:rPr>
                  <w:rFonts w:ascii="Calibri" w:eastAsia="Times New Roman" w:hAnsi="Calibri" w:cs="Calibri"/>
                  <w:color w:val="000000"/>
                  <w:sz w:val="22"/>
                </w:rPr>
                <w:t>condition</w:t>
              </w:r>
              <w:proofErr w:type="spellEnd"/>
              <w:r w:rsidRPr="000C082E">
                <w:rPr>
                  <w:rFonts w:ascii="Calibri" w:eastAsia="Times New Roman" w:hAnsi="Calibri" w:cs="Calibri"/>
                  <w:color w:val="000000"/>
                  <w:sz w:val="22"/>
                </w:rPr>
                <w:t>*</w:t>
              </w:r>
            </w:ins>
          </w:p>
        </w:tc>
        <w:tc>
          <w:tcPr>
            <w:tcW w:w="1482" w:type="dxa"/>
            <w:noWrap/>
            <w:hideMark/>
            <w:tcPrChange w:id="3139" w:author="Gabriel Correa" w:date="2015-08-25T16:21:00Z">
              <w:tcPr>
                <w:tcW w:w="1434" w:type="dxa"/>
                <w:gridSpan w:val="2"/>
                <w:noWrap/>
                <w:hideMark/>
              </w:tcPr>
            </w:tcPrChange>
          </w:tcPr>
          <w:p w:rsidR="000C082E" w:rsidRPr="000C082E" w:rsidRDefault="000C082E" w:rsidP="000C082E">
            <w:pPr>
              <w:spacing w:after="0"/>
              <w:jc w:val="left"/>
              <w:rPr>
                <w:ins w:id="3140" w:author="Gabriel Correa" w:date="2015-08-25T16:16:00Z"/>
                <w:rFonts w:ascii="Calibri" w:eastAsia="Times New Roman" w:hAnsi="Calibri" w:cs="Calibri"/>
                <w:color w:val="000000"/>
                <w:sz w:val="22"/>
              </w:rPr>
            </w:pPr>
            <w:proofErr w:type="spellStart"/>
            <w:ins w:id="3141" w:author="Gabriel Correa" w:date="2015-08-25T16:16:00Z">
              <w:r w:rsidRPr="000C082E">
                <w:rPr>
                  <w:rFonts w:ascii="Calibri" w:eastAsia="Times New Roman" w:hAnsi="Calibri" w:cs="Calibri"/>
                  <w:color w:val="000000"/>
                  <w:sz w:val="22"/>
                </w:rPr>
                <w:t>invo</w:t>
              </w:r>
              <w:proofErr w:type="spellEnd"/>
              <w:r w:rsidRPr="000C082E">
                <w:rPr>
                  <w:rFonts w:ascii="Calibri" w:eastAsia="Times New Roman" w:hAnsi="Calibri" w:cs="Calibri"/>
                  <w:color w:val="000000"/>
                  <w:sz w:val="22"/>
                </w:rPr>
                <w:t>*</w:t>
              </w:r>
            </w:ins>
          </w:p>
        </w:tc>
        <w:tc>
          <w:tcPr>
            <w:tcW w:w="1449" w:type="dxa"/>
            <w:noWrap/>
            <w:hideMark/>
            <w:tcPrChange w:id="3142" w:author="Gabriel Correa" w:date="2015-08-25T16:21:00Z">
              <w:tcPr>
                <w:tcW w:w="1401" w:type="dxa"/>
                <w:gridSpan w:val="2"/>
                <w:noWrap/>
                <w:hideMark/>
              </w:tcPr>
            </w:tcPrChange>
          </w:tcPr>
          <w:p w:rsidR="000C082E" w:rsidRPr="000C082E" w:rsidRDefault="000C082E" w:rsidP="000C082E">
            <w:pPr>
              <w:spacing w:after="0"/>
              <w:jc w:val="left"/>
              <w:rPr>
                <w:ins w:id="3143" w:author="Gabriel Correa" w:date="2015-08-25T16:16:00Z"/>
                <w:rFonts w:ascii="Calibri" w:eastAsia="Times New Roman" w:hAnsi="Calibri" w:cs="Calibri"/>
                <w:color w:val="000000"/>
                <w:sz w:val="22"/>
              </w:rPr>
            </w:pPr>
            <w:proofErr w:type="spellStart"/>
            <w:ins w:id="3144" w:author="Gabriel Correa" w:date="2015-08-25T16:16:00Z">
              <w:r w:rsidRPr="000C082E">
                <w:rPr>
                  <w:rFonts w:ascii="Calibri" w:eastAsia="Times New Roman" w:hAnsi="Calibri" w:cs="Calibri"/>
                  <w:color w:val="000000"/>
                  <w:sz w:val="22"/>
                </w:rPr>
                <w:t>only</w:t>
              </w:r>
              <w:proofErr w:type="spellEnd"/>
            </w:ins>
          </w:p>
        </w:tc>
        <w:tc>
          <w:tcPr>
            <w:tcW w:w="1603" w:type="dxa"/>
            <w:noWrap/>
            <w:hideMark/>
            <w:tcPrChange w:id="3145" w:author="Gabriel Correa" w:date="2015-08-25T16:21:00Z">
              <w:tcPr>
                <w:tcW w:w="1715" w:type="dxa"/>
                <w:gridSpan w:val="2"/>
                <w:noWrap/>
                <w:hideMark/>
              </w:tcPr>
            </w:tcPrChange>
          </w:tcPr>
          <w:p w:rsidR="000C082E" w:rsidRPr="000C082E" w:rsidRDefault="000C082E" w:rsidP="000C082E">
            <w:pPr>
              <w:spacing w:after="0"/>
              <w:jc w:val="left"/>
              <w:rPr>
                <w:ins w:id="3146" w:author="Gabriel Correa" w:date="2015-08-25T16:16:00Z"/>
                <w:rFonts w:ascii="Calibri" w:eastAsia="Times New Roman" w:hAnsi="Calibri" w:cs="Calibri"/>
                <w:color w:val="000000"/>
                <w:sz w:val="22"/>
              </w:rPr>
            </w:pPr>
            <w:proofErr w:type="spellStart"/>
            <w:ins w:id="3147" w:author="Gabriel Correa" w:date="2015-08-25T16:16:00Z">
              <w:r w:rsidRPr="000C082E">
                <w:rPr>
                  <w:rFonts w:ascii="Calibri" w:eastAsia="Times New Roman" w:hAnsi="Calibri" w:cs="Calibri"/>
                  <w:color w:val="000000"/>
                  <w:sz w:val="22"/>
                </w:rPr>
                <w:t>reimplement</w:t>
              </w:r>
              <w:proofErr w:type="spellEnd"/>
              <w:r w:rsidRPr="000C082E">
                <w:rPr>
                  <w:rFonts w:ascii="Calibri" w:eastAsia="Times New Roman" w:hAnsi="Calibri" w:cs="Calibri"/>
                  <w:color w:val="000000"/>
                  <w:sz w:val="22"/>
                </w:rPr>
                <w:t>*</w:t>
              </w:r>
            </w:ins>
          </w:p>
        </w:tc>
        <w:tc>
          <w:tcPr>
            <w:tcW w:w="1360" w:type="dxa"/>
            <w:noWrap/>
            <w:hideMark/>
            <w:tcPrChange w:id="3148" w:author="Gabriel Correa" w:date="2015-08-25T16:21:00Z">
              <w:tcPr>
                <w:tcW w:w="1312" w:type="dxa"/>
                <w:noWrap/>
                <w:hideMark/>
              </w:tcPr>
            </w:tcPrChange>
          </w:tcPr>
          <w:p w:rsidR="000C082E" w:rsidRPr="000C082E" w:rsidRDefault="000C082E" w:rsidP="000C082E">
            <w:pPr>
              <w:spacing w:after="0"/>
              <w:jc w:val="left"/>
              <w:rPr>
                <w:ins w:id="3149" w:author="Gabriel Correa" w:date="2015-08-25T16:16:00Z"/>
                <w:rFonts w:ascii="Calibri" w:eastAsia="Times New Roman" w:hAnsi="Calibri" w:cs="Calibri"/>
                <w:color w:val="000000"/>
                <w:sz w:val="22"/>
              </w:rPr>
            </w:pPr>
            <w:proofErr w:type="spellStart"/>
            <w:ins w:id="3150" w:author="Gabriel Correa" w:date="2015-08-25T16:16:00Z">
              <w:r w:rsidRPr="000C082E">
                <w:rPr>
                  <w:rFonts w:ascii="Calibri" w:eastAsia="Times New Roman" w:hAnsi="Calibri" w:cs="Calibri"/>
                  <w:color w:val="000000"/>
                  <w:sz w:val="22"/>
                </w:rPr>
                <w:t>super</w:t>
              </w:r>
              <w:proofErr w:type="spellEnd"/>
              <w:r w:rsidRPr="000C082E">
                <w:rPr>
                  <w:rFonts w:ascii="Calibri" w:eastAsia="Times New Roman" w:hAnsi="Calibri" w:cs="Calibri"/>
                  <w:color w:val="000000"/>
                  <w:sz w:val="22"/>
                </w:rPr>
                <w:t>*</w:t>
              </w:r>
            </w:ins>
          </w:p>
        </w:tc>
      </w:tr>
      <w:tr w:rsidR="00941879" w:rsidRPr="000C082E" w:rsidTr="00D755F5">
        <w:trPr>
          <w:trHeight w:val="300"/>
          <w:ins w:id="3151" w:author="Gabriel Correa" w:date="2015-08-25T16:16:00Z"/>
          <w:trPrChange w:id="3152" w:author="Gabriel Correa" w:date="2015-08-25T16:21:00Z">
            <w:trPr>
              <w:gridAfter w:val="0"/>
              <w:trHeight w:val="300"/>
            </w:trPr>
          </w:trPrChange>
        </w:trPr>
        <w:tc>
          <w:tcPr>
            <w:tcW w:w="1561" w:type="dxa"/>
            <w:noWrap/>
            <w:hideMark/>
            <w:tcPrChange w:id="3153" w:author="Gabriel Correa" w:date="2015-08-25T16:21:00Z">
              <w:tcPr>
                <w:tcW w:w="1513" w:type="dxa"/>
                <w:noWrap/>
                <w:hideMark/>
              </w:tcPr>
            </w:tcPrChange>
          </w:tcPr>
          <w:p w:rsidR="000C082E" w:rsidRPr="000C082E" w:rsidRDefault="000C082E" w:rsidP="000C082E">
            <w:pPr>
              <w:spacing w:after="0"/>
              <w:jc w:val="left"/>
              <w:rPr>
                <w:ins w:id="3154" w:author="Gabriel Correa" w:date="2015-08-25T16:16:00Z"/>
                <w:rFonts w:ascii="Calibri" w:eastAsia="Times New Roman" w:hAnsi="Calibri" w:cs="Calibri"/>
                <w:color w:val="000000"/>
                <w:sz w:val="22"/>
              </w:rPr>
            </w:pPr>
            <w:proofErr w:type="spellStart"/>
            <w:ins w:id="3155" w:author="Gabriel Correa" w:date="2015-08-25T16:16:00Z">
              <w:r w:rsidRPr="000C082E">
                <w:rPr>
                  <w:rFonts w:ascii="Calibri" w:eastAsia="Times New Roman" w:hAnsi="Calibri" w:cs="Calibri"/>
                  <w:color w:val="000000"/>
                  <w:sz w:val="22"/>
                </w:rPr>
                <w:t>assum</w:t>
              </w:r>
              <w:proofErr w:type="spellEnd"/>
              <w:r w:rsidRPr="000C082E">
                <w:rPr>
                  <w:rFonts w:ascii="Calibri" w:eastAsia="Times New Roman" w:hAnsi="Calibri" w:cs="Calibri"/>
                  <w:color w:val="000000"/>
                  <w:sz w:val="22"/>
                </w:rPr>
                <w:t>*</w:t>
              </w:r>
            </w:ins>
          </w:p>
        </w:tc>
        <w:tc>
          <w:tcPr>
            <w:tcW w:w="1513" w:type="dxa"/>
            <w:noWrap/>
            <w:hideMark/>
            <w:tcPrChange w:id="3156" w:author="Gabriel Correa" w:date="2015-08-25T16:21:00Z">
              <w:tcPr>
                <w:tcW w:w="1465" w:type="dxa"/>
                <w:gridSpan w:val="2"/>
                <w:noWrap/>
                <w:hideMark/>
              </w:tcPr>
            </w:tcPrChange>
          </w:tcPr>
          <w:p w:rsidR="000C082E" w:rsidRPr="000C082E" w:rsidRDefault="000C082E" w:rsidP="000C082E">
            <w:pPr>
              <w:spacing w:after="0"/>
              <w:jc w:val="left"/>
              <w:rPr>
                <w:ins w:id="3157" w:author="Gabriel Correa" w:date="2015-08-25T16:16:00Z"/>
                <w:rFonts w:ascii="Calibri" w:eastAsia="Times New Roman" w:hAnsi="Calibri" w:cs="Calibri"/>
                <w:color w:val="000000"/>
                <w:sz w:val="22"/>
              </w:rPr>
            </w:pPr>
            <w:proofErr w:type="spellStart"/>
            <w:ins w:id="3158" w:author="Gabriel Correa" w:date="2015-08-25T16:16:00Z">
              <w:r w:rsidRPr="000C082E">
                <w:rPr>
                  <w:rFonts w:ascii="Calibri" w:eastAsia="Times New Roman" w:hAnsi="Calibri" w:cs="Calibri"/>
                  <w:color w:val="000000"/>
                  <w:sz w:val="22"/>
                </w:rPr>
                <w:t>debug</w:t>
              </w:r>
              <w:proofErr w:type="spellEnd"/>
              <w:r w:rsidRPr="000C082E">
                <w:rPr>
                  <w:rFonts w:ascii="Calibri" w:eastAsia="Times New Roman" w:hAnsi="Calibri" w:cs="Calibri"/>
                  <w:color w:val="000000"/>
                  <w:sz w:val="22"/>
                </w:rPr>
                <w:t>*</w:t>
              </w:r>
            </w:ins>
          </w:p>
        </w:tc>
        <w:tc>
          <w:tcPr>
            <w:tcW w:w="1482" w:type="dxa"/>
            <w:noWrap/>
            <w:hideMark/>
            <w:tcPrChange w:id="3159" w:author="Gabriel Correa" w:date="2015-08-25T16:21:00Z">
              <w:tcPr>
                <w:tcW w:w="1434" w:type="dxa"/>
                <w:gridSpan w:val="2"/>
                <w:noWrap/>
                <w:hideMark/>
              </w:tcPr>
            </w:tcPrChange>
          </w:tcPr>
          <w:p w:rsidR="000C082E" w:rsidRPr="000C082E" w:rsidRDefault="000C082E" w:rsidP="000C082E">
            <w:pPr>
              <w:spacing w:after="0"/>
              <w:jc w:val="left"/>
              <w:rPr>
                <w:ins w:id="3160" w:author="Gabriel Correa" w:date="2015-08-25T16:16:00Z"/>
                <w:rFonts w:ascii="Calibri" w:eastAsia="Times New Roman" w:hAnsi="Calibri" w:cs="Calibri"/>
                <w:color w:val="000000"/>
                <w:sz w:val="22"/>
              </w:rPr>
            </w:pPr>
            <w:proofErr w:type="spellStart"/>
            <w:ins w:id="3161" w:author="Gabriel Correa" w:date="2015-08-25T16:16:00Z">
              <w:r w:rsidRPr="000C082E">
                <w:rPr>
                  <w:rFonts w:ascii="Calibri" w:eastAsia="Times New Roman" w:hAnsi="Calibri" w:cs="Calibri"/>
                  <w:color w:val="000000"/>
                  <w:sz w:val="22"/>
                </w:rPr>
                <w:t>lock</w:t>
              </w:r>
              <w:proofErr w:type="spellEnd"/>
              <w:r w:rsidRPr="000C082E">
                <w:rPr>
                  <w:rFonts w:ascii="Calibri" w:eastAsia="Times New Roman" w:hAnsi="Calibri" w:cs="Calibri"/>
                  <w:color w:val="000000"/>
                  <w:sz w:val="22"/>
                </w:rPr>
                <w:t>*</w:t>
              </w:r>
            </w:ins>
          </w:p>
        </w:tc>
        <w:tc>
          <w:tcPr>
            <w:tcW w:w="1449" w:type="dxa"/>
            <w:noWrap/>
            <w:hideMark/>
            <w:tcPrChange w:id="3162" w:author="Gabriel Correa" w:date="2015-08-25T16:21:00Z">
              <w:tcPr>
                <w:tcW w:w="1401" w:type="dxa"/>
                <w:gridSpan w:val="2"/>
                <w:noWrap/>
                <w:hideMark/>
              </w:tcPr>
            </w:tcPrChange>
          </w:tcPr>
          <w:p w:rsidR="000C082E" w:rsidRPr="000C082E" w:rsidRDefault="000C082E" w:rsidP="000C082E">
            <w:pPr>
              <w:spacing w:after="0"/>
              <w:jc w:val="left"/>
              <w:rPr>
                <w:ins w:id="3163" w:author="Gabriel Correa" w:date="2015-08-25T16:16:00Z"/>
                <w:rFonts w:ascii="Calibri" w:eastAsia="Times New Roman" w:hAnsi="Calibri" w:cs="Calibri"/>
                <w:color w:val="000000"/>
                <w:sz w:val="22"/>
              </w:rPr>
            </w:pPr>
            <w:proofErr w:type="spellStart"/>
            <w:ins w:id="3164" w:author="Gabriel Correa" w:date="2015-08-25T16:16:00Z">
              <w:r w:rsidRPr="000C082E">
                <w:rPr>
                  <w:rFonts w:ascii="Calibri" w:eastAsia="Times New Roman" w:hAnsi="Calibri" w:cs="Calibri"/>
                  <w:color w:val="000000"/>
                  <w:sz w:val="22"/>
                </w:rPr>
                <w:t>overload</w:t>
              </w:r>
              <w:proofErr w:type="spellEnd"/>
              <w:r w:rsidRPr="000C082E">
                <w:rPr>
                  <w:rFonts w:ascii="Calibri" w:eastAsia="Times New Roman" w:hAnsi="Calibri" w:cs="Calibri"/>
                  <w:color w:val="000000"/>
                  <w:sz w:val="22"/>
                </w:rPr>
                <w:t>*</w:t>
              </w:r>
            </w:ins>
          </w:p>
        </w:tc>
        <w:tc>
          <w:tcPr>
            <w:tcW w:w="1603" w:type="dxa"/>
            <w:noWrap/>
            <w:hideMark/>
            <w:tcPrChange w:id="3165" w:author="Gabriel Correa" w:date="2015-08-25T16:21:00Z">
              <w:tcPr>
                <w:tcW w:w="1715" w:type="dxa"/>
                <w:gridSpan w:val="2"/>
                <w:noWrap/>
                <w:hideMark/>
              </w:tcPr>
            </w:tcPrChange>
          </w:tcPr>
          <w:p w:rsidR="000C082E" w:rsidRPr="000C082E" w:rsidRDefault="000C082E" w:rsidP="000C082E">
            <w:pPr>
              <w:spacing w:after="0"/>
              <w:jc w:val="left"/>
              <w:rPr>
                <w:ins w:id="3166" w:author="Gabriel Correa" w:date="2015-08-25T16:16:00Z"/>
                <w:rFonts w:ascii="Calibri" w:eastAsia="Times New Roman" w:hAnsi="Calibri" w:cs="Calibri"/>
                <w:color w:val="000000"/>
                <w:sz w:val="22"/>
              </w:rPr>
            </w:pPr>
            <w:proofErr w:type="spellStart"/>
            <w:ins w:id="3167" w:author="Gabriel Correa" w:date="2015-08-25T16:16:00Z">
              <w:r w:rsidRPr="000C082E">
                <w:rPr>
                  <w:rFonts w:ascii="Calibri" w:eastAsia="Times New Roman" w:hAnsi="Calibri" w:cs="Calibri"/>
                  <w:color w:val="000000"/>
                  <w:sz w:val="22"/>
                </w:rPr>
                <w:t>require</w:t>
              </w:r>
              <w:proofErr w:type="spellEnd"/>
              <w:r w:rsidRPr="000C082E">
                <w:rPr>
                  <w:rFonts w:ascii="Calibri" w:eastAsia="Times New Roman" w:hAnsi="Calibri" w:cs="Calibri"/>
                  <w:color w:val="000000"/>
                  <w:sz w:val="22"/>
                </w:rPr>
                <w:t>*</w:t>
              </w:r>
            </w:ins>
          </w:p>
        </w:tc>
        <w:tc>
          <w:tcPr>
            <w:tcW w:w="1360" w:type="dxa"/>
            <w:noWrap/>
            <w:hideMark/>
            <w:tcPrChange w:id="3168" w:author="Gabriel Correa" w:date="2015-08-25T16:21:00Z">
              <w:tcPr>
                <w:tcW w:w="1312" w:type="dxa"/>
                <w:noWrap/>
                <w:hideMark/>
              </w:tcPr>
            </w:tcPrChange>
          </w:tcPr>
          <w:p w:rsidR="000C082E" w:rsidRPr="000C082E" w:rsidRDefault="000C082E" w:rsidP="000C082E">
            <w:pPr>
              <w:spacing w:after="0"/>
              <w:jc w:val="left"/>
              <w:rPr>
                <w:ins w:id="3169" w:author="Gabriel Correa" w:date="2015-08-25T16:16:00Z"/>
                <w:rFonts w:ascii="Calibri" w:eastAsia="Times New Roman" w:hAnsi="Calibri" w:cs="Calibri"/>
                <w:color w:val="000000"/>
                <w:sz w:val="22"/>
              </w:rPr>
            </w:pPr>
            <w:proofErr w:type="spellStart"/>
            <w:ins w:id="3170" w:author="Gabriel Correa" w:date="2015-08-25T16:16:00Z">
              <w:r w:rsidRPr="000C082E">
                <w:rPr>
                  <w:rFonts w:ascii="Calibri" w:eastAsia="Times New Roman" w:hAnsi="Calibri" w:cs="Calibri"/>
                  <w:color w:val="000000"/>
                  <w:sz w:val="22"/>
                </w:rPr>
                <w:t>synchron</w:t>
              </w:r>
              <w:proofErr w:type="spellEnd"/>
              <w:r w:rsidRPr="000C082E">
                <w:rPr>
                  <w:rFonts w:ascii="Calibri" w:eastAsia="Times New Roman" w:hAnsi="Calibri" w:cs="Calibri"/>
                  <w:color w:val="000000"/>
                  <w:sz w:val="22"/>
                </w:rPr>
                <w:t>*</w:t>
              </w:r>
            </w:ins>
          </w:p>
        </w:tc>
      </w:tr>
      <w:tr w:rsidR="00941879" w:rsidRPr="000C082E" w:rsidTr="00D755F5">
        <w:trPr>
          <w:trHeight w:val="300"/>
          <w:ins w:id="3171" w:author="Gabriel Correa" w:date="2015-08-25T16:16:00Z"/>
          <w:trPrChange w:id="3172" w:author="Gabriel Correa" w:date="2015-08-25T16:21:00Z">
            <w:trPr>
              <w:gridAfter w:val="0"/>
              <w:trHeight w:val="300"/>
            </w:trPr>
          </w:trPrChange>
        </w:trPr>
        <w:tc>
          <w:tcPr>
            <w:tcW w:w="1561" w:type="dxa"/>
            <w:noWrap/>
            <w:hideMark/>
            <w:tcPrChange w:id="3173" w:author="Gabriel Correa" w:date="2015-08-25T16:21:00Z">
              <w:tcPr>
                <w:tcW w:w="1513" w:type="dxa"/>
                <w:noWrap/>
                <w:hideMark/>
              </w:tcPr>
            </w:tcPrChange>
          </w:tcPr>
          <w:p w:rsidR="000C082E" w:rsidRPr="000C082E" w:rsidRDefault="000C082E" w:rsidP="000C082E">
            <w:pPr>
              <w:spacing w:after="0"/>
              <w:jc w:val="left"/>
              <w:rPr>
                <w:ins w:id="3174" w:author="Gabriel Correa" w:date="2015-08-25T16:16:00Z"/>
                <w:rFonts w:ascii="Calibri" w:eastAsia="Times New Roman" w:hAnsi="Calibri" w:cs="Calibri"/>
                <w:color w:val="000000"/>
                <w:sz w:val="22"/>
              </w:rPr>
            </w:pPr>
            <w:proofErr w:type="spellStart"/>
            <w:ins w:id="3175" w:author="Gabriel Correa" w:date="2015-08-25T16:16:00Z">
              <w:r w:rsidRPr="000C082E">
                <w:rPr>
                  <w:rFonts w:ascii="Calibri" w:eastAsia="Times New Roman" w:hAnsi="Calibri" w:cs="Calibri"/>
                  <w:color w:val="000000"/>
                  <w:sz w:val="22"/>
                </w:rPr>
                <w:t>aware</w:t>
              </w:r>
              <w:proofErr w:type="spellEnd"/>
              <w:r w:rsidRPr="000C082E">
                <w:rPr>
                  <w:rFonts w:ascii="Calibri" w:eastAsia="Times New Roman" w:hAnsi="Calibri" w:cs="Calibri"/>
                  <w:color w:val="000000"/>
                  <w:sz w:val="22"/>
                </w:rPr>
                <w:t>*</w:t>
              </w:r>
            </w:ins>
          </w:p>
        </w:tc>
        <w:tc>
          <w:tcPr>
            <w:tcW w:w="1513" w:type="dxa"/>
            <w:noWrap/>
            <w:hideMark/>
            <w:tcPrChange w:id="3176" w:author="Gabriel Correa" w:date="2015-08-25T16:21:00Z">
              <w:tcPr>
                <w:tcW w:w="1465" w:type="dxa"/>
                <w:gridSpan w:val="2"/>
                <w:noWrap/>
                <w:hideMark/>
              </w:tcPr>
            </w:tcPrChange>
          </w:tcPr>
          <w:p w:rsidR="000C082E" w:rsidRPr="000C082E" w:rsidRDefault="000C082E" w:rsidP="000C082E">
            <w:pPr>
              <w:spacing w:after="0"/>
              <w:jc w:val="left"/>
              <w:rPr>
                <w:ins w:id="3177" w:author="Gabriel Correa" w:date="2015-08-25T16:16:00Z"/>
                <w:rFonts w:ascii="Calibri" w:eastAsia="Times New Roman" w:hAnsi="Calibri" w:cs="Calibri"/>
                <w:color w:val="000000"/>
                <w:sz w:val="22"/>
              </w:rPr>
            </w:pPr>
            <w:proofErr w:type="spellStart"/>
            <w:ins w:id="3178" w:author="Gabriel Correa" w:date="2015-08-25T16:16:00Z">
              <w:r w:rsidRPr="000C082E">
                <w:rPr>
                  <w:rFonts w:ascii="Calibri" w:eastAsia="Times New Roman" w:hAnsi="Calibri" w:cs="Calibri"/>
                  <w:color w:val="000000"/>
                  <w:sz w:val="22"/>
                </w:rPr>
                <w:t>desir</w:t>
              </w:r>
              <w:proofErr w:type="spellEnd"/>
              <w:r w:rsidRPr="000C082E">
                <w:rPr>
                  <w:rFonts w:ascii="Calibri" w:eastAsia="Times New Roman" w:hAnsi="Calibri" w:cs="Calibri"/>
                  <w:color w:val="000000"/>
                  <w:sz w:val="22"/>
                </w:rPr>
                <w:t>*</w:t>
              </w:r>
            </w:ins>
          </w:p>
        </w:tc>
        <w:tc>
          <w:tcPr>
            <w:tcW w:w="1482" w:type="dxa"/>
            <w:noWrap/>
            <w:hideMark/>
            <w:tcPrChange w:id="3179" w:author="Gabriel Correa" w:date="2015-08-25T16:21:00Z">
              <w:tcPr>
                <w:tcW w:w="1434" w:type="dxa"/>
                <w:gridSpan w:val="2"/>
                <w:noWrap/>
                <w:hideMark/>
              </w:tcPr>
            </w:tcPrChange>
          </w:tcPr>
          <w:p w:rsidR="000C082E" w:rsidRPr="000C082E" w:rsidRDefault="000C082E" w:rsidP="000C082E">
            <w:pPr>
              <w:spacing w:after="0"/>
              <w:jc w:val="left"/>
              <w:rPr>
                <w:ins w:id="3180" w:author="Gabriel Correa" w:date="2015-08-25T16:16:00Z"/>
                <w:rFonts w:ascii="Calibri" w:eastAsia="Times New Roman" w:hAnsi="Calibri" w:cs="Calibri"/>
                <w:color w:val="000000"/>
                <w:sz w:val="22"/>
              </w:rPr>
            </w:pPr>
            <w:proofErr w:type="spellStart"/>
            <w:ins w:id="3181" w:author="Gabriel Correa" w:date="2015-08-25T16:16:00Z">
              <w:r w:rsidRPr="000C082E">
                <w:rPr>
                  <w:rFonts w:ascii="Calibri" w:eastAsia="Times New Roman" w:hAnsi="Calibri" w:cs="Calibri"/>
                  <w:color w:val="000000"/>
                  <w:sz w:val="22"/>
                </w:rPr>
                <w:t>mandat</w:t>
              </w:r>
              <w:proofErr w:type="spellEnd"/>
              <w:r w:rsidRPr="000C082E">
                <w:rPr>
                  <w:rFonts w:ascii="Calibri" w:eastAsia="Times New Roman" w:hAnsi="Calibri" w:cs="Calibri"/>
                  <w:color w:val="000000"/>
                  <w:sz w:val="22"/>
                </w:rPr>
                <w:t>*</w:t>
              </w:r>
            </w:ins>
          </w:p>
        </w:tc>
        <w:tc>
          <w:tcPr>
            <w:tcW w:w="1449" w:type="dxa"/>
            <w:noWrap/>
            <w:hideMark/>
            <w:tcPrChange w:id="3182" w:author="Gabriel Correa" w:date="2015-08-25T16:21:00Z">
              <w:tcPr>
                <w:tcW w:w="1401" w:type="dxa"/>
                <w:gridSpan w:val="2"/>
                <w:noWrap/>
                <w:hideMark/>
              </w:tcPr>
            </w:tcPrChange>
          </w:tcPr>
          <w:p w:rsidR="000C082E" w:rsidRPr="000C082E" w:rsidRDefault="000C082E" w:rsidP="000C082E">
            <w:pPr>
              <w:spacing w:after="0"/>
              <w:jc w:val="left"/>
              <w:rPr>
                <w:ins w:id="3183" w:author="Gabriel Correa" w:date="2015-08-25T16:16:00Z"/>
                <w:rFonts w:ascii="Calibri" w:eastAsia="Times New Roman" w:hAnsi="Calibri" w:cs="Calibri"/>
                <w:color w:val="000000"/>
                <w:sz w:val="22"/>
              </w:rPr>
            </w:pPr>
            <w:proofErr w:type="spellStart"/>
            <w:ins w:id="3184" w:author="Gabriel Correa" w:date="2015-08-25T16:16:00Z">
              <w:r w:rsidRPr="000C082E">
                <w:rPr>
                  <w:rFonts w:ascii="Calibri" w:eastAsia="Times New Roman" w:hAnsi="Calibri" w:cs="Calibri"/>
                  <w:color w:val="000000"/>
                  <w:sz w:val="22"/>
                </w:rPr>
                <w:t>overrid</w:t>
              </w:r>
              <w:proofErr w:type="spellEnd"/>
              <w:r w:rsidRPr="000C082E">
                <w:rPr>
                  <w:rFonts w:ascii="Calibri" w:eastAsia="Times New Roman" w:hAnsi="Calibri" w:cs="Calibri"/>
                  <w:color w:val="000000"/>
                  <w:sz w:val="22"/>
                </w:rPr>
                <w:t>*</w:t>
              </w:r>
            </w:ins>
          </w:p>
        </w:tc>
        <w:tc>
          <w:tcPr>
            <w:tcW w:w="1603" w:type="dxa"/>
            <w:noWrap/>
            <w:hideMark/>
            <w:tcPrChange w:id="3185" w:author="Gabriel Correa" w:date="2015-08-25T16:21:00Z">
              <w:tcPr>
                <w:tcW w:w="1715" w:type="dxa"/>
                <w:gridSpan w:val="2"/>
                <w:noWrap/>
                <w:hideMark/>
              </w:tcPr>
            </w:tcPrChange>
          </w:tcPr>
          <w:p w:rsidR="000C082E" w:rsidRPr="000C082E" w:rsidRDefault="000C082E" w:rsidP="000C082E">
            <w:pPr>
              <w:spacing w:after="0"/>
              <w:jc w:val="left"/>
              <w:rPr>
                <w:ins w:id="3186" w:author="Gabriel Correa" w:date="2015-08-25T16:16:00Z"/>
                <w:rFonts w:ascii="Calibri" w:eastAsia="Times New Roman" w:hAnsi="Calibri" w:cs="Calibri"/>
                <w:color w:val="000000"/>
                <w:sz w:val="22"/>
              </w:rPr>
            </w:pPr>
            <w:proofErr w:type="spellStart"/>
            <w:ins w:id="3187" w:author="Gabriel Correa" w:date="2015-08-25T16:16:00Z">
              <w:r w:rsidRPr="000C082E">
                <w:rPr>
                  <w:rFonts w:ascii="Calibri" w:eastAsia="Times New Roman" w:hAnsi="Calibri" w:cs="Calibri"/>
                  <w:color w:val="000000"/>
                  <w:sz w:val="22"/>
                </w:rPr>
                <w:t>restrict</w:t>
              </w:r>
              <w:proofErr w:type="spellEnd"/>
              <w:r w:rsidRPr="000C082E">
                <w:rPr>
                  <w:rFonts w:ascii="Calibri" w:eastAsia="Times New Roman" w:hAnsi="Calibri" w:cs="Calibri"/>
                  <w:color w:val="000000"/>
                  <w:sz w:val="22"/>
                </w:rPr>
                <w:t>*</w:t>
              </w:r>
            </w:ins>
          </w:p>
        </w:tc>
        <w:tc>
          <w:tcPr>
            <w:tcW w:w="1360" w:type="dxa"/>
            <w:noWrap/>
            <w:hideMark/>
            <w:tcPrChange w:id="3188" w:author="Gabriel Correa" w:date="2015-08-25T16:21:00Z">
              <w:tcPr>
                <w:tcW w:w="1312" w:type="dxa"/>
                <w:noWrap/>
                <w:hideMark/>
              </w:tcPr>
            </w:tcPrChange>
          </w:tcPr>
          <w:p w:rsidR="000C082E" w:rsidRPr="000C082E" w:rsidRDefault="000C082E" w:rsidP="000C082E">
            <w:pPr>
              <w:spacing w:after="0"/>
              <w:jc w:val="left"/>
              <w:rPr>
                <w:ins w:id="3189" w:author="Gabriel Correa" w:date="2015-08-25T16:16:00Z"/>
                <w:rFonts w:ascii="Calibri" w:eastAsia="Times New Roman" w:hAnsi="Calibri" w:cs="Calibri"/>
                <w:color w:val="000000"/>
                <w:sz w:val="22"/>
              </w:rPr>
            </w:pPr>
            <w:proofErr w:type="spellStart"/>
            <w:ins w:id="3190" w:author="Gabriel Correa" w:date="2015-08-25T16:16:00Z">
              <w:r w:rsidRPr="000C082E">
                <w:rPr>
                  <w:rFonts w:ascii="Calibri" w:eastAsia="Times New Roman" w:hAnsi="Calibri" w:cs="Calibri"/>
                  <w:color w:val="000000"/>
                  <w:sz w:val="22"/>
                </w:rPr>
                <w:t>thread</w:t>
              </w:r>
              <w:proofErr w:type="spellEnd"/>
              <w:r w:rsidRPr="000C082E">
                <w:rPr>
                  <w:rFonts w:ascii="Calibri" w:eastAsia="Times New Roman" w:hAnsi="Calibri" w:cs="Calibri"/>
                  <w:color w:val="000000"/>
                  <w:sz w:val="22"/>
                </w:rPr>
                <w:t>*</w:t>
              </w:r>
            </w:ins>
          </w:p>
        </w:tc>
      </w:tr>
      <w:tr w:rsidR="00941879" w:rsidRPr="000C082E" w:rsidTr="00D755F5">
        <w:trPr>
          <w:trHeight w:val="300"/>
          <w:ins w:id="3191" w:author="Gabriel Correa" w:date="2015-08-25T16:16:00Z"/>
          <w:trPrChange w:id="3192" w:author="Gabriel Correa" w:date="2015-08-25T16:21:00Z">
            <w:trPr>
              <w:gridAfter w:val="0"/>
              <w:trHeight w:val="300"/>
            </w:trPr>
          </w:trPrChange>
        </w:trPr>
        <w:tc>
          <w:tcPr>
            <w:tcW w:w="1561" w:type="dxa"/>
            <w:noWrap/>
            <w:hideMark/>
            <w:tcPrChange w:id="3193" w:author="Gabriel Correa" w:date="2015-08-25T16:21:00Z">
              <w:tcPr>
                <w:tcW w:w="1513" w:type="dxa"/>
                <w:noWrap/>
                <w:hideMark/>
              </w:tcPr>
            </w:tcPrChange>
          </w:tcPr>
          <w:p w:rsidR="000C082E" w:rsidRPr="000C082E" w:rsidRDefault="000C082E" w:rsidP="000C082E">
            <w:pPr>
              <w:spacing w:after="0"/>
              <w:jc w:val="left"/>
              <w:rPr>
                <w:ins w:id="3194" w:author="Gabriel Correa" w:date="2015-08-25T16:16:00Z"/>
                <w:rFonts w:ascii="Calibri" w:eastAsia="Times New Roman" w:hAnsi="Calibri" w:cs="Calibri"/>
                <w:color w:val="000000"/>
                <w:sz w:val="22"/>
              </w:rPr>
            </w:pPr>
            <w:proofErr w:type="spellStart"/>
            <w:ins w:id="3195" w:author="Gabriel Correa" w:date="2015-08-25T16:16:00Z">
              <w:r w:rsidRPr="000C082E">
                <w:rPr>
                  <w:rFonts w:ascii="Calibri" w:eastAsia="Times New Roman" w:hAnsi="Calibri" w:cs="Calibri"/>
                  <w:color w:val="000000"/>
                  <w:sz w:val="22"/>
                </w:rPr>
                <w:t>before</w:t>
              </w:r>
              <w:proofErr w:type="spellEnd"/>
            </w:ins>
          </w:p>
        </w:tc>
        <w:tc>
          <w:tcPr>
            <w:tcW w:w="1513" w:type="dxa"/>
            <w:noWrap/>
            <w:hideMark/>
            <w:tcPrChange w:id="3196" w:author="Gabriel Correa" w:date="2015-08-25T16:21:00Z">
              <w:tcPr>
                <w:tcW w:w="1465" w:type="dxa"/>
                <w:gridSpan w:val="2"/>
                <w:noWrap/>
                <w:hideMark/>
              </w:tcPr>
            </w:tcPrChange>
          </w:tcPr>
          <w:p w:rsidR="000C082E" w:rsidRPr="000C082E" w:rsidRDefault="000C082E" w:rsidP="000C082E">
            <w:pPr>
              <w:spacing w:after="0"/>
              <w:jc w:val="left"/>
              <w:rPr>
                <w:ins w:id="3197" w:author="Gabriel Correa" w:date="2015-08-25T16:16:00Z"/>
                <w:rFonts w:ascii="Calibri" w:eastAsia="Times New Roman" w:hAnsi="Calibri" w:cs="Calibri"/>
                <w:color w:val="000000"/>
                <w:sz w:val="22"/>
              </w:rPr>
            </w:pPr>
            <w:proofErr w:type="spellStart"/>
            <w:ins w:id="3198" w:author="Gabriel Correa" w:date="2015-08-25T16:16:00Z">
              <w:r w:rsidRPr="000C082E">
                <w:rPr>
                  <w:rFonts w:ascii="Calibri" w:eastAsia="Times New Roman" w:hAnsi="Calibri" w:cs="Calibri"/>
                  <w:color w:val="000000"/>
                  <w:sz w:val="22"/>
                </w:rPr>
                <w:t>efficien</w:t>
              </w:r>
              <w:proofErr w:type="spellEnd"/>
              <w:r w:rsidRPr="000C082E">
                <w:rPr>
                  <w:rFonts w:ascii="Calibri" w:eastAsia="Times New Roman" w:hAnsi="Calibri" w:cs="Calibri"/>
                  <w:color w:val="000000"/>
                  <w:sz w:val="22"/>
                </w:rPr>
                <w:t>*</w:t>
              </w:r>
            </w:ins>
          </w:p>
        </w:tc>
        <w:tc>
          <w:tcPr>
            <w:tcW w:w="1482" w:type="dxa"/>
            <w:noWrap/>
            <w:hideMark/>
            <w:tcPrChange w:id="3199" w:author="Gabriel Correa" w:date="2015-08-25T16:21:00Z">
              <w:tcPr>
                <w:tcW w:w="1434" w:type="dxa"/>
                <w:gridSpan w:val="2"/>
                <w:noWrap/>
                <w:hideMark/>
              </w:tcPr>
            </w:tcPrChange>
          </w:tcPr>
          <w:p w:rsidR="000C082E" w:rsidRPr="000C082E" w:rsidRDefault="000C082E" w:rsidP="000C082E">
            <w:pPr>
              <w:spacing w:after="0"/>
              <w:jc w:val="left"/>
              <w:rPr>
                <w:ins w:id="3200" w:author="Gabriel Correa" w:date="2015-08-25T16:16:00Z"/>
                <w:rFonts w:ascii="Calibri" w:eastAsia="Times New Roman" w:hAnsi="Calibri" w:cs="Calibri"/>
                <w:color w:val="000000"/>
                <w:sz w:val="22"/>
              </w:rPr>
            </w:pPr>
            <w:proofErr w:type="spellStart"/>
            <w:ins w:id="3201" w:author="Gabriel Correa" w:date="2015-08-25T16:16:00Z">
              <w:r w:rsidRPr="000C082E">
                <w:rPr>
                  <w:rFonts w:ascii="Calibri" w:eastAsia="Times New Roman" w:hAnsi="Calibri" w:cs="Calibri"/>
                  <w:color w:val="000000"/>
                  <w:sz w:val="22"/>
                </w:rPr>
                <w:t>may</w:t>
              </w:r>
              <w:proofErr w:type="spellEnd"/>
            </w:ins>
          </w:p>
        </w:tc>
        <w:tc>
          <w:tcPr>
            <w:tcW w:w="1449" w:type="dxa"/>
            <w:noWrap/>
            <w:hideMark/>
            <w:tcPrChange w:id="3202" w:author="Gabriel Correa" w:date="2015-08-25T16:21:00Z">
              <w:tcPr>
                <w:tcW w:w="1401" w:type="dxa"/>
                <w:gridSpan w:val="2"/>
                <w:noWrap/>
                <w:hideMark/>
              </w:tcPr>
            </w:tcPrChange>
          </w:tcPr>
          <w:p w:rsidR="000C082E" w:rsidRPr="000C082E" w:rsidRDefault="000C082E" w:rsidP="000C082E">
            <w:pPr>
              <w:spacing w:after="0"/>
              <w:jc w:val="left"/>
              <w:rPr>
                <w:ins w:id="3203" w:author="Gabriel Correa" w:date="2015-08-25T16:16:00Z"/>
                <w:rFonts w:ascii="Calibri" w:eastAsia="Times New Roman" w:hAnsi="Calibri" w:cs="Calibri"/>
                <w:color w:val="000000"/>
                <w:sz w:val="22"/>
              </w:rPr>
            </w:pPr>
            <w:proofErr w:type="spellStart"/>
            <w:ins w:id="3204" w:author="Gabriel Correa" w:date="2015-08-25T16:16:00Z">
              <w:r w:rsidRPr="000C082E">
                <w:rPr>
                  <w:rFonts w:ascii="Calibri" w:eastAsia="Times New Roman" w:hAnsi="Calibri" w:cs="Calibri"/>
                  <w:color w:val="000000"/>
                  <w:sz w:val="22"/>
                </w:rPr>
                <w:t>overwrit</w:t>
              </w:r>
              <w:proofErr w:type="spellEnd"/>
              <w:r w:rsidRPr="000C082E">
                <w:rPr>
                  <w:rFonts w:ascii="Calibri" w:eastAsia="Times New Roman" w:hAnsi="Calibri" w:cs="Calibri"/>
                  <w:color w:val="000000"/>
                  <w:sz w:val="22"/>
                </w:rPr>
                <w:t>*</w:t>
              </w:r>
            </w:ins>
          </w:p>
        </w:tc>
        <w:tc>
          <w:tcPr>
            <w:tcW w:w="1603" w:type="dxa"/>
            <w:noWrap/>
            <w:hideMark/>
            <w:tcPrChange w:id="3205" w:author="Gabriel Correa" w:date="2015-08-25T16:21:00Z">
              <w:tcPr>
                <w:tcW w:w="1715" w:type="dxa"/>
                <w:gridSpan w:val="2"/>
                <w:noWrap/>
                <w:hideMark/>
              </w:tcPr>
            </w:tcPrChange>
          </w:tcPr>
          <w:p w:rsidR="000C082E" w:rsidRPr="000C082E" w:rsidRDefault="000C082E" w:rsidP="000C082E">
            <w:pPr>
              <w:spacing w:after="0"/>
              <w:jc w:val="left"/>
              <w:rPr>
                <w:ins w:id="3206" w:author="Gabriel Correa" w:date="2015-08-25T16:16:00Z"/>
                <w:rFonts w:ascii="Calibri" w:eastAsia="Times New Roman" w:hAnsi="Calibri" w:cs="Calibri"/>
                <w:color w:val="000000"/>
                <w:sz w:val="22"/>
              </w:rPr>
            </w:pPr>
            <w:proofErr w:type="spellStart"/>
            <w:ins w:id="3207" w:author="Gabriel Correa" w:date="2015-08-25T16:16:00Z">
              <w:r w:rsidRPr="000C082E">
                <w:rPr>
                  <w:rFonts w:ascii="Calibri" w:eastAsia="Times New Roman" w:hAnsi="Calibri" w:cs="Calibri"/>
                  <w:color w:val="000000"/>
                  <w:sz w:val="22"/>
                </w:rPr>
                <w:t>shall</w:t>
              </w:r>
              <w:proofErr w:type="spellEnd"/>
            </w:ins>
          </w:p>
        </w:tc>
        <w:tc>
          <w:tcPr>
            <w:tcW w:w="1360" w:type="dxa"/>
            <w:noWrap/>
            <w:hideMark/>
            <w:tcPrChange w:id="3208" w:author="Gabriel Correa" w:date="2015-08-25T16:21:00Z">
              <w:tcPr>
                <w:tcW w:w="1312" w:type="dxa"/>
                <w:noWrap/>
                <w:hideMark/>
              </w:tcPr>
            </w:tcPrChange>
          </w:tcPr>
          <w:p w:rsidR="000C082E" w:rsidRPr="000C082E" w:rsidRDefault="000C082E" w:rsidP="000C082E">
            <w:pPr>
              <w:spacing w:after="0"/>
              <w:jc w:val="left"/>
              <w:rPr>
                <w:ins w:id="3209" w:author="Gabriel Correa" w:date="2015-08-25T16:16:00Z"/>
                <w:rFonts w:ascii="Calibri" w:eastAsia="Times New Roman" w:hAnsi="Calibri" w:cs="Calibri"/>
                <w:color w:val="000000"/>
                <w:sz w:val="22"/>
              </w:rPr>
            </w:pPr>
            <w:proofErr w:type="spellStart"/>
            <w:ins w:id="3210" w:author="Gabriel Correa" w:date="2015-08-25T16:16:00Z">
              <w:r w:rsidRPr="000C082E">
                <w:rPr>
                  <w:rFonts w:ascii="Calibri" w:eastAsia="Times New Roman" w:hAnsi="Calibri" w:cs="Calibri"/>
                  <w:color w:val="000000"/>
                  <w:sz w:val="22"/>
                </w:rPr>
                <w:t>warn</w:t>
              </w:r>
              <w:proofErr w:type="spellEnd"/>
              <w:r w:rsidRPr="000C082E">
                <w:rPr>
                  <w:rFonts w:ascii="Calibri" w:eastAsia="Times New Roman" w:hAnsi="Calibri" w:cs="Calibri"/>
                  <w:color w:val="000000"/>
                  <w:sz w:val="22"/>
                </w:rPr>
                <w:t>*</w:t>
              </w:r>
            </w:ins>
          </w:p>
        </w:tc>
      </w:tr>
      <w:tr w:rsidR="00941879" w:rsidRPr="000C082E" w:rsidTr="00D755F5">
        <w:trPr>
          <w:trHeight w:val="300"/>
          <w:ins w:id="3211" w:author="Gabriel Correa" w:date="2015-08-25T16:16:00Z"/>
          <w:trPrChange w:id="3212" w:author="Gabriel Correa" w:date="2015-08-25T16:21:00Z">
            <w:trPr>
              <w:gridAfter w:val="0"/>
              <w:trHeight w:val="300"/>
            </w:trPr>
          </w:trPrChange>
        </w:trPr>
        <w:tc>
          <w:tcPr>
            <w:tcW w:w="1561" w:type="dxa"/>
            <w:noWrap/>
            <w:hideMark/>
            <w:tcPrChange w:id="3213" w:author="Gabriel Correa" w:date="2015-08-25T16:21:00Z">
              <w:tcPr>
                <w:tcW w:w="1513" w:type="dxa"/>
                <w:noWrap/>
                <w:hideMark/>
              </w:tcPr>
            </w:tcPrChange>
          </w:tcPr>
          <w:p w:rsidR="000C082E" w:rsidRPr="000C082E" w:rsidRDefault="000C082E" w:rsidP="000C082E">
            <w:pPr>
              <w:spacing w:after="0"/>
              <w:jc w:val="left"/>
              <w:rPr>
                <w:ins w:id="3214" w:author="Gabriel Correa" w:date="2015-08-25T16:16:00Z"/>
                <w:rFonts w:ascii="Calibri" w:eastAsia="Times New Roman" w:hAnsi="Calibri" w:cs="Calibri"/>
                <w:color w:val="000000"/>
                <w:sz w:val="22"/>
              </w:rPr>
            </w:pPr>
            <w:proofErr w:type="spellStart"/>
            <w:ins w:id="3215" w:author="Gabriel Correa" w:date="2015-08-25T16:16:00Z">
              <w:r w:rsidRPr="000C082E">
                <w:rPr>
                  <w:rFonts w:ascii="Calibri" w:eastAsia="Times New Roman" w:hAnsi="Calibri" w:cs="Calibri"/>
                  <w:color w:val="000000"/>
                  <w:sz w:val="22"/>
                </w:rPr>
                <w:t>best</w:t>
              </w:r>
              <w:proofErr w:type="spellEnd"/>
            </w:ins>
          </w:p>
        </w:tc>
        <w:tc>
          <w:tcPr>
            <w:tcW w:w="1513" w:type="dxa"/>
            <w:noWrap/>
            <w:hideMark/>
            <w:tcPrChange w:id="3216" w:author="Gabriel Correa" w:date="2015-08-25T16:21:00Z">
              <w:tcPr>
                <w:tcW w:w="1465" w:type="dxa"/>
                <w:gridSpan w:val="2"/>
                <w:noWrap/>
                <w:hideMark/>
              </w:tcPr>
            </w:tcPrChange>
          </w:tcPr>
          <w:p w:rsidR="000C082E" w:rsidRPr="000C082E" w:rsidRDefault="000C082E" w:rsidP="000C082E">
            <w:pPr>
              <w:spacing w:after="0"/>
              <w:jc w:val="left"/>
              <w:rPr>
                <w:ins w:id="3217" w:author="Gabriel Correa" w:date="2015-08-25T16:16:00Z"/>
                <w:rFonts w:ascii="Calibri" w:eastAsia="Times New Roman" w:hAnsi="Calibri" w:cs="Calibri"/>
                <w:color w:val="000000"/>
                <w:sz w:val="22"/>
              </w:rPr>
            </w:pPr>
            <w:proofErr w:type="spellStart"/>
            <w:ins w:id="3218" w:author="Gabriel Correa" w:date="2015-08-25T16:16:00Z">
              <w:r w:rsidRPr="000C082E">
                <w:rPr>
                  <w:rFonts w:ascii="Calibri" w:eastAsia="Times New Roman" w:hAnsi="Calibri" w:cs="Calibri"/>
                  <w:color w:val="000000"/>
                  <w:sz w:val="22"/>
                </w:rPr>
                <w:t>encourage</w:t>
              </w:r>
              <w:proofErr w:type="spellEnd"/>
              <w:r w:rsidRPr="000C082E">
                <w:rPr>
                  <w:rFonts w:ascii="Calibri" w:eastAsia="Times New Roman" w:hAnsi="Calibri" w:cs="Calibri"/>
                  <w:color w:val="000000"/>
                  <w:sz w:val="22"/>
                </w:rPr>
                <w:t>*</w:t>
              </w:r>
            </w:ins>
          </w:p>
        </w:tc>
        <w:tc>
          <w:tcPr>
            <w:tcW w:w="1482" w:type="dxa"/>
            <w:noWrap/>
            <w:hideMark/>
            <w:tcPrChange w:id="3219" w:author="Gabriel Correa" w:date="2015-08-25T16:21:00Z">
              <w:tcPr>
                <w:tcW w:w="1434" w:type="dxa"/>
                <w:gridSpan w:val="2"/>
                <w:noWrap/>
                <w:hideMark/>
              </w:tcPr>
            </w:tcPrChange>
          </w:tcPr>
          <w:p w:rsidR="000C082E" w:rsidRPr="000C082E" w:rsidRDefault="000C082E" w:rsidP="000C082E">
            <w:pPr>
              <w:spacing w:after="0"/>
              <w:jc w:val="left"/>
              <w:rPr>
                <w:ins w:id="3220" w:author="Gabriel Correa" w:date="2015-08-25T16:16:00Z"/>
                <w:rFonts w:ascii="Calibri" w:eastAsia="Times New Roman" w:hAnsi="Calibri" w:cs="Calibri"/>
                <w:color w:val="000000"/>
                <w:sz w:val="22"/>
              </w:rPr>
            </w:pPr>
            <w:proofErr w:type="spellStart"/>
            <w:ins w:id="3221" w:author="Gabriel Correa" w:date="2015-08-25T16:16:00Z">
              <w:r w:rsidRPr="000C082E">
                <w:rPr>
                  <w:rFonts w:ascii="Calibri" w:eastAsia="Times New Roman" w:hAnsi="Calibri" w:cs="Calibri"/>
                  <w:color w:val="000000"/>
                  <w:sz w:val="22"/>
                </w:rPr>
                <w:t>must</w:t>
              </w:r>
              <w:proofErr w:type="spellEnd"/>
            </w:ins>
          </w:p>
        </w:tc>
        <w:tc>
          <w:tcPr>
            <w:tcW w:w="1449" w:type="dxa"/>
            <w:noWrap/>
            <w:hideMark/>
            <w:tcPrChange w:id="3222" w:author="Gabriel Correa" w:date="2015-08-25T16:21:00Z">
              <w:tcPr>
                <w:tcW w:w="1401" w:type="dxa"/>
                <w:gridSpan w:val="2"/>
                <w:noWrap/>
                <w:hideMark/>
              </w:tcPr>
            </w:tcPrChange>
          </w:tcPr>
          <w:p w:rsidR="000C082E" w:rsidRPr="000C082E" w:rsidRDefault="000C082E" w:rsidP="000C082E">
            <w:pPr>
              <w:spacing w:after="0"/>
              <w:jc w:val="left"/>
              <w:rPr>
                <w:ins w:id="3223" w:author="Gabriel Correa" w:date="2015-08-25T16:16:00Z"/>
                <w:rFonts w:ascii="Calibri" w:eastAsia="Times New Roman" w:hAnsi="Calibri" w:cs="Calibri"/>
                <w:color w:val="000000"/>
                <w:sz w:val="22"/>
              </w:rPr>
            </w:pPr>
            <w:proofErr w:type="spellStart"/>
            <w:ins w:id="3224" w:author="Gabriel Correa" w:date="2015-08-25T16:16:00Z">
              <w:r w:rsidRPr="000C082E">
                <w:rPr>
                  <w:rFonts w:ascii="Calibri" w:eastAsia="Times New Roman" w:hAnsi="Calibri" w:cs="Calibri"/>
                  <w:color w:val="000000"/>
                  <w:sz w:val="22"/>
                </w:rPr>
                <w:t>performan</w:t>
              </w:r>
              <w:proofErr w:type="spellEnd"/>
              <w:r w:rsidRPr="000C082E">
                <w:rPr>
                  <w:rFonts w:ascii="Calibri" w:eastAsia="Times New Roman" w:hAnsi="Calibri" w:cs="Calibri"/>
                  <w:color w:val="000000"/>
                  <w:sz w:val="22"/>
                </w:rPr>
                <w:t>*</w:t>
              </w:r>
            </w:ins>
          </w:p>
        </w:tc>
        <w:tc>
          <w:tcPr>
            <w:tcW w:w="1603" w:type="dxa"/>
            <w:noWrap/>
            <w:hideMark/>
            <w:tcPrChange w:id="3225" w:author="Gabriel Correa" w:date="2015-08-25T16:21:00Z">
              <w:tcPr>
                <w:tcW w:w="1715" w:type="dxa"/>
                <w:gridSpan w:val="2"/>
                <w:noWrap/>
                <w:hideMark/>
              </w:tcPr>
            </w:tcPrChange>
          </w:tcPr>
          <w:p w:rsidR="000C082E" w:rsidRPr="000C082E" w:rsidRDefault="000C082E" w:rsidP="000C082E">
            <w:pPr>
              <w:spacing w:after="0"/>
              <w:jc w:val="left"/>
              <w:rPr>
                <w:ins w:id="3226" w:author="Gabriel Correa" w:date="2015-08-25T16:16:00Z"/>
                <w:rFonts w:ascii="Calibri" w:eastAsia="Times New Roman" w:hAnsi="Calibri" w:cs="Calibri"/>
                <w:color w:val="000000"/>
                <w:sz w:val="22"/>
              </w:rPr>
            </w:pPr>
            <w:proofErr w:type="spellStart"/>
            <w:ins w:id="3227" w:author="Gabriel Correa" w:date="2015-08-25T16:16:00Z">
              <w:r w:rsidRPr="000C082E">
                <w:rPr>
                  <w:rFonts w:ascii="Calibri" w:eastAsia="Times New Roman" w:hAnsi="Calibri" w:cs="Calibri"/>
                  <w:color w:val="000000"/>
                  <w:sz w:val="22"/>
                </w:rPr>
                <w:t>should</w:t>
              </w:r>
              <w:proofErr w:type="spellEnd"/>
            </w:ins>
          </w:p>
        </w:tc>
        <w:tc>
          <w:tcPr>
            <w:tcW w:w="1360" w:type="dxa"/>
            <w:shd w:val="clear" w:color="auto" w:fill="D9D9D9" w:themeFill="background1" w:themeFillShade="D9"/>
            <w:noWrap/>
            <w:hideMark/>
            <w:tcPrChange w:id="3228" w:author="Gabriel Correa" w:date="2015-08-25T16:21:00Z">
              <w:tcPr>
                <w:tcW w:w="1312" w:type="dxa"/>
                <w:shd w:val="clear" w:color="auto" w:fill="D9D9D9" w:themeFill="background1" w:themeFillShade="D9"/>
                <w:noWrap/>
                <w:hideMark/>
              </w:tcPr>
            </w:tcPrChange>
          </w:tcPr>
          <w:p w:rsidR="000C082E" w:rsidRPr="000C082E" w:rsidRDefault="000C082E" w:rsidP="000C082E">
            <w:pPr>
              <w:spacing w:after="0"/>
              <w:jc w:val="left"/>
              <w:rPr>
                <w:ins w:id="3229" w:author="Gabriel Correa" w:date="2015-08-25T16:16:00Z"/>
                <w:rFonts w:ascii="Calibri" w:eastAsia="Times New Roman" w:hAnsi="Calibri" w:cs="Calibri"/>
                <w:i/>
                <w:color w:val="7F7F7F" w:themeColor="text1" w:themeTint="80"/>
                <w:sz w:val="22"/>
                <w:rPrChange w:id="3230" w:author="Gabriel Correa" w:date="2015-08-25T16:17:00Z">
                  <w:rPr>
                    <w:ins w:id="3231" w:author="Gabriel Correa" w:date="2015-08-25T16:16:00Z"/>
                    <w:rFonts w:ascii="Calibri" w:eastAsia="Times New Roman" w:hAnsi="Calibri" w:cs="Calibri"/>
                    <w:color w:val="000000"/>
                    <w:sz w:val="22"/>
                  </w:rPr>
                </w:rPrChange>
              </w:rPr>
            </w:pPr>
            <w:proofErr w:type="spellStart"/>
            <w:ins w:id="3232" w:author="Gabriel Correa" w:date="2015-08-25T16:16:00Z">
              <w:r w:rsidRPr="000C082E">
                <w:rPr>
                  <w:rFonts w:ascii="Calibri" w:eastAsia="Times New Roman" w:hAnsi="Calibri" w:cs="Calibri"/>
                  <w:i/>
                  <w:color w:val="404040" w:themeColor="text1" w:themeTint="BF"/>
                  <w:sz w:val="22"/>
                  <w:rPrChange w:id="3233" w:author="Gabriel Correa" w:date="2015-08-25T16:17:00Z">
                    <w:rPr>
                      <w:rFonts w:ascii="Calibri" w:eastAsia="Times New Roman" w:hAnsi="Calibri" w:cs="Calibri"/>
                      <w:color w:val="000000"/>
                      <w:sz w:val="22"/>
                    </w:rPr>
                  </w:rPrChange>
                </w:rPr>
                <w:t>null</w:t>
              </w:r>
              <w:proofErr w:type="spellEnd"/>
              <w:r w:rsidRPr="000C082E">
                <w:rPr>
                  <w:rFonts w:ascii="Calibri" w:eastAsia="Times New Roman" w:hAnsi="Calibri" w:cs="Calibri"/>
                  <w:i/>
                  <w:color w:val="404040" w:themeColor="text1" w:themeTint="BF"/>
                  <w:sz w:val="22"/>
                  <w:rPrChange w:id="3234" w:author="Gabriel Correa" w:date="2015-08-25T16:17:00Z">
                    <w:rPr>
                      <w:rFonts w:ascii="Calibri" w:eastAsia="Times New Roman" w:hAnsi="Calibri" w:cs="Calibri"/>
                      <w:color w:val="000000"/>
                      <w:sz w:val="22"/>
                    </w:rPr>
                  </w:rPrChange>
                </w:rPr>
                <w:t xml:space="preserve"> (set #2)</w:t>
              </w:r>
            </w:ins>
          </w:p>
        </w:tc>
      </w:tr>
      <w:tr w:rsidR="00941879" w:rsidRPr="000C082E" w:rsidTr="00D755F5">
        <w:tblPrEx>
          <w:tblPrExChange w:id="3235" w:author="Gabriel Correa" w:date="2015-08-25T16:21:00Z">
            <w:tblPrEx>
              <w:tblW w:w="8856" w:type="dxa"/>
            </w:tblPrEx>
          </w:tblPrExChange>
        </w:tblPrEx>
        <w:trPr>
          <w:trHeight w:val="300"/>
          <w:ins w:id="3236" w:author="Gabriel Correa" w:date="2015-08-25T16:16:00Z"/>
          <w:trPrChange w:id="3237" w:author="Gabriel Correa" w:date="2015-08-25T16:21:00Z">
            <w:trPr>
              <w:trHeight w:val="300"/>
            </w:trPr>
          </w:trPrChange>
        </w:trPr>
        <w:tc>
          <w:tcPr>
            <w:tcW w:w="1561" w:type="dxa"/>
            <w:noWrap/>
            <w:hideMark/>
            <w:tcPrChange w:id="3238" w:author="Gabriel Correa" w:date="2015-08-25T16:21:00Z">
              <w:tcPr>
                <w:tcW w:w="1529" w:type="dxa"/>
                <w:gridSpan w:val="2"/>
                <w:noWrap/>
                <w:hideMark/>
              </w:tcPr>
            </w:tcPrChange>
          </w:tcPr>
          <w:p w:rsidR="000C082E" w:rsidRPr="000C082E" w:rsidRDefault="000C082E" w:rsidP="000C082E">
            <w:pPr>
              <w:spacing w:after="0"/>
              <w:jc w:val="left"/>
              <w:rPr>
                <w:ins w:id="3239" w:author="Gabriel Correa" w:date="2015-08-25T16:16:00Z"/>
                <w:rFonts w:ascii="Calibri" w:eastAsia="Times New Roman" w:hAnsi="Calibri" w:cs="Calibri"/>
                <w:color w:val="000000"/>
                <w:sz w:val="22"/>
              </w:rPr>
            </w:pPr>
            <w:proofErr w:type="spellStart"/>
            <w:ins w:id="3240" w:author="Gabriel Correa" w:date="2015-08-25T16:16:00Z">
              <w:r w:rsidRPr="000C082E">
                <w:rPr>
                  <w:rFonts w:ascii="Calibri" w:eastAsia="Times New Roman" w:hAnsi="Calibri" w:cs="Calibri"/>
                  <w:color w:val="000000"/>
                  <w:sz w:val="22"/>
                </w:rPr>
                <w:t>better</w:t>
              </w:r>
              <w:proofErr w:type="spellEnd"/>
            </w:ins>
          </w:p>
        </w:tc>
        <w:tc>
          <w:tcPr>
            <w:tcW w:w="1513" w:type="dxa"/>
            <w:noWrap/>
            <w:hideMark/>
            <w:tcPrChange w:id="3241" w:author="Gabriel Correa" w:date="2015-08-25T16:21:00Z">
              <w:tcPr>
                <w:tcW w:w="1481" w:type="dxa"/>
                <w:gridSpan w:val="2"/>
                <w:noWrap/>
                <w:hideMark/>
              </w:tcPr>
            </w:tcPrChange>
          </w:tcPr>
          <w:p w:rsidR="000C082E" w:rsidRPr="000C082E" w:rsidRDefault="000C082E" w:rsidP="000C082E">
            <w:pPr>
              <w:spacing w:after="0"/>
              <w:jc w:val="left"/>
              <w:rPr>
                <w:ins w:id="3242" w:author="Gabriel Correa" w:date="2015-08-25T16:16:00Z"/>
                <w:rFonts w:ascii="Calibri" w:eastAsia="Times New Roman" w:hAnsi="Calibri" w:cs="Calibri"/>
                <w:color w:val="000000"/>
                <w:sz w:val="22"/>
              </w:rPr>
            </w:pPr>
            <w:ins w:id="3243" w:author="Gabriel Correa" w:date="2015-08-25T16:16:00Z">
              <w:r w:rsidRPr="000C082E">
                <w:rPr>
                  <w:rFonts w:ascii="Calibri" w:eastAsia="Times New Roman" w:hAnsi="Calibri" w:cs="Calibri"/>
                  <w:color w:val="000000"/>
                  <w:sz w:val="22"/>
                </w:rPr>
                <w:t>error*</w:t>
              </w:r>
            </w:ins>
          </w:p>
        </w:tc>
        <w:tc>
          <w:tcPr>
            <w:tcW w:w="1482" w:type="dxa"/>
            <w:noWrap/>
            <w:hideMark/>
            <w:tcPrChange w:id="3244" w:author="Gabriel Correa" w:date="2015-08-25T16:21:00Z">
              <w:tcPr>
                <w:tcW w:w="1450" w:type="dxa"/>
                <w:gridSpan w:val="2"/>
                <w:noWrap/>
                <w:hideMark/>
              </w:tcPr>
            </w:tcPrChange>
          </w:tcPr>
          <w:p w:rsidR="000C082E" w:rsidRPr="000C082E" w:rsidRDefault="000C082E" w:rsidP="000C082E">
            <w:pPr>
              <w:spacing w:after="0"/>
              <w:jc w:val="left"/>
              <w:rPr>
                <w:ins w:id="3245" w:author="Gabriel Correa" w:date="2015-08-25T16:16:00Z"/>
                <w:rFonts w:ascii="Calibri" w:eastAsia="Times New Roman" w:hAnsi="Calibri" w:cs="Calibri"/>
                <w:color w:val="000000"/>
                <w:sz w:val="22"/>
              </w:rPr>
            </w:pPr>
            <w:proofErr w:type="spellStart"/>
            <w:ins w:id="3246" w:author="Gabriel Correa" w:date="2015-08-25T16:16:00Z">
              <w:r w:rsidRPr="000C082E">
                <w:rPr>
                  <w:rFonts w:ascii="Calibri" w:eastAsia="Times New Roman" w:hAnsi="Calibri" w:cs="Calibri"/>
                  <w:color w:val="000000"/>
                  <w:sz w:val="22"/>
                </w:rPr>
                <w:t>necessar</w:t>
              </w:r>
              <w:proofErr w:type="spellEnd"/>
              <w:r w:rsidRPr="000C082E">
                <w:rPr>
                  <w:rFonts w:ascii="Calibri" w:eastAsia="Times New Roman" w:hAnsi="Calibri" w:cs="Calibri"/>
                  <w:color w:val="000000"/>
                  <w:sz w:val="22"/>
                </w:rPr>
                <w:t>*</w:t>
              </w:r>
            </w:ins>
          </w:p>
        </w:tc>
        <w:tc>
          <w:tcPr>
            <w:tcW w:w="1449" w:type="dxa"/>
            <w:noWrap/>
            <w:hideMark/>
            <w:tcPrChange w:id="3247" w:author="Gabriel Correa" w:date="2015-08-25T16:21:00Z">
              <w:tcPr>
                <w:tcW w:w="1417" w:type="dxa"/>
                <w:gridSpan w:val="2"/>
                <w:noWrap/>
                <w:hideMark/>
              </w:tcPr>
            </w:tcPrChange>
          </w:tcPr>
          <w:p w:rsidR="000C082E" w:rsidRPr="000C082E" w:rsidRDefault="000C082E" w:rsidP="000C082E">
            <w:pPr>
              <w:spacing w:after="0"/>
              <w:jc w:val="left"/>
              <w:rPr>
                <w:ins w:id="3248" w:author="Gabriel Correa" w:date="2015-08-25T16:16:00Z"/>
                <w:rFonts w:ascii="Calibri" w:eastAsia="Times New Roman" w:hAnsi="Calibri" w:cs="Calibri"/>
                <w:color w:val="000000"/>
                <w:sz w:val="22"/>
              </w:rPr>
            </w:pPr>
            <w:proofErr w:type="spellStart"/>
            <w:ins w:id="3249" w:author="Gabriel Correa" w:date="2015-08-25T16:16:00Z">
              <w:r w:rsidRPr="000C082E">
                <w:rPr>
                  <w:rFonts w:ascii="Calibri" w:eastAsia="Times New Roman" w:hAnsi="Calibri" w:cs="Calibri"/>
                  <w:color w:val="000000"/>
                  <w:sz w:val="22"/>
                </w:rPr>
                <w:t>portab</w:t>
              </w:r>
              <w:proofErr w:type="spellEnd"/>
              <w:r w:rsidRPr="000C082E">
                <w:rPr>
                  <w:rFonts w:ascii="Calibri" w:eastAsia="Times New Roman" w:hAnsi="Calibri" w:cs="Calibri"/>
                  <w:color w:val="000000"/>
                  <w:sz w:val="22"/>
                </w:rPr>
                <w:t>*</w:t>
              </w:r>
            </w:ins>
          </w:p>
        </w:tc>
        <w:tc>
          <w:tcPr>
            <w:tcW w:w="2963" w:type="dxa"/>
            <w:gridSpan w:val="2"/>
            <w:noWrap/>
            <w:hideMark/>
            <w:tcPrChange w:id="3250" w:author="Gabriel Correa" w:date="2015-08-25T16:21:00Z">
              <w:tcPr>
                <w:tcW w:w="2979" w:type="dxa"/>
                <w:gridSpan w:val="3"/>
                <w:noWrap/>
                <w:hideMark/>
              </w:tcPr>
            </w:tcPrChange>
          </w:tcPr>
          <w:p w:rsidR="000C082E" w:rsidRPr="000C082E" w:rsidRDefault="000C082E" w:rsidP="000C082E">
            <w:pPr>
              <w:spacing w:after="0"/>
              <w:jc w:val="left"/>
              <w:rPr>
                <w:ins w:id="3251" w:author="Gabriel Correa" w:date="2015-08-25T16:16:00Z"/>
                <w:rFonts w:ascii="Calibri" w:eastAsia="Times New Roman" w:hAnsi="Calibri" w:cs="Calibri"/>
                <w:color w:val="000000"/>
                <w:sz w:val="22"/>
              </w:rPr>
            </w:pPr>
            <w:proofErr w:type="spellStart"/>
            <w:ins w:id="3252" w:author="Gabriel Correa" w:date="2015-08-25T16:16:00Z">
              <w:r w:rsidRPr="000C082E">
                <w:rPr>
                  <w:rFonts w:ascii="Calibri" w:eastAsia="Times New Roman" w:hAnsi="Calibri" w:cs="Calibri"/>
                  <w:color w:val="000000"/>
                  <w:sz w:val="22"/>
                </w:rPr>
                <w:t>simultaneous</w:t>
              </w:r>
              <w:proofErr w:type="spellEnd"/>
              <w:r w:rsidRPr="000C082E">
                <w:rPr>
                  <w:rFonts w:ascii="Calibri" w:eastAsia="Times New Roman" w:hAnsi="Calibri" w:cs="Calibri"/>
                  <w:color w:val="000000"/>
                  <w:sz w:val="22"/>
                </w:rPr>
                <w:t>*</w:t>
              </w:r>
            </w:ins>
          </w:p>
        </w:tc>
      </w:tr>
      <w:tr w:rsidR="00941879" w:rsidRPr="000C082E" w:rsidTr="00D755F5">
        <w:trPr>
          <w:trHeight w:val="300"/>
          <w:ins w:id="3253" w:author="Gabriel Correa" w:date="2015-08-25T16:16:00Z"/>
          <w:trPrChange w:id="3254" w:author="Gabriel Correa" w:date="2015-08-25T16:21:00Z">
            <w:trPr>
              <w:gridAfter w:val="0"/>
              <w:trHeight w:val="300"/>
            </w:trPr>
          </w:trPrChange>
        </w:trPr>
        <w:tc>
          <w:tcPr>
            <w:tcW w:w="1561" w:type="dxa"/>
            <w:noWrap/>
            <w:hideMark/>
            <w:tcPrChange w:id="3255" w:author="Gabriel Correa" w:date="2015-08-25T16:21:00Z">
              <w:tcPr>
                <w:tcW w:w="1513" w:type="dxa"/>
                <w:noWrap/>
                <w:hideMark/>
              </w:tcPr>
            </w:tcPrChange>
          </w:tcPr>
          <w:p w:rsidR="000C082E" w:rsidRPr="000C082E" w:rsidRDefault="000C082E" w:rsidP="000C082E">
            <w:pPr>
              <w:spacing w:after="0"/>
              <w:jc w:val="left"/>
              <w:rPr>
                <w:ins w:id="3256" w:author="Gabriel Correa" w:date="2015-08-25T16:16:00Z"/>
                <w:rFonts w:ascii="Calibri" w:eastAsia="Times New Roman" w:hAnsi="Calibri" w:cs="Calibri"/>
                <w:color w:val="000000"/>
                <w:sz w:val="22"/>
              </w:rPr>
            </w:pPr>
            <w:proofErr w:type="spellStart"/>
            <w:ins w:id="3257" w:author="Gabriel Correa" w:date="2015-08-25T16:16:00Z">
              <w:r w:rsidRPr="000C082E">
                <w:rPr>
                  <w:rFonts w:ascii="Calibri" w:eastAsia="Times New Roman" w:hAnsi="Calibri" w:cs="Calibri"/>
                  <w:color w:val="000000"/>
                  <w:sz w:val="22"/>
                </w:rPr>
                <w:t>between</w:t>
              </w:r>
              <w:proofErr w:type="spellEnd"/>
            </w:ins>
          </w:p>
        </w:tc>
        <w:tc>
          <w:tcPr>
            <w:tcW w:w="1513" w:type="dxa"/>
            <w:noWrap/>
            <w:hideMark/>
            <w:tcPrChange w:id="3258" w:author="Gabriel Correa" w:date="2015-08-25T16:21:00Z">
              <w:tcPr>
                <w:tcW w:w="1465" w:type="dxa"/>
                <w:gridSpan w:val="2"/>
                <w:noWrap/>
                <w:hideMark/>
              </w:tcPr>
            </w:tcPrChange>
          </w:tcPr>
          <w:p w:rsidR="000C082E" w:rsidRPr="000C082E" w:rsidRDefault="000C082E" w:rsidP="000C082E">
            <w:pPr>
              <w:spacing w:after="0"/>
              <w:jc w:val="left"/>
              <w:rPr>
                <w:ins w:id="3259" w:author="Gabriel Correa" w:date="2015-08-25T16:16:00Z"/>
                <w:rFonts w:ascii="Calibri" w:eastAsia="Times New Roman" w:hAnsi="Calibri" w:cs="Calibri"/>
                <w:color w:val="000000"/>
                <w:sz w:val="22"/>
              </w:rPr>
            </w:pPr>
            <w:proofErr w:type="spellStart"/>
            <w:ins w:id="3260" w:author="Gabriel Correa" w:date="2015-08-25T16:16:00Z">
              <w:r w:rsidRPr="000C082E">
                <w:rPr>
                  <w:rFonts w:ascii="Calibri" w:eastAsia="Times New Roman" w:hAnsi="Calibri" w:cs="Calibri"/>
                  <w:color w:val="000000"/>
                  <w:sz w:val="22"/>
                </w:rPr>
                <w:t>extend</w:t>
              </w:r>
              <w:proofErr w:type="spellEnd"/>
              <w:r w:rsidRPr="000C082E">
                <w:rPr>
                  <w:rFonts w:ascii="Calibri" w:eastAsia="Times New Roman" w:hAnsi="Calibri" w:cs="Calibri"/>
                  <w:color w:val="000000"/>
                  <w:sz w:val="22"/>
                </w:rPr>
                <w:t>*</w:t>
              </w:r>
            </w:ins>
          </w:p>
        </w:tc>
        <w:tc>
          <w:tcPr>
            <w:tcW w:w="1482" w:type="dxa"/>
            <w:noWrap/>
            <w:hideMark/>
            <w:tcPrChange w:id="3261" w:author="Gabriel Correa" w:date="2015-08-25T16:21:00Z">
              <w:tcPr>
                <w:tcW w:w="1434" w:type="dxa"/>
                <w:gridSpan w:val="2"/>
                <w:noWrap/>
                <w:hideMark/>
              </w:tcPr>
            </w:tcPrChange>
          </w:tcPr>
          <w:p w:rsidR="000C082E" w:rsidRPr="000C082E" w:rsidRDefault="000C082E" w:rsidP="000C082E">
            <w:pPr>
              <w:spacing w:after="0"/>
              <w:jc w:val="left"/>
              <w:rPr>
                <w:ins w:id="3262" w:author="Gabriel Correa" w:date="2015-08-25T16:16:00Z"/>
                <w:rFonts w:ascii="Calibri" w:eastAsia="Times New Roman" w:hAnsi="Calibri" w:cs="Calibri"/>
                <w:color w:val="000000"/>
                <w:sz w:val="22"/>
              </w:rPr>
            </w:pPr>
            <w:proofErr w:type="spellStart"/>
            <w:ins w:id="3263" w:author="Gabriel Correa" w:date="2015-08-25T16:16:00Z">
              <w:r w:rsidRPr="000C082E">
                <w:rPr>
                  <w:rFonts w:ascii="Calibri" w:eastAsia="Times New Roman" w:hAnsi="Calibri" w:cs="Calibri"/>
                  <w:color w:val="000000"/>
                  <w:sz w:val="22"/>
                </w:rPr>
                <w:t>never</w:t>
              </w:r>
              <w:proofErr w:type="spellEnd"/>
            </w:ins>
          </w:p>
        </w:tc>
        <w:tc>
          <w:tcPr>
            <w:tcW w:w="1449" w:type="dxa"/>
            <w:noWrap/>
            <w:hideMark/>
            <w:tcPrChange w:id="3264" w:author="Gabriel Correa" w:date="2015-08-25T16:21:00Z">
              <w:tcPr>
                <w:tcW w:w="1401" w:type="dxa"/>
                <w:gridSpan w:val="2"/>
                <w:noWrap/>
                <w:hideMark/>
              </w:tcPr>
            </w:tcPrChange>
          </w:tcPr>
          <w:p w:rsidR="000C082E" w:rsidRPr="000C082E" w:rsidRDefault="000C082E" w:rsidP="000C082E">
            <w:pPr>
              <w:spacing w:after="0"/>
              <w:jc w:val="left"/>
              <w:rPr>
                <w:ins w:id="3265" w:author="Gabriel Correa" w:date="2015-08-25T16:16:00Z"/>
                <w:rFonts w:ascii="Calibri" w:eastAsia="Times New Roman" w:hAnsi="Calibri" w:cs="Calibri"/>
                <w:color w:val="000000"/>
                <w:sz w:val="22"/>
              </w:rPr>
            </w:pPr>
            <w:ins w:id="3266" w:author="Gabriel Correa" w:date="2015-08-25T16:16:00Z">
              <w:r w:rsidRPr="000C082E">
                <w:rPr>
                  <w:rFonts w:ascii="Calibri" w:eastAsia="Times New Roman" w:hAnsi="Calibri" w:cs="Calibri"/>
                  <w:color w:val="000000"/>
                  <w:sz w:val="22"/>
                </w:rPr>
                <w:t>prior</w:t>
              </w:r>
            </w:ins>
          </w:p>
        </w:tc>
        <w:tc>
          <w:tcPr>
            <w:tcW w:w="1603" w:type="dxa"/>
            <w:noWrap/>
            <w:hideMark/>
            <w:tcPrChange w:id="3267" w:author="Gabriel Correa" w:date="2015-08-25T16:21:00Z">
              <w:tcPr>
                <w:tcW w:w="1715" w:type="dxa"/>
                <w:gridSpan w:val="2"/>
                <w:noWrap/>
                <w:hideMark/>
              </w:tcPr>
            </w:tcPrChange>
          </w:tcPr>
          <w:p w:rsidR="000C082E" w:rsidRPr="000C082E" w:rsidRDefault="000C082E" w:rsidP="000C082E">
            <w:pPr>
              <w:spacing w:after="0"/>
              <w:jc w:val="left"/>
              <w:rPr>
                <w:ins w:id="3268" w:author="Gabriel Correa" w:date="2015-08-25T16:16:00Z"/>
                <w:rFonts w:ascii="Calibri" w:eastAsia="Times New Roman" w:hAnsi="Calibri" w:cs="Calibri"/>
                <w:color w:val="000000"/>
                <w:sz w:val="22"/>
              </w:rPr>
            </w:pPr>
            <w:proofErr w:type="spellStart"/>
            <w:ins w:id="3269" w:author="Gabriel Correa" w:date="2015-08-25T16:16:00Z">
              <w:r w:rsidRPr="000C082E">
                <w:rPr>
                  <w:rFonts w:ascii="Calibri" w:eastAsia="Times New Roman" w:hAnsi="Calibri" w:cs="Calibri"/>
                  <w:color w:val="000000"/>
                  <w:sz w:val="22"/>
                </w:rPr>
                <w:t>strict</w:t>
              </w:r>
              <w:proofErr w:type="spellEnd"/>
              <w:r w:rsidRPr="000C082E">
                <w:rPr>
                  <w:rFonts w:ascii="Calibri" w:eastAsia="Times New Roman" w:hAnsi="Calibri" w:cs="Calibri"/>
                  <w:color w:val="000000"/>
                  <w:sz w:val="22"/>
                </w:rPr>
                <w:t>*</w:t>
              </w:r>
            </w:ins>
          </w:p>
        </w:tc>
        <w:tc>
          <w:tcPr>
            <w:tcW w:w="1360" w:type="dxa"/>
            <w:noWrap/>
            <w:hideMark/>
            <w:tcPrChange w:id="3270" w:author="Gabriel Correa" w:date="2015-08-25T16:21:00Z">
              <w:tcPr>
                <w:tcW w:w="1312" w:type="dxa"/>
                <w:noWrap/>
                <w:hideMark/>
              </w:tcPr>
            </w:tcPrChange>
          </w:tcPr>
          <w:p w:rsidR="000C082E" w:rsidRPr="000C082E" w:rsidRDefault="000C082E" w:rsidP="000C082E">
            <w:pPr>
              <w:spacing w:after="0"/>
              <w:jc w:val="left"/>
              <w:rPr>
                <w:ins w:id="3271" w:author="Gabriel Correa" w:date="2015-08-25T16:16:00Z"/>
                <w:rFonts w:ascii="Calibri" w:eastAsia="Times New Roman" w:hAnsi="Calibri" w:cs="Calibri"/>
                <w:color w:val="000000"/>
                <w:sz w:val="22"/>
              </w:rPr>
            </w:pPr>
          </w:p>
        </w:tc>
      </w:tr>
    </w:tbl>
    <w:p w:rsidR="00194EAB" w:rsidRDefault="00194EAB" w:rsidP="00D755F5">
      <w:pPr>
        <w:rPr>
          <w:ins w:id="3272" w:author="Gabriel Correa" w:date="2015-08-25T16:28:00Z"/>
        </w:rPr>
      </w:pPr>
    </w:p>
    <w:p w:rsidR="00D755F5" w:rsidRDefault="00D755F5" w:rsidP="00D755F5">
      <w:pPr>
        <w:rPr>
          <w:ins w:id="3273" w:author="Gabriel Correa" w:date="2015-08-25T16:51:00Z"/>
        </w:rPr>
      </w:pPr>
      <w:ins w:id="3274" w:author="Gabriel Correa" w:date="2015-08-25T16:27:00Z">
        <w:r>
          <w:t xml:space="preserve">Se decide incluir el </w:t>
        </w:r>
        <w:proofErr w:type="spellStart"/>
        <w:r w:rsidRPr="00194EAB">
          <w:rPr>
            <w:i/>
            <w:rPrChange w:id="3275" w:author="Gabriel Correa" w:date="2015-08-25T16:31:00Z">
              <w:rPr/>
            </w:rPrChange>
          </w:rPr>
          <w:t>keyword</w:t>
        </w:r>
        <w:proofErr w:type="spellEnd"/>
        <w:r>
          <w:t xml:space="preserve"> ‘</w:t>
        </w:r>
        <w:proofErr w:type="spellStart"/>
        <w:r>
          <w:t>null</w:t>
        </w:r>
        <w:proofErr w:type="spellEnd"/>
        <w:r>
          <w:t xml:space="preserve">’ porque durante la preparación manual de los datos usados se marcó la gran mayoría de las frases que contenían esta palabra como </w:t>
        </w:r>
        <w:r w:rsidRPr="002B28AD">
          <w:rPr>
            <w:i/>
          </w:rPr>
          <w:t>directiva-</w:t>
        </w:r>
        <w:proofErr w:type="spellStart"/>
        <w:r w:rsidRPr="002B28AD">
          <w:rPr>
            <w:i/>
          </w:rPr>
          <w:t>null</w:t>
        </w:r>
        <w:proofErr w:type="spellEnd"/>
        <w:r>
          <w:t>, una subclase entre las directivas.</w:t>
        </w:r>
      </w:ins>
      <w:ins w:id="3276" w:author="Gabriel Correa" w:date="2015-08-25T16:29:00Z">
        <w:r w:rsidR="00194EAB">
          <w:t xml:space="preserve"> Además, las palabras con * pu</w:t>
        </w:r>
      </w:ins>
      <w:ins w:id="3277" w:author="Gabriel Correa" w:date="2015-08-25T16:31:00Z">
        <w:r w:rsidR="003B7054">
          <w:t>e</w:t>
        </w:r>
      </w:ins>
      <w:ins w:id="3278" w:author="Gabriel Correa" w:date="2015-08-25T16:29:00Z">
        <w:r w:rsidR="00194EAB">
          <w:t xml:space="preserve">den terminar en cualquiera de sus variaciones y </w:t>
        </w:r>
      </w:ins>
      <w:ins w:id="3279" w:author="Gabriel Correa" w:date="2015-08-25T16:31:00Z">
        <w:r w:rsidR="00194EAB">
          <w:t xml:space="preserve">también </w:t>
        </w:r>
      </w:ins>
      <w:ins w:id="3280" w:author="Gabriel Correa" w:date="2015-08-25T16:29:00Z">
        <w:r w:rsidR="00194EAB">
          <w:t>ser</w:t>
        </w:r>
      </w:ins>
      <w:ins w:id="3281" w:author="Gabriel Correa" w:date="2015-08-25T16:31:00Z">
        <w:r w:rsidR="00194EAB">
          <w:t xml:space="preserve">án consideradas como </w:t>
        </w:r>
        <w:proofErr w:type="spellStart"/>
        <w:r w:rsidR="00194EAB" w:rsidRPr="00194EAB">
          <w:rPr>
            <w:i/>
            <w:rPrChange w:id="3282" w:author="Gabriel Correa" w:date="2015-08-25T16:31:00Z">
              <w:rPr/>
            </w:rPrChange>
          </w:rPr>
          <w:t>keywords</w:t>
        </w:r>
        <w:proofErr w:type="spellEnd"/>
        <w:r w:rsidR="00194EAB">
          <w:t>.</w:t>
        </w:r>
      </w:ins>
    </w:p>
    <w:p w:rsidR="007A0A55" w:rsidRDefault="007A0A55" w:rsidP="00D755F5">
      <w:pPr>
        <w:rPr>
          <w:ins w:id="3283" w:author="Gabriel Correa" w:date="2015-08-25T16:51:00Z"/>
        </w:rPr>
      </w:pPr>
    </w:p>
    <w:p w:rsidR="00D86BEF" w:rsidRDefault="00096772" w:rsidP="005D2320">
      <w:pPr>
        <w:pStyle w:val="Epgrafe"/>
        <w:keepNext/>
        <w:rPr>
          <w:ins w:id="3284" w:author="Gabriel Correa" w:date="2015-08-25T17:04:00Z"/>
        </w:rPr>
      </w:pPr>
      <w:bookmarkStart w:id="3285" w:name="_Ref428285594"/>
      <w:ins w:id="3286" w:author="Gabriel Correa" w:date="2015-08-25T17:02:00Z">
        <w:r>
          <w:t xml:space="preserve">Tabla </w:t>
        </w:r>
      </w:ins>
      <w:ins w:id="3287" w:author="Gabriel Correa" w:date="2015-08-28T00:22:00Z">
        <w:r w:rsidR="00F002B6">
          <w:fldChar w:fldCharType="begin"/>
        </w:r>
        <w:r w:rsidR="00F002B6">
          <w:instrText xml:space="preserve"> STYLEREF 1 \s </w:instrText>
        </w:r>
      </w:ins>
      <w:r w:rsidR="00F002B6">
        <w:fldChar w:fldCharType="separate"/>
      </w:r>
      <w:r w:rsidR="00F002B6">
        <w:rPr>
          <w:noProof/>
        </w:rPr>
        <w:t>6</w:t>
      </w:r>
      <w:ins w:id="3288"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289" w:author="Gabriel Correa" w:date="2015-08-28T00:22:00Z">
        <w:r w:rsidR="00F002B6">
          <w:rPr>
            <w:noProof/>
          </w:rPr>
          <w:t>3</w:t>
        </w:r>
        <w:r w:rsidR="00F002B6">
          <w:fldChar w:fldCharType="end"/>
        </w:r>
      </w:ins>
      <w:del w:id="3290"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3285"/>
      <w:ins w:id="3291" w:author="Gabriel Correa" w:date="2015-08-25T17:02:00Z">
        <w:r>
          <w:t>:   Resultados de clasificar</w:t>
        </w:r>
      </w:ins>
      <w:ins w:id="3292" w:author="Gabriel Correa" w:date="2015-08-25T17:03:00Z">
        <w:r w:rsidR="00D86BEF">
          <w:t xml:space="preserve"> comentarios</w:t>
        </w:r>
      </w:ins>
      <w:ins w:id="3293" w:author="Gabriel Correa" w:date="2015-08-25T17:02:00Z">
        <w:r>
          <w:t xml:space="preserve"> </w:t>
        </w:r>
      </w:ins>
      <w:ins w:id="3294" w:author="Gabriel Correa" w:date="2015-08-25T17:03:00Z">
        <w:r w:rsidR="00D86BEF">
          <w:t xml:space="preserve">de cada API </w:t>
        </w:r>
      </w:ins>
      <w:ins w:id="3295" w:author="Gabriel Correa" w:date="2015-08-25T17:02:00Z">
        <w:r>
          <w:t xml:space="preserve">usando la regla de los </w:t>
        </w:r>
        <w:proofErr w:type="spellStart"/>
        <w:r w:rsidRPr="00096772">
          <w:rPr>
            <w:i/>
            <w:rPrChange w:id="3296" w:author="Gabriel Correa" w:date="2015-08-25T17:02:00Z">
              <w:rPr>
                <w:b w:val="0"/>
                <w:bCs w:val="0"/>
                <w:color w:val="auto"/>
                <w:sz w:val="24"/>
                <w:szCs w:val="22"/>
              </w:rPr>
            </w:rPrChange>
          </w:rPr>
          <w:t>keywords</w:t>
        </w:r>
      </w:ins>
      <w:proofErr w:type="spellEnd"/>
      <w:ins w:id="3297" w:author="Gabriel Correa" w:date="2015-08-25T17:03:00Z">
        <w:r w:rsidR="00D86BEF">
          <w:t>.</w:t>
        </w:r>
      </w:ins>
    </w:p>
    <w:tbl>
      <w:tblPr>
        <w:tblStyle w:val="Estilo2"/>
        <w:tblW w:w="9100" w:type="dxa"/>
        <w:jc w:val="center"/>
        <w:tblLook w:val="04A0" w:firstRow="1" w:lastRow="0" w:firstColumn="1" w:lastColumn="0" w:noHBand="0" w:noVBand="1"/>
        <w:tblPrChange w:id="3298"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3299">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3300" w:author="Gabriel Correa" w:date="2015-08-25T16:52:00Z"/>
          <w:trPrChange w:id="3301"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3302"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3303" w:author="Gabriel Correa" w:date="2015-08-25T16:52:00Z"/>
              </w:rPr>
            </w:pPr>
          </w:p>
        </w:tc>
        <w:tc>
          <w:tcPr>
            <w:tcW w:w="3445" w:type="dxa"/>
            <w:gridSpan w:val="3"/>
            <w:tcBorders>
              <w:top w:val="nil"/>
              <w:bottom w:val="single" w:sz="12" w:space="0" w:color="000000" w:themeColor="text1"/>
            </w:tcBorders>
            <w:noWrap/>
            <w:hideMark/>
            <w:tcPrChange w:id="3304"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3305" w:author="Gabriel Correa" w:date="2015-08-25T16:52:00Z"/>
              </w:rPr>
              <w:pPrChange w:id="3306"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3307" w:author="Gabriel Correa" w:date="2015-08-25T16:52:00Z">
              <w:r w:rsidRPr="007A0A55">
                <w:t xml:space="preserve">Set #1 </w:t>
              </w:r>
              <w:proofErr w:type="spellStart"/>
              <w:r w:rsidRPr="007A0A55">
                <w:t>Keywords</w:t>
              </w:r>
              <w:proofErr w:type="spellEnd"/>
            </w:ins>
          </w:p>
        </w:tc>
        <w:tc>
          <w:tcPr>
            <w:tcW w:w="3562" w:type="dxa"/>
            <w:gridSpan w:val="3"/>
            <w:tcBorders>
              <w:top w:val="nil"/>
              <w:bottom w:val="single" w:sz="12" w:space="0" w:color="000000" w:themeColor="text1"/>
            </w:tcBorders>
            <w:noWrap/>
            <w:hideMark/>
            <w:tcPrChange w:id="3308"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3309" w:author="Gabriel Correa" w:date="2015-08-25T16:52:00Z"/>
              </w:rPr>
              <w:pPrChange w:id="3310"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3311" w:author="Gabriel Correa" w:date="2015-08-25T16:52:00Z">
              <w:r w:rsidRPr="007A0A55">
                <w:t xml:space="preserve">Set #2 </w:t>
              </w:r>
              <w:proofErr w:type="spellStart"/>
              <w:r w:rsidRPr="007A0A55">
                <w:t>Keywo</w:t>
              </w:r>
              <w:r>
                <w:t>r</w:t>
              </w:r>
              <w:r w:rsidRPr="007A0A55">
                <w:t>ds</w:t>
              </w:r>
              <w:proofErr w:type="spellEnd"/>
              <w:r w:rsidRPr="007A0A55">
                <w:t xml:space="preserve"> (con </w:t>
              </w:r>
              <w:proofErr w:type="spellStart"/>
              <w:r w:rsidRPr="007A0A55">
                <w:t>null</w:t>
              </w:r>
              <w:proofErr w:type="spellEnd"/>
              <w:r w:rsidRPr="007A0A55">
                <w:t>)</w:t>
              </w:r>
            </w:ins>
          </w:p>
        </w:tc>
      </w:tr>
      <w:tr w:rsidR="00096772" w:rsidRPr="007A0A55" w:rsidTr="00096772">
        <w:tblPrEx>
          <w:tblPrExChange w:id="3312" w:author="Gabriel Correa" w:date="2015-08-25T17:00:00Z">
            <w:tblPrEx>
              <w:tblW w:w="9237" w:type="dxa"/>
            </w:tblPrEx>
          </w:tblPrExChange>
        </w:tblPrEx>
        <w:trPr>
          <w:trHeight w:val="300"/>
          <w:jc w:val="center"/>
          <w:ins w:id="3313" w:author="Gabriel Correa" w:date="2015-08-25T16:52:00Z"/>
          <w:trPrChange w:id="3314"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3315"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3316" w:author="Gabriel Correa" w:date="2015-08-25T16:52:00Z"/>
              </w:rPr>
            </w:pPr>
          </w:p>
        </w:tc>
        <w:tc>
          <w:tcPr>
            <w:tcW w:w="992" w:type="dxa"/>
            <w:tcBorders>
              <w:top w:val="single" w:sz="12" w:space="0" w:color="000000" w:themeColor="text1"/>
              <w:bottom w:val="single" w:sz="12" w:space="0" w:color="000000" w:themeColor="text1"/>
            </w:tcBorders>
            <w:noWrap/>
            <w:hideMark/>
            <w:tcPrChange w:id="3317"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3318" w:author="Gabriel Correa" w:date="2015-08-25T16:52:00Z"/>
              </w:rPr>
              <w:pPrChange w:id="3319" w:author="Gabriel Correa" w:date="2015-08-25T16:57:00Z">
                <w:pPr/>
              </w:pPrChange>
            </w:pPr>
            <w:proofErr w:type="spellStart"/>
            <w:ins w:id="3320" w:author="Gabriel Correa" w:date="2015-08-25T16:52:00Z">
              <w:r w:rsidRPr="007A0A55">
                <w:t>recall</w:t>
              </w:r>
              <w:proofErr w:type="spellEnd"/>
            </w:ins>
          </w:p>
        </w:tc>
        <w:tc>
          <w:tcPr>
            <w:tcW w:w="1096" w:type="dxa"/>
            <w:tcBorders>
              <w:top w:val="single" w:sz="12" w:space="0" w:color="000000" w:themeColor="text1"/>
              <w:bottom w:val="single" w:sz="12" w:space="0" w:color="000000" w:themeColor="text1"/>
            </w:tcBorders>
            <w:noWrap/>
            <w:hideMark/>
            <w:tcPrChange w:id="3321"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3322" w:author="Gabriel Correa" w:date="2015-08-25T16:52:00Z"/>
              </w:rPr>
              <w:pPrChange w:id="3323" w:author="Gabriel Correa" w:date="2015-08-25T16:57:00Z">
                <w:pPr/>
              </w:pPrChange>
            </w:pPr>
            <w:proofErr w:type="spellStart"/>
            <w:ins w:id="3324" w:author="Gabriel Correa" w:date="2015-08-25T16:52:00Z">
              <w:r w:rsidRPr="007A0A55">
                <w:t>precision</w:t>
              </w:r>
              <w:proofErr w:type="spellEnd"/>
            </w:ins>
          </w:p>
        </w:tc>
        <w:tc>
          <w:tcPr>
            <w:tcW w:w="1357" w:type="dxa"/>
            <w:tcBorders>
              <w:top w:val="single" w:sz="12" w:space="0" w:color="000000" w:themeColor="text1"/>
              <w:bottom w:val="single" w:sz="12" w:space="0" w:color="000000" w:themeColor="text1"/>
              <w:right w:val="nil"/>
            </w:tcBorders>
            <w:noWrap/>
            <w:hideMark/>
            <w:tcPrChange w:id="3325"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3326" w:author="Gabriel Correa" w:date="2015-08-25T16:52:00Z"/>
              </w:rPr>
              <w:pPrChange w:id="3327" w:author="Gabriel Correa" w:date="2015-08-25T16:57:00Z">
                <w:pPr/>
              </w:pPrChange>
            </w:pPr>
            <w:ins w:id="3328" w:author="Gabriel Correa" w:date="2015-08-25T16:52:00Z">
              <w:r w:rsidRPr="007A0A55">
                <w:t>f-</w:t>
              </w:r>
              <w:proofErr w:type="spellStart"/>
              <w:r w:rsidRPr="007A0A55">
                <w:t>measure</w:t>
              </w:r>
              <w:proofErr w:type="spellEnd"/>
            </w:ins>
          </w:p>
        </w:tc>
        <w:tc>
          <w:tcPr>
            <w:tcW w:w="992" w:type="dxa"/>
            <w:tcBorders>
              <w:top w:val="single" w:sz="12" w:space="0" w:color="000000" w:themeColor="text1"/>
              <w:left w:val="nil"/>
              <w:bottom w:val="single" w:sz="12" w:space="0" w:color="000000" w:themeColor="text1"/>
            </w:tcBorders>
            <w:noWrap/>
            <w:hideMark/>
            <w:tcPrChange w:id="3329"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3330" w:author="Gabriel Correa" w:date="2015-08-25T16:52:00Z"/>
              </w:rPr>
              <w:pPrChange w:id="3331" w:author="Gabriel Correa" w:date="2015-08-25T16:57:00Z">
                <w:pPr/>
              </w:pPrChange>
            </w:pPr>
            <w:proofErr w:type="spellStart"/>
            <w:ins w:id="3332" w:author="Gabriel Correa" w:date="2015-08-25T16:52:00Z">
              <w:r w:rsidRPr="007A0A55">
                <w:t>recall</w:t>
              </w:r>
              <w:proofErr w:type="spellEnd"/>
            </w:ins>
          </w:p>
        </w:tc>
        <w:tc>
          <w:tcPr>
            <w:tcW w:w="1096" w:type="dxa"/>
            <w:tcBorders>
              <w:top w:val="single" w:sz="12" w:space="0" w:color="000000" w:themeColor="text1"/>
              <w:bottom w:val="single" w:sz="12" w:space="0" w:color="000000" w:themeColor="text1"/>
            </w:tcBorders>
            <w:noWrap/>
            <w:hideMark/>
            <w:tcPrChange w:id="3333"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3334" w:author="Gabriel Correa" w:date="2015-08-25T16:52:00Z"/>
              </w:rPr>
              <w:pPrChange w:id="3335" w:author="Gabriel Correa" w:date="2015-08-25T16:57:00Z">
                <w:pPr/>
              </w:pPrChange>
            </w:pPr>
            <w:proofErr w:type="spellStart"/>
            <w:ins w:id="3336" w:author="Gabriel Correa" w:date="2015-08-25T16:52:00Z">
              <w:r w:rsidRPr="007A0A55">
                <w:t>precision</w:t>
              </w:r>
              <w:proofErr w:type="spellEnd"/>
            </w:ins>
          </w:p>
        </w:tc>
        <w:tc>
          <w:tcPr>
            <w:tcW w:w="1474" w:type="dxa"/>
            <w:tcBorders>
              <w:top w:val="single" w:sz="12" w:space="0" w:color="000000" w:themeColor="text1"/>
              <w:bottom w:val="single" w:sz="12" w:space="0" w:color="000000" w:themeColor="text1"/>
            </w:tcBorders>
            <w:noWrap/>
            <w:hideMark/>
            <w:tcPrChange w:id="3337"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3338" w:author="Gabriel Correa" w:date="2015-08-25T16:52:00Z"/>
              </w:rPr>
              <w:pPrChange w:id="3339" w:author="Gabriel Correa" w:date="2015-08-25T16:57:00Z">
                <w:pPr/>
              </w:pPrChange>
            </w:pPr>
            <w:ins w:id="3340" w:author="Gabriel Correa" w:date="2015-08-25T16:52:00Z">
              <w:r w:rsidRPr="007A0A55">
                <w:t>f-</w:t>
              </w:r>
              <w:proofErr w:type="spellStart"/>
              <w:r w:rsidRPr="007A0A55">
                <w:t>measure</w:t>
              </w:r>
              <w:proofErr w:type="spellEnd"/>
            </w:ins>
          </w:p>
        </w:tc>
      </w:tr>
      <w:tr w:rsidR="00096772" w:rsidRPr="007A0A55" w:rsidTr="00096772">
        <w:tblPrEx>
          <w:tblPrExChange w:id="3341" w:author="Gabriel Correa" w:date="2015-08-25T17:00:00Z">
            <w:tblPrEx>
              <w:tblW w:w="8997" w:type="dxa"/>
            </w:tblPrEx>
          </w:tblPrExChange>
        </w:tblPrEx>
        <w:trPr>
          <w:trHeight w:val="300"/>
          <w:jc w:val="center"/>
          <w:ins w:id="3342" w:author="Gabriel Correa" w:date="2015-08-25T16:52:00Z"/>
          <w:trPrChange w:id="3343"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3344"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3345" w:author="Gabriel Correa" w:date="2015-08-25T16:52:00Z"/>
              </w:rPr>
            </w:pPr>
            <w:ins w:id="3346" w:author="Gabriel Correa" w:date="2015-08-25T16:52:00Z">
              <w:r w:rsidRPr="007A0A55">
                <w:t xml:space="preserve">Apache </w:t>
              </w:r>
              <w:proofErr w:type="spellStart"/>
              <w:r w:rsidRPr="007A0A55">
                <w:t>Commons</w:t>
              </w:r>
              <w:proofErr w:type="spellEnd"/>
            </w:ins>
          </w:p>
        </w:tc>
        <w:tc>
          <w:tcPr>
            <w:tcW w:w="992" w:type="dxa"/>
            <w:tcBorders>
              <w:top w:val="single" w:sz="12" w:space="0" w:color="000000" w:themeColor="text1"/>
              <w:left w:val="dotDash" w:sz="4" w:space="0" w:color="A6A6A6" w:themeColor="background1" w:themeShade="A6"/>
            </w:tcBorders>
            <w:noWrap/>
            <w:hideMark/>
            <w:tcPrChange w:id="3347"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3348" w:author="Gabriel Correa" w:date="2015-08-25T16:52:00Z"/>
              </w:rPr>
              <w:pPrChange w:id="3349" w:author="Gabriel Correa" w:date="2015-08-25T16:57:00Z">
                <w:pPr/>
              </w:pPrChange>
            </w:pPr>
            <w:ins w:id="3350" w:author="Gabriel Correa" w:date="2015-08-25T16:52:00Z">
              <w:r w:rsidRPr="007A0A55">
                <w:t>0.25</w:t>
              </w:r>
            </w:ins>
          </w:p>
        </w:tc>
        <w:tc>
          <w:tcPr>
            <w:tcW w:w="1096" w:type="dxa"/>
            <w:tcBorders>
              <w:top w:val="single" w:sz="12" w:space="0" w:color="000000" w:themeColor="text1"/>
            </w:tcBorders>
            <w:noWrap/>
            <w:hideMark/>
            <w:tcPrChange w:id="3351"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3352" w:author="Gabriel Correa" w:date="2015-08-25T16:52:00Z"/>
              </w:rPr>
              <w:pPrChange w:id="3353" w:author="Gabriel Correa" w:date="2015-08-25T16:57:00Z">
                <w:pPr/>
              </w:pPrChange>
            </w:pPr>
            <w:ins w:id="3354"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3355"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3356" w:author="Gabriel Correa" w:date="2015-08-25T16:52:00Z"/>
              </w:rPr>
              <w:pPrChange w:id="3357" w:author="Gabriel Correa" w:date="2015-08-25T16:57:00Z">
                <w:pPr/>
              </w:pPrChange>
            </w:pPr>
            <w:ins w:id="3358"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3359"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3360" w:author="Gabriel Correa" w:date="2015-08-25T16:52:00Z"/>
              </w:rPr>
              <w:pPrChange w:id="3361" w:author="Gabriel Correa" w:date="2015-08-25T16:57:00Z">
                <w:pPr/>
              </w:pPrChange>
            </w:pPr>
            <w:ins w:id="3362" w:author="Gabriel Correa" w:date="2015-08-25T16:52:00Z">
              <w:r w:rsidRPr="007A0A55">
                <w:t>0.49</w:t>
              </w:r>
            </w:ins>
          </w:p>
        </w:tc>
        <w:tc>
          <w:tcPr>
            <w:tcW w:w="1096" w:type="dxa"/>
            <w:tcBorders>
              <w:top w:val="single" w:sz="12" w:space="0" w:color="000000" w:themeColor="text1"/>
            </w:tcBorders>
            <w:noWrap/>
            <w:hideMark/>
            <w:tcPrChange w:id="3363"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3364" w:author="Gabriel Correa" w:date="2015-08-25T16:52:00Z"/>
              </w:rPr>
              <w:pPrChange w:id="3365" w:author="Gabriel Correa" w:date="2015-08-25T16:57:00Z">
                <w:pPr/>
              </w:pPrChange>
            </w:pPr>
            <w:ins w:id="3366" w:author="Gabriel Correa" w:date="2015-08-25T16:52:00Z">
              <w:r w:rsidRPr="007A0A55">
                <w:t>0.69</w:t>
              </w:r>
            </w:ins>
          </w:p>
        </w:tc>
        <w:tc>
          <w:tcPr>
            <w:tcW w:w="1474" w:type="dxa"/>
            <w:tcBorders>
              <w:top w:val="single" w:sz="12" w:space="0" w:color="000000" w:themeColor="text1"/>
            </w:tcBorders>
            <w:noWrap/>
            <w:hideMark/>
            <w:tcPrChange w:id="3367"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3368" w:author="Gabriel Correa" w:date="2015-08-25T16:52:00Z"/>
              </w:rPr>
              <w:pPrChange w:id="3369" w:author="Gabriel Correa" w:date="2015-08-25T16:57:00Z">
                <w:pPr/>
              </w:pPrChange>
            </w:pPr>
            <w:ins w:id="3370" w:author="Gabriel Correa" w:date="2015-08-25T16:52:00Z">
              <w:r w:rsidRPr="007A0A55">
                <w:t>0.57</w:t>
              </w:r>
            </w:ins>
          </w:p>
        </w:tc>
      </w:tr>
      <w:tr w:rsidR="00096772" w:rsidRPr="007A0A55" w:rsidTr="00096772">
        <w:tblPrEx>
          <w:tblPrExChange w:id="3371" w:author="Gabriel Correa" w:date="2015-08-25T17:00:00Z">
            <w:tblPrEx>
              <w:tblW w:w="8670" w:type="dxa"/>
            </w:tblPrEx>
          </w:tblPrExChange>
        </w:tblPrEx>
        <w:trPr>
          <w:trHeight w:val="300"/>
          <w:jc w:val="center"/>
          <w:ins w:id="3372" w:author="Gabriel Correa" w:date="2015-08-25T16:52:00Z"/>
          <w:trPrChange w:id="3373"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3374"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3375" w:author="Gabriel Correa" w:date="2015-08-25T16:52:00Z"/>
              </w:rPr>
            </w:pPr>
            <w:ins w:id="3376" w:author="Gabriel Correa" w:date="2015-08-25T16:52:00Z">
              <w:r w:rsidRPr="007A0A55">
                <w:t>Java</w:t>
              </w:r>
            </w:ins>
          </w:p>
        </w:tc>
        <w:tc>
          <w:tcPr>
            <w:tcW w:w="992" w:type="dxa"/>
            <w:tcBorders>
              <w:left w:val="dotDash" w:sz="4" w:space="0" w:color="A6A6A6" w:themeColor="background1" w:themeShade="A6"/>
            </w:tcBorders>
            <w:noWrap/>
            <w:hideMark/>
            <w:tcPrChange w:id="3377"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3378" w:author="Gabriel Correa" w:date="2015-08-25T16:52:00Z"/>
              </w:rPr>
              <w:pPrChange w:id="3379" w:author="Gabriel Correa" w:date="2015-08-25T16:57:00Z">
                <w:pPr/>
              </w:pPrChange>
            </w:pPr>
            <w:ins w:id="3380" w:author="Gabriel Correa" w:date="2015-08-25T16:52:00Z">
              <w:r w:rsidRPr="007A0A55">
                <w:t>0.43</w:t>
              </w:r>
            </w:ins>
          </w:p>
        </w:tc>
        <w:tc>
          <w:tcPr>
            <w:tcW w:w="1096" w:type="dxa"/>
            <w:noWrap/>
            <w:hideMark/>
            <w:tcPrChange w:id="3381" w:author="Gabriel Correa" w:date="2015-08-25T17:00:00Z">
              <w:tcPr>
                <w:tcW w:w="1096" w:type="dxa"/>
                <w:noWrap/>
                <w:hideMark/>
              </w:tcPr>
            </w:tcPrChange>
          </w:tcPr>
          <w:p w:rsidR="007A0A55" w:rsidRPr="007A0A55" w:rsidRDefault="007A0A55">
            <w:pPr>
              <w:jc w:val="right"/>
              <w:rPr>
                <w:ins w:id="3382" w:author="Gabriel Correa" w:date="2015-08-25T16:52:00Z"/>
              </w:rPr>
              <w:pPrChange w:id="3383" w:author="Gabriel Correa" w:date="2015-08-25T16:57:00Z">
                <w:pPr/>
              </w:pPrChange>
            </w:pPr>
            <w:ins w:id="3384" w:author="Gabriel Correa" w:date="2015-08-25T16:52:00Z">
              <w:r w:rsidRPr="007A0A55">
                <w:t>0.64</w:t>
              </w:r>
            </w:ins>
          </w:p>
        </w:tc>
        <w:tc>
          <w:tcPr>
            <w:tcW w:w="1357" w:type="dxa"/>
            <w:tcBorders>
              <w:right w:val="dotDash" w:sz="4" w:space="0" w:color="A6A6A6" w:themeColor="background1" w:themeShade="A6"/>
            </w:tcBorders>
            <w:noWrap/>
            <w:hideMark/>
            <w:tcPrChange w:id="3385"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3386" w:author="Gabriel Correa" w:date="2015-08-25T16:52:00Z"/>
              </w:rPr>
              <w:pPrChange w:id="3387" w:author="Gabriel Correa" w:date="2015-08-25T16:57:00Z">
                <w:pPr/>
              </w:pPrChange>
            </w:pPr>
            <w:ins w:id="3388" w:author="Gabriel Correa" w:date="2015-08-25T16:52:00Z">
              <w:r w:rsidRPr="007A0A55">
                <w:t>0.52</w:t>
              </w:r>
            </w:ins>
          </w:p>
        </w:tc>
        <w:tc>
          <w:tcPr>
            <w:tcW w:w="992" w:type="dxa"/>
            <w:tcBorders>
              <w:left w:val="dotDash" w:sz="4" w:space="0" w:color="A6A6A6" w:themeColor="background1" w:themeShade="A6"/>
            </w:tcBorders>
            <w:noWrap/>
            <w:hideMark/>
            <w:tcPrChange w:id="3389"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3390" w:author="Gabriel Correa" w:date="2015-08-25T16:52:00Z"/>
              </w:rPr>
              <w:pPrChange w:id="3391" w:author="Gabriel Correa" w:date="2015-08-25T16:57:00Z">
                <w:pPr/>
              </w:pPrChange>
            </w:pPr>
            <w:ins w:id="3392" w:author="Gabriel Correa" w:date="2015-08-25T16:52:00Z">
              <w:r w:rsidRPr="007A0A55">
                <w:t>0.57</w:t>
              </w:r>
            </w:ins>
          </w:p>
        </w:tc>
        <w:tc>
          <w:tcPr>
            <w:tcW w:w="1096" w:type="dxa"/>
            <w:noWrap/>
            <w:hideMark/>
            <w:tcPrChange w:id="3393" w:author="Gabriel Correa" w:date="2015-08-25T17:00:00Z">
              <w:tcPr>
                <w:tcW w:w="992" w:type="dxa"/>
                <w:gridSpan w:val="3"/>
                <w:noWrap/>
                <w:hideMark/>
              </w:tcPr>
            </w:tcPrChange>
          </w:tcPr>
          <w:p w:rsidR="007A0A55" w:rsidRPr="007A0A55" w:rsidRDefault="007A0A55">
            <w:pPr>
              <w:jc w:val="right"/>
              <w:rPr>
                <w:ins w:id="3394" w:author="Gabriel Correa" w:date="2015-08-25T16:52:00Z"/>
              </w:rPr>
              <w:pPrChange w:id="3395" w:author="Gabriel Correa" w:date="2015-08-25T16:57:00Z">
                <w:pPr/>
              </w:pPrChange>
            </w:pPr>
            <w:ins w:id="3396" w:author="Gabriel Correa" w:date="2015-08-25T16:52:00Z">
              <w:r w:rsidRPr="007A0A55">
                <w:t>0.69</w:t>
              </w:r>
            </w:ins>
          </w:p>
        </w:tc>
        <w:tc>
          <w:tcPr>
            <w:tcW w:w="1474" w:type="dxa"/>
            <w:noWrap/>
            <w:hideMark/>
            <w:tcPrChange w:id="3397" w:author="Gabriel Correa" w:date="2015-08-25T17:00:00Z">
              <w:tcPr>
                <w:tcW w:w="1474" w:type="dxa"/>
                <w:gridSpan w:val="4"/>
                <w:noWrap/>
                <w:hideMark/>
              </w:tcPr>
            </w:tcPrChange>
          </w:tcPr>
          <w:p w:rsidR="007A0A55" w:rsidRPr="007A0A55" w:rsidRDefault="007A0A55">
            <w:pPr>
              <w:jc w:val="right"/>
              <w:rPr>
                <w:ins w:id="3398" w:author="Gabriel Correa" w:date="2015-08-25T16:52:00Z"/>
              </w:rPr>
              <w:pPrChange w:id="3399" w:author="Gabriel Correa" w:date="2015-08-25T16:57:00Z">
                <w:pPr/>
              </w:pPrChange>
            </w:pPr>
            <w:ins w:id="3400" w:author="Gabriel Correa" w:date="2015-08-25T16:52:00Z">
              <w:r w:rsidRPr="007A0A55">
                <w:t>0.62</w:t>
              </w:r>
            </w:ins>
          </w:p>
        </w:tc>
      </w:tr>
      <w:tr w:rsidR="00096772" w:rsidRPr="007A0A55" w:rsidTr="00096772">
        <w:tblPrEx>
          <w:tblPrExChange w:id="3401" w:author="Gabriel Correa" w:date="2015-08-25T17:00:00Z">
            <w:tblPrEx>
              <w:tblW w:w="8997" w:type="dxa"/>
            </w:tblPrEx>
          </w:tblPrExChange>
        </w:tblPrEx>
        <w:trPr>
          <w:trHeight w:val="300"/>
          <w:jc w:val="center"/>
          <w:ins w:id="3402" w:author="Gabriel Correa" w:date="2015-08-25T16:52:00Z"/>
          <w:trPrChange w:id="3403"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404"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3405" w:author="Gabriel Correa" w:date="2015-08-25T16:52:00Z"/>
              </w:rPr>
            </w:pPr>
            <w:proofErr w:type="spellStart"/>
            <w:ins w:id="3406" w:author="Gabriel Correa" w:date="2015-08-25T16:52:00Z">
              <w:r w:rsidRPr="007A0A55">
                <w:t>Jface</w:t>
              </w:r>
              <w:proofErr w:type="spellEnd"/>
            </w:ins>
          </w:p>
        </w:tc>
        <w:tc>
          <w:tcPr>
            <w:tcW w:w="992" w:type="dxa"/>
            <w:tcBorders>
              <w:left w:val="dotDash" w:sz="4" w:space="0" w:color="A6A6A6" w:themeColor="background1" w:themeShade="A6"/>
              <w:bottom w:val="nil"/>
            </w:tcBorders>
            <w:noWrap/>
            <w:hideMark/>
            <w:tcPrChange w:id="3407"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3408" w:author="Gabriel Correa" w:date="2015-08-25T16:52:00Z"/>
              </w:rPr>
              <w:pPrChange w:id="3409" w:author="Gabriel Correa" w:date="2015-08-25T16:57:00Z">
                <w:pPr/>
              </w:pPrChange>
            </w:pPr>
            <w:ins w:id="3410" w:author="Gabriel Correa" w:date="2015-08-25T16:52:00Z">
              <w:r w:rsidRPr="007A0A55">
                <w:t>0.58</w:t>
              </w:r>
            </w:ins>
          </w:p>
        </w:tc>
        <w:tc>
          <w:tcPr>
            <w:tcW w:w="1096" w:type="dxa"/>
            <w:tcBorders>
              <w:bottom w:val="nil"/>
            </w:tcBorders>
            <w:noWrap/>
            <w:hideMark/>
            <w:tcPrChange w:id="3411" w:author="Gabriel Correa" w:date="2015-08-25T17:00:00Z">
              <w:tcPr>
                <w:tcW w:w="1096" w:type="dxa"/>
                <w:tcBorders>
                  <w:bottom w:val="nil"/>
                </w:tcBorders>
                <w:noWrap/>
                <w:hideMark/>
              </w:tcPr>
            </w:tcPrChange>
          </w:tcPr>
          <w:p w:rsidR="007A0A55" w:rsidRPr="007A0A55" w:rsidRDefault="007A0A55">
            <w:pPr>
              <w:jc w:val="right"/>
              <w:rPr>
                <w:ins w:id="3412" w:author="Gabriel Correa" w:date="2015-08-25T16:52:00Z"/>
              </w:rPr>
              <w:pPrChange w:id="3413" w:author="Gabriel Correa" w:date="2015-08-25T16:57:00Z">
                <w:pPr/>
              </w:pPrChange>
            </w:pPr>
            <w:ins w:id="3414" w:author="Gabriel Correa" w:date="2015-08-25T16:52:00Z">
              <w:r w:rsidRPr="007A0A55">
                <w:t>0.55</w:t>
              </w:r>
            </w:ins>
          </w:p>
        </w:tc>
        <w:tc>
          <w:tcPr>
            <w:tcW w:w="1357" w:type="dxa"/>
            <w:tcBorders>
              <w:bottom w:val="nil"/>
              <w:right w:val="dotDash" w:sz="4" w:space="0" w:color="A6A6A6" w:themeColor="background1" w:themeShade="A6"/>
            </w:tcBorders>
            <w:noWrap/>
            <w:hideMark/>
            <w:tcPrChange w:id="3415"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3416" w:author="Gabriel Correa" w:date="2015-08-25T16:52:00Z"/>
              </w:rPr>
              <w:pPrChange w:id="3417" w:author="Gabriel Correa" w:date="2015-08-25T16:57:00Z">
                <w:pPr/>
              </w:pPrChange>
            </w:pPr>
            <w:ins w:id="3418" w:author="Gabriel Correa" w:date="2015-08-25T16:52:00Z">
              <w:r w:rsidRPr="007A0A55">
                <w:t>0.57</w:t>
              </w:r>
            </w:ins>
          </w:p>
        </w:tc>
        <w:tc>
          <w:tcPr>
            <w:tcW w:w="992" w:type="dxa"/>
            <w:tcBorders>
              <w:left w:val="dotDash" w:sz="4" w:space="0" w:color="A6A6A6" w:themeColor="background1" w:themeShade="A6"/>
              <w:bottom w:val="nil"/>
            </w:tcBorders>
            <w:noWrap/>
            <w:hideMark/>
            <w:tcPrChange w:id="3419"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3420" w:author="Gabriel Correa" w:date="2015-08-25T16:52:00Z"/>
              </w:rPr>
              <w:pPrChange w:id="3421" w:author="Gabriel Correa" w:date="2015-08-25T16:57:00Z">
                <w:pPr/>
              </w:pPrChange>
            </w:pPr>
            <w:ins w:id="3422" w:author="Gabriel Correa" w:date="2015-08-25T16:52:00Z">
              <w:r w:rsidRPr="007A0A55">
                <w:t>0.91</w:t>
              </w:r>
            </w:ins>
          </w:p>
        </w:tc>
        <w:tc>
          <w:tcPr>
            <w:tcW w:w="1096" w:type="dxa"/>
            <w:tcBorders>
              <w:bottom w:val="nil"/>
            </w:tcBorders>
            <w:noWrap/>
            <w:hideMark/>
            <w:tcPrChange w:id="3423" w:author="Gabriel Correa" w:date="2015-08-25T17:00:00Z">
              <w:tcPr>
                <w:tcW w:w="1319" w:type="dxa"/>
                <w:gridSpan w:val="4"/>
                <w:tcBorders>
                  <w:bottom w:val="nil"/>
                </w:tcBorders>
                <w:noWrap/>
                <w:hideMark/>
              </w:tcPr>
            </w:tcPrChange>
          </w:tcPr>
          <w:p w:rsidR="007A0A55" w:rsidRPr="007A0A55" w:rsidRDefault="007A0A55">
            <w:pPr>
              <w:jc w:val="right"/>
              <w:rPr>
                <w:ins w:id="3424" w:author="Gabriel Correa" w:date="2015-08-25T16:52:00Z"/>
              </w:rPr>
              <w:pPrChange w:id="3425" w:author="Gabriel Correa" w:date="2015-08-25T16:57:00Z">
                <w:pPr/>
              </w:pPrChange>
            </w:pPr>
            <w:ins w:id="3426" w:author="Gabriel Correa" w:date="2015-08-25T16:52:00Z">
              <w:r w:rsidRPr="007A0A55">
                <w:t>0.63</w:t>
              </w:r>
            </w:ins>
          </w:p>
        </w:tc>
        <w:tc>
          <w:tcPr>
            <w:tcW w:w="1474" w:type="dxa"/>
            <w:tcBorders>
              <w:bottom w:val="nil"/>
            </w:tcBorders>
            <w:noWrap/>
            <w:hideMark/>
            <w:tcPrChange w:id="3427" w:author="Gabriel Correa" w:date="2015-08-25T17:00:00Z">
              <w:tcPr>
                <w:tcW w:w="1474" w:type="dxa"/>
                <w:gridSpan w:val="4"/>
                <w:tcBorders>
                  <w:bottom w:val="nil"/>
                </w:tcBorders>
                <w:noWrap/>
                <w:hideMark/>
              </w:tcPr>
            </w:tcPrChange>
          </w:tcPr>
          <w:p w:rsidR="007A0A55" w:rsidRPr="007A0A55" w:rsidRDefault="007A0A55">
            <w:pPr>
              <w:jc w:val="right"/>
              <w:rPr>
                <w:ins w:id="3428" w:author="Gabriel Correa" w:date="2015-08-25T16:52:00Z"/>
              </w:rPr>
              <w:pPrChange w:id="3429" w:author="Gabriel Correa" w:date="2015-08-25T16:57:00Z">
                <w:pPr/>
              </w:pPrChange>
            </w:pPr>
            <w:ins w:id="3430" w:author="Gabriel Correa" w:date="2015-08-25T16:52:00Z">
              <w:r w:rsidRPr="007A0A55">
                <w:t>0.75</w:t>
              </w:r>
            </w:ins>
          </w:p>
        </w:tc>
      </w:tr>
      <w:tr w:rsidR="00096772" w:rsidRPr="007A0A55" w:rsidTr="00096772">
        <w:trPr>
          <w:trHeight w:val="300"/>
          <w:jc w:val="center"/>
          <w:ins w:id="3431" w:author="Gabriel Correa" w:date="2015-08-25T16:52:00Z"/>
          <w:trPrChange w:id="3432"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433"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3434" w:author="Gabriel Correa" w:date="2015-08-25T16:52:00Z"/>
              </w:rPr>
            </w:pPr>
            <w:ins w:id="3435" w:author="Gabriel Correa" w:date="2015-08-25T17:01:00Z">
              <w:r>
                <w:t xml:space="preserve">( </w:t>
              </w:r>
            </w:ins>
            <w:ins w:id="3436" w:author="Gabriel Correa" w:date="2015-08-25T16:52:00Z">
              <w:r w:rsidR="007A0A55" w:rsidRPr="007A0A55">
                <w:t>Promedio</w:t>
              </w:r>
            </w:ins>
            <w:ins w:id="3437"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3438"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3439" w:author="Gabriel Correa" w:date="2015-08-25T16:52:00Z"/>
              </w:rPr>
              <w:pPrChange w:id="3440" w:author="Gabriel Correa" w:date="2015-08-25T16:57:00Z">
                <w:pPr/>
              </w:pPrChange>
            </w:pPr>
            <w:ins w:id="3441" w:author="Gabriel Correa" w:date="2015-08-25T16:52:00Z">
              <w:r w:rsidRPr="007A0A55">
                <w:t>0.42</w:t>
              </w:r>
            </w:ins>
          </w:p>
        </w:tc>
        <w:tc>
          <w:tcPr>
            <w:tcW w:w="1096" w:type="dxa"/>
            <w:tcBorders>
              <w:top w:val="nil"/>
              <w:bottom w:val="nil"/>
            </w:tcBorders>
            <w:noWrap/>
            <w:hideMark/>
            <w:tcPrChange w:id="3442" w:author="Gabriel Correa" w:date="2015-08-25T17:00:00Z">
              <w:tcPr>
                <w:tcW w:w="1096" w:type="dxa"/>
                <w:tcBorders>
                  <w:top w:val="nil"/>
                  <w:bottom w:val="nil"/>
                </w:tcBorders>
                <w:noWrap/>
                <w:hideMark/>
              </w:tcPr>
            </w:tcPrChange>
          </w:tcPr>
          <w:p w:rsidR="007A0A55" w:rsidRPr="007A0A55" w:rsidRDefault="007A0A55">
            <w:pPr>
              <w:jc w:val="right"/>
              <w:rPr>
                <w:ins w:id="3443" w:author="Gabriel Correa" w:date="2015-08-25T16:52:00Z"/>
              </w:rPr>
              <w:pPrChange w:id="3444" w:author="Gabriel Correa" w:date="2015-08-25T16:57:00Z">
                <w:pPr/>
              </w:pPrChange>
            </w:pPr>
            <w:ins w:id="3445"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3446"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3447" w:author="Gabriel Correa" w:date="2015-08-25T16:52:00Z"/>
              </w:rPr>
              <w:pPrChange w:id="3448" w:author="Gabriel Correa" w:date="2015-08-25T16:57:00Z">
                <w:pPr/>
              </w:pPrChange>
            </w:pPr>
            <w:ins w:id="3449"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3450"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3451" w:author="Gabriel Correa" w:date="2015-08-25T16:52:00Z"/>
              </w:rPr>
              <w:pPrChange w:id="3452" w:author="Gabriel Correa" w:date="2015-08-25T16:57:00Z">
                <w:pPr/>
              </w:pPrChange>
            </w:pPr>
            <w:ins w:id="3453" w:author="Gabriel Correa" w:date="2015-08-25T16:52:00Z">
              <w:r w:rsidRPr="007A0A55">
                <w:t>0.65</w:t>
              </w:r>
            </w:ins>
          </w:p>
        </w:tc>
        <w:tc>
          <w:tcPr>
            <w:tcW w:w="1096" w:type="dxa"/>
            <w:tcBorders>
              <w:top w:val="nil"/>
              <w:bottom w:val="nil"/>
            </w:tcBorders>
            <w:noWrap/>
            <w:hideMark/>
            <w:tcPrChange w:id="3454" w:author="Gabriel Correa" w:date="2015-08-25T17:00:00Z">
              <w:tcPr>
                <w:tcW w:w="1319" w:type="dxa"/>
                <w:gridSpan w:val="4"/>
                <w:tcBorders>
                  <w:top w:val="nil"/>
                  <w:bottom w:val="nil"/>
                </w:tcBorders>
                <w:noWrap/>
                <w:hideMark/>
              </w:tcPr>
            </w:tcPrChange>
          </w:tcPr>
          <w:p w:rsidR="007A0A55" w:rsidRPr="007A0A55" w:rsidRDefault="007A0A55">
            <w:pPr>
              <w:jc w:val="right"/>
              <w:rPr>
                <w:ins w:id="3455" w:author="Gabriel Correa" w:date="2015-08-25T16:52:00Z"/>
              </w:rPr>
              <w:pPrChange w:id="3456" w:author="Gabriel Correa" w:date="2015-08-25T16:57:00Z">
                <w:pPr/>
              </w:pPrChange>
            </w:pPr>
            <w:ins w:id="3457" w:author="Gabriel Correa" w:date="2015-08-25T16:52:00Z">
              <w:r w:rsidRPr="007A0A55">
                <w:t>0.67</w:t>
              </w:r>
            </w:ins>
          </w:p>
        </w:tc>
        <w:tc>
          <w:tcPr>
            <w:tcW w:w="1474" w:type="dxa"/>
            <w:tcBorders>
              <w:top w:val="nil"/>
              <w:bottom w:val="nil"/>
            </w:tcBorders>
            <w:noWrap/>
            <w:hideMark/>
            <w:tcPrChange w:id="3458" w:author="Gabriel Correa" w:date="2015-08-25T17:00:00Z">
              <w:tcPr>
                <w:tcW w:w="1474" w:type="dxa"/>
                <w:gridSpan w:val="4"/>
                <w:tcBorders>
                  <w:top w:val="nil"/>
                  <w:bottom w:val="nil"/>
                </w:tcBorders>
                <w:noWrap/>
                <w:hideMark/>
              </w:tcPr>
            </w:tcPrChange>
          </w:tcPr>
          <w:p w:rsidR="007A0A55" w:rsidRPr="007A0A55" w:rsidRDefault="007A0A55">
            <w:pPr>
              <w:jc w:val="right"/>
              <w:rPr>
                <w:ins w:id="3459" w:author="Gabriel Correa" w:date="2015-08-25T16:52:00Z"/>
              </w:rPr>
              <w:pPrChange w:id="3460" w:author="Gabriel Correa" w:date="2015-08-25T16:57:00Z">
                <w:pPr/>
              </w:pPrChange>
            </w:pPr>
            <w:ins w:id="3461" w:author="Gabriel Correa" w:date="2015-08-25T16:52:00Z">
              <w:r w:rsidRPr="007A0A55">
                <w:t>0.65</w:t>
              </w:r>
            </w:ins>
          </w:p>
        </w:tc>
      </w:tr>
    </w:tbl>
    <w:p w:rsidR="007A0A55" w:rsidRDefault="00D86BEF" w:rsidP="00D755F5">
      <w:pPr>
        <w:rPr>
          <w:ins w:id="3462" w:author="Gabriel Correa" w:date="2015-08-25T17:14:00Z"/>
        </w:rPr>
      </w:pPr>
      <w:ins w:id="3463" w:author="Gabriel Correa" w:date="2015-08-25T17:03:00Z">
        <w:r>
          <w:t xml:space="preserve">Los resultados </w:t>
        </w:r>
      </w:ins>
      <w:ins w:id="3464" w:author="Gabriel Correa" w:date="2015-08-25T17:04:00Z">
        <w:r>
          <w:t xml:space="preserve">de la </w:t>
        </w:r>
        <w:r>
          <w:fldChar w:fldCharType="begin"/>
        </w:r>
        <w:r>
          <w:instrText xml:space="preserve"> REF _Ref428285594 \h </w:instrText>
        </w:r>
      </w:ins>
      <w:r>
        <w:fldChar w:fldCharType="separate"/>
      </w:r>
      <w:ins w:id="3465" w:author="Gabriel Correa" w:date="2015-08-27T12:50:00Z">
        <w:r w:rsidR="00763E46">
          <w:t xml:space="preserve">Tabla </w:t>
        </w:r>
        <w:r w:rsidR="00763E46">
          <w:rPr>
            <w:noProof/>
          </w:rPr>
          <w:t>6</w:t>
        </w:r>
        <w:r w:rsidR="00763E46">
          <w:t>.</w:t>
        </w:r>
        <w:r w:rsidR="00763E46">
          <w:rPr>
            <w:noProof/>
          </w:rPr>
          <w:t>3</w:t>
        </w:r>
      </w:ins>
      <w:ins w:id="3466" w:author="Gabriel Correa" w:date="2015-08-25T17:04:00Z">
        <w:r>
          <w:fldChar w:fldCharType="end"/>
        </w:r>
      </w:ins>
      <w:ins w:id="3467" w:author="Gabriel Correa" w:date="2015-08-25T17:09:00Z">
        <w:r>
          <w:t xml:space="preserve"> muestran que el rendimiento fue mejor con el set #2 de </w:t>
        </w:r>
      </w:ins>
      <w:proofErr w:type="spellStart"/>
      <w:ins w:id="3468" w:author="Gabriel Correa" w:date="2015-08-25T17:10:00Z">
        <w:r>
          <w:rPr>
            <w:i/>
          </w:rPr>
          <w:t>keywords</w:t>
        </w:r>
      </w:ins>
      <w:proofErr w:type="spellEnd"/>
      <w:ins w:id="3469" w:author="Gabriel Correa" w:date="2015-08-25T17:11:00Z">
        <w:r>
          <w:t xml:space="preserve"> lo cual se explica con </w:t>
        </w:r>
      </w:ins>
      <w:ins w:id="3470" w:author="Gabriel Correa" w:date="2015-08-25T17:13:00Z">
        <w:r w:rsidR="00FA7719">
          <w:t>el hecho de que</w:t>
        </w:r>
      </w:ins>
      <w:ins w:id="3471" w:author="Gabriel Correa" w:date="2015-08-25T17:11:00Z">
        <w:r>
          <w:t xml:space="preserve"> hay var</w:t>
        </w:r>
      </w:ins>
      <w:ins w:id="3472" w:author="Gabriel Correa" w:date="2015-08-25T17:12:00Z">
        <w:r>
          <w:t>ias</w:t>
        </w:r>
      </w:ins>
      <w:ins w:id="3473" w:author="Gabriel Correa" w:date="2015-08-25T17:11:00Z">
        <w:r>
          <w:t xml:space="preserve"> frases </w:t>
        </w:r>
      </w:ins>
      <w:ins w:id="3474" w:author="Gabriel Correa" w:date="2015-08-25T17:12:00Z">
        <w:r>
          <w:t xml:space="preserve">que fueron </w:t>
        </w:r>
      </w:ins>
      <w:ins w:id="3475" w:author="Gabriel Correa" w:date="2015-08-25T17:11:00Z">
        <w:r>
          <w:t xml:space="preserve">marcadas </w:t>
        </w:r>
      </w:ins>
      <w:ins w:id="3476" w:author="Gabriel Correa" w:date="2015-08-25T17:12:00Z">
        <w:r>
          <w:t xml:space="preserve">como </w:t>
        </w:r>
      </w:ins>
      <w:ins w:id="3477" w:author="Gabriel Correa" w:date="2015-08-25T17:11:00Z">
        <w:r>
          <w:t>directivas</w:t>
        </w:r>
      </w:ins>
      <w:ins w:id="3478" w:author="Gabriel Correa" w:date="2015-08-25T17:12:00Z">
        <w:r>
          <w:t xml:space="preserve"> durante las revisiones manuales.</w:t>
        </w:r>
      </w:ins>
    </w:p>
    <w:p w:rsidR="00D46D18" w:rsidRDefault="00D46D18" w:rsidP="00D755F5">
      <w:pPr>
        <w:rPr>
          <w:ins w:id="3479" w:author="Gabriel Correa" w:date="2015-08-25T17:18:00Z"/>
        </w:rPr>
      </w:pPr>
      <w:ins w:id="3480" w:author="Gabriel Correa" w:date="2015-08-25T17:14:00Z">
        <w:r>
          <w:t xml:space="preserve">Un resultado interesante es que el valor de </w:t>
        </w:r>
        <w:proofErr w:type="spellStart"/>
        <w:r>
          <w:rPr>
            <w:i/>
          </w:rPr>
          <w:t>recall</w:t>
        </w:r>
        <w:proofErr w:type="spellEnd"/>
        <w:r>
          <w:t xml:space="preserve"> mejoró m</w:t>
        </w:r>
      </w:ins>
      <w:ins w:id="3481" w:author="Gabriel Correa" w:date="2015-08-25T17:15:00Z">
        <w:r>
          <w:t xml:space="preserve">ás en </w:t>
        </w:r>
        <w:proofErr w:type="spellStart"/>
        <w:r>
          <w:t>JFace</w:t>
        </w:r>
        <w:proofErr w:type="spellEnd"/>
        <w:r>
          <w:t xml:space="preserve"> que en las otras librerías al incluir la palabra </w:t>
        </w:r>
      </w:ins>
      <w:proofErr w:type="spellStart"/>
      <w:ins w:id="3482" w:author="Gabriel Correa" w:date="2015-08-25T17:16:00Z">
        <w:r>
          <w:rPr>
            <w:i/>
          </w:rPr>
          <w:t>null</w:t>
        </w:r>
        <w:proofErr w:type="spellEnd"/>
        <w:r>
          <w:t xml:space="preserve"> en el set de </w:t>
        </w:r>
        <w:proofErr w:type="spellStart"/>
        <w:r>
          <w:rPr>
            <w:i/>
          </w:rPr>
          <w:t>keywords</w:t>
        </w:r>
        <w:proofErr w:type="spellEnd"/>
        <w:r>
          <w:t xml:space="preserve">. Alcanza un alto valor de 0.91. Esto </w:t>
        </w:r>
      </w:ins>
      <w:ins w:id="3483" w:author="Gabriel Correa" w:date="2015-08-25T17:17:00Z">
        <w:r>
          <w:t>sin dudas indica</w:t>
        </w:r>
      </w:ins>
      <w:ins w:id="3484" w:author="Gabriel Correa" w:date="2015-08-25T17:16:00Z">
        <w:r>
          <w:t xml:space="preserve"> que </w:t>
        </w:r>
        <w:proofErr w:type="spellStart"/>
        <w:r>
          <w:t>JFace</w:t>
        </w:r>
        <w:proofErr w:type="spellEnd"/>
        <w:r>
          <w:t xml:space="preserve"> tiene </w:t>
        </w:r>
      </w:ins>
      <w:ins w:id="3485" w:author="Gabriel Correa" w:date="2015-08-25T17:17:00Z">
        <w:r>
          <w:t xml:space="preserve">una proporción mayor de </w:t>
        </w:r>
      </w:ins>
      <w:ins w:id="3486" w:author="Gabriel Correa" w:date="2015-08-25T17:16:00Z">
        <w:r>
          <w:t xml:space="preserve">directivas que incluyen la palabra </w:t>
        </w:r>
      </w:ins>
      <w:proofErr w:type="spellStart"/>
      <w:ins w:id="3487" w:author="Gabriel Correa" w:date="2015-08-25T17:17:00Z">
        <w:r>
          <w:rPr>
            <w:i/>
          </w:rPr>
          <w:t>null</w:t>
        </w:r>
        <w:proofErr w:type="spellEnd"/>
        <w:r>
          <w:t xml:space="preserve"> que las otras API.</w:t>
        </w:r>
      </w:ins>
    </w:p>
    <w:p w:rsidR="00325398" w:rsidRPr="0039109E" w:rsidRDefault="00325398" w:rsidP="00D755F5">
      <w:pPr>
        <w:rPr>
          <w:ins w:id="3488" w:author="Gabriel Correa" w:date="2015-08-25T16:27:00Z"/>
        </w:rPr>
      </w:pPr>
      <w:ins w:id="3489" w:author="Gabriel Correa" w:date="2015-08-25T17:18:00Z">
        <w:r>
          <w:lastRenderedPageBreak/>
          <w:t>Otra observación es que los resultados en promedio de las tres librer</w:t>
        </w:r>
      </w:ins>
      <w:ins w:id="3490" w:author="Gabriel Correa" w:date="2015-08-25T17:19:00Z">
        <w:r>
          <w:t xml:space="preserve">ías no es suficientemente bueno según la escala de rendimiento en </w:t>
        </w:r>
      </w:ins>
      <w:ins w:id="3491" w:author="Gabriel Correa" w:date="2015-08-25T17:22:00Z">
        <w:r>
          <w:fldChar w:fldCharType="begin"/>
        </w:r>
        <w:r>
          <w:instrText xml:space="preserve"> REF _Ref428286694 \r \h </w:instrText>
        </w:r>
      </w:ins>
      <w:r>
        <w:fldChar w:fldCharType="separate"/>
      </w:r>
      <w:ins w:id="3492" w:author="Gabriel Correa" w:date="2015-08-27T12:50:00Z">
        <w:r w:rsidR="00763E46">
          <w:t>5.3</w:t>
        </w:r>
      </w:ins>
      <w:ins w:id="3493" w:author="Gabriel Correa" w:date="2015-08-25T17:22:00Z">
        <w:r>
          <w:fldChar w:fldCharType="end"/>
        </w:r>
      </w:ins>
      <w:ins w:id="3494" w:author="Gabriel Correa" w:date="2015-08-25T17:19:00Z">
        <w:r>
          <w:t xml:space="preserve"> y no supera </w:t>
        </w:r>
      </w:ins>
      <w:ins w:id="3495" w:author="Gabriel Correa" w:date="2015-08-25T17:20:00Z">
        <w:r>
          <w:t xml:space="preserve">la calidad de </w:t>
        </w:r>
      </w:ins>
      <w:ins w:id="3496" w:author="Gabriel Correa" w:date="2015-08-25T17:21:00Z">
        <w:r>
          <w:t>otros clasificadores que usan aprendizaje de máquina como se ve en resultados de más adelante.</w:t>
        </w:r>
      </w:ins>
      <w:ins w:id="3497" w:author="Gabriel Correa" w:date="2015-08-25T17:25:00Z">
        <w:r w:rsidR="0039109E">
          <w:t xml:space="preserve"> Sin duda en </w:t>
        </w:r>
        <w:proofErr w:type="spellStart"/>
        <w:r w:rsidR="0039109E">
          <w:t>JFace</w:t>
        </w:r>
        <w:proofErr w:type="spellEnd"/>
        <w:r w:rsidR="0039109E">
          <w:t xml:space="preserve"> los resultados con </w:t>
        </w:r>
        <w:proofErr w:type="spellStart"/>
        <w:r w:rsidR="0039109E">
          <w:rPr>
            <w:i/>
          </w:rPr>
          <w:t>keywords</w:t>
        </w:r>
        <w:proofErr w:type="spellEnd"/>
        <w:r w:rsidR="0039109E">
          <w:t xml:space="preserve"> son excelentes, pero no resultó ser así con Apache </w:t>
        </w:r>
        <w:proofErr w:type="spellStart"/>
        <w:r w:rsidR="0039109E">
          <w:t>Commons</w:t>
        </w:r>
        <w:proofErr w:type="spellEnd"/>
        <w:r w:rsidR="0039109E">
          <w:t xml:space="preserve"> ni con Java.</w:t>
        </w:r>
      </w:ins>
    </w:p>
    <w:p w:rsidR="000C082E" w:rsidRPr="0039109E" w:rsidRDefault="0039109E" w:rsidP="00695838">
      <w:pPr>
        <w:rPr>
          <w:ins w:id="3498" w:author="Gabriel Correa" w:date="2015-08-24T16:07:00Z"/>
        </w:rPr>
      </w:pPr>
      <w:ins w:id="3499" w:author="Gabriel Correa" w:date="2015-08-25T17:26:00Z">
        <w:r>
          <w:t xml:space="preserve">Posiblemente la estrategia de </w:t>
        </w:r>
        <w:proofErr w:type="spellStart"/>
        <w:r>
          <w:t>keywords</w:t>
        </w:r>
        <w:proofErr w:type="spellEnd"/>
        <w:r>
          <w:t xml:space="preserve"> puede ser mejorada para obtener mejores resultados. Sin embargo tiene la desventaja</w:t>
        </w:r>
      </w:ins>
      <w:ins w:id="3500" w:author="Gabriel Correa" w:date="2015-08-25T17:27:00Z">
        <w:r>
          <w:t xml:space="preserve"> que no puede ser usada con la matriz de costos para </w:t>
        </w:r>
      </w:ins>
      <w:ins w:id="3501" w:author="Gabriel Correa" w:date="2015-08-25T17:28:00Z">
        <w:r>
          <w:t xml:space="preserve">acercar más el valor de </w:t>
        </w:r>
        <w:proofErr w:type="spellStart"/>
        <w:r>
          <w:rPr>
            <w:i/>
          </w:rPr>
          <w:t>recall</w:t>
        </w:r>
        <w:proofErr w:type="spellEnd"/>
        <w:r>
          <w:t xml:space="preserve"> hacia 1, al menos en su algoritmo básico</w:t>
        </w:r>
      </w:ins>
      <w:ins w:id="3502" w:author="Gabriel Correa" w:date="2015-08-25T17:29:00Z">
        <w:r>
          <w:t xml:space="preserve"> usado en este trabajo.</w:t>
        </w:r>
      </w:ins>
    </w:p>
    <w:p w:rsidR="0043095C" w:rsidRDefault="00565CAD">
      <w:pPr>
        <w:pStyle w:val="Ttulo3"/>
        <w:rPr>
          <w:ins w:id="3503" w:author="Gabriel Correa" w:date="2015-08-24T18:38:00Z"/>
        </w:rPr>
        <w:pPrChange w:id="3504" w:author="Gabriel Correa" w:date="2015-08-24T16:28:00Z">
          <w:pPr/>
        </w:pPrChange>
      </w:pPr>
      <w:bookmarkStart w:id="3505" w:name="_Ref428279312"/>
      <w:bookmarkStart w:id="3506" w:name="_Toc428443125"/>
      <w:ins w:id="3507" w:author="Gabriel Correa" w:date="2015-08-24T16:51:00Z">
        <w:r>
          <w:t>Usando</w:t>
        </w:r>
      </w:ins>
      <w:ins w:id="3508" w:author="Gabriel Correa" w:date="2015-08-24T16:26:00Z">
        <w:r w:rsidR="00D34C4A">
          <w:t xml:space="preserve"> una </w:t>
        </w:r>
      </w:ins>
      <w:ins w:id="3509" w:author="Gabriel Correa" w:date="2015-08-24T16:25:00Z">
        <w:r w:rsidR="00D34C4A">
          <w:t>API</w:t>
        </w:r>
      </w:ins>
      <w:bookmarkEnd w:id="3505"/>
      <w:bookmarkEnd w:id="3506"/>
    </w:p>
    <w:p w:rsidR="001F4958" w:rsidRPr="00E02554" w:rsidRDefault="001F4958" w:rsidP="001F4958">
      <w:pPr>
        <w:rPr>
          <w:ins w:id="3510" w:author="Gabriel Correa" w:date="2015-08-24T17:31:00Z"/>
        </w:rPr>
      </w:pPr>
      <w:ins w:id="3511" w:author="Gabriel Correa" w:date="2015-08-24T18:39:00Z">
        <w:r w:rsidRPr="00E02554">
          <w:t xml:space="preserve">Este experimento consiste en usar una API y entrenar a los clasificadores con un porcentaje de ella y </w:t>
        </w:r>
      </w:ins>
      <w:ins w:id="3512" w:author="Gabriel Correa" w:date="2015-08-24T18:40:00Z">
        <w:r w:rsidRPr="00E02554">
          <w:t xml:space="preserve">luego probar con el resto de la API. Esto se realizó para las 3 API consideradas en el trabajo. </w:t>
        </w:r>
      </w:ins>
      <w:ins w:id="3513" w:author="Gabriel Correa" w:date="2015-08-24T18:41:00Z">
        <w:r w:rsidRPr="00E02554">
          <w:t>El orden de las instancias de cada API es aleatorizada antes de realizar la partición.</w:t>
        </w:r>
      </w:ins>
      <w:ins w:id="3514"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ins w:id="3515" w:author="Gabriel Correa" w:date="2015-08-24T23:17:00Z">
        <w:r w:rsidR="00733C70" w:rsidRPr="00E02554">
          <w:t xml:space="preserve"> y sin tener ningún modelo previo de cómo detectar las directivas.</w:t>
        </w:r>
      </w:ins>
      <w:ins w:id="3516" w:author="Gabriel Correa" w:date="2015-08-24T23:16:00Z">
        <w:r w:rsidR="00733C70" w:rsidRPr="00E02554">
          <w:t xml:space="preserve"> Esto haría posible clasificar manualmente </w:t>
        </w:r>
      </w:ins>
      <w:ins w:id="3517" w:author="Gabriel Correa" w:date="2015-08-24T23:18:00Z">
        <w:r w:rsidR="00733C70" w:rsidRPr="00E02554">
          <w:t xml:space="preserve">muy pocas </w:t>
        </w:r>
      </w:ins>
      <w:ins w:id="3518" w:author="Gabriel Correa" w:date="2015-08-24T23:16:00Z">
        <w:r w:rsidR="00733C70" w:rsidRPr="00E02554">
          <w:t>directivas de una documentación y detectar el resto automáticamente.</w:t>
        </w:r>
      </w:ins>
    </w:p>
    <w:p w:rsidR="001F4958" w:rsidRPr="00E02554" w:rsidRDefault="005F39C5" w:rsidP="00AE4D43">
      <w:pPr>
        <w:rPr>
          <w:ins w:id="3519" w:author="Gabriel Correa" w:date="2015-08-24T23:20:00Z"/>
        </w:rPr>
      </w:pPr>
      <w:ins w:id="3520" w:author="Gabriel Correa" w:date="2015-08-24T23:18:00Z">
        <w:r w:rsidRPr="00E02554">
          <w:t xml:space="preserve">Los resultados se encuentran graficados en la </w:t>
        </w:r>
      </w:ins>
      <w:ins w:id="3521" w:author="Gabriel Correa" w:date="2015-08-24T23:19:00Z">
        <w:r w:rsidRPr="005D2320">
          <w:fldChar w:fldCharType="begin"/>
        </w:r>
        <w:r w:rsidRPr="00E02554">
          <w:instrText xml:space="preserve"> REF _Ref428221691 \h </w:instrText>
        </w:r>
      </w:ins>
      <w:r w:rsidRPr="00BF7FE6">
        <w:fldChar w:fldCharType="separate"/>
      </w:r>
      <w:ins w:id="3522" w:author="Gabriel Correa" w:date="2015-08-27T12:50:00Z">
        <w:r w:rsidR="00763E46">
          <w:t xml:space="preserve">Imagen </w:t>
        </w:r>
        <w:r w:rsidR="00763E46">
          <w:rPr>
            <w:noProof/>
          </w:rPr>
          <w:t>6</w:t>
        </w:r>
        <w:r w:rsidR="00763E46">
          <w:t>.</w:t>
        </w:r>
        <w:r w:rsidR="00763E46">
          <w:rPr>
            <w:noProof/>
          </w:rPr>
          <w:t>2</w:t>
        </w:r>
      </w:ins>
      <w:ins w:id="3523" w:author="Gabriel Correa" w:date="2015-08-24T23:19:00Z">
        <w:r w:rsidRPr="005D2320">
          <w:fldChar w:fldCharType="end"/>
        </w:r>
      </w:ins>
      <w:ins w:id="3524" w:author="Gabriel Correa" w:date="2015-08-24T23:18:00Z">
        <w:r w:rsidRPr="00E02554">
          <w:t>.</w:t>
        </w:r>
      </w:ins>
      <w:ins w:id="3525" w:author="Gabriel Correa" w:date="2015-08-24T18:33:00Z">
        <w:r w:rsidR="001F4958" w:rsidRPr="00E02554">
          <w:t>Al entrenar con un 2.5% que son entre 40</w:t>
        </w:r>
      </w:ins>
      <w:ins w:id="3526" w:author="Gabriel Correa" w:date="2015-08-24T18:34:00Z">
        <w:r w:rsidR="001F4958" w:rsidRPr="00E02554">
          <w:t xml:space="preserve"> a 6</w:t>
        </w:r>
      </w:ins>
      <w:ins w:id="3527" w:author="Gabriel Correa" w:date="2015-08-24T18:33:00Z">
        <w:r w:rsidR="001F4958" w:rsidRPr="00E02554">
          <w:t xml:space="preserve">0 instancias </w:t>
        </w:r>
      </w:ins>
      <w:ins w:id="3528" w:author="Gabriel Correa" w:date="2015-08-24T18:34:00Z">
        <w:r w:rsidR="001F4958" w:rsidRPr="00E02554">
          <w:t xml:space="preserve">o entrenar con un </w:t>
        </w:r>
      </w:ins>
      <w:ins w:id="3529" w:author="Gabriel Correa" w:date="2015-08-24T18:33:00Z">
        <w:r w:rsidR="001F4958" w:rsidRPr="00E02554">
          <w:t>5%</w:t>
        </w:r>
      </w:ins>
      <w:ins w:id="3530" w:author="Gabriel Correa" w:date="2015-08-24T18:34:00Z">
        <w:r w:rsidR="001F4958" w:rsidRPr="00E02554">
          <w:t xml:space="preserve"> que son entre 80 a 120 instancias, </w:t>
        </w:r>
      </w:ins>
      <w:ins w:id="3531" w:author="Gabriel Correa" w:date="2015-08-24T21:11:00Z">
        <w:r w:rsidR="008009F3" w:rsidRPr="00E02554">
          <w:t>ocurrió que</w:t>
        </w:r>
      </w:ins>
      <w:ins w:id="3532" w:author="Gabriel Correa" w:date="2015-08-24T21:12:00Z">
        <w:r w:rsidR="008009F3" w:rsidRPr="00E02554">
          <w:t xml:space="preserve"> </w:t>
        </w:r>
        <w:proofErr w:type="spellStart"/>
        <w:r w:rsidR="008009F3" w:rsidRPr="00E02554">
          <w:t>Logistic</w:t>
        </w:r>
        <w:proofErr w:type="spellEnd"/>
        <w:r w:rsidR="008009F3" w:rsidRPr="00E02554">
          <w:t xml:space="preserve"> en dos casos y </w:t>
        </w:r>
        <w:proofErr w:type="spellStart"/>
        <w:r w:rsidR="008009F3" w:rsidRPr="00E02554">
          <w:t>NaiveBayesMultinomial</w:t>
        </w:r>
        <w:proofErr w:type="spellEnd"/>
        <w:r w:rsidR="008009F3" w:rsidRPr="00E02554">
          <w:t xml:space="preserve"> en un caso obtuvieron un </w:t>
        </w:r>
      </w:ins>
      <w:proofErr w:type="spellStart"/>
      <w:ins w:id="3533" w:author="Gabriel Correa" w:date="2015-08-24T21:13:00Z">
        <w:r w:rsidR="008009F3" w:rsidRPr="00E02554">
          <w:rPr>
            <w:i/>
          </w:rPr>
          <w:t>recall</w:t>
        </w:r>
        <w:proofErr w:type="spellEnd"/>
        <w:r w:rsidR="008009F3" w:rsidRPr="00E02554">
          <w:t xml:space="preserve"> alto y al mismo tiempo un </w:t>
        </w:r>
        <w:r w:rsidR="008009F3" w:rsidRPr="00E02554">
          <w:rPr>
            <w:i/>
            <w:rPrChange w:id="3534" w:author="Gabriel Correa" w:date="2015-08-25T14:24:00Z">
              <w:rPr/>
            </w:rPrChange>
          </w:rPr>
          <w:t>F-</w:t>
        </w:r>
        <w:proofErr w:type="spellStart"/>
        <w:r w:rsidR="008009F3" w:rsidRPr="00E02554">
          <w:rPr>
            <w:i/>
            <w:rPrChange w:id="3535" w:author="Gabriel Correa" w:date="2015-08-25T14:24:00Z">
              <w:rPr/>
            </w:rPrChange>
          </w:rPr>
          <w:t>Value</w:t>
        </w:r>
        <w:proofErr w:type="spellEnd"/>
        <w:r w:rsidR="008009F3" w:rsidRPr="00E02554">
          <w:t xml:space="preserve"> aceptable. Pero no hubo un clasificador que consistentemente </w:t>
        </w:r>
      </w:ins>
      <w:ins w:id="3536" w:author="Gabriel Correa" w:date="2015-08-24T21:14:00Z">
        <w:r w:rsidR="008009F3" w:rsidRPr="00E02554">
          <w:t>fuera bu</w:t>
        </w:r>
        <w:r w:rsidR="000D58BA" w:rsidRPr="00E02554">
          <w:t>eno entrenando con un 2.5% o 5% de los datos</w:t>
        </w:r>
      </w:ins>
      <w:ins w:id="3537" w:author="Gabriel Correa" w:date="2015-08-24T21:18:00Z">
        <w:r w:rsidR="007D7AC0" w:rsidRPr="00E02554">
          <w:t xml:space="preserve"> por lo que no se puede concluir si hay un clasificador útil para el trabajo actual si se entrena con muy pocas instancias</w:t>
        </w:r>
      </w:ins>
      <w:ins w:id="3538" w:author="Gabriel Correa" w:date="2015-08-24T21:14:00Z">
        <w:r w:rsidR="000D58BA" w:rsidRPr="00E02554">
          <w:t>.</w:t>
        </w:r>
      </w:ins>
      <w:ins w:id="3539" w:author="Gabriel Correa" w:date="2015-08-24T21:15:00Z">
        <w:r w:rsidR="000D58BA" w:rsidRPr="00E02554">
          <w:t xml:space="preserve"> En Apache </w:t>
        </w:r>
        <w:proofErr w:type="spellStart"/>
        <w:r w:rsidR="000D58BA" w:rsidRPr="00E02554">
          <w:t>Commons</w:t>
        </w:r>
        <w:proofErr w:type="spellEnd"/>
        <w:r w:rsidR="000D58BA" w:rsidRPr="00E02554">
          <w:t xml:space="preserve"> y </w:t>
        </w:r>
        <w:proofErr w:type="spellStart"/>
        <w:r w:rsidR="000D58BA" w:rsidRPr="00E02554">
          <w:t>JFace</w:t>
        </w:r>
        <w:proofErr w:type="spellEnd"/>
        <w:r w:rsidR="000D58BA" w:rsidRPr="00E02554">
          <w:t xml:space="preserve"> funcionó bien el clasificador </w:t>
        </w:r>
        <w:proofErr w:type="spellStart"/>
        <w:r w:rsidR="000D58BA" w:rsidRPr="00E02554">
          <w:rPr>
            <w:i/>
          </w:rPr>
          <w:t>Logistic</w:t>
        </w:r>
        <w:proofErr w:type="spellEnd"/>
        <w:r w:rsidR="000D58BA" w:rsidRPr="00E02554">
          <w:t>, pero no fue así en los datos de Java.</w:t>
        </w:r>
      </w:ins>
      <w:ins w:id="3540" w:author="Gabriel Correa" w:date="2015-08-24T21:16:00Z">
        <w:r w:rsidR="000D58BA" w:rsidRPr="00E02554">
          <w:t xml:space="preserve"> En los tres casos, cuando un clasificador funciona bien en 2.5%</w:t>
        </w:r>
      </w:ins>
      <w:ins w:id="3541" w:author="Gabriel Correa" w:date="2015-08-24T21:17:00Z">
        <w:r w:rsidR="000D58BA" w:rsidRPr="00E02554">
          <w:t xml:space="preserve">, </w:t>
        </w:r>
      </w:ins>
      <w:ins w:id="3542" w:author="Gabriel Correa" w:date="2015-08-24T21:16:00Z">
        <w:r w:rsidR="000D58BA" w:rsidRPr="00E02554">
          <w:t>empeor</w:t>
        </w:r>
      </w:ins>
      <w:ins w:id="3543" w:author="Gabriel Correa" w:date="2015-08-24T21:17:00Z">
        <w:r w:rsidR="000D58BA" w:rsidRPr="00E02554">
          <w:t>a</w:t>
        </w:r>
      </w:ins>
      <w:ins w:id="3544" w:author="Gabriel Correa" w:date="2015-08-24T21:16:00Z">
        <w:r w:rsidR="000D58BA" w:rsidRPr="00E02554">
          <w:t xml:space="preserve"> a medida que el porcentaje de entrenamiento </w:t>
        </w:r>
      </w:ins>
      <w:ins w:id="3545" w:author="Gabriel Correa" w:date="2015-08-24T21:17:00Z">
        <w:r w:rsidR="00623511" w:rsidRPr="00E02554">
          <w:t>aumenta hacia 30%</w:t>
        </w:r>
      </w:ins>
      <w:ins w:id="3546" w:author="Gabriel Correa" w:date="2015-08-24T21:19:00Z">
        <w:r w:rsidR="00623511" w:rsidRPr="00E02554">
          <w:t>.</w:t>
        </w:r>
      </w:ins>
    </w:p>
    <w:p w:rsidR="00376CBB" w:rsidRPr="00E02554" w:rsidRDefault="00376CBB" w:rsidP="00AE4D43">
      <w:pPr>
        <w:rPr>
          <w:ins w:id="3547" w:author="Gabriel Correa" w:date="2015-08-24T19:52:00Z"/>
        </w:rPr>
      </w:pPr>
      <w:ins w:id="3548" w:author="Gabriel Correa" w:date="2015-08-24T23:22:00Z">
        <w:r w:rsidRPr="00E02554">
          <w:t xml:space="preserve">En general los resultados no son </w:t>
        </w:r>
      </w:ins>
      <w:ins w:id="3549" w:author="Gabriel Correa" w:date="2015-08-24T23:24:00Z">
        <w:r w:rsidRPr="00E02554">
          <w:t>muy prometedores</w:t>
        </w:r>
      </w:ins>
      <w:ins w:id="3550" w:author="Gabriel Correa" w:date="2015-08-24T23:22:00Z">
        <w:r w:rsidRPr="00E02554">
          <w:t>. S</w:t>
        </w:r>
      </w:ins>
      <w:ins w:id="3551" w:author="Gabriel Correa" w:date="2015-08-24T23:24:00Z">
        <w:r w:rsidRPr="00E02554">
          <w:t>ó</w:t>
        </w:r>
      </w:ins>
      <w:ins w:id="3552" w:author="Gabriel Correa" w:date="2015-08-24T23:22:00Z">
        <w:r w:rsidRPr="00E02554">
          <w:t xml:space="preserve">lo en los datos de </w:t>
        </w:r>
        <w:proofErr w:type="spellStart"/>
        <w:r w:rsidRPr="00E02554">
          <w:t>JFace</w:t>
        </w:r>
        <w:proofErr w:type="spellEnd"/>
        <w:r w:rsidRPr="00E02554">
          <w:t xml:space="preserve"> se logró obtener un </w:t>
        </w:r>
      </w:ins>
      <w:proofErr w:type="spellStart"/>
      <w:ins w:id="3553" w:author="Gabriel Correa" w:date="2015-08-24T23:23:00Z">
        <w:r w:rsidRPr="00E02554">
          <w:rPr>
            <w:i/>
          </w:rPr>
          <w:t>recall</w:t>
        </w:r>
        <w:proofErr w:type="spellEnd"/>
        <w:r w:rsidRPr="00E02554">
          <w:rPr>
            <w:i/>
          </w:rPr>
          <w:t xml:space="preserve"> </w:t>
        </w:r>
        <w:r w:rsidRPr="00E02554">
          <w:t xml:space="preserve">mayor a 8.5 y un </w:t>
        </w:r>
        <w:r w:rsidRPr="00E02554">
          <w:rPr>
            <w:i/>
          </w:rPr>
          <w:t>F-</w:t>
        </w:r>
        <w:proofErr w:type="spellStart"/>
        <w:r w:rsidRPr="00E02554">
          <w:rPr>
            <w:i/>
          </w:rPr>
          <w:t>Measure</w:t>
        </w:r>
        <w:proofErr w:type="spellEnd"/>
        <w:r w:rsidRPr="00E02554">
          <w:t xml:space="preserve"> cercano a 6</w:t>
        </w:r>
      </w:ins>
      <w:ins w:id="3554" w:author="Gabriel Correa" w:date="2015-08-24T23:24:00Z">
        <w:r w:rsidRPr="00E02554">
          <w:t>.0</w:t>
        </w:r>
      </w:ins>
      <w:ins w:id="3555" w:author="Gabriel Correa" w:date="2015-08-24T23:25:00Z">
        <w:r w:rsidRPr="00E02554">
          <w:t>.</w:t>
        </w:r>
      </w:ins>
      <w:ins w:id="3556" w:author="Gabriel Correa" w:date="2015-08-24T23:26:00Z">
        <w:r w:rsidRPr="00E02554">
          <w:t xml:space="preserve"> Los resultados apoyan a que </w:t>
        </w:r>
      </w:ins>
      <w:ins w:id="3557" w:author="Gabriel Correa" w:date="2015-08-24T23:48:00Z">
        <w:r w:rsidR="00B3497B" w:rsidRPr="00E02554">
          <w:t xml:space="preserve">para detectar directivas puede no ser suficiente entrenar con un 30% de </w:t>
        </w:r>
      </w:ins>
      <w:ins w:id="3558" w:author="Gabriel Correa" w:date="2015-08-24T23:49:00Z">
        <w:r w:rsidR="00B3497B" w:rsidRPr="00E02554">
          <w:t>esa API y detectar el resto</w:t>
        </w:r>
      </w:ins>
    </w:p>
    <w:p w:rsidR="004A4619" w:rsidRPr="00E02554" w:rsidRDefault="00D058DC">
      <w:pPr>
        <w:keepNext/>
        <w:jc w:val="center"/>
        <w:rPr>
          <w:ins w:id="3559" w:author="Gabriel Correa" w:date="2015-08-24T20:17:00Z"/>
        </w:rPr>
        <w:pPrChange w:id="3560" w:author="Gabriel Correa" w:date="2015-08-24T19:57:00Z">
          <w:pPr>
            <w:jc w:val="center"/>
          </w:pPr>
        </w:pPrChange>
      </w:pPr>
      <w:ins w:id="3561" w:author="Gabriel Correa" w:date="2015-08-25T00:01:00Z">
        <w:r w:rsidRPr="007C2995">
          <w:rPr>
            <w:noProof/>
          </w:rPr>
          <w:lastRenderedPageBreak/>
          <w:drawing>
            <wp:inline distT="0" distB="0" distL="0" distR="0" wp14:anchorId="0DCCD053" wp14:editId="0560C9A9">
              <wp:extent cx="2915597" cy="2056723"/>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6295" cy="2057216"/>
                      </a:xfrm>
                      <a:prstGeom prst="rect">
                        <a:avLst/>
                      </a:prstGeom>
                      <a:noFill/>
                    </pic:spPr>
                  </pic:pic>
                </a:graphicData>
              </a:graphic>
            </wp:inline>
          </w:drawing>
        </w:r>
        <w:r w:rsidRPr="005D2320">
          <w:rPr>
            <w:noProof/>
          </w:rPr>
          <w:drawing>
            <wp:inline distT="0" distB="0" distL="0" distR="0" wp14:anchorId="6D251323" wp14:editId="425C0F24">
              <wp:extent cx="2920680" cy="205143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0680" cy="2051436"/>
                      </a:xfrm>
                      <a:prstGeom prst="rect">
                        <a:avLst/>
                      </a:prstGeom>
                      <a:noFill/>
                    </pic:spPr>
                  </pic:pic>
                </a:graphicData>
              </a:graphic>
            </wp:inline>
          </w:drawing>
        </w:r>
      </w:ins>
    </w:p>
    <w:p w:rsidR="00593FD6" w:rsidRPr="00E02554" w:rsidRDefault="00D058DC">
      <w:pPr>
        <w:keepNext/>
        <w:jc w:val="center"/>
        <w:rPr>
          <w:ins w:id="3562" w:author="Gabriel Correa" w:date="2015-08-24T20:47:00Z"/>
        </w:rPr>
        <w:pPrChange w:id="3563" w:author="Gabriel Correa" w:date="2015-08-24T19:57:00Z">
          <w:pPr>
            <w:jc w:val="center"/>
          </w:pPr>
        </w:pPrChange>
      </w:pPr>
      <w:ins w:id="3564" w:author="Gabriel Correa" w:date="2015-08-25T00:02:00Z">
        <w:r w:rsidRPr="007C2995">
          <w:rPr>
            <w:noProof/>
          </w:rPr>
          <w:drawing>
            <wp:inline distT="0" distB="0" distL="0" distR="0" wp14:anchorId="60BDA16E" wp14:editId="65E6F27E">
              <wp:extent cx="2798860" cy="1957009"/>
              <wp:effectExtent l="0" t="0" r="190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0063" cy="1964842"/>
                      </a:xfrm>
                      <a:prstGeom prst="rect">
                        <a:avLst/>
                      </a:prstGeom>
                      <a:noFill/>
                    </pic:spPr>
                  </pic:pic>
                </a:graphicData>
              </a:graphic>
            </wp:inline>
          </w:drawing>
        </w:r>
        <w:r w:rsidRPr="005D2320">
          <w:rPr>
            <w:noProof/>
          </w:rPr>
          <w:drawing>
            <wp:inline distT="0" distB="0" distL="0" distR="0" wp14:anchorId="67F1BD70" wp14:editId="3FFD6095">
              <wp:extent cx="2830644" cy="195234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5975" cy="1956024"/>
                      </a:xfrm>
                      <a:prstGeom prst="rect">
                        <a:avLst/>
                      </a:prstGeom>
                      <a:noFill/>
                    </pic:spPr>
                  </pic:pic>
                </a:graphicData>
              </a:graphic>
            </wp:inline>
          </w:drawing>
        </w:r>
      </w:ins>
    </w:p>
    <w:p w:rsidR="00E07AF8" w:rsidRPr="00E02554" w:rsidRDefault="00D058DC">
      <w:pPr>
        <w:keepNext/>
        <w:jc w:val="center"/>
        <w:rPr>
          <w:ins w:id="3565" w:author="Gabriel Correa" w:date="2015-08-24T19:57:00Z"/>
        </w:rPr>
        <w:pPrChange w:id="3566" w:author="Gabriel Correa" w:date="2015-08-24T19:57:00Z">
          <w:pPr>
            <w:jc w:val="center"/>
          </w:pPr>
        </w:pPrChange>
      </w:pPr>
      <w:ins w:id="3567" w:author="Gabriel Correa" w:date="2015-08-25T00:02:00Z">
        <w:r w:rsidRPr="007C2995">
          <w:rPr>
            <w:noProof/>
          </w:rPr>
          <w:drawing>
            <wp:inline distT="0" distB="0" distL="0" distR="0" wp14:anchorId="766F075F" wp14:editId="1C7AC026">
              <wp:extent cx="2814051" cy="198683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6388" cy="1988485"/>
                      </a:xfrm>
                      <a:prstGeom prst="rect">
                        <a:avLst/>
                      </a:prstGeom>
                      <a:noFill/>
                    </pic:spPr>
                  </pic:pic>
                </a:graphicData>
              </a:graphic>
            </wp:inline>
          </w:drawing>
        </w:r>
      </w:ins>
      <w:ins w:id="3568" w:author="Gabriel Correa" w:date="2015-08-25T00:03:00Z">
        <w:r w:rsidRPr="005D2320">
          <w:rPr>
            <w:noProof/>
          </w:rPr>
          <w:drawing>
            <wp:inline distT="0" distB="0" distL="0" distR="0" wp14:anchorId="2C2A3637" wp14:editId="6A6EAF99">
              <wp:extent cx="2862138" cy="197211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4204" cy="1973542"/>
                      </a:xfrm>
                      <a:prstGeom prst="rect">
                        <a:avLst/>
                      </a:prstGeom>
                      <a:noFill/>
                    </pic:spPr>
                  </pic:pic>
                </a:graphicData>
              </a:graphic>
            </wp:inline>
          </w:drawing>
        </w:r>
      </w:ins>
    </w:p>
    <w:p w:rsidR="004A4619" w:rsidRPr="001F4958" w:rsidRDefault="004A4619" w:rsidP="005D2320">
      <w:pPr>
        <w:pStyle w:val="Epgrafe"/>
        <w:rPr>
          <w:ins w:id="3569" w:author="Gabriel Correa" w:date="2015-08-24T16:37:00Z"/>
        </w:rPr>
      </w:pPr>
      <w:bookmarkStart w:id="3570" w:name="_Ref428221691"/>
      <w:bookmarkStart w:id="3571" w:name="_Ref428221688"/>
      <w:ins w:id="3572" w:author="Gabriel Correa" w:date="2015-08-24T19:57:00Z">
        <w:r>
          <w:t xml:space="preserve">Imagen </w:t>
        </w:r>
      </w:ins>
      <w:ins w:id="3573" w:author="Gabriel Correa" w:date="2015-08-27T19:37:00Z">
        <w:r w:rsidR="00253A40">
          <w:fldChar w:fldCharType="begin"/>
        </w:r>
        <w:r w:rsidR="00253A40">
          <w:instrText xml:space="preserve"> STYLEREF 1 \s </w:instrText>
        </w:r>
      </w:ins>
      <w:r w:rsidR="00253A40">
        <w:fldChar w:fldCharType="separate"/>
      </w:r>
      <w:r w:rsidR="00253A40">
        <w:rPr>
          <w:noProof/>
        </w:rPr>
        <w:t>6</w:t>
      </w:r>
      <w:ins w:id="3574"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3575" w:author="Gabriel Correa" w:date="2015-08-27T19:37:00Z">
        <w:r w:rsidR="00253A40">
          <w:rPr>
            <w:noProof/>
          </w:rPr>
          <w:t>2</w:t>
        </w:r>
        <w:r w:rsidR="00253A40">
          <w:fldChar w:fldCharType="end"/>
        </w:r>
      </w:ins>
      <w:del w:id="357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3570"/>
      <w:ins w:id="3577" w:author="Gabriel Correa" w:date="2015-08-24T19:57:00Z">
        <w:r>
          <w:t xml:space="preserve">:   </w:t>
        </w:r>
      </w:ins>
      <w:ins w:id="3578" w:author="Gabriel Correa" w:date="2015-08-24T19:58:00Z">
        <w:r>
          <w:t xml:space="preserve">Entrenando con un porcentaje de </w:t>
        </w:r>
      </w:ins>
      <w:ins w:id="3579" w:author="Gabriel Correa" w:date="2015-08-24T21:05:00Z">
        <w:r w:rsidR="005E6214">
          <w:t>cada</w:t>
        </w:r>
      </w:ins>
      <w:ins w:id="3580" w:author="Gabriel Correa" w:date="2015-08-24T19:58:00Z">
        <w:r>
          <w:t xml:space="preserve"> API y usando el resto </w:t>
        </w:r>
      </w:ins>
      <w:ins w:id="3581" w:author="Gabriel Correa" w:date="2015-08-24T21:05:00Z">
        <w:r w:rsidR="005E6214">
          <w:t xml:space="preserve">de los datos </w:t>
        </w:r>
      </w:ins>
      <w:ins w:id="3582" w:author="Gabriel Correa" w:date="2015-08-24T19:58:00Z">
        <w:r>
          <w:t>como set de pruebas.</w:t>
        </w:r>
      </w:ins>
      <w:bookmarkEnd w:id="3571"/>
    </w:p>
    <w:p w:rsidR="00E50294" w:rsidRDefault="002B03A8">
      <w:pPr>
        <w:pStyle w:val="Ttulo3"/>
        <w:rPr>
          <w:ins w:id="3583" w:author="Gabriel Correa" w:date="2015-08-25T16:07:00Z"/>
        </w:rPr>
        <w:pPrChange w:id="3584" w:author="Gabriel Correa" w:date="2015-08-24T16:57:00Z">
          <w:pPr/>
        </w:pPrChange>
      </w:pPr>
      <w:bookmarkStart w:id="3585" w:name="_Toc428443126"/>
      <w:ins w:id="3586" w:author="Gabriel Correa" w:date="2015-08-24T16:47:00Z">
        <w:r>
          <w:t>Entrenando con 1 API y probando con 2 API</w:t>
        </w:r>
      </w:ins>
      <w:bookmarkEnd w:id="3585"/>
    </w:p>
    <w:p w:rsidR="000C082E" w:rsidRDefault="000C082E"/>
    <w:p w:rsidR="00FB73BD" w:rsidRDefault="005D6808">
      <w:r>
        <w:t>Se realizaron pruebas entrenando con una API y realizando pruebas en las 2 librerías restantes, haciendo esto por cada librer</w:t>
      </w:r>
      <w:r w:rsidR="00626028">
        <w:t xml:space="preserve">ía formando 3 resultados. Las siguientes tablas muestran los resultados y están ordenadas en orden creciente según los valores de </w:t>
      </w:r>
      <w:proofErr w:type="spellStart"/>
      <w:r w:rsidR="00626028" w:rsidRPr="005D6808">
        <w:rPr>
          <w:i/>
        </w:rPr>
        <w:t>recall</w:t>
      </w:r>
      <w:proofErr w:type="spellEnd"/>
      <w:r w:rsidR="00626028">
        <w:t xml:space="preserve"> </w:t>
      </w:r>
      <w:r w:rsidR="00626028" w:rsidRPr="005D6808">
        <w:t>y los mejores valores aparecen destacados.</w:t>
      </w:r>
    </w:p>
    <w:p w:rsidR="00FB73BD" w:rsidRDefault="00FB73BD"/>
    <w:p w:rsidR="00922747" w:rsidRDefault="00922747" w:rsidP="005D6808">
      <w:pPr>
        <w:pStyle w:val="Epgrafe"/>
        <w:keepNext/>
        <w:jc w:val="center"/>
      </w:pPr>
      <w:r>
        <w:t xml:space="preserve">Tabla </w:t>
      </w:r>
      <w:ins w:id="3587" w:author="Gabriel Correa" w:date="2015-08-28T00:22:00Z">
        <w:r w:rsidR="00F002B6">
          <w:fldChar w:fldCharType="begin"/>
        </w:r>
        <w:r w:rsidR="00F002B6">
          <w:instrText xml:space="preserve"> STYLEREF 1 \s </w:instrText>
        </w:r>
      </w:ins>
      <w:r w:rsidR="00F002B6">
        <w:fldChar w:fldCharType="separate"/>
      </w:r>
      <w:r w:rsidR="00F002B6">
        <w:rPr>
          <w:noProof/>
        </w:rPr>
        <w:t>6</w:t>
      </w:r>
      <w:ins w:id="3588"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589" w:author="Gabriel Correa" w:date="2015-08-28T00:22:00Z">
        <w:r w:rsidR="00F002B6">
          <w:rPr>
            <w:noProof/>
          </w:rPr>
          <w:t>4</w:t>
        </w:r>
        <w:r w:rsidR="00F002B6">
          <w:fldChar w:fldCharType="end"/>
        </w:r>
      </w:ins>
      <w:del w:id="3590"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xml:space="preserve">:   Resultados de entrenar clasificadores con Apache </w:t>
      </w:r>
      <w:proofErr w:type="spellStart"/>
      <w:r>
        <w:t>Commons</w:t>
      </w:r>
      <w:proofErr w:type="spellEnd"/>
      <w:r>
        <w:t xml:space="preserve"> y probar</w:t>
      </w:r>
      <w:r>
        <w:br/>
      </w:r>
      <w:r w:rsidR="001B409B">
        <w:t xml:space="preserve">sobre Java y </w:t>
      </w:r>
      <w:proofErr w:type="spellStart"/>
      <w:r w:rsidR="001B409B">
        <w:t>JFace</w:t>
      </w:r>
      <w:proofErr w:type="spellEnd"/>
      <w:r w:rsidR="001B409B">
        <w:t>.</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r w:rsidRPr="00922747">
              <w:rPr>
                <w:rFonts w:ascii="Calibri" w:eastAsia="Times New Roman" w:hAnsi="Calibri" w:cs="Calibri"/>
                <w:color w:val="000000"/>
                <w:sz w:val="22"/>
              </w:rPr>
              <w:t xml:space="preserve">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lastRenderedPageBreak/>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0.19</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0.38</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591" w:author="Gabriel Correa" w:date="2015-08-25T14:44:00Z">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ins>
            <w:r>
              <w:rPr>
                <w:rFonts w:cs="Calibri"/>
                <w:i/>
                <w:color w:val="595959" w:themeColor="text1" w:themeTint="A6"/>
                <w:sz w:val="22"/>
              </w:rPr>
              <w:t xml:space="preserve">, </w:t>
            </w:r>
            <w:proofErr w:type="spellStart"/>
            <w:r>
              <w:rPr>
                <w:rFonts w:cs="Calibri"/>
                <w:i/>
                <w:color w:val="595959" w:themeColor="text1" w:themeTint="A6"/>
                <w:sz w:val="22"/>
              </w:rPr>
              <w:t>JFace</w:t>
            </w:r>
            <w:proofErr w:type="spellEnd"/>
            <w:ins w:id="3592" w:author="Gabriel Correa" w:date="2015-08-25T14:44:00Z">
              <w:r w:rsidRPr="002B28AD">
                <w:rPr>
                  <w:rFonts w:cs="Calibri"/>
                  <w:i/>
                  <w:color w:val="595959" w:themeColor="text1" w:themeTint="A6"/>
                  <w:sz w:val="22"/>
                </w:rPr>
                <w:t>)</w:t>
              </w:r>
            </w:ins>
          </w:p>
        </w:tc>
      </w:tr>
    </w:tbl>
    <w:p w:rsidR="00FB73BD" w:rsidRDefault="00FB73BD"/>
    <w:p w:rsidR="001B409B" w:rsidRDefault="001B409B" w:rsidP="005D6808">
      <w:pPr>
        <w:pStyle w:val="Epgrafe"/>
        <w:keepNext/>
        <w:jc w:val="center"/>
      </w:pPr>
      <w:r>
        <w:t xml:space="preserve">Tabla </w:t>
      </w:r>
      <w:ins w:id="3593" w:author="Gabriel Correa" w:date="2015-08-28T00:22:00Z">
        <w:r w:rsidR="00F002B6">
          <w:fldChar w:fldCharType="begin"/>
        </w:r>
        <w:r w:rsidR="00F002B6">
          <w:instrText xml:space="preserve"> STYLEREF 1 \s </w:instrText>
        </w:r>
      </w:ins>
      <w:r w:rsidR="00F002B6">
        <w:fldChar w:fldCharType="separate"/>
      </w:r>
      <w:r w:rsidR="00F002B6">
        <w:rPr>
          <w:noProof/>
        </w:rPr>
        <w:t>6</w:t>
      </w:r>
      <w:ins w:id="3594"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595" w:author="Gabriel Correa" w:date="2015-08-28T00:22:00Z">
        <w:r w:rsidR="00F002B6">
          <w:rPr>
            <w:noProof/>
          </w:rPr>
          <w:t>5</w:t>
        </w:r>
        <w:r w:rsidR="00F002B6">
          <w:fldChar w:fldCharType="end"/>
        </w:r>
      </w:ins>
      <w:del w:id="359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 xml:space="preserve">sobre Apache </w:t>
      </w:r>
      <w:proofErr w:type="spellStart"/>
      <w:r>
        <w:t>Commons</w:t>
      </w:r>
      <w:proofErr w:type="spellEnd"/>
      <w:r>
        <w:t xml:space="preserve"> y </w:t>
      </w:r>
      <w:proofErr w:type="spellStart"/>
      <w:r>
        <w:t>JFace</w:t>
      </w:r>
      <w:proofErr w:type="spellEnd"/>
      <w:r>
        <w:t>.</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r w:rsidRPr="00922747">
              <w:rPr>
                <w:rFonts w:ascii="Calibri" w:eastAsia="Times New Roman" w:hAnsi="Calibri" w:cs="Calibri"/>
                <w:color w:val="000000"/>
                <w:sz w:val="22"/>
              </w:rPr>
              <w:t xml:space="preserve">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597" w:author="Gabriel Correa" w:date="2015-08-25T14:44:00Z">
              <w:r w:rsidRPr="002B28AD">
                <w:rPr>
                  <w:rFonts w:cs="Calibri"/>
                  <w:i/>
                  <w:color w:val="595959" w:themeColor="text1" w:themeTint="A6"/>
                  <w:sz w:val="22"/>
                </w:rPr>
                <w:t xml:space="preserve">(Entrenamiento: </w:t>
              </w:r>
            </w:ins>
            <w:r>
              <w:rPr>
                <w:rFonts w:cs="Calibri"/>
                <w:i/>
                <w:color w:val="595959" w:themeColor="text1" w:themeTint="A6"/>
                <w:sz w:val="22"/>
              </w:rPr>
              <w:t>Java</w:t>
            </w:r>
            <w:ins w:id="3598" w:author="Gabriel Correa" w:date="2015-08-25T14:44:00Z">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Pr>
                <w:rFonts w:cs="Calibri"/>
                <w:i/>
                <w:color w:val="595959" w:themeColor="text1" w:themeTint="A6"/>
                <w:sz w:val="22"/>
              </w:rPr>
              <w:t xml:space="preserve">, </w:t>
            </w:r>
            <w:proofErr w:type="spellStart"/>
            <w:r>
              <w:rPr>
                <w:rFonts w:cs="Calibri"/>
                <w:i/>
                <w:color w:val="595959" w:themeColor="text1" w:themeTint="A6"/>
                <w:sz w:val="22"/>
              </w:rPr>
              <w:t>JFace</w:t>
            </w:r>
            <w:proofErr w:type="spellEnd"/>
            <w:ins w:id="3599" w:author="Gabriel Correa" w:date="2015-08-25T14:44:00Z">
              <w:r w:rsidRPr="002B28AD">
                <w:rPr>
                  <w:rFonts w:cs="Calibri"/>
                  <w:i/>
                  <w:color w:val="595959" w:themeColor="text1" w:themeTint="A6"/>
                  <w:sz w:val="22"/>
                </w:rPr>
                <w:t>)</w:t>
              </w:r>
            </w:ins>
          </w:p>
        </w:tc>
      </w:tr>
    </w:tbl>
    <w:p w:rsidR="00922747" w:rsidRDefault="00922747" w:rsidP="005D6808">
      <w:pPr>
        <w:jc w:val="center"/>
        <w:rPr>
          <w:ins w:id="3600" w:author="Gabriel Correa" w:date="2015-08-25T18:58:00Z"/>
        </w:rPr>
      </w:pPr>
    </w:p>
    <w:p w:rsidR="001B409B" w:rsidRDefault="001B409B" w:rsidP="005D6808">
      <w:pPr>
        <w:pStyle w:val="Epgrafe"/>
        <w:keepNext/>
        <w:jc w:val="center"/>
      </w:pPr>
      <w:r>
        <w:t xml:space="preserve">Tabla </w:t>
      </w:r>
      <w:ins w:id="3601" w:author="Gabriel Correa" w:date="2015-08-28T00:22:00Z">
        <w:r w:rsidR="00F002B6">
          <w:fldChar w:fldCharType="begin"/>
        </w:r>
        <w:r w:rsidR="00F002B6">
          <w:instrText xml:space="preserve"> STYLEREF 1 \s </w:instrText>
        </w:r>
      </w:ins>
      <w:r w:rsidR="00F002B6">
        <w:fldChar w:fldCharType="separate"/>
      </w:r>
      <w:r w:rsidR="00F002B6">
        <w:rPr>
          <w:noProof/>
        </w:rPr>
        <w:t>6</w:t>
      </w:r>
      <w:ins w:id="3602"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603" w:author="Gabriel Correa" w:date="2015-08-28T00:22:00Z">
        <w:r w:rsidR="00F002B6">
          <w:rPr>
            <w:noProof/>
          </w:rPr>
          <w:t>6</w:t>
        </w:r>
        <w:r w:rsidR="00F002B6">
          <w:fldChar w:fldCharType="end"/>
        </w:r>
      </w:ins>
      <w:del w:id="3604"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xml:space="preserve">:   Resultados de entrenar clasificadores con </w:t>
      </w:r>
      <w:proofErr w:type="spellStart"/>
      <w:r>
        <w:t>JFace</w:t>
      </w:r>
      <w:proofErr w:type="spellEnd"/>
      <w:r>
        <w:t xml:space="preserve"> y probar</w:t>
      </w:r>
      <w:r>
        <w:br/>
        <w:t xml:space="preserve">sobre Apache </w:t>
      </w:r>
      <w:proofErr w:type="spellStart"/>
      <w:r>
        <w:t>Commons</w:t>
      </w:r>
      <w:proofErr w:type="spellEnd"/>
      <w:r>
        <w:t xml:space="preserve"> y Java.</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0.91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lastRenderedPageBreak/>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605" w:author="Gabriel Correa" w:date="2015-08-25T14:44:00Z">
              <w:r w:rsidRPr="002B28AD">
                <w:rPr>
                  <w:rFonts w:cs="Calibri"/>
                  <w:i/>
                  <w:color w:val="595959" w:themeColor="text1" w:themeTint="A6"/>
                  <w:sz w:val="22"/>
                </w:rPr>
                <w:t xml:space="preserve">(Entrenamiento: </w:t>
              </w:r>
              <w:proofErr w:type="spellStart"/>
              <w:r>
                <w:rPr>
                  <w:rFonts w:cs="Calibri"/>
                  <w:i/>
                  <w:color w:val="595959" w:themeColor="text1" w:themeTint="A6"/>
                  <w:sz w:val="22"/>
                </w:rPr>
                <w:t>JFa</w:t>
              </w:r>
            </w:ins>
            <w:r>
              <w:rPr>
                <w:rFonts w:cs="Calibri"/>
                <w:i/>
                <w:color w:val="595959" w:themeColor="text1" w:themeTint="A6"/>
                <w:sz w:val="22"/>
              </w:rPr>
              <w:t>c</w:t>
            </w:r>
            <w:ins w:id="3606" w:author="Gabriel Correa" w:date="2015-08-25T14:44:00Z">
              <w:r>
                <w:rPr>
                  <w:rFonts w:cs="Calibri"/>
                  <w:i/>
                  <w:color w:val="595959" w:themeColor="text1" w:themeTint="A6"/>
                  <w:sz w:val="22"/>
                </w:rPr>
                <w:t>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Pr>
                <w:rFonts w:cs="Calibri"/>
                <w:i/>
                <w:color w:val="595959" w:themeColor="text1" w:themeTint="A6"/>
                <w:sz w:val="22"/>
              </w:rPr>
              <w:t xml:space="preserve">, </w:t>
            </w:r>
            <w:ins w:id="3607" w:author="Gabriel Correa" w:date="2015-08-25T14:44:00Z">
              <w:r>
                <w:rPr>
                  <w:rFonts w:cs="Calibri"/>
                  <w:i/>
                  <w:color w:val="595959" w:themeColor="text1" w:themeTint="A6"/>
                  <w:sz w:val="22"/>
                </w:rPr>
                <w:t>Java</w:t>
              </w:r>
              <w:r w:rsidRPr="002B28AD">
                <w:rPr>
                  <w:rFonts w:cs="Calibri"/>
                  <w:i/>
                  <w:color w:val="595959" w:themeColor="text1" w:themeTint="A6"/>
                  <w:sz w:val="22"/>
                </w:rPr>
                <w:t>)</w:t>
              </w:r>
            </w:ins>
          </w:p>
        </w:tc>
      </w:tr>
    </w:tbl>
    <w:p w:rsidR="00AD1037" w:rsidRDefault="00AD1037"/>
    <w:p w:rsidR="0037179E" w:rsidRPr="000C082E" w:rsidRDefault="005D6808">
      <w:pPr>
        <w:rPr>
          <w:ins w:id="3608" w:author="Gabriel Correa" w:date="2015-08-24T16:47:00Z"/>
        </w:rPr>
      </w:pPr>
      <w:r w:rsidRPr="005D6808">
        <w:t>Los</w:t>
      </w:r>
      <w:r>
        <w:t xml:space="preserve"> resultados son regulares a excepción del caso 2 entrenando con Java el cual es un buen resultado.</w:t>
      </w:r>
      <w:r w:rsidR="00AD1037">
        <w:t xml:space="preserve"> Sin embargo se observan mejores resultados entrenando con dos librerías y realizando pruebas en la </w:t>
      </w:r>
      <w:r w:rsidR="0070702E">
        <w:t xml:space="preserve">API </w:t>
      </w:r>
      <w:r w:rsidR="00AD1037">
        <w:t>restante</w:t>
      </w:r>
      <w:r w:rsidR="0070702E">
        <w:t xml:space="preserve">, como se muestra en la sección siguiente. Pero por otra parte al realizar pruebas con más instancias la cantidad de errores suele aumentar haciendo algo </w:t>
      </w:r>
      <w:proofErr w:type="gramStart"/>
      <w:r w:rsidR="0070702E">
        <w:t>injusta</w:t>
      </w:r>
      <w:proofErr w:type="gramEnd"/>
      <w:r w:rsidR="0070702E">
        <w:t xml:space="preserve"> la comparación entre ambos experimentos.</w:t>
      </w:r>
    </w:p>
    <w:p w:rsidR="002B03A8" w:rsidRDefault="002B03A8">
      <w:pPr>
        <w:pStyle w:val="Ttulo3"/>
        <w:rPr>
          <w:ins w:id="3609" w:author="Gabriel Correa" w:date="2015-08-25T17:29:00Z"/>
        </w:rPr>
        <w:pPrChange w:id="3610" w:author="Gabriel Correa" w:date="2015-08-24T16:57:00Z">
          <w:pPr/>
        </w:pPrChange>
      </w:pPr>
      <w:bookmarkStart w:id="3611" w:name="_Toc428443127"/>
      <w:ins w:id="3612" w:author="Gabriel Correa" w:date="2015-08-24T16:47:00Z">
        <w:r>
          <w:t>Entrenando con 2 API y probando con 1 API</w:t>
        </w:r>
      </w:ins>
      <w:bookmarkEnd w:id="3611"/>
    </w:p>
    <w:p w:rsidR="004F714A" w:rsidRDefault="004F714A">
      <w:pPr>
        <w:rPr>
          <w:ins w:id="3613" w:author="Gabriel Correa" w:date="2015-08-25T18:58:00Z"/>
        </w:rPr>
      </w:pPr>
    </w:p>
    <w:p w:rsidR="005D2320" w:rsidRDefault="005D2320">
      <w:pPr>
        <w:pStyle w:val="Epgrafe"/>
        <w:keepNext/>
        <w:rPr>
          <w:ins w:id="3614" w:author="Gabriel Correa" w:date="2015-08-26T03:13:00Z"/>
        </w:rPr>
        <w:pPrChange w:id="3615" w:author="Gabriel Correa" w:date="2015-08-26T03:13:00Z">
          <w:pPr>
            <w:pStyle w:val="Epgrafe"/>
          </w:pPr>
        </w:pPrChange>
      </w:pPr>
      <w:bookmarkStart w:id="3616" w:name="_Ref428322630"/>
      <w:ins w:id="3617" w:author="Gabriel Correa" w:date="2015-08-26T03:13:00Z">
        <w:r>
          <w:t xml:space="preserve">Imagen </w:t>
        </w:r>
      </w:ins>
      <w:ins w:id="3618" w:author="Gabriel Correa" w:date="2015-08-27T19:37:00Z">
        <w:r w:rsidR="00253A40">
          <w:fldChar w:fldCharType="begin"/>
        </w:r>
        <w:r w:rsidR="00253A40">
          <w:instrText xml:space="preserve"> STYLEREF 1 \s </w:instrText>
        </w:r>
      </w:ins>
      <w:r w:rsidR="00253A40">
        <w:fldChar w:fldCharType="separate"/>
      </w:r>
      <w:r w:rsidR="00253A40">
        <w:rPr>
          <w:noProof/>
        </w:rPr>
        <w:t>6</w:t>
      </w:r>
      <w:ins w:id="3619"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3620" w:author="Gabriel Correa" w:date="2015-08-27T19:37:00Z">
        <w:r w:rsidR="00253A40">
          <w:rPr>
            <w:noProof/>
          </w:rPr>
          <w:t>3</w:t>
        </w:r>
        <w:r w:rsidR="00253A40">
          <w:fldChar w:fldCharType="end"/>
        </w:r>
      </w:ins>
      <w:bookmarkEnd w:id="3616"/>
      <w:ins w:id="3621" w:author="Gabriel Correa" w:date="2015-08-26T03:13:00Z">
        <w:r>
          <w:t xml:space="preserve">:   </w:t>
        </w:r>
        <w:proofErr w:type="spellStart"/>
        <w:r>
          <w:t>Graficos</w:t>
        </w:r>
        <w:proofErr w:type="spellEnd"/>
        <w:r>
          <w:t xml:space="preserve"> mostrando el los valores de </w:t>
        </w:r>
        <w:proofErr w:type="spellStart"/>
        <w:r>
          <w:t>recall</w:t>
        </w:r>
        <w:proofErr w:type="spellEnd"/>
        <w:r>
          <w:t xml:space="preserve"> y F-</w:t>
        </w:r>
        <w:proofErr w:type="spellStart"/>
        <w:r>
          <w:t>Measure</w:t>
        </w:r>
        <w:proofErr w:type="spellEnd"/>
        <w:r>
          <w:t xml:space="preserve"> </w:t>
        </w:r>
      </w:ins>
      <w:ins w:id="3622" w:author="Gabriel Correa" w:date="2015-08-26T03:15:00Z">
        <w:r>
          <w:t xml:space="preserve">para los clasificadores </w:t>
        </w:r>
      </w:ins>
      <w:ins w:id="3623" w:author="Gabriel Correa" w:date="2015-08-26T03:13:00Z">
        <w:r>
          <w:t xml:space="preserve">a medida que se aumenta </w:t>
        </w:r>
      </w:ins>
      <w:ins w:id="3624" w:author="Gabriel Correa" w:date="2015-08-26T03:14:00Z">
        <w:r>
          <w:t>la cantidad de datos considerad</w:t>
        </w:r>
      </w:ins>
      <w:ins w:id="3625" w:author="Gabriel Correa" w:date="2015-08-26T03:15:00Z">
        <w:r>
          <w:t>os</w:t>
        </w:r>
      </w:ins>
      <w:ins w:id="3626" w:author="Gabriel Correa" w:date="2015-08-26T03:14:00Z">
        <w:r>
          <w:t xml:space="preserve"> en </w:t>
        </w:r>
      </w:ins>
      <w:ins w:id="3627" w:author="Gabriel Correa" w:date="2015-08-26T03:15:00Z">
        <w:r>
          <w:t xml:space="preserve">la fase de entrenamiento. </w:t>
        </w:r>
      </w:ins>
      <w:ins w:id="3628" w:author="Gabriel Correa" w:date="2015-08-26T03:16:00Z">
        <w:r>
          <w:t xml:space="preserve">En este caso se </w:t>
        </w:r>
      </w:ins>
      <w:ins w:id="3629" w:author="Gabriel Correa" w:date="2015-08-26T03:15:00Z">
        <w:r>
          <w:t>usa como base de entrenamiento</w:t>
        </w:r>
      </w:ins>
      <w:ins w:id="3630" w:author="Gabriel Correa" w:date="2015-08-26T03:16:00Z">
        <w:r>
          <w:t xml:space="preserve"> las librerías Apache </w:t>
        </w:r>
        <w:proofErr w:type="spellStart"/>
        <w:r>
          <w:t>Commons</w:t>
        </w:r>
        <w:proofErr w:type="spellEnd"/>
        <w:r>
          <w:t xml:space="preserve"> y Java.</w:t>
        </w:r>
      </w:ins>
    </w:p>
    <w:p w:rsidR="0037179E" w:rsidRDefault="00013ABE">
      <w:pPr>
        <w:rPr>
          <w:ins w:id="3631" w:author="Gabriel Correa" w:date="2015-08-25T18:58:00Z"/>
        </w:rPr>
      </w:pPr>
      <w:ins w:id="3632" w:author="Gabriel Correa" w:date="2015-08-25T21:09:00Z">
        <w:r>
          <w:rPr>
            <w:noProof/>
            <w:rPrChange w:id="3633" w:author="Unknown">
              <w:rPr>
                <w:b/>
                <w:bCs/>
                <w:noProof/>
                <w:color w:val="4F81BD" w:themeColor="accent1"/>
                <w:sz w:val="18"/>
                <w:szCs w:val="18"/>
              </w:rPr>
            </w:rPrChange>
          </w:rPr>
          <w:drawing>
            <wp:inline distT="0" distB="0" distL="0" distR="0" wp14:anchorId="335375B2" wp14:editId="23D703D5">
              <wp:extent cx="2963743" cy="2088000"/>
              <wp:effectExtent l="0" t="0" r="825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ins>
      <w:ins w:id="3634" w:author="Gabriel Correa" w:date="2015-08-25T19:28:00Z">
        <w:r w:rsidR="002420DC" w:rsidRPr="002420DC">
          <w:t xml:space="preserve"> </w:t>
        </w:r>
      </w:ins>
      <w:ins w:id="3635" w:author="Gabriel Correa" w:date="2015-08-25T21:10:00Z">
        <w:r>
          <w:rPr>
            <w:noProof/>
            <w:rPrChange w:id="3636" w:author="Unknown">
              <w:rPr>
                <w:b/>
                <w:bCs/>
                <w:noProof/>
                <w:color w:val="4F81BD" w:themeColor="accent1"/>
                <w:sz w:val="18"/>
                <w:szCs w:val="18"/>
              </w:rPr>
            </w:rPrChange>
          </w:rPr>
          <w:drawing>
            <wp:inline distT="0" distB="0" distL="0" distR="0" wp14:anchorId="0ABAD7E0" wp14:editId="3CF86984">
              <wp:extent cx="2912645" cy="2052000"/>
              <wp:effectExtent l="0" t="0" r="254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7D2703" w:rsidRDefault="0037179E">
      <w:pPr>
        <w:rPr>
          <w:ins w:id="3637" w:author="Gabriel Correa" w:date="2015-08-25T19:39:00Z"/>
        </w:rPr>
      </w:pPr>
      <w:ins w:id="3638" w:author="Gabriel Correa" w:date="2015-08-25T19:02:00Z">
        <w:r>
          <w:t xml:space="preserve">Los </w:t>
        </w:r>
      </w:ins>
      <w:ins w:id="3639" w:author="Gabriel Correa" w:date="2015-08-25T19:03:00Z">
        <w:r>
          <w:t xml:space="preserve">resultados de la </w:t>
        </w:r>
      </w:ins>
      <w:ins w:id="3640" w:author="Gabriel Correa" w:date="2015-08-26T03:21:00Z">
        <w:r w:rsidR="00F17DD3">
          <w:fldChar w:fldCharType="begin"/>
        </w:r>
        <w:r w:rsidR="00F17DD3">
          <w:instrText xml:space="preserve"> REF _Ref428322630 \h </w:instrText>
        </w:r>
      </w:ins>
      <w:r w:rsidR="00F17DD3">
        <w:fldChar w:fldCharType="separate"/>
      </w:r>
      <w:ins w:id="3641" w:author="Gabriel Correa" w:date="2015-08-27T12:50:00Z">
        <w:r w:rsidR="00763E46">
          <w:t xml:space="preserve">Imagen </w:t>
        </w:r>
        <w:r w:rsidR="00763E46">
          <w:rPr>
            <w:noProof/>
          </w:rPr>
          <w:t>6</w:t>
        </w:r>
        <w:r w:rsidR="00763E46">
          <w:t>.</w:t>
        </w:r>
        <w:r w:rsidR="00763E46">
          <w:rPr>
            <w:noProof/>
          </w:rPr>
          <w:t>3</w:t>
        </w:r>
      </w:ins>
      <w:ins w:id="3642" w:author="Gabriel Correa" w:date="2015-08-26T03:21:00Z">
        <w:r w:rsidR="00F17DD3">
          <w:fldChar w:fldCharType="end"/>
        </w:r>
      </w:ins>
      <w:ins w:id="3643" w:author="Gabriel Correa" w:date="2015-08-25T19:03:00Z">
        <w:r>
          <w:t xml:space="preserve"> corresponden a los </w:t>
        </w:r>
      </w:ins>
      <w:ins w:id="3644" w:author="Gabriel Correa" w:date="2015-08-25T19:02:00Z">
        <w:r>
          <w:t xml:space="preserve">clasificadores </w:t>
        </w:r>
      </w:ins>
      <w:ins w:id="3645" w:author="Gabriel Correa" w:date="2015-08-25T19:03:00Z">
        <w:r>
          <w:t xml:space="preserve">que fueron entrenados </w:t>
        </w:r>
      </w:ins>
      <w:ins w:id="3646" w:author="Gabriel Correa" w:date="2015-08-25T19:02:00Z">
        <w:r>
          <w:t xml:space="preserve">con Apache </w:t>
        </w:r>
        <w:proofErr w:type="spellStart"/>
        <w:r>
          <w:t>Commons</w:t>
        </w:r>
        <w:proofErr w:type="spellEnd"/>
        <w:r>
          <w:t xml:space="preserve">, Java y un porcentaje de </w:t>
        </w:r>
        <w:proofErr w:type="spellStart"/>
        <w:r>
          <w:t>JFace</w:t>
        </w:r>
      </w:ins>
      <w:proofErr w:type="spellEnd"/>
      <w:ins w:id="3647" w:author="Gabriel Correa" w:date="2015-08-25T19:23:00Z">
        <w:r w:rsidR="002420DC">
          <w:t xml:space="preserve"> </w:t>
        </w:r>
      </w:ins>
      <w:ins w:id="3648" w:author="Gabriel Correa" w:date="2015-08-25T19:04:00Z">
        <w:r w:rsidR="002420DC">
          <w:t xml:space="preserve">y que </w:t>
        </w:r>
        <w:r>
          <w:t xml:space="preserve">fueron probados con la parte restante de </w:t>
        </w:r>
        <w:proofErr w:type="spellStart"/>
        <w:r>
          <w:t>JFace</w:t>
        </w:r>
        <w:proofErr w:type="spellEnd"/>
        <w:r>
          <w:t>.</w:t>
        </w:r>
      </w:ins>
      <w:ins w:id="3649" w:author="Gabriel Correa" w:date="2015-08-25T19:25:00Z">
        <w:r w:rsidR="002420DC">
          <w:t xml:space="preserve"> Se </w:t>
        </w:r>
      </w:ins>
      <w:ins w:id="3650" w:author="Gabriel Correa" w:date="2015-08-25T19:31:00Z">
        <w:r w:rsidR="00733F91">
          <w:t>observa</w:t>
        </w:r>
      </w:ins>
      <w:ins w:id="3651" w:author="Gabriel Correa" w:date="2015-08-25T19:25:00Z">
        <w:r w:rsidR="002420DC">
          <w:t xml:space="preserve"> que </w:t>
        </w:r>
      </w:ins>
      <w:proofErr w:type="spellStart"/>
      <w:ins w:id="3652" w:author="Gabriel Correa" w:date="2015-08-25T19:32:00Z">
        <w:r w:rsidR="00733F91">
          <w:t>NaiveBayes</w:t>
        </w:r>
        <w:proofErr w:type="spellEnd"/>
        <w:r w:rsidR="00733F91">
          <w:t xml:space="preserve"> tiene </w:t>
        </w:r>
      </w:ins>
      <w:ins w:id="3653" w:author="Gabriel Correa" w:date="2015-08-25T19:38:00Z">
        <w:r w:rsidR="007D2703">
          <w:t>excelente</w:t>
        </w:r>
      </w:ins>
      <w:ins w:id="3654" w:author="Gabriel Correa" w:date="2015-08-25T19:32:00Z">
        <w:r w:rsidR="00733F91">
          <w:t xml:space="preserve"> </w:t>
        </w:r>
        <w:proofErr w:type="spellStart"/>
        <w:r w:rsidR="00733F91">
          <w:rPr>
            <w:i/>
          </w:rPr>
          <w:t>recall</w:t>
        </w:r>
        <w:proofErr w:type="spellEnd"/>
        <w:r w:rsidR="00733F91">
          <w:t xml:space="preserve"> </w:t>
        </w:r>
      </w:ins>
      <w:ins w:id="3655" w:author="Gabriel Correa" w:date="2015-08-25T19:33:00Z">
        <w:r w:rsidR="00733F91">
          <w:t>y un</w:t>
        </w:r>
      </w:ins>
      <w:ins w:id="3656" w:author="Gabriel Correa" w:date="2015-08-25T19:32:00Z">
        <w:r w:rsidR="00733F91">
          <w:t xml:space="preserve"> </w:t>
        </w:r>
        <w:r w:rsidR="00733F91">
          <w:rPr>
            <w:i/>
          </w:rPr>
          <w:t>F-</w:t>
        </w:r>
        <w:proofErr w:type="spellStart"/>
        <w:r w:rsidR="00733F91">
          <w:rPr>
            <w:i/>
          </w:rPr>
          <w:t>Measure</w:t>
        </w:r>
        <w:proofErr w:type="spellEnd"/>
        <w:r w:rsidR="00733F91">
          <w:t xml:space="preserve"> </w:t>
        </w:r>
      </w:ins>
      <w:ins w:id="3657" w:author="Gabriel Correa" w:date="2015-08-25T19:33:00Z">
        <w:r w:rsidR="00733F91">
          <w:t>aceptable</w:t>
        </w:r>
      </w:ins>
      <w:ins w:id="3658" w:author="Gabriel Correa" w:date="2015-08-25T19:32:00Z">
        <w:r w:rsidR="00733F91">
          <w:t xml:space="preserve"> </w:t>
        </w:r>
      </w:ins>
      <w:ins w:id="3659" w:author="Gabriel Correa" w:date="2015-08-25T19:33:00Z">
        <w:r w:rsidR="00733F91">
          <w:t>cercano a</w:t>
        </w:r>
      </w:ins>
      <w:ins w:id="3660" w:author="Gabriel Correa" w:date="2015-08-25T19:32:00Z">
        <w:r w:rsidR="00733F91">
          <w:t xml:space="preserve"> 0.5</w:t>
        </w:r>
      </w:ins>
      <w:ins w:id="3661" w:author="Gabriel Correa" w:date="2015-08-25T19:33:00Z">
        <w:r w:rsidR="00733F91">
          <w:t xml:space="preserve">. SMO tiene un </w:t>
        </w:r>
        <w:proofErr w:type="spellStart"/>
        <w:r w:rsidR="00733F91" w:rsidRPr="00733F91">
          <w:rPr>
            <w:i/>
            <w:rPrChange w:id="3662" w:author="Gabriel Correa" w:date="2015-08-25T19:34:00Z">
              <w:rPr>
                <w:b/>
                <w:bCs/>
                <w:color w:val="4F81BD" w:themeColor="accent1"/>
                <w:sz w:val="18"/>
                <w:szCs w:val="18"/>
              </w:rPr>
            </w:rPrChange>
          </w:rPr>
          <w:t>recall</w:t>
        </w:r>
        <w:proofErr w:type="spellEnd"/>
        <w:r w:rsidR="00733F91">
          <w:t xml:space="preserve"> mayor</w:t>
        </w:r>
      </w:ins>
      <w:ins w:id="3663" w:author="Gabriel Correa" w:date="2015-08-25T19:34:00Z">
        <w:r w:rsidR="00733F91">
          <w:t xml:space="preserve"> a 0.85 desde un 10% de entrenamiento en adelante</w:t>
        </w:r>
      </w:ins>
      <w:ins w:id="3664" w:author="Gabriel Correa" w:date="2015-08-25T19:35:00Z">
        <w:r w:rsidR="00733F91">
          <w:t xml:space="preserve"> mientras que su </w:t>
        </w:r>
        <w:r w:rsidR="00733F91">
          <w:rPr>
            <w:i/>
          </w:rPr>
          <w:t>F-</w:t>
        </w:r>
        <w:proofErr w:type="spellStart"/>
        <w:r w:rsidR="00733F91">
          <w:rPr>
            <w:i/>
          </w:rPr>
          <w:t>Measure</w:t>
        </w:r>
        <w:proofErr w:type="spellEnd"/>
        <w:r w:rsidR="00733F91">
          <w:t xml:space="preserve"> va aumentando al entrenar con más datos de </w:t>
        </w:r>
        <w:proofErr w:type="spellStart"/>
        <w:r w:rsidR="00733F91">
          <w:t>JFace</w:t>
        </w:r>
        <w:proofErr w:type="spellEnd"/>
        <w:r w:rsidR="00733F91">
          <w:t>. Adem</w:t>
        </w:r>
      </w:ins>
      <w:ins w:id="3665" w:author="Gabriel Correa" w:date="2015-08-25T19:36:00Z">
        <w:r w:rsidR="00733F91">
          <w:t xml:space="preserve">ás una matriz de costos podría aplicarse a </w:t>
        </w:r>
        <w:proofErr w:type="spellStart"/>
        <w:r w:rsidR="00733F91">
          <w:t>NaiveBayes</w:t>
        </w:r>
        <w:proofErr w:type="spellEnd"/>
        <w:r w:rsidR="00733F91">
          <w:t xml:space="preserve"> y a SMO para mejorar aún más el </w:t>
        </w:r>
        <w:proofErr w:type="spellStart"/>
        <w:r w:rsidR="00733F91">
          <w:rPr>
            <w:i/>
          </w:rPr>
          <w:t>recall</w:t>
        </w:r>
        <w:proofErr w:type="spellEnd"/>
        <w:r w:rsidR="00733F91">
          <w:t>.</w:t>
        </w:r>
      </w:ins>
      <w:ins w:id="3666" w:author="Gabriel Correa" w:date="2015-08-25T20:27:00Z">
        <w:r w:rsidR="004C51BF">
          <w:t xml:space="preserve"> Los clasificadores con peor rendimiento no fueron incluidos para mejorar la claridad de los gráficos.</w:t>
        </w:r>
      </w:ins>
    </w:p>
    <w:p w:rsidR="005D2320" w:rsidRDefault="005D2320">
      <w:pPr>
        <w:pStyle w:val="Epgrafe"/>
        <w:keepNext/>
        <w:rPr>
          <w:ins w:id="3667" w:author="Gabriel Correa" w:date="2015-08-26T03:16:00Z"/>
        </w:rPr>
        <w:pPrChange w:id="3668" w:author="Gabriel Correa" w:date="2015-08-26T03:16:00Z">
          <w:pPr>
            <w:pStyle w:val="Epgrafe"/>
          </w:pPr>
        </w:pPrChange>
      </w:pPr>
      <w:bookmarkStart w:id="3669" w:name="_Ref428322606"/>
      <w:bookmarkStart w:id="3670" w:name="_Ref428322602"/>
      <w:ins w:id="3671" w:author="Gabriel Correa" w:date="2015-08-26T03:16:00Z">
        <w:r>
          <w:lastRenderedPageBreak/>
          <w:t xml:space="preserve">Imagen </w:t>
        </w:r>
      </w:ins>
      <w:ins w:id="3672" w:author="Gabriel Correa" w:date="2015-08-27T19:37:00Z">
        <w:r w:rsidR="00253A40">
          <w:fldChar w:fldCharType="begin"/>
        </w:r>
        <w:r w:rsidR="00253A40">
          <w:instrText xml:space="preserve"> STYLEREF 1 \s </w:instrText>
        </w:r>
      </w:ins>
      <w:r w:rsidR="00253A40">
        <w:fldChar w:fldCharType="separate"/>
      </w:r>
      <w:r w:rsidR="00253A40">
        <w:rPr>
          <w:noProof/>
        </w:rPr>
        <w:t>6</w:t>
      </w:r>
      <w:ins w:id="3673"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3674" w:author="Gabriel Correa" w:date="2015-08-27T19:37:00Z">
        <w:r w:rsidR="00253A40">
          <w:rPr>
            <w:noProof/>
          </w:rPr>
          <w:t>4</w:t>
        </w:r>
        <w:r w:rsidR="00253A40">
          <w:fldChar w:fldCharType="end"/>
        </w:r>
      </w:ins>
      <w:bookmarkEnd w:id="3669"/>
      <w:ins w:id="3675" w:author="Gabriel Correa" w:date="2015-08-26T03:16:00Z">
        <w:r>
          <w:t>:</w:t>
        </w:r>
        <w:r w:rsidRPr="005D2320">
          <w:t xml:space="preserve"> </w:t>
        </w:r>
        <w:proofErr w:type="spellStart"/>
        <w:r>
          <w:t>Graficos</w:t>
        </w:r>
        <w:proofErr w:type="spellEnd"/>
        <w:r>
          <w:t xml:space="preserve"> mostrando el los valores de </w:t>
        </w:r>
        <w:proofErr w:type="spellStart"/>
        <w:r>
          <w:t>recall</w:t>
        </w:r>
        <w:proofErr w:type="spellEnd"/>
        <w:r>
          <w:t xml:space="preserve"> y F-</w:t>
        </w:r>
        <w:proofErr w:type="spellStart"/>
        <w:r>
          <w:t>Measure</w:t>
        </w:r>
        <w:proofErr w:type="spellEnd"/>
        <w:r>
          <w:t xml:space="preserve"> para los clasificadores a medida que se aumenta la cantidad de datos considerados en la fase de entrenamiento. En este caso se usa como base de entrenamiento las librerías </w:t>
        </w:r>
      </w:ins>
      <w:ins w:id="3676" w:author="Gabriel Correa" w:date="2015-08-26T03:19:00Z">
        <w:r>
          <w:t xml:space="preserve">Apache </w:t>
        </w:r>
        <w:proofErr w:type="spellStart"/>
        <w:r>
          <w:t>Commons</w:t>
        </w:r>
        <w:proofErr w:type="spellEnd"/>
        <w:r>
          <w:t xml:space="preserve"> y </w:t>
        </w:r>
        <w:proofErr w:type="spellStart"/>
        <w:r>
          <w:t>JFace</w:t>
        </w:r>
      </w:ins>
      <w:proofErr w:type="spellEnd"/>
      <w:ins w:id="3677" w:author="Gabriel Correa" w:date="2015-08-26T03:16:00Z">
        <w:r>
          <w:t>.</w:t>
        </w:r>
        <w:bookmarkEnd w:id="3670"/>
      </w:ins>
    </w:p>
    <w:p w:rsidR="007D2703" w:rsidRDefault="005D2320">
      <w:pPr>
        <w:rPr>
          <w:ins w:id="3678" w:author="Gabriel Correa" w:date="2015-08-25T20:01:00Z"/>
        </w:rPr>
      </w:pPr>
      <w:ins w:id="3679" w:author="Gabriel Correa" w:date="2015-08-26T03:19:00Z">
        <w:r>
          <w:rPr>
            <w:noProof/>
            <w:rPrChange w:id="3680" w:author="Unknown">
              <w:rPr>
                <w:b/>
                <w:bCs/>
                <w:noProof/>
                <w:color w:val="4F81BD" w:themeColor="accent1"/>
                <w:sz w:val="18"/>
                <w:szCs w:val="18"/>
              </w:rPr>
            </w:rPrChange>
          </w:rPr>
          <w:drawing>
            <wp:inline distT="0" distB="0" distL="0" distR="0" wp14:anchorId="20F4CF30" wp14:editId="6ABD1CEE">
              <wp:extent cx="2963744" cy="2088000"/>
              <wp:effectExtent l="0" t="0" r="825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3744" cy="2088000"/>
                      </a:xfrm>
                      <a:prstGeom prst="rect">
                        <a:avLst/>
                      </a:prstGeom>
                      <a:noFill/>
                      <a:ln>
                        <a:noFill/>
                      </a:ln>
                    </pic:spPr>
                  </pic:pic>
                </a:graphicData>
              </a:graphic>
            </wp:inline>
          </w:drawing>
        </w:r>
      </w:ins>
      <w:ins w:id="3681" w:author="Gabriel Correa" w:date="2015-08-25T20:01:00Z">
        <w:r w:rsidR="00145B29" w:rsidRPr="00145B29">
          <w:t xml:space="preserve"> </w:t>
        </w:r>
      </w:ins>
      <w:ins w:id="3682" w:author="Gabriel Correa" w:date="2015-08-26T03:20:00Z">
        <w:r w:rsidR="002C2E1F">
          <w:rPr>
            <w:noProof/>
            <w:rPrChange w:id="3683" w:author="Unknown">
              <w:rPr>
                <w:b/>
                <w:bCs/>
                <w:noProof/>
                <w:color w:val="4F81BD" w:themeColor="accent1"/>
                <w:sz w:val="18"/>
                <w:szCs w:val="18"/>
              </w:rPr>
            </w:rPrChange>
          </w:rPr>
          <w:drawing>
            <wp:inline distT="0" distB="0" distL="0" distR="0" wp14:anchorId="740BD503" wp14:editId="04F7CC47">
              <wp:extent cx="2912645" cy="2052000"/>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145B29" w:rsidRDefault="00A2638F">
      <w:pPr>
        <w:rPr>
          <w:ins w:id="3684" w:author="Gabriel Correa" w:date="2015-08-25T20:02:00Z"/>
        </w:rPr>
      </w:pPr>
      <w:ins w:id="3685" w:author="Gabriel Correa" w:date="2015-08-25T20:22:00Z">
        <w:r>
          <w:t>Los resultados de la</w:t>
        </w:r>
      </w:ins>
      <w:ins w:id="3686" w:author="Gabriel Correa" w:date="2015-08-25T20:02:00Z">
        <w:r w:rsidR="00145B29">
          <w:t xml:space="preserve"> </w:t>
        </w:r>
      </w:ins>
      <w:ins w:id="3687" w:author="Gabriel Correa" w:date="2015-08-26T03:21:00Z">
        <w:r w:rsidR="00F17DD3">
          <w:fldChar w:fldCharType="begin"/>
        </w:r>
        <w:r w:rsidR="00F17DD3">
          <w:instrText xml:space="preserve"> REF _Ref428322606 \h </w:instrText>
        </w:r>
      </w:ins>
      <w:r w:rsidR="00F17DD3">
        <w:fldChar w:fldCharType="separate"/>
      </w:r>
      <w:ins w:id="3688" w:author="Gabriel Correa" w:date="2015-08-27T12:50:00Z">
        <w:r w:rsidR="00763E46">
          <w:t xml:space="preserve">Imagen </w:t>
        </w:r>
        <w:r w:rsidR="00763E46">
          <w:rPr>
            <w:noProof/>
          </w:rPr>
          <w:t>6</w:t>
        </w:r>
        <w:r w:rsidR="00763E46">
          <w:t>.</w:t>
        </w:r>
        <w:r w:rsidR="00763E46">
          <w:rPr>
            <w:noProof/>
          </w:rPr>
          <w:t>4</w:t>
        </w:r>
      </w:ins>
      <w:ins w:id="3689" w:author="Gabriel Correa" w:date="2015-08-26T03:21:00Z">
        <w:r w:rsidR="00F17DD3">
          <w:fldChar w:fldCharType="end"/>
        </w:r>
      </w:ins>
      <w:ins w:id="3690" w:author="Gabriel Correa" w:date="2015-08-25T20:22:00Z">
        <w:r>
          <w:t xml:space="preserve"> se obtuvieron entrenando con Apache </w:t>
        </w:r>
        <w:proofErr w:type="spellStart"/>
        <w:r>
          <w:t>Commons</w:t>
        </w:r>
        <w:proofErr w:type="spellEnd"/>
        <w:r>
          <w:t xml:space="preserve">, </w:t>
        </w:r>
        <w:proofErr w:type="spellStart"/>
        <w:r>
          <w:t>JFace</w:t>
        </w:r>
        <w:proofErr w:type="spellEnd"/>
        <w:r>
          <w:t xml:space="preserve"> </w:t>
        </w:r>
      </w:ins>
      <w:ins w:id="3691" w:author="Gabriel Correa" w:date="2015-08-25T20:23:00Z">
        <w:r>
          <w:t xml:space="preserve">y un porcentaje de Java. El </w:t>
        </w:r>
        <w:r w:rsidRPr="00A2638F">
          <w:rPr>
            <w:i/>
            <w:rPrChange w:id="3692" w:author="Gabriel Correa" w:date="2015-08-25T20:23:00Z">
              <w:rPr>
                <w:b/>
                <w:bCs/>
                <w:color w:val="4F81BD" w:themeColor="accent1"/>
                <w:sz w:val="18"/>
                <w:szCs w:val="18"/>
              </w:rPr>
            </w:rPrChange>
          </w:rPr>
          <w:t>test set</w:t>
        </w:r>
        <w:r>
          <w:t xml:space="preserve"> fue el porcentaje restante de Java. </w:t>
        </w:r>
        <w:proofErr w:type="spellStart"/>
        <w:r w:rsidRPr="00A2638F">
          <w:rPr>
            <w:i/>
            <w:rPrChange w:id="3693" w:author="Gabriel Correa" w:date="2015-08-25T20:26:00Z">
              <w:rPr>
                <w:b/>
                <w:bCs/>
                <w:color w:val="4F81BD" w:themeColor="accent1"/>
                <w:sz w:val="18"/>
                <w:szCs w:val="18"/>
              </w:rPr>
            </w:rPrChange>
          </w:rPr>
          <w:t>N</w:t>
        </w:r>
      </w:ins>
      <w:ins w:id="3694" w:author="Gabriel Correa" w:date="2015-08-25T20:24:00Z">
        <w:r w:rsidRPr="00A2638F">
          <w:rPr>
            <w:i/>
            <w:rPrChange w:id="3695" w:author="Gabriel Correa" w:date="2015-08-25T20:26:00Z">
              <w:rPr>
                <w:b/>
                <w:bCs/>
                <w:color w:val="4F81BD" w:themeColor="accent1"/>
                <w:sz w:val="18"/>
                <w:szCs w:val="18"/>
              </w:rPr>
            </w:rPrChange>
          </w:rPr>
          <w:t>aiveBayesMultinomial</w:t>
        </w:r>
        <w:proofErr w:type="spellEnd"/>
        <w:r>
          <w:t xml:space="preserve"> resultó ser el con mejores resultados en todos los porcentajes </w:t>
        </w:r>
      </w:ins>
      <w:ins w:id="3696" w:author="Gabriel Correa" w:date="2015-08-25T20:25:00Z">
        <w:r>
          <w:t>siguiéndole</w:t>
        </w:r>
      </w:ins>
      <w:ins w:id="3697" w:author="Gabriel Correa" w:date="2015-08-25T20:24:00Z">
        <w:r>
          <w:t xml:space="preserve"> </w:t>
        </w:r>
      </w:ins>
      <w:ins w:id="3698" w:author="Gabriel Correa" w:date="2015-08-25T20:25:00Z">
        <w:r>
          <w:t xml:space="preserve">relativamente cerca </w:t>
        </w:r>
        <w:proofErr w:type="spellStart"/>
        <w:r w:rsidRPr="00A2638F">
          <w:rPr>
            <w:i/>
            <w:rPrChange w:id="3699" w:author="Gabriel Correa" w:date="2015-08-25T20:26:00Z">
              <w:rPr>
                <w:b/>
                <w:bCs/>
                <w:color w:val="4F81BD" w:themeColor="accent1"/>
                <w:sz w:val="18"/>
                <w:szCs w:val="18"/>
              </w:rPr>
            </w:rPrChange>
          </w:rPr>
          <w:t>NaiveBayes</w:t>
        </w:r>
        <w:proofErr w:type="spellEnd"/>
        <w:r>
          <w:t xml:space="preserve">. Los otros clasificadores obtuvieron peores resultados por lo que no fueron incluidos en los gráficos nuevamente para mantener claridad. </w:t>
        </w:r>
      </w:ins>
      <w:ins w:id="3700" w:author="Gabriel Correa" w:date="2015-08-25T20:26:00Z">
        <w:r>
          <w:t>SMO fue incluido para comparar con los resultados anteriores donde sí tuvo un buen rendimiento.</w:t>
        </w:r>
      </w:ins>
    </w:p>
    <w:p w:rsidR="00145B29" w:rsidRDefault="00145B29">
      <w:pPr>
        <w:rPr>
          <w:ins w:id="3701" w:author="Gabriel Correa" w:date="2015-08-25T20:02:00Z"/>
        </w:rPr>
      </w:pPr>
    </w:p>
    <w:p w:rsidR="005D2320" w:rsidRDefault="005D2320">
      <w:pPr>
        <w:pStyle w:val="Epgrafe"/>
        <w:keepNext/>
        <w:rPr>
          <w:ins w:id="3702" w:author="Gabriel Correa" w:date="2015-08-26T03:17:00Z"/>
        </w:rPr>
        <w:pPrChange w:id="3703" w:author="Gabriel Correa" w:date="2015-08-26T03:17:00Z">
          <w:pPr>
            <w:pStyle w:val="Epgrafe"/>
          </w:pPr>
        </w:pPrChange>
      </w:pPr>
      <w:bookmarkStart w:id="3704" w:name="_Ref428322671"/>
      <w:ins w:id="3705" w:author="Gabriel Correa" w:date="2015-08-26T03:17:00Z">
        <w:r>
          <w:t xml:space="preserve">Imagen </w:t>
        </w:r>
      </w:ins>
      <w:ins w:id="3706" w:author="Gabriel Correa" w:date="2015-08-27T19:37:00Z">
        <w:r w:rsidR="00253A40">
          <w:fldChar w:fldCharType="begin"/>
        </w:r>
        <w:r w:rsidR="00253A40">
          <w:instrText xml:space="preserve"> STYLEREF 1 \s </w:instrText>
        </w:r>
      </w:ins>
      <w:r w:rsidR="00253A40">
        <w:fldChar w:fldCharType="separate"/>
      </w:r>
      <w:r w:rsidR="00253A40">
        <w:rPr>
          <w:noProof/>
        </w:rPr>
        <w:t>6</w:t>
      </w:r>
      <w:ins w:id="3707"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3708" w:author="Gabriel Correa" w:date="2015-08-27T19:37:00Z">
        <w:r w:rsidR="00253A40">
          <w:rPr>
            <w:noProof/>
          </w:rPr>
          <w:t>5</w:t>
        </w:r>
        <w:r w:rsidR="00253A40">
          <w:fldChar w:fldCharType="end"/>
        </w:r>
      </w:ins>
      <w:bookmarkEnd w:id="3704"/>
      <w:ins w:id="3709" w:author="Gabriel Correa" w:date="2015-08-26T03:17:00Z">
        <w:r>
          <w:t xml:space="preserve">: Gráficos mostrando el los valores de </w:t>
        </w:r>
        <w:proofErr w:type="spellStart"/>
        <w:r>
          <w:t>recall</w:t>
        </w:r>
        <w:proofErr w:type="spellEnd"/>
        <w:r>
          <w:t xml:space="preserve"> y F-</w:t>
        </w:r>
        <w:proofErr w:type="spellStart"/>
        <w:r>
          <w:t>Measure</w:t>
        </w:r>
        <w:proofErr w:type="spellEnd"/>
        <w:r>
          <w:t xml:space="preserve"> para los clasificadores a medida que se aumenta la cantidad de datos considerados en la fase de entrenamiento. En este caso se usa como base de entrenamiento las librerías </w:t>
        </w:r>
      </w:ins>
      <w:ins w:id="3710" w:author="Gabriel Correa" w:date="2015-08-26T03:18:00Z">
        <w:r>
          <w:t xml:space="preserve">Java y </w:t>
        </w:r>
        <w:proofErr w:type="spellStart"/>
        <w:r>
          <w:t>JFace</w:t>
        </w:r>
      </w:ins>
      <w:proofErr w:type="spellEnd"/>
      <w:ins w:id="3711" w:author="Gabriel Correa" w:date="2015-08-26T03:17:00Z">
        <w:r>
          <w:t>.</w:t>
        </w:r>
      </w:ins>
    </w:p>
    <w:p w:rsidR="00145B29" w:rsidRDefault="00604F2F">
      <w:pPr>
        <w:rPr>
          <w:ins w:id="3712" w:author="Gabriel Correa" w:date="2015-08-25T20:02:00Z"/>
        </w:rPr>
      </w:pPr>
      <w:ins w:id="3713" w:author="Gabriel Correa" w:date="2015-08-25T21:20:00Z">
        <w:r>
          <w:rPr>
            <w:noProof/>
            <w:rPrChange w:id="3714" w:author="Unknown">
              <w:rPr>
                <w:b/>
                <w:bCs/>
                <w:noProof/>
                <w:color w:val="4F81BD" w:themeColor="accent1"/>
                <w:sz w:val="18"/>
                <w:szCs w:val="18"/>
              </w:rPr>
            </w:rPrChange>
          </w:rPr>
          <w:drawing>
            <wp:inline distT="0" distB="0" distL="0" distR="0" wp14:anchorId="316480C2" wp14:editId="77AC5875">
              <wp:extent cx="2963743" cy="2088000"/>
              <wp:effectExtent l="0" t="0" r="825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r w:rsidRPr="00604F2F">
          <w:t xml:space="preserve"> </w:t>
        </w:r>
        <w:r>
          <w:rPr>
            <w:noProof/>
            <w:rPrChange w:id="3715" w:author="Unknown">
              <w:rPr>
                <w:b/>
                <w:bCs/>
                <w:noProof/>
                <w:color w:val="4F81BD" w:themeColor="accent1"/>
                <w:sz w:val="18"/>
                <w:szCs w:val="18"/>
              </w:rPr>
            </w:rPrChange>
          </w:rPr>
          <w:drawing>
            <wp:inline distT="0" distB="0" distL="0" distR="0" wp14:anchorId="29CA735F" wp14:editId="56B8C885">
              <wp:extent cx="2912644" cy="2052000"/>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2644" cy="2052000"/>
                      </a:xfrm>
                      <a:prstGeom prst="rect">
                        <a:avLst/>
                      </a:prstGeom>
                      <a:noFill/>
                      <a:ln>
                        <a:noFill/>
                      </a:ln>
                    </pic:spPr>
                  </pic:pic>
                </a:graphicData>
              </a:graphic>
            </wp:inline>
          </w:drawing>
        </w:r>
      </w:ins>
    </w:p>
    <w:p w:rsidR="00145B29" w:rsidRDefault="004C51BF">
      <w:pPr>
        <w:rPr>
          <w:ins w:id="3716" w:author="Gabriel Correa" w:date="2015-08-25T20:31:00Z"/>
        </w:rPr>
      </w:pPr>
      <w:ins w:id="3717" w:author="Gabriel Correa" w:date="2015-08-25T20:28:00Z">
        <w:r>
          <w:t>En la última combinación de los datos</w:t>
        </w:r>
      </w:ins>
      <w:ins w:id="3718" w:author="Gabriel Correa" w:date="2015-08-26T03:22:00Z">
        <w:r w:rsidR="00F17DD3">
          <w:t xml:space="preserve"> </w:t>
        </w:r>
      </w:ins>
      <w:ins w:id="3719" w:author="Gabriel Correa" w:date="2015-08-25T20:28:00Z">
        <w:r>
          <w:t xml:space="preserve">– Java y </w:t>
        </w:r>
        <w:proofErr w:type="spellStart"/>
        <w:r>
          <w:t>JFace</w:t>
        </w:r>
        <w:proofErr w:type="spellEnd"/>
        <w:r>
          <w:t xml:space="preserve"> con un porcentaje de Apache </w:t>
        </w:r>
        <w:proofErr w:type="spellStart"/>
        <w:r>
          <w:t>Commons</w:t>
        </w:r>
        <w:proofErr w:type="spellEnd"/>
        <w:r>
          <w:t xml:space="preserve"> </w:t>
        </w:r>
      </w:ins>
      <w:ins w:id="3720" w:author="Gabriel Correa" w:date="2015-08-25T20:29:00Z">
        <w:r>
          <w:t>–</w:t>
        </w:r>
      </w:ins>
      <w:ins w:id="3721" w:author="Gabriel Correa" w:date="2015-08-25T20:28:00Z">
        <w:r>
          <w:t xml:space="preserve"> se </w:t>
        </w:r>
      </w:ins>
      <w:ins w:id="3722" w:author="Gabriel Correa" w:date="2015-08-25T20:29:00Z">
        <w:r>
          <w:t xml:space="preserve">alcanzaron mejores resultados nuevamente con </w:t>
        </w:r>
        <w:proofErr w:type="spellStart"/>
        <w:r>
          <w:t>NaiveBayesMultinomial</w:t>
        </w:r>
        <w:proofErr w:type="spellEnd"/>
        <w:r>
          <w:t xml:space="preserve">, </w:t>
        </w:r>
      </w:ins>
      <w:ins w:id="3723" w:author="Gabriel Correa" w:date="2015-08-25T20:30:00Z">
        <w:r>
          <w:t>solo que esta vez presenta una caída de F-</w:t>
        </w:r>
        <w:proofErr w:type="spellStart"/>
        <w:r>
          <w:t>Measure</w:t>
        </w:r>
        <w:proofErr w:type="spellEnd"/>
        <w:r>
          <w:t xml:space="preserve"> a los 50%.</w:t>
        </w:r>
      </w:ins>
      <w:ins w:id="3724" w:author="Gabriel Correa" w:date="2015-08-25T20:38:00Z">
        <w:r w:rsidR="00E92005">
          <w:t xml:space="preserve"> </w:t>
        </w:r>
      </w:ins>
      <w:ins w:id="3725" w:author="Gabriel Correa" w:date="2015-08-25T20:39:00Z">
        <w:r w:rsidR="00E92005">
          <w:t>Esta vez</w:t>
        </w:r>
      </w:ins>
      <w:ins w:id="3726" w:author="Gabriel Correa" w:date="2015-08-25T20:38:00Z">
        <w:r w:rsidR="00E92005">
          <w:t xml:space="preserve"> </w:t>
        </w:r>
        <w:proofErr w:type="spellStart"/>
        <w:r w:rsidR="00E92005">
          <w:t>NaiveBayes</w:t>
        </w:r>
        <w:proofErr w:type="spellEnd"/>
        <w:r w:rsidR="00E92005">
          <w:t xml:space="preserve"> no comienza muy bien en 0% pero mejora</w:t>
        </w:r>
      </w:ins>
      <w:ins w:id="3727" w:author="Gabriel Correa" w:date="2015-08-25T20:39:00Z">
        <w:r w:rsidR="00E92005">
          <w:t xml:space="preserve"> bastante cuando alcanza 50%.</w:t>
        </w:r>
      </w:ins>
      <w:ins w:id="3728" w:author="Gabriel Correa" w:date="2015-08-26T03:22:00Z">
        <w:r w:rsidR="00F17DD3">
          <w:t xml:space="preserve"> Los resultados se pueden visualizar en </w:t>
        </w:r>
      </w:ins>
      <w:proofErr w:type="spellStart"/>
      <w:ins w:id="3729" w:author="Gabriel Correa" w:date="2015-08-26T03:23:00Z">
        <w:r w:rsidR="00F17DD3">
          <w:t>en</w:t>
        </w:r>
        <w:proofErr w:type="spellEnd"/>
        <w:r w:rsidR="00F17DD3">
          <w:t xml:space="preserve"> la </w:t>
        </w:r>
        <w:r w:rsidR="00F17DD3">
          <w:fldChar w:fldCharType="begin"/>
        </w:r>
        <w:r w:rsidR="00F17DD3">
          <w:instrText xml:space="preserve"> REF _Ref428322671 \h </w:instrText>
        </w:r>
      </w:ins>
      <w:ins w:id="3730" w:author="Gabriel Correa" w:date="2015-08-26T03:23:00Z">
        <w:r w:rsidR="00F17DD3">
          <w:fldChar w:fldCharType="separate"/>
        </w:r>
      </w:ins>
      <w:ins w:id="3731" w:author="Gabriel Correa" w:date="2015-08-27T12:50:00Z">
        <w:r w:rsidR="00763E46">
          <w:t xml:space="preserve">Imagen </w:t>
        </w:r>
        <w:r w:rsidR="00763E46">
          <w:rPr>
            <w:noProof/>
          </w:rPr>
          <w:t>6</w:t>
        </w:r>
        <w:r w:rsidR="00763E46">
          <w:t>.</w:t>
        </w:r>
        <w:r w:rsidR="00763E46">
          <w:rPr>
            <w:noProof/>
          </w:rPr>
          <w:t>5</w:t>
        </w:r>
      </w:ins>
      <w:ins w:id="3732" w:author="Gabriel Correa" w:date="2015-08-26T03:23:00Z">
        <w:r w:rsidR="00F17DD3">
          <w:fldChar w:fldCharType="end"/>
        </w:r>
        <w:r w:rsidR="00F17DD3">
          <w:t>.</w:t>
        </w:r>
      </w:ins>
    </w:p>
    <w:p w:rsidR="00E811FB" w:rsidRPr="005F1364" w:rsidRDefault="004C51BF">
      <w:pPr>
        <w:rPr>
          <w:ins w:id="3733" w:author="Gabriel Correa" w:date="2015-08-24T16:57:00Z"/>
        </w:rPr>
      </w:pPr>
      <w:ins w:id="3734" w:author="Gabriel Correa" w:date="2015-08-25T20:32:00Z">
        <w:r>
          <w:t xml:space="preserve">Estos experimentos apoyan a que los mejores clasificadores son </w:t>
        </w:r>
        <w:proofErr w:type="spellStart"/>
        <w:r>
          <w:t>NaiveBayes</w:t>
        </w:r>
        <w:proofErr w:type="spellEnd"/>
        <w:r>
          <w:t xml:space="preserve"> y </w:t>
        </w:r>
        <w:proofErr w:type="spellStart"/>
        <w:r>
          <w:t>NaiveBayesMultinomial</w:t>
        </w:r>
      </w:ins>
      <w:proofErr w:type="spellEnd"/>
      <w:ins w:id="3735" w:author="Gabriel Correa" w:date="2015-08-25T20:33:00Z">
        <w:r>
          <w:t xml:space="preserve"> cuando para adivinar ya se tiene </w:t>
        </w:r>
      </w:ins>
      <w:ins w:id="3736" w:author="Gabriel Correa" w:date="2015-08-25T20:34:00Z">
        <w:r>
          <w:t xml:space="preserve">en un modelo </w:t>
        </w:r>
      </w:ins>
      <w:ins w:id="3737" w:author="Gabriel Correa" w:date="2015-08-25T20:33:00Z">
        <w:r>
          <w:t>el conocimiento por aprendizaje de m</w:t>
        </w:r>
      </w:ins>
      <w:ins w:id="3738" w:author="Gabriel Correa" w:date="2015-08-25T20:34:00Z">
        <w:r>
          <w:t>áquina de dos librerías.</w:t>
        </w:r>
      </w:ins>
      <w:ins w:id="3739" w:author="Gabriel Correa" w:date="2015-08-25T20:36:00Z">
        <w:r>
          <w:t xml:space="preserve"> Efectivamente en el primer experimento el mejor parece ser SMO</w:t>
        </w:r>
      </w:ins>
      <w:ins w:id="3740" w:author="Gabriel Correa" w:date="2015-08-25T20:37:00Z">
        <w:r>
          <w:t xml:space="preserve"> porque se le puede aplicar una matriz de costos para alcanzar</w:t>
        </w:r>
        <w:r w:rsidR="00E92005">
          <w:t xml:space="preserve"> el valor de 0.94 en </w:t>
        </w:r>
        <w:proofErr w:type="spellStart"/>
        <w:r w:rsidR="00E92005">
          <w:rPr>
            <w:i/>
          </w:rPr>
          <w:t>recall</w:t>
        </w:r>
        <w:proofErr w:type="spellEnd"/>
        <w:r w:rsidR="00E92005">
          <w:t xml:space="preserve"> que tiene </w:t>
        </w:r>
        <w:proofErr w:type="spellStart"/>
        <w:r w:rsidR="00E92005">
          <w:t>NaiveBayes</w:t>
        </w:r>
      </w:ins>
      <w:proofErr w:type="spellEnd"/>
      <w:ins w:id="3741" w:author="Gabriel Correa" w:date="2015-08-25T20:43:00Z">
        <w:r w:rsidR="005F1364">
          <w:t xml:space="preserve"> en 50%</w:t>
        </w:r>
      </w:ins>
      <w:ins w:id="3742" w:author="Gabriel Correa" w:date="2015-08-25T20:41:00Z">
        <w:r w:rsidR="005F1364">
          <w:t xml:space="preserve">, pero al hacer esto </w:t>
        </w:r>
      </w:ins>
      <w:ins w:id="3743" w:author="Gabriel Correa" w:date="2015-08-25T20:42:00Z">
        <w:r w:rsidR="005F1364">
          <w:t>probablemente</w:t>
        </w:r>
      </w:ins>
      <w:ins w:id="3744" w:author="Gabriel Correa" w:date="2015-08-25T20:41:00Z">
        <w:r w:rsidR="005F1364">
          <w:t xml:space="preserve"> </w:t>
        </w:r>
      </w:ins>
      <w:ins w:id="3745" w:author="Gabriel Correa" w:date="2015-08-25T20:42:00Z">
        <w:r w:rsidR="005F1364">
          <w:t xml:space="preserve">bajaría </w:t>
        </w:r>
      </w:ins>
      <w:ins w:id="3746" w:author="Gabriel Correa" w:date="2015-08-25T20:41:00Z">
        <w:r w:rsidR="005F1364">
          <w:t xml:space="preserve">el valor de </w:t>
        </w:r>
        <w:proofErr w:type="spellStart"/>
        <w:r w:rsidR="005F1364">
          <w:rPr>
            <w:i/>
          </w:rPr>
          <w:t>precision</w:t>
        </w:r>
        <w:proofErr w:type="spellEnd"/>
        <w:r w:rsidR="005F1364">
          <w:t xml:space="preserve"> de </w:t>
        </w:r>
        <w:r w:rsidR="005F1364">
          <w:lastRenderedPageBreak/>
          <w:t xml:space="preserve">SMO hasta un valor </w:t>
        </w:r>
      </w:ins>
      <w:ins w:id="3747" w:author="Gabriel Correa" w:date="2015-08-25T20:42:00Z">
        <w:r w:rsidR="005F1364">
          <w:t xml:space="preserve">cercano al </w:t>
        </w:r>
        <w:proofErr w:type="spellStart"/>
        <w:r w:rsidR="005F1364">
          <w:rPr>
            <w:i/>
          </w:rPr>
          <w:t>precision</w:t>
        </w:r>
        <w:proofErr w:type="spellEnd"/>
        <w:r w:rsidR="005F1364">
          <w:t xml:space="preserve"> de </w:t>
        </w:r>
        <w:proofErr w:type="spellStart"/>
        <w:r w:rsidR="005F1364">
          <w:t>NaiveBayes</w:t>
        </w:r>
        <w:proofErr w:type="spellEnd"/>
        <w:r w:rsidR="005F1364">
          <w:t>.</w:t>
        </w:r>
      </w:ins>
      <w:ins w:id="3748" w:author="Gabriel Correa" w:date="2015-08-25T20:43:00Z">
        <w:r w:rsidR="00E811FB">
          <w:t xml:space="preserve"> Además SMO sólo presenta un buen rendimiento en el primer set de datos.</w:t>
        </w:r>
      </w:ins>
    </w:p>
    <w:p w:rsidR="00C041D8" w:rsidRDefault="0040326A">
      <w:pPr>
        <w:pStyle w:val="Ttulo3"/>
        <w:rPr>
          <w:ins w:id="3749" w:author="Gabriel Correa" w:date="2015-08-25T14:27:00Z"/>
        </w:rPr>
        <w:pPrChange w:id="3750" w:author="Gabriel Correa" w:date="2015-08-25T17:42:00Z">
          <w:pPr/>
        </w:pPrChange>
      </w:pPr>
      <w:bookmarkStart w:id="3751" w:name="_Ref428229703"/>
      <w:bookmarkStart w:id="3752" w:name="_Toc428443128"/>
      <w:ins w:id="3753" w:author="Gabriel Correa" w:date="2015-08-25T01:31:00Z">
        <w:r>
          <w:t xml:space="preserve">Reduciendo errores </w:t>
        </w:r>
      </w:ins>
      <w:ins w:id="3754" w:author="Gabriel Correa" w:date="2015-08-25T01:32:00Z">
        <w:r>
          <w:t>con la matriz de costos</w:t>
        </w:r>
      </w:ins>
      <w:bookmarkEnd w:id="3751"/>
      <w:bookmarkEnd w:id="3752"/>
    </w:p>
    <w:p w:rsidR="00D40253" w:rsidRDefault="004C4092">
      <w:pPr>
        <w:rPr>
          <w:ins w:id="3755" w:author="Gabriel Correa" w:date="2015-08-25T15:00:00Z"/>
        </w:rPr>
      </w:pPr>
      <w:ins w:id="3756" w:author="Gabriel Correa" w:date="2015-08-25T14:53:00Z">
        <w:r>
          <w:t xml:space="preserve">Se </w:t>
        </w:r>
      </w:ins>
      <w:ins w:id="3757" w:author="Gabriel Correa" w:date="2015-08-25T14:54:00Z">
        <w:r>
          <w:t xml:space="preserve">puede aumentar el valor de </w:t>
        </w:r>
        <w:proofErr w:type="spellStart"/>
        <w:r>
          <w:rPr>
            <w:i/>
          </w:rPr>
          <w:t>recall</w:t>
        </w:r>
        <w:proofErr w:type="spellEnd"/>
        <w:r>
          <w:t xml:space="preserve"> de algunos clasificadores usando una matriz de costos,</w:t>
        </w:r>
      </w:ins>
      <w:ins w:id="3758" w:author="Gabriel Correa" w:date="2015-08-25T14:53:00Z">
        <w:r>
          <w:t xml:space="preserve"> como se menciona en la sección </w:t>
        </w:r>
      </w:ins>
      <w:ins w:id="3759" w:author="Gabriel Correa" w:date="2015-08-25T14:54:00Z">
        <w:r>
          <w:fldChar w:fldCharType="begin"/>
        </w:r>
        <w:r>
          <w:instrText xml:space="preserve"> REF _Ref428277776 \r \h </w:instrText>
        </w:r>
      </w:ins>
      <w:r>
        <w:fldChar w:fldCharType="separate"/>
      </w:r>
      <w:ins w:id="3760" w:author="Gabriel Correa" w:date="2015-08-27T12:50:00Z">
        <w:r w:rsidR="00763E46">
          <w:t>6.2.1</w:t>
        </w:r>
      </w:ins>
      <w:ins w:id="3761" w:author="Gabriel Correa" w:date="2015-08-25T14:54:00Z">
        <w:r>
          <w:fldChar w:fldCharType="end"/>
        </w:r>
      </w:ins>
      <w:ins w:id="3762" w:author="Gabriel Correa" w:date="2015-08-25T14:53:00Z">
        <w:r>
          <w:t>.</w:t>
        </w:r>
      </w:ins>
      <w:ins w:id="3763" w:author="Gabriel Correa" w:date="2015-08-25T14:55:00Z">
        <w:r w:rsidR="0095446F">
          <w:t xml:space="preserve"> Esto se traduce en un mayor porcentaje de las directivas siendo correctamente detectadas, pero </w:t>
        </w:r>
      </w:ins>
      <w:ins w:id="3764" w:author="Gabriel Correa" w:date="2015-08-25T14:58:00Z">
        <w:r w:rsidR="0095446F">
          <w:t>por otra parte un mayor porcentaje de no-directivas siendo incorrectamente clasificadas como directivas (</w:t>
        </w:r>
      </w:ins>
      <w:proofErr w:type="spellStart"/>
      <w:ins w:id="3765" w:author="Gabriel Correa" w:date="2015-08-25T14:59:00Z">
        <w:r w:rsidR="0095446F">
          <w:rPr>
            <w:i/>
          </w:rPr>
          <w:t>precision</w:t>
        </w:r>
        <w:proofErr w:type="spellEnd"/>
        <w:r w:rsidR="0095446F">
          <w:t xml:space="preserve"> más bajo). Sin embargo para los efectos de este trabajo se prefiere un mayor </w:t>
        </w:r>
        <w:proofErr w:type="spellStart"/>
        <w:r w:rsidR="0095446F">
          <w:t>recall</w:t>
        </w:r>
        <w:proofErr w:type="spellEnd"/>
        <w:r w:rsidR="0095446F">
          <w:t xml:space="preserve"> pues es m</w:t>
        </w:r>
      </w:ins>
      <w:ins w:id="3766" w:author="Gabriel Correa" w:date="2015-08-25T15:00:00Z">
        <w:r w:rsidR="0095446F">
          <w:t xml:space="preserve">ás fácil corregir manualmente </w:t>
        </w:r>
        <w:proofErr w:type="gramStart"/>
        <w:r w:rsidR="0095446F">
          <w:t>las no-directivas</w:t>
        </w:r>
        <w:proofErr w:type="gramEnd"/>
        <w:r w:rsidR="0095446F">
          <w:t xml:space="preserve">, como se </w:t>
        </w:r>
      </w:ins>
      <w:ins w:id="3767" w:author="Gabriel Correa" w:date="2015-08-25T15:08:00Z">
        <w:r w:rsidR="0068612A">
          <w:t>describe</w:t>
        </w:r>
      </w:ins>
      <w:ins w:id="3768" w:author="Gabriel Correa" w:date="2015-08-25T15:00:00Z">
        <w:r w:rsidR="0095446F">
          <w:t xml:space="preserve"> en la sección </w:t>
        </w:r>
      </w:ins>
      <w:ins w:id="3769" w:author="Gabriel Correa" w:date="2015-08-25T15:01:00Z">
        <w:r w:rsidR="0095446F">
          <w:fldChar w:fldCharType="begin"/>
        </w:r>
        <w:r w:rsidR="0095446F">
          <w:instrText xml:space="preserve"> REF _Ref428278205 \r \h </w:instrText>
        </w:r>
      </w:ins>
      <w:r w:rsidR="0095446F">
        <w:fldChar w:fldCharType="separate"/>
      </w:r>
      <w:ins w:id="3770" w:author="Gabriel Correa" w:date="2015-08-27T12:50:00Z">
        <w:r w:rsidR="00763E46">
          <w:t>3.2.1</w:t>
        </w:r>
      </w:ins>
      <w:ins w:id="3771" w:author="Gabriel Correa" w:date="2015-08-25T15:01:00Z">
        <w:r w:rsidR="0095446F">
          <w:fldChar w:fldCharType="end"/>
        </w:r>
      </w:ins>
      <w:ins w:id="3772" w:author="Gabriel Correa" w:date="2015-08-25T15:00:00Z">
        <w:r w:rsidR="0095446F">
          <w:t>.</w:t>
        </w:r>
      </w:ins>
    </w:p>
    <w:p w:rsidR="0095446F" w:rsidRPr="00366968" w:rsidRDefault="007445D3">
      <w:pPr>
        <w:rPr>
          <w:ins w:id="3773" w:author="Gabriel Correa" w:date="2015-08-24T16:58:00Z"/>
        </w:rPr>
      </w:pPr>
      <w:ins w:id="3774" w:author="Gabriel Correa" w:date="2015-08-25T15:02:00Z">
        <w:r>
          <w:t xml:space="preserve">En la </w:t>
        </w:r>
      </w:ins>
      <w:ins w:id="3775" w:author="Gabriel Correa" w:date="2015-08-25T15:09:00Z">
        <w:r w:rsidR="0068612A">
          <w:fldChar w:fldCharType="begin"/>
        </w:r>
        <w:r w:rsidR="0068612A">
          <w:instrText xml:space="preserve"> REF _Ref428278449 \h </w:instrText>
        </w:r>
      </w:ins>
      <w:r w:rsidR="0068612A">
        <w:fldChar w:fldCharType="separate"/>
      </w:r>
      <w:ins w:id="3776" w:author="Gabriel Correa" w:date="2015-08-27T12:50:00Z">
        <w:r w:rsidR="00763E46">
          <w:t xml:space="preserve">Tabla </w:t>
        </w:r>
        <w:r w:rsidR="00763E46">
          <w:rPr>
            <w:noProof/>
          </w:rPr>
          <w:t>6</w:t>
        </w:r>
        <w:r w:rsidR="00763E46">
          <w:t>.</w:t>
        </w:r>
        <w:r w:rsidR="00763E46">
          <w:rPr>
            <w:noProof/>
          </w:rPr>
          <w:t>7</w:t>
        </w:r>
      </w:ins>
      <w:ins w:id="3777" w:author="Gabriel Correa" w:date="2015-08-25T15:09:00Z">
        <w:r w:rsidR="0068612A">
          <w:fldChar w:fldCharType="end"/>
        </w:r>
        <w:r w:rsidR="0068612A">
          <w:t xml:space="preserve"> se ven los resultados de aplicar la matriz de costos.</w:t>
        </w:r>
      </w:ins>
      <w:ins w:id="3778" w:author="Gabriel Correa" w:date="2015-08-25T15:10:00Z">
        <w:r w:rsidR="0068612A">
          <w:t xml:space="preserve"> </w:t>
        </w:r>
        <w:proofErr w:type="spellStart"/>
        <w:r w:rsidR="0068612A" w:rsidRPr="0068612A">
          <w:rPr>
            <w:i/>
            <w:rPrChange w:id="3779" w:author="Gabriel Correa" w:date="2015-08-25T15:10:00Z">
              <w:rPr/>
            </w:rPrChange>
          </w:rPr>
          <w:t>NaiveBayes</w:t>
        </w:r>
        <w:proofErr w:type="spellEnd"/>
        <w:r w:rsidR="0068612A">
          <w:t xml:space="preserve"> logra mejorar</w:t>
        </w:r>
      </w:ins>
      <w:ins w:id="3780" w:author="Gabriel Correa" w:date="2015-08-25T15:11:00Z">
        <w:r w:rsidR="00366968">
          <w:t xml:space="preserve"> el </w:t>
        </w:r>
        <w:proofErr w:type="spellStart"/>
        <w:r w:rsidR="00366968">
          <w:rPr>
            <w:i/>
          </w:rPr>
          <w:t>recall</w:t>
        </w:r>
      </w:ins>
      <w:proofErr w:type="spellEnd"/>
      <w:ins w:id="3781" w:author="Gabriel Correa" w:date="2015-08-25T15:10:00Z">
        <w:r w:rsidR="0068612A">
          <w:t xml:space="preserve"> </w:t>
        </w:r>
      </w:ins>
      <w:ins w:id="3782" w:author="Gabriel Correa" w:date="2015-08-25T15:11:00Z">
        <w:r w:rsidR="0068612A">
          <w:t>considerablemente</w:t>
        </w:r>
      </w:ins>
      <w:ins w:id="3783" w:author="Gabriel Correa" w:date="2015-08-25T15:10:00Z">
        <w:r w:rsidR="0068612A">
          <w:t xml:space="preserve"> en los tres conjuntos de datos probados</w:t>
        </w:r>
      </w:ins>
      <w:ins w:id="3784" w:author="Gabriel Correa" w:date="2015-08-25T15:11:00Z">
        <w:r w:rsidR="00366968">
          <w:t xml:space="preserve"> mientras que </w:t>
        </w:r>
        <w:proofErr w:type="spellStart"/>
        <w:r w:rsidR="00366968">
          <w:rPr>
            <w:i/>
          </w:rPr>
          <w:t>NaiveBayesMultinomial</w:t>
        </w:r>
        <w:proofErr w:type="spellEnd"/>
        <w:r w:rsidR="00366968">
          <w:t xml:space="preserve"> no lo hace en ninguno de los datos</w:t>
        </w:r>
      </w:ins>
      <w:ins w:id="3785" w:author="Gabriel Correa" w:date="2015-08-25T15:12:00Z">
        <w:r w:rsidR="00366968">
          <w:t xml:space="preserve">. También hay que notar que en la </w:t>
        </w:r>
      </w:ins>
      <w:ins w:id="3786" w:author="Gabriel Correa" w:date="2015-08-25T15:13:00Z">
        <w:r w:rsidR="00366968">
          <w:t xml:space="preserve">última tabla entrenando con Java y </w:t>
        </w:r>
        <w:proofErr w:type="spellStart"/>
        <w:r w:rsidR="00366968">
          <w:t>JFace</w:t>
        </w:r>
        <w:proofErr w:type="spellEnd"/>
        <w:r w:rsidR="00366968">
          <w:t xml:space="preserve">, el </w:t>
        </w:r>
        <w:proofErr w:type="spellStart"/>
        <w:r w:rsidR="00366968">
          <w:rPr>
            <w:i/>
          </w:rPr>
          <w:t>recall</w:t>
        </w:r>
        <w:proofErr w:type="spellEnd"/>
        <w:r w:rsidR="00366968">
          <w:t xml:space="preserve"> más alto se logra con un costo de 12 y con costos mayores el rendimiento empeor</w:t>
        </w:r>
      </w:ins>
      <w:ins w:id="3787" w:author="Gabriel Correa" w:date="2015-08-25T15:14:00Z">
        <w:r w:rsidR="00366968">
          <w:t>ó.</w:t>
        </w:r>
      </w:ins>
    </w:p>
    <w:p w:rsidR="007123F7" w:rsidRPr="007C2995" w:rsidRDefault="007123F7" w:rsidP="005D2320">
      <w:pPr>
        <w:pStyle w:val="Epgrafe"/>
        <w:keepNext/>
        <w:ind w:right="474"/>
        <w:rPr>
          <w:ins w:id="3788" w:author="Gabriel Correa" w:date="2015-08-25T13:41:00Z"/>
        </w:rPr>
      </w:pPr>
      <w:bookmarkStart w:id="3789" w:name="_Ref428278449"/>
      <w:ins w:id="3790" w:author="Gabriel Correa" w:date="2015-08-25T13:41:00Z">
        <w:r>
          <w:t xml:space="preserve">Tabla </w:t>
        </w:r>
      </w:ins>
      <w:ins w:id="3791" w:author="Gabriel Correa" w:date="2015-08-28T00:22:00Z">
        <w:r w:rsidR="00F002B6">
          <w:fldChar w:fldCharType="begin"/>
        </w:r>
        <w:r w:rsidR="00F002B6">
          <w:instrText xml:space="preserve"> STYLEREF 1 \s </w:instrText>
        </w:r>
      </w:ins>
      <w:r w:rsidR="00F002B6">
        <w:fldChar w:fldCharType="separate"/>
      </w:r>
      <w:r w:rsidR="00F002B6">
        <w:rPr>
          <w:noProof/>
        </w:rPr>
        <w:t>6</w:t>
      </w:r>
      <w:ins w:id="3792"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793" w:author="Gabriel Correa" w:date="2015-08-28T00:22:00Z">
        <w:r w:rsidR="00F002B6">
          <w:rPr>
            <w:noProof/>
          </w:rPr>
          <w:t>7</w:t>
        </w:r>
        <w:r w:rsidR="00F002B6">
          <w:fldChar w:fldCharType="end"/>
        </w:r>
      </w:ins>
      <w:del w:id="3794"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3789"/>
      <w:ins w:id="3795" w:author="Gabriel Correa" w:date="2015-08-25T14:00:00Z">
        <w:r w:rsidR="00AB5A3F">
          <w:t>:   Efecto</w:t>
        </w:r>
      </w:ins>
      <w:ins w:id="3796" w:author="Gabriel Correa" w:date="2015-08-25T13:53:00Z">
        <w:r w:rsidR="00AB5A3F">
          <w:t xml:space="preserve"> de</w:t>
        </w:r>
      </w:ins>
      <w:ins w:id="3797" w:author="Gabriel Correa" w:date="2015-08-25T13:54:00Z">
        <w:r w:rsidR="00AB5A3F">
          <w:t xml:space="preserve"> la matriz de costos </w:t>
        </w:r>
      </w:ins>
      <w:ins w:id="3798" w:author="Gabriel Correa" w:date="2015-08-25T14:31:00Z">
        <w:r w:rsidR="00D40253">
          <w:t xml:space="preserve">sobre </w:t>
        </w:r>
        <w:proofErr w:type="spellStart"/>
        <w:r w:rsidR="00D40253">
          <w:t>NaiveBayes</w:t>
        </w:r>
        <w:proofErr w:type="spellEnd"/>
        <w:r w:rsidR="00D40253">
          <w:t xml:space="preserve"> y </w:t>
        </w:r>
        <w:proofErr w:type="spellStart"/>
        <w:r w:rsidR="00D40253">
          <w:t>NaiveBayesMultinomial</w:t>
        </w:r>
        <w:proofErr w:type="spellEnd"/>
        <w:r w:rsidR="00D40253">
          <w:t xml:space="preserve">. La primera tabla usa como entrenamiento a Apache </w:t>
        </w:r>
        <w:proofErr w:type="spellStart"/>
        <w:r w:rsidR="00D40253">
          <w:t>Commons</w:t>
        </w:r>
        <w:proofErr w:type="spellEnd"/>
        <w:r w:rsidR="00D40253">
          <w:t xml:space="preserve"> y Java; como pruebas usa a </w:t>
        </w:r>
        <w:proofErr w:type="spellStart"/>
        <w:r w:rsidR="00D40253">
          <w:t>JFace</w:t>
        </w:r>
        <w:proofErr w:type="spellEnd"/>
        <w:r w:rsidR="00D40253">
          <w:t>. La segunda tabla usa como entrenamiento a</w:t>
        </w:r>
      </w:ins>
      <w:ins w:id="3799" w:author="Gabriel Correa" w:date="2015-08-25T14:32:00Z">
        <w:r w:rsidR="00D40253">
          <w:t xml:space="preserve"> Apache </w:t>
        </w:r>
        <w:proofErr w:type="spellStart"/>
        <w:r w:rsidR="00D40253">
          <w:t>Commons</w:t>
        </w:r>
        <w:proofErr w:type="spellEnd"/>
        <w:r w:rsidR="00D40253">
          <w:t xml:space="preserve"> y </w:t>
        </w:r>
        <w:proofErr w:type="spellStart"/>
        <w:r w:rsidR="00D40253">
          <w:t>JFace</w:t>
        </w:r>
        <w:proofErr w:type="spellEnd"/>
        <w:r w:rsidR="00D40253">
          <w:t>;</w:t>
        </w:r>
      </w:ins>
      <w:ins w:id="3800" w:author="Gabriel Correa" w:date="2015-08-25T14:33:00Z">
        <w:r w:rsidR="00D40253">
          <w:t xml:space="preserve"> como pruebas usa a Java. La tercera y última tabla usa como entrenamiento a Java y </w:t>
        </w:r>
        <w:proofErr w:type="spellStart"/>
        <w:r w:rsidR="00D40253">
          <w:t>JFace</w:t>
        </w:r>
        <w:proofErr w:type="spellEnd"/>
        <w:r w:rsidR="00D40253">
          <w:t xml:space="preserve">; como pruebas usa a Apache </w:t>
        </w:r>
        <w:proofErr w:type="spellStart"/>
        <w:r w:rsidR="00D40253">
          <w:t>Commons</w:t>
        </w:r>
        <w:proofErr w:type="spellEnd"/>
        <w:r w:rsidR="00D40253">
          <w:t>.</w:t>
        </w:r>
      </w:ins>
      <w:ins w:id="3801" w:author="Gabriel Correa" w:date="2015-08-25T14:31:00Z">
        <w:r w:rsidR="00D40253">
          <w:t xml:space="preserve"> </w:t>
        </w:r>
      </w:ins>
    </w:p>
    <w:tbl>
      <w:tblPr>
        <w:tblStyle w:val="Estilo2"/>
        <w:tblW w:w="9043" w:type="dxa"/>
        <w:tblLayout w:type="fixed"/>
        <w:tblLook w:val="04A0" w:firstRow="1" w:lastRow="0" w:firstColumn="1" w:lastColumn="0" w:noHBand="0" w:noVBand="1"/>
        <w:tblPrChange w:id="3802"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3803">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2D1802"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3804" w:author="Gabriel Correa" w:date="2015-08-25T13:45:00Z"/>
          <w:trPrChange w:id="3805"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3806" w:author="Gabriel Correa" w:date="2015-08-25T14:50:00Z">
              <w:tcPr>
                <w:tcW w:w="750" w:type="dxa"/>
                <w:tcBorders>
                  <w:top w:val="nil"/>
                </w:tcBorders>
                <w:noWrap/>
              </w:tcPr>
            </w:tcPrChange>
          </w:tcPr>
          <w:p w:rsidR="00C70510" w:rsidRPr="002D1802" w:rsidRDefault="00C70510" w:rsidP="00AB5A3F">
            <w:pPr>
              <w:jc w:val="center"/>
              <w:cnfStyle w:val="100000000100" w:firstRow="1" w:lastRow="0" w:firstColumn="0" w:lastColumn="0" w:oddVBand="0" w:evenVBand="0" w:oddHBand="0" w:evenHBand="0" w:firstRowFirstColumn="1" w:firstRowLastColumn="0" w:lastRowFirstColumn="0" w:lastRowLastColumn="0"/>
              <w:rPr>
                <w:ins w:id="3807" w:author="Gabriel Correa" w:date="2015-08-25T13:45:00Z"/>
                <w:rFonts w:eastAsia="Times New Roman" w:cs="Calibri"/>
                <w:i/>
                <w:color w:val="000000"/>
                <w:sz w:val="22"/>
              </w:rPr>
            </w:pPr>
          </w:p>
        </w:tc>
        <w:tc>
          <w:tcPr>
            <w:tcW w:w="3626" w:type="dxa"/>
            <w:gridSpan w:val="6"/>
            <w:tcBorders>
              <w:top w:val="nil"/>
            </w:tcBorders>
            <w:tcPrChange w:id="3808" w:author="Gabriel Correa" w:date="2015-08-25T14:50:00Z">
              <w:tcPr>
                <w:tcW w:w="3629" w:type="dxa"/>
                <w:gridSpan w:val="16"/>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3809" w:author="Gabriel Correa" w:date="2015-08-25T13:45:00Z"/>
                <w:rFonts w:eastAsia="Times New Roman" w:cs="Calibri"/>
                <w:i/>
                <w:color w:val="000000"/>
                <w:sz w:val="22"/>
                <w:rPrChange w:id="3810" w:author="Gabriel Correa" w:date="2015-08-25T14:26:00Z">
                  <w:rPr>
                    <w:ins w:id="3811" w:author="Gabriel Correa" w:date="2015-08-25T13:45:00Z"/>
                    <w:rFonts w:ascii="Calibri" w:eastAsia="Times New Roman" w:hAnsi="Calibri" w:cs="Calibri"/>
                    <w:i/>
                    <w:color w:val="000000"/>
                  </w:rPr>
                </w:rPrChange>
              </w:rPr>
              <w:pPrChange w:id="3812" w:author="Gabriel Correa" w:date="2015-08-25T13:51:00Z">
                <w:pPr>
                  <w:cnfStyle w:val="100000000000" w:firstRow="1" w:lastRow="0" w:firstColumn="0" w:lastColumn="0" w:oddVBand="0" w:evenVBand="0" w:oddHBand="0" w:evenHBand="0" w:firstRowFirstColumn="0" w:firstRowLastColumn="0" w:lastRowFirstColumn="0" w:lastRowLastColumn="0"/>
                </w:pPr>
              </w:pPrChange>
            </w:pPr>
            <w:proofErr w:type="spellStart"/>
            <w:ins w:id="3813" w:author="Gabriel Correa" w:date="2015-08-25T14:39:00Z">
              <w:r w:rsidRPr="002B28AD">
                <w:rPr>
                  <w:rFonts w:eastAsia="Times New Roman" w:cs="Calibri"/>
                  <w:i/>
                  <w:color w:val="000000"/>
                  <w:sz w:val="22"/>
                </w:rPr>
                <w:t>NaiveBayes</w:t>
              </w:r>
            </w:ins>
            <w:proofErr w:type="spellEnd"/>
          </w:p>
        </w:tc>
        <w:tc>
          <w:tcPr>
            <w:tcW w:w="4288" w:type="dxa"/>
            <w:gridSpan w:val="7"/>
            <w:tcBorders>
              <w:top w:val="nil"/>
            </w:tcBorders>
            <w:tcPrChange w:id="3814" w:author="Gabriel Correa" w:date="2015-08-25T14:50:00Z">
              <w:tcPr>
                <w:tcW w:w="4289" w:type="dxa"/>
                <w:gridSpan w:val="18"/>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3815" w:author="Gabriel Correa" w:date="2015-08-25T13:45:00Z"/>
                <w:rFonts w:cs="Calibri"/>
                <w:color w:val="000000"/>
                <w:sz w:val="22"/>
                <w:rPrChange w:id="3816" w:author="Gabriel Correa" w:date="2015-08-25T14:26:00Z">
                  <w:rPr>
                    <w:ins w:id="3817" w:author="Gabriel Correa" w:date="2015-08-25T13:45:00Z"/>
                    <w:rFonts w:ascii="Calibri" w:hAnsi="Calibri" w:cs="Calibri"/>
                    <w:color w:val="000000"/>
                  </w:rPr>
                </w:rPrChange>
              </w:rPr>
              <w:pPrChange w:id="3818" w:author="Gabriel Correa" w:date="2015-08-25T13:51:00Z">
                <w:pPr>
                  <w:cnfStyle w:val="100000000000" w:firstRow="1" w:lastRow="0" w:firstColumn="0" w:lastColumn="0" w:oddVBand="0" w:evenVBand="0" w:oddHBand="0" w:evenHBand="0" w:firstRowFirstColumn="0" w:firstRowLastColumn="0" w:lastRowFirstColumn="0" w:lastRowLastColumn="0"/>
                </w:pPr>
              </w:pPrChange>
            </w:pPr>
            <w:proofErr w:type="spellStart"/>
            <w:ins w:id="3819" w:author="Gabriel Correa" w:date="2015-08-25T14:36:00Z">
              <w:r w:rsidRPr="002B28AD">
                <w:rPr>
                  <w:rFonts w:cs="Calibri"/>
                  <w:color w:val="000000"/>
                  <w:sz w:val="22"/>
                </w:rPr>
                <w:t>NaiveBayesMultinomial</w:t>
              </w:r>
            </w:ins>
            <w:proofErr w:type="spellEnd"/>
          </w:p>
        </w:tc>
      </w:tr>
      <w:tr w:rsidR="007C2995" w:rsidRPr="002D1802" w:rsidTr="00A223C0">
        <w:trPr>
          <w:trHeight w:val="300"/>
          <w:ins w:id="3820"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2D1802" w:rsidRDefault="00C70510">
            <w:pPr>
              <w:rPr>
                <w:ins w:id="3821" w:author="Gabriel Correa" w:date="2015-08-25T13:40:00Z"/>
                <w:rFonts w:eastAsia="Times New Roman" w:cs="Calibri"/>
                <w:color w:val="000000"/>
                <w:sz w:val="22"/>
                <w:rPrChange w:id="3822" w:author="Gabriel Correa" w:date="2015-08-25T14:26:00Z">
                  <w:rPr>
                    <w:ins w:id="3823" w:author="Gabriel Correa" w:date="2015-08-25T13:40:00Z"/>
                    <w:rFonts w:ascii="Calibri" w:eastAsia="Times New Roman" w:hAnsi="Calibri" w:cs="Calibri"/>
                    <w:color w:val="000000"/>
                  </w:rPr>
                </w:rPrChange>
              </w:rPr>
            </w:pPr>
            <w:ins w:id="3824" w:author="Gabriel Correa" w:date="2015-08-25T13:40:00Z">
              <w:r w:rsidRPr="002D1802">
                <w:rPr>
                  <w:rFonts w:eastAsia="Times New Roman" w:cs="Calibri"/>
                  <w:color w:val="000000"/>
                  <w:sz w:val="22"/>
                  <w:rPrChange w:id="3825"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2D1802" w:rsidRDefault="00C70510">
            <w:pPr>
              <w:jc w:val="right"/>
              <w:rPr>
                <w:ins w:id="3826" w:author="Gabriel Correa" w:date="2015-08-25T13:40:00Z"/>
                <w:rFonts w:eastAsia="Times New Roman" w:cs="Calibri"/>
                <w:i/>
                <w:color w:val="000000"/>
                <w:sz w:val="22"/>
                <w:rPrChange w:id="3827" w:author="Gabriel Correa" w:date="2015-08-25T14:26:00Z">
                  <w:rPr>
                    <w:ins w:id="3828" w:author="Gabriel Correa" w:date="2015-08-25T13:40:00Z"/>
                    <w:rFonts w:ascii="Calibri" w:eastAsia="Times New Roman" w:hAnsi="Calibri" w:cs="Calibri"/>
                    <w:color w:val="000000"/>
                  </w:rPr>
                </w:rPrChange>
              </w:rPr>
              <w:pPrChange w:id="3829" w:author="Gabriel Correa" w:date="2015-08-25T14:47:00Z">
                <w:pPr/>
              </w:pPrChange>
            </w:pPr>
            <w:proofErr w:type="spellStart"/>
            <w:ins w:id="3830" w:author="Gabriel Correa" w:date="2015-08-25T13:40:00Z">
              <w:r w:rsidRPr="002D1802">
                <w:rPr>
                  <w:rFonts w:eastAsia="Times New Roman" w:cs="Calibri"/>
                  <w:i/>
                  <w:color w:val="000000"/>
                  <w:sz w:val="22"/>
                  <w:rPrChange w:id="3831" w:author="Gabriel Correa" w:date="2015-08-25T14:26:00Z">
                    <w:rPr>
                      <w:rFonts w:ascii="Calibri" w:eastAsia="Times New Roman" w:hAnsi="Calibri" w:cs="Calibri"/>
                      <w:color w:val="000000"/>
                    </w:rPr>
                  </w:rPrChange>
                </w:rPr>
                <w:t>precision</w:t>
              </w:r>
              <w:proofErr w:type="spellEnd"/>
            </w:ins>
          </w:p>
        </w:tc>
        <w:tc>
          <w:tcPr>
            <w:tcW w:w="998" w:type="dxa"/>
            <w:gridSpan w:val="2"/>
            <w:tcBorders>
              <w:top w:val="single" w:sz="12" w:space="0" w:color="auto"/>
              <w:bottom w:val="single" w:sz="12" w:space="0" w:color="000000" w:themeColor="text1"/>
            </w:tcBorders>
            <w:noWrap/>
            <w:hideMark/>
          </w:tcPr>
          <w:p w:rsidR="00C70510" w:rsidRPr="002D1802" w:rsidRDefault="00C70510">
            <w:pPr>
              <w:jc w:val="right"/>
              <w:rPr>
                <w:ins w:id="3832" w:author="Gabriel Correa" w:date="2015-08-25T13:40:00Z"/>
                <w:rFonts w:eastAsia="Times New Roman" w:cs="Calibri"/>
                <w:i/>
                <w:color w:val="000000"/>
                <w:sz w:val="22"/>
                <w:rPrChange w:id="3833" w:author="Gabriel Correa" w:date="2015-08-25T14:26:00Z">
                  <w:rPr>
                    <w:ins w:id="3834" w:author="Gabriel Correa" w:date="2015-08-25T13:40:00Z"/>
                    <w:rFonts w:ascii="Calibri" w:eastAsia="Times New Roman" w:hAnsi="Calibri" w:cs="Calibri"/>
                    <w:color w:val="000000"/>
                  </w:rPr>
                </w:rPrChange>
              </w:rPr>
              <w:pPrChange w:id="3835" w:author="Gabriel Correa" w:date="2015-08-25T14:47:00Z">
                <w:pPr/>
              </w:pPrChange>
            </w:pPr>
            <w:proofErr w:type="spellStart"/>
            <w:ins w:id="3836" w:author="Gabriel Correa" w:date="2015-08-25T13:40:00Z">
              <w:r w:rsidRPr="002D1802">
                <w:rPr>
                  <w:rFonts w:eastAsia="Times New Roman" w:cs="Calibri"/>
                  <w:i/>
                  <w:color w:val="000000"/>
                  <w:sz w:val="22"/>
                  <w:rPrChange w:id="3837" w:author="Gabriel Correa" w:date="2015-08-25T14:26:00Z">
                    <w:rPr>
                      <w:rFonts w:ascii="Calibri" w:eastAsia="Times New Roman" w:hAnsi="Calibri" w:cs="Calibri"/>
                      <w:color w:val="000000"/>
                    </w:rPr>
                  </w:rPrChange>
                </w:rPr>
                <w:t>recall</w:t>
              </w:r>
              <w:proofErr w:type="spellEnd"/>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2D1802" w:rsidRDefault="00C70510">
            <w:pPr>
              <w:jc w:val="right"/>
              <w:rPr>
                <w:ins w:id="3838" w:author="Gabriel Correa" w:date="2015-08-25T13:40:00Z"/>
                <w:rFonts w:eastAsia="Times New Roman" w:cs="Calibri"/>
                <w:i/>
                <w:color w:val="000000"/>
                <w:sz w:val="22"/>
                <w:rPrChange w:id="3839" w:author="Gabriel Correa" w:date="2015-08-25T14:26:00Z">
                  <w:rPr>
                    <w:ins w:id="3840" w:author="Gabriel Correa" w:date="2015-08-25T13:40:00Z"/>
                    <w:rFonts w:ascii="Calibri" w:eastAsia="Times New Roman" w:hAnsi="Calibri" w:cs="Calibri"/>
                    <w:color w:val="000000"/>
                  </w:rPr>
                </w:rPrChange>
              </w:rPr>
              <w:pPrChange w:id="3841" w:author="Gabriel Correa" w:date="2015-08-25T14:47:00Z">
                <w:pPr/>
              </w:pPrChange>
            </w:pPr>
            <w:ins w:id="3842" w:author="Gabriel Correa" w:date="2015-08-25T13:40:00Z">
              <w:r w:rsidRPr="002D1802">
                <w:rPr>
                  <w:rFonts w:eastAsia="Times New Roman" w:cs="Calibri"/>
                  <w:i/>
                  <w:color w:val="000000"/>
                  <w:sz w:val="22"/>
                  <w:rPrChange w:id="3843" w:author="Gabriel Correa" w:date="2015-08-25T14:26:00Z">
                    <w:rPr>
                      <w:rFonts w:ascii="Calibri" w:eastAsia="Times New Roman" w:hAnsi="Calibri" w:cs="Calibri"/>
                      <w:color w:val="000000"/>
                    </w:rPr>
                  </w:rPrChange>
                </w:rPr>
                <w:t>F-</w:t>
              </w:r>
              <w:proofErr w:type="spellStart"/>
              <w:r w:rsidRPr="002D1802">
                <w:rPr>
                  <w:rFonts w:eastAsia="Times New Roman" w:cs="Calibri"/>
                  <w:i/>
                  <w:color w:val="000000"/>
                  <w:sz w:val="22"/>
                  <w:rPrChange w:id="3844" w:author="Gabriel Correa" w:date="2015-08-25T14:26:00Z">
                    <w:rPr>
                      <w:rFonts w:ascii="Calibri" w:eastAsia="Times New Roman" w:hAnsi="Calibri" w:cs="Calibri"/>
                      <w:color w:val="000000"/>
                    </w:rPr>
                  </w:rPrChange>
                </w:rPr>
                <w:t>Measure</w:t>
              </w:r>
              <w:proofErr w:type="spellEnd"/>
            </w:ins>
          </w:p>
        </w:tc>
        <w:tc>
          <w:tcPr>
            <w:tcW w:w="1394" w:type="dxa"/>
            <w:tcBorders>
              <w:top w:val="single" w:sz="12" w:space="0" w:color="auto"/>
              <w:bottom w:val="single" w:sz="12" w:space="0" w:color="000000" w:themeColor="text1"/>
              <w:right w:val="nil"/>
            </w:tcBorders>
          </w:tcPr>
          <w:p w:rsidR="00C70510" w:rsidRPr="002D1802" w:rsidRDefault="00C70510">
            <w:pPr>
              <w:jc w:val="right"/>
              <w:rPr>
                <w:ins w:id="3845" w:author="Gabriel Correa" w:date="2015-08-25T13:45:00Z"/>
                <w:rFonts w:eastAsia="Times New Roman" w:cs="Times New Roman"/>
                <w:sz w:val="22"/>
                <w:rPrChange w:id="3846" w:author="Gabriel Correa" w:date="2015-08-25T14:26:00Z">
                  <w:rPr>
                    <w:ins w:id="3847" w:author="Gabriel Correa" w:date="2015-08-25T13:45:00Z"/>
                    <w:rFonts w:eastAsia="Times New Roman" w:cs="Times New Roman"/>
                    <w:sz w:val="20"/>
                    <w:szCs w:val="20"/>
                  </w:rPr>
                </w:rPrChange>
              </w:rPr>
              <w:pPrChange w:id="3848" w:author="Gabriel Correa" w:date="2015-08-25T14:47:00Z">
                <w:pPr/>
              </w:pPrChange>
            </w:pPr>
            <w:proofErr w:type="spellStart"/>
            <w:ins w:id="3849" w:author="Gabriel Correa" w:date="2015-08-25T13:45:00Z">
              <w:r w:rsidRPr="002D1802">
                <w:rPr>
                  <w:rFonts w:cs="Calibri"/>
                  <w:color w:val="000000"/>
                  <w:sz w:val="22"/>
                  <w:rPrChange w:id="3850" w:author="Gabriel Correa" w:date="2015-08-25T14:26:00Z">
                    <w:rPr>
                      <w:rFonts w:ascii="Calibri" w:hAnsi="Calibri" w:cs="Calibri"/>
                      <w:color w:val="000000"/>
                    </w:rPr>
                  </w:rPrChange>
                </w:rPr>
                <w:t>precision</w:t>
              </w:r>
              <w:proofErr w:type="spellEnd"/>
            </w:ins>
          </w:p>
        </w:tc>
        <w:tc>
          <w:tcPr>
            <w:tcW w:w="1158" w:type="dxa"/>
            <w:gridSpan w:val="2"/>
            <w:tcBorders>
              <w:top w:val="single" w:sz="12" w:space="0" w:color="auto"/>
              <w:left w:val="nil"/>
              <w:bottom w:val="single" w:sz="12" w:space="0" w:color="000000" w:themeColor="text1"/>
            </w:tcBorders>
          </w:tcPr>
          <w:p w:rsidR="00C70510" w:rsidRPr="002D1802" w:rsidRDefault="00C70510">
            <w:pPr>
              <w:jc w:val="right"/>
              <w:rPr>
                <w:ins w:id="3851" w:author="Gabriel Correa" w:date="2015-08-25T13:45:00Z"/>
                <w:rFonts w:eastAsia="Times New Roman" w:cs="Times New Roman"/>
                <w:sz w:val="22"/>
                <w:rPrChange w:id="3852" w:author="Gabriel Correa" w:date="2015-08-25T14:26:00Z">
                  <w:rPr>
                    <w:ins w:id="3853" w:author="Gabriel Correa" w:date="2015-08-25T13:45:00Z"/>
                    <w:rFonts w:eastAsia="Times New Roman" w:cs="Times New Roman"/>
                    <w:sz w:val="20"/>
                    <w:szCs w:val="20"/>
                  </w:rPr>
                </w:rPrChange>
              </w:rPr>
              <w:pPrChange w:id="3854" w:author="Gabriel Correa" w:date="2015-08-25T14:47:00Z">
                <w:pPr/>
              </w:pPrChange>
            </w:pPr>
            <w:proofErr w:type="spellStart"/>
            <w:ins w:id="3855" w:author="Gabriel Correa" w:date="2015-08-25T13:45:00Z">
              <w:r w:rsidRPr="002D1802">
                <w:rPr>
                  <w:rFonts w:cs="Calibri"/>
                  <w:color w:val="000000"/>
                  <w:sz w:val="22"/>
                  <w:rPrChange w:id="3856" w:author="Gabriel Correa" w:date="2015-08-25T14:26:00Z">
                    <w:rPr>
                      <w:rFonts w:ascii="Calibri" w:hAnsi="Calibri" w:cs="Calibri"/>
                      <w:color w:val="000000"/>
                    </w:rPr>
                  </w:rPrChange>
                </w:rPr>
                <w:t>recall</w:t>
              </w:r>
              <w:proofErr w:type="spellEnd"/>
            </w:ins>
          </w:p>
        </w:tc>
        <w:tc>
          <w:tcPr>
            <w:tcW w:w="1705" w:type="dxa"/>
            <w:gridSpan w:val="4"/>
            <w:tcBorders>
              <w:top w:val="single" w:sz="12" w:space="0" w:color="auto"/>
              <w:bottom w:val="single" w:sz="12" w:space="0" w:color="000000" w:themeColor="text1"/>
            </w:tcBorders>
          </w:tcPr>
          <w:p w:rsidR="00C70510" w:rsidRPr="002D1802" w:rsidRDefault="00C70510">
            <w:pPr>
              <w:jc w:val="right"/>
              <w:rPr>
                <w:ins w:id="3857" w:author="Gabriel Correa" w:date="2015-08-25T13:45:00Z"/>
                <w:rFonts w:eastAsia="Times New Roman" w:cs="Times New Roman"/>
                <w:sz w:val="22"/>
                <w:rPrChange w:id="3858" w:author="Gabriel Correa" w:date="2015-08-25T14:26:00Z">
                  <w:rPr>
                    <w:ins w:id="3859" w:author="Gabriel Correa" w:date="2015-08-25T13:45:00Z"/>
                    <w:rFonts w:eastAsia="Times New Roman" w:cs="Times New Roman"/>
                    <w:sz w:val="20"/>
                    <w:szCs w:val="20"/>
                  </w:rPr>
                </w:rPrChange>
              </w:rPr>
              <w:pPrChange w:id="3860" w:author="Gabriel Correa" w:date="2015-08-25T14:47:00Z">
                <w:pPr/>
              </w:pPrChange>
            </w:pPr>
            <w:ins w:id="3861" w:author="Gabriel Correa" w:date="2015-08-25T13:45:00Z">
              <w:r w:rsidRPr="002D1802">
                <w:rPr>
                  <w:rFonts w:cs="Calibri"/>
                  <w:color w:val="000000"/>
                  <w:sz w:val="22"/>
                  <w:rPrChange w:id="3862" w:author="Gabriel Correa" w:date="2015-08-25T14:26:00Z">
                    <w:rPr>
                      <w:rFonts w:ascii="Calibri" w:hAnsi="Calibri" w:cs="Calibri"/>
                      <w:color w:val="000000"/>
                    </w:rPr>
                  </w:rPrChange>
                </w:rPr>
                <w:t>F-</w:t>
              </w:r>
              <w:proofErr w:type="spellStart"/>
              <w:r w:rsidRPr="002D1802">
                <w:rPr>
                  <w:rFonts w:cs="Calibri"/>
                  <w:color w:val="000000"/>
                  <w:sz w:val="22"/>
                  <w:rPrChange w:id="3863" w:author="Gabriel Correa" w:date="2015-08-25T14:26:00Z">
                    <w:rPr>
                      <w:rFonts w:ascii="Calibri" w:hAnsi="Calibri" w:cs="Calibri"/>
                      <w:color w:val="000000"/>
                    </w:rPr>
                  </w:rPrChange>
                </w:rPr>
                <w:t>Measure</w:t>
              </w:r>
              <w:proofErr w:type="spellEnd"/>
            </w:ins>
          </w:p>
        </w:tc>
      </w:tr>
      <w:tr w:rsidR="00A223C0" w:rsidRPr="002D1802" w:rsidTr="00A223C0">
        <w:trPr>
          <w:trHeight w:val="300"/>
          <w:ins w:id="3864"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2D1802" w:rsidRDefault="00C70510" w:rsidP="007123F7">
            <w:pPr>
              <w:jc w:val="right"/>
              <w:rPr>
                <w:ins w:id="3865" w:author="Gabriel Correa" w:date="2015-08-25T13:40:00Z"/>
                <w:rFonts w:eastAsia="Times New Roman" w:cs="Calibri"/>
                <w:color w:val="000000"/>
                <w:sz w:val="22"/>
                <w:rPrChange w:id="3866" w:author="Gabriel Correa" w:date="2015-08-25T14:26:00Z">
                  <w:rPr>
                    <w:ins w:id="3867" w:author="Gabriel Correa" w:date="2015-08-25T13:40:00Z"/>
                    <w:rFonts w:ascii="Calibri" w:eastAsia="Times New Roman" w:hAnsi="Calibri" w:cs="Calibri"/>
                    <w:color w:val="000000"/>
                  </w:rPr>
                </w:rPrChange>
              </w:rPr>
            </w:pPr>
            <w:ins w:id="3868" w:author="Gabriel Correa" w:date="2015-08-25T13:40:00Z">
              <w:r w:rsidRPr="002D1802">
                <w:rPr>
                  <w:rFonts w:eastAsia="Times New Roman" w:cs="Calibri"/>
                  <w:color w:val="000000"/>
                  <w:sz w:val="22"/>
                  <w:rPrChange w:id="3869"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2D1802" w:rsidRDefault="00C70510">
            <w:pPr>
              <w:jc w:val="right"/>
              <w:rPr>
                <w:ins w:id="3870" w:author="Gabriel Correa" w:date="2015-08-25T13:40:00Z"/>
                <w:rFonts w:eastAsia="Times New Roman" w:cs="Calibri"/>
                <w:color w:val="000000"/>
                <w:sz w:val="22"/>
                <w:rPrChange w:id="3871" w:author="Gabriel Correa" w:date="2015-08-25T14:26:00Z">
                  <w:rPr>
                    <w:ins w:id="3872" w:author="Gabriel Correa" w:date="2015-08-25T13:40:00Z"/>
                    <w:rFonts w:ascii="Calibri" w:eastAsia="Times New Roman" w:hAnsi="Calibri" w:cs="Calibri"/>
                    <w:color w:val="000000"/>
                  </w:rPr>
                </w:rPrChange>
              </w:rPr>
            </w:pPr>
            <w:ins w:id="3873" w:author="Gabriel Correa" w:date="2015-08-25T13:40:00Z">
              <w:r w:rsidRPr="002D1802">
                <w:rPr>
                  <w:rFonts w:eastAsia="Times New Roman" w:cs="Calibri"/>
                  <w:color w:val="000000"/>
                  <w:sz w:val="22"/>
                  <w:rPrChange w:id="3874"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2D1802" w:rsidRDefault="00C70510">
            <w:pPr>
              <w:jc w:val="right"/>
              <w:rPr>
                <w:ins w:id="3875" w:author="Gabriel Correa" w:date="2015-08-25T13:40:00Z"/>
                <w:rFonts w:eastAsia="Times New Roman" w:cs="Calibri"/>
                <w:color w:val="000000"/>
                <w:sz w:val="22"/>
                <w:rPrChange w:id="3876" w:author="Gabriel Correa" w:date="2015-08-25T14:26:00Z">
                  <w:rPr>
                    <w:ins w:id="3877" w:author="Gabriel Correa" w:date="2015-08-25T13:40:00Z"/>
                    <w:rFonts w:ascii="Calibri" w:eastAsia="Times New Roman" w:hAnsi="Calibri" w:cs="Calibri"/>
                    <w:color w:val="000000"/>
                  </w:rPr>
                </w:rPrChange>
              </w:rPr>
            </w:pPr>
            <w:ins w:id="3878" w:author="Gabriel Correa" w:date="2015-08-25T13:40:00Z">
              <w:r w:rsidRPr="002D1802">
                <w:rPr>
                  <w:rFonts w:eastAsia="Times New Roman" w:cs="Calibri"/>
                  <w:color w:val="000000"/>
                  <w:sz w:val="22"/>
                  <w:rPrChange w:id="3879"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2D1802" w:rsidRDefault="00C70510">
            <w:pPr>
              <w:jc w:val="right"/>
              <w:rPr>
                <w:ins w:id="3880" w:author="Gabriel Correa" w:date="2015-08-25T13:40:00Z"/>
                <w:rFonts w:eastAsia="Times New Roman" w:cs="Calibri"/>
                <w:color w:val="000000"/>
                <w:sz w:val="22"/>
                <w:rPrChange w:id="3881" w:author="Gabriel Correa" w:date="2015-08-25T14:26:00Z">
                  <w:rPr>
                    <w:ins w:id="3882" w:author="Gabriel Correa" w:date="2015-08-25T13:40:00Z"/>
                    <w:rFonts w:ascii="Calibri" w:eastAsia="Times New Roman" w:hAnsi="Calibri" w:cs="Calibri"/>
                    <w:color w:val="000000"/>
                  </w:rPr>
                </w:rPrChange>
              </w:rPr>
            </w:pPr>
            <w:ins w:id="3883" w:author="Gabriel Correa" w:date="2015-08-25T13:40:00Z">
              <w:r w:rsidRPr="002D1802">
                <w:rPr>
                  <w:rFonts w:eastAsia="Times New Roman" w:cs="Calibri"/>
                  <w:color w:val="000000"/>
                  <w:sz w:val="22"/>
                  <w:rPrChange w:id="3884"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2D1802" w:rsidRDefault="00C70510">
            <w:pPr>
              <w:jc w:val="right"/>
              <w:rPr>
                <w:ins w:id="3885" w:author="Gabriel Correa" w:date="2015-08-25T13:45:00Z"/>
                <w:rFonts w:eastAsia="Times New Roman" w:cs="Times New Roman"/>
                <w:sz w:val="22"/>
                <w:rPrChange w:id="3886" w:author="Gabriel Correa" w:date="2015-08-25T14:26:00Z">
                  <w:rPr>
                    <w:ins w:id="3887" w:author="Gabriel Correa" w:date="2015-08-25T13:45:00Z"/>
                    <w:rFonts w:eastAsia="Times New Roman" w:cs="Times New Roman"/>
                    <w:sz w:val="20"/>
                    <w:szCs w:val="20"/>
                  </w:rPr>
                </w:rPrChange>
              </w:rPr>
              <w:pPrChange w:id="3888" w:author="Gabriel Correa" w:date="2015-08-25T14:47:00Z">
                <w:pPr/>
              </w:pPrChange>
            </w:pPr>
            <w:ins w:id="3889" w:author="Gabriel Correa" w:date="2015-08-25T13:45:00Z">
              <w:r w:rsidRPr="002D1802">
                <w:rPr>
                  <w:rFonts w:cs="Calibri"/>
                  <w:color w:val="000000"/>
                  <w:sz w:val="22"/>
                  <w:rPrChange w:id="3890"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2D1802" w:rsidRDefault="00C70510">
            <w:pPr>
              <w:jc w:val="right"/>
              <w:rPr>
                <w:ins w:id="3891" w:author="Gabriel Correa" w:date="2015-08-25T13:45:00Z"/>
                <w:rFonts w:eastAsia="Times New Roman" w:cs="Times New Roman"/>
                <w:sz w:val="22"/>
                <w:rPrChange w:id="3892" w:author="Gabriel Correa" w:date="2015-08-25T14:26:00Z">
                  <w:rPr>
                    <w:ins w:id="3893" w:author="Gabriel Correa" w:date="2015-08-25T13:45:00Z"/>
                    <w:rFonts w:eastAsia="Times New Roman" w:cs="Times New Roman"/>
                    <w:sz w:val="20"/>
                    <w:szCs w:val="20"/>
                  </w:rPr>
                </w:rPrChange>
              </w:rPr>
              <w:pPrChange w:id="3894" w:author="Gabriel Correa" w:date="2015-08-25T14:47:00Z">
                <w:pPr/>
              </w:pPrChange>
            </w:pPr>
            <w:ins w:id="3895" w:author="Gabriel Correa" w:date="2015-08-25T13:45:00Z">
              <w:r w:rsidRPr="002D1802">
                <w:rPr>
                  <w:rFonts w:cs="Calibri"/>
                  <w:color w:val="000000"/>
                  <w:sz w:val="22"/>
                  <w:rPrChange w:id="3896"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2D1802" w:rsidRDefault="00C70510">
            <w:pPr>
              <w:jc w:val="right"/>
              <w:rPr>
                <w:ins w:id="3897" w:author="Gabriel Correa" w:date="2015-08-25T13:45:00Z"/>
                <w:rFonts w:eastAsia="Times New Roman" w:cs="Times New Roman"/>
                <w:sz w:val="22"/>
                <w:rPrChange w:id="3898" w:author="Gabriel Correa" w:date="2015-08-25T14:26:00Z">
                  <w:rPr>
                    <w:ins w:id="3899" w:author="Gabriel Correa" w:date="2015-08-25T13:45:00Z"/>
                    <w:rFonts w:eastAsia="Times New Roman" w:cs="Times New Roman"/>
                    <w:sz w:val="20"/>
                    <w:szCs w:val="20"/>
                  </w:rPr>
                </w:rPrChange>
              </w:rPr>
              <w:pPrChange w:id="3900" w:author="Gabriel Correa" w:date="2015-08-25T14:47:00Z">
                <w:pPr/>
              </w:pPrChange>
            </w:pPr>
            <w:ins w:id="3901" w:author="Gabriel Correa" w:date="2015-08-25T13:45:00Z">
              <w:r w:rsidRPr="002D1802">
                <w:rPr>
                  <w:rFonts w:cs="Calibri"/>
                  <w:color w:val="000000"/>
                  <w:sz w:val="22"/>
                  <w:rPrChange w:id="3902" w:author="Gabriel Correa" w:date="2015-08-25T14:26:00Z">
                    <w:rPr>
                      <w:rFonts w:ascii="Calibri" w:hAnsi="Calibri" w:cs="Calibri"/>
                      <w:color w:val="000000"/>
                    </w:rPr>
                  </w:rPrChange>
                </w:rPr>
                <w:t>0.54</w:t>
              </w:r>
            </w:ins>
          </w:p>
        </w:tc>
      </w:tr>
      <w:tr w:rsidR="00A223C0" w:rsidRPr="002D1802" w:rsidTr="00A223C0">
        <w:trPr>
          <w:trHeight w:val="300"/>
          <w:ins w:id="3903"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904" w:author="Gabriel Correa" w:date="2015-08-25T13:40:00Z"/>
                <w:rFonts w:eastAsia="Times New Roman" w:cs="Calibri"/>
                <w:color w:val="000000"/>
                <w:sz w:val="22"/>
                <w:rPrChange w:id="3905" w:author="Gabriel Correa" w:date="2015-08-25T14:26:00Z">
                  <w:rPr>
                    <w:ins w:id="3906" w:author="Gabriel Correa" w:date="2015-08-25T13:40:00Z"/>
                    <w:rFonts w:ascii="Calibri" w:eastAsia="Times New Roman" w:hAnsi="Calibri" w:cs="Calibri"/>
                    <w:color w:val="000000"/>
                  </w:rPr>
                </w:rPrChange>
              </w:rPr>
            </w:pPr>
            <w:ins w:id="3907" w:author="Gabriel Correa" w:date="2015-08-25T13:40:00Z">
              <w:r w:rsidRPr="002D1802">
                <w:rPr>
                  <w:rFonts w:eastAsia="Times New Roman" w:cs="Calibri"/>
                  <w:color w:val="000000"/>
                  <w:sz w:val="22"/>
                  <w:rPrChange w:id="3908"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2D1802" w:rsidRDefault="00C70510">
            <w:pPr>
              <w:jc w:val="right"/>
              <w:rPr>
                <w:ins w:id="3909" w:author="Gabriel Correa" w:date="2015-08-25T13:40:00Z"/>
                <w:rFonts w:eastAsia="Times New Roman" w:cs="Calibri"/>
                <w:color w:val="000000"/>
                <w:sz w:val="22"/>
                <w:rPrChange w:id="3910" w:author="Gabriel Correa" w:date="2015-08-25T14:26:00Z">
                  <w:rPr>
                    <w:ins w:id="3911" w:author="Gabriel Correa" w:date="2015-08-25T13:40:00Z"/>
                    <w:rFonts w:ascii="Calibri" w:eastAsia="Times New Roman" w:hAnsi="Calibri" w:cs="Calibri"/>
                    <w:color w:val="000000"/>
                  </w:rPr>
                </w:rPrChange>
              </w:rPr>
            </w:pPr>
            <w:ins w:id="3912" w:author="Gabriel Correa" w:date="2015-08-25T13:40:00Z">
              <w:r w:rsidRPr="002D1802">
                <w:rPr>
                  <w:rFonts w:eastAsia="Times New Roman" w:cs="Calibri"/>
                  <w:color w:val="000000"/>
                  <w:sz w:val="22"/>
                  <w:rPrChange w:id="3913"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2D1802" w:rsidRDefault="00C70510">
            <w:pPr>
              <w:jc w:val="right"/>
              <w:rPr>
                <w:ins w:id="3914" w:author="Gabriel Correa" w:date="2015-08-25T13:40:00Z"/>
                <w:rFonts w:eastAsia="Times New Roman" w:cs="Calibri"/>
                <w:color w:val="000000"/>
                <w:sz w:val="22"/>
                <w:rPrChange w:id="3915" w:author="Gabriel Correa" w:date="2015-08-25T14:26:00Z">
                  <w:rPr>
                    <w:ins w:id="3916" w:author="Gabriel Correa" w:date="2015-08-25T13:40:00Z"/>
                    <w:rFonts w:ascii="Calibri" w:eastAsia="Times New Roman" w:hAnsi="Calibri" w:cs="Calibri"/>
                    <w:color w:val="000000"/>
                  </w:rPr>
                </w:rPrChange>
              </w:rPr>
            </w:pPr>
            <w:ins w:id="3917" w:author="Gabriel Correa" w:date="2015-08-25T13:40:00Z">
              <w:r w:rsidRPr="002D1802">
                <w:rPr>
                  <w:rFonts w:eastAsia="Times New Roman" w:cs="Calibri"/>
                  <w:color w:val="000000"/>
                  <w:sz w:val="22"/>
                  <w:rPrChange w:id="3918"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2D1802" w:rsidRDefault="00C70510">
            <w:pPr>
              <w:jc w:val="right"/>
              <w:rPr>
                <w:ins w:id="3919" w:author="Gabriel Correa" w:date="2015-08-25T13:40:00Z"/>
                <w:rFonts w:eastAsia="Times New Roman" w:cs="Calibri"/>
                <w:color w:val="000000"/>
                <w:sz w:val="22"/>
                <w:rPrChange w:id="3920" w:author="Gabriel Correa" w:date="2015-08-25T14:26:00Z">
                  <w:rPr>
                    <w:ins w:id="3921" w:author="Gabriel Correa" w:date="2015-08-25T13:40:00Z"/>
                    <w:rFonts w:ascii="Calibri" w:eastAsia="Times New Roman" w:hAnsi="Calibri" w:cs="Calibri"/>
                    <w:color w:val="000000"/>
                  </w:rPr>
                </w:rPrChange>
              </w:rPr>
            </w:pPr>
            <w:ins w:id="3922" w:author="Gabriel Correa" w:date="2015-08-25T13:40:00Z">
              <w:r w:rsidRPr="002D1802">
                <w:rPr>
                  <w:rFonts w:eastAsia="Times New Roman" w:cs="Calibri"/>
                  <w:color w:val="000000"/>
                  <w:sz w:val="22"/>
                  <w:rPrChange w:id="3923" w:author="Gabriel Correa" w:date="2015-08-25T14:26:00Z">
                    <w:rPr>
                      <w:rFonts w:ascii="Calibri" w:eastAsia="Times New Roman" w:hAnsi="Calibri" w:cs="Calibri"/>
                      <w:color w:val="000000"/>
                    </w:rPr>
                  </w:rPrChange>
                </w:rPr>
                <w:t>0.55</w:t>
              </w:r>
            </w:ins>
          </w:p>
        </w:tc>
        <w:tc>
          <w:tcPr>
            <w:tcW w:w="1394" w:type="dxa"/>
          </w:tcPr>
          <w:p w:rsidR="00C70510" w:rsidRPr="002D1802" w:rsidRDefault="00C70510">
            <w:pPr>
              <w:jc w:val="right"/>
              <w:rPr>
                <w:ins w:id="3924" w:author="Gabriel Correa" w:date="2015-08-25T13:45:00Z"/>
                <w:rFonts w:eastAsia="Times New Roman" w:cs="Times New Roman"/>
                <w:sz w:val="22"/>
                <w:rPrChange w:id="3925" w:author="Gabriel Correa" w:date="2015-08-25T14:26:00Z">
                  <w:rPr>
                    <w:ins w:id="3926" w:author="Gabriel Correa" w:date="2015-08-25T13:45:00Z"/>
                    <w:rFonts w:eastAsia="Times New Roman" w:cs="Times New Roman"/>
                    <w:sz w:val="20"/>
                    <w:szCs w:val="20"/>
                  </w:rPr>
                </w:rPrChange>
              </w:rPr>
              <w:pPrChange w:id="3927" w:author="Gabriel Correa" w:date="2015-08-25T14:47:00Z">
                <w:pPr/>
              </w:pPrChange>
            </w:pPr>
            <w:ins w:id="3928" w:author="Gabriel Correa" w:date="2015-08-25T13:45:00Z">
              <w:r w:rsidRPr="002D1802">
                <w:rPr>
                  <w:rFonts w:cs="Calibri"/>
                  <w:color w:val="000000"/>
                  <w:sz w:val="22"/>
                  <w:rPrChange w:id="3929" w:author="Gabriel Correa" w:date="2015-08-25T14:26:00Z">
                    <w:rPr>
                      <w:rFonts w:ascii="Calibri" w:hAnsi="Calibri" w:cs="Calibri"/>
                      <w:color w:val="000000"/>
                    </w:rPr>
                  </w:rPrChange>
                </w:rPr>
                <w:t>0.42</w:t>
              </w:r>
            </w:ins>
          </w:p>
        </w:tc>
        <w:tc>
          <w:tcPr>
            <w:tcW w:w="1158" w:type="dxa"/>
            <w:gridSpan w:val="2"/>
          </w:tcPr>
          <w:p w:rsidR="00C70510" w:rsidRPr="002D1802" w:rsidRDefault="00C70510">
            <w:pPr>
              <w:jc w:val="right"/>
              <w:rPr>
                <w:ins w:id="3930" w:author="Gabriel Correa" w:date="2015-08-25T13:45:00Z"/>
                <w:rFonts w:eastAsia="Times New Roman" w:cs="Times New Roman"/>
                <w:sz w:val="22"/>
                <w:rPrChange w:id="3931" w:author="Gabriel Correa" w:date="2015-08-25T14:26:00Z">
                  <w:rPr>
                    <w:ins w:id="3932" w:author="Gabriel Correa" w:date="2015-08-25T13:45:00Z"/>
                    <w:rFonts w:eastAsia="Times New Roman" w:cs="Times New Roman"/>
                    <w:sz w:val="20"/>
                    <w:szCs w:val="20"/>
                  </w:rPr>
                </w:rPrChange>
              </w:rPr>
              <w:pPrChange w:id="3933" w:author="Gabriel Correa" w:date="2015-08-25T14:47:00Z">
                <w:pPr/>
              </w:pPrChange>
            </w:pPr>
            <w:ins w:id="3934" w:author="Gabriel Correa" w:date="2015-08-25T13:45:00Z">
              <w:r w:rsidRPr="002D1802">
                <w:rPr>
                  <w:rFonts w:cs="Calibri"/>
                  <w:color w:val="000000"/>
                  <w:sz w:val="22"/>
                  <w:rPrChange w:id="3935"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936" w:author="Gabriel Correa" w:date="2015-08-25T13:45:00Z"/>
                <w:rFonts w:eastAsia="Times New Roman" w:cs="Times New Roman"/>
                <w:sz w:val="22"/>
                <w:rPrChange w:id="3937" w:author="Gabriel Correa" w:date="2015-08-25T14:26:00Z">
                  <w:rPr>
                    <w:ins w:id="3938" w:author="Gabriel Correa" w:date="2015-08-25T13:45:00Z"/>
                    <w:rFonts w:eastAsia="Times New Roman" w:cs="Times New Roman"/>
                    <w:sz w:val="20"/>
                    <w:szCs w:val="20"/>
                  </w:rPr>
                </w:rPrChange>
              </w:rPr>
              <w:pPrChange w:id="3939" w:author="Gabriel Correa" w:date="2015-08-25T14:47:00Z">
                <w:pPr/>
              </w:pPrChange>
            </w:pPr>
            <w:ins w:id="3940" w:author="Gabriel Correa" w:date="2015-08-25T13:45:00Z">
              <w:r w:rsidRPr="002D1802">
                <w:rPr>
                  <w:rFonts w:cs="Calibri"/>
                  <w:color w:val="000000"/>
                  <w:sz w:val="22"/>
                  <w:rPrChange w:id="3941" w:author="Gabriel Correa" w:date="2015-08-25T14:26:00Z">
                    <w:rPr>
                      <w:rFonts w:ascii="Calibri" w:hAnsi="Calibri" w:cs="Calibri"/>
                      <w:color w:val="000000"/>
                    </w:rPr>
                  </w:rPrChange>
                </w:rPr>
                <w:t>0.56</w:t>
              </w:r>
            </w:ins>
          </w:p>
        </w:tc>
      </w:tr>
      <w:tr w:rsidR="00A223C0" w:rsidRPr="002D1802" w:rsidTr="00A223C0">
        <w:trPr>
          <w:trHeight w:val="300"/>
          <w:ins w:id="3942"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943" w:author="Gabriel Correa" w:date="2015-08-25T13:40:00Z"/>
                <w:rFonts w:eastAsia="Times New Roman" w:cs="Calibri"/>
                <w:color w:val="000000"/>
                <w:sz w:val="22"/>
                <w:rPrChange w:id="3944" w:author="Gabriel Correa" w:date="2015-08-25T14:26:00Z">
                  <w:rPr>
                    <w:ins w:id="3945" w:author="Gabriel Correa" w:date="2015-08-25T13:40:00Z"/>
                    <w:rFonts w:ascii="Calibri" w:eastAsia="Times New Roman" w:hAnsi="Calibri" w:cs="Calibri"/>
                    <w:color w:val="000000"/>
                  </w:rPr>
                </w:rPrChange>
              </w:rPr>
            </w:pPr>
            <w:ins w:id="3946" w:author="Gabriel Correa" w:date="2015-08-25T13:40:00Z">
              <w:r w:rsidRPr="002D1802">
                <w:rPr>
                  <w:rFonts w:eastAsia="Times New Roman" w:cs="Calibri"/>
                  <w:color w:val="000000"/>
                  <w:sz w:val="22"/>
                  <w:rPrChange w:id="3947"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2D1802" w:rsidRDefault="00C70510">
            <w:pPr>
              <w:jc w:val="right"/>
              <w:rPr>
                <w:ins w:id="3948" w:author="Gabriel Correa" w:date="2015-08-25T13:40:00Z"/>
                <w:rFonts w:eastAsia="Times New Roman" w:cs="Calibri"/>
                <w:color w:val="000000"/>
                <w:sz w:val="22"/>
                <w:rPrChange w:id="3949" w:author="Gabriel Correa" w:date="2015-08-25T14:26:00Z">
                  <w:rPr>
                    <w:ins w:id="3950" w:author="Gabriel Correa" w:date="2015-08-25T13:40:00Z"/>
                    <w:rFonts w:ascii="Calibri" w:eastAsia="Times New Roman" w:hAnsi="Calibri" w:cs="Calibri"/>
                    <w:color w:val="000000"/>
                  </w:rPr>
                </w:rPrChange>
              </w:rPr>
            </w:pPr>
            <w:ins w:id="3951" w:author="Gabriel Correa" w:date="2015-08-25T13:40:00Z">
              <w:r w:rsidRPr="002D1802">
                <w:rPr>
                  <w:rFonts w:eastAsia="Times New Roman" w:cs="Calibri"/>
                  <w:color w:val="000000"/>
                  <w:sz w:val="22"/>
                  <w:rPrChange w:id="3952"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2D1802" w:rsidRDefault="00C70510">
            <w:pPr>
              <w:jc w:val="right"/>
              <w:rPr>
                <w:ins w:id="3953" w:author="Gabriel Correa" w:date="2015-08-25T13:40:00Z"/>
                <w:rFonts w:eastAsia="Times New Roman" w:cs="Calibri"/>
                <w:color w:val="000000"/>
                <w:sz w:val="22"/>
                <w:rPrChange w:id="3954" w:author="Gabriel Correa" w:date="2015-08-25T14:26:00Z">
                  <w:rPr>
                    <w:ins w:id="3955" w:author="Gabriel Correa" w:date="2015-08-25T13:40:00Z"/>
                    <w:rFonts w:ascii="Calibri" w:eastAsia="Times New Roman" w:hAnsi="Calibri" w:cs="Calibri"/>
                    <w:color w:val="000000"/>
                  </w:rPr>
                </w:rPrChange>
              </w:rPr>
            </w:pPr>
            <w:ins w:id="3956" w:author="Gabriel Correa" w:date="2015-08-25T13:40:00Z">
              <w:r w:rsidRPr="002D1802">
                <w:rPr>
                  <w:rFonts w:eastAsia="Times New Roman" w:cs="Calibri"/>
                  <w:color w:val="000000"/>
                  <w:sz w:val="22"/>
                  <w:rPrChange w:id="3957"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958" w:author="Gabriel Correa" w:date="2015-08-25T13:40:00Z"/>
                <w:rFonts w:eastAsia="Times New Roman" w:cs="Calibri"/>
                <w:color w:val="000000"/>
                <w:sz w:val="22"/>
                <w:rPrChange w:id="3959" w:author="Gabriel Correa" w:date="2015-08-25T14:26:00Z">
                  <w:rPr>
                    <w:ins w:id="3960" w:author="Gabriel Correa" w:date="2015-08-25T13:40:00Z"/>
                    <w:rFonts w:ascii="Calibri" w:eastAsia="Times New Roman" w:hAnsi="Calibri" w:cs="Calibri"/>
                    <w:color w:val="000000"/>
                  </w:rPr>
                </w:rPrChange>
              </w:rPr>
            </w:pPr>
            <w:ins w:id="3961" w:author="Gabriel Correa" w:date="2015-08-25T13:40:00Z">
              <w:r w:rsidRPr="002D1802">
                <w:rPr>
                  <w:rFonts w:eastAsia="Times New Roman" w:cs="Calibri"/>
                  <w:color w:val="000000"/>
                  <w:sz w:val="22"/>
                  <w:rPrChange w:id="3962" w:author="Gabriel Correa" w:date="2015-08-25T14:26:00Z">
                    <w:rPr>
                      <w:rFonts w:ascii="Calibri" w:eastAsia="Times New Roman" w:hAnsi="Calibri" w:cs="Calibri"/>
                      <w:color w:val="000000"/>
                    </w:rPr>
                  </w:rPrChange>
                </w:rPr>
                <w:t>0.53</w:t>
              </w:r>
            </w:ins>
          </w:p>
        </w:tc>
        <w:tc>
          <w:tcPr>
            <w:tcW w:w="1394" w:type="dxa"/>
          </w:tcPr>
          <w:p w:rsidR="00C70510" w:rsidRPr="002D1802" w:rsidRDefault="00C70510">
            <w:pPr>
              <w:jc w:val="right"/>
              <w:rPr>
                <w:ins w:id="3963" w:author="Gabriel Correa" w:date="2015-08-25T13:45:00Z"/>
                <w:rFonts w:eastAsia="Times New Roman" w:cs="Times New Roman"/>
                <w:sz w:val="22"/>
                <w:rPrChange w:id="3964" w:author="Gabriel Correa" w:date="2015-08-25T14:26:00Z">
                  <w:rPr>
                    <w:ins w:id="3965" w:author="Gabriel Correa" w:date="2015-08-25T13:45:00Z"/>
                    <w:rFonts w:eastAsia="Times New Roman" w:cs="Times New Roman"/>
                    <w:sz w:val="20"/>
                    <w:szCs w:val="20"/>
                  </w:rPr>
                </w:rPrChange>
              </w:rPr>
              <w:pPrChange w:id="3966" w:author="Gabriel Correa" w:date="2015-08-25T14:47:00Z">
                <w:pPr/>
              </w:pPrChange>
            </w:pPr>
            <w:ins w:id="3967" w:author="Gabriel Correa" w:date="2015-08-25T13:45:00Z">
              <w:r w:rsidRPr="002D1802">
                <w:rPr>
                  <w:rFonts w:cs="Calibri"/>
                  <w:color w:val="000000"/>
                  <w:sz w:val="22"/>
                  <w:rPrChange w:id="3968"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3969" w:author="Gabriel Correa" w:date="2015-08-25T13:45:00Z"/>
                <w:rFonts w:eastAsia="Times New Roman" w:cs="Times New Roman"/>
                <w:sz w:val="22"/>
                <w:rPrChange w:id="3970" w:author="Gabriel Correa" w:date="2015-08-25T14:26:00Z">
                  <w:rPr>
                    <w:ins w:id="3971" w:author="Gabriel Correa" w:date="2015-08-25T13:45:00Z"/>
                    <w:rFonts w:eastAsia="Times New Roman" w:cs="Times New Roman"/>
                    <w:sz w:val="20"/>
                    <w:szCs w:val="20"/>
                  </w:rPr>
                </w:rPrChange>
              </w:rPr>
              <w:pPrChange w:id="3972" w:author="Gabriel Correa" w:date="2015-08-25T14:47:00Z">
                <w:pPr/>
              </w:pPrChange>
            </w:pPr>
            <w:ins w:id="3973" w:author="Gabriel Correa" w:date="2015-08-25T13:45:00Z">
              <w:r w:rsidRPr="002D1802">
                <w:rPr>
                  <w:rFonts w:cs="Calibri"/>
                  <w:color w:val="000000"/>
                  <w:sz w:val="22"/>
                  <w:rPrChange w:id="3974"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975" w:author="Gabriel Correa" w:date="2015-08-25T13:45:00Z"/>
                <w:rFonts w:eastAsia="Times New Roman" w:cs="Times New Roman"/>
                <w:sz w:val="22"/>
                <w:rPrChange w:id="3976" w:author="Gabriel Correa" w:date="2015-08-25T14:26:00Z">
                  <w:rPr>
                    <w:ins w:id="3977" w:author="Gabriel Correa" w:date="2015-08-25T13:45:00Z"/>
                    <w:rFonts w:eastAsia="Times New Roman" w:cs="Times New Roman"/>
                    <w:sz w:val="20"/>
                    <w:szCs w:val="20"/>
                  </w:rPr>
                </w:rPrChange>
              </w:rPr>
              <w:pPrChange w:id="3978" w:author="Gabriel Correa" w:date="2015-08-25T14:47:00Z">
                <w:pPr/>
              </w:pPrChange>
            </w:pPr>
            <w:ins w:id="3979" w:author="Gabriel Correa" w:date="2015-08-25T13:45:00Z">
              <w:r w:rsidRPr="002D1802">
                <w:rPr>
                  <w:rFonts w:cs="Calibri"/>
                  <w:color w:val="000000"/>
                  <w:sz w:val="22"/>
                  <w:rPrChange w:id="3980" w:author="Gabriel Correa" w:date="2015-08-25T14:26:00Z">
                    <w:rPr>
                      <w:rFonts w:ascii="Calibri" w:hAnsi="Calibri" w:cs="Calibri"/>
                      <w:color w:val="000000"/>
                    </w:rPr>
                  </w:rPrChange>
                </w:rPr>
                <w:t>0.54</w:t>
              </w:r>
            </w:ins>
          </w:p>
        </w:tc>
      </w:tr>
      <w:tr w:rsidR="00A223C0" w:rsidRPr="002D1802" w:rsidTr="00A223C0">
        <w:trPr>
          <w:trHeight w:val="300"/>
          <w:ins w:id="3981"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982" w:author="Gabriel Correa" w:date="2015-08-25T13:40:00Z"/>
                <w:rFonts w:eastAsia="Times New Roman" w:cs="Calibri"/>
                <w:color w:val="000000"/>
                <w:sz w:val="22"/>
                <w:rPrChange w:id="3983" w:author="Gabriel Correa" w:date="2015-08-25T14:26:00Z">
                  <w:rPr>
                    <w:ins w:id="3984" w:author="Gabriel Correa" w:date="2015-08-25T13:40:00Z"/>
                    <w:rFonts w:ascii="Calibri" w:eastAsia="Times New Roman" w:hAnsi="Calibri" w:cs="Calibri"/>
                    <w:color w:val="000000"/>
                  </w:rPr>
                </w:rPrChange>
              </w:rPr>
            </w:pPr>
            <w:ins w:id="3985" w:author="Gabriel Correa" w:date="2015-08-25T13:40:00Z">
              <w:r w:rsidRPr="002D1802">
                <w:rPr>
                  <w:rFonts w:eastAsia="Times New Roman" w:cs="Calibri"/>
                  <w:color w:val="000000"/>
                  <w:sz w:val="22"/>
                  <w:rPrChange w:id="3986"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2D1802" w:rsidRDefault="00C70510">
            <w:pPr>
              <w:jc w:val="right"/>
              <w:rPr>
                <w:ins w:id="3987" w:author="Gabriel Correa" w:date="2015-08-25T13:40:00Z"/>
                <w:rFonts w:eastAsia="Times New Roman" w:cs="Calibri"/>
                <w:color w:val="000000"/>
                <w:sz w:val="22"/>
                <w:rPrChange w:id="3988" w:author="Gabriel Correa" w:date="2015-08-25T14:26:00Z">
                  <w:rPr>
                    <w:ins w:id="3989" w:author="Gabriel Correa" w:date="2015-08-25T13:40:00Z"/>
                    <w:rFonts w:ascii="Calibri" w:eastAsia="Times New Roman" w:hAnsi="Calibri" w:cs="Calibri"/>
                    <w:color w:val="000000"/>
                  </w:rPr>
                </w:rPrChange>
              </w:rPr>
            </w:pPr>
            <w:ins w:id="3990" w:author="Gabriel Correa" w:date="2015-08-25T13:40:00Z">
              <w:r w:rsidRPr="002D1802">
                <w:rPr>
                  <w:rFonts w:eastAsia="Times New Roman" w:cs="Calibri"/>
                  <w:color w:val="000000"/>
                  <w:sz w:val="22"/>
                  <w:rPrChange w:id="3991"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2D1802" w:rsidRDefault="00C70510">
            <w:pPr>
              <w:jc w:val="right"/>
              <w:rPr>
                <w:ins w:id="3992" w:author="Gabriel Correa" w:date="2015-08-25T13:40:00Z"/>
                <w:rFonts w:eastAsia="Times New Roman" w:cs="Calibri"/>
                <w:color w:val="000000"/>
                <w:sz w:val="22"/>
                <w:rPrChange w:id="3993" w:author="Gabriel Correa" w:date="2015-08-25T14:26:00Z">
                  <w:rPr>
                    <w:ins w:id="3994" w:author="Gabriel Correa" w:date="2015-08-25T13:40:00Z"/>
                    <w:rFonts w:ascii="Calibri" w:eastAsia="Times New Roman" w:hAnsi="Calibri" w:cs="Calibri"/>
                    <w:color w:val="000000"/>
                  </w:rPr>
                </w:rPrChange>
              </w:rPr>
            </w:pPr>
            <w:ins w:id="3995" w:author="Gabriel Correa" w:date="2015-08-25T13:40:00Z">
              <w:r w:rsidRPr="002D1802">
                <w:rPr>
                  <w:rFonts w:eastAsia="Times New Roman" w:cs="Calibri"/>
                  <w:color w:val="000000"/>
                  <w:sz w:val="22"/>
                  <w:rPrChange w:id="3996"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997" w:author="Gabriel Correa" w:date="2015-08-25T13:40:00Z"/>
                <w:rFonts w:eastAsia="Times New Roman" w:cs="Calibri"/>
                <w:color w:val="000000"/>
                <w:sz w:val="22"/>
                <w:rPrChange w:id="3998" w:author="Gabriel Correa" w:date="2015-08-25T14:26:00Z">
                  <w:rPr>
                    <w:ins w:id="3999" w:author="Gabriel Correa" w:date="2015-08-25T13:40:00Z"/>
                    <w:rFonts w:ascii="Calibri" w:eastAsia="Times New Roman" w:hAnsi="Calibri" w:cs="Calibri"/>
                    <w:color w:val="000000"/>
                  </w:rPr>
                </w:rPrChange>
              </w:rPr>
            </w:pPr>
            <w:ins w:id="4000" w:author="Gabriel Correa" w:date="2015-08-25T13:40:00Z">
              <w:r w:rsidRPr="002D1802">
                <w:rPr>
                  <w:rFonts w:eastAsia="Times New Roman" w:cs="Calibri"/>
                  <w:color w:val="000000"/>
                  <w:sz w:val="22"/>
                  <w:rPrChange w:id="4001" w:author="Gabriel Correa" w:date="2015-08-25T14:26:00Z">
                    <w:rPr>
                      <w:rFonts w:ascii="Calibri" w:eastAsia="Times New Roman" w:hAnsi="Calibri" w:cs="Calibri"/>
                      <w:color w:val="000000"/>
                    </w:rPr>
                  </w:rPrChange>
                </w:rPr>
                <w:t>0.51</w:t>
              </w:r>
            </w:ins>
          </w:p>
        </w:tc>
        <w:tc>
          <w:tcPr>
            <w:tcW w:w="1394" w:type="dxa"/>
          </w:tcPr>
          <w:p w:rsidR="00C70510" w:rsidRPr="002D1802" w:rsidRDefault="00C70510">
            <w:pPr>
              <w:jc w:val="right"/>
              <w:rPr>
                <w:ins w:id="4002" w:author="Gabriel Correa" w:date="2015-08-25T13:45:00Z"/>
                <w:rFonts w:eastAsia="Times New Roman" w:cs="Times New Roman"/>
                <w:sz w:val="22"/>
                <w:rPrChange w:id="4003" w:author="Gabriel Correa" w:date="2015-08-25T14:26:00Z">
                  <w:rPr>
                    <w:ins w:id="4004" w:author="Gabriel Correa" w:date="2015-08-25T13:45:00Z"/>
                    <w:rFonts w:eastAsia="Times New Roman" w:cs="Times New Roman"/>
                    <w:sz w:val="20"/>
                    <w:szCs w:val="20"/>
                  </w:rPr>
                </w:rPrChange>
              </w:rPr>
              <w:pPrChange w:id="4005" w:author="Gabriel Correa" w:date="2015-08-25T14:47:00Z">
                <w:pPr/>
              </w:pPrChange>
            </w:pPr>
            <w:ins w:id="4006" w:author="Gabriel Correa" w:date="2015-08-25T13:45:00Z">
              <w:r w:rsidRPr="002D1802">
                <w:rPr>
                  <w:rFonts w:cs="Calibri"/>
                  <w:color w:val="000000"/>
                  <w:sz w:val="22"/>
                  <w:rPrChange w:id="4007"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4008" w:author="Gabriel Correa" w:date="2015-08-25T13:45:00Z"/>
                <w:rFonts w:eastAsia="Times New Roman" w:cs="Times New Roman"/>
                <w:sz w:val="22"/>
                <w:rPrChange w:id="4009" w:author="Gabriel Correa" w:date="2015-08-25T14:26:00Z">
                  <w:rPr>
                    <w:ins w:id="4010" w:author="Gabriel Correa" w:date="2015-08-25T13:45:00Z"/>
                    <w:rFonts w:eastAsia="Times New Roman" w:cs="Times New Roman"/>
                    <w:sz w:val="20"/>
                    <w:szCs w:val="20"/>
                  </w:rPr>
                </w:rPrChange>
              </w:rPr>
              <w:pPrChange w:id="4011" w:author="Gabriel Correa" w:date="2015-08-25T14:47:00Z">
                <w:pPr/>
              </w:pPrChange>
            </w:pPr>
            <w:ins w:id="4012" w:author="Gabriel Correa" w:date="2015-08-25T13:45:00Z">
              <w:r w:rsidRPr="002D1802">
                <w:rPr>
                  <w:rFonts w:cs="Calibri"/>
                  <w:color w:val="000000"/>
                  <w:sz w:val="22"/>
                  <w:rPrChange w:id="4013" w:author="Gabriel Correa" w:date="2015-08-25T14:26:00Z">
                    <w:rPr>
                      <w:rFonts w:ascii="Calibri" w:hAnsi="Calibri" w:cs="Calibri"/>
                      <w:color w:val="000000"/>
                    </w:rPr>
                  </w:rPrChange>
                </w:rPr>
                <w:t>0.85</w:t>
              </w:r>
            </w:ins>
          </w:p>
        </w:tc>
        <w:tc>
          <w:tcPr>
            <w:tcW w:w="1705" w:type="dxa"/>
            <w:gridSpan w:val="4"/>
          </w:tcPr>
          <w:p w:rsidR="00C70510" w:rsidRPr="002D1802" w:rsidRDefault="00C70510">
            <w:pPr>
              <w:jc w:val="right"/>
              <w:rPr>
                <w:ins w:id="4014" w:author="Gabriel Correa" w:date="2015-08-25T13:45:00Z"/>
                <w:rFonts w:eastAsia="Times New Roman" w:cs="Times New Roman"/>
                <w:sz w:val="22"/>
                <w:rPrChange w:id="4015" w:author="Gabriel Correa" w:date="2015-08-25T14:26:00Z">
                  <w:rPr>
                    <w:ins w:id="4016" w:author="Gabriel Correa" w:date="2015-08-25T13:45:00Z"/>
                    <w:rFonts w:eastAsia="Times New Roman" w:cs="Times New Roman"/>
                    <w:sz w:val="20"/>
                    <w:szCs w:val="20"/>
                  </w:rPr>
                </w:rPrChange>
              </w:rPr>
              <w:pPrChange w:id="4017" w:author="Gabriel Correa" w:date="2015-08-25T14:47:00Z">
                <w:pPr/>
              </w:pPrChange>
            </w:pPr>
            <w:ins w:id="4018" w:author="Gabriel Correa" w:date="2015-08-25T13:45:00Z">
              <w:r w:rsidRPr="002D1802">
                <w:rPr>
                  <w:rFonts w:cs="Calibri"/>
                  <w:color w:val="000000"/>
                  <w:sz w:val="22"/>
                  <w:rPrChange w:id="4019" w:author="Gabriel Correa" w:date="2015-08-25T14:26:00Z">
                    <w:rPr>
                      <w:rFonts w:ascii="Calibri" w:hAnsi="Calibri" w:cs="Calibri"/>
                      <w:color w:val="000000"/>
                    </w:rPr>
                  </w:rPrChange>
                </w:rPr>
                <w:t>0.53</w:t>
              </w:r>
            </w:ins>
          </w:p>
        </w:tc>
      </w:tr>
      <w:tr w:rsidR="00A223C0" w:rsidRPr="002D1802" w:rsidTr="00A223C0">
        <w:trPr>
          <w:trHeight w:val="300"/>
          <w:ins w:id="4020"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021" w:author="Gabriel Correa" w:date="2015-08-25T13:40:00Z"/>
                <w:rFonts w:eastAsia="Times New Roman" w:cs="Calibri"/>
                <w:color w:val="000000"/>
                <w:sz w:val="22"/>
                <w:rPrChange w:id="4022" w:author="Gabriel Correa" w:date="2015-08-25T14:26:00Z">
                  <w:rPr>
                    <w:ins w:id="4023" w:author="Gabriel Correa" w:date="2015-08-25T13:40:00Z"/>
                    <w:rFonts w:ascii="Calibri" w:eastAsia="Times New Roman" w:hAnsi="Calibri" w:cs="Calibri"/>
                    <w:color w:val="000000"/>
                  </w:rPr>
                </w:rPrChange>
              </w:rPr>
            </w:pPr>
            <w:ins w:id="4024" w:author="Gabriel Correa" w:date="2015-08-25T13:40:00Z">
              <w:r w:rsidRPr="002D1802">
                <w:rPr>
                  <w:rFonts w:eastAsia="Times New Roman" w:cs="Calibri"/>
                  <w:color w:val="000000"/>
                  <w:sz w:val="22"/>
                  <w:rPrChange w:id="4025"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2D1802" w:rsidRDefault="00C70510">
            <w:pPr>
              <w:jc w:val="right"/>
              <w:rPr>
                <w:ins w:id="4026" w:author="Gabriel Correa" w:date="2015-08-25T13:40:00Z"/>
                <w:rFonts w:eastAsia="Times New Roman" w:cs="Calibri"/>
                <w:color w:val="000000"/>
                <w:sz w:val="22"/>
                <w:rPrChange w:id="4027" w:author="Gabriel Correa" w:date="2015-08-25T14:26:00Z">
                  <w:rPr>
                    <w:ins w:id="4028" w:author="Gabriel Correa" w:date="2015-08-25T13:40:00Z"/>
                    <w:rFonts w:ascii="Calibri" w:eastAsia="Times New Roman" w:hAnsi="Calibri" w:cs="Calibri"/>
                    <w:color w:val="000000"/>
                  </w:rPr>
                </w:rPrChange>
              </w:rPr>
            </w:pPr>
            <w:ins w:id="4029" w:author="Gabriel Correa" w:date="2015-08-25T13:40:00Z">
              <w:r w:rsidRPr="002D1802">
                <w:rPr>
                  <w:rFonts w:eastAsia="Times New Roman" w:cs="Calibri"/>
                  <w:color w:val="000000"/>
                  <w:sz w:val="22"/>
                  <w:rPrChange w:id="4030"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2D1802" w:rsidRDefault="00C70510">
            <w:pPr>
              <w:jc w:val="right"/>
              <w:rPr>
                <w:ins w:id="4031" w:author="Gabriel Correa" w:date="2015-08-25T13:40:00Z"/>
                <w:rFonts w:eastAsia="Times New Roman" w:cs="Calibri"/>
                <w:color w:val="000000"/>
                <w:sz w:val="22"/>
                <w:rPrChange w:id="4032" w:author="Gabriel Correa" w:date="2015-08-25T14:26:00Z">
                  <w:rPr>
                    <w:ins w:id="4033" w:author="Gabriel Correa" w:date="2015-08-25T13:40:00Z"/>
                    <w:rFonts w:ascii="Calibri" w:eastAsia="Times New Roman" w:hAnsi="Calibri" w:cs="Calibri"/>
                    <w:color w:val="000000"/>
                  </w:rPr>
                </w:rPrChange>
              </w:rPr>
            </w:pPr>
            <w:ins w:id="4034" w:author="Gabriel Correa" w:date="2015-08-25T13:40:00Z">
              <w:r w:rsidRPr="002D1802">
                <w:rPr>
                  <w:rFonts w:eastAsia="Times New Roman" w:cs="Calibri"/>
                  <w:color w:val="000000"/>
                  <w:sz w:val="22"/>
                  <w:rPrChange w:id="4035"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4036" w:author="Gabriel Correa" w:date="2015-08-25T13:40:00Z"/>
                <w:rFonts w:eastAsia="Times New Roman" w:cs="Calibri"/>
                <w:color w:val="000000"/>
                <w:sz w:val="22"/>
                <w:rPrChange w:id="4037" w:author="Gabriel Correa" w:date="2015-08-25T14:26:00Z">
                  <w:rPr>
                    <w:ins w:id="4038" w:author="Gabriel Correa" w:date="2015-08-25T13:40:00Z"/>
                    <w:rFonts w:ascii="Calibri" w:eastAsia="Times New Roman" w:hAnsi="Calibri" w:cs="Calibri"/>
                    <w:color w:val="000000"/>
                  </w:rPr>
                </w:rPrChange>
              </w:rPr>
            </w:pPr>
            <w:ins w:id="4039" w:author="Gabriel Correa" w:date="2015-08-25T13:40:00Z">
              <w:r w:rsidRPr="002D1802">
                <w:rPr>
                  <w:rFonts w:eastAsia="Times New Roman" w:cs="Calibri"/>
                  <w:color w:val="000000"/>
                  <w:sz w:val="22"/>
                  <w:rPrChange w:id="4040" w:author="Gabriel Correa" w:date="2015-08-25T14:26:00Z">
                    <w:rPr>
                      <w:rFonts w:ascii="Calibri" w:eastAsia="Times New Roman" w:hAnsi="Calibri" w:cs="Calibri"/>
                      <w:color w:val="000000"/>
                    </w:rPr>
                  </w:rPrChange>
                </w:rPr>
                <w:t>0.50</w:t>
              </w:r>
            </w:ins>
          </w:p>
        </w:tc>
        <w:tc>
          <w:tcPr>
            <w:tcW w:w="1394" w:type="dxa"/>
          </w:tcPr>
          <w:p w:rsidR="00C70510" w:rsidRPr="002D1802" w:rsidRDefault="00C70510">
            <w:pPr>
              <w:jc w:val="right"/>
              <w:rPr>
                <w:ins w:id="4041" w:author="Gabriel Correa" w:date="2015-08-25T13:45:00Z"/>
                <w:rFonts w:eastAsia="Times New Roman" w:cs="Times New Roman"/>
                <w:sz w:val="22"/>
                <w:rPrChange w:id="4042" w:author="Gabriel Correa" w:date="2015-08-25T14:26:00Z">
                  <w:rPr>
                    <w:ins w:id="4043" w:author="Gabriel Correa" w:date="2015-08-25T13:45:00Z"/>
                    <w:rFonts w:eastAsia="Times New Roman" w:cs="Times New Roman"/>
                    <w:sz w:val="20"/>
                    <w:szCs w:val="20"/>
                  </w:rPr>
                </w:rPrChange>
              </w:rPr>
              <w:pPrChange w:id="4044" w:author="Gabriel Correa" w:date="2015-08-25T14:47:00Z">
                <w:pPr/>
              </w:pPrChange>
            </w:pPr>
            <w:ins w:id="4045" w:author="Gabriel Correa" w:date="2015-08-25T13:45:00Z">
              <w:r w:rsidRPr="002D1802">
                <w:rPr>
                  <w:rFonts w:cs="Calibri"/>
                  <w:color w:val="000000"/>
                  <w:sz w:val="22"/>
                  <w:rPrChange w:id="4046"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4047" w:author="Gabriel Correa" w:date="2015-08-25T13:45:00Z"/>
                <w:rFonts w:eastAsia="Times New Roman" w:cs="Times New Roman"/>
                <w:sz w:val="22"/>
                <w:rPrChange w:id="4048" w:author="Gabriel Correa" w:date="2015-08-25T14:26:00Z">
                  <w:rPr>
                    <w:ins w:id="4049" w:author="Gabriel Correa" w:date="2015-08-25T13:45:00Z"/>
                    <w:rFonts w:eastAsia="Times New Roman" w:cs="Times New Roman"/>
                    <w:sz w:val="20"/>
                    <w:szCs w:val="20"/>
                  </w:rPr>
                </w:rPrChange>
              </w:rPr>
              <w:pPrChange w:id="4050" w:author="Gabriel Correa" w:date="2015-08-25T14:47:00Z">
                <w:pPr/>
              </w:pPrChange>
            </w:pPr>
            <w:ins w:id="4051" w:author="Gabriel Correa" w:date="2015-08-25T13:45:00Z">
              <w:r w:rsidRPr="002D1802">
                <w:rPr>
                  <w:rFonts w:cs="Calibri"/>
                  <w:color w:val="000000"/>
                  <w:sz w:val="22"/>
                  <w:rPrChange w:id="4052"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053" w:author="Gabriel Correa" w:date="2015-08-25T13:45:00Z"/>
                <w:rFonts w:eastAsia="Times New Roman" w:cs="Times New Roman"/>
                <w:sz w:val="22"/>
                <w:rPrChange w:id="4054" w:author="Gabriel Correa" w:date="2015-08-25T14:26:00Z">
                  <w:rPr>
                    <w:ins w:id="4055" w:author="Gabriel Correa" w:date="2015-08-25T13:45:00Z"/>
                    <w:rFonts w:eastAsia="Times New Roman" w:cs="Times New Roman"/>
                    <w:sz w:val="20"/>
                    <w:szCs w:val="20"/>
                  </w:rPr>
                </w:rPrChange>
              </w:rPr>
              <w:pPrChange w:id="4056" w:author="Gabriel Correa" w:date="2015-08-25T14:47:00Z">
                <w:pPr/>
              </w:pPrChange>
            </w:pPr>
            <w:ins w:id="4057" w:author="Gabriel Correa" w:date="2015-08-25T13:45:00Z">
              <w:r w:rsidRPr="002D1802">
                <w:rPr>
                  <w:rFonts w:cs="Calibri"/>
                  <w:color w:val="000000"/>
                  <w:sz w:val="22"/>
                  <w:rPrChange w:id="4058" w:author="Gabriel Correa" w:date="2015-08-25T14:26:00Z">
                    <w:rPr>
                      <w:rFonts w:ascii="Calibri" w:hAnsi="Calibri" w:cs="Calibri"/>
                      <w:color w:val="000000"/>
                    </w:rPr>
                  </w:rPrChange>
                </w:rPr>
                <w:t>0.53</w:t>
              </w:r>
            </w:ins>
          </w:p>
        </w:tc>
      </w:tr>
      <w:tr w:rsidR="00A223C0" w:rsidRPr="002D1802" w:rsidTr="00A223C0">
        <w:trPr>
          <w:trHeight w:val="300"/>
          <w:ins w:id="4059"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060" w:author="Gabriel Correa" w:date="2015-08-25T13:40:00Z"/>
                <w:rFonts w:eastAsia="Times New Roman" w:cs="Calibri"/>
                <w:color w:val="000000"/>
                <w:sz w:val="22"/>
                <w:rPrChange w:id="4061" w:author="Gabriel Correa" w:date="2015-08-25T14:26:00Z">
                  <w:rPr>
                    <w:ins w:id="4062" w:author="Gabriel Correa" w:date="2015-08-25T13:40:00Z"/>
                    <w:rFonts w:ascii="Calibri" w:eastAsia="Times New Roman" w:hAnsi="Calibri" w:cs="Calibri"/>
                    <w:color w:val="000000"/>
                  </w:rPr>
                </w:rPrChange>
              </w:rPr>
            </w:pPr>
            <w:ins w:id="4063" w:author="Gabriel Correa" w:date="2015-08-25T13:40:00Z">
              <w:r w:rsidRPr="002D1802">
                <w:rPr>
                  <w:rFonts w:eastAsia="Times New Roman" w:cs="Calibri"/>
                  <w:color w:val="000000"/>
                  <w:sz w:val="22"/>
                  <w:rPrChange w:id="4064"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2D1802" w:rsidRDefault="00C70510">
            <w:pPr>
              <w:jc w:val="right"/>
              <w:rPr>
                <w:ins w:id="4065" w:author="Gabriel Correa" w:date="2015-08-25T13:40:00Z"/>
                <w:rFonts w:eastAsia="Times New Roman" w:cs="Calibri"/>
                <w:color w:val="000000"/>
                <w:sz w:val="22"/>
                <w:rPrChange w:id="4066" w:author="Gabriel Correa" w:date="2015-08-25T14:26:00Z">
                  <w:rPr>
                    <w:ins w:id="4067" w:author="Gabriel Correa" w:date="2015-08-25T13:40:00Z"/>
                    <w:rFonts w:ascii="Calibri" w:eastAsia="Times New Roman" w:hAnsi="Calibri" w:cs="Calibri"/>
                    <w:color w:val="000000"/>
                  </w:rPr>
                </w:rPrChange>
              </w:rPr>
            </w:pPr>
            <w:ins w:id="4068" w:author="Gabriel Correa" w:date="2015-08-25T13:40:00Z">
              <w:r w:rsidRPr="002D1802">
                <w:rPr>
                  <w:rFonts w:eastAsia="Times New Roman" w:cs="Calibri"/>
                  <w:color w:val="000000"/>
                  <w:sz w:val="22"/>
                  <w:rPrChange w:id="4069"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2D1802" w:rsidRDefault="00C70510">
            <w:pPr>
              <w:jc w:val="right"/>
              <w:rPr>
                <w:ins w:id="4070" w:author="Gabriel Correa" w:date="2015-08-25T13:40:00Z"/>
                <w:rFonts w:eastAsia="Times New Roman" w:cs="Calibri"/>
                <w:color w:val="000000"/>
                <w:sz w:val="22"/>
                <w:rPrChange w:id="4071" w:author="Gabriel Correa" w:date="2015-08-25T14:26:00Z">
                  <w:rPr>
                    <w:ins w:id="4072" w:author="Gabriel Correa" w:date="2015-08-25T13:40:00Z"/>
                    <w:rFonts w:ascii="Calibri" w:eastAsia="Times New Roman" w:hAnsi="Calibri" w:cs="Calibri"/>
                    <w:color w:val="000000"/>
                  </w:rPr>
                </w:rPrChange>
              </w:rPr>
            </w:pPr>
            <w:ins w:id="4073" w:author="Gabriel Correa" w:date="2015-08-25T13:40:00Z">
              <w:r w:rsidRPr="002D1802">
                <w:rPr>
                  <w:rFonts w:eastAsia="Times New Roman" w:cs="Calibri"/>
                  <w:color w:val="000000"/>
                  <w:sz w:val="22"/>
                  <w:rPrChange w:id="4074"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075" w:author="Gabriel Correa" w:date="2015-08-25T13:40:00Z"/>
                <w:rFonts w:eastAsia="Times New Roman" w:cs="Calibri"/>
                <w:color w:val="000000"/>
                <w:sz w:val="22"/>
                <w:rPrChange w:id="4076" w:author="Gabriel Correa" w:date="2015-08-25T14:26:00Z">
                  <w:rPr>
                    <w:ins w:id="4077" w:author="Gabriel Correa" w:date="2015-08-25T13:40:00Z"/>
                    <w:rFonts w:ascii="Calibri" w:eastAsia="Times New Roman" w:hAnsi="Calibri" w:cs="Calibri"/>
                    <w:color w:val="000000"/>
                  </w:rPr>
                </w:rPrChange>
              </w:rPr>
            </w:pPr>
            <w:ins w:id="4078" w:author="Gabriel Correa" w:date="2015-08-25T13:40:00Z">
              <w:r w:rsidRPr="002D1802">
                <w:rPr>
                  <w:rFonts w:eastAsia="Times New Roman" w:cs="Calibri"/>
                  <w:color w:val="000000"/>
                  <w:sz w:val="22"/>
                  <w:rPrChange w:id="4079" w:author="Gabriel Correa" w:date="2015-08-25T14:26:00Z">
                    <w:rPr>
                      <w:rFonts w:ascii="Calibri" w:eastAsia="Times New Roman" w:hAnsi="Calibri" w:cs="Calibri"/>
                      <w:color w:val="000000"/>
                    </w:rPr>
                  </w:rPrChange>
                </w:rPr>
                <w:t>0.49</w:t>
              </w:r>
            </w:ins>
          </w:p>
        </w:tc>
        <w:tc>
          <w:tcPr>
            <w:tcW w:w="1394" w:type="dxa"/>
          </w:tcPr>
          <w:p w:rsidR="00C70510" w:rsidRPr="002D1802" w:rsidRDefault="00C70510">
            <w:pPr>
              <w:jc w:val="right"/>
              <w:rPr>
                <w:ins w:id="4080" w:author="Gabriel Correa" w:date="2015-08-25T13:45:00Z"/>
                <w:rFonts w:eastAsia="Times New Roman" w:cs="Times New Roman"/>
                <w:sz w:val="22"/>
                <w:rPrChange w:id="4081" w:author="Gabriel Correa" w:date="2015-08-25T14:26:00Z">
                  <w:rPr>
                    <w:ins w:id="4082" w:author="Gabriel Correa" w:date="2015-08-25T13:45:00Z"/>
                    <w:rFonts w:eastAsia="Times New Roman" w:cs="Times New Roman"/>
                    <w:sz w:val="20"/>
                    <w:szCs w:val="20"/>
                  </w:rPr>
                </w:rPrChange>
              </w:rPr>
              <w:pPrChange w:id="4083" w:author="Gabriel Correa" w:date="2015-08-25T14:47:00Z">
                <w:pPr/>
              </w:pPrChange>
            </w:pPr>
            <w:ins w:id="4084" w:author="Gabriel Correa" w:date="2015-08-25T13:45:00Z">
              <w:r w:rsidRPr="002D1802">
                <w:rPr>
                  <w:rFonts w:cs="Calibri"/>
                  <w:color w:val="000000"/>
                  <w:sz w:val="22"/>
                  <w:rPrChange w:id="4085"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4086" w:author="Gabriel Correa" w:date="2015-08-25T13:45:00Z"/>
                <w:rFonts w:eastAsia="Times New Roman" w:cs="Times New Roman"/>
                <w:sz w:val="22"/>
                <w:rPrChange w:id="4087" w:author="Gabriel Correa" w:date="2015-08-25T14:26:00Z">
                  <w:rPr>
                    <w:ins w:id="4088" w:author="Gabriel Correa" w:date="2015-08-25T13:45:00Z"/>
                    <w:rFonts w:eastAsia="Times New Roman" w:cs="Times New Roman"/>
                    <w:sz w:val="20"/>
                    <w:szCs w:val="20"/>
                  </w:rPr>
                </w:rPrChange>
              </w:rPr>
              <w:pPrChange w:id="4089" w:author="Gabriel Correa" w:date="2015-08-25T14:47:00Z">
                <w:pPr/>
              </w:pPrChange>
            </w:pPr>
            <w:ins w:id="4090" w:author="Gabriel Correa" w:date="2015-08-25T13:45:00Z">
              <w:r w:rsidRPr="002D1802">
                <w:rPr>
                  <w:rFonts w:cs="Calibri"/>
                  <w:color w:val="000000"/>
                  <w:sz w:val="22"/>
                  <w:rPrChange w:id="4091"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092" w:author="Gabriel Correa" w:date="2015-08-25T13:45:00Z"/>
                <w:rFonts w:eastAsia="Times New Roman" w:cs="Times New Roman"/>
                <w:sz w:val="22"/>
                <w:rPrChange w:id="4093" w:author="Gabriel Correa" w:date="2015-08-25T14:26:00Z">
                  <w:rPr>
                    <w:ins w:id="4094" w:author="Gabriel Correa" w:date="2015-08-25T13:45:00Z"/>
                    <w:rFonts w:eastAsia="Times New Roman" w:cs="Times New Roman"/>
                    <w:sz w:val="20"/>
                    <w:szCs w:val="20"/>
                  </w:rPr>
                </w:rPrChange>
              </w:rPr>
              <w:pPrChange w:id="4095" w:author="Gabriel Correa" w:date="2015-08-25T14:47:00Z">
                <w:pPr/>
              </w:pPrChange>
            </w:pPr>
            <w:ins w:id="4096" w:author="Gabriel Correa" w:date="2015-08-25T13:45:00Z">
              <w:r w:rsidRPr="002D1802">
                <w:rPr>
                  <w:rFonts w:cs="Calibri"/>
                  <w:color w:val="000000"/>
                  <w:sz w:val="22"/>
                  <w:rPrChange w:id="4097" w:author="Gabriel Correa" w:date="2015-08-25T14:26:00Z">
                    <w:rPr>
                      <w:rFonts w:ascii="Calibri" w:hAnsi="Calibri" w:cs="Calibri"/>
                      <w:color w:val="000000"/>
                    </w:rPr>
                  </w:rPrChange>
                </w:rPr>
                <w:t>0.52</w:t>
              </w:r>
            </w:ins>
          </w:p>
        </w:tc>
      </w:tr>
      <w:tr w:rsidR="00A223C0" w:rsidRPr="002D1802" w:rsidTr="00A223C0">
        <w:trPr>
          <w:trHeight w:val="300"/>
          <w:ins w:id="4098"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099" w:author="Gabriel Correa" w:date="2015-08-25T13:40:00Z"/>
                <w:rFonts w:eastAsia="Times New Roman" w:cs="Calibri"/>
                <w:color w:val="000000"/>
                <w:sz w:val="22"/>
                <w:rPrChange w:id="4100" w:author="Gabriel Correa" w:date="2015-08-25T14:26:00Z">
                  <w:rPr>
                    <w:ins w:id="4101" w:author="Gabriel Correa" w:date="2015-08-25T13:40:00Z"/>
                    <w:rFonts w:ascii="Calibri" w:eastAsia="Times New Roman" w:hAnsi="Calibri" w:cs="Calibri"/>
                    <w:color w:val="000000"/>
                  </w:rPr>
                </w:rPrChange>
              </w:rPr>
            </w:pPr>
            <w:ins w:id="4102" w:author="Gabriel Correa" w:date="2015-08-25T13:40:00Z">
              <w:r w:rsidRPr="002D1802">
                <w:rPr>
                  <w:rFonts w:eastAsia="Times New Roman" w:cs="Calibri"/>
                  <w:color w:val="000000"/>
                  <w:sz w:val="22"/>
                  <w:rPrChange w:id="4103"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2D1802" w:rsidRDefault="00C70510">
            <w:pPr>
              <w:jc w:val="right"/>
              <w:rPr>
                <w:ins w:id="4104" w:author="Gabriel Correa" w:date="2015-08-25T13:40:00Z"/>
                <w:rFonts w:eastAsia="Times New Roman" w:cs="Calibri"/>
                <w:color w:val="000000"/>
                <w:sz w:val="22"/>
                <w:rPrChange w:id="4105" w:author="Gabriel Correa" w:date="2015-08-25T14:26:00Z">
                  <w:rPr>
                    <w:ins w:id="4106" w:author="Gabriel Correa" w:date="2015-08-25T13:40:00Z"/>
                    <w:rFonts w:ascii="Calibri" w:eastAsia="Times New Roman" w:hAnsi="Calibri" w:cs="Calibri"/>
                    <w:color w:val="000000"/>
                  </w:rPr>
                </w:rPrChange>
              </w:rPr>
            </w:pPr>
            <w:ins w:id="4107" w:author="Gabriel Correa" w:date="2015-08-25T13:40:00Z">
              <w:r w:rsidRPr="002D1802">
                <w:rPr>
                  <w:rFonts w:eastAsia="Times New Roman" w:cs="Calibri"/>
                  <w:color w:val="000000"/>
                  <w:sz w:val="22"/>
                  <w:rPrChange w:id="4108"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4109" w:author="Gabriel Correa" w:date="2015-08-25T13:40:00Z"/>
                <w:rFonts w:eastAsia="Times New Roman" w:cs="Calibri"/>
                <w:color w:val="000000"/>
                <w:sz w:val="22"/>
                <w:rPrChange w:id="4110" w:author="Gabriel Correa" w:date="2015-08-25T14:26:00Z">
                  <w:rPr>
                    <w:ins w:id="4111" w:author="Gabriel Correa" w:date="2015-08-25T13:40:00Z"/>
                    <w:rFonts w:ascii="Calibri" w:eastAsia="Times New Roman" w:hAnsi="Calibri" w:cs="Calibri"/>
                    <w:color w:val="000000"/>
                  </w:rPr>
                </w:rPrChange>
              </w:rPr>
            </w:pPr>
            <w:ins w:id="4112" w:author="Gabriel Correa" w:date="2015-08-25T13:40:00Z">
              <w:r w:rsidRPr="002D1802">
                <w:rPr>
                  <w:rFonts w:eastAsia="Times New Roman" w:cs="Calibri"/>
                  <w:color w:val="000000"/>
                  <w:sz w:val="22"/>
                  <w:rPrChange w:id="4113"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114" w:author="Gabriel Correa" w:date="2015-08-25T13:40:00Z"/>
                <w:rFonts w:eastAsia="Times New Roman" w:cs="Calibri"/>
                <w:color w:val="000000"/>
                <w:sz w:val="22"/>
                <w:rPrChange w:id="4115" w:author="Gabriel Correa" w:date="2015-08-25T14:26:00Z">
                  <w:rPr>
                    <w:ins w:id="4116" w:author="Gabriel Correa" w:date="2015-08-25T13:40:00Z"/>
                    <w:rFonts w:ascii="Calibri" w:eastAsia="Times New Roman" w:hAnsi="Calibri" w:cs="Calibri"/>
                    <w:color w:val="000000"/>
                  </w:rPr>
                </w:rPrChange>
              </w:rPr>
            </w:pPr>
            <w:ins w:id="4117" w:author="Gabriel Correa" w:date="2015-08-25T13:40:00Z">
              <w:r w:rsidRPr="002D1802">
                <w:rPr>
                  <w:rFonts w:eastAsia="Times New Roman" w:cs="Calibri"/>
                  <w:color w:val="000000"/>
                  <w:sz w:val="22"/>
                  <w:rPrChange w:id="4118"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4119" w:author="Gabriel Correa" w:date="2015-08-25T13:45:00Z"/>
                <w:rFonts w:eastAsia="Times New Roman" w:cs="Times New Roman"/>
                <w:sz w:val="22"/>
                <w:rPrChange w:id="4120" w:author="Gabriel Correa" w:date="2015-08-25T14:26:00Z">
                  <w:rPr>
                    <w:ins w:id="4121" w:author="Gabriel Correa" w:date="2015-08-25T13:45:00Z"/>
                    <w:rFonts w:eastAsia="Times New Roman" w:cs="Times New Roman"/>
                    <w:sz w:val="20"/>
                    <w:szCs w:val="20"/>
                  </w:rPr>
                </w:rPrChange>
              </w:rPr>
              <w:pPrChange w:id="4122" w:author="Gabriel Correa" w:date="2015-08-25T14:47:00Z">
                <w:pPr/>
              </w:pPrChange>
            </w:pPr>
            <w:ins w:id="4123" w:author="Gabriel Correa" w:date="2015-08-25T13:45:00Z">
              <w:r w:rsidRPr="002D1802">
                <w:rPr>
                  <w:rFonts w:cs="Calibri"/>
                  <w:color w:val="000000"/>
                  <w:sz w:val="22"/>
                  <w:rPrChange w:id="4124" w:author="Gabriel Correa" w:date="2015-08-25T14:26:00Z">
                    <w:rPr>
                      <w:rFonts w:ascii="Calibri" w:hAnsi="Calibri" w:cs="Calibri"/>
                      <w:color w:val="000000"/>
                    </w:rPr>
                  </w:rPrChange>
                </w:rPr>
                <w:t>0.37</w:t>
              </w:r>
            </w:ins>
          </w:p>
        </w:tc>
        <w:tc>
          <w:tcPr>
            <w:tcW w:w="1158" w:type="dxa"/>
            <w:gridSpan w:val="2"/>
          </w:tcPr>
          <w:p w:rsidR="00C70510" w:rsidRPr="002D1802" w:rsidRDefault="00C70510">
            <w:pPr>
              <w:jc w:val="right"/>
              <w:rPr>
                <w:ins w:id="4125" w:author="Gabriel Correa" w:date="2015-08-25T13:45:00Z"/>
                <w:rFonts w:eastAsia="Times New Roman" w:cs="Times New Roman"/>
                <w:sz w:val="22"/>
                <w:rPrChange w:id="4126" w:author="Gabriel Correa" w:date="2015-08-25T14:26:00Z">
                  <w:rPr>
                    <w:ins w:id="4127" w:author="Gabriel Correa" w:date="2015-08-25T13:45:00Z"/>
                    <w:rFonts w:eastAsia="Times New Roman" w:cs="Times New Roman"/>
                    <w:sz w:val="20"/>
                    <w:szCs w:val="20"/>
                  </w:rPr>
                </w:rPrChange>
              </w:rPr>
              <w:pPrChange w:id="4128" w:author="Gabriel Correa" w:date="2015-08-25T14:47:00Z">
                <w:pPr/>
              </w:pPrChange>
            </w:pPr>
            <w:ins w:id="4129" w:author="Gabriel Correa" w:date="2015-08-25T13:45:00Z">
              <w:r w:rsidRPr="002D1802">
                <w:rPr>
                  <w:rFonts w:cs="Calibri"/>
                  <w:color w:val="000000"/>
                  <w:sz w:val="22"/>
                  <w:rPrChange w:id="4130"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4131" w:author="Gabriel Correa" w:date="2015-08-25T13:45:00Z"/>
                <w:rFonts w:eastAsia="Times New Roman" w:cs="Times New Roman"/>
                <w:sz w:val="22"/>
                <w:rPrChange w:id="4132" w:author="Gabriel Correa" w:date="2015-08-25T14:26:00Z">
                  <w:rPr>
                    <w:ins w:id="4133" w:author="Gabriel Correa" w:date="2015-08-25T13:45:00Z"/>
                    <w:rFonts w:eastAsia="Times New Roman" w:cs="Times New Roman"/>
                    <w:sz w:val="20"/>
                    <w:szCs w:val="20"/>
                  </w:rPr>
                </w:rPrChange>
              </w:rPr>
              <w:pPrChange w:id="4134" w:author="Gabriel Correa" w:date="2015-08-25T14:47:00Z">
                <w:pPr/>
              </w:pPrChange>
            </w:pPr>
            <w:ins w:id="4135" w:author="Gabriel Correa" w:date="2015-08-25T13:45:00Z">
              <w:r w:rsidRPr="002D1802">
                <w:rPr>
                  <w:rFonts w:cs="Calibri"/>
                  <w:color w:val="000000"/>
                  <w:sz w:val="22"/>
                  <w:rPrChange w:id="4136" w:author="Gabriel Correa" w:date="2015-08-25T14:26:00Z">
                    <w:rPr>
                      <w:rFonts w:ascii="Calibri" w:hAnsi="Calibri" w:cs="Calibri"/>
                      <w:color w:val="000000"/>
                    </w:rPr>
                  </w:rPrChange>
                </w:rPr>
                <w:t>0.51</w:t>
              </w:r>
            </w:ins>
          </w:p>
        </w:tc>
      </w:tr>
      <w:tr w:rsidR="00A223C0" w:rsidRPr="002D1802" w:rsidTr="00A223C0">
        <w:trPr>
          <w:trHeight w:val="300"/>
          <w:ins w:id="4137"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138" w:author="Gabriel Correa" w:date="2015-08-25T13:40:00Z"/>
                <w:rFonts w:eastAsia="Times New Roman" w:cs="Calibri"/>
                <w:color w:val="000000"/>
                <w:sz w:val="22"/>
                <w:rPrChange w:id="4139" w:author="Gabriel Correa" w:date="2015-08-25T14:26:00Z">
                  <w:rPr>
                    <w:ins w:id="4140" w:author="Gabriel Correa" w:date="2015-08-25T13:40:00Z"/>
                    <w:rFonts w:ascii="Calibri" w:eastAsia="Times New Roman" w:hAnsi="Calibri" w:cs="Calibri"/>
                    <w:color w:val="000000"/>
                  </w:rPr>
                </w:rPrChange>
              </w:rPr>
            </w:pPr>
            <w:ins w:id="4141" w:author="Gabriel Correa" w:date="2015-08-25T13:40:00Z">
              <w:r w:rsidRPr="002D1802">
                <w:rPr>
                  <w:rFonts w:eastAsia="Times New Roman" w:cs="Calibri"/>
                  <w:color w:val="000000"/>
                  <w:sz w:val="22"/>
                  <w:rPrChange w:id="4142"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2D1802" w:rsidRDefault="00C70510">
            <w:pPr>
              <w:jc w:val="right"/>
              <w:rPr>
                <w:ins w:id="4143" w:author="Gabriel Correa" w:date="2015-08-25T13:40:00Z"/>
                <w:rFonts w:eastAsia="Times New Roman" w:cs="Calibri"/>
                <w:color w:val="000000"/>
                <w:sz w:val="22"/>
                <w:rPrChange w:id="4144" w:author="Gabriel Correa" w:date="2015-08-25T14:26:00Z">
                  <w:rPr>
                    <w:ins w:id="4145" w:author="Gabriel Correa" w:date="2015-08-25T13:40:00Z"/>
                    <w:rFonts w:ascii="Calibri" w:eastAsia="Times New Roman" w:hAnsi="Calibri" w:cs="Calibri"/>
                    <w:color w:val="000000"/>
                  </w:rPr>
                </w:rPrChange>
              </w:rPr>
            </w:pPr>
            <w:ins w:id="4146" w:author="Gabriel Correa" w:date="2015-08-25T13:40:00Z">
              <w:r w:rsidRPr="002D1802">
                <w:rPr>
                  <w:rFonts w:eastAsia="Times New Roman" w:cs="Calibri"/>
                  <w:color w:val="000000"/>
                  <w:sz w:val="22"/>
                  <w:rPrChange w:id="4147"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4148" w:author="Gabriel Correa" w:date="2015-08-25T13:40:00Z"/>
                <w:rFonts w:eastAsia="Times New Roman" w:cs="Calibri"/>
                <w:color w:val="000000"/>
                <w:sz w:val="22"/>
                <w:rPrChange w:id="4149" w:author="Gabriel Correa" w:date="2015-08-25T14:26:00Z">
                  <w:rPr>
                    <w:ins w:id="4150" w:author="Gabriel Correa" w:date="2015-08-25T13:40:00Z"/>
                    <w:rFonts w:ascii="Calibri" w:eastAsia="Times New Roman" w:hAnsi="Calibri" w:cs="Calibri"/>
                    <w:color w:val="000000"/>
                  </w:rPr>
                </w:rPrChange>
              </w:rPr>
            </w:pPr>
            <w:ins w:id="4151" w:author="Gabriel Correa" w:date="2015-08-25T13:40:00Z">
              <w:r w:rsidRPr="002D1802">
                <w:rPr>
                  <w:rFonts w:eastAsia="Times New Roman" w:cs="Calibri"/>
                  <w:color w:val="000000"/>
                  <w:sz w:val="22"/>
                  <w:rPrChange w:id="4152"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153" w:author="Gabriel Correa" w:date="2015-08-25T13:40:00Z"/>
                <w:rFonts w:eastAsia="Times New Roman" w:cs="Calibri"/>
                <w:color w:val="000000"/>
                <w:sz w:val="22"/>
                <w:rPrChange w:id="4154" w:author="Gabriel Correa" w:date="2015-08-25T14:26:00Z">
                  <w:rPr>
                    <w:ins w:id="4155" w:author="Gabriel Correa" w:date="2015-08-25T13:40:00Z"/>
                    <w:rFonts w:ascii="Calibri" w:eastAsia="Times New Roman" w:hAnsi="Calibri" w:cs="Calibri"/>
                    <w:color w:val="000000"/>
                  </w:rPr>
                </w:rPrChange>
              </w:rPr>
            </w:pPr>
            <w:ins w:id="4156" w:author="Gabriel Correa" w:date="2015-08-25T13:40:00Z">
              <w:r w:rsidRPr="002D1802">
                <w:rPr>
                  <w:rFonts w:eastAsia="Times New Roman" w:cs="Calibri"/>
                  <w:color w:val="000000"/>
                  <w:sz w:val="22"/>
                  <w:rPrChange w:id="4157"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4158" w:author="Gabriel Correa" w:date="2015-08-25T13:45:00Z"/>
                <w:rFonts w:eastAsia="Times New Roman" w:cs="Times New Roman"/>
                <w:sz w:val="22"/>
                <w:rPrChange w:id="4159" w:author="Gabriel Correa" w:date="2015-08-25T14:26:00Z">
                  <w:rPr>
                    <w:ins w:id="4160" w:author="Gabriel Correa" w:date="2015-08-25T13:45:00Z"/>
                    <w:rFonts w:eastAsia="Times New Roman" w:cs="Times New Roman"/>
                    <w:sz w:val="20"/>
                    <w:szCs w:val="20"/>
                  </w:rPr>
                </w:rPrChange>
              </w:rPr>
              <w:pPrChange w:id="4161" w:author="Gabriel Correa" w:date="2015-08-25T14:47:00Z">
                <w:pPr/>
              </w:pPrChange>
            </w:pPr>
            <w:ins w:id="4162" w:author="Gabriel Correa" w:date="2015-08-25T13:45:00Z">
              <w:r w:rsidRPr="002D1802">
                <w:rPr>
                  <w:rFonts w:cs="Calibri"/>
                  <w:color w:val="000000"/>
                  <w:sz w:val="22"/>
                  <w:rPrChange w:id="4163"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4164" w:author="Gabriel Correa" w:date="2015-08-25T13:45:00Z"/>
                <w:rFonts w:eastAsia="Times New Roman" w:cs="Times New Roman"/>
                <w:sz w:val="22"/>
                <w:rPrChange w:id="4165" w:author="Gabriel Correa" w:date="2015-08-25T14:26:00Z">
                  <w:rPr>
                    <w:ins w:id="4166" w:author="Gabriel Correa" w:date="2015-08-25T13:45:00Z"/>
                    <w:rFonts w:eastAsia="Times New Roman" w:cs="Times New Roman"/>
                    <w:sz w:val="20"/>
                    <w:szCs w:val="20"/>
                  </w:rPr>
                </w:rPrChange>
              </w:rPr>
              <w:pPrChange w:id="4167" w:author="Gabriel Correa" w:date="2015-08-25T14:47:00Z">
                <w:pPr/>
              </w:pPrChange>
            </w:pPr>
            <w:ins w:id="4168" w:author="Gabriel Correa" w:date="2015-08-25T13:45:00Z">
              <w:r w:rsidRPr="002D1802">
                <w:rPr>
                  <w:rFonts w:cs="Calibri"/>
                  <w:color w:val="000000"/>
                  <w:sz w:val="22"/>
                  <w:rPrChange w:id="4169"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4170" w:author="Gabriel Correa" w:date="2015-08-25T13:45:00Z"/>
                <w:rFonts w:eastAsia="Times New Roman" w:cs="Times New Roman"/>
                <w:sz w:val="22"/>
                <w:rPrChange w:id="4171" w:author="Gabriel Correa" w:date="2015-08-25T14:26:00Z">
                  <w:rPr>
                    <w:ins w:id="4172" w:author="Gabriel Correa" w:date="2015-08-25T13:45:00Z"/>
                    <w:rFonts w:eastAsia="Times New Roman" w:cs="Times New Roman"/>
                    <w:sz w:val="20"/>
                    <w:szCs w:val="20"/>
                  </w:rPr>
                </w:rPrChange>
              </w:rPr>
              <w:pPrChange w:id="4173" w:author="Gabriel Correa" w:date="2015-08-25T14:47:00Z">
                <w:pPr/>
              </w:pPrChange>
            </w:pPr>
            <w:ins w:id="4174" w:author="Gabriel Correa" w:date="2015-08-25T13:45:00Z">
              <w:r w:rsidRPr="002D1802">
                <w:rPr>
                  <w:rFonts w:cs="Calibri"/>
                  <w:color w:val="000000"/>
                  <w:sz w:val="22"/>
                  <w:rPrChange w:id="4175" w:author="Gabriel Correa" w:date="2015-08-25T14:26:00Z">
                    <w:rPr>
                      <w:rFonts w:ascii="Calibri" w:hAnsi="Calibri" w:cs="Calibri"/>
                      <w:color w:val="000000"/>
                    </w:rPr>
                  </w:rPrChange>
                </w:rPr>
                <w:t>0.51</w:t>
              </w:r>
            </w:ins>
          </w:p>
        </w:tc>
      </w:tr>
      <w:tr w:rsidR="00A223C0" w:rsidRPr="002D1802" w:rsidTr="00A223C0">
        <w:trPr>
          <w:trHeight w:val="300"/>
          <w:ins w:id="4176"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177" w:author="Gabriel Correa" w:date="2015-08-25T13:40:00Z"/>
                <w:rFonts w:eastAsia="Times New Roman" w:cs="Calibri"/>
                <w:color w:val="000000"/>
                <w:sz w:val="22"/>
                <w:rPrChange w:id="4178" w:author="Gabriel Correa" w:date="2015-08-25T14:26:00Z">
                  <w:rPr>
                    <w:ins w:id="4179" w:author="Gabriel Correa" w:date="2015-08-25T13:40:00Z"/>
                    <w:rFonts w:ascii="Calibri" w:eastAsia="Times New Roman" w:hAnsi="Calibri" w:cs="Calibri"/>
                    <w:color w:val="000000"/>
                  </w:rPr>
                </w:rPrChange>
              </w:rPr>
            </w:pPr>
            <w:ins w:id="4180" w:author="Gabriel Correa" w:date="2015-08-25T13:40:00Z">
              <w:r w:rsidRPr="002D1802">
                <w:rPr>
                  <w:rFonts w:eastAsia="Times New Roman" w:cs="Calibri"/>
                  <w:color w:val="000000"/>
                  <w:sz w:val="22"/>
                  <w:rPrChange w:id="4181"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2D1802" w:rsidRDefault="00C70510">
            <w:pPr>
              <w:jc w:val="right"/>
              <w:rPr>
                <w:ins w:id="4182" w:author="Gabriel Correa" w:date="2015-08-25T13:40:00Z"/>
                <w:rFonts w:eastAsia="Times New Roman" w:cs="Calibri"/>
                <w:color w:val="000000"/>
                <w:sz w:val="22"/>
                <w:rPrChange w:id="4183" w:author="Gabriel Correa" w:date="2015-08-25T14:26:00Z">
                  <w:rPr>
                    <w:ins w:id="4184" w:author="Gabriel Correa" w:date="2015-08-25T13:40:00Z"/>
                    <w:rFonts w:ascii="Calibri" w:eastAsia="Times New Roman" w:hAnsi="Calibri" w:cs="Calibri"/>
                    <w:color w:val="000000"/>
                  </w:rPr>
                </w:rPrChange>
              </w:rPr>
            </w:pPr>
            <w:ins w:id="4185" w:author="Gabriel Correa" w:date="2015-08-25T13:40:00Z">
              <w:r w:rsidRPr="002D1802">
                <w:rPr>
                  <w:rFonts w:eastAsia="Times New Roman" w:cs="Calibri"/>
                  <w:color w:val="000000"/>
                  <w:sz w:val="22"/>
                  <w:rPrChange w:id="4186"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2D1802" w:rsidRDefault="00C70510">
            <w:pPr>
              <w:jc w:val="right"/>
              <w:rPr>
                <w:ins w:id="4187" w:author="Gabriel Correa" w:date="2015-08-25T13:40:00Z"/>
                <w:rFonts w:eastAsia="Times New Roman" w:cs="Calibri"/>
                <w:color w:val="000000"/>
                <w:sz w:val="22"/>
                <w:rPrChange w:id="4188" w:author="Gabriel Correa" w:date="2015-08-25T14:26:00Z">
                  <w:rPr>
                    <w:ins w:id="4189" w:author="Gabriel Correa" w:date="2015-08-25T13:40:00Z"/>
                    <w:rFonts w:ascii="Calibri" w:eastAsia="Times New Roman" w:hAnsi="Calibri" w:cs="Calibri"/>
                    <w:color w:val="000000"/>
                  </w:rPr>
                </w:rPrChange>
              </w:rPr>
            </w:pPr>
            <w:ins w:id="4190" w:author="Gabriel Correa" w:date="2015-08-25T13:40:00Z">
              <w:r w:rsidRPr="002D1802">
                <w:rPr>
                  <w:rFonts w:eastAsia="Times New Roman" w:cs="Calibri"/>
                  <w:color w:val="000000"/>
                  <w:sz w:val="22"/>
                  <w:rPrChange w:id="4191"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192" w:author="Gabriel Correa" w:date="2015-08-25T13:40:00Z"/>
                <w:rFonts w:eastAsia="Times New Roman" w:cs="Calibri"/>
                <w:color w:val="000000"/>
                <w:sz w:val="22"/>
                <w:rPrChange w:id="4193" w:author="Gabriel Correa" w:date="2015-08-25T14:26:00Z">
                  <w:rPr>
                    <w:ins w:id="4194" w:author="Gabriel Correa" w:date="2015-08-25T13:40:00Z"/>
                    <w:rFonts w:ascii="Calibri" w:eastAsia="Times New Roman" w:hAnsi="Calibri" w:cs="Calibri"/>
                    <w:color w:val="000000"/>
                  </w:rPr>
                </w:rPrChange>
              </w:rPr>
            </w:pPr>
            <w:ins w:id="4195" w:author="Gabriel Correa" w:date="2015-08-25T13:40:00Z">
              <w:r w:rsidRPr="002D1802">
                <w:rPr>
                  <w:rFonts w:eastAsia="Times New Roman" w:cs="Calibri"/>
                  <w:color w:val="000000"/>
                  <w:sz w:val="22"/>
                  <w:rPrChange w:id="4196" w:author="Gabriel Correa" w:date="2015-08-25T14:26:00Z">
                    <w:rPr>
                      <w:rFonts w:ascii="Calibri" w:eastAsia="Times New Roman" w:hAnsi="Calibri" w:cs="Calibri"/>
                      <w:color w:val="000000"/>
                    </w:rPr>
                  </w:rPrChange>
                </w:rPr>
                <w:t>0.47</w:t>
              </w:r>
            </w:ins>
          </w:p>
        </w:tc>
        <w:tc>
          <w:tcPr>
            <w:tcW w:w="1394" w:type="dxa"/>
          </w:tcPr>
          <w:p w:rsidR="00C70510" w:rsidRPr="002D1802" w:rsidRDefault="00C70510">
            <w:pPr>
              <w:jc w:val="right"/>
              <w:rPr>
                <w:ins w:id="4197" w:author="Gabriel Correa" w:date="2015-08-25T13:45:00Z"/>
                <w:rFonts w:eastAsia="Times New Roman" w:cs="Times New Roman"/>
                <w:sz w:val="22"/>
                <w:rPrChange w:id="4198" w:author="Gabriel Correa" w:date="2015-08-25T14:26:00Z">
                  <w:rPr>
                    <w:ins w:id="4199" w:author="Gabriel Correa" w:date="2015-08-25T13:45:00Z"/>
                    <w:rFonts w:eastAsia="Times New Roman" w:cs="Times New Roman"/>
                    <w:sz w:val="20"/>
                    <w:szCs w:val="20"/>
                  </w:rPr>
                </w:rPrChange>
              </w:rPr>
              <w:pPrChange w:id="4200" w:author="Gabriel Correa" w:date="2015-08-25T14:47:00Z">
                <w:pPr/>
              </w:pPrChange>
            </w:pPr>
            <w:ins w:id="4201" w:author="Gabriel Correa" w:date="2015-08-25T13:45:00Z">
              <w:r w:rsidRPr="002D1802">
                <w:rPr>
                  <w:rFonts w:cs="Calibri"/>
                  <w:color w:val="000000"/>
                  <w:sz w:val="22"/>
                  <w:rPrChange w:id="4202"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4203" w:author="Gabriel Correa" w:date="2015-08-25T13:45:00Z"/>
                <w:rFonts w:eastAsia="Times New Roman" w:cs="Times New Roman"/>
                <w:sz w:val="22"/>
                <w:rPrChange w:id="4204" w:author="Gabriel Correa" w:date="2015-08-25T14:26:00Z">
                  <w:rPr>
                    <w:ins w:id="4205" w:author="Gabriel Correa" w:date="2015-08-25T13:45:00Z"/>
                    <w:rFonts w:eastAsia="Times New Roman" w:cs="Times New Roman"/>
                    <w:sz w:val="20"/>
                    <w:szCs w:val="20"/>
                  </w:rPr>
                </w:rPrChange>
              </w:rPr>
              <w:pPrChange w:id="4206" w:author="Gabriel Correa" w:date="2015-08-25T14:47:00Z">
                <w:pPr/>
              </w:pPrChange>
            </w:pPr>
            <w:ins w:id="4207" w:author="Gabriel Correa" w:date="2015-08-25T13:45:00Z">
              <w:r w:rsidRPr="002D1802">
                <w:rPr>
                  <w:rFonts w:cs="Calibri"/>
                  <w:color w:val="000000"/>
                  <w:sz w:val="22"/>
                  <w:rPrChange w:id="4208"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209" w:author="Gabriel Correa" w:date="2015-08-25T13:45:00Z"/>
                <w:rFonts w:eastAsia="Times New Roman" w:cs="Times New Roman"/>
                <w:sz w:val="22"/>
                <w:rPrChange w:id="4210" w:author="Gabriel Correa" w:date="2015-08-25T14:26:00Z">
                  <w:rPr>
                    <w:ins w:id="4211" w:author="Gabriel Correa" w:date="2015-08-25T13:45:00Z"/>
                    <w:rFonts w:eastAsia="Times New Roman" w:cs="Times New Roman"/>
                    <w:sz w:val="20"/>
                    <w:szCs w:val="20"/>
                  </w:rPr>
                </w:rPrChange>
              </w:rPr>
              <w:pPrChange w:id="4212" w:author="Gabriel Correa" w:date="2015-08-25T14:47:00Z">
                <w:pPr/>
              </w:pPrChange>
            </w:pPr>
            <w:ins w:id="4213" w:author="Gabriel Correa" w:date="2015-08-25T13:45:00Z">
              <w:r w:rsidRPr="002D1802">
                <w:rPr>
                  <w:rFonts w:cs="Calibri"/>
                  <w:color w:val="000000"/>
                  <w:sz w:val="22"/>
                  <w:rPrChange w:id="4214" w:author="Gabriel Correa" w:date="2015-08-25T14:26:00Z">
                    <w:rPr>
                      <w:rFonts w:ascii="Calibri" w:hAnsi="Calibri" w:cs="Calibri"/>
                      <w:color w:val="000000"/>
                    </w:rPr>
                  </w:rPrChange>
                </w:rPr>
                <w:t>0.50</w:t>
              </w:r>
            </w:ins>
          </w:p>
        </w:tc>
      </w:tr>
      <w:tr w:rsidR="00A223C0" w:rsidRPr="002D1802" w:rsidTr="00A223C0">
        <w:trPr>
          <w:trHeight w:val="300"/>
          <w:ins w:id="4215"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216" w:author="Gabriel Correa" w:date="2015-08-25T13:40:00Z"/>
                <w:rFonts w:eastAsia="Times New Roman" w:cs="Calibri"/>
                <w:color w:val="000000"/>
                <w:sz w:val="22"/>
                <w:rPrChange w:id="4217" w:author="Gabriel Correa" w:date="2015-08-25T14:26:00Z">
                  <w:rPr>
                    <w:ins w:id="4218" w:author="Gabriel Correa" w:date="2015-08-25T13:40:00Z"/>
                    <w:rFonts w:ascii="Calibri" w:eastAsia="Times New Roman" w:hAnsi="Calibri" w:cs="Calibri"/>
                    <w:color w:val="000000"/>
                  </w:rPr>
                </w:rPrChange>
              </w:rPr>
            </w:pPr>
            <w:ins w:id="4219" w:author="Gabriel Correa" w:date="2015-08-25T13:40:00Z">
              <w:r w:rsidRPr="002D1802">
                <w:rPr>
                  <w:rFonts w:eastAsia="Times New Roman" w:cs="Calibri"/>
                  <w:color w:val="000000"/>
                  <w:sz w:val="22"/>
                  <w:rPrChange w:id="4220"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2D1802" w:rsidRDefault="00C70510">
            <w:pPr>
              <w:jc w:val="right"/>
              <w:rPr>
                <w:ins w:id="4221" w:author="Gabriel Correa" w:date="2015-08-25T13:40:00Z"/>
                <w:rFonts w:eastAsia="Times New Roman" w:cs="Calibri"/>
                <w:color w:val="000000"/>
                <w:sz w:val="22"/>
                <w:rPrChange w:id="4222" w:author="Gabriel Correa" w:date="2015-08-25T14:26:00Z">
                  <w:rPr>
                    <w:ins w:id="4223" w:author="Gabriel Correa" w:date="2015-08-25T13:40:00Z"/>
                    <w:rFonts w:ascii="Calibri" w:eastAsia="Times New Roman" w:hAnsi="Calibri" w:cs="Calibri"/>
                    <w:color w:val="000000"/>
                  </w:rPr>
                </w:rPrChange>
              </w:rPr>
            </w:pPr>
            <w:ins w:id="4224" w:author="Gabriel Correa" w:date="2015-08-25T13:40:00Z">
              <w:r w:rsidRPr="002D1802">
                <w:rPr>
                  <w:rFonts w:eastAsia="Times New Roman" w:cs="Calibri"/>
                  <w:color w:val="000000"/>
                  <w:sz w:val="22"/>
                  <w:rPrChange w:id="4225"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2D1802" w:rsidRDefault="00C70510">
            <w:pPr>
              <w:jc w:val="right"/>
              <w:rPr>
                <w:ins w:id="4226" w:author="Gabriel Correa" w:date="2015-08-25T13:40:00Z"/>
                <w:rFonts w:eastAsia="Times New Roman" w:cs="Calibri"/>
                <w:color w:val="000000"/>
                <w:sz w:val="22"/>
                <w:rPrChange w:id="4227" w:author="Gabriel Correa" w:date="2015-08-25T14:26:00Z">
                  <w:rPr>
                    <w:ins w:id="4228" w:author="Gabriel Correa" w:date="2015-08-25T13:40:00Z"/>
                    <w:rFonts w:ascii="Calibri" w:eastAsia="Times New Roman" w:hAnsi="Calibri" w:cs="Calibri"/>
                    <w:color w:val="000000"/>
                  </w:rPr>
                </w:rPrChange>
              </w:rPr>
            </w:pPr>
            <w:ins w:id="4229" w:author="Gabriel Correa" w:date="2015-08-25T13:40:00Z">
              <w:r w:rsidRPr="002D1802">
                <w:rPr>
                  <w:rFonts w:eastAsia="Times New Roman" w:cs="Calibri"/>
                  <w:color w:val="000000"/>
                  <w:sz w:val="22"/>
                  <w:rPrChange w:id="4230"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231" w:author="Gabriel Correa" w:date="2015-08-25T13:40:00Z"/>
                <w:rFonts w:eastAsia="Times New Roman" w:cs="Calibri"/>
                <w:color w:val="000000"/>
                <w:sz w:val="22"/>
                <w:rPrChange w:id="4232" w:author="Gabriel Correa" w:date="2015-08-25T14:26:00Z">
                  <w:rPr>
                    <w:ins w:id="4233" w:author="Gabriel Correa" w:date="2015-08-25T13:40:00Z"/>
                    <w:rFonts w:ascii="Calibri" w:eastAsia="Times New Roman" w:hAnsi="Calibri" w:cs="Calibri"/>
                    <w:color w:val="000000"/>
                  </w:rPr>
                </w:rPrChange>
              </w:rPr>
            </w:pPr>
            <w:ins w:id="4234" w:author="Gabriel Correa" w:date="2015-08-25T13:40:00Z">
              <w:r w:rsidRPr="002D1802">
                <w:rPr>
                  <w:rFonts w:eastAsia="Times New Roman" w:cs="Calibri"/>
                  <w:color w:val="000000"/>
                  <w:sz w:val="22"/>
                  <w:rPrChange w:id="4235" w:author="Gabriel Correa" w:date="2015-08-25T14:26:00Z">
                    <w:rPr>
                      <w:rFonts w:ascii="Calibri" w:eastAsia="Times New Roman" w:hAnsi="Calibri" w:cs="Calibri"/>
                      <w:color w:val="000000"/>
                    </w:rPr>
                  </w:rPrChange>
                </w:rPr>
                <w:t>0.46</w:t>
              </w:r>
            </w:ins>
          </w:p>
        </w:tc>
        <w:tc>
          <w:tcPr>
            <w:tcW w:w="1394" w:type="dxa"/>
          </w:tcPr>
          <w:p w:rsidR="00C70510" w:rsidRPr="002D1802" w:rsidRDefault="00C70510">
            <w:pPr>
              <w:jc w:val="right"/>
              <w:rPr>
                <w:ins w:id="4236" w:author="Gabriel Correa" w:date="2015-08-25T13:45:00Z"/>
                <w:rFonts w:eastAsia="Times New Roman" w:cs="Times New Roman"/>
                <w:sz w:val="22"/>
                <w:rPrChange w:id="4237" w:author="Gabriel Correa" w:date="2015-08-25T14:26:00Z">
                  <w:rPr>
                    <w:ins w:id="4238" w:author="Gabriel Correa" w:date="2015-08-25T13:45:00Z"/>
                    <w:rFonts w:eastAsia="Times New Roman" w:cs="Times New Roman"/>
                    <w:sz w:val="20"/>
                    <w:szCs w:val="20"/>
                  </w:rPr>
                </w:rPrChange>
              </w:rPr>
              <w:pPrChange w:id="4239" w:author="Gabriel Correa" w:date="2015-08-25T14:47:00Z">
                <w:pPr/>
              </w:pPrChange>
            </w:pPr>
            <w:ins w:id="4240" w:author="Gabriel Correa" w:date="2015-08-25T13:45:00Z">
              <w:r w:rsidRPr="002D1802">
                <w:rPr>
                  <w:rFonts w:cs="Calibri"/>
                  <w:color w:val="000000"/>
                  <w:sz w:val="22"/>
                  <w:rPrChange w:id="4241" w:author="Gabriel Correa" w:date="2015-08-25T14:26:00Z">
                    <w:rPr>
                      <w:rFonts w:ascii="Calibri" w:hAnsi="Calibri" w:cs="Calibri"/>
                      <w:color w:val="000000"/>
                    </w:rPr>
                  </w:rPrChange>
                </w:rPr>
                <w:t>0.35</w:t>
              </w:r>
            </w:ins>
          </w:p>
        </w:tc>
        <w:tc>
          <w:tcPr>
            <w:tcW w:w="1158" w:type="dxa"/>
            <w:gridSpan w:val="2"/>
          </w:tcPr>
          <w:p w:rsidR="00C70510" w:rsidRPr="002D1802" w:rsidRDefault="00C70510">
            <w:pPr>
              <w:jc w:val="right"/>
              <w:rPr>
                <w:ins w:id="4242" w:author="Gabriel Correa" w:date="2015-08-25T13:45:00Z"/>
                <w:rFonts w:eastAsia="Times New Roman" w:cs="Times New Roman"/>
                <w:sz w:val="22"/>
                <w:rPrChange w:id="4243" w:author="Gabriel Correa" w:date="2015-08-25T14:26:00Z">
                  <w:rPr>
                    <w:ins w:id="4244" w:author="Gabriel Correa" w:date="2015-08-25T13:45:00Z"/>
                    <w:rFonts w:eastAsia="Times New Roman" w:cs="Times New Roman"/>
                    <w:sz w:val="20"/>
                    <w:szCs w:val="20"/>
                  </w:rPr>
                </w:rPrChange>
              </w:rPr>
              <w:pPrChange w:id="4245" w:author="Gabriel Correa" w:date="2015-08-25T14:47:00Z">
                <w:pPr/>
              </w:pPrChange>
            </w:pPr>
            <w:ins w:id="4246" w:author="Gabriel Correa" w:date="2015-08-25T13:45:00Z">
              <w:r w:rsidRPr="002D1802">
                <w:rPr>
                  <w:rFonts w:cs="Calibri"/>
                  <w:color w:val="000000"/>
                  <w:sz w:val="22"/>
                  <w:rPrChange w:id="4247"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248" w:author="Gabriel Correa" w:date="2015-08-25T13:45:00Z"/>
                <w:rFonts w:eastAsia="Times New Roman" w:cs="Times New Roman"/>
                <w:sz w:val="22"/>
                <w:rPrChange w:id="4249" w:author="Gabriel Correa" w:date="2015-08-25T14:26:00Z">
                  <w:rPr>
                    <w:ins w:id="4250" w:author="Gabriel Correa" w:date="2015-08-25T13:45:00Z"/>
                    <w:rFonts w:eastAsia="Times New Roman" w:cs="Times New Roman"/>
                    <w:sz w:val="20"/>
                    <w:szCs w:val="20"/>
                  </w:rPr>
                </w:rPrChange>
              </w:rPr>
              <w:pPrChange w:id="4251" w:author="Gabriel Correa" w:date="2015-08-25T14:47:00Z">
                <w:pPr/>
              </w:pPrChange>
            </w:pPr>
            <w:ins w:id="4252" w:author="Gabriel Correa" w:date="2015-08-25T13:45:00Z">
              <w:r w:rsidRPr="002D1802">
                <w:rPr>
                  <w:rFonts w:cs="Calibri"/>
                  <w:color w:val="000000"/>
                  <w:sz w:val="22"/>
                  <w:rPrChange w:id="4253" w:author="Gabriel Correa" w:date="2015-08-25T14:26:00Z">
                    <w:rPr>
                      <w:rFonts w:ascii="Calibri" w:hAnsi="Calibri" w:cs="Calibri"/>
                      <w:color w:val="000000"/>
                    </w:rPr>
                  </w:rPrChange>
                </w:rPr>
                <w:t>0.49</w:t>
              </w:r>
            </w:ins>
          </w:p>
        </w:tc>
      </w:tr>
      <w:tr w:rsidR="00A223C0" w:rsidRPr="002D1802" w:rsidTr="006C2C10">
        <w:trPr>
          <w:trHeight w:val="300"/>
          <w:ins w:id="4254" w:author="Gabriel Correa" w:date="2015-08-25T13:40:00Z"/>
          <w:trPrChange w:id="4255"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4256" w:author="Gabriel Correa" w:date="2015-08-25T14:51:00Z">
              <w:tcPr>
                <w:tcW w:w="1102" w:type="dxa"/>
                <w:gridSpan w:val="4"/>
                <w:tcBorders>
                  <w:bottom w:val="nil"/>
                  <w:right w:val="dotDash" w:sz="4" w:space="0" w:color="A6A6A6" w:themeColor="background1" w:themeShade="A6"/>
                </w:tcBorders>
                <w:noWrap/>
                <w:hideMark/>
              </w:tcPr>
            </w:tcPrChange>
          </w:tcPr>
          <w:p w:rsidR="00C70510" w:rsidRPr="002D1802" w:rsidRDefault="00C70510" w:rsidP="007123F7">
            <w:pPr>
              <w:jc w:val="right"/>
              <w:rPr>
                <w:ins w:id="4257" w:author="Gabriel Correa" w:date="2015-08-25T13:40:00Z"/>
                <w:rFonts w:eastAsia="Times New Roman" w:cs="Calibri"/>
                <w:color w:val="000000"/>
                <w:sz w:val="22"/>
                <w:rPrChange w:id="4258" w:author="Gabriel Correa" w:date="2015-08-25T14:26:00Z">
                  <w:rPr>
                    <w:ins w:id="4259" w:author="Gabriel Correa" w:date="2015-08-25T13:40:00Z"/>
                    <w:rFonts w:ascii="Calibri" w:eastAsia="Times New Roman" w:hAnsi="Calibri" w:cs="Calibri"/>
                    <w:color w:val="000000"/>
                  </w:rPr>
                </w:rPrChange>
              </w:rPr>
            </w:pPr>
            <w:ins w:id="4260" w:author="Gabriel Correa" w:date="2015-08-25T13:40:00Z">
              <w:r w:rsidRPr="002D1802">
                <w:rPr>
                  <w:rFonts w:eastAsia="Times New Roman" w:cs="Calibri"/>
                  <w:color w:val="000000"/>
                  <w:sz w:val="22"/>
                  <w:rPrChange w:id="4261"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4262" w:author="Gabriel Correa" w:date="2015-08-25T14:51:00Z">
              <w:tcPr>
                <w:tcW w:w="1129" w:type="dxa"/>
                <w:gridSpan w:val="5"/>
                <w:tcBorders>
                  <w:left w:val="dotDash" w:sz="4" w:space="0" w:color="A6A6A6" w:themeColor="background1" w:themeShade="A6"/>
                </w:tcBorders>
                <w:noWrap/>
                <w:hideMark/>
              </w:tcPr>
            </w:tcPrChange>
          </w:tcPr>
          <w:p w:rsidR="00C70510" w:rsidRPr="002D1802" w:rsidRDefault="00C70510">
            <w:pPr>
              <w:jc w:val="right"/>
              <w:rPr>
                <w:ins w:id="4263" w:author="Gabriel Correa" w:date="2015-08-25T13:40:00Z"/>
                <w:rFonts w:eastAsia="Times New Roman" w:cs="Calibri"/>
                <w:color w:val="000000"/>
                <w:sz w:val="22"/>
                <w:rPrChange w:id="4264" w:author="Gabriel Correa" w:date="2015-08-25T14:26:00Z">
                  <w:rPr>
                    <w:ins w:id="4265" w:author="Gabriel Correa" w:date="2015-08-25T13:40:00Z"/>
                    <w:rFonts w:ascii="Calibri" w:eastAsia="Times New Roman" w:hAnsi="Calibri" w:cs="Calibri"/>
                    <w:color w:val="000000"/>
                  </w:rPr>
                </w:rPrChange>
              </w:rPr>
            </w:pPr>
            <w:ins w:id="4266" w:author="Gabriel Correa" w:date="2015-08-25T13:40:00Z">
              <w:r w:rsidRPr="002D1802">
                <w:rPr>
                  <w:rFonts w:eastAsia="Times New Roman" w:cs="Calibri"/>
                  <w:color w:val="000000"/>
                  <w:sz w:val="22"/>
                  <w:rPrChange w:id="4267" w:author="Gabriel Correa" w:date="2015-08-25T14:26:00Z">
                    <w:rPr>
                      <w:rFonts w:ascii="Calibri" w:eastAsia="Times New Roman" w:hAnsi="Calibri" w:cs="Calibri"/>
                      <w:color w:val="000000"/>
                    </w:rPr>
                  </w:rPrChange>
                </w:rPr>
                <w:t>0.30</w:t>
              </w:r>
            </w:ins>
          </w:p>
        </w:tc>
        <w:tc>
          <w:tcPr>
            <w:tcW w:w="998" w:type="dxa"/>
            <w:gridSpan w:val="2"/>
            <w:shd w:val="clear" w:color="auto" w:fill="BFBFBF" w:themeFill="background1" w:themeFillShade="BF"/>
            <w:noWrap/>
            <w:hideMark/>
            <w:tcPrChange w:id="4268" w:author="Gabriel Correa" w:date="2015-08-25T14:51:00Z">
              <w:tcPr>
                <w:tcW w:w="992" w:type="dxa"/>
                <w:gridSpan w:val="5"/>
                <w:noWrap/>
                <w:hideMark/>
              </w:tcPr>
            </w:tcPrChange>
          </w:tcPr>
          <w:p w:rsidR="00C70510" w:rsidRPr="002D1802" w:rsidRDefault="00C70510">
            <w:pPr>
              <w:jc w:val="right"/>
              <w:rPr>
                <w:ins w:id="4269" w:author="Gabriel Correa" w:date="2015-08-25T13:40:00Z"/>
                <w:rFonts w:eastAsia="Times New Roman" w:cs="Calibri"/>
                <w:color w:val="000000"/>
                <w:sz w:val="22"/>
                <w:rPrChange w:id="4270" w:author="Gabriel Correa" w:date="2015-08-25T14:26:00Z">
                  <w:rPr>
                    <w:ins w:id="4271" w:author="Gabriel Correa" w:date="2015-08-25T13:40:00Z"/>
                    <w:rFonts w:ascii="Calibri" w:eastAsia="Times New Roman" w:hAnsi="Calibri" w:cs="Calibri"/>
                    <w:color w:val="000000"/>
                  </w:rPr>
                </w:rPrChange>
              </w:rPr>
            </w:pPr>
            <w:ins w:id="4272" w:author="Gabriel Correa" w:date="2015-08-25T13:40:00Z">
              <w:r w:rsidRPr="002D1802">
                <w:rPr>
                  <w:rFonts w:eastAsia="Times New Roman" w:cs="Calibri"/>
                  <w:color w:val="000000"/>
                  <w:sz w:val="22"/>
                  <w:rPrChange w:id="4273"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4274" w:author="Gabriel Correa" w:date="2015-08-25T14:51:00Z">
              <w:tcPr>
                <w:tcW w:w="1559" w:type="dxa"/>
                <w:gridSpan w:val="7"/>
                <w:tcBorders>
                  <w:right w:val="dotDotDash" w:sz="8" w:space="0" w:color="595959" w:themeColor="text1" w:themeTint="A6"/>
                </w:tcBorders>
                <w:noWrap/>
                <w:hideMark/>
              </w:tcPr>
            </w:tcPrChange>
          </w:tcPr>
          <w:p w:rsidR="00C70510" w:rsidRPr="002D1802" w:rsidRDefault="00C70510">
            <w:pPr>
              <w:jc w:val="right"/>
              <w:rPr>
                <w:ins w:id="4275" w:author="Gabriel Correa" w:date="2015-08-25T13:40:00Z"/>
                <w:rFonts w:eastAsia="Times New Roman" w:cs="Calibri"/>
                <w:color w:val="000000"/>
                <w:sz w:val="22"/>
                <w:rPrChange w:id="4276" w:author="Gabriel Correa" w:date="2015-08-25T14:26:00Z">
                  <w:rPr>
                    <w:ins w:id="4277" w:author="Gabriel Correa" w:date="2015-08-25T13:40:00Z"/>
                    <w:rFonts w:ascii="Calibri" w:eastAsia="Times New Roman" w:hAnsi="Calibri" w:cs="Calibri"/>
                    <w:color w:val="000000"/>
                  </w:rPr>
                </w:rPrChange>
              </w:rPr>
            </w:pPr>
            <w:ins w:id="4278" w:author="Gabriel Correa" w:date="2015-08-25T13:40:00Z">
              <w:r w:rsidRPr="002D1802">
                <w:rPr>
                  <w:rFonts w:eastAsia="Times New Roman" w:cs="Calibri"/>
                  <w:color w:val="000000"/>
                  <w:sz w:val="22"/>
                  <w:rPrChange w:id="4279" w:author="Gabriel Correa" w:date="2015-08-25T14:26:00Z">
                    <w:rPr>
                      <w:rFonts w:ascii="Calibri" w:eastAsia="Times New Roman" w:hAnsi="Calibri" w:cs="Calibri"/>
                      <w:color w:val="000000"/>
                    </w:rPr>
                  </w:rPrChange>
                </w:rPr>
                <w:t>0.46</w:t>
              </w:r>
            </w:ins>
          </w:p>
        </w:tc>
        <w:tc>
          <w:tcPr>
            <w:tcW w:w="1394" w:type="dxa"/>
            <w:tcBorders>
              <w:bottom w:val="nil"/>
            </w:tcBorders>
            <w:tcPrChange w:id="4280" w:author="Gabriel Correa" w:date="2015-08-25T14:51:00Z">
              <w:tcPr>
                <w:tcW w:w="1395" w:type="dxa"/>
                <w:gridSpan w:val="4"/>
                <w:tcBorders>
                  <w:bottom w:val="nil"/>
                </w:tcBorders>
              </w:tcPr>
            </w:tcPrChange>
          </w:tcPr>
          <w:p w:rsidR="00C70510" w:rsidRPr="002D1802" w:rsidRDefault="00C70510">
            <w:pPr>
              <w:jc w:val="right"/>
              <w:rPr>
                <w:ins w:id="4281" w:author="Gabriel Correa" w:date="2015-08-25T13:45:00Z"/>
                <w:rFonts w:eastAsia="Times New Roman" w:cs="Times New Roman"/>
                <w:sz w:val="22"/>
                <w:rPrChange w:id="4282" w:author="Gabriel Correa" w:date="2015-08-25T14:26:00Z">
                  <w:rPr>
                    <w:ins w:id="4283" w:author="Gabriel Correa" w:date="2015-08-25T13:45:00Z"/>
                    <w:rFonts w:eastAsia="Times New Roman" w:cs="Times New Roman"/>
                    <w:sz w:val="20"/>
                    <w:szCs w:val="20"/>
                  </w:rPr>
                </w:rPrChange>
              </w:rPr>
              <w:pPrChange w:id="4284" w:author="Gabriel Correa" w:date="2015-08-25T14:47:00Z">
                <w:pPr/>
              </w:pPrChange>
            </w:pPr>
            <w:ins w:id="4285" w:author="Gabriel Correa" w:date="2015-08-25T13:45:00Z">
              <w:r w:rsidRPr="002D1802">
                <w:rPr>
                  <w:rFonts w:cs="Calibri"/>
                  <w:color w:val="000000"/>
                  <w:sz w:val="22"/>
                  <w:rPrChange w:id="4286" w:author="Gabriel Correa" w:date="2015-08-25T14:26:00Z">
                    <w:rPr>
                      <w:rFonts w:ascii="Calibri" w:hAnsi="Calibri" w:cs="Calibri"/>
                      <w:color w:val="000000"/>
                    </w:rPr>
                  </w:rPrChange>
                </w:rPr>
                <w:t>0.34</w:t>
              </w:r>
            </w:ins>
          </w:p>
        </w:tc>
        <w:tc>
          <w:tcPr>
            <w:tcW w:w="1158" w:type="dxa"/>
            <w:gridSpan w:val="2"/>
            <w:tcPrChange w:id="4287" w:author="Gabriel Correa" w:date="2015-08-25T14:51:00Z">
              <w:tcPr>
                <w:tcW w:w="1158" w:type="dxa"/>
                <w:gridSpan w:val="5"/>
              </w:tcPr>
            </w:tcPrChange>
          </w:tcPr>
          <w:p w:rsidR="00C70510" w:rsidRPr="002D1802" w:rsidRDefault="00C70510">
            <w:pPr>
              <w:jc w:val="right"/>
              <w:rPr>
                <w:ins w:id="4288" w:author="Gabriel Correa" w:date="2015-08-25T13:45:00Z"/>
                <w:rFonts w:eastAsia="Times New Roman" w:cs="Times New Roman"/>
                <w:sz w:val="22"/>
                <w:rPrChange w:id="4289" w:author="Gabriel Correa" w:date="2015-08-25T14:26:00Z">
                  <w:rPr>
                    <w:ins w:id="4290" w:author="Gabriel Correa" w:date="2015-08-25T13:45:00Z"/>
                    <w:rFonts w:eastAsia="Times New Roman" w:cs="Times New Roman"/>
                    <w:sz w:val="20"/>
                    <w:szCs w:val="20"/>
                  </w:rPr>
                </w:rPrChange>
              </w:rPr>
              <w:pPrChange w:id="4291" w:author="Gabriel Correa" w:date="2015-08-25T14:47:00Z">
                <w:pPr/>
              </w:pPrChange>
            </w:pPr>
            <w:ins w:id="4292" w:author="Gabriel Correa" w:date="2015-08-25T13:45:00Z">
              <w:r w:rsidRPr="002D1802">
                <w:rPr>
                  <w:rFonts w:cs="Calibri"/>
                  <w:color w:val="000000"/>
                  <w:sz w:val="22"/>
                  <w:rPrChange w:id="4293" w:author="Gabriel Correa" w:date="2015-08-25T14:26:00Z">
                    <w:rPr>
                      <w:rFonts w:ascii="Calibri" w:hAnsi="Calibri" w:cs="Calibri"/>
                      <w:color w:val="000000"/>
                    </w:rPr>
                  </w:rPrChange>
                </w:rPr>
                <w:t>0.84</w:t>
              </w:r>
            </w:ins>
          </w:p>
        </w:tc>
        <w:tc>
          <w:tcPr>
            <w:tcW w:w="1705" w:type="dxa"/>
            <w:gridSpan w:val="4"/>
            <w:tcPrChange w:id="4294" w:author="Gabriel Correa" w:date="2015-08-25T14:51:00Z">
              <w:tcPr>
                <w:tcW w:w="1705" w:type="dxa"/>
                <w:gridSpan w:val="10"/>
              </w:tcPr>
            </w:tcPrChange>
          </w:tcPr>
          <w:p w:rsidR="00C70510" w:rsidRPr="002D1802" w:rsidRDefault="00C70510">
            <w:pPr>
              <w:jc w:val="right"/>
              <w:rPr>
                <w:ins w:id="4295" w:author="Gabriel Correa" w:date="2015-08-25T13:45:00Z"/>
                <w:rFonts w:eastAsia="Times New Roman" w:cs="Times New Roman"/>
                <w:sz w:val="22"/>
                <w:rPrChange w:id="4296" w:author="Gabriel Correa" w:date="2015-08-25T14:26:00Z">
                  <w:rPr>
                    <w:ins w:id="4297" w:author="Gabriel Correa" w:date="2015-08-25T13:45:00Z"/>
                    <w:rFonts w:eastAsia="Times New Roman" w:cs="Times New Roman"/>
                    <w:sz w:val="20"/>
                    <w:szCs w:val="20"/>
                  </w:rPr>
                </w:rPrChange>
              </w:rPr>
              <w:pPrChange w:id="4298" w:author="Gabriel Correa" w:date="2015-08-25T14:47:00Z">
                <w:pPr/>
              </w:pPrChange>
            </w:pPr>
            <w:ins w:id="4299" w:author="Gabriel Correa" w:date="2015-08-25T13:45:00Z">
              <w:r w:rsidRPr="002D1802">
                <w:rPr>
                  <w:rFonts w:cs="Calibri"/>
                  <w:color w:val="000000"/>
                  <w:sz w:val="22"/>
                  <w:rPrChange w:id="4300" w:author="Gabriel Correa" w:date="2015-08-25T14:26:00Z">
                    <w:rPr>
                      <w:rFonts w:ascii="Calibri" w:hAnsi="Calibri" w:cs="Calibri"/>
                      <w:color w:val="000000"/>
                    </w:rPr>
                  </w:rPrChange>
                </w:rPr>
                <w:t>0.49</w:t>
              </w:r>
            </w:ins>
          </w:p>
        </w:tc>
      </w:tr>
      <w:tr w:rsidR="00C70510" w:rsidRPr="002D1802" w:rsidTr="00A223C0">
        <w:tblPrEx>
          <w:tblPrExChange w:id="4301" w:author="Gabriel Correa" w:date="2015-08-25T14:50:00Z">
            <w:tblPrEx>
              <w:tblW w:w="8672" w:type="dxa"/>
            </w:tblPrEx>
          </w:tblPrExChange>
        </w:tblPrEx>
        <w:trPr>
          <w:gridAfter w:val="1"/>
          <w:wAfter w:w="381" w:type="dxa"/>
          <w:trHeight w:val="300"/>
          <w:ins w:id="4302" w:author="Gabriel Correa" w:date="2015-08-25T14:41:00Z"/>
          <w:trPrChange w:id="4303" w:author="Gabriel Correa" w:date="2015-08-25T14:50:00Z">
            <w:trPr>
              <w:gridAfter w:val="1"/>
              <w:trHeight w:val="300"/>
            </w:trPr>
          </w:trPrChange>
        </w:trPr>
        <w:tc>
          <w:tcPr>
            <w:tcW w:w="8662" w:type="dxa"/>
            <w:gridSpan w:val="14"/>
            <w:tcBorders>
              <w:top w:val="nil"/>
            </w:tcBorders>
            <w:noWrap/>
            <w:tcPrChange w:id="4304" w:author="Gabriel Correa" w:date="2015-08-25T14:50:00Z">
              <w:tcPr>
                <w:tcW w:w="8672" w:type="dxa"/>
                <w:gridSpan w:val="36"/>
                <w:tcBorders>
                  <w:top w:val="nil"/>
                </w:tcBorders>
                <w:noWrap/>
              </w:tcPr>
            </w:tcPrChange>
          </w:tcPr>
          <w:p w:rsidR="00C70510" w:rsidRPr="00C70510" w:rsidRDefault="00C70510">
            <w:pPr>
              <w:jc w:val="right"/>
              <w:rPr>
                <w:ins w:id="4305" w:author="Gabriel Correa" w:date="2015-08-25T14:41:00Z"/>
                <w:rFonts w:cs="Calibri"/>
                <w:i/>
                <w:color w:val="595959" w:themeColor="text1" w:themeTint="A6"/>
                <w:sz w:val="22"/>
                <w:rPrChange w:id="4306" w:author="Gabriel Correa" w:date="2015-08-25T14:44:00Z">
                  <w:rPr>
                    <w:ins w:id="4307" w:author="Gabriel Correa" w:date="2015-08-25T14:41:00Z"/>
                    <w:rFonts w:cs="Calibri"/>
                    <w:color w:val="000000"/>
                    <w:sz w:val="22"/>
                  </w:rPr>
                </w:rPrChange>
              </w:rPr>
              <w:pPrChange w:id="4308" w:author="Gabriel Correa" w:date="2015-08-25T14:44:00Z">
                <w:pPr/>
              </w:pPrChange>
            </w:pPr>
            <w:ins w:id="4309" w:author="Gabriel Correa" w:date="2015-08-25T14:41:00Z">
              <w:r w:rsidRPr="00C70510">
                <w:rPr>
                  <w:rFonts w:cs="Calibri"/>
                  <w:i/>
                  <w:color w:val="595959" w:themeColor="text1" w:themeTint="A6"/>
                  <w:sz w:val="22"/>
                  <w:rPrChange w:id="4310" w:author="Gabriel Correa" w:date="2015-08-25T14:44:00Z">
                    <w:rPr>
                      <w:rFonts w:cs="Calibri"/>
                      <w:color w:val="000000"/>
                      <w:sz w:val="22"/>
                    </w:rPr>
                  </w:rPrChange>
                </w:rPr>
                <w:t xml:space="preserve">(Entrenamiento: Apache </w:t>
              </w:r>
              <w:proofErr w:type="spellStart"/>
              <w:r w:rsidRPr="00C70510">
                <w:rPr>
                  <w:rFonts w:cs="Calibri"/>
                  <w:i/>
                  <w:color w:val="595959" w:themeColor="text1" w:themeTint="A6"/>
                  <w:sz w:val="22"/>
                  <w:rPrChange w:id="4311" w:author="Gabriel Correa" w:date="2015-08-25T14:44:00Z">
                    <w:rPr>
                      <w:rFonts w:cs="Calibri"/>
                      <w:color w:val="000000"/>
                      <w:sz w:val="22"/>
                    </w:rPr>
                  </w:rPrChange>
                </w:rPr>
                <w:t>Commons</w:t>
              </w:r>
              <w:proofErr w:type="spellEnd"/>
              <w:r w:rsidRPr="00C70510">
                <w:rPr>
                  <w:rFonts w:cs="Calibri"/>
                  <w:i/>
                  <w:color w:val="595959" w:themeColor="text1" w:themeTint="A6"/>
                  <w:sz w:val="22"/>
                  <w:rPrChange w:id="4312" w:author="Gabriel Correa" w:date="2015-08-25T14:44:00Z">
                    <w:rPr>
                      <w:rFonts w:cs="Calibri"/>
                      <w:color w:val="000000"/>
                      <w:sz w:val="22"/>
                    </w:rPr>
                  </w:rPrChange>
                </w:rPr>
                <w:t xml:space="preserve">, Java     -    </w:t>
              </w:r>
            </w:ins>
            <w:ins w:id="4313" w:author="Gabriel Correa" w:date="2015-08-25T14:42:00Z">
              <w:r w:rsidRPr="00C70510">
                <w:rPr>
                  <w:rFonts w:cs="Calibri"/>
                  <w:i/>
                  <w:color w:val="595959" w:themeColor="text1" w:themeTint="A6"/>
                  <w:sz w:val="22"/>
                  <w:rPrChange w:id="4314" w:author="Gabriel Correa" w:date="2015-08-25T14:44:00Z">
                    <w:rPr>
                      <w:rFonts w:cs="Calibri"/>
                      <w:color w:val="000000"/>
                      <w:sz w:val="22"/>
                    </w:rPr>
                  </w:rPrChange>
                </w:rPr>
                <w:t xml:space="preserve"> Pruebas: </w:t>
              </w:r>
              <w:proofErr w:type="spellStart"/>
              <w:r w:rsidRPr="00C70510">
                <w:rPr>
                  <w:rFonts w:cs="Calibri"/>
                  <w:i/>
                  <w:color w:val="595959" w:themeColor="text1" w:themeTint="A6"/>
                  <w:sz w:val="22"/>
                  <w:rPrChange w:id="4315" w:author="Gabriel Correa" w:date="2015-08-25T14:44:00Z">
                    <w:rPr>
                      <w:rFonts w:cs="Calibri"/>
                      <w:color w:val="000000"/>
                      <w:sz w:val="22"/>
                    </w:rPr>
                  </w:rPrChange>
                </w:rPr>
                <w:t>JFace</w:t>
              </w:r>
              <w:proofErr w:type="spellEnd"/>
              <w:r w:rsidRPr="00C70510">
                <w:rPr>
                  <w:rFonts w:cs="Calibri"/>
                  <w:i/>
                  <w:color w:val="595959" w:themeColor="text1" w:themeTint="A6"/>
                  <w:sz w:val="22"/>
                  <w:rPrChange w:id="4316" w:author="Gabriel Correa" w:date="2015-08-25T14:44:00Z">
                    <w:rPr>
                      <w:rFonts w:cs="Calibri"/>
                      <w:color w:val="000000"/>
                      <w:sz w:val="22"/>
                    </w:rPr>
                  </w:rPrChange>
                </w:rPr>
                <w:t>)</w:t>
              </w:r>
            </w:ins>
          </w:p>
        </w:tc>
      </w:tr>
      <w:tr w:rsidR="00A223C0" w:rsidRPr="002B28AD" w:rsidTr="00A223C0">
        <w:tblPrEx>
          <w:tblPrExChange w:id="4317" w:author="Gabriel Correa" w:date="2015-08-25T14:50:00Z">
            <w:tblPrEx>
              <w:tblW w:w="8755" w:type="dxa"/>
            </w:tblPrEx>
          </w:tblPrExChange>
        </w:tblPrEx>
        <w:trPr>
          <w:gridAfter w:val="3"/>
          <w:wAfter w:w="1488" w:type="dxa"/>
          <w:trHeight w:val="300"/>
          <w:ins w:id="4318" w:author="Gabriel Correa" w:date="2015-08-25T14:29:00Z"/>
          <w:trPrChange w:id="4319" w:author="Gabriel Correa" w:date="2015-08-25T14:50:00Z">
            <w:trPr>
              <w:gridAfter w:val="3"/>
              <w:wAfter w:w="1190" w:type="dxa"/>
              <w:trHeight w:val="300"/>
            </w:trPr>
          </w:trPrChange>
        </w:trPr>
        <w:tc>
          <w:tcPr>
            <w:tcW w:w="905" w:type="dxa"/>
            <w:gridSpan w:val="2"/>
            <w:tcBorders>
              <w:top w:val="nil"/>
              <w:right w:val="nil"/>
            </w:tcBorders>
            <w:noWrap/>
            <w:tcPrChange w:id="4320" w:author="Gabriel Correa" w:date="2015-08-25T14:50:00Z">
              <w:tcPr>
                <w:tcW w:w="912" w:type="dxa"/>
                <w:gridSpan w:val="2"/>
                <w:tcBorders>
                  <w:top w:val="nil"/>
                  <w:right w:val="nil"/>
                </w:tcBorders>
                <w:noWrap/>
              </w:tcPr>
            </w:tcPrChange>
          </w:tcPr>
          <w:p w:rsidR="00C70510" w:rsidRPr="002B28AD" w:rsidRDefault="00C70510" w:rsidP="00366968">
            <w:pPr>
              <w:jc w:val="center"/>
              <w:rPr>
                <w:ins w:id="4321" w:author="Gabriel Correa" w:date="2015-08-25T14:29:00Z"/>
                <w:rFonts w:eastAsia="Times New Roman" w:cs="Calibri"/>
                <w:i/>
                <w:color w:val="000000"/>
                <w:sz w:val="22"/>
              </w:rPr>
            </w:pPr>
          </w:p>
        </w:tc>
        <w:tc>
          <w:tcPr>
            <w:tcW w:w="3469" w:type="dxa"/>
            <w:gridSpan w:val="5"/>
            <w:tcBorders>
              <w:top w:val="nil"/>
              <w:left w:val="nil"/>
              <w:right w:val="nil"/>
            </w:tcBorders>
            <w:tcPrChange w:id="4322" w:author="Gabriel Correa" w:date="2015-08-25T14:50:00Z">
              <w:tcPr>
                <w:tcW w:w="3471" w:type="dxa"/>
                <w:gridSpan w:val="16"/>
                <w:tcBorders>
                  <w:top w:val="nil"/>
                  <w:left w:val="nil"/>
                  <w:right w:val="nil"/>
                </w:tcBorders>
              </w:tcPr>
            </w:tcPrChange>
          </w:tcPr>
          <w:p w:rsidR="00C70510" w:rsidRDefault="00C70510" w:rsidP="00366968">
            <w:pPr>
              <w:jc w:val="center"/>
              <w:rPr>
                <w:ins w:id="4323" w:author="Gabriel Correa" w:date="2015-08-25T14:40:00Z"/>
                <w:rFonts w:eastAsia="Times New Roman" w:cs="Calibri"/>
                <w:i/>
                <w:color w:val="000000"/>
                <w:sz w:val="22"/>
              </w:rPr>
            </w:pPr>
          </w:p>
          <w:p w:rsidR="00C70510" w:rsidRDefault="00C70510" w:rsidP="00366968">
            <w:pPr>
              <w:jc w:val="center"/>
              <w:rPr>
                <w:ins w:id="4324" w:author="Gabriel Correa" w:date="2015-08-25T14:40:00Z"/>
                <w:rFonts w:eastAsia="Times New Roman" w:cs="Calibri"/>
                <w:i/>
                <w:color w:val="000000"/>
                <w:sz w:val="22"/>
              </w:rPr>
            </w:pPr>
          </w:p>
          <w:p w:rsidR="00C70510" w:rsidRPr="002B28AD" w:rsidRDefault="00C70510" w:rsidP="00366968">
            <w:pPr>
              <w:jc w:val="center"/>
              <w:rPr>
                <w:ins w:id="4325" w:author="Gabriel Correa" w:date="2015-08-25T14:29:00Z"/>
                <w:rFonts w:eastAsia="Times New Roman" w:cs="Calibri"/>
                <w:i/>
                <w:color w:val="000000"/>
                <w:sz w:val="22"/>
              </w:rPr>
            </w:pPr>
            <w:proofErr w:type="spellStart"/>
            <w:ins w:id="4326" w:author="Gabriel Correa" w:date="2015-08-25T14:38:00Z">
              <w:r w:rsidRPr="002B28AD">
                <w:rPr>
                  <w:rFonts w:eastAsia="Times New Roman" w:cs="Calibri"/>
                  <w:i/>
                  <w:color w:val="000000"/>
                  <w:sz w:val="22"/>
                </w:rPr>
                <w:t>NaiveBayes</w:t>
              </w:r>
            </w:ins>
            <w:proofErr w:type="spellEnd"/>
          </w:p>
        </w:tc>
        <w:tc>
          <w:tcPr>
            <w:tcW w:w="3181" w:type="dxa"/>
            <w:gridSpan w:val="5"/>
            <w:tcBorders>
              <w:top w:val="nil"/>
              <w:left w:val="nil"/>
            </w:tcBorders>
            <w:tcPrChange w:id="4327" w:author="Gabriel Correa" w:date="2015-08-25T14:50:00Z">
              <w:tcPr>
                <w:tcW w:w="3182" w:type="dxa"/>
                <w:gridSpan w:val="15"/>
                <w:tcBorders>
                  <w:top w:val="nil"/>
                  <w:left w:val="nil"/>
                </w:tcBorders>
              </w:tcPr>
            </w:tcPrChange>
          </w:tcPr>
          <w:p w:rsidR="00C70510" w:rsidRDefault="00C70510" w:rsidP="00366968">
            <w:pPr>
              <w:jc w:val="center"/>
              <w:rPr>
                <w:ins w:id="4328" w:author="Gabriel Correa" w:date="2015-08-25T14:40:00Z"/>
                <w:rFonts w:cs="Calibri"/>
                <w:color w:val="000000"/>
                <w:sz w:val="22"/>
              </w:rPr>
            </w:pPr>
          </w:p>
          <w:p w:rsidR="00C70510" w:rsidRDefault="00C70510" w:rsidP="00366968">
            <w:pPr>
              <w:jc w:val="center"/>
              <w:rPr>
                <w:ins w:id="4329" w:author="Gabriel Correa" w:date="2015-08-25T14:40:00Z"/>
                <w:rFonts w:cs="Calibri"/>
                <w:color w:val="000000"/>
                <w:sz w:val="22"/>
              </w:rPr>
            </w:pPr>
          </w:p>
          <w:p w:rsidR="00C70510" w:rsidRPr="002B28AD" w:rsidRDefault="00C70510" w:rsidP="00366968">
            <w:pPr>
              <w:jc w:val="center"/>
              <w:rPr>
                <w:ins w:id="4330" w:author="Gabriel Correa" w:date="2015-08-25T14:29:00Z"/>
                <w:rFonts w:cs="Calibri"/>
                <w:color w:val="000000"/>
                <w:sz w:val="22"/>
              </w:rPr>
            </w:pPr>
            <w:proofErr w:type="spellStart"/>
            <w:ins w:id="4331" w:author="Gabriel Correa" w:date="2015-08-25T14:39:00Z">
              <w:r w:rsidRPr="002B28AD">
                <w:rPr>
                  <w:rFonts w:cs="Calibri"/>
                  <w:color w:val="000000"/>
                  <w:sz w:val="22"/>
                </w:rPr>
                <w:t>NaiveBayesMultinomial</w:t>
              </w:r>
            </w:ins>
            <w:proofErr w:type="spellEnd"/>
          </w:p>
        </w:tc>
      </w:tr>
      <w:tr w:rsidR="00A223C0" w:rsidRPr="002B28AD" w:rsidTr="00A223C0">
        <w:trPr>
          <w:trHeight w:val="300"/>
          <w:ins w:id="4332" w:author="Gabriel Correa" w:date="2015-08-25T14:29:00Z"/>
          <w:trPrChange w:id="4333"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334"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335" w:author="Gabriel Correa" w:date="2015-08-25T14:29:00Z"/>
                <w:rFonts w:eastAsia="Times New Roman" w:cs="Calibri"/>
                <w:color w:val="000000"/>
                <w:sz w:val="22"/>
              </w:rPr>
              <w:pPrChange w:id="4336" w:author="Gabriel Correa" w:date="2015-08-25T14:48:00Z">
                <w:pPr/>
              </w:pPrChange>
            </w:pPr>
            <w:ins w:id="4337" w:author="Gabriel Correa" w:date="2015-08-25T14:29:00Z">
              <w:r w:rsidRPr="002B28AD">
                <w:rPr>
                  <w:rFonts w:eastAsia="Times New Roman" w:cs="Calibri"/>
                  <w:color w:val="000000"/>
                  <w:sz w:val="22"/>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4338"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4339" w:author="Gabriel Correa" w:date="2015-08-25T14:29:00Z"/>
                <w:rFonts w:eastAsia="Times New Roman" w:cs="Calibri"/>
                <w:i/>
                <w:color w:val="000000"/>
                <w:sz w:val="22"/>
              </w:rPr>
              <w:pPrChange w:id="4340" w:author="Gabriel Correa" w:date="2015-08-25T14:48:00Z">
                <w:pPr/>
              </w:pPrChange>
            </w:pPr>
            <w:proofErr w:type="spellStart"/>
            <w:ins w:id="4341" w:author="Gabriel Correa" w:date="2015-08-25T14:29:00Z">
              <w:r w:rsidRPr="002B28AD">
                <w:rPr>
                  <w:rFonts w:eastAsia="Times New Roman" w:cs="Calibri"/>
                  <w:i/>
                  <w:color w:val="000000"/>
                  <w:sz w:val="22"/>
                </w:rPr>
                <w:t>precision</w:t>
              </w:r>
              <w:proofErr w:type="spellEnd"/>
            </w:ins>
          </w:p>
        </w:tc>
        <w:tc>
          <w:tcPr>
            <w:tcW w:w="998" w:type="dxa"/>
            <w:gridSpan w:val="2"/>
            <w:tcBorders>
              <w:top w:val="single" w:sz="12" w:space="0" w:color="auto"/>
              <w:bottom w:val="single" w:sz="12" w:space="0" w:color="000000" w:themeColor="text1"/>
            </w:tcBorders>
            <w:noWrap/>
            <w:hideMark/>
            <w:tcPrChange w:id="4342"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4343" w:author="Gabriel Correa" w:date="2015-08-25T14:29:00Z"/>
                <w:rFonts w:eastAsia="Times New Roman" w:cs="Calibri"/>
                <w:i/>
                <w:color w:val="000000"/>
                <w:sz w:val="22"/>
              </w:rPr>
              <w:pPrChange w:id="4344" w:author="Gabriel Correa" w:date="2015-08-25T14:48:00Z">
                <w:pPr/>
              </w:pPrChange>
            </w:pPr>
            <w:proofErr w:type="spellStart"/>
            <w:ins w:id="4345" w:author="Gabriel Correa" w:date="2015-08-25T14:29:00Z">
              <w:r w:rsidRPr="002B28AD">
                <w:rPr>
                  <w:rFonts w:eastAsia="Times New Roman" w:cs="Calibri"/>
                  <w:i/>
                  <w:color w:val="000000"/>
                  <w:sz w:val="22"/>
                </w:rPr>
                <w:t>recall</w:t>
              </w:r>
              <w:proofErr w:type="spellEnd"/>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4346"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4347" w:author="Gabriel Correa" w:date="2015-08-25T14:29:00Z"/>
                <w:rFonts w:eastAsia="Times New Roman" w:cs="Calibri"/>
                <w:i/>
                <w:color w:val="000000"/>
                <w:sz w:val="22"/>
              </w:rPr>
              <w:pPrChange w:id="4348" w:author="Gabriel Correa" w:date="2015-08-25T14:48:00Z">
                <w:pPr/>
              </w:pPrChange>
            </w:pPr>
            <w:ins w:id="4349" w:author="Gabriel Correa" w:date="2015-08-25T14:29:00Z">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ins>
          </w:p>
        </w:tc>
        <w:tc>
          <w:tcPr>
            <w:tcW w:w="1394" w:type="dxa"/>
            <w:tcBorders>
              <w:top w:val="single" w:sz="12" w:space="0" w:color="auto"/>
              <w:bottom w:val="single" w:sz="12" w:space="0" w:color="000000" w:themeColor="text1"/>
            </w:tcBorders>
            <w:tcPrChange w:id="4350" w:author="Gabriel Correa" w:date="2015-08-25T14:50:00Z">
              <w:tcPr>
                <w:tcW w:w="1395" w:type="dxa"/>
                <w:gridSpan w:val="4"/>
                <w:tcBorders>
                  <w:top w:val="single" w:sz="12" w:space="0" w:color="auto"/>
                  <w:bottom w:val="single" w:sz="12" w:space="0" w:color="000000" w:themeColor="text1"/>
                </w:tcBorders>
              </w:tcPr>
            </w:tcPrChange>
          </w:tcPr>
          <w:p w:rsidR="00C70510" w:rsidRPr="002B28AD" w:rsidRDefault="00C70510">
            <w:pPr>
              <w:jc w:val="right"/>
              <w:rPr>
                <w:ins w:id="4351" w:author="Gabriel Correa" w:date="2015-08-25T14:29:00Z"/>
                <w:rFonts w:eastAsia="Times New Roman" w:cs="Times New Roman"/>
                <w:sz w:val="22"/>
              </w:rPr>
              <w:pPrChange w:id="4352" w:author="Gabriel Correa" w:date="2015-08-25T14:48:00Z">
                <w:pPr/>
              </w:pPrChange>
            </w:pPr>
            <w:proofErr w:type="spellStart"/>
            <w:ins w:id="4353" w:author="Gabriel Correa" w:date="2015-08-25T14:29:00Z">
              <w:r w:rsidRPr="002B28AD">
                <w:rPr>
                  <w:rFonts w:cs="Calibri"/>
                  <w:color w:val="000000"/>
                  <w:sz w:val="22"/>
                </w:rPr>
                <w:t>precision</w:t>
              </w:r>
              <w:proofErr w:type="spellEnd"/>
            </w:ins>
          </w:p>
        </w:tc>
        <w:tc>
          <w:tcPr>
            <w:tcW w:w="1158" w:type="dxa"/>
            <w:gridSpan w:val="2"/>
            <w:tcBorders>
              <w:top w:val="single" w:sz="12" w:space="0" w:color="auto"/>
              <w:bottom w:val="single" w:sz="12" w:space="0" w:color="000000" w:themeColor="text1"/>
            </w:tcBorders>
            <w:tcPrChange w:id="4354" w:author="Gabriel Correa" w:date="2015-08-25T14:50:00Z">
              <w:tcPr>
                <w:tcW w:w="1157" w:type="dxa"/>
                <w:gridSpan w:val="6"/>
                <w:tcBorders>
                  <w:top w:val="single" w:sz="12" w:space="0" w:color="auto"/>
                  <w:bottom w:val="single" w:sz="12" w:space="0" w:color="000000" w:themeColor="text1"/>
                </w:tcBorders>
              </w:tcPr>
            </w:tcPrChange>
          </w:tcPr>
          <w:p w:rsidR="00C70510" w:rsidRPr="002B28AD" w:rsidRDefault="00C70510">
            <w:pPr>
              <w:jc w:val="right"/>
              <w:rPr>
                <w:ins w:id="4355" w:author="Gabriel Correa" w:date="2015-08-25T14:29:00Z"/>
                <w:rFonts w:eastAsia="Times New Roman" w:cs="Times New Roman"/>
                <w:sz w:val="22"/>
              </w:rPr>
              <w:pPrChange w:id="4356" w:author="Gabriel Correa" w:date="2015-08-25T14:48:00Z">
                <w:pPr/>
              </w:pPrChange>
            </w:pPr>
            <w:proofErr w:type="spellStart"/>
            <w:ins w:id="4357" w:author="Gabriel Correa" w:date="2015-08-25T14:29:00Z">
              <w:r w:rsidRPr="002B28AD">
                <w:rPr>
                  <w:rFonts w:cs="Calibri"/>
                  <w:color w:val="000000"/>
                  <w:sz w:val="22"/>
                </w:rPr>
                <w:t>recall</w:t>
              </w:r>
              <w:proofErr w:type="spellEnd"/>
            </w:ins>
          </w:p>
        </w:tc>
        <w:tc>
          <w:tcPr>
            <w:tcW w:w="1705" w:type="dxa"/>
            <w:gridSpan w:val="4"/>
            <w:tcBorders>
              <w:top w:val="single" w:sz="12" w:space="0" w:color="auto"/>
              <w:bottom w:val="single" w:sz="12" w:space="0" w:color="000000" w:themeColor="text1"/>
            </w:tcBorders>
            <w:tcPrChange w:id="4358" w:author="Gabriel Correa" w:date="2015-08-25T14:50:00Z">
              <w:tcPr>
                <w:tcW w:w="1702" w:type="dxa"/>
                <w:gridSpan w:val="8"/>
                <w:tcBorders>
                  <w:top w:val="single" w:sz="12" w:space="0" w:color="auto"/>
                  <w:bottom w:val="single" w:sz="12" w:space="0" w:color="000000" w:themeColor="text1"/>
                </w:tcBorders>
              </w:tcPr>
            </w:tcPrChange>
          </w:tcPr>
          <w:p w:rsidR="00C70510" w:rsidRPr="002B28AD" w:rsidRDefault="00C70510">
            <w:pPr>
              <w:jc w:val="right"/>
              <w:rPr>
                <w:ins w:id="4359" w:author="Gabriel Correa" w:date="2015-08-25T14:29:00Z"/>
                <w:rFonts w:eastAsia="Times New Roman" w:cs="Times New Roman"/>
                <w:sz w:val="22"/>
              </w:rPr>
              <w:pPrChange w:id="4360" w:author="Gabriel Correa" w:date="2015-08-25T14:48:00Z">
                <w:pPr/>
              </w:pPrChange>
            </w:pPr>
            <w:ins w:id="4361" w:author="Gabriel Correa" w:date="2015-08-25T14:29:00Z">
              <w:r w:rsidRPr="002B28AD">
                <w:rPr>
                  <w:rFonts w:cs="Calibri"/>
                  <w:color w:val="000000"/>
                  <w:sz w:val="22"/>
                </w:rPr>
                <w:t>F-</w:t>
              </w:r>
              <w:proofErr w:type="spellStart"/>
              <w:r w:rsidRPr="002B28AD">
                <w:rPr>
                  <w:rFonts w:cs="Calibri"/>
                  <w:color w:val="000000"/>
                  <w:sz w:val="22"/>
                </w:rPr>
                <w:t>Measure</w:t>
              </w:r>
              <w:proofErr w:type="spellEnd"/>
            </w:ins>
          </w:p>
        </w:tc>
      </w:tr>
      <w:tr w:rsidR="00A223C0" w:rsidRPr="002B28AD" w:rsidTr="00A223C0">
        <w:trPr>
          <w:trHeight w:val="300"/>
          <w:ins w:id="4362" w:author="Gabriel Correa" w:date="2015-08-25T14:29:00Z"/>
          <w:trPrChange w:id="4363"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4364"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365" w:author="Gabriel Correa" w:date="2015-08-25T14:29:00Z"/>
                <w:rFonts w:eastAsia="Times New Roman" w:cs="Calibri"/>
                <w:color w:val="000000"/>
                <w:sz w:val="22"/>
              </w:rPr>
            </w:pPr>
            <w:ins w:id="4366" w:author="Gabriel Correa" w:date="2015-08-25T14:29:00Z">
              <w:r w:rsidRPr="002B28AD">
                <w:rPr>
                  <w:rFonts w:eastAsia="Times New Roman" w:cs="Calibri"/>
                  <w:color w:val="000000"/>
                  <w:sz w:val="22"/>
                </w:rPr>
                <w:t>1</w:t>
              </w:r>
            </w:ins>
          </w:p>
        </w:tc>
        <w:tc>
          <w:tcPr>
            <w:tcW w:w="1129" w:type="dxa"/>
            <w:tcBorders>
              <w:top w:val="single" w:sz="12" w:space="0" w:color="000000" w:themeColor="text1"/>
              <w:left w:val="dotDash" w:sz="4" w:space="0" w:color="A6A6A6" w:themeColor="background1" w:themeShade="A6"/>
            </w:tcBorders>
            <w:noWrap/>
            <w:vAlign w:val="bottom"/>
            <w:tcPrChange w:id="4367"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2B28AD" w:rsidRDefault="00C70510">
            <w:pPr>
              <w:jc w:val="right"/>
              <w:rPr>
                <w:ins w:id="4368" w:author="Gabriel Correa" w:date="2015-08-25T14:29:00Z"/>
                <w:rFonts w:eastAsia="Times New Roman" w:cs="Calibri"/>
                <w:color w:val="000000"/>
                <w:sz w:val="22"/>
              </w:rPr>
            </w:pPr>
            <w:ins w:id="4369" w:author="Gabriel Correa" w:date="2015-08-25T14:34:00Z">
              <w:r>
                <w:rPr>
                  <w:rFonts w:ascii="Calibri" w:hAnsi="Calibri" w:cs="Calibri"/>
                  <w:color w:val="000000"/>
                  <w:sz w:val="22"/>
                </w:rPr>
                <w:t>0.62</w:t>
              </w:r>
            </w:ins>
          </w:p>
        </w:tc>
        <w:tc>
          <w:tcPr>
            <w:tcW w:w="998" w:type="dxa"/>
            <w:gridSpan w:val="2"/>
            <w:tcBorders>
              <w:top w:val="single" w:sz="12" w:space="0" w:color="000000" w:themeColor="text1"/>
            </w:tcBorders>
            <w:noWrap/>
            <w:vAlign w:val="bottom"/>
            <w:tcPrChange w:id="4370" w:author="Gabriel Correa" w:date="2015-08-25T14:50:00Z">
              <w:tcPr>
                <w:tcW w:w="992" w:type="dxa"/>
                <w:gridSpan w:val="5"/>
                <w:tcBorders>
                  <w:top w:val="single" w:sz="12" w:space="0" w:color="000000" w:themeColor="text1"/>
                </w:tcBorders>
                <w:noWrap/>
                <w:vAlign w:val="bottom"/>
              </w:tcPr>
            </w:tcPrChange>
          </w:tcPr>
          <w:p w:rsidR="00C70510" w:rsidRPr="002B28AD" w:rsidRDefault="00C70510">
            <w:pPr>
              <w:jc w:val="right"/>
              <w:rPr>
                <w:ins w:id="4371" w:author="Gabriel Correa" w:date="2015-08-25T14:29:00Z"/>
                <w:rFonts w:eastAsia="Times New Roman" w:cs="Calibri"/>
                <w:color w:val="000000"/>
                <w:sz w:val="22"/>
              </w:rPr>
            </w:pPr>
            <w:ins w:id="4372" w:author="Gabriel Correa" w:date="2015-08-25T14:34:00Z">
              <w:r>
                <w:rPr>
                  <w:rFonts w:ascii="Calibri" w:hAnsi="Calibri" w:cs="Calibri"/>
                  <w:color w:val="000000"/>
                  <w:sz w:val="22"/>
                </w:rPr>
                <w:t>0.73</w:t>
              </w:r>
            </w:ins>
          </w:p>
        </w:tc>
        <w:tc>
          <w:tcPr>
            <w:tcW w:w="1558" w:type="dxa"/>
            <w:gridSpan w:val="2"/>
            <w:tcBorders>
              <w:top w:val="single" w:sz="12" w:space="0" w:color="000000" w:themeColor="text1"/>
              <w:right w:val="dotDotDash" w:sz="8" w:space="0" w:color="595959" w:themeColor="text1" w:themeTint="A6"/>
            </w:tcBorders>
            <w:noWrap/>
            <w:vAlign w:val="bottom"/>
            <w:tcPrChange w:id="4373"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2B28AD" w:rsidRDefault="00C70510">
            <w:pPr>
              <w:jc w:val="right"/>
              <w:rPr>
                <w:ins w:id="4374" w:author="Gabriel Correa" w:date="2015-08-25T14:29:00Z"/>
                <w:rFonts w:eastAsia="Times New Roman" w:cs="Calibri"/>
                <w:color w:val="000000"/>
                <w:sz w:val="22"/>
              </w:rPr>
            </w:pPr>
            <w:ins w:id="4375" w:author="Gabriel Correa" w:date="2015-08-25T14:34:00Z">
              <w:r>
                <w:rPr>
                  <w:rFonts w:ascii="Calibri" w:hAnsi="Calibri" w:cs="Calibri"/>
                  <w:color w:val="000000"/>
                  <w:sz w:val="22"/>
                </w:rPr>
                <w:t>0.67</w:t>
              </w:r>
            </w:ins>
          </w:p>
        </w:tc>
        <w:tc>
          <w:tcPr>
            <w:tcW w:w="1394" w:type="dxa"/>
            <w:tcBorders>
              <w:top w:val="single" w:sz="12" w:space="0" w:color="000000" w:themeColor="text1"/>
            </w:tcBorders>
            <w:vAlign w:val="bottom"/>
            <w:tcPrChange w:id="4376" w:author="Gabriel Correa" w:date="2015-08-25T14:50:00Z">
              <w:tcPr>
                <w:tcW w:w="1395" w:type="dxa"/>
                <w:gridSpan w:val="4"/>
                <w:tcBorders>
                  <w:top w:val="single" w:sz="12" w:space="0" w:color="000000" w:themeColor="text1"/>
                </w:tcBorders>
                <w:vAlign w:val="bottom"/>
              </w:tcPr>
            </w:tcPrChange>
          </w:tcPr>
          <w:p w:rsidR="00C70510" w:rsidRPr="002B28AD" w:rsidRDefault="00C70510">
            <w:pPr>
              <w:jc w:val="right"/>
              <w:rPr>
                <w:ins w:id="4377" w:author="Gabriel Correa" w:date="2015-08-25T14:29:00Z"/>
                <w:rFonts w:eastAsia="Times New Roman" w:cs="Times New Roman"/>
                <w:sz w:val="22"/>
              </w:rPr>
              <w:pPrChange w:id="4378" w:author="Gabriel Correa" w:date="2015-08-25T14:48:00Z">
                <w:pPr/>
              </w:pPrChange>
            </w:pPr>
            <w:ins w:id="4379" w:author="Gabriel Correa" w:date="2015-08-25T14:35:00Z">
              <w:r>
                <w:rPr>
                  <w:rFonts w:ascii="Calibri" w:hAnsi="Calibri" w:cs="Calibri"/>
                  <w:color w:val="000000"/>
                  <w:sz w:val="22"/>
                </w:rPr>
                <w:t>0.68</w:t>
              </w:r>
            </w:ins>
          </w:p>
        </w:tc>
        <w:tc>
          <w:tcPr>
            <w:tcW w:w="1158" w:type="dxa"/>
            <w:gridSpan w:val="2"/>
            <w:tcBorders>
              <w:top w:val="single" w:sz="12" w:space="0" w:color="000000" w:themeColor="text1"/>
            </w:tcBorders>
            <w:vAlign w:val="bottom"/>
            <w:tcPrChange w:id="4380" w:author="Gabriel Correa" w:date="2015-08-25T14:50:00Z">
              <w:tcPr>
                <w:tcW w:w="1158" w:type="dxa"/>
                <w:gridSpan w:val="5"/>
                <w:tcBorders>
                  <w:top w:val="single" w:sz="12" w:space="0" w:color="000000" w:themeColor="text1"/>
                </w:tcBorders>
                <w:vAlign w:val="bottom"/>
              </w:tcPr>
            </w:tcPrChange>
          </w:tcPr>
          <w:p w:rsidR="00C70510" w:rsidRPr="002B28AD" w:rsidRDefault="00C70510">
            <w:pPr>
              <w:jc w:val="right"/>
              <w:rPr>
                <w:ins w:id="4381" w:author="Gabriel Correa" w:date="2015-08-25T14:29:00Z"/>
                <w:rFonts w:eastAsia="Times New Roman" w:cs="Times New Roman"/>
                <w:sz w:val="22"/>
              </w:rPr>
              <w:pPrChange w:id="4382" w:author="Gabriel Correa" w:date="2015-08-25T14:48:00Z">
                <w:pPr/>
              </w:pPrChange>
            </w:pPr>
            <w:ins w:id="4383" w:author="Gabriel Correa" w:date="2015-08-25T14:35:00Z">
              <w:r>
                <w:rPr>
                  <w:rFonts w:ascii="Calibri" w:hAnsi="Calibri" w:cs="Calibri"/>
                  <w:color w:val="000000"/>
                  <w:sz w:val="22"/>
                </w:rPr>
                <w:t>0.76</w:t>
              </w:r>
            </w:ins>
          </w:p>
        </w:tc>
        <w:tc>
          <w:tcPr>
            <w:tcW w:w="1705" w:type="dxa"/>
            <w:gridSpan w:val="4"/>
            <w:tcBorders>
              <w:top w:val="single" w:sz="12" w:space="0" w:color="000000" w:themeColor="text1"/>
            </w:tcBorders>
            <w:vAlign w:val="bottom"/>
            <w:tcPrChange w:id="4384" w:author="Gabriel Correa" w:date="2015-08-25T14:50:00Z">
              <w:tcPr>
                <w:tcW w:w="1705" w:type="dxa"/>
                <w:gridSpan w:val="10"/>
                <w:tcBorders>
                  <w:top w:val="single" w:sz="12" w:space="0" w:color="000000" w:themeColor="text1"/>
                </w:tcBorders>
                <w:vAlign w:val="bottom"/>
              </w:tcPr>
            </w:tcPrChange>
          </w:tcPr>
          <w:p w:rsidR="00C70510" w:rsidRPr="002B28AD" w:rsidRDefault="00C70510">
            <w:pPr>
              <w:jc w:val="right"/>
              <w:rPr>
                <w:ins w:id="4385" w:author="Gabriel Correa" w:date="2015-08-25T14:29:00Z"/>
                <w:rFonts w:eastAsia="Times New Roman" w:cs="Times New Roman"/>
                <w:sz w:val="22"/>
              </w:rPr>
              <w:pPrChange w:id="4386" w:author="Gabriel Correa" w:date="2015-08-25T14:48:00Z">
                <w:pPr/>
              </w:pPrChange>
            </w:pPr>
            <w:ins w:id="4387" w:author="Gabriel Correa" w:date="2015-08-25T14:35:00Z">
              <w:r>
                <w:rPr>
                  <w:rFonts w:ascii="Calibri" w:hAnsi="Calibri" w:cs="Calibri"/>
                  <w:color w:val="000000"/>
                  <w:sz w:val="22"/>
                </w:rPr>
                <w:t>0.72</w:t>
              </w:r>
            </w:ins>
          </w:p>
        </w:tc>
      </w:tr>
      <w:tr w:rsidR="00A223C0" w:rsidRPr="002B28AD" w:rsidTr="00A223C0">
        <w:trPr>
          <w:trHeight w:val="300"/>
          <w:ins w:id="4388" w:author="Gabriel Correa" w:date="2015-08-25T14:29:00Z"/>
          <w:trPrChange w:id="438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390"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391" w:author="Gabriel Correa" w:date="2015-08-25T14:29:00Z"/>
                <w:rFonts w:eastAsia="Times New Roman" w:cs="Calibri"/>
                <w:color w:val="000000"/>
                <w:sz w:val="22"/>
              </w:rPr>
            </w:pPr>
            <w:ins w:id="4392" w:author="Gabriel Correa" w:date="2015-08-25T14:29:00Z">
              <w:r w:rsidRPr="002B28AD">
                <w:rPr>
                  <w:rFonts w:eastAsia="Times New Roman" w:cs="Calibri"/>
                  <w:color w:val="000000"/>
                  <w:sz w:val="22"/>
                </w:rPr>
                <w:t>2</w:t>
              </w:r>
            </w:ins>
          </w:p>
        </w:tc>
        <w:tc>
          <w:tcPr>
            <w:tcW w:w="1129" w:type="dxa"/>
            <w:tcBorders>
              <w:left w:val="dotDash" w:sz="4" w:space="0" w:color="A6A6A6" w:themeColor="background1" w:themeShade="A6"/>
            </w:tcBorders>
            <w:noWrap/>
            <w:vAlign w:val="bottom"/>
            <w:tcPrChange w:id="4393"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394" w:author="Gabriel Correa" w:date="2015-08-25T14:29:00Z"/>
                <w:rFonts w:eastAsia="Times New Roman" w:cs="Calibri"/>
                <w:color w:val="000000"/>
                <w:sz w:val="22"/>
              </w:rPr>
            </w:pPr>
            <w:ins w:id="4395" w:author="Gabriel Correa" w:date="2015-08-25T14:34:00Z">
              <w:r>
                <w:rPr>
                  <w:rFonts w:ascii="Calibri" w:hAnsi="Calibri" w:cs="Calibri"/>
                  <w:color w:val="000000"/>
                  <w:sz w:val="22"/>
                </w:rPr>
                <w:t>0.60</w:t>
              </w:r>
            </w:ins>
          </w:p>
        </w:tc>
        <w:tc>
          <w:tcPr>
            <w:tcW w:w="998" w:type="dxa"/>
            <w:gridSpan w:val="2"/>
            <w:noWrap/>
            <w:vAlign w:val="bottom"/>
            <w:tcPrChange w:id="4396" w:author="Gabriel Correa" w:date="2015-08-25T14:50:00Z">
              <w:tcPr>
                <w:tcW w:w="992" w:type="dxa"/>
                <w:gridSpan w:val="5"/>
                <w:noWrap/>
                <w:vAlign w:val="bottom"/>
              </w:tcPr>
            </w:tcPrChange>
          </w:tcPr>
          <w:p w:rsidR="00C70510" w:rsidRPr="002B28AD" w:rsidRDefault="00C70510">
            <w:pPr>
              <w:jc w:val="right"/>
              <w:rPr>
                <w:ins w:id="4397" w:author="Gabriel Correa" w:date="2015-08-25T14:29:00Z"/>
                <w:rFonts w:eastAsia="Times New Roman" w:cs="Calibri"/>
                <w:color w:val="000000"/>
                <w:sz w:val="22"/>
              </w:rPr>
            </w:pPr>
            <w:ins w:id="4398" w:author="Gabriel Correa" w:date="2015-08-25T14:34:00Z">
              <w:r>
                <w:rPr>
                  <w:rFonts w:ascii="Calibri" w:hAnsi="Calibri" w:cs="Calibri"/>
                  <w:color w:val="000000"/>
                  <w:sz w:val="22"/>
                </w:rPr>
                <w:t>0.77</w:t>
              </w:r>
            </w:ins>
          </w:p>
        </w:tc>
        <w:tc>
          <w:tcPr>
            <w:tcW w:w="1558" w:type="dxa"/>
            <w:gridSpan w:val="2"/>
            <w:tcBorders>
              <w:right w:val="dotDotDash" w:sz="8" w:space="0" w:color="595959" w:themeColor="text1" w:themeTint="A6"/>
            </w:tcBorders>
            <w:noWrap/>
            <w:vAlign w:val="bottom"/>
            <w:tcPrChange w:id="4399"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400" w:author="Gabriel Correa" w:date="2015-08-25T14:29:00Z"/>
                <w:rFonts w:eastAsia="Times New Roman" w:cs="Calibri"/>
                <w:color w:val="000000"/>
                <w:sz w:val="22"/>
              </w:rPr>
            </w:pPr>
            <w:ins w:id="4401" w:author="Gabriel Correa" w:date="2015-08-25T14:34:00Z">
              <w:r>
                <w:rPr>
                  <w:rFonts w:ascii="Calibri" w:hAnsi="Calibri" w:cs="Calibri"/>
                  <w:color w:val="000000"/>
                  <w:sz w:val="22"/>
                </w:rPr>
                <w:t>0.67</w:t>
              </w:r>
            </w:ins>
          </w:p>
        </w:tc>
        <w:tc>
          <w:tcPr>
            <w:tcW w:w="1394" w:type="dxa"/>
            <w:vAlign w:val="bottom"/>
            <w:tcPrChange w:id="4402" w:author="Gabriel Correa" w:date="2015-08-25T14:50:00Z">
              <w:tcPr>
                <w:tcW w:w="1395" w:type="dxa"/>
                <w:gridSpan w:val="4"/>
                <w:vAlign w:val="bottom"/>
              </w:tcPr>
            </w:tcPrChange>
          </w:tcPr>
          <w:p w:rsidR="00C70510" w:rsidRPr="002B28AD" w:rsidRDefault="00C70510">
            <w:pPr>
              <w:jc w:val="right"/>
              <w:rPr>
                <w:ins w:id="4403" w:author="Gabriel Correa" w:date="2015-08-25T14:29:00Z"/>
                <w:rFonts w:eastAsia="Times New Roman" w:cs="Times New Roman"/>
                <w:sz w:val="22"/>
              </w:rPr>
              <w:pPrChange w:id="4404" w:author="Gabriel Correa" w:date="2015-08-25T14:48:00Z">
                <w:pPr/>
              </w:pPrChange>
            </w:pPr>
            <w:ins w:id="4405" w:author="Gabriel Correa" w:date="2015-08-25T14:35:00Z">
              <w:r>
                <w:rPr>
                  <w:rFonts w:ascii="Calibri" w:hAnsi="Calibri" w:cs="Calibri"/>
                  <w:color w:val="000000"/>
                  <w:sz w:val="22"/>
                </w:rPr>
                <w:t>0.69</w:t>
              </w:r>
            </w:ins>
          </w:p>
        </w:tc>
        <w:tc>
          <w:tcPr>
            <w:tcW w:w="1158" w:type="dxa"/>
            <w:gridSpan w:val="2"/>
            <w:vAlign w:val="bottom"/>
            <w:tcPrChange w:id="4406" w:author="Gabriel Correa" w:date="2015-08-25T14:50:00Z">
              <w:tcPr>
                <w:tcW w:w="1158" w:type="dxa"/>
                <w:gridSpan w:val="5"/>
                <w:vAlign w:val="bottom"/>
              </w:tcPr>
            </w:tcPrChange>
          </w:tcPr>
          <w:p w:rsidR="00C70510" w:rsidRPr="002B28AD" w:rsidRDefault="00C70510">
            <w:pPr>
              <w:jc w:val="right"/>
              <w:rPr>
                <w:ins w:id="4407" w:author="Gabriel Correa" w:date="2015-08-25T14:29:00Z"/>
                <w:rFonts w:eastAsia="Times New Roman" w:cs="Times New Roman"/>
                <w:sz w:val="22"/>
              </w:rPr>
              <w:pPrChange w:id="4408" w:author="Gabriel Correa" w:date="2015-08-25T14:48:00Z">
                <w:pPr/>
              </w:pPrChange>
            </w:pPr>
            <w:ins w:id="4409" w:author="Gabriel Correa" w:date="2015-08-25T14:35:00Z">
              <w:r>
                <w:rPr>
                  <w:rFonts w:ascii="Calibri" w:hAnsi="Calibri" w:cs="Calibri"/>
                  <w:color w:val="000000"/>
                  <w:sz w:val="22"/>
                </w:rPr>
                <w:t>0.70</w:t>
              </w:r>
            </w:ins>
          </w:p>
        </w:tc>
        <w:tc>
          <w:tcPr>
            <w:tcW w:w="1705" w:type="dxa"/>
            <w:gridSpan w:val="4"/>
            <w:vAlign w:val="bottom"/>
            <w:tcPrChange w:id="4410" w:author="Gabriel Correa" w:date="2015-08-25T14:50:00Z">
              <w:tcPr>
                <w:tcW w:w="1705" w:type="dxa"/>
                <w:gridSpan w:val="10"/>
                <w:vAlign w:val="bottom"/>
              </w:tcPr>
            </w:tcPrChange>
          </w:tcPr>
          <w:p w:rsidR="00C70510" w:rsidRPr="002B28AD" w:rsidRDefault="00C70510">
            <w:pPr>
              <w:jc w:val="right"/>
              <w:rPr>
                <w:ins w:id="4411" w:author="Gabriel Correa" w:date="2015-08-25T14:29:00Z"/>
                <w:rFonts w:eastAsia="Times New Roman" w:cs="Times New Roman"/>
                <w:sz w:val="22"/>
              </w:rPr>
              <w:pPrChange w:id="4412" w:author="Gabriel Correa" w:date="2015-08-25T14:48:00Z">
                <w:pPr/>
              </w:pPrChange>
            </w:pPr>
            <w:ins w:id="4413" w:author="Gabriel Correa" w:date="2015-08-25T14:35:00Z">
              <w:r>
                <w:rPr>
                  <w:rFonts w:ascii="Calibri" w:hAnsi="Calibri" w:cs="Calibri"/>
                  <w:color w:val="000000"/>
                  <w:sz w:val="22"/>
                </w:rPr>
                <w:t>0.69</w:t>
              </w:r>
            </w:ins>
          </w:p>
        </w:tc>
      </w:tr>
      <w:tr w:rsidR="00A223C0" w:rsidRPr="002B28AD" w:rsidTr="00A223C0">
        <w:trPr>
          <w:trHeight w:val="300"/>
          <w:ins w:id="4414" w:author="Gabriel Correa" w:date="2015-08-25T14:29:00Z"/>
          <w:trPrChange w:id="4415"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416"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417" w:author="Gabriel Correa" w:date="2015-08-25T14:29:00Z"/>
                <w:rFonts w:eastAsia="Times New Roman" w:cs="Calibri"/>
                <w:color w:val="000000"/>
                <w:sz w:val="22"/>
              </w:rPr>
            </w:pPr>
            <w:ins w:id="4418" w:author="Gabriel Correa" w:date="2015-08-25T14:29:00Z">
              <w:r w:rsidRPr="002B28AD">
                <w:rPr>
                  <w:rFonts w:eastAsia="Times New Roman" w:cs="Calibri"/>
                  <w:color w:val="000000"/>
                  <w:sz w:val="22"/>
                </w:rPr>
                <w:t>4</w:t>
              </w:r>
            </w:ins>
          </w:p>
        </w:tc>
        <w:tc>
          <w:tcPr>
            <w:tcW w:w="1129" w:type="dxa"/>
            <w:tcBorders>
              <w:left w:val="dotDash" w:sz="4" w:space="0" w:color="A6A6A6" w:themeColor="background1" w:themeShade="A6"/>
            </w:tcBorders>
            <w:noWrap/>
            <w:vAlign w:val="bottom"/>
            <w:tcPrChange w:id="4419"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420" w:author="Gabriel Correa" w:date="2015-08-25T14:29:00Z"/>
                <w:rFonts w:eastAsia="Times New Roman" w:cs="Calibri"/>
                <w:color w:val="000000"/>
                <w:sz w:val="22"/>
              </w:rPr>
            </w:pPr>
            <w:ins w:id="4421" w:author="Gabriel Correa" w:date="2015-08-25T14:34:00Z">
              <w:r>
                <w:rPr>
                  <w:rFonts w:ascii="Calibri" w:hAnsi="Calibri" w:cs="Calibri"/>
                  <w:color w:val="000000"/>
                  <w:sz w:val="22"/>
                </w:rPr>
                <w:t>0.56</w:t>
              </w:r>
            </w:ins>
          </w:p>
        </w:tc>
        <w:tc>
          <w:tcPr>
            <w:tcW w:w="998" w:type="dxa"/>
            <w:gridSpan w:val="2"/>
            <w:noWrap/>
            <w:vAlign w:val="bottom"/>
            <w:tcPrChange w:id="4422" w:author="Gabriel Correa" w:date="2015-08-25T14:50:00Z">
              <w:tcPr>
                <w:tcW w:w="992" w:type="dxa"/>
                <w:gridSpan w:val="5"/>
                <w:noWrap/>
                <w:vAlign w:val="bottom"/>
              </w:tcPr>
            </w:tcPrChange>
          </w:tcPr>
          <w:p w:rsidR="00C70510" w:rsidRPr="002B28AD" w:rsidRDefault="00C70510">
            <w:pPr>
              <w:jc w:val="right"/>
              <w:rPr>
                <w:ins w:id="4423" w:author="Gabriel Correa" w:date="2015-08-25T14:29:00Z"/>
                <w:rFonts w:eastAsia="Times New Roman" w:cs="Calibri"/>
                <w:color w:val="000000"/>
                <w:sz w:val="22"/>
              </w:rPr>
            </w:pPr>
            <w:ins w:id="4424" w:author="Gabriel Correa" w:date="2015-08-25T14:34:00Z">
              <w:r>
                <w:rPr>
                  <w:rFonts w:ascii="Calibri" w:hAnsi="Calibri" w:cs="Calibri"/>
                  <w:color w:val="000000"/>
                  <w:sz w:val="22"/>
                </w:rPr>
                <w:t>0.81</w:t>
              </w:r>
            </w:ins>
          </w:p>
        </w:tc>
        <w:tc>
          <w:tcPr>
            <w:tcW w:w="1558" w:type="dxa"/>
            <w:gridSpan w:val="2"/>
            <w:tcBorders>
              <w:right w:val="dotDotDash" w:sz="8" w:space="0" w:color="595959" w:themeColor="text1" w:themeTint="A6"/>
            </w:tcBorders>
            <w:noWrap/>
            <w:vAlign w:val="bottom"/>
            <w:tcPrChange w:id="4425"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426" w:author="Gabriel Correa" w:date="2015-08-25T14:29:00Z"/>
                <w:rFonts w:eastAsia="Times New Roman" w:cs="Calibri"/>
                <w:color w:val="000000"/>
                <w:sz w:val="22"/>
              </w:rPr>
            </w:pPr>
            <w:ins w:id="4427" w:author="Gabriel Correa" w:date="2015-08-25T14:34:00Z">
              <w:r>
                <w:rPr>
                  <w:rFonts w:ascii="Calibri" w:hAnsi="Calibri" w:cs="Calibri"/>
                  <w:color w:val="000000"/>
                  <w:sz w:val="22"/>
                </w:rPr>
                <w:t>0.66</w:t>
              </w:r>
            </w:ins>
          </w:p>
        </w:tc>
        <w:tc>
          <w:tcPr>
            <w:tcW w:w="1394" w:type="dxa"/>
            <w:vAlign w:val="bottom"/>
            <w:tcPrChange w:id="4428" w:author="Gabriel Correa" w:date="2015-08-25T14:50:00Z">
              <w:tcPr>
                <w:tcW w:w="1395" w:type="dxa"/>
                <w:gridSpan w:val="4"/>
                <w:vAlign w:val="bottom"/>
              </w:tcPr>
            </w:tcPrChange>
          </w:tcPr>
          <w:p w:rsidR="00C70510" w:rsidRPr="002B28AD" w:rsidRDefault="00C70510">
            <w:pPr>
              <w:jc w:val="right"/>
              <w:rPr>
                <w:ins w:id="4429" w:author="Gabriel Correa" w:date="2015-08-25T14:29:00Z"/>
                <w:rFonts w:eastAsia="Times New Roman" w:cs="Times New Roman"/>
                <w:sz w:val="22"/>
              </w:rPr>
              <w:pPrChange w:id="4430" w:author="Gabriel Correa" w:date="2015-08-25T14:48:00Z">
                <w:pPr/>
              </w:pPrChange>
            </w:pPr>
            <w:ins w:id="4431" w:author="Gabriel Correa" w:date="2015-08-25T14:35:00Z">
              <w:r>
                <w:rPr>
                  <w:rFonts w:ascii="Calibri" w:hAnsi="Calibri" w:cs="Calibri"/>
                  <w:color w:val="000000"/>
                  <w:sz w:val="22"/>
                </w:rPr>
                <w:t>0.66</w:t>
              </w:r>
            </w:ins>
          </w:p>
        </w:tc>
        <w:tc>
          <w:tcPr>
            <w:tcW w:w="1158" w:type="dxa"/>
            <w:gridSpan w:val="2"/>
            <w:vAlign w:val="bottom"/>
            <w:tcPrChange w:id="4432" w:author="Gabriel Correa" w:date="2015-08-25T14:50:00Z">
              <w:tcPr>
                <w:tcW w:w="1158" w:type="dxa"/>
                <w:gridSpan w:val="5"/>
                <w:vAlign w:val="bottom"/>
              </w:tcPr>
            </w:tcPrChange>
          </w:tcPr>
          <w:p w:rsidR="00C70510" w:rsidRPr="002B28AD" w:rsidRDefault="00C70510">
            <w:pPr>
              <w:jc w:val="right"/>
              <w:rPr>
                <w:ins w:id="4433" w:author="Gabriel Correa" w:date="2015-08-25T14:29:00Z"/>
                <w:rFonts w:eastAsia="Times New Roman" w:cs="Times New Roman"/>
                <w:sz w:val="22"/>
              </w:rPr>
              <w:pPrChange w:id="4434" w:author="Gabriel Correa" w:date="2015-08-25T14:48:00Z">
                <w:pPr/>
              </w:pPrChange>
            </w:pPr>
            <w:ins w:id="4435" w:author="Gabriel Correa" w:date="2015-08-25T14:35:00Z">
              <w:r>
                <w:rPr>
                  <w:rFonts w:ascii="Calibri" w:hAnsi="Calibri" w:cs="Calibri"/>
                  <w:color w:val="000000"/>
                  <w:sz w:val="22"/>
                </w:rPr>
                <w:t>0.62</w:t>
              </w:r>
            </w:ins>
          </w:p>
        </w:tc>
        <w:tc>
          <w:tcPr>
            <w:tcW w:w="1705" w:type="dxa"/>
            <w:gridSpan w:val="4"/>
            <w:vAlign w:val="bottom"/>
            <w:tcPrChange w:id="4436" w:author="Gabriel Correa" w:date="2015-08-25T14:50:00Z">
              <w:tcPr>
                <w:tcW w:w="1705" w:type="dxa"/>
                <w:gridSpan w:val="10"/>
                <w:vAlign w:val="bottom"/>
              </w:tcPr>
            </w:tcPrChange>
          </w:tcPr>
          <w:p w:rsidR="00C70510" w:rsidRPr="002B28AD" w:rsidRDefault="00C70510">
            <w:pPr>
              <w:jc w:val="right"/>
              <w:rPr>
                <w:ins w:id="4437" w:author="Gabriel Correa" w:date="2015-08-25T14:29:00Z"/>
                <w:rFonts w:eastAsia="Times New Roman" w:cs="Times New Roman"/>
                <w:sz w:val="22"/>
              </w:rPr>
              <w:pPrChange w:id="4438" w:author="Gabriel Correa" w:date="2015-08-25T14:48:00Z">
                <w:pPr/>
              </w:pPrChange>
            </w:pPr>
            <w:ins w:id="4439" w:author="Gabriel Correa" w:date="2015-08-25T14:35:00Z">
              <w:r>
                <w:rPr>
                  <w:rFonts w:ascii="Calibri" w:hAnsi="Calibri" w:cs="Calibri"/>
                  <w:color w:val="000000"/>
                  <w:sz w:val="22"/>
                </w:rPr>
                <w:t>0.64</w:t>
              </w:r>
            </w:ins>
          </w:p>
        </w:tc>
      </w:tr>
      <w:tr w:rsidR="00A223C0" w:rsidRPr="002B28AD" w:rsidTr="00A223C0">
        <w:trPr>
          <w:trHeight w:val="300"/>
          <w:ins w:id="4440" w:author="Gabriel Correa" w:date="2015-08-25T14:29:00Z"/>
          <w:trPrChange w:id="444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442"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443" w:author="Gabriel Correa" w:date="2015-08-25T14:29:00Z"/>
                <w:rFonts w:eastAsia="Times New Roman" w:cs="Calibri"/>
                <w:color w:val="000000"/>
                <w:sz w:val="22"/>
              </w:rPr>
            </w:pPr>
            <w:ins w:id="4444" w:author="Gabriel Correa" w:date="2015-08-25T14:29:00Z">
              <w:r w:rsidRPr="002B28AD">
                <w:rPr>
                  <w:rFonts w:eastAsia="Times New Roman" w:cs="Calibri"/>
                  <w:color w:val="000000"/>
                  <w:sz w:val="22"/>
                </w:rPr>
                <w:lastRenderedPageBreak/>
                <w:t>6</w:t>
              </w:r>
            </w:ins>
          </w:p>
        </w:tc>
        <w:tc>
          <w:tcPr>
            <w:tcW w:w="1129" w:type="dxa"/>
            <w:tcBorders>
              <w:left w:val="dotDash" w:sz="4" w:space="0" w:color="A6A6A6" w:themeColor="background1" w:themeShade="A6"/>
            </w:tcBorders>
            <w:noWrap/>
            <w:vAlign w:val="bottom"/>
            <w:tcPrChange w:id="4445"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446" w:author="Gabriel Correa" w:date="2015-08-25T14:29:00Z"/>
                <w:rFonts w:eastAsia="Times New Roman" w:cs="Calibri"/>
                <w:color w:val="000000"/>
                <w:sz w:val="22"/>
              </w:rPr>
            </w:pPr>
            <w:ins w:id="4447" w:author="Gabriel Correa" w:date="2015-08-25T14:34:00Z">
              <w:r>
                <w:rPr>
                  <w:rFonts w:ascii="Calibri" w:hAnsi="Calibri" w:cs="Calibri"/>
                  <w:color w:val="000000"/>
                  <w:sz w:val="22"/>
                </w:rPr>
                <w:t>0.54</w:t>
              </w:r>
            </w:ins>
          </w:p>
        </w:tc>
        <w:tc>
          <w:tcPr>
            <w:tcW w:w="998" w:type="dxa"/>
            <w:gridSpan w:val="2"/>
            <w:noWrap/>
            <w:vAlign w:val="bottom"/>
            <w:tcPrChange w:id="4448" w:author="Gabriel Correa" w:date="2015-08-25T14:50:00Z">
              <w:tcPr>
                <w:tcW w:w="992" w:type="dxa"/>
                <w:gridSpan w:val="5"/>
                <w:noWrap/>
                <w:vAlign w:val="bottom"/>
              </w:tcPr>
            </w:tcPrChange>
          </w:tcPr>
          <w:p w:rsidR="00C70510" w:rsidRPr="002B28AD" w:rsidRDefault="00C70510">
            <w:pPr>
              <w:jc w:val="right"/>
              <w:rPr>
                <w:ins w:id="4449" w:author="Gabriel Correa" w:date="2015-08-25T14:29:00Z"/>
                <w:rFonts w:eastAsia="Times New Roman" w:cs="Calibri"/>
                <w:color w:val="000000"/>
                <w:sz w:val="22"/>
              </w:rPr>
            </w:pPr>
            <w:ins w:id="4450" w:author="Gabriel Correa" w:date="2015-08-25T14:34:00Z">
              <w:r>
                <w:rPr>
                  <w:rFonts w:ascii="Calibri" w:hAnsi="Calibri" w:cs="Calibri"/>
                  <w:color w:val="000000"/>
                  <w:sz w:val="22"/>
                </w:rPr>
                <w:t>0.82</w:t>
              </w:r>
            </w:ins>
          </w:p>
        </w:tc>
        <w:tc>
          <w:tcPr>
            <w:tcW w:w="1558" w:type="dxa"/>
            <w:gridSpan w:val="2"/>
            <w:tcBorders>
              <w:right w:val="dotDotDash" w:sz="8" w:space="0" w:color="595959" w:themeColor="text1" w:themeTint="A6"/>
            </w:tcBorders>
            <w:noWrap/>
            <w:vAlign w:val="bottom"/>
            <w:tcPrChange w:id="4451"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452" w:author="Gabriel Correa" w:date="2015-08-25T14:29:00Z"/>
                <w:rFonts w:eastAsia="Times New Roman" w:cs="Calibri"/>
                <w:color w:val="000000"/>
                <w:sz w:val="22"/>
              </w:rPr>
            </w:pPr>
            <w:ins w:id="4453" w:author="Gabriel Correa" w:date="2015-08-25T14:34:00Z">
              <w:r>
                <w:rPr>
                  <w:rFonts w:ascii="Calibri" w:hAnsi="Calibri" w:cs="Calibri"/>
                  <w:color w:val="000000"/>
                  <w:sz w:val="22"/>
                </w:rPr>
                <w:t>0.65</w:t>
              </w:r>
            </w:ins>
          </w:p>
        </w:tc>
        <w:tc>
          <w:tcPr>
            <w:tcW w:w="1394" w:type="dxa"/>
            <w:vAlign w:val="bottom"/>
            <w:tcPrChange w:id="4454" w:author="Gabriel Correa" w:date="2015-08-25T14:50:00Z">
              <w:tcPr>
                <w:tcW w:w="1395" w:type="dxa"/>
                <w:gridSpan w:val="4"/>
                <w:vAlign w:val="bottom"/>
              </w:tcPr>
            </w:tcPrChange>
          </w:tcPr>
          <w:p w:rsidR="00C70510" w:rsidRPr="002B28AD" w:rsidRDefault="00C70510">
            <w:pPr>
              <w:jc w:val="right"/>
              <w:rPr>
                <w:ins w:id="4455" w:author="Gabriel Correa" w:date="2015-08-25T14:29:00Z"/>
                <w:rFonts w:eastAsia="Times New Roman" w:cs="Times New Roman"/>
                <w:sz w:val="22"/>
              </w:rPr>
              <w:pPrChange w:id="4456" w:author="Gabriel Correa" w:date="2015-08-25T14:48:00Z">
                <w:pPr/>
              </w:pPrChange>
            </w:pPr>
            <w:ins w:id="4457" w:author="Gabriel Correa" w:date="2015-08-25T14:35:00Z">
              <w:r>
                <w:rPr>
                  <w:rFonts w:ascii="Calibri" w:hAnsi="Calibri" w:cs="Calibri"/>
                  <w:color w:val="000000"/>
                  <w:sz w:val="22"/>
                </w:rPr>
                <w:t>0.63</w:t>
              </w:r>
            </w:ins>
          </w:p>
        </w:tc>
        <w:tc>
          <w:tcPr>
            <w:tcW w:w="1158" w:type="dxa"/>
            <w:gridSpan w:val="2"/>
            <w:vAlign w:val="bottom"/>
            <w:tcPrChange w:id="4458" w:author="Gabriel Correa" w:date="2015-08-25T14:50:00Z">
              <w:tcPr>
                <w:tcW w:w="1158" w:type="dxa"/>
                <w:gridSpan w:val="5"/>
                <w:vAlign w:val="bottom"/>
              </w:tcPr>
            </w:tcPrChange>
          </w:tcPr>
          <w:p w:rsidR="00C70510" w:rsidRPr="002B28AD" w:rsidRDefault="00C70510">
            <w:pPr>
              <w:jc w:val="right"/>
              <w:rPr>
                <w:ins w:id="4459" w:author="Gabriel Correa" w:date="2015-08-25T14:29:00Z"/>
                <w:rFonts w:eastAsia="Times New Roman" w:cs="Times New Roman"/>
                <w:sz w:val="22"/>
              </w:rPr>
              <w:pPrChange w:id="4460" w:author="Gabriel Correa" w:date="2015-08-25T14:48:00Z">
                <w:pPr/>
              </w:pPrChange>
            </w:pPr>
            <w:ins w:id="4461" w:author="Gabriel Correa" w:date="2015-08-25T14:35:00Z">
              <w:r>
                <w:rPr>
                  <w:rFonts w:ascii="Calibri" w:hAnsi="Calibri" w:cs="Calibri"/>
                  <w:color w:val="000000"/>
                  <w:sz w:val="22"/>
                </w:rPr>
                <w:t>0.59</w:t>
              </w:r>
            </w:ins>
          </w:p>
        </w:tc>
        <w:tc>
          <w:tcPr>
            <w:tcW w:w="1705" w:type="dxa"/>
            <w:gridSpan w:val="4"/>
            <w:vAlign w:val="bottom"/>
            <w:tcPrChange w:id="4462" w:author="Gabriel Correa" w:date="2015-08-25T14:50:00Z">
              <w:tcPr>
                <w:tcW w:w="1705" w:type="dxa"/>
                <w:gridSpan w:val="10"/>
                <w:vAlign w:val="bottom"/>
              </w:tcPr>
            </w:tcPrChange>
          </w:tcPr>
          <w:p w:rsidR="00C70510" w:rsidRPr="002B28AD" w:rsidRDefault="00C70510">
            <w:pPr>
              <w:jc w:val="right"/>
              <w:rPr>
                <w:ins w:id="4463" w:author="Gabriel Correa" w:date="2015-08-25T14:29:00Z"/>
                <w:rFonts w:eastAsia="Times New Roman" w:cs="Times New Roman"/>
                <w:sz w:val="22"/>
              </w:rPr>
              <w:pPrChange w:id="4464" w:author="Gabriel Correa" w:date="2015-08-25T14:48:00Z">
                <w:pPr/>
              </w:pPrChange>
            </w:pPr>
            <w:ins w:id="4465" w:author="Gabriel Correa" w:date="2015-08-25T14:35:00Z">
              <w:r>
                <w:rPr>
                  <w:rFonts w:ascii="Calibri" w:hAnsi="Calibri" w:cs="Calibri"/>
                  <w:color w:val="000000"/>
                  <w:sz w:val="22"/>
                </w:rPr>
                <w:t>0.61</w:t>
              </w:r>
            </w:ins>
          </w:p>
        </w:tc>
      </w:tr>
      <w:tr w:rsidR="00A223C0" w:rsidRPr="002B28AD" w:rsidTr="00A223C0">
        <w:trPr>
          <w:trHeight w:val="300"/>
          <w:ins w:id="4466" w:author="Gabriel Correa" w:date="2015-08-25T14:29:00Z"/>
          <w:trPrChange w:id="4467"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468"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469" w:author="Gabriel Correa" w:date="2015-08-25T14:29:00Z"/>
                <w:rFonts w:eastAsia="Times New Roman" w:cs="Calibri"/>
                <w:color w:val="000000"/>
                <w:sz w:val="22"/>
              </w:rPr>
            </w:pPr>
            <w:ins w:id="4470" w:author="Gabriel Correa" w:date="2015-08-25T14:29:00Z">
              <w:r w:rsidRPr="002B28AD">
                <w:rPr>
                  <w:rFonts w:eastAsia="Times New Roman" w:cs="Calibri"/>
                  <w:color w:val="000000"/>
                  <w:sz w:val="22"/>
                </w:rPr>
                <w:t>8</w:t>
              </w:r>
            </w:ins>
          </w:p>
        </w:tc>
        <w:tc>
          <w:tcPr>
            <w:tcW w:w="1129" w:type="dxa"/>
            <w:tcBorders>
              <w:left w:val="dotDash" w:sz="4" w:space="0" w:color="A6A6A6" w:themeColor="background1" w:themeShade="A6"/>
            </w:tcBorders>
            <w:noWrap/>
            <w:vAlign w:val="bottom"/>
            <w:tcPrChange w:id="4471"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472" w:author="Gabriel Correa" w:date="2015-08-25T14:29:00Z"/>
                <w:rFonts w:eastAsia="Times New Roman" w:cs="Calibri"/>
                <w:color w:val="000000"/>
                <w:sz w:val="22"/>
              </w:rPr>
            </w:pPr>
            <w:ins w:id="4473" w:author="Gabriel Correa" w:date="2015-08-25T14:34:00Z">
              <w:r>
                <w:rPr>
                  <w:rFonts w:ascii="Calibri" w:hAnsi="Calibri" w:cs="Calibri"/>
                  <w:color w:val="000000"/>
                  <w:sz w:val="22"/>
                </w:rPr>
                <w:t>0.54</w:t>
              </w:r>
            </w:ins>
          </w:p>
        </w:tc>
        <w:tc>
          <w:tcPr>
            <w:tcW w:w="998" w:type="dxa"/>
            <w:gridSpan w:val="2"/>
            <w:noWrap/>
            <w:vAlign w:val="bottom"/>
            <w:tcPrChange w:id="4474" w:author="Gabriel Correa" w:date="2015-08-25T14:50:00Z">
              <w:tcPr>
                <w:tcW w:w="992" w:type="dxa"/>
                <w:gridSpan w:val="5"/>
                <w:noWrap/>
                <w:vAlign w:val="bottom"/>
              </w:tcPr>
            </w:tcPrChange>
          </w:tcPr>
          <w:p w:rsidR="00C70510" w:rsidRPr="002B28AD" w:rsidRDefault="00C70510">
            <w:pPr>
              <w:jc w:val="right"/>
              <w:rPr>
                <w:ins w:id="4475" w:author="Gabriel Correa" w:date="2015-08-25T14:29:00Z"/>
                <w:rFonts w:eastAsia="Times New Roman" w:cs="Calibri"/>
                <w:color w:val="000000"/>
                <w:sz w:val="22"/>
              </w:rPr>
            </w:pPr>
            <w:ins w:id="4476" w:author="Gabriel Correa" w:date="2015-08-25T14:34:00Z">
              <w:r>
                <w:rPr>
                  <w:rFonts w:ascii="Calibri" w:hAnsi="Calibri" w:cs="Calibri"/>
                  <w:color w:val="000000"/>
                  <w:sz w:val="22"/>
                </w:rPr>
                <w:t>0.84</w:t>
              </w:r>
            </w:ins>
          </w:p>
        </w:tc>
        <w:tc>
          <w:tcPr>
            <w:tcW w:w="1558" w:type="dxa"/>
            <w:gridSpan w:val="2"/>
            <w:tcBorders>
              <w:right w:val="dotDotDash" w:sz="8" w:space="0" w:color="595959" w:themeColor="text1" w:themeTint="A6"/>
            </w:tcBorders>
            <w:noWrap/>
            <w:vAlign w:val="bottom"/>
            <w:tcPrChange w:id="4477"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478" w:author="Gabriel Correa" w:date="2015-08-25T14:29:00Z"/>
                <w:rFonts w:eastAsia="Times New Roman" w:cs="Calibri"/>
                <w:color w:val="000000"/>
                <w:sz w:val="22"/>
              </w:rPr>
            </w:pPr>
            <w:ins w:id="4479" w:author="Gabriel Correa" w:date="2015-08-25T14:34:00Z">
              <w:r>
                <w:rPr>
                  <w:rFonts w:ascii="Calibri" w:hAnsi="Calibri" w:cs="Calibri"/>
                  <w:color w:val="000000"/>
                  <w:sz w:val="22"/>
                </w:rPr>
                <w:t>0.66</w:t>
              </w:r>
            </w:ins>
          </w:p>
        </w:tc>
        <w:tc>
          <w:tcPr>
            <w:tcW w:w="1394" w:type="dxa"/>
            <w:vAlign w:val="bottom"/>
            <w:tcPrChange w:id="4480" w:author="Gabriel Correa" w:date="2015-08-25T14:50:00Z">
              <w:tcPr>
                <w:tcW w:w="1395" w:type="dxa"/>
                <w:gridSpan w:val="4"/>
                <w:vAlign w:val="bottom"/>
              </w:tcPr>
            </w:tcPrChange>
          </w:tcPr>
          <w:p w:rsidR="00C70510" w:rsidRPr="002B28AD" w:rsidRDefault="00C70510">
            <w:pPr>
              <w:jc w:val="right"/>
              <w:rPr>
                <w:ins w:id="4481" w:author="Gabriel Correa" w:date="2015-08-25T14:29:00Z"/>
                <w:rFonts w:eastAsia="Times New Roman" w:cs="Times New Roman"/>
                <w:sz w:val="22"/>
              </w:rPr>
              <w:pPrChange w:id="4482" w:author="Gabriel Correa" w:date="2015-08-25T14:48:00Z">
                <w:pPr/>
              </w:pPrChange>
            </w:pPr>
            <w:ins w:id="4483" w:author="Gabriel Correa" w:date="2015-08-25T14:35:00Z">
              <w:r>
                <w:rPr>
                  <w:rFonts w:ascii="Calibri" w:hAnsi="Calibri" w:cs="Calibri"/>
                  <w:color w:val="000000"/>
                  <w:sz w:val="22"/>
                </w:rPr>
                <w:t>0.61</w:t>
              </w:r>
            </w:ins>
          </w:p>
        </w:tc>
        <w:tc>
          <w:tcPr>
            <w:tcW w:w="1158" w:type="dxa"/>
            <w:gridSpan w:val="2"/>
            <w:vAlign w:val="bottom"/>
            <w:tcPrChange w:id="4484" w:author="Gabriel Correa" w:date="2015-08-25T14:50:00Z">
              <w:tcPr>
                <w:tcW w:w="1158" w:type="dxa"/>
                <w:gridSpan w:val="5"/>
                <w:vAlign w:val="bottom"/>
              </w:tcPr>
            </w:tcPrChange>
          </w:tcPr>
          <w:p w:rsidR="00C70510" w:rsidRPr="002B28AD" w:rsidRDefault="00C70510">
            <w:pPr>
              <w:jc w:val="right"/>
              <w:rPr>
                <w:ins w:id="4485" w:author="Gabriel Correa" w:date="2015-08-25T14:29:00Z"/>
                <w:rFonts w:eastAsia="Times New Roman" w:cs="Times New Roman"/>
                <w:sz w:val="22"/>
              </w:rPr>
              <w:pPrChange w:id="4486" w:author="Gabriel Correa" w:date="2015-08-25T14:48:00Z">
                <w:pPr/>
              </w:pPrChange>
            </w:pPr>
            <w:ins w:id="4487" w:author="Gabriel Correa" w:date="2015-08-25T14:35:00Z">
              <w:r>
                <w:rPr>
                  <w:rFonts w:ascii="Calibri" w:hAnsi="Calibri" w:cs="Calibri"/>
                  <w:color w:val="000000"/>
                  <w:sz w:val="22"/>
                </w:rPr>
                <w:t>0.56</w:t>
              </w:r>
            </w:ins>
          </w:p>
        </w:tc>
        <w:tc>
          <w:tcPr>
            <w:tcW w:w="1705" w:type="dxa"/>
            <w:gridSpan w:val="4"/>
            <w:vAlign w:val="bottom"/>
            <w:tcPrChange w:id="4488" w:author="Gabriel Correa" w:date="2015-08-25T14:50:00Z">
              <w:tcPr>
                <w:tcW w:w="1705" w:type="dxa"/>
                <w:gridSpan w:val="10"/>
                <w:vAlign w:val="bottom"/>
              </w:tcPr>
            </w:tcPrChange>
          </w:tcPr>
          <w:p w:rsidR="00C70510" w:rsidRPr="002B28AD" w:rsidRDefault="00C70510">
            <w:pPr>
              <w:jc w:val="right"/>
              <w:rPr>
                <w:ins w:id="4489" w:author="Gabriel Correa" w:date="2015-08-25T14:29:00Z"/>
                <w:rFonts w:eastAsia="Times New Roman" w:cs="Times New Roman"/>
                <w:sz w:val="22"/>
              </w:rPr>
              <w:pPrChange w:id="4490" w:author="Gabriel Correa" w:date="2015-08-25T14:48:00Z">
                <w:pPr/>
              </w:pPrChange>
            </w:pPr>
            <w:ins w:id="4491" w:author="Gabriel Correa" w:date="2015-08-25T14:35:00Z">
              <w:r>
                <w:rPr>
                  <w:rFonts w:ascii="Calibri" w:hAnsi="Calibri" w:cs="Calibri"/>
                  <w:color w:val="000000"/>
                  <w:sz w:val="22"/>
                </w:rPr>
                <w:t>0.59</w:t>
              </w:r>
            </w:ins>
          </w:p>
        </w:tc>
      </w:tr>
      <w:tr w:rsidR="00A223C0" w:rsidRPr="002B28AD" w:rsidTr="00A223C0">
        <w:trPr>
          <w:trHeight w:val="300"/>
          <w:ins w:id="4492" w:author="Gabriel Correa" w:date="2015-08-25T14:29:00Z"/>
          <w:trPrChange w:id="4493"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494"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495" w:author="Gabriel Correa" w:date="2015-08-25T14:29:00Z"/>
                <w:rFonts w:eastAsia="Times New Roman" w:cs="Calibri"/>
                <w:color w:val="000000"/>
                <w:sz w:val="22"/>
              </w:rPr>
            </w:pPr>
            <w:ins w:id="4496" w:author="Gabriel Correa" w:date="2015-08-25T14:29:00Z">
              <w:r w:rsidRPr="002B28AD">
                <w:rPr>
                  <w:rFonts w:eastAsia="Times New Roman" w:cs="Calibri"/>
                  <w:color w:val="000000"/>
                  <w:sz w:val="22"/>
                </w:rPr>
                <w:t>10</w:t>
              </w:r>
            </w:ins>
          </w:p>
        </w:tc>
        <w:tc>
          <w:tcPr>
            <w:tcW w:w="1129" w:type="dxa"/>
            <w:tcBorders>
              <w:left w:val="dotDash" w:sz="4" w:space="0" w:color="A6A6A6" w:themeColor="background1" w:themeShade="A6"/>
            </w:tcBorders>
            <w:noWrap/>
            <w:vAlign w:val="bottom"/>
            <w:tcPrChange w:id="4497"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498" w:author="Gabriel Correa" w:date="2015-08-25T14:29:00Z"/>
                <w:rFonts w:eastAsia="Times New Roman" w:cs="Calibri"/>
                <w:color w:val="000000"/>
                <w:sz w:val="22"/>
              </w:rPr>
            </w:pPr>
            <w:ins w:id="4499" w:author="Gabriel Correa" w:date="2015-08-25T14:34:00Z">
              <w:r>
                <w:rPr>
                  <w:rFonts w:ascii="Calibri" w:hAnsi="Calibri" w:cs="Calibri"/>
                  <w:color w:val="000000"/>
                  <w:sz w:val="22"/>
                </w:rPr>
                <w:t>0.53</w:t>
              </w:r>
            </w:ins>
          </w:p>
        </w:tc>
        <w:tc>
          <w:tcPr>
            <w:tcW w:w="998" w:type="dxa"/>
            <w:gridSpan w:val="2"/>
            <w:noWrap/>
            <w:vAlign w:val="bottom"/>
            <w:tcPrChange w:id="4500" w:author="Gabriel Correa" w:date="2015-08-25T14:50:00Z">
              <w:tcPr>
                <w:tcW w:w="992" w:type="dxa"/>
                <w:gridSpan w:val="5"/>
                <w:noWrap/>
                <w:vAlign w:val="bottom"/>
              </w:tcPr>
            </w:tcPrChange>
          </w:tcPr>
          <w:p w:rsidR="00C70510" w:rsidRPr="002B28AD" w:rsidRDefault="00C70510">
            <w:pPr>
              <w:jc w:val="right"/>
              <w:rPr>
                <w:ins w:id="4501" w:author="Gabriel Correa" w:date="2015-08-25T14:29:00Z"/>
                <w:rFonts w:eastAsia="Times New Roman" w:cs="Calibri"/>
                <w:color w:val="000000"/>
                <w:sz w:val="22"/>
              </w:rPr>
            </w:pPr>
            <w:ins w:id="4502" w:author="Gabriel Correa" w:date="2015-08-25T14:34:00Z">
              <w:r>
                <w:rPr>
                  <w:rFonts w:ascii="Calibri" w:hAnsi="Calibri" w:cs="Calibri"/>
                  <w:color w:val="000000"/>
                  <w:sz w:val="22"/>
                </w:rPr>
                <w:t>0.85</w:t>
              </w:r>
            </w:ins>
          </w:p>
        </w:tc>
        <w:tc>
          <w:tcPr>
            <w:tcW w:w="1558" w:type="dxa"/>
            <w:gridSpan w:val="2"/>
            <w:tcBorders>
              <w:right w:val="dotDotDash" w:sz="8" w:space="0" w:color="595959" w:themeColor="text1" w:themeTint="A6"/>
            </w:tcBorders>
            <w:noWrap/>
            <w:vAlign w:val="bottom"/>
            <w:tcPrChange w:id="4503"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504" w:author="Gabriel Correa" w:date="2015-08-25T14:29:00Z"/>
                <w:rFonts w:eastAsia="Times New Roman" w:cs="Calibri"/>
                <w:color w:val="000000"/>
                <w:sz w:val="22"/>
              </w:rPr>
            </w:pPr>
            <w:ins w:id="4505" w:author="Gabriel Correa" w:date="2015-08-25T14:34:00Z">
              <w:r>
                <w:rPr>
                  <w:rFonts w:ascii="Calibri" w:hAnsi="Calibri" w:cs="Calibri"/>
                  <w:color w:val="000000"/>
                  <w:sz w:val="22"/>
                </w:rPr>
                <w:t>0.65</w:t>
              </w:r>
            </w:ins>
          </w:p>
        </w:tc>
        <w:tc>
          <w:tcPr>
            <w:tcW w:w="1394" w:type="dxa"/>
            <w:vAlign w:val="bottom"/>
            <w:tcPrChange w:id="4506" w:author="Gabriel Correa" w:date="2015-08-25T14:50:00Z">
              <w:tcPr>
                <w:tcW w:w="1395" w:type="dxa"/>
                <w:gridSpan w:val="4"/>
                <w:vAlign w:val="bottom"/>
              </w:tcPr>
            </w:tcPrChange>
          </w:tcPr>
          <w:p w:rsidR="00C70510" w:rsidRPr="002B28AD" w:rsidRDefault="00C70510">
            <w:pPr>
              <w:jc w:val="right"/>
              <w:rPr>
                <w:ins w:id="4507" w:author="Gabriel Correa" w:date="2015-08-25T14:29:00Z"/>
                <w:rFonts w:eastAsia="Times New Roman" w:cs="Times New Roman"/>
                <w:sz w:val="22"/>
              </w:rPr>
              <w:pPrChange w:id="4508" w:author="Gabriel Correa" w:date="2015-08-25T14:48:00Z">
                <w:pPr/>
              </w:pPrChange>
            </w:pPr>
            <w:ins w:id="4509" w:author="Gabriel Correa" w:date="2015-08-25T14:35:00Z">
              <w:r>
                <w:rPr>
                  <w:rFonts w:ascii="Calibri" w:hAnsi="Calibri" w:cs="Calibri"/>
                  <w:color w:val="000000"/>
                  <w:sz w:val="22"/>
                </w:rPr>
                <w:t>0.59</w:t>
              </w:r>
            </w:ins>
          </w:p>
        </w:tc>
        <w:tc>
          <w:tcPr>
            <w:tcW w:w="1158" w:type="dxa"/>
            <w:gridSpan w:val="2"/>
            <w:vAlign w:val="bottom"/>
            <w:tcPrChange w:id="4510" w:author="Gabriel Correa" w:date="2015-08-25T14:50:00Z">
              <w:tcPr>
                <w:tcW w:w="1158" w:type="dxa"/>
                <w:gridSpan w:val="5"/>
                <w:vAlign w:val="bottom"/>
              </w:tcPr>
            </w:tcPrChange>
          </w:tcPr>
          <w:p w:rsidR="00C70510" w:rsidRPr="002B28AD" w:rsidRDefault="00C70510">
            <w:pPr>
              <w:jc w:val="right"/>
              <w:rPr>
                <w:ins w:id="4511" w:author="Gabriel Correa" w:date="2015-08-25T14:29:00Z"/>
                <w:rFonts w:eastAsia="Times New Roman" w:cs="Times New Roman"/>
                <w:sz w:val="22"/>
              </w:rPr>
              <w:pPrChange w:id="4512" w:author="Gabriel Correa" w:date="2015-08-25T14:48:00Z">
                <w:pPr/>
              </w:pPrChange>
            </w:pPr>
            <w:ins w:id="4513" w:author="Gabriel Correa" w:date="2015-08-25T14:35:00Z">
              <w:r>
                <w:rPr>
                  <w:rFonts w:ascii="Calibri" w:hAnsi="Calibri" w:cs="Calibri"/>
                  <w:color w:val="000000"/>
                  <w:sz w:val="22"/>
                </w:rPr>
                <w:t>0.54</w:t>
              </w:r>
            </w:ins>
          </w:p>
        </w:tc>
        <w:tc>
          <w:tcPr>
            <w:tcW w:w="1705" w:type="dxa"/>
            <w:gridSpan w:val="4"/>
            <w:vAlign w:val="bottom"/>
            <w:tcPrChange w:id="4514" w:author="Gabriel Correa" w:date="2015-08-25T14:50:00Z">
              <w:tcPr>
                <w:tcW w:w="1705" w:type="dxa"/>
                <w:gridSpan w:val="10"/>
                <w:vAlign w:val="bottom"/>
              </w:tcPr>
            </w:tcPrChange>
          </w:tcPr>
          <w:p w:rsidR="00C70510" w:rsidRPr="002B28AD" w:rsidRDefault="00C70510">
            <w:pPr>
              <w:jc w:val="right"/>
              <w:rPr>
                <w:ins w:id="4515" w:author="Gabriel Correa" w:date="2015-08-25T14:29:00Z"/>
                <w:rFonts w:eastAsia="Times New Roman" w:cs="Times New Roman"/>
                <w:sz w:val="22"/>
              </w:rPr>
              <w:pPrChange w:id="4516" w:author="Gabriel Correa" w:date="2015-08-25T14:48:00Z">
                <w:pPr/>
              </w:pPrChange>
            </w:pPr>
            <w:ins w:id="4517" w:author="Gabriel Correa" w:date="2015-08-25T14:35:00Z">
              <w:r>
                <w:rPr>
                  <w:rFonts w:ascii="Calibri" w:hAnsi="Calibri" w:cs="Calibri"/>
                  <w:color w:val="000000"/>
                  <w:sz w:val="22"/>
                </w:rPr>
                <w:t>0.56</w:t>
              </w:r>
            </w:ins>
          </w:p>
        </w:tc>
      </w:tr>
      <w:tr w:rsidR="00A223C0" w:rsidRPr="002B28AD" w:rsidTr="00A223C0">
        <w:trPr>
          <w:trHeight w:val="300"/>
          <w:ins w:id="4518" w:author="Gabriel Correa" w:date="2015-08-25T14:29:00Z"/>
          <w:trPrChange w:id="451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520"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521" w:author="Gabriel Correa" w:date="2015-08-25T14:29:00Z"/>
                <w:rFonts w:eastAsia="Times New Roman" w:cs="Calibri"/>
                <w:color w:val="000000"/>
                <w:sz w:val="22"/>
              </w:rPr>
            </w:pPr>
            <w:ins w:id="4522" w:author="Gabriel Correa" w:date="2015-08-25T14:29:00Z">
              <w:r w:rsidRPr="002B28AD">
                <w:rPr>
                  <w:rFonts w:eastAsia="Times New Roman" w:cs="Calibri"/>
                  <w:color w:val="000000"/>
                  <w:sz w:val="22"/>
                </w:rPr>
                <w:t>12</w:t>
              </w:r>
            </w:ins>
          </w:p>
        </w:tc>
        <w:tc>
          <w:tcPr>
            <w:tcW w:w="1129" w:type="dxa"/>
            <w:tcBorders>
              <w:left w:val="dotDash" w:sz="4" w:space="0" w:color="A6A6A6" w:themeColor="background1" w:themeShade="A6"/>
            </w:tcBorders>
            <w:noWrap/>
            <w:vAlign w:val="bottom"/>
            <w:tcPrChange w:id="4523"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524" w:author="Gabriel Correa" w:date="2015-08-25T14:29:00Z"/>
                <w:rFonts w:eastAsia="Times New Roman" w:cs="Calibri"/>
                <w:color w:val="000000"/>
                <w:sz w:val="22"/>
              </w:rPr>
            </w:pPr>
            <w:ins w:id="4525" w:author="Gabriel Correa" w:date="2015-08-25T14:34:00Z">
              <w:r>
                <w:rPr>
                  <w:rFonts w:ascii="Calibri" w:hAnsi="Calibri" w:cs="Calibri"/>
                  <w:color w:val="000000"/>
                  <w:sz w:val="22"/>
                </w:rPr>
                <w:t>0.52</w:t>
              </w:r>
            </w:ins>
          </w:p>
        </w:tc>
        <w:tc>
          <w:tcPr>
            <w:tcW w:w="998" w:type="dxa"/>
            <w:gridSpan w:val="2"/>
            <w:noWrap/>
            <w:vAlign w:val="bottom"/>
            <w:tcPrChange w:id="4526" w:author="Gabriel Correa" w:date="2015-08-25T14:50:00Z">
              <w:tcPr>
                <w:tcW w:w="992" w:type="dxa"/>
                <w:gridSpan w:val="5"/>
                <w:noWrap/>
                <w:vAlign w:val="bottom"/>
              </w:tcPr>
            </w:tcPrChange>
          </w:tcPr>
          <w:p w:rsidR="00C70510" w:rsidRPr="002B28AD" w:rsidRDefault="00C70510">
            <w:pPr>
              <w:jc w:val="right"/>
              <w:rPr>
                <w:ins w:id="4527" w:author="Gabriel Correa" w:date="2015-08-25T14:29:00Z"/>
                <w:rFonts w:eastAsia="Times New Roman" w:cs="Calibri"/>
                <w:color w:val="000000"/>
                <w:sz w:val="22"/>
              </w:rPr>
            </w:pPr>
            <w:ins w:id="4528" w:author="Gabriel Correa" w:date="2015-08-25T14:34:00Z">
              <w:r>
                <w:rPr>
                  <w:rFonts w:ascii="Calibri" w:hAnsi="Calibri" w:cs="Calibri"/>
                  <w:color w:val="000000"/>
                  <w:sz w:val="22"/>
                </w:rPr>
                <w:t>0.86</w:t>
              </w:r>
            </w:ins>
          </w:p>
        </w:tc>
        <w:tc>
          <w:tcPr>
            <w:tcW w:w="1558" w:type="dxa"/>
            <w:gridSpan w:val="2"/>
            <w:tcBorders>
              <w:right w:val="dotDotDash" w:sz="8" w:space="0" w:color="595959" w:themeColor="text1" w:themeTint="A6"/>
            </w:tcBorders>
            <w:noWrap/>
            <w:vAlign w:val="bottom"/>
            <w:tcPrChange w:id="4529"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530" w:author="Gabriel Correa" w:date="2015-08-25T14:29:00Z"/>
                <w:rFonts w:eastAsia="Times New Roman" w:cs="Calibri"/>
                <w:color w:val="000000"/>
                <w:sz w:val="22"/>
              </w:rPr>
            </w:pPr>
            <w:ins w:id="4531" w:author="Gabriel Correa" w:date="2015-08-25T14:34:00Z">
              <w:r>
                <w:rPr>
                  <w:rFonts w:ascii="Calibri" w:hAnsi="Calibri" w:cs="Calibri"/>
                  <w:color w:val="000000"/>
                  <w:sz w:val="22"/>
                </w:rPr>
                <w:t>0.65</w:t>
              </w:r>
            </w:ins>
          </w:p>
        </w:tc>
        <w:tc>
          <w:tcPr>
            <w:tcW w:w="1394" w:type="dxa"/>
            <w:vAlign w:val="bottom"/>
            <w:tcPrChange w:id="4532" w:author="Gabriel Correa" w:date="2015-08-25T14:50:00Z">
              <w:tcPr>
                <w:tcW w:w="1395" w:type="dxa"/>
                <w:gridSpan w:val="4"/>
                <w:vAlign w:val="bottom"/>
              </w:tcPr>
            </w:tcPrChange>
          </w:tcPr>
          <w:p w:rsidR="00C70510" w:rsidRPr="002B28AD" w:rsidRDefault="00C70510">
            <w:pPr>
              <w:jc w:val="right"/>
              <w:rPr>
                <w:ins w:id="4533" w:author="Gabriel Correa" w:date="2015-08-25T14:29:00Z"/>
                <w:rFonts w:eastAsia="Times New Roman" w:cs="Times New Roman"/>
                <w:sz w:val="22"/>
              </w:rPr>
              <w:pPrChange w:id="4534" w:author="Gabriel Correa" w:date="2015-08-25T14:48:00Z">
                <w:pPr/>
              </w:pPrChange>
            </w:pPr>
            <w:ins w:id="4535" w:author="Gabriel Correa" w:date="2015-08-25T14:35:00Z">
              <w:r>
                <w:rPr>
                  <w:rFonts w:ascii="Calibri" w:hAnsi="Calibri" w:cs="Calibri"/>
                  <w:color w:val="000000"/>
                  <w:sz w:val="22"/>
                </w:rPr>
                <w:t>0.57</w:t>
              </w:r>
            </w:ins>
          </w:p>
        </w:tc>
        <w:tc>
          <w:tcPr>
            <w:tcW w:w="1158" w:type="dxa"/>
            <w:gridSpan w:val="2"/>
            <w:vAlign w:val="bottom"/>
            <w:tcPrChange w:id="4536" w:author="Gabriel Correa" w:date="2015-08-25T14:50:00Z">
              <w:tcPr>
                <w:tcW w:w="1158" w:type="dxa"/>
                <w:gridSpan w:val="5"/>
                <w:vAlign w:val="bottom"/>
              </w:tcPr>
            </w:tcPrChange>
          </w:tcPr>
          <w:p w:rsidR="00C70510" w:rsidRPr="002B28AD" w:rsidRDefault="00C70510">
            <w:pPr>
              <w:jc w:val="right"/>
              <w:rPr>
                <w:ins w:id="4537" w:author="Gabriel Correa" w:date="2015-08-25T14:29:00Z"/>
                <w:rFonts w:eastAsia="Times New Roman" w:cs="Times New Roman"/>
                <w:sz w:val="22"/>
              </w:rPr>
              <w:pPrChange w:id="4538" w:author="Gabriel Correa" w:date="2015-08-25T14:48:00Z">
                <w:pPr/>
              </w:pPrChange>
            </w:pPr>
            <w:ins w:id="4539" w:author="Gabriel Correa" w:date="2015-08-25T14:35:00Z">
              <w:r>
                <w:rPr>
                  <w:rFonts w:ascii="Calibri" w:hAnsi="Calibri" w:cs="Calibri"/>
                  <w:color w:val="000000"/>
                  <w:sz w:val="22"/>
                </w:rPr>
                <w:t>0.52</w:t>
              </w:r>
            </w:ins>
          </w:p>
        </w:tc>
        <w:tc>
          <w:tcPr>
            <w:tcW w:w="1705" w:type="dxa"/>
            <w:gridSpan w:val="4"/>
            <w:vAlign w:val="bottom"/>
            <w:tcPrChange w:id="4540" w:author="Gabriel Correa" w:date="2015-08-25T14:50:00Z">
              <w:tcPr>
                <w:tcW w:w="1705" w:type="dxa"/>
                <w:gridSpan w:val="10"/>
                <w:vAlign w:val="bottom"/>
              </w:tcPr>
            </w:tcPrChange>
          </w:tcPr>
          <w:p w:rsidR="00C70510" w:rsidRPr="002B28AD" w:rsidRDefault="00C70510">
            <w:pPr>
              <w:jc w:val="right"/>
              <w:rPr>
                <w:ins w:id="4541" w:author="Gabriel Correa" w:date="2015-08-25T14:29:00Z"/>
                <w:rFonts w:eastAsia="Times New Roman" w:cs="Times New Roman"/>
                <w:sz w:val="22"/>
              </w:rPr>
              <w:pPrChange w:id="4542" w:author="Gabriel Correa" w:date="2015-08-25T14:48:00Z">
                <w:pPr/>
              </w:pPrChange>
            </w:pPr>
            <w:ins w:id="4543" w:author="Gabriel Correa" w:date="2015-08-25T14:35:00Z">
              <w:r>
                <w:rPr>
                  <w:rFonts w:ascii="Calibri" w:hAnsi="Calibri" w:cs="Calibri"/>
                  <w:color w:val="000000"/>
                  <w:sz w:val="22"/>
                </w:rPr>
                <w:t>0.54</w:t>
              </w:r>
            </w:ins>
          </w:p>
        </w:tc>
      </w:tr>
      <w:tr w:rsidR="00A223C0" w:rsidRPr="002B28AD" w:rsidTr="00A223C0">
        <w:trPr>
          <w:trHeight w:val="300"/>
          <w:ins w:id="4544" w:author="Gabriel Correa" w:date="2015-08-25T14:29:00Z"/>
          <w:trPrChange w:id="4545"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546"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547" w:author="Gabriel Correa" w:date="2015-08-25T14:29:00Z"/>
                <w:rFonts w:eastAsia="Times New Roman" w:cs="Calibri"/>
                <w:color w:val="000000"/>
                <w:sz w:val="22"/>
              </w:rPr>
            </w:pPr>
            <w:ins w:id="4548" w:author="Gabriel Correa" w:date="2015-08-25T14:29:00Z">
              <w:r w:rsidRPr="002B28AD">
                <w:rPr>
                  <w:rFonts w:eastAsia="Times New Roman" w:cs="Calibri"/>
                  <w:color w:val="000000"/>
                  <w:sz w:val="22"/>
                </w:rPr>
                <w:t>14</w:t>
              </w:r>
            </w:ins>
          </w:p>
        </w:tc>
        <w:tc>
          <w:tcPr>
            <w:tcW w:w="1129" w:type="dxa"/>
            <w:tcBorders>
              <w:left w:val="dotDash" w:sz="4" w:space="0" w:color="A6A6A6" w:themeColor="background1" w:themeShade="A6"/>
            </w:tcBorders>
            <w:noWrap/>
            <w:vAlign w:val="bottom"/>
            <w:tcPrChange w:id="4549"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550" w:author="Gabriel Correa" w:date="2015-08-25T14:29:00Z"/>
                <w:rFonts w:eastAsia="Times New Roman" w:cs="Calibri"/>
                <w:color w:val="000000"/>
                <w:sz w:val="22"/>
              </w:rPr>
            </w:pPr>
            <w:ins w:id="4551" w:author="Gabriel Correa" w:date="2015-08-25T14:34:00Z">
              <w:r>
                <w:rPr>
                  <w:rFonts w:ascii="Calibri" w:hAnsi="Calibri" w:cs="Calibri"/>
                  <w:color w:val="000000"/>
                  <w:sz w:val="22"/>
                </w:rPr>
                <w:t>0.51</w:t>
              </w:r>
            </w:ins>
          </w:p>
        </w:tc>
        <w:tc>
          <w:tcPr>
            <w:tcW w:w="998" w:type="dxa"/>
            <w:gridSpan w:val="2"/>
            <w:noWrap/>
            <w:vAlign w:val="bottom"/>
            <w:tcPrChange w:id="4552" w:author="Gabriel Correa" w:date="2015-08-25T14:50:00Z">
              <w:tcPr>
                <w:tcW w:w="992" w:type="dxa"/>
                <w:gridSpan w:val="5"/>
                <w:noWrap/>
                <w:vAlign w:val="bottom"/>
              </w:tcPr>
            </w:tcPrChange>
          </w:tcPr>
          <w:p w:rsidR="00C70510" w:rsidRPr="002B28AD" w:rsidRDefault="00C70510">
            <w:pPr>
              <w:jc w:val="right"/>
              <w:rPr>
                <w:ins w:id="4553" w:author="Gabriel Correa" w:date="2015-08-25T14:29:00Z"/>
                <w:rFonts w:eastAsia="Times New Roman" w:cs="Calibri"/>
                <w:color w:val="000000"/>
                <w:sz w:val="22"/>
              </w:rPr>
            </w:pPr>
            <w:ins w:id="4554"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4555"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556" w:author="Gabriel Correa" w:date="2015-08-25T14:29:00Z"/>
                <w:rFonts w:eastAsia="Times New Roman" w:cs="Calibri"/>
                <w:color w:val="000000"/>
                <w:sz w:val="22"/>
              </w:rPr>
            </w:pPr>
            <w:ins w:id="4557" w:author="Gabriel Correa" w:date="2015-08-25T14:34:00Z">
              <w:r>
                <w:rPr>
                  <w:rFonts w:ascii="Calibri" w:hAnsi="Calibri" w:cs="Calibri"/>
                  <w:color w:val="000000"/>
                  <w:sz w:val="22"/>
                </w:rPr>
                <w:t>0.64</w:t>
              </w:r>
            </w:ins>
          </w:p>
        </w:tc>
        <w:tc>
          <w:tcPr>
            <w:tcW w:w="1394" w:type="dxa"/>
            <w:vAlign w:val="bottom"/>
            <w:tcPrChange w:id="4558" w:author="Gabriel Correa" w:date="2015-08-25T14:50:00Z">
              <w:tcPr>
                <w:tcW w:w="1395" w:type="dxa"/>
                <w:gridSpan w:val="4"/>
                <w:vAlign w:val="bottom"/>
              </w:tcPr>
            </w:tcPrChange>
          </w:tcPr>
          <w:p w:rsidR="00C70510" w:rsidRPr="002B28AD" w:rsidRDefault="00C70510">
            <w:pPr>
              <w:jc w:val="right"/>
              <w:rPr>
                <w:ins w:id="4559" w:author="Gabriel Correa" w:date="2015-08-25T14:29:00Z"/>
                <w:rFonts w:eastAsia="Times New Roman" w:cs="Times New Roman"/>
                <w:sz w:val="22"/>
              </w:rPr>
              <w:pPrChange w:id="4560" w:author="Gabriel Correa" w:date="2015-08-25T14:48:00Z">
                <w:pPr/>
              </w:pPrChange>
            </w:pPr>
            <w:ins w:id="4561" w:author="Gabriel Correa" w:date="2015-08-25T14:35:00Z">
              <w:r>
                <w:rPr>
                  <w:rFonts w:ascii="Calibri" w:hAnsi="Calibri" w:cs="Calibri"/>
                  <w:color w:val="000000"/>
                  <w:sz w:val="22"/>
                </w:rPr>
                <w:t>0.55</w:t>
              </w:r>
            </w:ins>
          </w:p>
        </w:tc>
        <w:tc>
          <w:tcPr>
            <w:tcW w:w="1158" w:type="dxa"/>
            <w:gridSpan w:val="2"/>
            <w:vAlign w:val="bottom"/>
            <w:tcPrChange w:id="4562" w:author="Gabriel Correa" w:date="2015-08-25T14:50:00Z">
              <w:tcPr>
                <w:tcW w:w="1158" w:type="dxa"/>
                <w:gridSpan w:val="5"/>
                <w:vAlign w:val="bottom"/>
              </w:tcPr>
            </w:tcPrChange>
          </w:tcPr>
          <w:p w:rsidR="00C70510" w:rsidRPr="002B28AD" w:rsidRDefault="00C70510">
            <w:pPr>
              <w:jc w:val="right"/>
              <w:rPr>
                <w:ins w:id="4563" w:author="Gabriel Correa" w:date="2015-08-25T14:29:00Z"/>
                <w:rFonts w:eastAsia="Times New Roman" w:cs="Times New Roman"/>
                <w:sz w:val="22"/>
              </w:rPr>
              <w:pPrChange w:id="4564" w:author="Gabriel Correa" w:date="2015-08-25T14:48:00Z">
                <w:pPr/>
              </w:pPrChange>
            </w:pPr>
            <w:ins w:id="4565" w:author="Gabriel Correa" w:date="2015-08-25T14:35:00Z">
              <w:r>
                <w:rPr>
                  <w:rFonts w:ascii="Calibri" w:hAnsi="Calibri" w:cs="Calibri"/>
                  <w:color w:val="000000"/>
                  <w:sz w:val="22"/>
                </w:rPr>
                <w:t>0.51</w:t>
              </w:r>
            </w:ins>
          </w:p>
        </w:tc>
        <w:tc>
          <w:tcPr>
            <w:tcW w:w="1705" w:type="dxa"/>
            <w:gridSpan w:val="4"/>
            <w:vAlign w:val="bottom"/>
            <w:tcPrChange w:id="4566" w:author="Gabriel Correa" w:date="2015-08-25T14:50:00Z">
              <w:tcPr>
                <w:tcW w:w="1705" w:type="dxa"/>
                <w:gridSpan w:val="10"/>
                <w:vAlign w:val="bottom"/>
              </w:tcPr>
            </w:tcPrChange>
          </w:tcPr>
          <w:p w:rsidR="00C70510" w:rsidRPr="002B28AD" w:rsidRDefault="00C70510">
            <w:pPr>
              <w:jc w:val="right"/>
              <w:rPr>
                <w:ins w:id="4567" w:author="Gabriel Correa" w:date="2015-08-25T14:29:00Z"/>
                <w:rFonts w:eastAsia="Times New Roman" w:cs="Times New Roman"/>
                <w:sz w:val="22"/>
              </w:rPr>
              <w:pPrChange w:id="4568" w:author="Gabriel Correa" w:date="2015-08-25T14:48:00Z">
                <w:pPr/>
              </w:pPrChange>
            </w:pPr>
            <w:ins w:id="4569" w:author="Gabriel Correa" w:date="2015-08-25T14:35:00Z">
              <w:r>
                <w:rPr>
                  <w:rFonts w:ascii="Calibri" w:hAnsi="Calibri" w:cs="Calibri"/>
                  <w:color w:val="000000"/>
                  <w:sz w:val="22"/>
                </w:rPr>
                <w:t>0.53</w:t>
              </w:r>
            </w:ins>
          </w:p>
        </w:tc>
      </w:tr>
      <w:tr w:rsidR="00A223C0" w:rsidRPr="002B28AD" w:rsidTr="00A223C0">
        <w:trPr>
          <w:trHeight w:val="300"/>
          <w:ins w:id="4570" w:author="Gabriel Correa" w:date="2015-08-25T14:29:00Z"/>
          <w:trPrChange w:id="457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572"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573" w:author="Gabriel Correa" w:date="2015-08-25T14:29:00Z"/>
                <w:rFonts w:eastAsia="Times New Roman" w:cs="Calibri"/>
                <w:color w:val="000000"/>
                <w:sz w:val="22"/>
              </w:rPr>
            </w:pPr>
            <w:ins w:id="4574" w:author="Gabriel Correa" w:date="2015-08-25T14:29:00Z">
              <w:r w:rsidRPr="002B28AD">
                <w:rPr>
                  <w:rFonts w:eastAsia="Times New Roman" w:cs="Calibri"/>
                  <w:color w:val="000000"/>
                  <w:sz w:val="22"/>
                </w:rPr>
                <w:t>16</w:t>
              </w:r>
            </w:ins>
          </w:p>
        </w:tc>
        <w:tc>
          <w:tcPr>
            <w:tcW w:w="1129" w:type="dxa"/>
            <w:tcBorders>
              <w:left w:val="dotDash" w:sz="4" w:space="0" w:color="A6A6A6" w:themeColor="background1" w:themeShade="A6"/>
            </w:tcBorders>
            <w:noWrap/>
            <w:vAlign w:val="bottom"/>
            <w:tcPrChange w:id="4575"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576" w:author="Gabriel Correa" w:date="2015-08-25T14:29:00Z"/>
                <w:rFonts w:eastAsia="Times New Roman" w:cs="Calibri"/>
                <w:color w:val="000000"/>
                <w:sz w:val="22"/>
              </w:rPr>
            </w:pPr>
            <w:ins w:id="4577" w:author="Gabriel Correa" w:date="2015-08-25T14:34:00Z">
              <w:r>
                <w:rPr>
                  <w:rFonts w:ascii="Calibri" w:hAnsi="Calibri" w:cs="Calibri"/>
                  <w:color w:val="000000"/>
                  <w:sz w:val="22"/>
                </w:rPr>
                <w:t>0.51</w:t>
              </w:r>
            </w:ins>
          </w:p>
        </w:tc>
        <w:tc>
          <w:tcPr>
            <w:tcW w:w="998" w:type="dxa"/>
            <w:gridSpan w:val="2"/>
            <w:noWrap/>
            <w:vAlign w:val="bottom"/>
            <w:tcPrChange w:id="4578" w:author="Gabriel Correa" w:date="2015-08-25T14:50:00Z">
              <w:tcPr>
                <w:tcW w:w="992" w:type="dxa"/>
                <w:gridSpan w:val="5"/>
                <w:noWrap/>
                <w:vAlign w:val="bottom"/>
              </w:tcPr>
            </w:tcPrChange>
          </w:tcPr>
          <w:p w:rsidR="00C70510" w:rsidRPr="002B28AD" w:rsidRDefault="00C70510">
            <w:pPr>
              <w:jc w:val="right"/>
              <w:rPr>
                <w:ins w:id="4579" w:author="Gabriel Correa" w:date="2015-08-25T14:29:00Z"/>
                <w:rFonts w:eastAsia="Times New Roman" w:cs="Calibri"/>
                <w:color w:val="000000"/>
                <w:sz w:val="22"/>
              </w:rPr>
            </w:pPr>
            <w:ins w:id="4580"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4581"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582" w:author="Gabriel Correa" w:date="2015-08-25T14:29:00Z"/>
                <w:rFonts w:eastAsia="Times New Roman" w:cs="Calibri"/>
                <w:color w:val="000000"/>
                <w:sz w:val="22"/>
              </w:rPr>
            </w:pPr>
            <w:ins w:id="4583" w:author="Gabriel Correa" w:date="2015-08-25T14:34:00Z">
              <w:r>
                <w:rPr>
                  <w:rFonts w:ascii="Calibri" w:hAnsi="Calibri" w:cs="Calibri"/>
                  <w:color w:val="000000"/>
                  <w:sz w:val="22"/>
                </w:rPr>
                <w:t>0.64</w:t>
              </w:r>
            </w:ins>
          </w:p>
        </w:tc>
        <w:tc>
          <w:tcPr>
            <w:tcW w:w="1394" w:type="dxa"/>
            <w:vAlign w:val="bottom"/>
            <w:tcPrChange w:id="4584" w:author="Gabriel Correa" w:date="2015-08-25T14:50:00Z">
              <w:tcPr>
                <w:tcW w:w="1395" w:type="dxa"/>
                <w:gridSpan w:val="4"/>
                <w:vAlign w:val="bottom"/>
              </w:tcPr>
            </w:tcPrChange>
          </w:tcPr>
          <w:p w:rsidR="00C70510" w:rsidRPr="002B28AD" w:rsidRDefault="00C70510">
            <w:pPr>
              <w:jc w:val="right"/>
              <w:rPr>
                <w:ins w:id="4585" w:author="Gabriel Correa" w:date="2015-08-25T14:29:00Z"/>
                <w:rFonts w:eastAsia="Times New Roman" w:cs="Times New Roman"/>
                <w:sz w:val="22"/>
              </w:rPr>
              <w:pPrChange w:id="4586" w:author="Gabriel Correa" w:date="2015-08-25T14:48:00Z">
                <w:pPr/>
              </w:pPrChange>
            </w:pPr>
            <w:ins w:id="4587" w:author="Gabriel Correa" w:date="2015-08-25T14:35:00Z">
              <w:r>
                <w:rPr>
                  <w:rFonts w:ascii="Calibri" w:hAnsi="Calibri" w:cs="Calibri"/>
                  <w:color w:val="000000"/>
                  <w:sz w:val="22"/>
                </w:rPr>
                <w:t>0.53</w:t>
              </w:r>
            </w:ins>
          </w:p>
        </w:tc>
        <w:tc>
          <w:tcPr>
            <w:tcW w:w="1158" w:type="dxa"/>
            <w:gridSpan w:val="2"/>
            <w:vAlign w:val="bottom"/>
            <w:tcPrChange w:id="4588" w:author="Gabriel Correa" w:date="2015-08-25T14:50:00Z">
              <w:tcPr>
                <w:tcW w:w="1158" w:type="dxa"/>
                <w:gridSpan w:val="5"/>
                <w:vAlign w:val="bottom"/>
              </w:tcPr>
            </w:tcPrChange>
          </w:tcPr>
          <w:p w:rsidR="00C70510" w:rsidRPr="002B28AD" w:rsidRDefault="00C70510">
            <w:pPr>
              <w:jc w:val="right"/>
              <w:rPr>
                <w:ins w:id="4589" w:author="Gabriel Correa" w:date="2015-08-25T14:29:00Z"/>
                <w:rFonts w:eastAsia="Times New Roman" w:cs="Times New Roman"/>
                <w:sz w:val="22"/>
              </w:rPr>
              <w:pPrChange w:id="4590" w:author="Gabriel Correa" w:date="2015-08-25T14:48:00Z">
                <w:pPr/>
              </w:pPrChange>
            </w:pPr>
            <w:ins w:id="4591" w:author="Gabriel Correa" w:date="2015-08-25T14:35:00Z">
              <w:r>
                <w:rPr>
                  <w:rFonts w:ascii="Calibri" w:hAnsi="Calibri" w:cs="Calibri"/>
                  <w:color w:val="000000"/>
                  <w:sz w:val="22"/>
                </w:rPr>
                <w:t>0.51</w:t>
              </w:r>
            </w:ins>
          </w:p>
        </w:tc>
        <w:tc>
          <w:tcPr>
            <w:tcW w:w="1705" w:type="dxa"/>
            <w:gridSpan w:val="4"/>
            <w:vAlign w:val="bottom"/>
            <w:tcPrChange w:id="4592" w:author="Gabriel Correa" w:date="2015-08-25T14:50:00Z">
              <w:tcPr>
                <w:tcW w:w="1705" w:type="dxa"/>
                <w:gridSpan w:val="10"/>
                <w:vAlign w:val="bottom"/>
              </w:tcPr>
            </w:tcPrChange>
          </w:tcPr>
          <w:p w:rsidR="00C70510" w:rsidRPr="002B28AD" w:rsidRDefault="00C70510">
            <w:pPr>
              <w:jc w:val="right"/>
              <w:rPr>
                <w:ins w:id="4593" w:author="Gabriel Correa" w:date="2015-08-25T14:29:00Z"/>
                <w:rFonts w:eastAsia="Times New Roman" w:cs="Times New Roman"/>
                <w:sz w:val="22"/>
              </w:rPr>
              <w:pPrChange w:id="4594" w:author="Gabriel Correa" w:date="2015-08-25T14:48:00Z">
                <w:pPr/>
              </w:pPrChange>
            </w:pPr>
            <w:ins w:id="4595" w:author="Gabriel Correa" w:date="2015-08-25T14:35:00Z">
              <w:r>
                <w:rPr>
                  <w:rFonts w:ascii="Calibri" w:hAnsi="Calibri" w:cs="Calibri"/>
                  <w:color w:val="000000"/>
                  <w:sz w:val="22"/>
                </w:rPr>
                <w:t>0.52</w:t>
              </w:r>
            </w:ins>
          </w:p>
        </w:tc>
      </w:tr>
      <w:tr w:rsidR="00A223C0" w:rsidRPr="002B28AD" w:rsidTr="00A223C0">
        <w:trPr>
          <w:trHeight w:val="300"/>
          <w:ins w:id="4596" w:author="Gabriel Correa" w:date="2015-08-25T14:29:00Z"/>
          <w:trPrChange w:id="4597"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598"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599" w:author="Gabriel Correa" w:date="2015-08-25T14:29:00Z"/>
                <w:rFonts w:eastAsia="Times New Roman" w:cs="Calibri"/>
                <w:color w:val="000000"/>
                <w:sz w:val="22"/>
              </w:rPr>
            </w:pPr>
            <w:ins w:id="4600" w:author="Gabriel Correa" w:date="2015-08-25T14:29:00Z">
              <w:r w:rsidRPr="002B28AD">
                <w:rPr>
                  <w:rFonts w:eastAsia="Times New Roman" w:cs="Calibri"/>
                  <w:color w:val="000000"/>
                  <w:sz w:val="22"/>
                </w:rPr>
                <w:t>18</w:t>
              </w:r>
            </w:ins>
          </w:p>
        </w:tc>
        <w:tc>
          <w:tcPr>
            <w:tcW w:w="1129" w:type="dxa"/>
            <w:tcBorders>
              <w:left w:val="dotDash" w:sz="4" w:space="0" w:color="A6A6A6" w:themeColor="background1" w:themeShade="A6"/>
            </w:tcBorders>
            <w:noWrap/>
            <w:vAlign w:val="bottom"/>
            <w:tcPrChange w:id="4601"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602" w:author="Gabriel Correa" w:date="2015-08-25T14:29:00Z"/>
                <w:rFonts w:eastAsia="Times New Roman" w:cs="Calibri"/>
                <w:color w:val="000000"/>
                <w:sz w:val="22"/>
              </w:rPr>
            </w:pPr>
            <w:ins w:id="4603" w:author="Gabriel Correa" w:date="2015-08-25T14:34:00Z">
              <w:r>
                <w:rPr>
                  <w:rFonts w:ascii="Calibri" w:hAnsi="Calibri" w:cs="Calibri"/>
                  <w:color w:val="000000"/>
                  <w:sz w:val="22"/>
                </w:rPr>
                <w:t>0.51</w:t>
              </w:r>
            </w:ins>
          </w:p>
        </w:tc>
        <w:tc>
          <w:tcPr>
            <w:tcW w:w="998" w:type="dxa"/>
            <w:gridSpan w:val="2"/>
            <w:noWrap/>
            <w:vAlign w:val="bottom"/>
            <w:tcPrChange w:id="4604" w:author="Gabriel Correa" w:date="2015-08-25T14:50:00Z">
              <w:tcPr>
                <w:tcW w:w="992" w:type="dxa"/>
                <w:gridSpan w:val="5"/>
                <w:noWrap/>
                <w:vAlign w:val="bottom"/>
              </w:tcPr>
            </w:tcPrChange>
          </w:tcPr>
          <w:p w:rsidR="00C70510" w:rsidRPr="002B28AD" w:rsidRDefault="00C70510">
            <w:pPr>
              <w:jc w:val="right"/>
              <w:rPr>
                <w:ins w:id="4605" w:author="Gabriel Correa" w:date="2015-08-25T14:29:00Z"/>
                <w:rFonts w:eastAsia="Times New Roman" w:cs="Calibri"/>
                <w:color w:val="000000"/>
                <w:sz w:val="22"/>
              </w:rPr>
            </w:pPr>
            <w:ins w:id="4606" w:author="Gabriel Correa" w:date="2015-08-25T14:34:00Z">
              <w:r>
                <w:rPr>
                  <w:rFonts w:ascii="Calibri" w:hAnsi="Calibri" w:cs="Calibri"/>
                  <w:color w:val="000000"/>
                  <w:sz w:val="22"/>
                </w:rPr>
                <w:t>0.88</w:t>
              </w:r>
            </w:ins>
          </w:p>
        </w:tc>
        <w:tc>
          <w:tcPr>
            <w:tcW w:w="1558" w:type="dxa"/>
            <w:gridSpan w:val="2"/>
            <w:tcBorders>
              <w:right w:val="dotDotDash" w:sz="8" w:space="0" w:color="595959" w:themeColor="text1" w:themeTint="A6"/>
            </w:tcBorders>
            <w:noWrap/>
            <w:vAlign w:val="bottom"/>
            <w:tcPrChange w:id="4607"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608" w:author="Gabriel Correa" w:date="2015-08-25T14:29:00Z"/>
                <w:rFonts w:eastAsia="Times New Roman" w:cs="Calibri"/>
                <w:color w:val="000000"/>
                <w:sz w:val="22"/>
              </w:rPr>
            </w:pPr>
            <w:ins w:id="4609" w:author="Gabriel Correa" w:date="2015-08-25T14:34:00Z">
              <w:r>
                <w:rPr>
                  <w:rFonts w:ascii="Calibri" w:hAnsi="Calibri" w:cs="Calibri"/>
                  <w:color w:val="000000"/>
                  <w:sz w:val="22"/>
                </w:rPr>
                <w:t>0.64</w:t>
              </w:r>
            </w:ins>
          </w:p>
        </w:tc>
        <w:tc>
          <w:tcPr>
            <w:tcW w:w="1394" w:type="dxa"/>
            <w:vAlign w:val="bottom"/>
            <w:tcPrChange w:id="4610" w:author="Gabriel Correa" w:date="2015-08-25T14:50:00Z">
              <w:tcPr>
                <w:tcW w:w="1395" w:type="dxa"/>
                <w:gridSpan w:val="4"/>
                <w:vAlign w:val="bottom"/>
              </w:tcPr>
            </w:tcPrChange>
          </w:tcPr>
          <w:p w:rsidR="00C70510" w:rsidRPr="002B28AD" w:rsidRDefault="00C70510">
            <w:pPr>
              <w:jc w:val="right"/>
              <w:rPr>
                <w:ins w:id="4611" w:author="Gabriel Correa" w:date="2015-08-25T14:29:00Z"/>
                <w:rFonts w:eastAsia="Times New Roman" w:cs="Times New Roman"/>
                <w:sz w:val="22"/>
              </w:rPr>
              <w:pPrChange w:id="4612" w:author="Gabriel Correa" w:date="2015-08-25T14:48:00Z">
                <w:pPr/>
              </w:pPrChange>
            </w:pPr>
            <w:ins w:id="4613" w:author="Gabriel Correa" w:date="2015-08-25T14:35:00Z">
              <w:r>
                <w:rPr>
                  <w:rFonts w:ascii="Calibri" w:hAnsi="Calibri" w:cs="Calibri"/>
                  <w:color w:val="000000"/>
                  <w:sz w:val="22"/>
                </w:rPr>
                <w:t>0.52</w:t>
              </w:r>
            </w:ins>
          </w:p>
        </w:tc>
        <w:tc>
          <w:tcPr>
            <w:tcW w:w="1158" w:type="dxa"/>
            <w:gridSpan w:val="2"/>
            <w:vAlign w:val="bottom"/>
            <w:tcPrChange w:id="4614" w:author="Gabriel Correa" w:date="2015-08-25T14:50:00Z">
              <w:tcPr>
                <w:tcW w:w="1158" w:type="dxa"/>
                <w:gridSpan w:val="5"/>
                <w:vAlign w:val="bottom"/>
              </w:tcPr>
            </w:tcPrChange>
          </w:tcPr>
          <w:p w:rsidR="00C70510" w:rsidRPr="002B28AD" w:rsidRDefault="00C70510">
            <w:pPr>
              <w:jc w:val="right"/>
              <w:rPr>
                <w:ins w:id="4615" w:author="Gabriel Correa" w:date="2015-08-25T14:29:00Z"/>
                <w:rFonts w:eastAsia="Times New Roman" w:cs="Times New Roman"/>
                <w:sz w:val="22"/>
              </w:rPr>
              <w:pPrChange w:id="4616" w:author="Gabriel Correa" w:date="2015-08-25T14:48:00Z">
                <w:pPr/>
              </w:pPrChange>
            </w:pPr>
            <w:ins w:id="4617" w:author="Gabriel Correa" w:date="2015-08-25T14:35:00Z">
              <w:r>
                <w:rPr>
                  <w:rFonts w:ascii="Calibri" w:hAnsi="Calibri" w:cs="Calibri"/>
                  <w:color w:val="000000"/>
                  <w:sz w:val="22"/>
                </w:rPr>
                <w:t>0.51</w:t>
              </w:r>
            </w:ins>
          </w:p>
        </w:tc>
        <w:tc>
          <w:tcPr>
            <w:tcW w:w="1705" w:type="dxa"/>
            <w:gridSpan w:val="4"/>
            <w:vAlign w:val="bottom"/>
            <w:tcPrChange w:id="4618" w:author="Gabriel Correa" w:date="2015-08-25T14:50:00Z">
              <w:tcPr>
                <w:tcW w:w="1705" w:type="dxa"/>
                <w:gridSpan w:val="10"/>
                <w:vAlign w:val="bottom"/>
              </w:tcPr>
            </w:tcPrChange>
          </w:tcPr>
          <w:p w:rsidR="00C70510" w:rsidRPr="002B28AD" w:rsidRDefault="00C70510">
            <w:pPr>
              <w:jc w:val="right"/>
              <w:rPr>
                <w:ins w:id="4619" w:author="Gabriel Correa" w:date="2015-08-25T14:29:00Z"/>
                <w:rFonts w:eastAsia="Times New Roman" w:cs="Times New Roman"/>
                <w:sz w:val="22"/>
              </w:rPr>
              <w:pPrChange w:id="4620" w:author="Gabriel Correa" w:date="2015-08-25T14:48:00Z">
                <w:pPr/>
              </w:pPrChange>
            </w:pPr>
            <w:ins w:id="4621" w:author="Gabriel Correa" w:date="2015-08-25T14:35:00Z">
              <w:r>
                <w:rPr>
                  <w:rFonts w:ascii="Calibri" w:hAnsi="Calibri" w:cs="Calibri"/>
                  <w:color w:val="000000"/>
                  <w:sz w:val="22"/>
                </w:rPr>
                <w:t>0.52</w:t>
              </w:r>
            </w:ins>
          </w:p>
        </w:tc>
      </w:tr>
      <w:tr w:rsidR="00A223C0" w:rsidRPr="002B28AD" w:rsidTr="006C2C10">
        <w:tblPrEx>
          <w:tblPrExChange w:id="4622" w:author="Gabriel Correa" w:date="2015-08-25T14:51:00Z">
            <w:tblPrEx>
              <w:tblW w:w="9039" w:type="dxa"/>
            </w:tblPrEx>
          </w:tblPrExChange>
        </w:tblPrEx>
        <w:trPr>
          <w:trHeight w:val="300"/>
          <w:ins w:id="4623" w:author="Gabriel Correa" w:date="2015-08-25T14:29:00Z"/>
          <w:trPrChange w:id="4624"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4625" w:author="Gabriel Correa" w:date="2015-08-25T14:51:00Z">
              <w:tcPr>
                <w:tcW w:w="1105" w:type="dxa"/>
                <w:gridSpan w:val="5"/>
                <w:tcBorders>
                  <w:bottom w:val="nil"/>
                  <w:right w:val="dotDash" w:sz="4" w:space="0" w:color="A6A6A6" w:themeColor="background1" w:themeShade="A6"/>
                </w:tcBorders>
                <w:noWrap/>
                <w:hideMark/>
              </w:tcPr>
            </w:tcPrChange>
          </w:tcPr>
          <w:p w:rsidR="00C70510" w:rsidRPr="002B28AD" w:rsidRDefault="00C70510">
            <w:pPr>
              <w:jc w:val="right"/>
              <w:rPr>
                <w:ins w:id="4626" w:author="Gabriel Correa" w:date="2015-08-25T14:29:00Z"/>
                <w:rFonts w:eastAsia="Times New Roman" w:cs="Calibri"/>
                <w:color w:val="000000"/>
                <w:sz w:val="22"/>
              </w:rPr>
            </w:pPr>
            <w:ins w:id="4627" w:author="Gabriel Correa" w:date="2015-08-25T14:29:00Z">
              <w:r w:rsidRPr="002B28AD">
                <w:rPr>
                  <w:rFonts w:eastAsia="Times New Roman" w:cs="Calibri"/>
                  <w:color w:val="000000"/>
                  <w:sz w:val="22"/>
                </w:rPr>
                <w:t>20</w:t>
              </w:r>
            </w:ins>
          </w:p>
        </w:tc>
        <w:tc>
          <w:tcPr>
            <w:tcW w:w="1129" w:type="dxa"/>
            <w:tcBorders>
              <w:left w:val="dotDash" w:sz="4" w:space="0" w:color="A6A6A6" w:themeColor="background1" w:themeShade="A6"/>
              <w:bottom w:val="nil"/>
            </w:tcBorders>
            <w:noWrap/>
            <w:vAlign w:val="bottom"/>
            <w:tcPrChange w:id="4628"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2B28AD" w:rsidRDefault="00C70510">
            <w:pPr>
              <w:jc w:val="right"/>
              <w:rPr>
                <w:ins w:id="4629" w:author="Gabriel Correa" w:date="2015-08-25T14:29:00Z"/>
                <w:rFonts w:eastAsia="Times New Roman" w:cs="Calibri"/>
                <w:color w:val="000000"/>
                <w:sz w:val="22"/>
              </w:rPr>
            </w:pPr>
            <w:ins w:id="4630" w:author="Gabriel Correa" w:date="2015-08-25T14:34:00Z">
              <w:r>
                <w:rPr>
                  <w:rFonts w:ascii="Calibri" w:hAnsi="Calibri" w:cs="Calibri"/>
                  <w:color w:val="000000"/>
                  <w:sz w:val="22"/>
                </w:rPr>
                <w:t>0.50</w:t>
              </w:r>
            </w:ins>
          </w:p>
        </w:tc>
        <w:tc>
          <w:tcPr>
            <w:tcW w:w="998" w:type="dxa"/>
            <w:gridSpan w:val="2"/>
            <w:tcBorders>
              <w:bottom w:val="nil"/>
            </w:tcBorders>
            <w:shd w:val="clear" w:color="auto" w:fill="BFBFBF" w:themeFill="background1" w:themeFillShade="BF"/>
            <w:noWrap/>
            <w:vAlign w:val="bottom"/>
            <w:tcPrChange w:id="4631" w:author="Gabriel Correa" w:date="2015-08-25T14:51:00Z">
              <w:tcPr>
                <w:tcW w:w="992" w:type="dxa"/>
                <w:gridSpan w:val="4"/>
                <w:tcBorders>
                  <w:bottom w:val="nil"/>
                </w:tcBorders>
                <w:noWrap/>
                <w:vAlign w:val="bottom"/>
              </w:tcPr>
            </w:tcPrChange>
          </w:tcPr>
          <w:p w:rsidR="00C70510" w:rsidRPr="002B28AD" w:rsidRDefault="00C70510">
            <w:pPr>
              <w:jc w:val="right"/>
              <w:rPr>
                <w:ins w:id="4632" w:author="Gabriel Correa" w:date="2015-08-25T14:29:00Z"/>
                <w:rFonts w:eastAsia="Times New Roman" w:cs="Calibri"/>
                <w:color w:val="000000"/>
                <w:sz w:val="22"/>
              </w:rPr>
            </w:pPr>
            <w:ins w:id="4633" w:author="Gabriel Correa" w:date="2015-08-25T14:34:00Z">
              <w:r>
                <w:rPr>
                  <w:rFonts w:ascii="Calibri" w:hAnsi="Calibri" w:cs="Calibri"/>
                  <w:color w:val="000000"/>
                  <w:sz w:val="22"/>
                </w:rPr>
                <w:t>0.88</w:t>
              </w:r>
            </w:ins>
          </w:p>
        </w:tc>
        <w:tc>
          <w:tcPr>
            <w:tcW w:w="1558" w:type="dxa"/>
            <w:gridSpan w:val="2"/>
            <w:tcBorders>
              <w:bottom w:val="nil"/>
              <w:right w:val="dotDotDash" w:sz="8" w:space="0" w:color="595959" w:themeColor="text1" w:themeTint="A6"/>
            </w:tcBorders>
            <w:noWrap/>
            <w:vAlign w:val="bottom"/>
            <w:tcPrChange w:id="4634"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2B28AD" w:rsidRDefault="00C70510">
            <w:pPr>
              <w:jc w:val="right"/>
              <w:rPr>
                <w:ins w:id="4635" w:author="Gabriel Correa" w:date="2015-08-25T14:29:00Z"/>
                <w:rFonts w:eastAsia="Times New Roman" w:cs="Calibri"/>
                <w:color w:val="000000"/>
                <w:sz w:val="22"/>
              </w:rPr>
            </w:pPr>
            <w:ins w:id="4636" w:author="Gabriel Correa" w:date="2015-08-25T14:34:00Z">
              <w:r>
                <w:rPr>
                  <w:rFonts w:ascii="Calibri" w:hAnsi="Calibri" w:cs="Calibri"/>
                  <w:color w:val="000000"/>
                  <w:sz w:val="22"/>
                </w:rPr>
                <w:t>0.64</w:t>
              </w:r>
            </w:ins>
          </w:p>
        </w:tc>
        <w:tc>
          <w:tcPr>
            <w:tcW w:w="1394" w:type="dxa"/>
            <w:vAlign w:val="bottom"/>
            <w:tcPrChange w:id="4637" w:author="Gabriel Correa" w:date="2015-08-25T14:51:00Z">
              <w:tcPr>
                <w:tcW w:w="1395" w:type="dxa"/>
                <w:gridSpan w:val="4"/>
                <w:vAlign w:val="bottom"/>
              </w:tcPr>
            </w:tcPrChange>
          </w:tcPr>
          <w:p w:rsidR="00C70510" w:rsidRPr="002B28AD" w:rsidRDefault="00C70510">
            <w:pPr>
              <w:jc w:val="right"/>
              <w:rPr>
                <w:ins w:id="4638" w:author="Gabriel Correa" w:date="2015-08-25T14:29:00Z"/>
                <w:rFonts w:eastAsia="Times New Roman" w:cs="Times New Roman"/>
                <w:sz w:val="22"/>
              </w:rPr>
              <w:pPrChange w:id="4639" w:author="Gabriel Correa" w:date="2015-08-25T14:48:00Z">
                <w:pPr/>
              </w:pPrChange>
            </w:pPr>
            <w:ins w:id="4640" w:author="Gabriel Correa" w:date="2015-08-25T14:35:00Z">
              <w:r>
                <w:rPr>
                  <w:rFonts w:ascii="Calibri" w:hAnsi="Calibri" w:cs="Calibri"/>
                  <w:color w:val="000000"/>
                  <w:sz w:val="22"/>
                </w:rPr>
                <w:t>0.51</w:t>
              </w:r>
            </w:ins>
          </w:p>
        </w:tc>
        <w:tc>
          <w:tcPr>
            <w:tcW w:w="1158" w:type="dxa"/>
            <w:gridSpan w:val="2"/>
            <w:vAlign w:val="bottom"/>
            <w:tcPrChange w:id="4641" w:author="Gabriel Correa" w:date="2015-08-25T14:51:00Z">
              <w:tcPr>
                <w:tcW w:w="1157" w:type="dxa"/>
                <w:gridSpan w:val="5"/>
                <w:vAlign w:val="bottom"/>
              </w:tcPr>
            </w:tcPrChange>
          </w:tcPr>
          <w:p w:rsidR="00C70510" w:rsidRPr="002B28AD" w:rsidRDefault="00C70510">
            <w:pPr>
              <w:jc w:val="right"/>
              <w:rPr>
                <w:ins w:id="4642" w:author="Gabriel Correa" w:date="2015-08-25T14:29:00Z"/>
                <w:rFonts w:eastAsia="Times New Roman" w:cs="Times New Roman"/>
                <w:sz w:val="22"/>
              </w:rPr>
              <w:pPrChange w:id="4643" w:author="Gabriel Correa" w:date="2015-08-25T14:48:00Z">
                <w:pPr/>
              </w:pPrChange>
            </w:pPr>
            <w:ins w:id="4644" w:author="Gabriel Correa" w:date="2015-08-25T14:35:00Z">
              <w:r>
                <w:rPr>
                  <w:rFonts w:ascii="Calibri" w:hAnsi="Calibri" w:cs="Calibri"/>
                  <w:color w:val="000000"/>
                  <w:sz w:val="22"/>
                </w:rPr>
                <w:t>0.51</w:t>
              </w:r>
            </w:ins>
          </w:p>
        </w:tc>
        <w:tc>
          <w:tcPr>
            <w:tcW w:w="1705" w:type="dxa"/>
            <w:gridSpan w:val="4"/>
            <w:vAlign w:val="bottom"/>
            <w:tcPrChange w:id="4645" w:author="Gabriel Correa" w:date="2015-08-25T14:51:00Z">
              <w:tcPr>
                <w:tcW w:w="1702" w:type="dxa"/>
                <w:gridSpan w:val="8"/>
                <w:vAlign w:val="bottom"/>
              </w:tcPr>
            </w:tcPrChange>
          </w:tcPr>
          <w:p w:rsidR="00C70510" w:rsidRPr="002B28AD" w:rsidRDefault="00C70510">
            <w:pPr>
              <w:jc w:val="right"/>
              <w:rPr>
                <w:ins w:id="4646" w:author="Gabriel Correa" w:date="2015-08-25T14:29:00Z"/>
                <w:rFonts w:eastAsia="Times New Roman" w:cs="Times New Roman"/>
                <w:sz w:val="22"/>
              </w:rPr>
              <w:pPrChange w:id="4647" w:author="Gabriel Correa" w:date="2015-08-25T14:48:00Z">
                <w:pPr/>
              </w:pPrChange>
            </w:pPr>
            <w:ins w:id="4648" w:author="Gabriel Correa" w:date="2015-08-25T14:35:00Z">
              <w:r>
                <w:rPr>
                  <w:rFonts w:ascii="Calibri" w:hAnsi="Calibri" w:cs="Calibri"/>
                  <w:color w:val="000000"/>
                  <w:sz w:val="22"/>
                </w:rPr>
                <w:t>0.51</w:t>
              </w:r>
            </w:ins>
          </w:p>
        </w:tc>
      </w:tr>
      <w:tr w:rsidR="00C70510" w:rsidRPr="002B28AD" w:rsidTr="00A223C0">
        <w:tblPrEx>
          <w:tblPrExChange w:id="4649" w:author="Gabriel Correa" w:date="2015-08-25T14:50:00Z">
            <w:tblPrEx>
              <w:tblW w:w="8672" w:type="dxa"/>
            </w:tblPrEx>
          </w:tblPrExChange>
        </w:tblPrEx>
        <w:trPr>
          <w:gridAfter w:val="1"/>
          <w:wAfter w:w="381" w:type="dxa"/>
          <w:trHeight w:val="300"/>
          <w:ins w:id="4650" w:author="Gabriel Correa" w:date="2015-08-25T14:43:00Z"/>
          <w:trPrChange w:id="4651" w:author="Gabriel Correa" w:date="2015-08-25T14:50:00Z">
            <w:trPr>
              <w:gridAfter w:val="1"/>
              <w:trHeight w:val="300"/>
            </w:trPr>
          </w:trPrChange>
        </w:trPr>
        <w:tc>
          <w:tcPr>
            <w:tcW w:w="8662" w:type="dxa"/>
            <w:gridSpan w:val="14"/>
            <w:tcBorders>
              <w:top w:val="nil"/>
              <w:bottom w:val="nil"/>
            </w:tcBorders>
            <w:noWrap/>
            <w:tcPrChange w:id="4652" w:author="Gabriel Correa" w:date="2015-08-25T14:50:00Z">
              <w:tcPr>
                <w:tcW w:w="8672" w:type="dxa"/>
                <w:gridSpan w:val="36"/>
                <w:tcBorders>
                  <w:top w:val="nil"/>
                  <w:bottom w:val="nil"/>
                </w:tcBorders>
                <w:noWrap/>
              </w:tcPr>
            </w:tcPrChange>
          </w:tcPr>
          <w:p w:rsidR="00C70510" w:rsidRDefault="00C70510">
            <w:pPr>
              <w:jc w:val="right"/>
              <w:rPr>
                <w:ins w:id="4653" w:author="Gabriel Correa" w:date="2015-08-25T14:43:00Z"/>
                <w:rFonts w:ascii="Calibri" w:hAnsi="Calibri" w:cs="Calibri"/>
                <w:color w:val="000000"/>
                <w:sz w:val="22"/>
              </w:rPr>
              <w:pPrChange w:id="4654" w:author="Gabriel Correa" w:date="2015-08-25T14:44:00Z">
                <w:pPr/>
              </w:pPrChange>
            </w:pPr>
            <w:ins w:id="4655" w:author="Gabriel Correa" w:date="2015-08-25T14:44:00Z">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w:t>
              </w:r>
              <w:proofErr w:type="spellStart"/>
              <w:r>
                <w:rPr>
                  <w:rFonts w:cs="Calibri"/>
                  <w:i/>
                  <w:color w:val="595959" w:themeColor="text1" w:themeTint="A6"/>
                  <w:sz w:val="22"/>
                </w:rPr>
                <w:t>JFa</w:t>
              </w:r>
            </w:ins>
            <w:r w:rsidR="00191A7D">
              <w:rPr>
                <w:rFonts w:cs="Calibri"/>
                <w:i/>
                <w:color w:val="595959" w:themeColor="text1" w:themeTint="A6"/>
                <w:sz w:val="22"/>
              </w:rPr>
              <w:t>c</w:t>
            </w:r>
            <w:ins w:id="4656" w:author="Gabriel Correa" w:date="2015-08-25T14:44:00Z">
              <w:r>
                <w:rPr>
                  <w:rFonts w:cs="Calibri"/>
                  <w:i/>
                  <w:color w:val="595959" w:themeColor="text1" w:themeTint="A6"/>
                  <w:sz w:val="22"/>
                </w:rPr>
                <w:t>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ins>
          </w:p>
        </w:tc>
      </w:tr>
      <w:tr w:rsidR="00A223C0" w:rsidRPr="002B28AD" w:rsidTr="00A223C0">
        <w:tblPrEx>
          <w:tblPrExChange w:id="4657" w:author="Gabriel Correa" w:date="2015-08-25T14:50:00Z">
            <w:tblPrEx>
              <w:tblW w:w="9180" w:type="dxa"/>
            </w:tblPrEx>
          </w:tblPrExChange>
        </w:tblPrEx>
        <w:trPr>
          <w:gridAfter w:val="2"/>
          <w:wAfter w:w="658" w:type="dxa"/>
          <w:trHeight w:val="300"/>
          <w:ins w:id="4658" w:author="Gabriel Correa" w:date="2015-08-25T14:29:00Z"/>
          <w:trPrChange w:id="4659"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4660" w:author="Gabriel Correa" w:date="2015-08-25T14:50:00Z">
              <w:tcPr>
                <w:tcW w:w="1106" w:type="dxa"/>
                <w:gridSpan w:val="6"/>
                <w:tcBorders>
                  <w:top w:val="nil"/>
                  <w:bottom w:val="single" w:sz="12" w:space="0" w:color="auto"/>
                  <w:right w:val="nil"/>
                </w:tcBorders>
                <w:noWrap/>
              </w:tcPr>
            </w:tcPrChange>
          </w:tcPr>
          <w:p w:rsidR="00C70510" w:rsidRPr="002B28AD" w:rsidRDefault="00C70510" w:rsidP="00366968">
            <w:pPr>
              <w:jc w:val="center"/>
              <w:rPr>
                <w:ins w:id="4661" w:author="Gabriel Correa" w:date="2015-08-25T14:29:00Z"/>
                <w:rFonts w:eastAsia="Times New Roman" w:cs="Calibri"/>
                <w:i/>
                <w:color w:val="000000"/>
                <w:sz w:val="22"/>
              </w:rPr>
            </w:pPr>
          </w:p>
        </w:tc>
        <w:tc>
          <w:tcPr>
            <w:tcW w:w="3276" w:type="dxa"/>
            <w:gridSpan w:val="4"/>
            <w:tcBorders>
              <w:top w:val="nil"/>
              <w:left w:val="nil"/>
              <w:right w:val="nil"/>
            </w:tcBorders>
            <w:tcPrChange w:id="4662" w:author="Gabriel Correa" w:date="2015-08-25T14:50:00Z">
              <w:tcPr>
                <w:tcW w:w="3277" w:type="dxa"/>
                <w:gridSpan w:val="12"/>
                <w:tcBorders>
                  <w:top w:val="nil"/>
                  <w:left w:val="nil"/>
                  <w:right w:val="nil"/>
                </w:tcBorders>
              </w:tcPr>
            </w:tcPrChange>
          </w:tcPr>
          <w:p w:rsidR="00C70510" w:rsidRDefault="00C70510" w:rsidP="00366968">
            <w:pPr>
              <w:jc w:val="center"/>
              <w:rPr>
                <w:ins w:id="4663" w:author="Gabriel Correa" w:date="2015-08-25T14:43:00Z"/>
                <w:rFonts w:eastAsia="Times New Roman" w:cs="Calibri"/>
                <w:i/>
                <w:color w:val="000000"/>
                <w:sz w:val="22"/>
              </w:rPr>
            </w:pPr>
          </w:p>
          <w:p w:rsidR="00C70510" w:rsidRPr="002B28AD" w:rsidRDefault="00C70510" w:rsidP="00366968">
            <w:pPr>
              <w:jc w:val="center"/>
              <w:rPr>
                <w:ins w:id="4664" w:author="Gabriel Correa" w:date="2015-08-25T14:29:00Z"/>
                <w:rFonts w:eastAsia="Times New Roman" w:cs="Calibri"/>
                <w:i/>
                <w:color w:val="000000"/>
                <w:sz w:val="22"/>
              </w:rPr>
            </w:pPr>
            <w:proofErr w:type="spellStart"/>
            <w:ins w:id="4665" w:author="Gabriel Correa" w:date="2015-08-25T14:38:00Z">
              <w:r w:rsidRPr="002B28AD">
                <w:rPr>
                  <w:rFonts w:eastAsia="Times New Roman" w:cs="Calibri"/>
                  <w:i/>
                  <w:color w:val="000000"/>
                  <w:sz w:val="22"/>
                </w:rPr>
                <w:t>NaiveBayes</w:t>
              </w:r>
            </w:ins>
            <w:proofErr w:type="spellEnd"/>
          </w:p>
        </w:tc>
        <w:tc>
          <w:tcPr>
            <w:tcW w:w="4011" w:type="dxa"/>
            <w:gridSpan w:val="6"/>
            <w:tcBorders>
              <w:top w:val="nil"/>
              <w:left w:val="nil"/>
            </w:tcBorders>
            <w:tcPrChange w:id="4666" w:author="Gabriel Correa" w:date="2015-08-25T14:50:00Z">
              <w:tcPr>
                <w:tcW w:w="4012" w:type="dxa"/>
                <w:gridSpan w:val="16"/>
                <w:tcBorders>
                  <w:top w:val="nil"/>
                  <w:left w:val="nil"/>
                </w:tcBorders>
              </w:tcPr>
            </w:tcPrChange>
          </w:tcPr>
          <w:p w:rsidR="00C70510" w:rsidRDefault="00C70510" w:rsidP="00366968">
            <w:pPr>
              <w:jc w:val="center"/>
              <w:rPr>
                <w:ins w:id="4667" w:author="Gabriel Correa" w:date="2015-08-25T14:43:00Z"/>
                <w:rFonts w:cs="Calibri"/>
                <w:color w:val="000000"/>
                <w:sz w:val="22"/>
              </w:rPr>
            </w:pPr>
          </w:p>
          <w:p w:rsidR="00C70510" w:rsidRPr="002B28AD" w:rsidRDefault="00C70510" w:rsidP="00366968">
            <w:pPr>
              <w:jc w:val="center"/>
              <w:rPr>
                <w:ins w:id="4668" w:author="Gabriel Correa" w:date="2015-08-25T14:29:00Z"/>
                <w:rFonts w:cs="Calibri"/>
                <w:color w:val="000000"/>
                <w:sz w:val="22"/>
              </w:rPr>
            </w:pPr>
            <w:proofErr w:type="spellStart"/>
            <w:ins w:id="4669" w:author="Gabriel Correa" w:date="2015-08-25T14:38:00Z">
              <w:r w:rsidRPr="002B28AD">
                <w:rPr>
                  <w:rFonts w:cs="Calibri"/>
                  <w:color w:val="000000"/>
                  <w:sz w:val="22"/>
                </w:rPr>
                <w:t>NaiveBayesMultinomial</w:t>
              </w:r>
            </w:ins>
            <w:proofErr w:type="spellEnd"/>
          </w:p>
        </w:tc>
      </w:tr>
      <w:tr w:rsidR="00A223C0" w:rsidRPr="002B28AD" w:rsidTr="00A223C0">
        <w:trPr>
          <w:trHeight w:val="300"/>
          <w:ins w:id="4670" w:author="Gabriel Correa" w:date="2015-08-25T14:29:00Z"/>
          <w:trPrChange w:id="4671"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672"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673" w:author="Gabriel Correa" w:date="2015-08-25T14:29:00Z"/>
                <w:rFonts w:eastAsia="Times New Roman" w:cs="Calibri"/>
                <w:color w:val="000000"/>
                <w:sz w:val="22"/>
              </w:rPr>
              <w:pPrChange w:id="4674" w:author="Gabriel Correa" w:date="2015-08-25T14:49:00Z">
                <w:pPr/>
              </w:pPrChange>
            </w:pPr>
            <w:ins w:id="4675" w:author="Gabriel Correa" w:date="2015-08-25T14:29:00Z">
              <w:r w:rsidRPr="002B28AD">
                <w:rPr>
                  <w:rFonts w:eastAsia="Times New Roman" w:cs="Calibri"/>
                  <w:color w:val="000000"/>
                  <w:sz w:val="22"/>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4676"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4677" w:author="Gabriel Correa" w:date="2015-08-25T14:29:00Z"/>
                <w:rFonts w:eastAsia="Times New Roman" w:cs="Calibri"/>
                <w:i/>
                <w:color w:val="000000"/>
                <w:sz w:val="22"/>
              </w:rPr>
              <w:pPrChange w:id="4678" w:author="Gabriel Correa" w:date="2015-08-25T14:49:00Z">
                <w:pPr/>
              </w:pPrChange>
            </w:pPr>
            <w:proofErr w:type="spellStart"/>
            <w:ins w:id="4679" w:author="Gabriel Correa" w:date="2015-08-25T14:29:00Z">
              <w:r w:rsidRPr="002B28AD">
                <w:rPr>
                  <w:rFonts w:eastAsia="Times New Roman" w:cs="Calibri"/>
                  <w:i/>
                  <w:color w:val="000000"/>
                  <w:sz w:val="22"/>
                </w:rPr>
                <w:t>precision</w:t>
              </w:r>
              <w:proofErr w:type="spellEnd"/>
            </w:ins>
          </w:p>
        </w:tc>
        <w:tc>
          <w:tcPr>
            <w:tcW w:w="992" w:type="dxa"/>
            <w:tcBorders>
              <w:top w:val="single" w:sz="12" w:space="0" w:color="auto"/>
              <w:bottom w:val="single" w:sz="12" w:space="0" w:color="000000" w:themeColor="text1"/>
            </w:tcBorders>
            <w:noWrap/>
            <w:hideMark/>
            <w:tcPrChange w:id="4680"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4681" w:author="Gabriel Correa" w:date="2015-08-25T14:29:00Z"/>
                <w:rFonts w:eastAsia="Times New Roman" w:cs="Calibri"/>
                <w:i/>
                <w:color w:val="000000"/>
                <w:sz w:val="22"/>
              </w:rPr>
              <w:pPrChange w:id="4682" w:author="Gabriel Correa" w:date="2015-08-25T14:49:00Z">
                <w:pPr/>
              </w:pPrChange>
            </w:pPr>
            <w:proofErr w:type="spellStart"/>
            <w:ins w:id="4683" w:author="Gabriel Correa" w:date="2015-08-25T14:29:00Z">
              <w:r w:rsidRPr="002B28AD">
                <w:rPr>
                  <w:rFonts w:eastAsia="Times New Roman" w:cs="Calibri"/>
                  <w:i/>
                  <w:color w:val="000000"/>
                  <w:sz w:val="22"/>
                </w:rPr>
                <w:t>recall</w:t>
              </w:r>
              <w:proofErr w:type="spellEnd"/>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4684"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4685" w:author="Gabriel Correa" w:date="2015-08-25T14:29:00Z"/>
                <w:rFonts w:eastAsia="Times New Roman" w:cs="Calibri"/>
                <w:i/>
                <w:color w:val="000000"/>
                <w:sz w:val="22"/>
              </w:rPr>
              <w:pPrChange w:id="4686" w:author="Gabriel Correa" w:date="2015-08-25T14:49:00Z">
                <w:pPr/>
              </w:pPrChange>
            </w:pPr>
            <w:ins w:id="4687" w:author="Gabriel Correa" w:date="2015-08-25T14:29:00Z">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ins>
          </w:p>
        </w:tc>
        <w:tc>
          <w:tcPr>
            <w:tcW w:w="1421" w:type="dxa"/>
            <w:gridSpan w:val="2"/>
            <w:tcBorders>
              <w:top w:val="single" w:sz="12" w:space="0" w:color="auto"/>
              <w:bottom w:val="single" w:sz="12" w:space="0" w:color="000000" w:themeColor="text1"/>
            </w:tcBorders>
            <w:tcPrChange w:id="4688" w:author="Gabriel Correa" w:date="2015-08-25T14:50:00Z">
              <w:tcPr>
                <w:tcW w:w="1421" w:type="dxa"/>
                <w:gridSpan w:val="4"/>
                <w:tcBorders>
                  <w:top w:val="single" w:sz="12" w:space="0" w:color="auto"/>
                  <w:bottom w:val="single" w:sz="12" w:space="0" w:color="000000" w:themeColor="text1"/>
                </w:tcBorders>
              </w:tcPr>
            </w:tcPrChange>
          </w:tcPr>
          <w:p w:rsidR="00C70510" w:rsidRPr="002B28AD" w:rsidRDefault="00C70510">
            <w:pPr>
              <w:jc w:val="right"/>
              <w:rPr>
                <w:ins w:id="4689" w:author="Gabriel Correa" w:date="2015-08-25T14:29:00Z"/>
                <w:rFonts w:eastAsia="Times New Roman" w:cs="Times New Roman"/>
                <w:sz w:val="22"/>
              </w:rPr>
              <w:pPrChange w:id="4690" w:author="Gabriel Correa" w:date="2015-08-25T14:49:00Z">
                <w:pPr/>
              </w:pPrChange>
            </w:pPr>
            <w:proofErr w:type="spellStart"/>
            <w:ins w:id="4691" w:author="Gabriel Correa" w:date="2015-08-25T14:29:00Z">
              <w:r w:rsidRPr="002B28AD">
                <w:rPr>
                  <w:rFonts w:cs="Calibri"/>
                  <w:color w:val="000000"/>
                  <w:sz w:val="22"/>
                </w:rPr>
                <w:t>precision</w:t>
              </w:r>
              <w:proofErr w:type="spellEnd"/>
            </w:ins>
          </w:p>
        </w:tc>
        <w:tc>
          <w:tcPr>
            <w:tcW w:w="1134" w:type="dxa"/>
            <w:tcBorders>
              <w:top w:val="single" w:sz="12" w:space="0" w:color="auto"/>
              <w:bottom w:val="single" w:sz="12" w:space="0" w:color="000000" w:themeColor="text1"/>
            </w:tcBorders>
            <w:tcPrChange w:id="4692" w:author="Gabriel Correa" w:date="2015-08-25T14:50:00Z">
              <w:tcPr>
                <w:tcW w:w="1134" w:type="dxa"/>
                <w:gridSpan w:val="5"/>
                <w:tcBorders>
                  <w:top w:val="single" w:sz="12" w:space="0" w:color="auto"/>
                  <w:bottom w:val="single" w:sz="12" w:space="0" w:color="000000" w:themeColor="text1"/>
                </w:tcBorders>
              </w:tcPr>
            </w:tcPrChange>
          </w:tcPr>
          <w:p w:rsidR="00C70510" w:rsidRPr="002B28AD" w:rsidRDefault="00C70510">
            <w:pPr>
              <w:jc w:val="right"/>
              <w:rPr>
                <w:ins w:id="4693" w:author="Gabriel Correa" w:date="2015-08-25T14:29:00Z"/>
                <w:rFonts w:eastAsia="Times New Roman" w:cs="Times New Roman"/>
                <w:sz w:val="22"/>
              </w:rPr>
              <w:pPrChange w:id="4694" w:author="Gabriel Correa" w:date="2015-08-25T14:49:00Z">
                <w:pPr/>
              </w:pPrChange>
            </w:pPr>
            <w:proofErr w:type="spellStart"/>
            <w:ins w:id="4695" w:author="Gabriel Correa" w:date="2015-08-25T14:29:00Z">
              <w:r w:rsidRPr="002B28AD">
                <w:rPr>
                  <w:rFonts w:cs="Calibri"/>
                  <w:color w:val="000000"/>
                  <w:sz w:val="22"/>
                </w:rPr>
                <w:t>recall</w:t>
              </w:r>
              <w:proofErr w:type="spellEnd"/>
            </w:ins>
          </w:p>
        </w:tc>
        <w:tc>
          <w:tcPr>
            <w:tcW w:w="1702" w:type="dxa"/>
            <w:gridSpan w:val="4"/>
            <w:tcBorders>
              <w:top w:val="single" w:sz="12" w:space="0" w:color="auto"/>
              <w:bottom w:val="single" w:sz="12" w:space="0" w:color="000000" w:themeColor="text1"/>
            </w:tcBorders>
            <w:tcPrChange w:id="4696" w:author="Gabriel Correa" w:date="2015-08-25T14:50:00Z">
              <w:tcPr>
                <w:tcW w:w="1702" w:type="dxa"/>
                <w:gridSpan w:val="9"/>
                <w:tcBorders>
                  <w:top w:val="single" w:sz="12" w:space="0" w:color="auto"/>
                  <w:bottom w:val="single" w:sz="12" w:space="0" w:color="000000" w:themeColor="text1"/>
                </w:tcBorders>
              </w:tcPr>
            </w:tcPrChange>
          </w:tcPr>
          <w:p w:rsidR="00C70510" w:rsidRPr="002B28AD" w:rsidRDefault="00C70510">
            <w:pPr>
              <w:jc w:val="right"/>
              <w:rPr>
                <w:ins w:id="4697" w:author="Gabriel Correa" w:date="2015-08-25T14:29:00Z"/>
                <w:rFonts w:eastAsia="Times New Roman" w:cs="Times New Roman"/>
                <w:sz w:val="22"/>
              </w:rPr>
              <w:pPrChange w:id="4698" w:author="Gabriel Correa" w:date="2015-08-25T14:49:00Z">
                <w:pPr/>
              </w:pPrChange>
            </w:pPr>
            <w:ins w:id="4699" w:author="Gabriel Correa" w:date="2015-08-25T14:29:00Z">
              <w:r w:rsidRPr="002B28AD">
                <w:rPr>
                  <w:rFonts w:cs="Calibri"/>
                  <w:color w:val="000000"/>
                  <w:sz w:val="22"/>
                </w:rPr>
                <w:t>F-</w:t>
              </w:r>
              <w:proofErr w:type="spellStart"/>
              <w:r w:rsidRPr="002B28AD">
                <w:rPr>
                  <w:rFonts w:cs="Calibri"/>
                  <w:color w:val="000000"/>
                  <w:sz w:val="22"/>
                </w:rPr>
                <w:t>Measure</w:t>
              </w:r>
              <w:proofErr w:type="spellEnd"/>
            </w:ins>
          </w:p>
        </w:tc>
      </w:tr>
      <w:tr w:rsidR="00A223C0" w:rsidRPr="002B28AD" w:rsidTr="00A223C0">
        <w:trPr>
          <w:trHeight w:val="300"/>
          <w:ins w:id="4700"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2B28AD" w:rsidRDefault="00C70510">
            <w:pPr>
              <w:jc w:val="right"/>
              <w:rPr>
                <w:ins w:id="4701" w:author="Gabriel Correa" w:date="2015-08-25T14:29:00Z"/>
                <w:rFonts w:eastAsia="Times New Roman" w:cs="Calibri"/>
                <w:color w:val="000000"/>
                <w:sz w:val="22"/>
              </w:rPr>
            </w:pPr>
            <w:ins w:id="4702" w:author="Gabriel Correa" w:date="2015-08-25T14:29:00Z">
              <w:r w:rsidRPr="002B28AD">
                <w:rPr>
                  <w:rFonts w:eastAsia="Times New Roman" w:cs="Calibri"/>
                  <w:color w:val="000000"/>
                  <w:sz w:val="22"/>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2B28AD" w:rsidRDefault="00C70510">
            <w:pPr>
              <w:jc w:val="right"/>
              <w:rPr>
                <w:ins w:id="4703" w:author="Gabriel Correa" w:date="2015-08-25T14:29:00Z"/>
                <w:rFonts w:eastAsia="Times New Roman" w:cs="Calibri"/>
                <w:color w:val="000000"/>
                <w:sz w:val="22"/>
              </w:rPr>
            </w:pPr>
            <w:ins w:id="4704" w:author="Gabriel Correa" w:date="2015-08-25T14:35:00Z">
              <w:r>
                <w:rPr>
                  <w:rFonts w:ascii="Calibri" w:hAnsi="Calibri" w:cs="Calibri"/>
                  <w:color w:val="000000"/>
                  <w:sz w:val="22"/>
                </w:rPr>
                <w:t>0.64</w:t>
              </w:r>
            </w:ins>
          </w:p>
        </w:tc>
        <w:tc>
          <w:tcPr>
            <w:tcW w:w="992" w:type="dxa"/>
            <w:tcBorders>
              <w:top w:val="single" w:sz="12" w:space="0" w:color="000000" w:themeColor="text1"/>
            </w:tcBorders>
            <w:noWrap/>
            <w:vAlign w:val="bottom"/>
            <w:hideMark/>
          </w:tcPr>
          <w:p w:rsidR="00C70510" w:rsidRPr="002B28AD" w:rsidRDefault="00C70510">
            <w:pPr>
              <w:jc w:val="right"/>
              <w:rPr>
                <w:ins w:id="4705" w:author="Gabriel Correa" w:date="2015-08-25T14:29:00Z"/>
                <w:rFonts w:eastAsia="Times New Roman" w:cs="Calibri"/>
                <w:color w:val="000000"/>
                <w:sz w:val="22"/>
              </w:rPr>
            </w:pPr>
            <w:ins w:id="4706" w:author="Gabriel Correa" w:date="2015-08-25T14:35:00Z">
              <w:r>
                <w:rPr>
                  <w:rFonts w:ascii="Calibri" w:hAnsi="Calibri" w:cs="Calibri"/>
                  <w:color w:val="000000"/>
                  <w:sz w:val="22"/>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2B28AD" w:rsidRDefault="00C70510">
            <w:pPr>
              <w:jc w:val="right"/>
              <w:rPr>
                <w:ins w:id="4707" w:author="Gabriel Correa" w:date="2015-08-25T14:29:00Z"/>
                <w:rFonts w:eastAsia="Times New Roman" w:cs="Calibri"/>
                <w:color w:val="000000"/>
                <w:sz w:val="22"/>
              </w:rPr>
            </w:pPr>
            <w:ins w:id="4708" w:author="Gabriel Correa" w:date="2015-08-25T14:35:00Z">
              <w:r>
                <w:rPr>
                  <w:rFonts w:ascii="Calibri" w:hAnsi="Calibri" w:cs="Calibri"/>
                  <w:color w:val="000000"/>
                  <w:sz w:val="22"/>
                </w:rPr>
                <w:t>0.68</w:t>
              </w:r>
            </w:ins>
          </w:p>
        </w:tc>
        <w:tc>
          <w:tcPr>
            <w:tcW w:w="1421" w:type="dxa"/>
            <w:gridSpan w:val="2"/>
            <w:tcBorders>
              <w:top w:val="single" w:sz="12" w:space="0" w:color="000000" w:themeColor="text1"/>
            </w:tcBorders>
            <w:vAlign w:val="bottom"/>
          </w:tcPr>
          <w:p w:rsidR="00C70510" w:rsidRPr="002B28AD" w:rsidRDefault="00C70510">
            <w:pPr>
              <w:jc w:val="right"/>
              <w:rPr>
                <w:ins w:id="4709" w:author="Gabriel Correa" w:date="2015-08-25T14:29:00Z"/>
                <w:rFonts w:eastAsia="Times New Roman" w:cs="Times New Roman"/>
                <w:sz w:val="22"/>
              </w:rPr>
              <w:pPrChange w:id="4710" w:author="Gabriel Correa" w:date="2015-08-25T14:49:00Z">
                <w:pPr/>
              </w:pPrChange>
            </w:pPr>
            <w:ins w:id="4711" w:author="Gabriel Correa" w:date="2015-08-25T14:35:00Z">
              <w:r>
                <w:rPr>
                  <w:rFonts w:ascii="Calibri" w:hAnsi="Calibri" w:cs="Calibri"/>
                  <w:color w:val="000000"/>
                  <w:sz w:val="22"/>
                </w:rPr>
                <w:t>0.69</w:t>
              </w:r>
            </w:ins>
          </w:p>
        </w:tc>
        <w:tc>
          <w:tcPr>
            <w:tcW w:w="1134" w:type="dxa"/>
            <w:tcBorders>
              <w:top w:val="single" w:sz="12" w:space="0" w:color="000000" w:themeColor="text1"/>
            </w:tcBorders>
            <w:vAlign w:val="bottom"/>
          </w:tcPr>
          <w:p w:rsidR="00C70510" w:rsidRPr="002B28AD" w:rsidRDefault="00C70510">
            <w:pPr>
              <w:jc w:val="right"/>
              <w:rPr>
                <w:ins w:id="4712" w:author="Gabriel Correa" w:date="2015-08-25T14:29:00Z"/>
                <w:rFonts w:eastAsia="Times New Roman" w:cs="Times New Roman"/>
                <w:sz w:val="22"/>
              </w:rPr>
              <w:pPrChange w:id="4713" w:author="Gabriel Correa" w:date="2015-08-25T14:49:00Z">
                <w:pPr/>
              </w:pPrChange>
            </w:pPr>
            <w:ins w:id="4714" w:author="Gabriel Correa" w:date="2015-08-25T14:35:00Z">
              <w:r>
                <w:rPr>
                  <w:rFonts w:ascii="Calibri" w:hAnsi="Calibri" w:cs="Calibri"/>
                  <w:color w:val="000000"/>
                  <w:sz w:val="22"/>
                </w:rPr>
                <w:t>0.80</w:t>
              </w:r>
            </w:ins>
          </w:p>
        </w:tc>
        <w:tc>
          <w:tcPr>
            <w:tcW w:w="1702" w:type="dxa"/>
            <w:gridSpan w:val="4"/>
            <w:tcBorders>
              <w:top w:val="single" w:sz="12" w:space="0" w:color="000000" w:themeColor="text1"/>
            </w:tcBorders>
            <w:vAlign w:val="bottom"/>
          </w:tcPr>
          <w:p w:rsidR="00C70510" w:rsidRPr="002B28AD" w:rsidRDefault="00C70510">
            <w:pPr>
              <w:jc w:val="right"/>
              <w:rPr>
                <w:ins w:id="4715" w:author="Gabriel Correa" w:date="2015-08-25T14:29:00Z"/>
                <w:rFonts w:eastAsia="Times New Roman" w:cs="Times New Roman"/>
                <w:sz w:val="22"/>
              </w:rPr>
              <w:pPrChange w:id="4716" w:author="Gabriel Correa" w:date="2015-08-25T14:49:00Z">
                <w:pPr/>
              </w:pPrChange>
            </w:pPr>
            <w:ins w:id="4717" w:author="Gabriel Correa" w:date="2015-08-25T14:35:00Z">
              <w:r>
                <w:rPr>
                  <w:rFonts w:ascii="Calibri" w:hAnsi="Calibri" w:cs="Calibri"/>
                  <w:color w:val="000000"/>
                  <w:sz w:val="22"/>
                </w:rPr>
                <w:t>0.74</w:t>
              </w:r>
            </w:ins>
          </w:p>
        </w:tc>
      </w:tr>
      <w:tr w:rsidR="00A223C0" w:rsidRPr="002B28AD" w:rsidTr="00A223C0">
        <w:trPr>
          <w:trHeight w:val="300"/>
          <w:ins w:id="4718"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719" w:author="Gabriel Correa" w:date="2015-08-25T14:29:00Z"/>
                <w:rFonts w:eastAsia="Times New Roman" w:cs="Calibri"/>
                <w:color w:val="000000"/>
                <w:sz w:val="22"/>
              </w:rPr>
            </w:pPr>
            <w:ins w:id="4720" w:author="Gabriel Correa" w:date="2015-08-25T14:29:00Z">
              <w:r w:rsidRPr="002B28AD">
                <w:rPr>
                  <w:rFonts w:eastAsia="Times New Roman" w:cs="Calibri"/>
                  <w:color w:val="000000"/>
                  <w:sz w:val="22"/>
                </w:rPr>
                <w:t>2</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721" w:author="Gabriel Correa" w:date="2015-08-25T14:29:00Z"/>
                <w:rFonts w:eastAsia="Times New Roman" w:cs="Calibri"/>
                <w:color w:val="000000"/>
                <w:sz w:val="22"/>
              </w:rPr>
            </w:pPr>
            <w:ins w:id="4722" w:author="Gabriel Correa" w:date="2015-08-25T14:35:00Z">
              <w:r>
                <w:rPr>
                  <w:rFonts w:ascii="Calibri" w:hAnsi="Calibri" w:cs="Calibri"/>
                  <w:color w:val="000000"/>
                  <w:sz w:val="22"/>
                </w:rPr>
                <w:t>0.64</w:t>
              </w:r>
            </w:ins>
          </w:p>
        </w:tc>
        <w:tc>
          <w:tcPr>
            <w:tcW w:w="992" w:type="dxa"/>
            <w:noWrap/>
            <w:vAlign w:val="bottom"/>
            <w:hideMark/>
          </w:tcPr>
          <w:p w:rsidR="00C70510" w:rsidRPr="002B28AD" w:rsidRDefault="00C70510">
            <w:pPr>
              <w:jc w:val="right"/>
              <w:rPr>
                <w:ins w:id="4723" w:author="Gabriel Correa" w:date="2015-08-25T14:29:00Z"/>
                <w:rFonts w:eastAsia="Times New Roman" w:cs="Calibri"/>
                <w:color w:val="000000"/>
                <w:sz w:val="22"/>
              </w:rPr>
            </w:pPr>
            <w:ins w:id="4724" w:author="Gabriel Correa" w:date="2015-08-25T14:35:00Z">
              <w:r>
                <w:rPr>
                  <w:rFonts w:ascii="Calibri" w:hAnsi="Calibri" w:cs="Calibri"/>
                  <w:color w:val="000000"/>
                  <w:sz w:val="22"/>
                </w:rPr>
                <w:t>0.83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725" w:author="Gabriel Correa" w:date="2015-08-25T14:29:00Z"/>
                <w:rFonts w:eastAsia="Times New Roman" w:cs="Calibri"/>
                <w:color w:val="000000"/>
                <w:sz w:val="22"/>
              </w:rPr>
            </w:pPr>
            <w:ins w:id="4726"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4727" w:author="Gabriel Correa" w:date="2015-08-25T14:29:00Z"/>
                <w:rFonts w:eastAsia="Times New Roman" w:cs="Times New Roman"/>
                <w:sz w:val="22"/>
              </w:rPr>
              <w:pPrChange w:id="4728" w:author="Gabriel Correa" w:date="2015-08-25T14:49:00Z">
                <w:pPr/>
              </w:pPrChange>
            </w:pPr>
            <w:ins w:id="4729" w:author="Gabriel Correa" w:date="2015-08-25T14:35:00Z">
              <w:r>
                <w:rPr>
                  <w:rFonts w:ascii="Calibri" w:hAnsi="Calibri" w:cs="Calibri"/>
                  <w:color w:val="000000"/>
                  <w:sz w:val="22"/>
                </w:rPr>
                <w:t>0.67</w:t>
              </w:r>
            </w:ins>
          </w:p>
        </w:tc>
        <w:tc>
          <w:tcPr>
            <w:tcW w:w="1134" w:type="dxa"/>
            <w:vAlign w:val="bottom"/>
          </w:tcPr>
          <w:p w:rsidR="00C70510" w:rsidRPr="002B28AD" w:rsidRDefault="00C70510">
            <w:pPr>
              <w:jc w:val="right"/>
              <w:rPr>
                <w:ins w:id="4730" w:author="Gabriel Correa" w:date="2015-08-25T14:29:00Z"/>
                <w:rFonts w:eastAsia="Times New Roman" w:cs="Times New Roman"/>
                <w:sz w:val="22"/>
              </w:rPr>
              <w:pPrChange w:id="4731" w:author="Gabriel Correa" w:date="2015-08-25T14:49:00Z">
                <w:pPr/>
              </w:pPrChange>
            </w:pPr>
            <w:ins w:id="4732" w:author="Gabriel Correa" w:date="2015-08-25T14:35:00Z">
              <w:r>
                <w:rPr>
                  <w:rFonts w:ascii="Calibri" w:hAnsi="Calibri" w:cs="Calibri"/>
                  <w:color w:val="000000"/>
                  <w:sz w:val="22"/>
                </w:rPr>
                <w:t>0.83</w:t>
              </w:r>
            </w:ins>
          </w:p>
        </w:tc>
        <w:tc>
          <w:tcPr>
            <w:tcW w:w="1702" w:type="dxa"/>
            <w:gridSpan w:val="4"/>
            <w:vAlign w:val="bottom"/>
          </w:tcPr>
          <w:p w:rsidR="00C70510" w:rsidRPr="002B28AD" w:rsidRDefault="00C70510">
            <w:pPr>
              <w:jc w:val="right"/>
              <w:rPr>
                <w:ins w:id="4733" w:author="Gabriel Correa" w:date="2015-08-25T14:29:00Z"/>
                <w:rFonts w:eastAsia="Times New Roman" w:cs="Times New Roman"/>
                <w:sz w:val="22"/>
              </w:rPr>
              <w:pPrChange w:id="4734" w:author="Gabriel Correa" w:date="2015-08-25T14:49:00Z">
                <w:pPr/>
              </w:pPrChange>
            </w:pPr>
            <w:ins w:id="4735" w:author="Gabriel Correa" w:date="2015-08-25T14:35:00Z">
              <w:r>
                <w:rPr>
                  <w:rFonts w:ascii="Calibri" w:hAnsi="Calibri" w:cs="Calibri"/>
                  <w:color w:val="000000"/>
                  <w:sz w:val="22"/>
                </w:rPr>
                <w:t>0.74</w:t>
              </w:r>
            </w:ins>
          </w:p>
        </w:tc>
      </w:tr>
      <w:tr w:rsidR="00A223C0" w:rsidRPr="002B28AD" w:rsidTr="00A223C0">
        <w:trPr>
          <w:trHeight w:val="300"/>
          <w:ins w:id="4736"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737" w:author="Gabriel Correa" w:date="2015-08-25T14:29:00Z"/>
                <w:rFonts w:eastAsia="Times New Roman" w:cs="Calibri"/>
                <w:color w:val="000000"/>
                <w:sz w:val="22"/>
              </w:rPr>
            </w:pPr>
            <w:ins w:id="4738" w:author="Gabriel Correa" w:date="2015-08-25T14:29:00Z">
              <w:r w:rsidRPr="002B28AD">
                <w:rPr>
                  <w:rFonts w:eastAsia="Times New Roman" w:cs="Calibri"/>
                  <w:color w:val="000000"/>
                  <w:sz w:val="22"/>
                </w:rPr>
                <w:t>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739" w:author="Gabriel Correa" w:date="2015-08-25T14:29:00Z"/>
                <w:rFonts w:eastAsia="Times New Roman" w:cs="Calibri"/>
                <w:color w:val="000000"/>
                <w:sz w:val="22"/>
              </w:rPr>
            </w:pPr>
            <w:ins w:id="4740" w:author="Gabriel Correa" w:date="2015-08-25T14:35:00Z">
              <w:r>
                <w:rPr>
                  <w:rFonts w:ascii="Calibri" w:hAnsi="Calibri" w:cs="Calibri"/>
                  <w:color w:val="000000"/>
                  <w:sz w:val="22"/>
                </w:rPr>
                <w:t>0.63</w:t>
              </w:r>
            </w:ins>
          </w:p>
        </w:tc>
        <w:tc>
          <w:tcPr>
            <w:tcW w:w="992" w:type="dxa"/>
            <w:noWrap/>
            <w:vAlign w:val="bottom"/>
            <w:hideMark/>
          </w:tcPr>
          <w:p w:rsidR="00C70510" w:rsidRPr="002B28AD" w:rsidRDefault="00C70510">
            <w:pPr>
              <w:jc w:val="right"/>
              <w:rPr>
                <w:ins w:id="4741" w:author="Gabriel Correa" w:date="2015-08-25T14:29:00Z"/>
                <w:rFonts w:eastAsia="Times New Roman" w:cs="Calibri"/>
                <w:color w:val="000000"/>
                <w:sz w:val="22"/>
              </w:rPr>
            </w:pPr>
            <w:ins w:id="4742" w:author="Gabriel Correa" w:date="2015-08-25T14:35:00Z">
              <w:r>
                <w:rPr>
                  <w:rFonts w:ascii="Calibri" w:hAnsi="Calibri" w:cs="Calibri"/>
                  <w:color w:val="000000"/>
                  <w:sz w:val="22"/>
                </w:rPr>
                <w:t>0.93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743" w:author="Gabriel Correa" w:date="2015-08-25T14:29:00Z"/>
                <w:rFonts w:eastAsia="Times New Roman" w:cs="Calibri"/>
                <w:color w:val="000000"/>
                <w:sz w:val="22"/>
              </w:rPr>
            </w:pPr>
            <w:ins w:id="4744" w:author="Gabriel Correa" w:date="2015-08-25T14:35:00Z">
              <w:r>
                <w:rPr>
                  <w:rFonts w:ascii="Calibri" w:hAnsi="Calibri" w:cs="Calibri"/>
                  <w:color w:val="000000"/>
                  <w:sz w:val="22"/>
                </w:rPr>
                <w:t>0.75</w:t>
              </w:r>
            </w:ins>
          </w:p>
        </w:tc>
        <w:tc>
          <w:tcPr>
            <w:tcW w:w="1421" w:type="dxa"/>
            <w:gridSpan w:val="2"/>
            <w:vAlign w:val="bottom"/>
          </w:tcPr>
          <w:p w:rsidR="00C70510" w:rsidRPr="002B28AD" w:rsidRDefault="00C70510">
            <w:pPr>
              <w:jc w:val="right"/>
              <w:rPr>
                <w:ins w:id="4745" w:author="Gabriel Correa" w:date="2015-08-25T14:29:00Z"/>
                <w:rFonts w:eastAsia="Times New Roman" w:cs="Times New Roman"/>
                <w:sz w:val="22"/>
              </w:rPr>
              <w:pPrChange w:id="4746" w:author="Gabriel Correa" w:date="2015-08-25T14:49:00Z">
                <w:pPr/>
              </w:pPrChange>
            </w:pPr>
            <w:ins w:id="4747" w:author="Gabriel Correa" w:date="2015-08-25T14:35:00Z">
              <w:r>
                <w:rPr>
                  <w:rFonts w:ascii="Calibri" w:hAnsi="Calibri" w:cs="Calibri"/>
                  <w:color w:val="000000"/>
                  <w:sz w:val="22"/>
                </w:rPr>
                <w:t>0.59</w:t>
              </w:r>
            </w:ins>
          </w:p>
        </w:tc>
        <w:tc>
          <w:tcPr>
            <w:tcW w:w="1134" w:type="dxa"/>
            <w:vAlign w:val="bottom"/>
          </w:tcPr>
          <w:p w:rsidR="00C70510" w:rsidRPr="002B28AD" w:rsidRDefault="00C70510">
            <w:pPr>
              <w:jc w:val="right"/>
              <w:rPr>
                <w:ins w:id="4748" w:author="Gabriel Correa" w:date="2015-08-25T14:29:00Z"/>
                <w:rFonts w:eastAsia="Times New Roman" w:cs="Times New Roman"/>
                <w:sz w:val="22"/>
              </w:rPr>
              <w:pPrChange w:id="4749" w:author="Gabriel Correa" w:date="2015-08-25T14:49:00Z">
                <w:pPr/>
              </w:pPrChange>
            </w:pPr>
            <w:ins w:id="4750" w:author="Gabriel Correa" w:date="2015-08-25T14:35:00Z">
              <w:r>
                <w:rPr>
                  <w:rFonts w:ascii="Calibri" w:hAnsi="Calibri" w:cs="Calibri"/>
                  <w:color w:val="000000"/>
                  <w:sz w:val="22"/>
                </w:rPr>
                <w:t>0.77</w:t>
              </w:r>
            </w:ins>
          </w:p>
        </w:tc>
        <w:tc>
          <w:tcPr>
            <w:tcW w:w="1702" w:type="dxa"/>
            <w:gridSpan w:val="4"/>
            <w:vAlign w:val="bottom"/>
          </w:tcPr>
          <w:p w:rsidR="00C70510" w:rsidRPr="002B28AD" w:rsidRDefault="00C70510">
            <w:pPr>
              <w:jc w:val="right"/>
              <w:rPr>
                <w:ins w:id="4751" w:author="Gabriel Correa" w:date="2015-08-25T14:29:00Z"/>
                <w:rFonts w:eastAsia="Times New Roman" w:cs="Times New Roman"/>
                <w:sz w:val="22"/>
              </w:rPr>
              <w:pPrChange w:id="4752" w:author="Gabriel Correa" w:date="2015-08-25T14:49:00Z">
                <w:pPr/>
              </w:pPrChange>
            </w:pPr>
            <w:ins w:id="4753" w:author="Gabriel Correa" w:date="2015-08-25T14:35:00Z">
              <w:r>
                <w:rPr>
                  <w:rFonts w:ascii="Calibri" w:hAnsi="Calibri" w:cs="Calibri"/>
                  <w:color w:val="000000"/>
                  <w:sz w:val="22"/>
                </w:rPr>
                <w:t>0.67</w:t>
              </w:r>
            </w:ins>
          </w:p>
        </w:tc>
      </w:tr>
      <w:tr w:rsidR="00A223C0" w:rsidRPr="002B28AD" w:rsidTr="00A223C0">
        <w:trPr>
          <w:trHeight w:val="300"/>
          <w:ins w:id="4754"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755" w:author="Gabriel Correa" w:date="2015-08-25T14:29:00Z"/>
                <w:rFonts w:eastAsia="Times New Roman" w:cs="Calibri"/>
                <w:color w:val="000000"/>
                <w:sz w:val="22"/>
              </w:rPr>
            </w:pPr>
            <w:ins w:id="4756" w:author="Gabriel Correa" w:date="2015-08-25T14:29:00Z">
              <w:r w:rsidRPr="002B28AD">
                <w:rPr>
                  <w:rFonts w:eastAsia="Times New Roman" w:cs="Calibri"/>
                  <w:color w:val="000000"/>
                  <w:sz w:val="22"/>
                </w:rPr>
                <w:t>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757" w:author="Gabriel Correa" w:date="2015-08-25T14:29:00Z"/>
                <w:rFonts w:eastAsia="Times New Roman" w:cs="Calibri"/>
                <w:color w:val="000000"/>
                <w:sz w:val="22"/>
              </w:rPr>
            </w:pPr>
            <w:ins w:id="4758" w:author="Gabriel Correa" w:date="2015-08-25T14:35:00Z">
              <w:r>
                <w:rPr>
                  <w:rFonts w:ascii="Calibri" w:hAnsi="Calibri" w:cs="Calibri"/>
                  <w:color w:val="000000"/>
                  <w:sz w:val="22"/>
                </w:rPr>
                <w:t>0.61</w:t>
              </w:r>
            </w:ins>
          </w:p>
        </w:tc>
        <w:tc>
          <w:tcPr>
            <w:tcW w:w="992" w:type="dxa"/>
            <w:noWrap/>
            <w:vAlign w:val="bottom"/>
            <w:hideMark/>
          </w:tcPr>
          <w:p w:rsidR="00C70510" w:rsidRPr="002B28AD" w:rsidRDefault="00C70510">
            <w:pPr>
              <w:jc w:val="right"/>
              <w:rPr>
                <w:ins w:id="4759" w:author="Gabriel Correa" w:date="2015-08-25T14:29:00Z"/>
                <w:rFonts w:eastAsia="Times New Roman" w:cs="Calibri"/>
                <w:color w:val="000000"/>
                <w:sz w:val="22"/>
              </w:rPr>
            </w:pPr>
            <w:ins w:id="4760" w:author="Gabriel Correa" w:date="2015-08-25T14:35:00Z">
              <w:r>
                <w:rPr>
                  <w:rFonts w:ascii="Calibri" w:hAnsi="Calibri" w:cs="Calibri"/>
                  <w:color w:val="000000"/>
                  <w:sz w:val="22"/>
                </w:rPr>
                <w:t>0.94</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761" w:author="Gabriel Correa" w:date="2015-08-25T14:29:00Z"/>
                <w:rFonts w:eastAsia="Times New Roman" w:cs="Calibri"/>
                <w:color w:val="000000"/>
                <w:sz w:val="22"/>
              </w:rPr>
            </w:pPr>
            <w:ins w:id="4762" w:author="Gabriel Correa" w:date="2015-08-25T14:35:00Z">
              <w:r>
                <w:rPr>
                  <w:rFonts w:ascii="Calibri" w:hAnsi="Calibri" w:cs="Calibri"/>
                  <w:color w:val="000000"/>
                  <w:sz w:val="22"/>
                </w:rPr>
                <w:t>0.74</w:t>
              </w:r>
            </w:ins>
          </w:p>
        </w:tc>
        <w:tc>
          <w:tcPr>
            <w:tcW w:w="1421" w:type="dxa"/>
            <w:gridSpan w:val="2"/>
            <w:vAlign w:val="bottom"/>
          </w:tcPr>
          <w:p w:rsidR="00C70510" w:rsidRPr="002B28AD" w:rsidRDefault="00C70510">
            <w:pPr>
              <w:jc w:val="right"/>
              <w:rPr>
                <w:ins w:id="4763" w:author="Gabriel Correa" w:date="2015-08-25T14:29:00Z"/>
                <w:rFonts w:eastAsia="Times New Roman" w:cs="Times New Roman"/>
                <w:sz w:val="22"/>
              </w:rPr>
              <w:pPrChange w:id="4764" w:author="Gabriel Correa" w:date="2015-08-25T14:49:00Z">
                <w:pPr/>
              </w:pPrChange>
            </w:pPr>
            <w:ins w:id="4765" w:author="Gabriel Correa" w:date="2015-08-25T14:35:00Z">
              <w:r>
                <w:rPr>
                  <w:rFonts w:ascii="Calibri" w:hAnsi="Calibri" w:cs="Calibri"/>
                  <w:color w:val="000000"/>
                  <w:sz w:val="22"/>
                </w:rPr>
                <w:t>0.51</w:t>
              </w:r>
            </w:ins>
          </w:p>
        </w:tc>
        <w:tc>
          <w:tcPr>
            <w:tcW w:w="1134" w:type="dxa"/>
            <w:vAlign w:val="bottom"/>
          </w:tcPr>
          <w:p w:rsidR="00C70510" w:rsidRPr="002B28AD" w:rsidRDefault="00C70510">
            <w:pPr>
              <w:jc w:val="right"/>
              <w:rPr>
                <w:ins w:id="4766" w:author="Gabriel Correa" w:date="2015-08-25T14:29:00Z"/>
                <w:rFonts w:eastAsia="Times New Roman" w:cs="Times New Roman"/>
                <w:sz w:val="22"/>
              </w:rPr>
              <w:pPrChange w:id="4767" w:author="Gabriel Correa" w:date="2015-08-25T14:49:00Z">
                <w:pPr/>
              </w:pPrChange>
            </w:pPr>
            <w:ins w:id="4768"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4769" w:author="Gabriel Correa" w:date="2015-08-25T14:29:00Z"/>
                <w:rFonts w:eastAsia="Times New Roman" w:cs="Times New Roman"/>
                <w:sz w:val="22"/>
              </w:rPr>
              <w:pPrChange w:id="4770" w:author="Gabriel Correa" w:date="2015-08-25T14:49:00Z">
                <w:pPr/>
              </w:pPrChange>
            </w:pPr>
            <w:ins w:id="4771" w:author="Gabriel Correa" w:date="2015-08-25T14:35:00Z">
              <w:r>
                <w:rPr>
                  <w:rFonts w:ascii="Calibri" w:hAnsi="Calibri" w:cs="Calibri"/>
                  <w:color w:val="000000"/>
                  <w:sz w:val="22"/>
                </w:rPr>
                <w:t>0.62</w:t>
              </w:r>
            </w:ins>
          </w:p>
        </w:tc>
      </w:tr>
      <w:tr w:rsidR="00A223C0" w:rsidRPr="002B28AD" w:rsidTr="00A223C0">
        <w:trPr>
          <w:trHeight w:val="300"/>
          <w:ins w:id="4772"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773" w:author="Gabriel Correa" w:date="2015-08-25T14:29:00Z"/>
                <w:rFonts w:eastAsia="Times New Roman" w:cs="Calibri"/>
                <w:color w:val="000000"/>
                <w:sz w:val="22"/>
              </w:rPr>
            </w:pPr>
            <w:ins w:id="4774" w:author="Gabriel Correa" w:date="2015-08-25T14:29:00Z">
              <w:r w:rsidRPr="002B28AD">
                <w:rPr>
                  <w:rFonts w:eastAsia="Times New Roman" w:cs="Calibri"/>
                  <w:color w:val="000000"/>
                  <w:sz w:val="22"/>
                </w:rPr>
                <w:t>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775" w:author="Gabriel Correa" w:date="2015-08-25T14:29:00Z"/>
                <w:rFonts w:eastAsia="Times New Roman" w:cs="Calibri"/>
                <w:color w:val="000000"/>
                <w:sz w:val="22"/>
              </w:rPr>
            </w:pPr>
            <w:ins w:id="4776" w:author="Gabriel Correa" w:date="2015-08-25T14:35:00Z">
              <w:r>
                <w:rPr>
                  <w:rFonts w:ascii="Calibri" w:hAnsi="Calibri" w:cs="Calibri"/>
                  <w:color w:val="000000"/>
                  <w:sz w:val="22"/>
                </w:rPr>
                <w:t>0.59</w:t>
              </w:r>
            </w:ins>
          </w:p>
        </w:tc>
        <w:tc>
          <w:tcPr>
            <w:tcW w:w="992" w:type="dxa"/>
            <w:noWrap/>
            <w:vAlign w:val="bottom"/>
            <w:hideMark/>
          </w:tcPr>
          <w:p w:rsidR="00C70510" w:rsidRPr="002B28AD" w:rsidRDefault="00C70510">
            <w:pPr>
              <w:jc w:val="right"/>
              <w:rPr>
                <w:ins w:id="4777" w:author="Gabriel Correa" w:date="2015-08-25T14:29:00Z"/>
                <w:rFonts w:eastAsia="Times New Roman" w:cs="Calibri"/>
                <w:color w:val="000000"/>
                <w:sz w:val="22"/>
              </w:rPr>
            </w:pPr>
            <w:ins w:id="4778"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779" w:author="Gabriel Correa" w:date="2015-08-25T14:29:00Z"/>
                <w:rFonts w:eastAsia="Times New Roman" w:cs="Calibri"/>
                <w:color w:val="000000"/>
                <w:sz w:val="22"/>
              </w:rPr>
            </w:pPr>
            <w:ins w:id="4780" w:author="Gabriel Correa" w:date="2015-08-25T14:35:00Z">
              <w:r>
                <w:rPr>
                  <w:rFonts w:ascii="Calibri" w:hAnsi="Calibri" w:cs="Calibri"/>
                  <w:color w:val="000000"/>
                  <w:sz w:val="22"/>
                </w:rPr>
                <w:t>0.73</w:t>
              </w:r>
            </w:ins>
          </w:p>
        </w:tc>
        <w:tc>
          <w:tcPr>
            <w:tcW w:w="1421" w:type="dxa"/>
            <w:gridSpan w:val="2"/>
            <w:vAlign w:val="bottom"/>
          </w:tcPr>
          <w:p w:rsidR="00C70510" w:rsidRPr="002B28AD" w:rsidRDefault="00C70510">
            <w:pPr>
              <w:jc w:val="right"/>
              <w:rPr>
                <w:ins w:id="4781" w:author="Gabriel Correa" w:date="2015-08-25T14:29:00Z"/>
                <w:rFonts w:eastAsia="Times New Roman" w:cs="Times New Roman"/>
                <w:sz w:val="22"/>
              </w:rPr>
              <w:pPrChange w:id="4782" w:author="Gabriel Correa" w:date="2015-08-25T14:49:00Z">
                <w:pPr/>
              </w:pPrChange>
            </w:pPr>
            <w:ins w:id="4783" w:author="Gabriel Correa" w:date="2015-08-25T14:35:00Z">
              <w:r>
                <w:rPr>
                  <w:rFonts w:ascii="Calibri" w:hAnsi="Calibri" w:cs="Calibri"/>
                  <w:color w:val="000000"/>
                  <w:sz w:val="22"/>
                </w:rPr>
                <w:t>0.47</w:t>
              </w:r>
            </w:ins>
          </w:p>
        </w:tc>
        <w:tc>
          <w:tcPr>
            <w:tcW w:w="1134" w:type="dxa"/>
            <w:vAlign w:val="bottom"/>
          </w:tcPr>
          <w:p w:rsidR="00C70510" w:rsidRPr="002B28AD" w:rsidRDefault="00C70510">
            <w:pPr>
              <w:jc w:val="right"/>
              <w:rPr>
                <w:ins w:id="4784" w:author="Gabriel Correa" w:date="2015-08-25T14:29:00Z"/>
                <w:rFonts w:eastAsia="Times New Roman" w:cs="Times New Roman"/>
                <w:sz w:val="22"/>
              </w:rPr>
              <w:pPrChange w:id="4785" w:author="Gabriel Correa" w:date="2015-08-25T14:49:00Z">
                <w:pPr/>
              </w:pPrChange>
            </w:pPr>
            <w:ins w:id="4786"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4787" w:author="Gabriel Correa" w:date="2015-08-25T14:29:00Z"/>
                <w:rFonts w:eastAsia="Times New Roman" w:cs="Times New Roman"/>
                <w:sz w:val="22"/>
              </w:rPr>
              <w:pPrChange w:id="4788" w:author="Gabriel Correa" w:date="2015-08-25T14:49:00Z">
                <w:pPr/>
              </w:pPrChange>
            </w:pPr>
            <w:ins w:id="4789" w:author="Gabriel Correa" w:date="2015-08-25T14:35:00Z">
              <w:r>
                <w:rPr>
                  <w:rFonts w:ascii="Calibri" w:hAnsi="Calibri" w:cs="Calibri"/>
                  <w:color w:val="000000"/>
                  <w:sz w:val="22"/>
                </w:rPr>
                <w:t>0.59</w:t>
              </w:r>
            </w:ins>
          </w:p>
        </w:tc>
      </w:tr>
      <w:tr w:rsidR="00A223C0" w:rsidRPr="002B28AD" w:rsidTr="00A223C0">
        <w:trPr>
          <w:trHeight w:val="300"/>
          <w:ins w:id="4790"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791" w:author="Gabriel Correa" w:date="2015-08-25T14:29:00Z"/>
                <w:rFonts w:eastAsia="Times New Roman" w:cs="Calibri"/>
                <w:color w:val="000000"/>
                <w:sz w:val="22"/>
              </w:rPr>
            </w:pPr>
            <w:ins w:id="4792" w:author="Gabriel Correa" w:date="2015-08-25T14:29:00Z">
              <w:r w:rsidRPr="002B28AD">
                <w:rPr>
                  <w:rFonts w:eastAsia="Times New Roman" w:cs="Calibri"/>
                  <w:color w:val="000000"/>
                  <w:sz w:val="22"/>
                </w:rPr>
                <w:t>10</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793" w:author="Gabriel Correa" w:date="2015-08-25T14:29:00Z"/>
                <w:rFonts w:eastAsia="Times New Roman" w:cs="Calibri"/>
                <w:color w:val="000000"/>
                <w:sz w:val="22"/>
              </w:rPr>
            </w:pPr>
            <w:ins w:id="4794" w:author="Gabriel Correa" w:date="2015-08-25T14:35:00Z">
              <w:r>
                <w:rPr>
                  <w:rFonts w:ascii="Calibri" w:hAnsi="Calibri" w:cs="Calibri"/>
                  <w:color w:val="000000"/>
                  <w:sz w:val="22"/>
                </w:rPr>
                <w:t>0.57</w:t>
              </w:r>
            </w:ins>
          </w:p>
        </w:tc>
        <w:tc>
          <w:tcPr>
            <w:tcW w:w="992" w:type="dxa"/>
            <w:noWrap/>
            <w:vAlign w:val="bottom"/>
            <w:hideMark/>
          </w:tcPr>
          <w:p w:rsidR="00C70510" w:rsidRPr="002B28AD" w:rsidRDefault="00C70510">
            <w:pPr>
              <w:jc w:val="right"/>
              <w:rPr>
                <w:ins w:id="4795" w:author="Gabriel Correa" w:date="2015-08-25T14:29:00Z"/>
                <w:rFonts w:eastAsia="Times New Roman" w:cs="Calibri"/>
                <w:color w:val="000000"/>
                <w:sz w:val="22"/>
              </w:rPr>
            </w:pPr>
            <w:ins w:id="4796"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797" w:author="Gabriel Correa" w:date="2015-08-25T14:29:00Z"/>
                <w:rFonts w:eastAsia="Times New Roman" w:cs="Calibri"/>
                <w:color w:val="000000"/>
                <w:sz w:val="22"/>
              </w:rPr>
            </w:pPr>
            <w:ins w:id="4798"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4799" w:author="Gabriel Correa" w:date="2015-08-25T14:29:00Z"/>
                <w:rFonts w:eastAsia="Times New Roman" w:cs="Times New Roman"/>
                <w:sz w:val="22"/>
              </w:rPr>
              <w:pPrChange w:id="4800" w:author="Gabriel Correa" w:date="2015-08-25T14:49:00Z">
                <w:pPr/>
              </w:pPrChange>
            </w:pPr>
            <w:ins w:id="4801" w:author="Gabriel Correa" w:date="2015-08-25T14:35:00Z">
              <w:r>
                <w:rPr>
                  <w:rFonts w:ascii="Calibri" w:hAnsi="Calibri" w:cs="Calibri"/>
                  <w:color w:val="000000"/>
                  <w:sz w:val="22"/>
                </w:rPr>
                <w:t>0.44</w:t>
              </w:r>
            </w:ins>
          </w:p>
        </w:tc>
        <w:tc>
          <w:tcPr>
            <w:tcW w:w="1134" w:type="dxa"/>
            <w:vAlign w:val="bottom"/>
          </w:tcPr>
          <w:p w:rsidR="00C70510" w:rsidRPr="002B28AD" w:rsidRDefault="00C70510">
            <w:pPr>
              <w:jc w:val="right"/>
              <w:rPr>
                <w:ins w:id="4802" w:author="Gabriel Correa" w:date="2015-08-25T14:29:00Z"/>
                <w:rFonts w:eastAsia="Times New Roman" w:cs="Times New Roman"/>
                <w:sz w:val="22"/>
              </w:rPr>
              <w:pPrChange w:id="4803" w:author="Gabriel Correa" w:date="2015-08-25T14:49:00Z">
                <w:pPr/>
              </w:pPrChange>
            </w:pPr>
            <w:ins w:id="4804" w:author="Gabriel Correa" w:date="2015-08-25T14:35:00Z">
              <w:r>
                <w:rPr>
                  <w:rFonts w:ascii="Calibri" w:hAnsi="Calibri" w:cs="Calibri"/>
                  <w:color w:val="000000"/>
                  <w:sz w:val="22"/>
                </w:rPr>
                <w:t>0.80</w:t>
              </w:r>
            </w:ins>
          </w:p>
        </w:tc>
        <w:tc>
          <w:tcPr>
            <w:tcW w:w="1702" w:type="dxa"/>
            <w:gridSpan w:val="4"/>
            <w:vAlign w:val="bottom"/>
          </w:tcPr>
          <w:p w:rsidR="00C70510" w:rsidRPr="002B28AD" w:rsidRDefault="00C70510">
            <w:pPr>
              <w:jc w:val="right"/>
              <w:rPr>
                <w:ins w:id="4805" w:author="Gabriel Correa" w:date="2015-08-25T14:29:00Z"/>
                <w:rFonts w:eastAsia="Times New Roman" w:cs="Times New Roman"/>
                <w:sz w:val="22"/>
              </w:rPr>
              <w:pPrChange w:id="4806" w:author="Gabriel Correa" w:date="2015-08-25T14:49:00Z">
                <w:pPr/>
              </w:pPrChange>
            </w:pPr>
            <w:ins w:id="4807" w:author="Gabriel Correa" w:date="2015-08-25T14:35:00Z">
              <w:r>
                <w:rPr>
                  <w:rFonts w:ascii="Calibri" w:hAnsi="Calibri" w:cs="Calibri"/>
                  <w:color w:val="000000"/>
                  <w:sz w:val="22"/>
                </w:rPr>
                <w:t>0.57</w:t>
              </w:r>
            </w:ins>
          </w:p>
        </w:tc>
      </w:tr>
      <w:tr w:rsidR="00A223C0" w:rsidRPr="002B28AD" w:rsidTr="006C2C10">
        <w:tblPrEx>
          <w:tblPrExChange w:id="4808" w:author="Gabriel Correa" w:date="2015-08-25T14:52:00Z">
            <w:tblPrEx>
              <w:tblW w:w="9043" w:type="dxa"/>
            </w:tblPrEx>
          </w:tblPrExChange>
        </w:tblPrEx>
        <w:trPr>
          <w:trHeight w:val="300"/>
          <w:ins w:id="4809" w:author="Gabriel Correa" w:date="2015-08-25T14:29:00Z"/>
          <w:trPrChange w:id="4810" w:author="Gabriel Correa" w:date="2015-08-25T14:52:00Z">
            <w:trPr>
              <w:trHeight w:val="300"/>
            </w:trPr>
          </w:trPrChange>
        </w:trPr>
        <w:tc>
          <w:tcPr>
            <w:tcW w:w="1098" w:type="dxa"/>
            <w:gridSpan w:val="3"/>
            <w:tcBorders>
              <w:right w:val="dotDash" w:sz="4" w:space="0" w:color="A6A6A6" w:themeColor="background1" w:themeShade="A6"/>
            </w:tcBorders>
            <w:noWrap/>
            <w:hideMark/>
            <w:tcPrChange w:id="4811" w:author="Gabriel Correa" w:date="2015-08-25T14:52:00Z">
              <w:tcPr>
                <w:tcW w:w="1098" w:type="dxa"/>
                <w:gridSpan w:val="3"/>
                <w:tcBorders>
                  <w:right w:val="dotDash" w:sz="4" w:space="0" w:color="A6A6A6" w:themeColor="background1" w:themeShade="A6"/>
                </w:tcBorders>
                <w:noWrap/>
                <w:hideMark/>
              </w:tcPr>
            </w:tcPrChange>
          </w:tcPr>
          <w:p w:rsidR="00C70510" w:rsidRPr="002B28AD" w:rsidRDefault="00C70510">
            <w:pPr>
              <w:jc w:val="right"/>
              <w:rPr>
                <w:ins w:id="4812" w:author="Gabriel Correa" w:date="2015-08-25T14:29:00Z"/>
                <w:rFonts w:eastAsia="Times New Roman" w:cs="Calibri"/>
                <w:color w:val="000000"/>
                <w:sz w:val="22"/>
              </w:rPr>
            </w:pPr>
            <w:ins w:id="4813" w:author="Gabriel Correa" w:date="2015-08-25T14:29:00Z">
              <w:r w:rsidRPr="002B28AD">
                <w:rPr>
                  <w:rFonts w:eastAsia="Times New Roman" w:cs="Calibri"/>
                  <w:color w:val="000000"/>
                  <w:sz w:val="22"/>
                </w:rPr>
                <w:t>12</w:t>
              </w:r>
            </w:ins>
          </w:p>
        </w:tc>
        <w:tc>
          <w:tcPr>
            <w:tcW w:w="1135" w:type="dxa"/>
            <w:gridSpan w:val="2"/>
            <w:tcBorders>
              <w:left w:val="dotDash" w:sz="4" w:space="0" w:color="A6A6A6" w:themeColor="background1" w:themeShade="A6"/>
            </w:tcBorders>
            <w:noWrap/>
            <w:vAlign w:val="bottom"/>
            <w:hideMark/>
            <w:tcPrChange w:id="4814"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2B28AD" w:rsidRDefault="00C70510">
            <w:pPr>
              <w:jc w:val="right"/>
              <w:rPr>
                <w:ins w:id="4815" w:author="Gabriel Correa" w:date="2015-08-25T14:29:00Z"/>
                <w:rFonts w:eastAsia="Times New Roman" w:cs="Calibri"/>
                <w:color w:val="000000"/>
                <w:sz w:val="22"/>
              </w:rPr>
            </w:pPr>
            <w:ins w:id="4816" w:author="Gabriel Correa" w:date="2015-08-25T14:35:00Z">
              <w:r>
                <w:rPr>
                  <w:rFonts w:ascii="Calibri" w:hAnsi="Calibri" w:cs="Calibri"/>
                  <w:color w:val="000000"/>
                  <w:sz w:val="22"/>
                </w:rPr>
                <w:t>0.56</w:t>
              </w:r>
            </w:ins>
          </w:p>
        </w:tc>
        <w:tc>
          <w:tcPr>
            <w:tcW w:w="992" w:type="dxa"/>
            <w:shd w:val="clear" w:color="auto" w:fill="BFBFBF" w:themeFill="background1" w:themeFillShade="BF"/>
            <w:noWrap/>
            <w:vAlign w:val="bottom"/>
            <w:hideMark/>
            <w:tcPrChange w:id="4817" w:author="Gabriel Correa" w:date="2015-08-25T14:52:00Z">
              <w:tcPr>
                <w:tcW w:w="992" w:type="dxa"/>
                <w:gridSpan w:val="3"/>
                <w:noWrap/>
                <w:vAlign w:val="bottom"/>
                <w:hideMark/>
              </w:tcPr>
            </w:tcPrChange>
          </w:tcPr>
          <w:p w:rsidR="00C70510" w:rsidRPr="002B28AD" w:rsidRDefault="00C70510">
            <w:pPr>
              <w:jc w:val="right"/>
              <w:rPr>
                <w:ins w:id="4818" w:author="Gabriel Correa" w:date="2015-08-25T14:29:00Z"/>
                <w:rFonts w:eastAsia="Times New Roman" w:cs="Calibri"/>
                <w:color w:val="000000"/>
                <w:sz w:val="22"/>
              </w:rPr>
            </w:pPr>
            <w:ins w:id="4819"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Change w:id="4820" w:author="Gabriel Correa" w:date="2015-08-25T14:52:00Z">
              <w:tcPr>
                <w:tcW w:w="1561" w:type="dxa"/>
                <w:gridSpan w:val="8"/>
                <w:tcBorders>
                  <w:right w:val="dotDotDash" w:sz="8" w:space="0" w:color="595959" w:themeColor="text1" w:themeTint="A6"/>
                </w:tcBorders>
                <w:noWrap/>
                <w:vAlign w:val="bottom"/>
                <w:hideMark/>
              </w:tcPr>
            </w:tcPrChange>
          </w:tcPr>
          <w:p w:rsidR="00C70510" w:rsidRPr="002B28AD" w:rsidRDefault="00C70510">
            <w:pPr>
              <w:jc w:val="right"/>
              <w:rPr>
                <w:ins w:id="4821" w:author="Gabriel Correa" w:date="2015-08-25T14:29:00Z"/>
                <w:rFonts w:eastAsia="Times New Roman" w:cs="Calibri"/>
                <w:color w:val="000000"/>
                <w:sz w:val="22"/>
              </w:rPr>
            </w:pPr>
            <w:ins w:id="4822" w:author="Gabriel Correa" w:date="2015-08-25T14:35:00Z">
              <w:r>
                <w:rPr>
                  <w:rFonts w:ascii="Calibri" w:hAnsi="Calibri" w:cs="Calibri"/>
                  <w:color w:val="000000"/>
                  <w:sz w:val="22"/>
                </w:rPr>
                <w:t>0.71</w:t>
              </w:r>
            </w:ins>
          </w:p>
        </w:tc>
        <w:tc>
          <w:tcPr>
            <w:tcW w:w="1421" w:type="dxa"/>
            <w:gridSpan w:val="2"/>
            <w:vAlign w:val="bottom"/>
            <w:tcPrChange w:id="4823" w:author="Gabriel Correa" w:date="2015-08-25T14:52:00Z">
              <w:tcPr>
                <w:tcW w:w="1421" w:type="dxa"/>
                <w:gridSpan w:val="6"/>
                <w:vAlign w:val="bottom"/>
              </w:tcPr>
            </w:tcPrChange>
          </w:tcPr>
          <w:p w:rsidR="00C70510" w:rsidRPr="002B28AD" w:rsidRDefault="00C70510">
            <w:pPr>
              <w:jc w:val="right"/>
              <w:rPr>
                <w:ins w:id="4824" w:author="Gabriel Correa" w:date="2015-08-25T14:29:00Z"/>
                <w:rFonts w:eastAsia="Times New Roman" w:cs="Times New Roman"/>
                <w:sz w:val="22"/>
              </w:rPr>
              <w:pPrChange w:id="4825" w:author="Gabriel Correa" w:date="2015-08-25T14:49:00Z">
                <w:pPr/>
              </w:pPrChange>
            </w:pPr>
            <w:ins w:id="4826" w:author="Gabriel Correa" w:date="2015-08-25T14:35:00Z">
              <w:r>
                <w:rPr>
                  <w:rFonts w:ascii="Calibri" w:hAnsi="Calibri" w:cs="Calibri"/>
                  <w:color w:val="000000"/>
                  <w:sz w:val="22"/>
                </w:rPr>
                <w:t>0.41</w:t>
              </w:r>
            </w:ins>
          </w:p>
        </w:tc>
        <w:tc>
          <w:tcPr>
            <w:tcW w:w="1134" w:type="dxa"/>
            <w:vAlign w:val="bottom"/>
            <w:tcPrChange w:id="4827" w:author="Gabriel Correa" w:date="2015-08-25T14:52:00Z">
              <w:tcPr>
                <w:tcW w:w="1134" w:type="dxa"/>
                <w:gridSpan w:val="5"/>
                <w:vAlign w:val="bottom"/>
              </w:tcPr>
            </w:tcPrChange>
          </w:tcPr>
          <w:p w:rsidR="00C70510" w:rsidRPr="002B28AD" w:rsidRDefault="00C70510">
            <w:pPr>
              <w:jc w:val="right"/>
              <w:rPr>
                <w:ins w:id="4828" w:author="Gabriel Correa" w:date="2015-08-25T14:29:00Z"/>
                <w:rFonts w:eastAsia="Times New Roman" w:cs="Times New Roman"/>
                <w:sz w:val="22"/>
              </w:rPr>
              <w:pPrChange w:id="4829" w:author="Gabriel Correa" w:date="2015-08-25T14:49:00Z">
                <w:pPr/>
              </w:pPrChange>
            </w:pPr>
            <w:ins w:id="4830" w:author="Gabriel Correa" w:date="2015-08-25T14:35:00Z">
              <w:r>
                <w:rPr>
                  <w:rFonts w:ascii="Calibri" w:hAnsi="Calibri" w:cs="Calibri"/>
                  <w:color w:val="000000"/>
                  <w:sz w:val="22"/>
                </w:rPr>
                <w:t>0.81</w:t>
              </w:r>
            </w:ins>
          </w:p>
        </w:tc>
        <w:tc>
          <w:tcPr>
            <w:tcW w:w="1702" w:type="dxa"/>
            <w:gridSpan w:val="4"/>
            <w:vAlign w:val="bottom"/>
            <w:tcPrChange w:id="4831" w:author="Gabriel Correa" w:date="2015-08-25T14:52:00Z">
              <w:tcPr>
                <w:tcW w:w="1702" w:type="dxa"/>
                <w:gridSpan w:val="9"/>
                <w:vAlign w:val="bottom"/>
              </w:tcPr>
            </w:tcPrChange>
          </w:tcPr>
          <w:p w:rsidR="00C70510" w:rsidRPr="002B28AD" w:rsidRDefault="00C70510">
            <w:pPr>
              <w:jc w:val="right"/>
              <w:rPr>
                <w:ins w:id="4832" w:author="Gabriel Correa" w:date="2015-08-25T14:29:00Z"/>
                <w:rFonts w:eastAsia="Times New Roman" w:cs="Times New Roman"/>
                <w:sz w:val="22"/>
              </w:rPr>
              <w:pPrChange w:id="4833" w:author="Gabriel Correa" w:date="2015-08-25T14:49:00Z">
                <w:pPr/>
              </w:pPrChange>
            </w:pPr>
            <w:ins w:id="4834" w:author="Gabriel Correa" w:date="2015-08-25T14:35:00Z">
              <w:r>
                <w:rPr>
                  <w:rFonts w:ascii="Calibri" w:hAnsi="Calibri" w:cs="Calibri"/>
                  <w:color w:val="000000"/>
                  <w:sz w:val="22"/>
                </w:rPr>
                <w:t>0.55</w:t>
              </w:r>
            </w:ins>
          </w:p>
        </w:tc>
      </w:tr>
      <w:tr w:rsidR="00A223C0" w:rsidRPr="002B28AD" w:rsidTr="00A223C0">
        <w:trPr>
          <w:trHeight w:val="300"/>
          <w:ins w:id="4835"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836" w:author="Gabriel Correa" w:date="2015-08-25T14:29:00Z"/>
                <w:rFonts w:eastAsia="Times New Roman" w:cs="Calibri"/>
                <w:color w:val="000000"/>
                <w:sz w:val="22"/>
              </w:rPr>
            </w:pPr>
            <w:ins w:id="4837" w:author="Gabriel Correa" w:date="2015-08-25T14:29:00Z">
              <w:r w:rsidRPr="002B28AD">
                <w:rPr>
                  <w:rFonts w:eastAsia="Times New Roman" w:cs="Calibri"/>
                  <w:color w:val="000000"/>
                  <w:sz w:val="22"/>
                </w:rPr>
                <w:t>14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838" w:author="Gabriel Correa" w:date="2015-08-25T14:29:00Z"/>
                <w:rFonts w:eastAsia="Times New Roman" w:cs="Calibri"/>
                <w:color w:val="000000"/>
                <w:sz w:val="22"/>
              </w:rPr>
            </w:pPr>
            <w:ins w:id="4839" w:author="Gabriel Correa" w:date="2015-08-25T14:35:00Z">
              <w:r>
                <w:rPr>
                  <w:rFonts w:ascii="Calibri" w:hAnsi="Calibri" w:cs="Calibri"/>
                  <w:color w:val="000000"/>
                  <w:sz w:val="22"/>
                </w:rPr>
                <w:t>0.55</w:t>
              </w:r>
            </w:ins>
          </w:p>
        </w:tc>
        <w:tc>
          <w:tcPr>
            <w:tcW w:w="992" w:type="dxa"/>
            <w:noWrap/>
            <w:vAlign w:val="bottom"/>
            <w:hideMark/>
          </w:tcPr>
          <w:p w:rsidR="00C70510" w:rsidRPr="002B28AD" w:rsidRDefault="00C70510">
            <w:pPr>
              <w:jc w:val="right"/>
              <w:rPr>
                <w:ins w:id="4840" w:author="Gabriel Correa" w:date="2015-08-25T14:29:00Z"/>
                <w:rFonts w:eastAsia="Times New Roman" w:cs="Calibri"/>
                <w:color w:val="000000"/>
                <w:sz w:val="22"/>
              </w:rPr>
            </w:pPr>
            <w:ins w:id="4841"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842" w:author="Gabriel Correa" w:date="2015-08-25T14:29:00Z"/>
                <w:rFonts w:eastAsia="Times New Roman" w:cs="Calibri"/>
                <w:color w:val="000000"/>
                <w:sz w:val="22"/>
              </w:rPr>
            </w:pPr>
            <w:ins w:id="4843" w:author="Gabriel Correa" w:date="2015-08-25T14:35:00Z">
              <w:r>
                <w:rPr>
                  <w:rFonts w:ascii="Calibri" w:hAnsi="Calibri" w:cs="Calibri"/>
                  <w:color w:val="000000"/>
                  <w:sz w:val="22"/>
                </w:rPr>
                <w:t>0.70</w:t>
              </w:r>
            </w:ins>
          </w:p>
        </w:tc>
        <w:tc>
          <w:tcPr>
            <w:tcW w:w="1421" w:type="dxa"/>
            <w:gridSpan w:val="2"/>
            <w:vAlign w:val="bottom"/>
          </w:tcPr>
          <w:p w:rsidR="00C70510" w:rsidRPr="002B28AD" w:rsidRDefault="00C70510">
            <w:pPr>
              <w:jc w:val="right"/>
              <w:rPr>
                <w:ins w:id="4844" w:author="Gabriel Correa" w:date="2015-08-25T14:29:00Z"/>
                <w:rFonts w:eastAsia="Times New Roman" w:cs="Times New Roman"/>
                <w:sz w:val="22"/>
              </w:rPr>
              <w:pPrChange w:id="4845" w:author="Gabriel Correa" w:date="2015-08-25T14:49:00Z">
                <w:pPr/>
              </w:pPrChange>
            </w:pPr>
            <w:ins w:id="4846" w:author="Gabriel Correa" w:date="2015-08-25T14:35:00Z">
              <w:r>
                <w:rPr>
                  <w:rFonts w:ascii="Calibri" w:hAnsi="Calibri" w:cs="Calibri"/>
                  <w:color w:val="000000"/>
                  <w:sz w:val="22"/>
                </w:rPr>
                <w:t>0.39</w:t>
              </w:r>
            </w:ins>
          </w:p>
        </w:tc>
        <w:tc>
          <w:tcPr>
            <w:tcW w:w="1134" w:type="dxa"/>
            <w:vAlign w:val="bottom"/>
          </w:tcPr>
          <w:p w:rsidR="00C70510" w:rsidRPr="002B28AD" w:rsidRDefault="00C70510">
            <w:pPr>
              <w:jc w:val="right"/>
              <w:rPr>
                <w:ins w:id="4847" w:author="Gabriel Correa" w:date="2015-08-25T14:29:00Z"/>
                <w:rFonts w:eastAsia="Times New Roman" w:cs="Times New Roman"/>
                <w:sz w:val="22"/>
              </w:rPr>
              <w:pPrChange w:id="4848" w:author="Gabriel Correa" w:date="2015-08-25T14:49:00Z">
                <w:pPr/>
              </w:pPrChange>
            </w:pPr>
            <w:ins w:id="4849" w:author="Gabriel Correa" w:date="2015-08-25T14:35:00Z">
              <w:r>
                <w:rPr>
                  <w:rFonts w:ascii="Calibri" w:hAnsi="Calibri" w:cs="Calibri"/>
                  <w:color w:val="000000"/>
                  <w:sz w:val="22"/>
                </w:rPr>
                <w:t>0.81</w:t>
              </w:r>
            </w:ins>
          </w:p>
        </w:tc>
        <w:tc>
          <w:tcPr>
            <w:tcW w:w="1702" w:type="dxa"/>
            <w:gridSpan w:val="4"/>
            <w:vAlign w:val="bottom"/>
          </w:tcPr>
          <w:p w:rsidR="00C70510" w:rsidRPr="002B28AD" w:rsidRDefault="00C70510">
            <w:pPr>
              <w:jc w:val="right"/>
              <w:rPr>
                <w:ins w:id="4850" w:author="Gabriel Correa" w:date="2015-08-25T14:29:00Z"/>
                <w:rFonts w:eastAsia="Times New Roman" w:cs="Times New Roman"/>
                <w:sz w:val="22"/>
              </w:rPr>
              <w:pPrChange w:id="4851" w:author="Gabriel Correa" w:date="2015-08-25T14:49:00Z">
                <w:pPr/>
              </w:pPrChange>
            </w:pPr>
            <w:ins w:id="4852" w:author="Gabriel Correa" w:date="2015-08-25T14:35:00Z">
              <w:r>
                <w:rPr>
                  <w:rFonts w:ascii="Calibri" w:hAnsi="Calibri" w:cs="Calibri"/>
                  <w:color w:val="000000"/>
                  <w:sz w:val="22"/>
                </w:rPr>
                <w:t>0.53</w:t>
              </w:r>
            </w:ins>
          </w:p>
        </w:tc>
      </w:tr>
      <w:tr w:rsidR="00A223C0" w:rsidRPr="002B28AD" w:rsidTr="00A223C0">
        <w:trPr>
          <w:trHeight w:val="300"/>
          <w:ins w:id="4853"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854" w:author="Gabriel Correa" w:date="2015-08-25T14:29:00Z"/>
                <w:rFonts w:eastAsia="Times New Roman" w:cs="Calibri"/>
                <w:color w:val="000000"/>
                <w:sz w:val="22"/>
              </w:rPr>
            </w:pPr>
            <w:ins w:id="4855" w:author="Gabriel Correa" w:date="2015-08-25T14:29:00Z">
              <w:r w:rsidRPr="002B28AD">
                <w:rPr>
                  <w:rFonts w:eastAsia="Times New Roman" w:cs="Calibri"/>
                  <w:color w:val="000000"/>
                  <w:sz w:val="22"/>
                </w:rPr>
                <w:t>16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856" w:author="Gabriel Correa" w:date="2015-08-25T14:29:00Z"/>
                <w:rFonts w:eastAsia="Times New Roman" w:cs="Calibri"/>
                <w:color w:val="000000"/>
                <w:sz w:val="22"/>
              </w:rPr>
            </w:pPr>
            <w:ins w:id="4857" w:author="Gabriel Correa" w:date="2015-08-25T14:35:00Z">
              <w:r>
                <w:rPr>
                  <w:rFonts w:ascii="Calibri" w:hAnsi="Calibri" w:cs="Calibri"/>
                  <w:color w:val="000000"/>
                  <w:sz w:val="22"/>
                </w:rPr>
                <w:t>0.54</w:t>
              </w:r>
            </w:ins>
          </w:p>
        </w:tc>
        <w:tc>
          <w:tcPr>
            <w:tcW w:w="992" w:type="dxa"/>
            <w:noWrap/>
            <w:vAlign w:val="bottom"/>
            <w:hideMark/>
          </w:tcPr>
          <w:p w:rsidR="00C70510" w:rsidRPr="002B28AD" w:rsidRDefault="00C70510">
            <w:pPr>
              <w:jc w:val="right"/>
              <w:rPr>
                <w:ins w:id="4858" w:author="Gabriel Correa" w:date="2015-08-25T14:29:00Z"/>
                <w:rFonts w:eastAsia="Times New Roman" w:cs="Calibri"/>
                <w:color w:val="000000"/>
                <w:sz w:val="22"/>
              </w:rPr>
            </w:pPr>
            <w:ins w:id="4859"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860" w:author="Gabriel Correa" w:date="2015-08-25T14:29:00Z"/>
                <w:rFonts w:eastAsia="Times New Roman" w:cs="Calibri"/>
                <w:color w:val="000000"/>
                <w:sz w:val="22"/>
              </w:rPr>
            </w:pPr>
            <w:ins w:id="4861" w:author="Gabriel Correa" w:date="2015-08-25T14:35:00Z">
              <w:r>
                <w:rPr>
                  <w:rFonts w:ascii="Calibri" w:hAnsi="Calibri" w:cs="Calibri"/>
                  <w:color w:val="000000"/>
                  <w:sz w:val="22"/>
                </w:rPr>
                <w:t>0.69</w:t>
              </w:r>
            </w:ins>
          </w:p>
        </w:tc>
        <w:tc>
          <w:tcPr>
            <w:tcW w:w="1421" w:type="dxa"/>
            <w:gridSpan w:val="2"/>
            <w:vAlign w:val="bottom"/>
          </w:tcPr>
          <w:p w:rsidR="00C70510" w:rsidRPr="002B28AD" w:rsidRDefault="00C70510">
            <w:pPr>
              <w:jc w:val="right"/>
              <w:rPr>
                <w:ins w:id="4862" w:author="Gabriel Correa" w:date="2015-08-25T14:29:00Z"/>
                <w:rFonts w:eastAsia="Times New Roman" w:cs="Times New Roman"/>
                <w:sz w:val="22"/>
              </w:rPr>
              <w:pPrChange w:id="4863" w:author="Gabriel Correa" w:date="2015-08-25T14:49:00Z">
                <w:pPr/>
              </w:pPrChange>
            </w:pPr>
            <w:ins w:id="4864" w:author="Gabriel Correa" w:date="2015-08-25T14:35:00Z">
              <w:r>
                <w:rPr>
                  <w:rFonts w:ascii="Calibri" w:hAnsi="Calibri" w:cs="Calibri"/>
                  <w:color w:val="000000"/>
                  <w:sz w:val="22"/>
                </w:rPr>
                <w:t>0.38</w:t>
              </w:r>
            </w:ins>
          </w:p>
        </w:tc>
        <w:tc>
          <w:tcPr>
            <w:tcW w:w="1134" w:type="dxa"/>
            <w:vAlign w:val="bottom"/>
          </w:tcPr>
          <w:p w:rsidR="00C70510" w:rsidRPr="002B28AD" w:rsidRDefault="00C70510">
            <w:pPr>
              <w:jc w:val="right"/>
              <w:rPr>
                <w:ins w:id="4865" w:author="Gabriel Correa" w:date="2015-08-25T14:29:00Z"/>
                <w:rFonts w:eastAsia="Times New Roman" w:cs="Times New Roman"/>
                <w:sz w:val="22"/>
              </w:rPr>
              <w:pPrChange w:id="4866" w:author="Gabriel Correa" w:date="2015-08-25T14:49:00Z">
                <w:pPr/>
              </w:pPrChange>
            </w:pPr>
            <w:ins w:id="4867"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4868" w:author="Gabriel Correa" w:date="2015-08-25T14:29:00Z"/>
                <w:rFonts w:eastAsia="Times New Roman" w:cs="Times New Roman"/>
                <w:sz w:val="22"/>
              </w:rPr>
              <w:pPrChange w:id="4869" w:author="Gabriel Correa" w:date="2015-08-25T14:49:00Z">
                <w:pPr/>
              </w:pPrChange>
            </w:pPr>
            <w:ins w:id="4870" w:author="Gabriel Correa" w:date="2015-08-25T14:35:00Z">
              <w:r>
                <w:rPr>
                  <w:rFonts w:ascii="Calibri" w:hAnsi="Calibri" w:cs="Calibri"/>
                  <w:color w:val="000000"/>
                  <w:sz w:val="22"/>
                </w:rPr>
                <w:t>0.52</w:t>
              </w:r>
            </w:ins>
          </w:p>
        </w:tc>
      </w:tr>
      <w:tr w:rsidR="00A223C0" w:rsidRPr="002B28AD" w:rsidTr="00A223C0">
        <w:trPr>
          <w:trHeight w:val="300"/>
          <w:ins w:id="4871"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872" w:author="Gabriel Correa" w:date="2015-08-25T14:29:00Z"/>
                <w:rFonts w:eastAsia="Times New Roman" w:cs="Calibri"/>
                <w:color w:val="000000"/>
                <w:sz w:val="22"/>
              </w:rPr>
            </w:pPr>
            <w:ins w:id="4873" w:author="Gabriel Correa" w:date="2015-08-25T14:29:00Z">
              <w:r w:rsidRPr="002B28AD">
                <w:rPr>
                  <w:rFonts w:eastAsia="Times New Roman" w:cs="Calibri"/>
                  <w:color w:val="000000"/>
                  <w:sz w:val="22"/>
                </w:rPr>
                <w:t>18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874" w:author="Gabriel Correa" w:date="2015-08-25T14:29:00Z"/>
                <w:rFonts w:eastAsia="Times New Roman" w:cs="Calibri"/>
                <w:color w:val="000000"/>
                <w:sz w:val="22"/>
              </w:rPr>
            </w:pPr>
            <w:ins w:id="4875" w:author="Gabriel Correa" w:date="2015-08-25T14:35:00Z">
              <w:r>
                <w:rPr>
                  <w:rFonts w:ascii="Calibri" w:hAnsi="Calibri" w:cs="Calibri"/>
                  <w:color w:val="000000"/>
                  <w:sz w:val="22"/>
                </w:rPr>
                <w:t>0.53</w:t>
              </w:r>
            </w:ins>
          </w:p>
        </w:tc>
        <w:tc>
          <w:tcPr>
            <w:tcW w:w="992" w:type="dxa"/>
            <w:noWrap/>
            <w:vAlign w:val="bottom"/>
            <w:hideMark/>
          </w:tcPr>
          <w:p w:rsidR="00C70510" w:rsidRPr="002B28AD" w:rsidRDefault="00C70510">
            <w:pPr>
              <w:jc w:val="right"/>
              <w:rPr>
                <w:ins w:id="4876" w:author="Gabriel Correa" w:date="2015-08-25T14:29:00Z"/>
                <w:rFonts w:eastAsia="Times New Roman" w:cs="Calibri"/>
                <w:color w:val="000000"/>
                <w:sz w:val="22"/>
              </w:rPr>
            </w:pPr>
            <w:ins w:id="4877"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878" w:author="Gabriel Correa" w:date="2015-08-25T14:29:00Z"/>
                <w:rFonts w:eastAsia="Times New Roman" w:cs="Calibri"/>
                <w:color w:val="000000"/>
                <w:sz w:val="22"/>
              </w:rPr>
            </w:pPr>
            <w:ins w:id="4879" w:author="Gabriel Correa" w:date="2015-08-25T14:35:00Z">
              <w:r>
                <w:rPr>
                  <w:rFonts w:ascii="Calibri" w:hAnsi="Calibri" w:cs="Calibri"/>
                  <w:color w:val="000000"/>
                  <w:sz w:val="22"/>
                </w:rPr>
                <w:t>0.68</w:t>
              </w:r>
            </w:ins>
          </w:p>
        </w:tc>
        <w:tc>
          <w:tcPr>
            <w:tcW w:w="1421" w:type="dxa"/>
            <w:gridSpan w:val="2"/>
            <w:vAlign w:val="bottom"/>
          </w:tcPr>
          <w:p w:rsidR="00C70510" w:rsidRPr="002B28AD" w:rsidRDefault="00C70510">
            <w:pPr>
              <w:jc w:val="right"/>
              <w:rPr>
                <w:ins w:id="4880" w:author="Gabriel Correa" w:date="2015-08-25T14:29:00Z"/>
                <w:rFonts w:eastAsia="Times New Roman" w:cs="Times New Roman"/>
                <w:sz w:val="22"/>
              </w:rPr>
              <w:pPrChange w:id="4881" w:author="Gabriel Correa" w:date="2015-08-25T14:49:00Z">
                <w:pPr/>
              </w:pPrChange>
            </w:pPr>
            <w:ins w:id="4882" w:author="Gabriel Correa" w:date="2015-08-25T14:35:00Z">
              <w:r>
                <w:rPr>
                  <w:rFonts w:ascii="Calibri" w:hAnsi="Calibri" w:cs="Calibri"/>
                  <w:color w:val="000000"/>
                  <w:sz w:val="22"/>
                </w:rPr>
                <w:t>0.37</w:t>
              </w:r>
            </w:ins>
          </w:p>
        </w:tc>
        <w:tc>
          <w:tcPr>
            <w:tcW w:w="1134" w:type="dxa"/>
            <w:vAlign w:val="bottom"/>
          </w:tcPr>
          <w:p w:rsidR="00C70510" w:rsidRPr="002B28AD" w:rsidRDefault="00C70510">
            <w:pPr>
              <w:jc w:val="right"/>
              <w:rPr>
                <w:ins w:id="4883" w:author="Gabriel Correa" w:date="2015-08-25T14:29:00Z"/>
                <w:rFonts w:eastAsia="Times New Roman" w:cs="Times New Roman"/>
                <w:sz w:val="22"/>
              </w:rPr>
              <w:pPrChange w:id="4884" w:author="Gabriel Correa" w:date="2015-08-25T14:49:00Z">
                <w:pPr/>
              </w:pPrChange>
            </w:pPr>
            <w:ins w:id="4885"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4886" w:author="Gabriel Correa" w:date="2015-08-25T14:29:00Z"/>
                <w:rFonts w:eastAsia="Times New Roman" w:cs="Times New Roman"/>
                <w:sz w:val="22"/>
              </w:rPr>
              <w:pPrChange w:id="4887" w:author="Gabriel Correa" w:date="2015-08-25T14:49:00Z">
                <w:pPr/>
              </w:pPrChange>
            </w:pPr>
            <w:ins w:id="4888" w:author="Gabriel Correa" w:date="2015-08-25T14:35:00Z">
              <w:r>
                <w:rPr>
                  <w:rFonts w:ascii="Calibri" w:hAnsi="Calibri" w:cs="Calibri"/>
                  <w:color w:val="000000"/>
                  <w:sz w:val="22"/>
                </w:rPr>
                <w:t>0.51</w:t>
              </w:r>
            </w:ins>
          </w:p>
        </w:tc>
      </w:tr>
      <w:tr w:rsidR="00A223C0" w:rsidRPr="002B28AD" w:rsidTr="00A223C0">
        <w:trPr>
          <w:trHeight w:val="300"/>
          <w:ins w:id="4889" w:author="Gabriel Correa" w:date="2015-08-25T14:29:00Z"/>
          <w:trPrChange w:id="4890"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4891" w:author="Gabriel Correa" w:date="2015-08-25T14:50:00Z">
              <w:tcPr>
                <w:tcW w:w="1102" w:type="dxa"/>
                <w:gridSpan w:val="4"/>
                <w:tcBorders>
                  <w:bottom w:val="nil"/>
                  <w:right w:val="dotDash" w:sz="4" w:space="0" w:color="A6A6A6" w:themeColor="background1" w:themeShade="A6"/>
                </w:tcBorders>
                <w:noWrap/>
                <w:hideMark/>
              </w:tcPr>
            </w:tcPrChange>
          </w:tcPr>
          <w:p w:rsidR="00C70510" w:rsidRPr="002B28AD" w:rsidRDefault="00C70510">
            <w:pPr>
              <w:jc w:val="right"/>
              <w:rPr>
                <w:ins w:id="4892" w:author="Gabriel Correa" w:date="2015-08-25T14:29:00Z"/>
                <w:rFonts w:eastAsia="Times New Roman" w:cs="Calibri"/>
                <w:color w:val="000000"/>
                <w:sz w:val="22"/>
              </w:rPr>
            </w:pPr>
            <w:ins w:id="4893" w:author="Gabriel Correa" w:date="2015-08-25T14:29:00Z">
              <w:r w:rsidRPr="002B28AD">
                <w:rPr>
                  <w:rFonts w:eastAsia="Times New Roman" w:cs="Calibri"/>
                  <w:color w:val="000000"/>
                  <w:sz w:val="22"/>
                </w:rPr>
                <w:t>20</w:t>
              </w:r>
            </w:ins>
          </w:p>
        </w:tc>
        <w:tc>
          <w:tcPr>
            <w:tcW w:w="1135" w:type="dxa"/>
            <w:gridSpan w:val="2"/>
            <w:tcBorders>
              <w:left w:val="dotDash" w:sz="4" w:space="0" w:color="A6A6A6" w:themeColor="background1" w:themeShade="A6"/>
            </w:tcBorders>
            <w:noWrap/>
            <w:vAlign w:val="bottom"/>
            <w:hideMark/>
            <w:tcPrChange w:id="4894"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2B28AD" w:rsidRDefault="00C70510">
            <w:pPr>
              <w:jc w:val="right"/>
              <w:rPr>
                <w:ins w:id="4895" w:author="Gabriel Correa" w:date="2015-08-25T14:29:00Z"/>
                <w:rFonts w:eastAsia="Times New Roman" w:cs="Calibri"/>
                <w:color w:val="000000"/>
                <w:sz w:val="22"/>
              </w:rPr>
            </w:pPr>
            <w:ins w:id="4896" w:author="Gabriel Correa" w:date="2015-08-25T14:35:00Z">
              <w:r>
                <w:rPr>
                  <w:rFonts w:ascii="Calibri" w:hAnsi="Calibri" w:cs="Calibri"/>
                  <w:color w:val="000000"/>
                  <w:sz w:val="22"/>
                </w:rPr>
                <w:t>0.52</w:t>
              </w:r>
            </w:ins>
          </w:p>
        </w:tc>
        <w:tc>
          <w:tcPr>
            <w:tcW w:w="992" w:type="dxa"/>
            <w:tcBorders>
              <w:bottom w:val="nil"/>
            </w:tcBorders>
            <w:noWrap/>
            <w:vAlign w:val="bottom"/>
            <w:hideMark/>
            <w:tcPrChange w:id="4897" w:author="Gabriel Correa" w:date="2015-08-25T14:50:00Z">
              <w:tcPr>
                <w:tcW w:w="1090" w:type="dxa"/>
                <w:gridSpan w:val="7"/>
                <w:tcBorders>
                  <w:bottom w:val="nil"/>
                </w:tcBorders>
                <w:noWrap/>
                <w:vAlign w:val="bottom"/>
                <w:hideMark/>
              </w:tcPr>
            </w:tcPrChange>
          </w:tcPr>
          <w:p w:rsidR="00C70510" w:rsidRPr="002B28AD" w:rsidRDefault="00C70510">
            <w:pPr>
              <w:jc w:val="right"/>
              <w:rPr>
                <w:ins w:id="4898" w:author="Gabriel Correa" w:date="2015-08-25T14:29:00Z"/>
                <w:rFonts w:eastAsia="Times New Roman" w:cs="Calibri"/>
                <w:color w:val="000000"/>
                <w:sz w:val="22"/>
              </w:rPr>
            </w:pPr>
            <w:ins w:id="4899" w:author="Gabriel Correa" w:date="2015-08-25T14:35:00Z">
              <w:r>
                <w:rPr>
                  <w:rFonts w:ascii="Calibri" w:hAnsi="Calibri" w:cs="Calibri"/>
                  <w:color w:val="000000"/>
                  <w:sz w:val="22"/>
                </w:rPr>
                <w:t>0.96</w:t>
              </w:r>
            </w:ins>
          </w:p>
        </w:tc>
        <w:tc>
          <w:tcPr>
            <w:tcW w:w="1561" w:type="dxa"/>
            <w:gridSpan w:val="2"/>
            <w:tcBorders>
              <w:bottom w:val="nil"/>
              <w:right w:val="dotDotDash" w:sz="8" w:space="0" w:color="595959" w:themeColor="text1" w:themeTint="A6"/>
            </w:tcBorders>
            <w:noWrap/>
            <w:vAlign w:val="bottom"/>
            <w:hideMark/>
            <w:tcPrChange w:id="4900"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2B28AD" w:rsidRDefault="00C70510">
            <w:pPr>
              <w:jc w:val="right"/>
              <w:rPr>
                <w:ins w:id="4901" w:author="Gabriel Correa" w:date="2015-08-25T14:29:00Z"/>
                <w:rFonts w:eastAsia="Times New Roman" w:cs="Calibri"/>
                <w:color w:val="000000"/>
                <w:sz w:val="22"/>
              </w:rPr>
            </w:pPr>
            <w:ins w:id="4902" w:author="Gabriel Correa" w:date="2015-08-25T14:35:00Z">
              <w:r>
                <w:rPr>
                  <w:rFonts w:ascii="Calibri" w:hAnsi="Calibri" w:cs="Calibri"/>
                  <w:color w:val="000000"/>
                  <w:sz w:val="22"/>
                </w:rPr>
                <w:t>0.68</w:t>
              </w:r>
            </w:ins>
          </w:p>
        </w:tc>
        <w:tc>
          <w:tcPr>
            <w:tcW w:w="1421" w:type="dxa"/>
            <w:gridSpan w:val="2"/>
            <w:vAlign w:val="bottom"/>
            <w:tcPrChange w:id="4903" w:author="Gabriel Correa" w:date="2015-08-25T14:50:00Z">
              <w:tcPr>
                <w:tcW w:w="1422" w:type="dxa"/>
                <w:gridSpan w:val="4"/>
                <w:vAlign w:val="bottom"/>
              </w:tcPr>
            </w:tcPrChange>
          </w:tcPr>
          <w:p w:rsidR="00C70510" w:rsidRPr="002B28AD" w:rsidRDefault="00C70510">
            <w:pPr>
              <w:jc w:val="right"/>
              <w:rPr>
                <w:ins w:id="4904" w:author="Gabriel Correa" w:date="2015-08-25T14:29:00Z"/>
                <w:rFonts w:eastAsia="Times New Roman" w:cs="Times New Roman"/>
                <w:sz w:val="22"/>
              </w:rPr>
              <w:pPrChange w:id="4905" w:author="Gabriel Correa" w:date="2015-08-25T14:49:00Z">
                <w:pPr/>
              </w:pPrChange>
            </w:pPr>
            <w:ins w:id="4906" w:author="Gabriel Correa" w:date="2015-08-25T14:35:00Z">
              <w:r>
                <w:rPr>
                  <w:rFonts w:ascii="Calibri" w:hAnsi="Calibri" w:cs="Calibri"/>
                  <w:color w:val="000000"/>
                  <w:sz w:val="22"/>
                </w:rPr>
                <w:t>0.35</w:t>
              </w:r>
            </w:ins>
          </w:p>
        </w:tc>
        <w:tc>
          <w:tcPr>
            <w:tcW w:w="1134" w:type="dxa"/>
            <w:vAlign w:val="bottom"/>
            <w:tcPrChange w:id="4907" w:author="Gabriel Correa" w:date="2015-08-25T14:50:00Z">
              <w:tcPr>
                <w:tcW w:w="1134" w:type="dxa"/>
                <w:gridSpan w:val="5"/>
                <w:vAlign w:val="bottom"/>
              </w:tcPr>
            </w:tcPrChange>
          </w:tcPr>
          <w:p w:rsidR="00C70510" w:rsidRPr="002B28AD" w:rsidRDefault="00C70510">
            <w:pPr>
              <w:jc w:val="right"/>
              <w:rPr>
                <w:ins w:id="4908" w:author="Gabriel Correa" w:date="2015-08-25T14:29:00Z"/>
                <w:rFonts w:eastAsia="Times New Roman" w:cs="Times New Roman"/>
                <w:sz w:val="22"/>
              </w:rPr>
              <w:pPrChange w:id="4909" w:author="Gabriel Correa" w:date="2015-08-25T14:49:00Z">
                <w:pPr/>
              </w:pPrChange>
            </w:pPr>
            <w:ins w:id="4910" w:author="Gabriel Correa" w:date="2015-08-25T14:35:00Z">
              <w:r>
                <w:rPr>
                  <w:rFonts w:ascii="Calibri" w:hAnsi="Calibri" w:cs="Calibri"/>
                  <w:color w:val="000000"/>
                  <w:sz w:val="22"/>
                </w:rPr>
                <w:t>0.83</w:t>
              </w:r>
            </w:ins>
          </w:p>
        </w:tc>
        <w:tc>
          <w:tcPr>
            <w:tcW w:w="1702" w:type="dxa"/>
            <w:gridSpan w:val="4"/>
            <w:vAlign w:val="bottom"/>
            <w:tcPrChange w:id="4911" w:author="Gabriel Correa" w:date="2015-08-25T14:50:00Z">
              <w:tcPr>
                <w:tcW w:w="1702" w:type="dxa"/>
                <w:gridSpan w:val="9"/>
                <w:vAlign w:val="bottom"/>
              </w:tcPr>
            </w:tcPrChange>
          </w:tcPr>
          <w:p w:rsidR="00C70510" w:rsidRPr="002B28AD" w:rsidRDefault="00C70510">
            <w:pPr>
              <w:jc w:val="right"/>
              <w:rPr>
                <w:ins w:id="4912" w:author="Gabriel Correa" w:date="2015-08-25T14:29:00Z"/>
                <w:rFonts w:eastAsia="Times New Roman" w:cs="Times New Roman"/>
                <w:sz w:val="22"/>
              </w:rPr>
              <w:pPrChange w:id="4913" w:author="Gabriel Correa" w:date="2015-08-25T14:49:00Z">
                <w:pPr/>
              </w:pPrChange>
            </w:pPr>
            <w:ins w:id="4914" w:author="Gabriel Correa" w:date="2015-08-25T14:35:00Z">
              <w:r>
                <w:rPr>
                  <w:rFonts w:ascii="Calibri" w:hAnsi="Calibri" w:cs="Calibri"/>
                  <w:color w:val="000000"/>
                  <w:sz w:val="22"/>
                </w:rPr>
                <w:t>0.49</w:t>
              </w:r>
            </w:ins>
          </w:p>
        </w:tc>
      </w:tr>
      <w:tr w:rsidR="00C70510" w:rsidRPr="002B28AD" w:rsidTr="00A223C0">
        <w:tblPrEx>
          <w:tblPrExChange w:id="4915" w:author="Gabriel Correa" w:date="2015-08-25T14:50:00Z">
            <w:tblPrEx>
              <w:tblW w:w="8672" w:type="dxa"/>
            </w:tblPrEx>
          </w:tblPrExChange>
        </w:tblPrEx>
        <w:trPr>
          <w:gridAfter w:val="1"/>
          <w:wAfter w:w="381" w:type="dxa"/>
          <w:trHeight w:val="300"/>
          <w:ins w:id="4916" w:author="Gabriel Correa" w:date="2015-08-25T14:43:00Z"/>
          <w:trPrChange w:id="4917" w:author="Gabriel Correa" w:date="2015-08-25T14:50:00Z">
            <w:trPr>
              <w:gridAfter w:val="1"/>
              <w:trHeight w:val="300"/>
            </w:trPr>
          </w:trPrChange>
        </w:trPr>
        <w:tc>
          <w:tcPr>
            <w:tcW w:w="8662" w:type="dxa"/>
            <w:gridSpan w:val="14"/>
            <w:tcBorders>
              <w:top w:val="nil"/>
            </w:tcBorders>
            <w:noWrap/>
            <w:tcPrChange w:id="4918" w:author="Gabriel Correa" w:date="2015-08-25T14:50:00Z">
              <w:tcPr>
                <w:tcW w:w="8672" w:type="dxa"/>
                <w:gridSpan w:val="36"/>
                <w:tcBorders>
                  <w:top w:val="nil"/>
                </w:tcBorders>
                <w:noWrap/>
              </w:tcPr>
            </w:tcPrChange>
          </w:tcPr>
          <w:p w:rsidR="00C70510" w:rsidRDefault="00C70510">
            <w:pPr>
              <w:jc w:val="right"/>
              <w:rPr>
                <w:ins w:id="4919" w:author="Gabriel Correa" w:date="2015-08-25T14:43:00Z"/>
                <w:rFonts w:ascii="Calibri" w:hAnsi="Calibri" w:cs="Calibri"/>
                <w:color w:val="000000"/>
                <w:sz w:val="22"/>
              </w:rPr>
              <w:pPrChange w:id="4920" w:author="Gabriel Correa" w:date="2015-08-25T14:45:00Z">
                <w:pPr/>
              </w:pPrChange>
            </w:pPr>
            <w:ins w:id="4921" w:author="Gabriel Correa" w:date="2015-08-25T14:44:00Z">
              <w:r w:rsidRPr="002B28AD">
                <w:rPr>
                  <w:rFonts w:cs="Calibri"/>
                  <w:i/>
                  <w:color w:val="595959" w:themeColor="text1" w:themeTint="A6"/>
                  <w:sz w:val="22"/>
                </w:rPr>
                <w:t>(Entrenamiento: Java</w:t>
              </w:r>
            </w:ins>
            <w:ins w:id="4922" w:author="Gabriel Correa" w:date="2015-08-25T14:45:00Z">
              <w:r>
                <w:rPr>
                  <w:rFonts w:cs="Calibri"/>
                  <w:i/>
                  <w:color w:val="595959" w:themeColor="text1" w:themeTint="A6"/>
                  <w:sz w:val="22"/>
                </w:rPr>
                <w:t xml:space="preserve">, </w:t>
              </w:r>
              <w:proofErr w:type="spellStart"/>
              <w:r>
                <w:rPr>
                  <w:rFonts w:cs="Calibri"/>
                  <w:i/>
                  <w:color w:val="595959" w:themeColor="text1" w:themeTint="A6"/>
                  <w:sz w:val="22"/>
                </w:rPr>
                <w:t>JFace</w:t>
              </w:r>
            </w:ins>
            <w:proofErr w:type="spellEnd"/>
            <w:ins w:id="4923" w:author="Gabriel Correa" w:date="2015-08-25T14:44:00Z">
              <w:r w:rsidRPr="002B28AD">
                <w:rPr>
                  <w:rFonts w:cs="Calibri"/>
                  <w:i/>
                  <w:color w:val="595959" w:themeColor="text1" w:themeTint="A6"/>
                  <w:sz w:val="22"/>
                </w:rPr>
                <w:t xml:space="preserve">     -     Pruebas: </w:t>
              </w:r>
            </w:ins>
            <w:ins w:id="4924" w:author="Gabriel Correa" w:date="2015-08-25T14:45:00Z">
              <w:r>
                <w:rPr>
                  <w:rFonts w:cs="Calibri"/>
                  <w:i/>
                  <w:color w:val="595959" w:themeColor="text1" w:themeTint="A6"/>
                  <w:sz w:val="22"/>
                </w:rPr>
                <w:t xml:space="preserve">Apache </w:t>
              </w:r>
              <w:proofErr w:type="spellStart"/>
              <w:r>
                <w:rPr>
                  <w:rFonts w:cs="Calibri"/>
                  <w:i/>
                  <w:color w:val="595959" w:themeColor="text1" w:themeTint="A6"/>
                  <w:sz w:val="22"/>
                </w:rPr>
                <w:t>Commons</w:t>
              </w:r>
            </w:ins>
            <w:proofErr w:type="spellEnd"/>
            <w:ins w:id="4925" w:author="Gabriel Correa" w:date="2015-08-25T14:44:00Z">
              <w:r w:rsidRPr="002B28AD">
                <w:rPr>
                  <w:rFonts w:cs="Calibri"/>
                  <w:i/>
                  <w:color w:val="595959" w:themeColor="text1" w:themeTint="A6"/>
                  <w:sz w:val="22"/>
                </w:rPr>
                <w:t>)</w:t>
              </w:r>
            </w:ins>
          </w:p>
        </w:tc>
      </w:tr>
    </w:tbl>
    <w:p w:rsidR="007123F7" w:rsidRDefault="00366968" w:rsidP="008A70A2">
      <w:pPr>
        <w:rPr>
          <w:ins w:id="4926" w:author="Gabriel Correa" w:date="2015-08-25T15:17:00Z"/>
        </w:rPr>
      </w:pPr>
      <w:proofErr w:type="spellStart"/>
      <w:ins w:id="4927" w:author="Gabriel Correa" w:date="2015-08-25T15:14:00Z">
        <w:r>
          <w:t>Us</w:t>
        </w:r>
      </w:ins>
      <w:ins w:id="4928" w:author="Gabriel Correa" w:date="2015-08-25T15:15:00Z">
        <w:r>
          <w:t>ándo</w:t>
        </w:r>
        <w:proofErr w:type="spellEnd"/>
        <w:r>
          <w:t xml:space="preserve"> la matriz de costos sobre </w:t>
        </w:r>
        <w:proofErr w:type="spellStart"/>
        <w:r>
          <w:t>NaiveBayes</w:t>
        </w:r>
        <w:proofErr w:type="spellEnd"/>
        <w:r>
          <w:t xml:space="preserve"> se pudo alcanzar más de 95% de correctitud detectando directivas. </w:t>
        </w:r>
      </w:ins>
      <w:proofErr w:type="spellStart"/>
      <w:ins w:id="4929" w:author="Gabriel Correa" w:date="2015-08-25T15:16:00Z">
        <w:r>
          <w:t>NaiveBayes</w:t>
        </w:r>
        <w:proofErr w:type="spellEnd"/>
        <w:r>
          <w:t xml:space="preserve"> puede ser mejorado en términos de </w:t>
        </w:r>
        <w:proofErr w:type="spellStart"/>
        <w:r>
          <w:rPr>
            <w:i/>
          </w:rPr>
          <w:t>recall</w:t>
        </w:r>
        <w:proofErr w:type="spellEnd"/>
        <w:r>
          <w:t xml:space="preserve"> usando este método lo cual lo deja como uno de los mejores candidatos para detectar la mayor cantidad de directivas de una API, </w:t>
        </w:r>
      </w:ins>
      <w:ins w:id="4930" w:author="Gabriel Correa" w:date="2015-08-25T15:17:00Z">
        <w:r>
          <w:t>al menos según los resultados de estos experimentos.</w:t>
        </w:r>
      </w:ins>
    </w:p>
    <w:p w:rsidR="00366968" w:rsidRPr="00F80B4D" w:rsidRDefault="00366968" w:rsidP="008A70A2">
      <w:pPr>
        <w:rPr>
          <w:ins w:id="4931" w:author="Gabriel Correa" w:date="2015-08-25T15:21:00Z"/>
        </w:rPr>
      </w:pPr>
      <w:ins w:id="4932" w:author="Gabriel Correa" w:date="2015-08-25T15:18:00Z">
        <w:r>
          <w:t xml:space="preserve">Por otra parte, con el clasificador </w:t>
        </w:r>
        <w:proofErr w:type="spellStart"/>
        <w:r>
          <w:rPr>
            <w:i/>
          </w:rPr>
          <w:t>Logistic</w:t>
        </w:r>
        <w:proofErr w:type="spellEnd"/>
        <w:r>
          <w:t xml:space="preserve"> también se </w:t>
        </w:r>
      </w:ins>
      <w:ins w:id="4933" w:author="Gabriel Correa" w:date="2015-08-25T15:19:00Z">
        <w:r>
          <w:t xml:space="preserve">realizaron </w:t>
        </w:r>
      </w:ins>
      <w:ins w:id="4934" w:author="Gabriel Correa" w:date="2015-08-25T15:18:00Z">
        <w:r>
          <w:t>pruebas usando la matriz de costos</w:t>
        </w:r>
      </w:ins>
      <w:ins w:id="4935" w:author="Gabriel Correa" w:date="2015-08-25T15:19:00Z">
        <w:r>
          <w:t xml:space="preserve">, pero usando los datos de </w:t>
        </w:r>
      </w:ins>
      <w:ins w:id="4936" w:author="Gabriel Correa" w:date="2015-08-25T15:20:00Z">
        <w:r>
          <w:t xml:space="preserve">la sección </w:t>
        </w:r>
      </w:ins>
      <w:ins w:id="4937" w:author="Gabriel Correa" w:date="2015-08-25T15:19:00Z">
        <w:r>
          <w:fldChar w:fldCharType="begin"/>
        </w:r>
        <w:r>
          <w:instrText xml:space="preserve"> REF _Ref428279312 \r \h </w:instrText>
        </w:r>
      </w:ins>
      <w:r>
        <w:fldChar w:fldCharType="separate"/>
      </w:r>
      <w:ins w:id="4938" w:author="Gabriel Correa" w:date="2015-08-27T12:50:00Z">
        <w:r w:rsidR="00763E46">
          <w:t>6.2.3</w:t>
        </w:r>
      </w:ins>
      <w:ins w:id="4939" w:author="Gabriel Correa" w:date="2015-08-25T15:19:00Z">
        <w:r>
          <w:fldChar w:fldCharType="end"/>
        </w:r>
      </w:ins>
      <w:ins w:id="4940" w:author="Gabriel Correa" w:date="2015-08-25T15:20:00Z">
        <w:r>
          <w:t xml:space="preserve"> </w:t>
        </w:r>
      </w:ins>
      <w:ins w:id="4941" w:author="Gabriel Correa" w:date="2015-08-25T15:22:00Z">
        <w:r>
          <w:t>–</w:t>
        </w:r>
      </w:ins>
      <w:ins w:id="4942" w:author="Gabriel Correa" w:date="2015-08-25T15:20:00Z">
        <w:r>
          <w:t xml:space="preserve"> </w:t>
        </w:r>
      </w:ins>
      <w:ins w:id="4943" w:author="Gabriel Correa" w:date="2015-08-25T15:22:00Z">
        <w:r>
          <w:t>‘</w:t>
        </w:r>
      </w:ins>
      <w:ins w:id="4944" w:author="Gabriel Correa" w:date="2015-08-25T15:20:00Z">
        <w:r>
          <w:fldChar w:fldCharType="begin"/>
        </w:r>
        <w:r>
          <w:instrText xml:space="preserve"> REF _Ref428279312 \h </w:instrText>
        </w:r>
      </w:ins>
      <w:r>
        <w:fldChar w:fldCharType="separate"/>
      </w:r>
      <w:ins w:id="4945" w:author="Gabriel Correa" w:date="2015-08-27T12:50:00Z">
        <w:r w:rsidR="00763E46">
          <w:t>Usando una API</w:t>
        </w:r>
      </w:ins>
      <w:ins w:id="4946" w:author="Gabriel Correa" w:date="2015-08-25T15:20:00Z">
        <w:r>
          <w:fldChar w:fldCharType="end"/>
        </w:r>
      </w:ins>
      <w:ins w:id="4947" w:author="Gabriel Correa" w:date="2015-08-25T15:22:00Z">
        <w:r>
          <w:t>’</w:t>
        </w:r>
      </w:ins>
      <w:ins w:id="4948" w:author="Gabriel Correa" w:date="2015-08-25T15:20:00Z">
        <w:r>
          <w:t>.</w:t>
        </w:r>
      </w:ins>
      <w:ins w:id="4949" w:author="Gabriel Correa" w:date="2015-08-25T15:22:00Z">
        <w:r>
          <w:t xml:space="preserve"> </w:t>
        </w:r>
      </w:ins>
      <w:ins w:id="4950" w:author="Gabriel Correa" w:date="2015-08-25T15:23:00Z">
        <w:r>
          <w:t xml:space="preserve">Los resultados de </w:t>
        </w:r>
        <w:proofErr w:type="spellStart"/>
        <w:r>
          <w:rPr>
            <w:i/>
          </w:rPr>
          <w:t>Logistic</w:t>
        </w:r>
        <w:proofErr w:type="spellEnd"/>
        <w:r>
          <w:t xml:space="preserve"> entrando sólo con un 2.5</w:t>
        </w:r>
      </w:ins>
      <w:ins w:id="4951" w:author="Gabriel Correa" w:date="2015-08-25T15:24:00Z">
        <w:r>
          <w:t xml:space="preserve">% de una API </w:t>
        </w:r>
        <w:r w:rsidR="00F80B4D">
          <w:t>son buenos, pero no consistentes. Pueden ser un accidente que haya funcionado bien o tambi</w:t>
        </w:r>
      </w:ins>
      <w:ins w:id="4952" w:author="Gabriel Correa" w:date="2015-08-25T15:25:00Z">
        <w:r w:rsidR="00F80B4D">
          <w:t xml:space="preserve">én puede ser que sea un buen clasificador con porcentajes muy bajos de entrenamiento. Sin embargo los costos de matriz solo empeoró el rendimiento de </w:t>
        </w:r>
        <w:proofErr w:type="spellStart"/>
        <w:r w:rsidR="00F80B4D">
          <w:rPr>
            <w:i/>
          </w:rPr>
          <w:t>Logistic</w:t>
        </w:r>
      </w:ins>
      <w:proofErr w:type="spellEnd"/>
      <w:ins w:id="4953" w:author="Gabriel Correa" w:date="2015-08-25T15:26:00Z">
        <w:r w:rsidR="00F80B4D">
          <w:t xml:space="preserve"> como lo muestra la </w:t>
        </w:r>
      </w:ins>
      <w:ins w:id="4954" w:author="Gabriel Correa" w:date="2015-08-25T15:28:00Z">
        <w:r w:rsidR="00F80B4D">
          <w:fldChar w:fldCharType="begin"/>
        </w:r>
        <w:r w:rsidR="00F80B4D">
          <w:instrText xml:space="preserve"> REF _Ref428279832 \h </w:instrText>
        </w:r>
      </w:ins>
      <w:r w:rsidR="00F80B4D">
        <w:fldChar w:fldCharType="separate"/>
      </w:r>
      <w:ins w:id="4955" w:author="Gabriel Correa" w:date="2015-08-27T12:50:00Z">
        <w:r w:rsidR="00763E46">
          <w:t xml:space="preserve">Imagen </w:t>
        </w:r>
        <w:r w:rsidR="00763E46">
          <w:rPr>
            <w:noProof/>
          </w:rPr>
          <w:t>6</w:t>
        </w:r>
        <w:r w:rsidR="00763E46">
          <w:t>.</w:t>
        </w:r>
        <w:r w:rsidR="00763E46">
          <w:rPr>
            <w:noProof/>
          </w:rPr>
          <w:t>6</w:t>
        </w:r>
      </w:ins>
      <w:ins w:id="4956" w:author="Gabriel Correa" w:date="2015-08-25T15:28:00Z">
        <w:r w:rsidR="00F80B4D">
          <w:fldChar w:fldCharType="end"/>
        </w:r>
      </w:ins>
      <w:ins w:id="4957" w:author="Gabriel Correa" w:date="2015-08-25T15:26:00Z">
        <w:r w:rsidR="00F80B4D">
          <w:t>.</w:t>
        </w:r>
      </w:ins>
    </w:p>
    <w:p w:rsidR="00F80B4D" w:rsidRDefault="00366968">
      <w:pPr>
        <w:keepNext/>
        <w:jc w:val="center"/>
        <w:rPr>
          <w:ins w:id="4958" w:author="Gabriel Correa" w:date="2015-08-25T15:26:00Z"/>
        </w:rPr>
        <w:pPrChange w:id="4959" w:author="Gabriel Correa" w:date="2015-08-25T15:26:00Z">
          <w:pPr>
            <w:jc w:val="center"/>
          </w:pPr>
        </w:pPrChange>
      </w:pPr>
      <w:ins w:id="4960" w:author="Gabriel Correa" w:date="2015-08-25T15:23:00Z">
        <w:r>
          <w:rPr>
            <w:noProof/>
          </w:rPr>
          <w:lastRenderedPageBreak/>
          <w:drawing>
            <wp:inline distT="0" distB="0" distL="0" distR="0" wp14:anchorId="09F17B53" wp14:editId="1014CCF0">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4961" w:author="Gabriel Correa" w:date="2015-08-25T13:40:00Z"/>
        </w:rPr>
      </w:pPr>
      <w:bookmarkStart w:id="4962" w:name="_Ref428279832"/>
      <w:bookmarkStart w:id="4963" w:name="_Ref428279830"/>
      <w:ins w:id="4964" w:author="Gabriel Correa" w:date="2015-08-25T15:26:00Z">
        <w:r>
          <w:t xml:space="preserve">Imagen </w:t>
        </w:r>
      </w:ins>
      <w:ins w:id="4965" w:author="Gabriel Correa" w:date="2015-08-27T19:37:00Z">
        <w:r w:rsidR="00253A40">
          <w:fldChar w:fldCharType="begin"/>
        </w:r>
        <w:r w:rsidR="00253A40">
          <w:instrText xml:space="preserve"> STYLEREF 1 \s </w:instrText>
        </w:r>
      </w:ins>
      <w:r w:rsidR="00253A40">
        <w:fldChar w:fldCharType="separate"/>
      </w:r>
      <w:r w:rsidR="00253A40">
        <w:rPr>
          <w:noProof/>
        </w:rPr>
        <w:t>6</w:t>
      </w:r>
      <w:ins w:id="4966"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4967" w:author="Gabriel Correa" w:date="2015-08-27T19:37:00Z">
        <w:r w:rsidR="00253A40">
          <w:rPr>
            <w:noProof/>
          </w:rPr>
          <w:t>6</w:t>
        </w:r>
        <w:r w:rsidR="00253A40">
          <w:fldChar w:fldCharType="end"/>
        </w:r>
      </w:ins>
      <w:del w:id="4968"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4962"/>
      <w:ins w:id="4969" w:author="Gabriel Correa" w:date="2015-08-25T15:26:00Z">
        <w:r>
          <w:t xml:space="preserve">:   Efecto de matriz de costos sobre </w:t>
        </w:r>
      </w:ins>
      <w:proofErr w:type="spellStart"/>
      <w:ins w:id="4970" w:author="Gabriel Correa" w:date="2015-08-25T15:27:00Z">
        <w:r>
          <w:rPr>
            <w:i/>
          </w:rPr>
          <w:t>Logistic</w:t>
        </w:r>
        <w:proofErr w:type="spellEnd"/>
        <w:r>
          <w:t xml:space="preserve"> </w:t>
        </w:r>
        <w:r>
          <w:br/>
          <w:t xml:space="preserve">entrenando con un 2.5% de cada API y realizando </w:t>
        </w:r>
      </w:ins>
      <w:ins w:id="4971" w:author="Gabriel Correa" w:date="2015-08-25T15:28:00Z">
        <w:r>
          <w:br/>
        </w:r>
      </w:ins>
      <w:ins w:id="4972" w:author="Gabriel Correa" w:date="2015-08-25T15:27:00Z">
        <w:r>
          <w:t>pruebas con el porcentaje restante.</w:t>
        </w:r>
      </w:ins>
      <w:bookmarkEnd w:id="4963"/>
    </w:p>
    <w:p w:rsidR="0017164D" w:rsidRDefault="0017164D">
      <w:pPr>
        <w:pStyle w:val="Ttulo3"/>
        <w:rPr>
          <w:ins w:id="4973" w:author="Gabriel Correa" w:date="2015-08-25T21:33:00Z"/>
          <w:lang w:val="en-US"/>
        </w:rPr>
        <w:pPrChange w:id="4974" w:author="Gabriel Correa" w:date="2015-08-25T17:42:00Z">
          <w:pPr/>
        </w:pPrChange>
      </w:pPr>
      <w:bookmarkStart w:id="4975" w:name="_Toc428443129"/>
      <w:ins w:id="4976" w:author="Gabriel Correa" w:date="2015-08-25T17:44:00Z">
        <w:r w:rsidRPr="005405E1">
          <w:rPr>
            <w:i/>
            <w:iCs/>
            <w:lang w:val="en-US"/>
            <w:rPrChange w:id="4977" w:author="Gabriel Correa" w:date="2015-08-25T17:45:00Z">
              <w:rPr>
                <w:i/>
                <w:iCs/>
              </w:rPr>
            </w:rPrChange>
          </w:rPr>
          <w:t xml:space="preserve">Stop-words, stemming, </w:t>
        </w:r>
      </w:ins>
      <w:ins w:id="4978" w:author="Gabriel Correa" w:date="2015-08-25T22:11:00Z">
        <w:r w:rsidR="00643198">
          <w:rPr>
            <w:lang w:val="en-US"/>
          </w:rPr>
          <w:t>TF</w:t>
        </w:r>
      </w:ins>
      <w:ins w:id="4979" w:author="Gabriel Correa" w:date="2015-08-25T22:12:00Z">
        <w:r w:rsidR="00643198">
          <w:rPr>
            <w:lang w:val="en-US"/>
          </w:rPr>
          <w:t>-</w:t>
        </w:r>
      </w:ins>
      <w:ins w:id="4980" w:author="Gabriel Correa" w:date="2015-08-25T22:11:00Z">
        <w:r w:rsidR="00643198">
          <w:rPr>
            <w:lang w:val="en-US"/>
          </w:rPr>
          <w:t xml:space="preserve">IDF </w:t>
        </w:r>
      </w:ins>
      <w:ins w:id="4981" w:author="Gabriel Correa" w:date="2015-08-25T22:10:00Z">
        <w:r w:rsidR="00643198">
          <w:rPr>
            <w:lang w:val="en-US"/>
          </w:rPr>
          <w:t>T</w:t>
        </w:r>
      </w:ins>
      <w:ins w:id="4982" w:author="Gabriel Correa" w:date="2015-08-25T17:44:00Z">
        <w:r w:rsidR="00344341" w:rsidRPr="007C2995">
          <w:rPr>
            <w:lang w:val="en-US"/>
          </w:rPr>
          <w:t>ransform</w:t>
        </w:r>
      </w:ins>
      <w:ins w:id="4983" w:author="Gabriel Correa" w:date="2015-08-25T22:21:00Z">
        <w:r w:rsidR="00344341">
          <w:rPr>
            <w:lang w:val="en-US"/>
          </w:rPr>
          <w:t xml:space="preserve"> y</w:t>
        </w:r>
      </w:ins>
      <w:ins w:id="4984" w:author="Gabriel Correa" w:date="2015-08-25T17:44:00Z">
        <w:r w:rsidRPr="005405E1">
          <w:rPr>
            <w:i/>
            <w:iCs/>
            <w:lang w:val="en-US"/>
            <w:rPrChange w:id="4985" w:author="Gabriel Correa" w:date="2015-08-25T17:45:00Z">
              <w:rPr>
                <w:i/>
                <w:iCs/>
              </w:rPr>
            </w:rPrChange>
          </w:rPr>
          <w:t xml:space="preserve"> </w:t>
        </w:r>
      </w:ins>
      <w:proofErr w:type="spellStart"/>
      <w:ins w:id="4986" w:author="Gabriel Correa" w:date="2015-08-25T17:45:00Z">
        <w:r w:rsidRPr="005405E1">
          <w:rPr>
            <w:i/>
            <w:iCs/>
            <w:lang w:val="en-US"/>
            <w:rPrChange w:id="4987" w:author="Gabriel Correa" w:date="2015-08-25T17:45:00Z">
              <w:rPr>
                <w:i/>
                <w:iCs/>
              </w:rPr>
            </w:rPrChange>
          </w:rPr>
          <w:t>word</w:t>
        </w:r>
      </w:ins>
      <w:ins w:id="4988" w:author="Gabriel Correa" w:date="2015-08-25T17:44:00Z">
        <w:r w:rsidRPr="005405E1">
          <w:rPr>
            <w:i/>
            <w:iCs/>
            <w:lang w:val="en-US"/>
            <w:rPrChange w:id="4989" w:author="Gabriel Correa" w:date="2015-08-25T17:45:00Z">
              <w:rPr>
                <w:i/>
                <w:iCs/>
              </w:rPr>
            </w:rPrChange>
          </w:rPr>
          <w:t>counts</w:t>
        </w:r>
      </w:ins>
      <w:bookmarkEnd w:id="4975"/>
      <w:proofErr w:type="spellEnd"/>
    </w:p>
    <w:p w:rsidR="00703A21" w:rsidRDefault="009C2529">
      <w:pPr>
        <w:rPr>
          <w:ins w:id="4990" w:author="Gabriel Correa" w:date="2015-08-25T21:51:00Z"/>
        </w:rPr>
      </w:pPr>
      <w:ins w:id="4991" w:author="Gabriel Correa" w:date="2015-08-25T21:43:00Z">
        <w:r>
          <w:t xml:space="preserve">Usar </w:t>
        </w:r>
        <w:proofErr w:type="spellStart"/>
        <w:r>
          <w:t>s</w:t>
        </w:r>
      </w:ins>
      <w:ins w:id="4992" w:author="Gabriel Correa" w:date="2015-08-25T21:41:00Z">
        <w:r w:rsidR="00861EB7" w:rsidRPr="00861EB7">
          <w:rPr>
            <w:rPrChange w:id="4993" w:author="Gabriel Correa" w:date="2015-08-25T21:41:00Z">
              <w:rPr>
                <w:lang w:val="en-US"/>
              </w:rPr>
            </w:rPrChange>
          </w:rPr>
          <w:t>topwords</w:t>
        </w:r>
        <w:proofErr w:type="spellEnd"/>
        <w:r w:rsidR="00861EB7" w:rsidRPr="00861EB7">
          <w:rPr>
            <w:rPrChange w:id="4994" w:author="Gabriel Correa" w:date="2015-08-25T21:41:00Z">
              <w:rPr>
                <w:lang w:val="en-US"/>
              </w:rPr>
            </w:rPrChange>
          </w:rPr>
          <w:t xml:space="preserve"> </w:t>
        </w:r>
      </w:ins>
      <w:ins w:id="4995" w:author="Gabriel Correa" w:date="2015-08-25T21:43:00Z">
        <w:r>
          <w:t>puede ser útil para obtener mejores resultados en Text Mining. Consiste en ignorar palabras que usualmente aportan poca informaci</w:t>
        </w:r>
      </w:ins>
      <w:ins w:id="4996" w:author="Gabriel Correa" w:date="2015-08-25T21:44:00Z">
        <w:r>
          <w:t>ón semántica tales como ‘and’ o ‘a’. Se realizó una prueba con los dos clasificadores m</w:t>
        </w:r>
      </w:ins>
      <w:ins w:id="4997" w:author="Gabriel Correa" w:date="2015-08-25T21:45:00Z">
        <w:r>
          <w:t xml:space="preserve">ás exitosos de los resultados anteriores comparando su rendimiento con dos listados de palabras </w:t>
        </w:r>
        <w:proofErr w:type="spellStart"/>
        <w:r>
          <w:t>stopwords</w:t>
        </w:r>
        <w:proofErr w:type="spellEnd"/>
        <w:r>
          <w:t>. Un listado es uno publicado por la empresa Google</w:t>
        </w:r>
      </w:ins>
      <w:ins w:id="4998" w:author="Gabriel Correa" w:date="2015-08-25T21:47:00Z">
        <w:r>
          <w:rPr>
            <w:rStyle w:val="Refdenotaalpie"/>
          </w:rPr>
          <w:footnoteReference w:id="8"/>
        </w:r>
      </w:ins>
      <w:ins w:id="5001" w:author="Gabriel Correa" w:date="2015-08-25T21:45:00Z">
        <w:r>
          <w:t xml:space="preserve"> y el otro es una modificaci</w:t>
        </w:r>
      </w:ins>
      <w:ins w:id="5002" w:author="Gabriel Correa" w:date="2015-08-25T21:46:00Z">
        <w:r>
          <w:t>ón de ese mismo acorde al dominio de comentarios de API.</w:t>
        </w:r>
      </w:ins>
      <w:ins w:id="5003" w:author="Gabriel Correa" w:date="2015-08-25T21:48:00Z">
        <w:r>
          <w:t xml:space="preserve"> La modificación consiste en considerar palabras </w:t>
        </w:r>
      </w:ins>
      <w:ins w:id="5004" w:author="Gabriel Correa" w:date="2015-08-25T21:50:00Z">
        <w:r w:rsidR="003772A0">
          <w:t>q</w:t>
        </w:r>
      </w:ins>
      <w:ins w:id="5005" w:author="Gabriel Correa" w:date="2015-08-25T21:51:00Z">
        <w:r w:rsidR="003772A0">
          <w:t xml:space="preserve">ue pueden importar </w:t>
        </w:r>
      </w:ins>
      <w:ins w:id="5006" w:author="Gabriel Correa" w:date="2015-08-25T21:48:00Z">
        <w:r>
          <w:t xml:space="preserve">en comentarios de librerías como </w:t>
        </w:r>
      </w:ins>
      <w:ins w:id="5007" w:author="Gabriel Correa" w:date="2015-08-25T21:49:00Z">
        <w:r>
          <w:t>‘</w:t>
        </w:r>
        <w:proofErr w:type="spellStart"/>
        <w:r>
          <w:t>may</w:t>
        </w:r>
        <w:proofErr w:type="spellEnd"/>
        <w:r>
          <w:t>’,</w:t>
        </w:r>
      </w:ins>
      <w:ins w:id="5008" w:author="Gabriel Correa" w:date="2015-08-25T21:50:00Z">
        <w:r w:rsidR="003772A0">
          <w:t xml:space="preserve"> ‘</w:t>
        </w:r>
        <w:proofErr w:type="spellStart"/>
        <w:r w:rsidR="003772A0">
          <w:t>this</w:t>
        </w:r>
        <w:proofErr w:type="spellEnd"/>
        <w:r w:rsidR="003772A0">
          <w:t xml:space="preserve">’ o </w:t>
        </w:r>
      </w:ins>
      <w:ins w:id="5009" w:author="Gabriel Correa" w:date="2015-08-25T21:48:00Z">
        <w:r>
          <w:t>‘</w:t>
        </w:r>
        <w:proofErr w:type="spellStart"/>
        <w:r>
          <w:t>or</w:t>
        </w:r>
        <w:proofErr w:type="spellEnd"/>
        <w:r>
          <w:t>’</w:t>
        </w:r>
      </w:ins>
      <w:ins w:id="5010" w:author="Gabriel Correa" w:date="2015-08-25T21:57:00Z">
        <w:r w:rsidR="00DF03A3">
          <w:t xml:space="preserve"> y se encuentra publicado en el repositorio de datos públicos de este trabajo.</w:t>
        </w:r>
      </w:ins>
    </w:p>
    <w:p w:rsidR="003772A0" w:rsidRPr="00485A27" w:rsidRDefault="003772A0">
      <w:pPr>
        <w:rPr>
          <w:ins w:id="5011" w:author="Gabriel Correa" w:date="2015-08-25T21:34:00Z"/>
          <w:rPrChange w:id="5012" w:author="Gabriel Correa" w:date="2015-08-25T21:58:00Z">
            <w:rPr>
              <w:ins w:id="5013" w:author="Gabriel Correa" w:date="2015-08-25T21:34:00Z"/>
              <w:lang w:val="en-US"/>
            </w:rPr>
          </w:rPrChange>
        </w:rPr>
      </w:pPr>
      <w:ins w:id="5014" w:author="Gabriel Correa" w:date="2015-08-25T21:51:00Z">
        <w:r>
          <w:t xml:space="preserve">La </w:t>
        </w:r>
      </w:ins>
      <w:ins w:id="5015" w:author="Gabriel Correa" w:date="2015-08-25T21:52:00Z">
        <w:r>
          <w:fldChar w:fldCharType="begin"/>
        </w:r>
        <w:r>
          <w:instrText xml:space="preserve"> REF _Ref428302893 \h </w:instrText>
        </w:r>
      </w:ins>
      <w:r>
        <w:fldChar w:fldCharType="separate"/>
      </w:r>
      <w:ins w:id="5016" w:author="Gabriel Correa" w:date="2015-08-27T12:50:00Z">
        <w:r w:rsidR="00763E46" w:rsidRPr="007C2995">
          <w:t xml:space="preserve">Tabla </w:t>
        </w:r>
        <w:r w:rsidR="00763E46">
          <w:rPr>
            <w:noProof/>
          </w:rPr>
          <w:t>6</w:t>
        </w:r>
        <w:r w:rsidR="00763E46">
          <w:t>.</w:t>
        </w:r>
        <w:r w:rsidR="00763E46">
          <w:rPr>
            <w:noProof/>
          </w:rPr>
          <w:t>8</w:t>
        </w:r>
      </w:ins>
      <w:ins w:id="5017" w:author="Gabriel Correa" w:date="2015-08-25T21:52:00Z">
        <w:r>
          <w:fldChar w:fldCharType="end"/>
        </w:r>
        <w:r>
          <w:t xml:space="preserve"> muestra que los resultados son muy similares</w:t>
        </w:r>
      </w:ins>
      <w:ins w:id="5018" w:author="Gabriel Correa" w:date="2015-08-25T21:53:00Z">
        <w:r>
          <w:t xml:space="preserve"> por lo que se decide usar la lista de Google sin modificaciones. Las combinaciones con </w:t>
        </w:r>
        <w:proofErr w:type="spellStart"/>
        <w:r>
          <w:t>wordcounts</w:t>
        </w:r>
        <w:proofErr w:type="spellEnd"/>
        <w:r>
          <w:t xml:space="preserve"> fueron hechas pensando </w:t>
        </w:r>
      </w:ins>
      <w:ins w:id="5019" w:author="Gabriel Correa" w:date="2015-08-25T21:54:00Z">
        <w:r>
          <w:t xml:space="preserve">que el no </w:t>
        </w:r>
        <w:r w:rsidRPr="00485A27">
          <w:t xml:space="preserve">usarlas podría significar un mal rendimiento para </w:t>
        </w:r>
        <w:proofErr w:type="spellStart"/>
        <w:r w:rsidRPr="00485A27">
          <w:t>NaiveBayesMultinomial</w:t>
        </w:r>
        <w:proofErr w:type="spellEnd"/>
        <w:r w:rsidRPr="00485A27">
          <w:t xml:space="preserve"> el cual está diseñado para recibir </w:t>
        </w:r>
      </w:ins>
      <w:ins w:id="5020" w:author="Gabriel Correa" w:date="2015-08-25T21:55:00Z">
        <w:r w:rsidRPr="00485A27">
          <w:t>la frecuencia de cada palabra en una frase.</w:t>
        </w:r>
      </w:ins>
    </w:p>
    <w:p w:rsidR="003772A0" w:rsidRPr="007C2995" w:rsidRDefault="003772A0" w:rsidP="005D2320">
      <w:pPr>
        <w:pStyle w:val="Epgrafe"/>
        <w:keepNext/>
        <w:rPr>
          <w:ins w:id="5021" w:author="Gabriel Correa" w:date="2015-08-25T21:51:00Z"/>
        </w:rPr>
      </w:pPr>
      <w:bookmarkStart w:id="5022" w:name="_Ref428302893"/>
      <w:bookmarkStart w:id="5023" w:name="_Ref428302890"/>
      <w:ins w:id="5024" w:author="Gabriel Correa" w:date="2015-08-25T21:51:00Z">
        <w:r w:rsidRPr="007C2995">
          <w:t xml:space="preserve">Tabla </w:t>
        </w:r>
      </w:ins>
      <w:ins w:id="5025" w:author="Gabriel Correa" w:date="2015-08-28T00:22:00Z">
        <w:r w:rsidR="00F002B6">
          <w:fldChar w:fldCharType="begin"/>
        </w:r>
        <w:r w:rsidR="00F002B6">
          <w:instrText xml:space="preserve"> STYLEREF 1 \s </w:instrText>
        </w:r>
      </w:ins>
      <w:r w:rsidR="00F002B6">
        <w:fldChar w:fldCharType="separate"/>
      </w:r>
      <w:r w:rsidR="00F002B6">
        <w:rPr>
          <w:noProof/>
        </w:rPr>
        <w:t>6</w:t>
      </w:r>
      <w:ins w:id="5026"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5027" w:author="Gabriel Correa" w:date="2015-08-28T00:22:00Z">
        <w:r w:rsidR="00F002B6">
          <w:rPr>
            <w:noProof/>
          </w:rPr>
          <w:t>8</w:t>
        </w:r>
        <w:r w:rsidR="00F002B6">
          <w:fldChar w:fldCharType="end"/>
        </w:r>
      </w:ins>
      <w:del w:id="5028"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5022"/>
      <w:ins w:id="5029" w:author="Gabriel Correa" w:date="2015-08-25T21:51:00Z">
        <w:r w:rsidRPr="007C2995">
          <w:t xml:space="preserve">:   Comparación de rendimiento al usar dos listas de </w:t>
        </w:r>
        <w:proofErr w:type="spellStart"/>
        <w:r w:rsidRPr="007C2995">
          <w:t>stopwords</w:t>
        </w:r>
        <w:proofErr w:type="spellEnd"/>
        <w:r w:rsidRPr="007C2995">
          <w:t>.</w:t>
        </w:r>
        <w:bookmarkEnd w:id="5023"/>
      </w:ins>
    </w:p>
    <w:tbl>
      <w:tblPr>
        <w:tblStyle w:val="Estilo2"/>
        <w:tblW w:w="0" w:type="auto"/>
        <w:tblLook w:val="04A0" w:firstRow="1" w:lastRow="0" w:firstColumn="1" w:lastColumn="0" w:noHBand="0" w:noVBand="1"/>
        <w:tblPrChange w:id="5030"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5031">
          <w:tblGrid>
            <w:gridCol w:w="2152"/>
            <w:gridCol w:w="1200"/>
            <w:gridCol w:w="1376"/>
            <w:gridCol w:w="1200"/>
            <w:gridCol w:w="930"/>
            <w:gridCol w:w="1646"/>
          </w:tblGrid>
        </w:tblGridChange>
      </w:tblGrid>
      <w:tr w:rsidR="00703A21" w:rsidRPr="00485A27" w:rsidTr="00703A21">
        <w:trPr>
          <w:cnfStyle w:val="100000000000" w:firstRow="1" w:lastRow="0" w:firstColumn="0" w:lastColumn="0" w:oddVBand="0" w:evenVBand="0" w:oddHBand="0" w:evenHBand="0" w:firstRowFirstColumn="0" w:firstRowLastColumn="0" w:lastRowFirstColumn="0" w:lastRowLastColumn="0"/>
          <w:trHeight w:val="300"/>
          <w:ins w:id="5032" w:author="Gabriel Correa" w:date="2015-08-25T21:36:00Z"/>
          <w:trPrChange w:id="5033" w:author="Gabriel Correa" w:date="2015-08-25T21:39:00Z">
            <w:trPr>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5034" w:author="Gabriel Correa" w:date="2015-08-25T21:39:00Z">
              <w:tcPr>
                <w:tcW w:w="2152" w:type="dxa"/>
                <w:noWrap/>
                <w:hideMark/>
              </w:tcPr>
            </w:tcPrChange>
          </w:tcPr>
          <w:p w:rsidR="00703A21" w:rsidRPr="00485A27" w:rsidRDefault="00703A21">
            <w:pPr>
              <w:cnfStyle w:val="100000000100" w:firstRow="1" w:lastRow="0" w:firstColumn="0" w:lastColumn="0" w:oddVBand="0" w:evenVBand="0" w:oddHBand="0" w:evenHBand="0" w:firstRowFirstColumn="1" w:firstRowLastColumn="0" w:lastRowFirstColumn="0" w:lastRowLastColumn="0"/>
              <w:rPr>
                <w:ins w:id="5035" w:author="Gabriel Correa" w:date="2015-08-25T21:36:00Z"/>
                <w:sz w:val="22"/>
                <w:rPrChange w:id="5036" w:author="Gabriel Correa" w:date="2015-08-25T21:58:00Z">
                  <w:rPr>
                    <w:ins w:id="5037" w:author="Gabriel Correa" w:date="2015-08-25T21:36:00Z"/>
                  </w:rPr>
                </w:rPrChange>
              </w:rPr>
            </w:pPr>
          </w:p>
        </w:tc>
        <w:tc>
          <w:tcPr>
            <w:tcW w:w="1418" w:type="dxa"/>
            <w:tcBorders>
              <w:top w:val="nil"/>
              <w:bottom w:val="single" w:sz="12" w:space="0" w:color="000000" w:themeColor="text1"/>
            </w:tcBorders>
            <w:noWrap/>
            <w:hideMark/>
            <w:tcPrChange w:id="5038" w:author="Gabriel Correa" w:date="2015-08-25T21:39:00Z">
              <w:tcPr>
                <w:tcW w:w="1200" w:type="dxa"/>
                <w:noWrap/>
                <w:hideMark/>
              </w:tcPr>
            </w:tcPrChange>
          </w:tcPr>
          <w:p w:rsidR="00703A21" w:rsidRPr="00485A27" w:rsidRDefault="00703A21">
            <w:pPr>
              <w:cnfStyle w:val="100000000000" w:firstRow="1" w:lastRow="0" w:firstColumn="0" w:lastColumn="0" w:oddVBand="0" w:evenVBand="0" w:oddHBand="0" w:evenHBand="0" w:firstRowFirstColumn="0" w:firstRowLastColumn="0" w:lastRowFirstColumn="0" w:lastRowLastColumn="0"/>
              <w:rPr>
                <w:ins w:id="5039" w:author="Gabriel Correa" w:date="2015-08-25T21:36:00Z"/>
                <w:sz w:val="22"/>
                <w:rPrChange w:id="5040" w:author="Gabriel Correa" w:date="2015-08-25T21:58:00Z">
                  <w:rPr>
                    <w:ins w:id="5041" w:author="Gabriel Correa" w:date="2015-08-25T21:36:00Z"/>
                  </w:rPr>
                </w:rPrChange>
              </w:rPr>
            </w:pPr>
          </w:p>
        </w:tc>
        <w:tc>
          <w:tcPr>
            <w:tcW w:w="2576" w:type="dxa"/>
            <w:gridSpan w:val="2"/>
            <w:tcBorders>
              <w:top w:val="nil"/>
              <w:bottom w:val="single" w:sz="12" w:space="0" w:color="000000" w:themeColor="text1"/>
            </w:tcBorders>
            <w:noWrap/>
            <w:hideMark/>
            <w:tcPrChange w:id="5042"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5043" w:author="Gabriel Correa" w:date="2015-08-25T21:36:00Z"/>
                <w:sz w:val="22"/>
                <w:rPrChange w:id="5044" w:author="Gabriel Correa" w:date="2015-08-25T21:58:00Z">
                  <w:rPr>
                    <w:ins w:id="5045" w:author="Gabriel Correa" w:date="2015-08-25T21:36:00Z"/>
                  </w:rPr>
                </w:rPrChange>
              </w:rPr>
              <w:pPrChange w:id="5046" w:author="Gabriel Correa" w:date="2015-08-25T22:02:00Z">
                <w:pPr>
                  <w:cnfStyle w:val="100000000000" w:firstRow="1" w:lastRow="0" w:firstColumn="0" w:lastColumn="0" w:oddVBand="0" w:evenVBand="0" w:oddHBand="0" w:evenHBand="0" w:firstRowFirstColumn="0" w:firstRowLastColumn="0" w:lastRowFirstColumn="0" w:lastRowLastColumn="0"/>
                </w:pPr>
              </w:pPrChange>
            </w:pPr>
            <w:proofErr w:type="spellStart"/>
            <w:ins w:id="5047" w:author="Gabriel Correa" w:date="2015-08-25T21:36:00Z">
              <w:r w:rsidRPr="00485A27">
                <w:rPr>
                  <w:sz w:val="22"/>
                  <w:rPrChange w:id="5048" w:author="Gabriel Correa" w:date="2015-08-25T21:58:00Z">
                    <w:rPr/>
                  </w:rPrChange>
                </w:rPr>
                <w:t>NaiveBayes</w:t>
              </w:r>
              <w:proofErr w:type="spellEnd"/>
            </w:ins>
          </w:p>
        </w:tc>
        <w:tc>
          <w:tcPr>
            <w:tcW w:w="2576" w:type="dxa"/>
            <w:gridSpan w:val="2"/>
            <w:tcBorders>
              <w:top w:val="nil"/>
              <w:bottom w:val="single" w:sz="12" w:space="0" w:color="000000" w:themeColor="text1"/>
            </w:tcBorders>
            <w:noWrap/>
            <w:hideMark/>
            <w:tcPrChange w:id="5049"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5050" w:author="Gabriel Correa" w:date="2015-08-25T21:36:00Z"/>
                <w:sz w:val="22"/>
                <w:rPrChange w:id="5051" w:author="Gabriel Correa" w:date="2015-08-25T21:58:00Z">
                  <w:rPr>
                    <w:ins w:id="5052" w:author="Gabriel Correa" w:date="2015-08-25T21:36:00Z"/>
                  </w:rPr>
                </w:rPrChange>
              </w:rPr>
              <w:pPrChange w:id="5053" w:author="Gabriel Correa" w:date="2015-08-25T22:02:00Z">
                <w:pPr>
                  <w:cnfStyle w:val="100000000000" w:firstRow="1" w:lastRow="0" w:firstColumn="0" w:lastColumn="0" w:oddVBand="0" w:evenVBand="0" w:oddHBand="0" w:evenHBand="0" w:firstRowFirstColumn="0" w:firstRowLastColumn="0" w:lastRowFirstColumn="0" w:lastRowLastColumn="0"/>
                </w:pPr>
              </w:pPrChange>
            </w:pPr>
            <w:proofErr w:type="spellStart"/>
            <w:ins w:id="5054" w:author="Gabriel Correa" w:date="2015-08-25T21:36:00Z">
              <w:r w:rsidRPr="00485A27">
                <w:rPr>
                  <w:sz w:val="22"/>
                  <w:rPrChange w:id="5055" w:author="Gabriel Correa" w:date="2015-08-25T21:58:00Z">
                    <w:rPr/>
                  </w:rPrChange>
                </w:rPr>
                <w:t>NaiveBayesMultinomial</w:t>
              </w:r>
              <w:proofErr w:type="spellEnd"/>
            </w:ins>
          </w:p>
        </w:tc>
      </w:tr>
      <w:tr w:rsidR="00703A21" w:rsidRPr="00485A27" w:rsidTr="00703A21">
        <w:tblPrEx>
          <w:tblPrExChange w:id="5056"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057" w:author="Gabriel Correa" w:date="2015-08-25T21:36:00Z"/>
          <w:trPrChange w:id="5058" w:author="Gabriel Correa" w:date="2015-08-25T21:39:00Z">
            <w:trPr>
              <w:trHeight w:val="300"/>
            </w:trPr>
          </w:trPrChange>
        </w:trPr>
        <w:tc>
          <w:tcPr>
            <w:tcW w:w="1951" w:type="dxa"/>
            <w:tcBorders>
              <w:top w:val="single" w:sz="12" w:space="0" w:color="000000" w:themeColor="text1"/>
              <w:bottom w:val="single" w:sz="12" w:space="0" w:color="000000" w:themeColor="text1"/>
            </w:tcBorders>
            <w:noWrap/>
            <w:hideMark/>
            <w:tcPrChange w:id="5059" w:author="Gabriel Correa" w:date="2015-08-25T21:39:00Z">
              <w:tcPr>
                <w:tcW w:w="2152" w:type="dxa"/>
                <w:noWrap/>
                <w:hideMark/>
              </w:tcPr>
            </w:tcPrChange>
          </w:tcPr>
          <w:p w:rsidR="00703A21" w:rsidRPr="00485A27" w:rsidRDefault="00703A21">
            <w:pPr>
              <w:jc w:val="center"/>
              <w:rPr>
                <w:ins w:id="5060" w:author="Gabriel Correa" w:date="2015-08-25T21:36:00Z"/>
                <w:sz w:val="22"/>
                <w:rPrChange w:id="5061" w:author="Gabriel Correa" w:date="2015-08-25T21:58:00Z">
                  <w:rPr>
                    <w:ins w:id="5062" w:author="Gabriel Correa" w:date="2015-08-25T21:36:00Z"/>
                  </w:rPr>
                </w:rPrChange>
              </w:rPr>
              <w:pPrChange w:id="5063" w:author="Gabriel Correa" w:date="2015-08-25T22:02:00Z">
                <w:pPr/>
              </w:pPrChange>
            </w:pPr>
            <w:proofErr w:type="spellStart"/>
            <w:ins w:id="5064" w:author="Gabriel Correa" w:date="2015-08-25T21:39:00Z">
              <w:r w:rsidRPr="00485A27">
                <w:rPr>
                  <w:sz w:val="22"/>
                </w:rPr>
                <w:t>Stopwords</w:t>
              </w:r>
            </w:ins>
            <w:proofErr w:type="spellEnd"/>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5065"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066" w:author="Gabriel Correa" w:date="2015-08-25T21:36:00Z"/>
                <w:sz w:val="22"/>
                <w:rPrChange w:id="5067" w:author="Gabriel Correa" w:date="2015-08-25T21:58:00Z">
                  <w:rPr>
                    <w:ins w:id="5068" w:author="Gabriel Correa" w:date="2015-08-25T21:36:00Z"/>
                  </w:rPr>
                </w:rPrChange>
              </w:rPr>
              <w:pPrChange w:id="5069" w:author="Gabriel Correa" w:date="2015-08-25T22:02:00Z">
                <w:pPr/>
              </w:pPrChange>
            </w:pPr>
            <w:proofErr w:type="spellStart"/>
            <w:ins w:id="5070" w:author="Gabriel Correa" w:date="2015-08-25T21:40:00Z">
              <w:r w:rsidRPr="00485A27">
                <w:rPr>
                  <w:sz w:val="22"/>
                </w:rPr>
                <w:t>Wordcount</w:t>
              </w:r>
            </w:ins>
            <w:ins w:id="5071" w:author="Gabriel Correa" w:date="2015-08-25T21:53:00Z">
              <w:r w:rsidR="003772A0" w:rsidRPr="00485A27">
                <w:rPr>
                  <w:sz w:val="22"/>
                </w:rPr>
                <w:t>s</w:t>
              </w:r>
            </w:ins>
            <w:proofErr w:type="spellEnd"/>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5072"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073" w:author="Gabriel Correa" w:date="2015-08-25T21:36:00Z"/>
                <w:sz w:val="22"/>
                <w:rPrChange w:id="5074" w:author="Gabriel Correa" w:date="2015-08-25T21:58:00Z">
                  <w:rPr>
                    <w:ins w:id="5075" w:author="Gabriel Correa" w:date="2015-08-25T21:36:00Z"/>
                  </w:rPr>
                </w:rPrChange>
              </w:rPr>
              <w:pPrChange w:id="5076" w:author="Gabriel Correa" w:date="2015-08-25T22:02:00Z">
                <w:pPr/>
              </w:pPrChange>
            </w:pPr>
            <w:proofErr w:type="spellStart"/>
            <w:ins w:id="5077" w:author="Gabriel Correa" w:date="2015-08-25T21:36:00Z">
              <w:r w:rsidRPr="00485A27">
                <w:rPr>
                  <w:sz w:val="22"/>
                  <w:rPrChange w:id="5078" w:author="Gabriel Correa" w:date="2015-08-25T21:58:00Z">
                    <w:rPr/>
                  </w:rPrChange>
                </w:rPr>
                <w:t>recall</w:t>
              </w:r>
              <w:proofErr w:type="spellEnd"/>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5079"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080" w:author="Gabriel Correa" w:date="2015-08-25T21:36:00Z"/>
                <w:sz w:val="22"/>
                <w:rPrChange w:id="5081" w:author="Gabriel Correa" w:date="2015-08-25T21:58:00Z">
                  <w:rPr>
                    <w:ins w:id="5082" w:author="Gabriel Correa" w:date="2015-08-25T21:36:00Z"/>
                  </w:rPr>
                </w:rPrChange>
              </w:rPr>
              <w:pPrChange w:id="5083" w:author="Gabriel Correa" w:date="2015-08-25T22:02:00Z">
                <w:pPr/>
              </w:pPrChange>
            </w:pPr>
            <w:ins w:id="5084" w:author="Gabriel Correa" w:date="2015-08-25T21:36:00Z">
              <w:r w:rsidRPr="00485A27">
                <w:rPr>
                  <w:sz w:val="22"/>
                  <w:rPrChange w:id="5085" w:author="Gabriel Correa" w:date="2015-08-25T21:58:00Z">
                    <w:rPr/>
                  </w:rPrChange>
                </w:rPr>
                <w:t>f-</w:t>
              </w:r>
              <w:proofErr w:type="spellStart"/>
              <w:r w:rsidRPr="00485A27">
                <w:rPr>
                  <w:sz w:val="22"/>
                  <w:rPrChange w:id="5086" w:author="Gabriel Correa" w:date="2015-08-25T21:58:00Z">
                    <w:rPr/>
                  </w:rPrChange>
                </w:rPr>
                <w:t>measure</w:t>
              </w:r>
              <w:proofErr w:type="spellEnd"/>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5087"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088" w:author="Gabriel Correa" w:date="2015-08-25T21:36:00Z"/>
                <w:sz w:val="22"/>
                <w:rPrChange w:id="5089" w:author="Gabriel Correa" w:date="2015-08-25T21:58:00Z">
                  <w:rPr>
                    <w:ins w:id="5090" w:author="Gabriel Correa" w:date="2015-08-25T21:36:00Z"/>
                  </w:rPr>
                </w:rPrChange>
              </w:rPr>
              <w:pPrChange w:id="5091" w:author="Gabriel Correa" w:date="2015-08-25T22:02:00Z">
                <w:pPr/>
              </w:pPrChange>
            </w:pPr>
            <w:proofErr w:type="spellStart"/>
            <w:ins w:id="5092" w:author="Gabriel Correa" w:date="2015-08-25T21:36:00Z">
              <w:r w:rsidRPr="00485A27">
                <w:rPr>
                  <w:sz w:val="22"/>
                  <w:rPrChange w:id="5093" w:author="Gabriel Correa" w:date="2015-08-25T21:58:00Z">
                    <w:rPr/>
                  </w:rPrChange>
                </w:rPr>
                <w:t>recall</w:t>
              </w:r>
              <w:proofErr w:type="spellEnd"/>
            </w:ins>
          </w:p>
        </w:tc>
        <w:tc>
          <w:tcPr>
            <w:tcW w:w="1646" w:type="dxa"/>
            <w:tcBorders>
              <w:top w:val="single" w:sz="12" w:space="0" w:color="000000" w:themeColor="text1"/>
              <w:bottom w:val="single" w:sz="12" w:space="0" w:color="000000" w:themeColor="text1"/>
            </w:tcBorders>
            <w:noWrap/>
            <w:hideMark/>
            <w:tcPrChange w:id="5094" w:author="Gabriel Correa" w:date="2015-08-25T21:39:00Z">
              <w:tcPr>
                <w:tcW w:w="1646" w:type="dxa"/>
                <w:noWrap/>
                <w:hideMark/>
              </w:tcPr>
            </w:tcPrChange>
          </w:tcPr>
          <w:p w:rsidR="00703A21" w:rsidRPr="00485A27" w:rsidRDefault="00703A21">
            <w:pPr>
              <w:jc w:val="right"/>
              <w:rPr>
                <w:ins w:id="5095" w:author="Gabriel Correa" w:date="2015-08-25T21:36:00Z"/>
                <w:sz w:val="22"/>
                <w:rPrChange w:id="5096" w:author="Gabriel Correa" w:date="2015-08-25T21:58:00Z">
                  <w:rPr>
                    <w:ins w:id="5097" w:author="Gabriel Correa" w:date="2015-08-25T21:36:00Z"/>
                  </w:rPr>
                </w:rPrChange>
              </w:rPr>
              <w:pPrChange w:id="5098" w:author="Gabriel Correa" w:date="2015-08-25T22:02:00Z">
                <w:pPr/>
              </w:pPrChange>
            </w:pPr>
            <w:ins w:id="5099" w:author="Gabriel Correa" w:date="2015-08-25T21:36:00Z">
              <w:r w:rsidRPr="00485A27">
                <w:rPr>
                  <w:sz w:val="22"/>
                  <w:rPrChange w:id="5100" w:author="Gabriel Correa" w:date="2015-08-25T21:58:00Z">
                    <w:rPr/>
                  </w:rPrChange>
                </w:rPr>
                <w:t>f-</w:t>
              </w:r>
              <w:proofErr w:type="spellStart"/>
              <w:r w:rsidRPr="00485A27">
                <w:rPr>
                  <w:sz w:val="22"/>
                  <w:rPrChange w:id="5101" w:author="Gabriel Correa" w:date="2015-08-25T21:58:00Z">
                    <w:rPr/>
                  </w:rPrChange>
                </w:rPr>
                <w:t>measure</w:t>
              </w:r>
              <w:proofErr w:type="spellEnd"/>
            </w:ins>
          </w:p>
        </w:tc>
      </w:tr>
      <w:tr w:rsidR="00703A21" w:rsidRPr="00485A27" w:rsidTr="00703A21">
        <w:tblPrEx>
          <w:tblPrExChange w:id="5102"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103" w:author="Gabriel Correa" w:date="2015-08-25T21:36:00Z"/>
          <w:trPrChange w:id="5104" w:author="Gabriel Correa" w:date="2015-08-25T21:39:00Z">
            <w:trPr>
              <w:trHeight w:val="300"/>
            </w:trPr>
          </w:trPrChange>
        </w:trPr>
        <w:tc>
          <w:tcPr>
            <w:tcW w:w="1951" w:type="dxa"/>
            <w:tcBorders>
              <w:top w:val="single" w:sz="12" w:space="0" w:color="000000" w:themeColor="text1"/>
            </w:tcBorders>
            <w:noWrap/>
            <w:hideMark/>
            <w:tcPrChange w:id="5105" w:author="Gabriel Correa" w:date="2015-08-25T21:39:00Z">
              <w:tcPr>
                <w:tcW w:w="2152" w:type="dxa"/>
                <w:noWrap/>
                <w:hideMark/>
              </w:tcPr>
            </w:tcPrChange>
          </w:tcPr>
          <w:p w:rsidR="00703A21" w:rsidRPr="00485A27" w:rsidRDefault="00703A21">
            <w:pPr>
              <w:jc w:val="center"/>
              <w:rPr>
                <w:ins w:id="5106" w:author="Gabriel Correa" w:date="2015-08-25T21:36:00Z"/>
                <w:b/>
                <w:bCs/>
                <w:sz w:val="22"/>
                <w:rPrChange w:id="5107" w:author="Gabriel Correa" w:date="2015-08-25T21:58:00Z">
                  <w:rPr>
                    <w:ins w:id="5108" w:author="Gabriel Correa" w:date="2015-08-25T21:36:00Z"/>
                    <w:b/>
                    <w:bCs/>
                  </w:rPr>
                </w:rPrChange>
              </w:rPr>
              <w:pPrChange w:id="5109" w:author="Gabriel Correa" w:date="2015-08-25T22:02:00Z">
                <w:pPr/>
              </w:pPrChange>
            </w:pPr>
            <w:proofErr w:type="spellStart"/>
            <w:ins w:id="5110" w:author="Gabriel Correa" w:date="2015-08-25T21:36:00Z">
              <w:r w:rsidRPr="00485A27">
                <w:rPr>
                  <w:b/>
                  <w:bCs/>
                  <w:sz w:val="22"/>
                  <w:rPrChange w:id="5111" w:author="Gabriel Correa" w:date="2015-08-25T21:58:00Z">
                    <w:rPr>
                      <w:b/>
                      <w:bCs/>
                    </w:rPr>
                  </w:rPrChange>
                </w:rPr>
                <w:t>google</w:t>
              </w:r>
              <w:proofErr w:type="spellEnd"/>
            </w:ins>
          </w:p>
        </w:tc>
        <w:tc>
          <w:tcPr>
            <w:tcW w:w="1418" w:type="dxa"/>
            <w:tcBorders>
              <w:top w:val="single" w:sz="12" w:space="0" w:color="000000" w:themeColor="text1"/>
              <w:right w:val="dotDash" w:sz="4" w:space="0" w:color="A6A6A6" w:themeColor="background1" w:themeShade="A6"/>
            </w:tcBorders>
            <w:noWrap/>
            <w:hideMark/>
            <w:tcPrChange w:id="5112"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113" w:author="Gabriel Correa" w:date="2015-08-25T21:36:00Z"/>
                <w:sz w:val="22"/>
                <w:rPrChange w:id="5114" w:author="Gabriel Correa" w:date="2015-08-25T21:58:00Z">
                  <w:rPr>
                    <w:ins w:id="5115" w:author="Gabriel Correa" w:date="2015-08-25T21:36:00Z"/>
                  </w:rPr>
                </w:rPrChange>
              </w:rPr>
              <w:pPrChange w:id="5116" w:author="Gabriel Correa" w:date="2015-08-25T22:02:00Z">
                <w:pPr/>
              </w:pPrChange>
            </w:pPr>
            <w:ins w:id="5117" w:author="Gabriel Correa" w:date="2015-08-25T21:40:00Z">
              <w:r w:rsidRPr="00485A27">
                <w:rPr>
                  <w:sz w:val="22"/>
                </w:rPr>
                <w:t>-</w:t>
              </w:r>
            </w:ins>
          </w:p>
        </w:tc>
        <w:tc>
          <w:tcPr>
            <w:tcW w:w="1376" w:type="dxa"/>
            <w:tcBorders>
              <w:top w:val="single" w:sz="12" w:space="0" w:color="000000" w:themeColor="text1"/>
              <w:left w:val="dotDash" w:sz="4" w:space="0" w:color="A6A6A6" w:themeColor="background1" w:themeShade="A6"/>
            </w:tcBorders>
            <w:noWrap/>
            <w:hideMark/>
            <w:tcPrChange w:id="5118"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119" w:author="Gabriel Correa" w:date="2015-08-25T21:36:00Z"/>
                <w:sz w:val="22"/>
                <w:rPrChange w:id="5120" w:author="Gabriel Correa" w:date="2015-08-25T21:58:00Z">
                  <w:rPr>
                    <w:ins w:id="5121" w:author="Gabriel Correa" w:date="2015-08-25T21:36:00Z"/>
                  </w:rPr>
                </w:rPrChange>
              </w:rPr>
              <w:pPrChange w:id="5122" w:author="Gabriel Correa" w:date="2015-08-25T22:02:00Z">
                <w:pPr/>
              </w:pPrChange>
            </w:pPr>
            <w:ins w:id="5123" w:author="Gabriel Correa" w:date="2015-08-25T21:36:00Z">
              <w:r w:rsidRPr="00485A27">
                <w:rPr>
                  <w:sz w:val="22"/>
                  <w:rPrChange w:id="5124" w:author="Gabriel Correa" w:date="2015-08-25T21:58:00Z">
                    <w:rPr/>
                  </w:rPrChange>
                </w:rPr>
                <w:t>0.804</w:t>
              </w:r>
            </w:ins>
          </w:p>
        </w:tc>
        <w:tc>
          <w:tcPr>
            <w:tcW w:w="1200" w:type="dxa"/>
            <w:tcBorders>
              <w:top w:val="single" w:sz="12" w:space="0" w:color="000000" w:themeColor="text1"/>
              <w:right w:val="dotDash" w:sz="4" w:space="0" w:color="A6A6A6" w:themeColor="background1" w:themeShade="A6"/>
            </w:tcBorders>
            <w:noWrap/>
            <w:hideMark/>
            <w:tcPrChange w:id="5125"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126" w:author="Gabriel Correa" w:date="2015-08-25T21:36:00Z"/>
                <w:b/>
                <w:bCs/>
                <w:sz w:val="22"/>
                <w:rPrChange w:id="5127" w:author="Gabriel Correa" w:date="2015-08-25T21:58:00Z">
                  <w:rPr>
                    <w:ins w:id="5128" w:author="Gabriel Correa" w:date="2015-08-25T21:36:00Z"/>
                    <w:b/>
                    <w:bCs/>
                  </w:rPr>
                </w:rPrChange>
              </w:rPr>
              <w:pPrChange w:id="5129" w:author="Gabriel Correa" w:date="2015-08-25T22:02:00Z">
                <w:pPr/>
              </w:pPrChange>
            </w:pPr>
            <w:ins w:id="5130" w:author="Gabriel Correa" w:date="2015-08-25T21:36:00Z">
              <w:r w:rsidRPr="00485A27">
                <w:rPr>
                  <w:b/>
                  <w:bCs/>
                  <w:sz w:val="22"/>
                  <w:rPrChange w:id="5131" w:author="Gabriel Correa" w:date="2015-08-25T21:58:00Z">
                    <w:rPr>
                      <w:b/>
                      <w:bCs/>
                    </w:rPr>
                  </w:rPrChange>
                </w:rPr>
                <w:t>0.396</w:t>
              </w:r>
            </w:ins>
          </w:p>
        </w:tc>
        <w:tc>
          <w:tcPr>
            <w:tcW w:w="930" w:type="dxa"/>
            <w:tcBorders>
              <w:top w:val="single" w:sz="12" w:space="0" w:color="000000" w:themeColor="text1"/>
              <w:left w:val="dotDash" w:sz="4" w:space="0" w:color="A6A6A6" w:themeColor="background1" w:themeShade="A6"/>
            </w:tcBorders>
            <w:noWrap/>
            <w:hideMark/>
            <w:tcPrChange w:id="5132"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133" w:author="Gabriel Correa" w:date="2015-08-25T21:36:00Z"/>
                <w:sz w:val="22"/>
                <w:rPrChange w:id="5134" w:author="Gabriel Correa" w:date="2015-08-25T21:58:00Z">
                  <w:rPr>
                    <w:ins w:id="5135" w:author="Gabriel Correa" w:date="2015-08-25T21:36:00Z"/>
                  </w:rPr>
                </w:rPrChange>
              </w:rPr>
              <w:pPrChange w:id="5136" w:author="Gabriel Correa" w:date="2015-08-25T22:02:00Z">
                <w:pPr/>
              </w:pPrChange>
            </w:pPr>
            <w:ins w:id="5137" w:author="Gabriel Correa" w:date="2015-08-25T21:36:00Z">
              <w:r w:rsidRPr="00485A27">
                <w:rPr>
                  <w:sz w:val="22"/>
                  <w:rPrChange w:id="5138" w:author="Gabriel Correa" w:date="2015-08-25T21:58:00Z">
                    <w:rPr/>
                  </w:rPrChange>
                </w:rPr>
                <w:t>0.833</w:t>
              </w:r>
            </w:ins>
          </w:p>
        </w:tc>
        <w:tc>
          <w:tcPr>
            <w:tcW w:w="1646" w:type="dxa"/>
            <w:tcBorders>
              <w:top w:val="single" w:sz="12" w:space="0" w:color="000000" w:themeColor="text1"/>
            </w:tcBorders>
            <w:noWrap/>
            <w:hideMark/>
            <w:tcPrChange w:id="5139" w:author="Gabriel Correa" w:date="2015-08-25T21:39:00Z">
              <w:tcPr>
                <w:tcW w:w="1646" w:type="dxa"/>
                <w:noWrap/>
                <w:hideMark/>
              </w:tcPr>
            </w:tcPrChange>
          </w:tcPr>
          <w:p w:rsidR="00703A21" w:rsidRPr="00485A27" w:rsidRDefault="00703A21">
            <w:pPr>
              <w:jc w:val="right"/>
              <w:rPr>
                <w:ins w:id="5140" w:author="Gabriel Correa" w:date="2015-08-25T21:36:00Z"/>
                <w:sz w:val="22"/>
                <w:rPrChange w:id="5141" w:author="Gabriel Correa" w:date="2015-08-25T21:58:00Z">
                  <w:rPr>
                    <w:ins w:id="5142" w:author="Gabriel Correa" w:date="2015-08-25T21:36:00Z"/>
                  </w:rPr>
                </w:rPrChange>
              </w:rPr>
              <w:pPrChange w:id="5143" w:author="Gabriel Correa" w:date="2015-08-25T22:02:00Z">
                <w:pPr/>
              </w:pPrChange>
            </w:pPr>
            <w:ins w:id="5144" w:author="Gabriel Correa" w:date="2015-08-25T21:36:00Z">
              <w:r w:rsidRPr="00485A27">
                <w:rPr>
                  <w:sz w:val="22"/>
                  <w:rPrChange w:id="5145" w:author="Gabriel Correa" w:date="2015-08-25T21:58:00Z">
                    <w:rPr/>
                  </w:rPrChange>
                </w:rPr>
                <w:t>0.478</w:t>
              </w:r>
            </w:ins>
          </w:p>
        </w:tc>
      </w:tr>
      <w:tr w:rsidR="00703A21" w:rsidRPr="00485A27" w:rsidTr="00703A21">
        <w:tblPrEx>
          <w:tblPrExChange w:id="5146"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147" w:author="Gabriel Correa" w:date="2015-08-25T21:36:00Z"/>
          <w:trPrChange w:id="5148" w:author="Gabriel Correa" w:date="2015-08-25T21:39:00Z">
            <w:trPr>
              <w:trHeight w:val="300"/>
            </w:trPr>
          </w:trPrChange>
        </w:trPr>
        <w:tc>
          <w:tcPr>
            <w:tcW w:w="1951" w:type="dxa"/>
            <w:noWrap/>
            <w:hideMark/>
            <w:tcPrChange w:id="5149" w:author="Gabriel Correa" w:date="2015-08-25T21:39:00Z">
              <w:tcPr>
                <w:tcW w:w="2152" w:type="dxa"/>
                <w:noWrap/>
                <w:hideMark/>
              </w:tcPr>
            </w:tcPrChange>
          </w:tcPr>
          <w:p w:rsidR="00703A21" w:rsidRPr="00485A27" w:rsidRDefault="00703A21">
            <w:pPr>
              <w:jc w:val="center"/>
              <w:rPr>
                <w:ins w:id="5150" w:author="Gabriel Correa" w:date="2015-08-25T21:36:00Z"/>
                <w:b/>
                <w:bCs/>
                <w:sz w:val="22"/>
                <w:rPrChange w:id="5151" w:author="Gabriel Correa" w:date="2015-08-25T21:58:00Z">
                  <w:rPr>
                    <w:ins w:id="5152" w:author="Gabriel Correa" w:date="2015-08-25T21:36:00Z"/>
                    <w:b/>
                    <w:bCs/>
                  </w:rPr>
                </w:rPrChange>
              </w:rPr>
              <w:pPrChange w:id="5153" w:author="Gabriel Correa" w:date="2015-08-25T22:02:00Z">
                <w:pPr/>
              </w:pPrChange>
            </w:pPr>
            <w:proofErr w:type="spellStart"/>
            <w:ins w:id="5154" w:author="Gabriel Correa" w:date="2015-08-25T21:36:00Z">
              <w:r w:rsidRPr="00485A27">
                <w:rPr>
                  <w:b/>
                  <w:bCs/>
                  <w:sz w:val="22"/>
                  <w:rPrChange w:id="5155" w:author="Gabriel Correa" w:date="2015-08-25T21:58:00Z">
                    <w:rPr>
                      <w:b/>
                      <w:bCs/>
                    </w:rPr>
                  </w:rPrChange>
                </w:rPr>
                <w:t>google</w:t>
              </w:r>
              <w:proofErr w:type="spellEnd"/>
            </w:ins>
          </w:p>
        </w:tc>
        <w:tc>
          <w:tcPr>
            <w:tcW w:w="1418" w:type="dxa"/>
            <w:tcBorders>
              <w:right w:val="dotDash" w:sz="4" w:space="0" w:color="A6A6A6" w:themeColor="background1" w:themeShade="A6"/>
            </w:tcBorders>
            <w:noWrap/>
            <w:hideMark/>
            <w:tcPrChange w:id="5156"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157" w:author="Gabriel Correa" w:date="2015-08-25T21:36:00Z"/>
                <w:sz w:val="22"/>
                <w:rPrChange w:id="5158" w:author="Gabriel Correa" w:date="2015-08-25T21:58:00Z">
                  <w:rPr>
                    <w:ins w:id="5159" w:author="Gabriel Correa" w:date="2015-08-25T21:36:00Z"/>
                  </w:rPr>
                </w:rPrChange>
              </w:rPr>
              <w:pPrChange w:id="5160" w:author="Gabriel Correa" w:date="2015-08-25T22:02:00Z">
                <w:pPr/>
              </w:pPrChange>
            </w:pPr>
            <w:ins w:id="5161" w:author="Gabriel Correa" w:date="2015-08-25T21:40:00Z">
              <w:r w:rsidRPr="00485A27">
                <w:rPr>
                  <w:sz w:val="22"/>
                </w:rPr>
                <w:t>si</w:t>
              </w:r>
            </w:ins>
          </w:p>
        </w:tc>
        <w:tc>
          <w:tcPr>
            <w:tcW w:w="1376" w:type="dxa"/>
            <w:tcBorders>
              <w:left w:val="dotDash" w:sz="4" w:space="0" w:color="A6A6A6" w:themeColor="background1" w:themeShade="A6"/>
            </w:tcBorders>
            <w:noWrap/>
            <w:hideMark/>
            <w:tcPrChange w:id="5162"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163" w:author="Gabriel Correa" w:date="2015-08-25T21:36:00Z"/>
                <w:sz w:val="22"/>
                <w:rPrChange w:id="5164" w:author="Gabriel Correa" w:date="2015-08-25T21:58:00Z">
                  <w:rPr>
                    <w:ins w:id="5165" w:author="Gabriel Correa" w:date="2015-08-25T21:36:00Z"/>
                  </w:rPr>
                </w:rPrChange>
              </w:rPr>
              <w:pPrChange w:id="5166" w:author="Gabriel Correa" w:date="2015-08-25T22:02:00Z">
                <w:pPr/>
              </w:pPrChange>
            </w:pPr>
            <w:ins w:id="5167" w:author="Gabriel Correa" w:date="2015-08-25T21:36:00Z">
              <w:r w:rsidRPr="00485A27">
                <w:rPr>
                  <w:sz w:val="22"/>
                  <w:rPrChange w:id="5168" w:author="Gabriel Correa" w:date="2015-08-25T21:58:00Z">
                    <w:rPr/>
                  </w:rPrChange>
                </w:rPr>
                <w:t>0.761</w:t>
              </w:r>
            </w:ins>
          </w:p>
        </w:tc>
        <w:tc>
          <w:tcPr>
            <w:tcW w:w="1200" w:type="dxa"/>
            <w:tcBorders>
              <w:top w:val="nil"/>
              <w:right w:val="dotDash" w:sz="4" w:space="0" w:color="A6A6A6" w:themeColor="background1" w:themeShade="A6"/>
            </w:tcBorders>
            <w:noWrap/>
            <w:hideMark/>
            <w:tcPrChange w:id="5169"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170" w:author="Gabriel Correa" w:date="2015-08-25T21:36:00Z"/>
                <w:sz w:val="22"/>
                <w:rPrChange w:id="5171" w:author="Gabriel Correa" w:date="2015-08-25T21:58:00Z">
                  <w:rPr>
                    <w:ins w:id="5172" w:author="Gabriel Correa" w:date="2015-08-25T21:36:00Z"/>
                  </w:rPr>
                </w:rPrChange>
              </w:rPr>
              <w:pPrChange w:id="5173" w:author="Gabriel Correa" w:date="2015-08-25T22:02:00Z">
                <w:pPr/>
              </w:pPrChange>
            </w:pPr>
            <w:ins w:id="5174" w:author="Gabriel Correa" w:date="2015-08-25T21:36:00Z">
              <w:r w:rsidRPr="00485A27">
                <w:rPr>
                  <w:sz w:val="22"/>
                  <w:rPrChange w:id="5175" w:author="Gabriel Correa" w:date="2015-08-25T21:58:00Z">
                    <w:rPr/>
                  </w:rPrChange>
                </w:rPr>
                <w:t>0.413</w:t>
              </w:r>
            </w:ins>
          </w:p>
        </w:tc>
        <w:tc>
          <w:tcPr>
            <w:tcW w:w="930" w:type="dxa"/>
            <w:tcBorders>
              <w:left w:val="dotDash" w:sz="4" w:space="0" w:color="A6A6A6" w:themeColor="background1" w:themeShade="A6"/>
            </w:tcBorders>
            <w:noWrap/>
            <w:hideMark/>
            <w:tcPrChange w:id="5176"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177" w:author="Gabriel Correa" w:date="2015-08-25T21:36:00Z"/>
                <w:sz w:val="22"/>
                <w:rPrChange w:id="5178" w:author="Gabriel Correa" w:date="2015-08-25T21:58:00Z">
                  <w:rPr>
                    <w:ins w:id="5179" w:author="Gabriel Correa" w:date="2015-08-25T21:36:00Z"/>
                  </w:rPr>
                </w:rPrChange>
              </w:rPr>
              <w:pPrChange w:id="5180" w:author="Gabriel Correa" w:date="2015-08-25T22:02:00Z">
                <w:pPr/>
              </w:pPrChange>
            </w:pPr>
            <w:ins w:id="5181" w:author="Gabriel Correa" w:date="2015-08-25T21:36:00Z">
              <w:r w:rsidRPr="00485A27">
                <w:rPr>
                  <w:sz w:val="22"/>
                  <w:rPrChange w:id="5182" w:author="Gabriel Correa" w:date="2015-08-25T21:58:00Z">
                    <w:rPr/>
                  </w:rPrChange>
                </w:rPr>
                <w:t>0.826</w:t>
              </w:r>
            </w:ins>
          </w:p>
        </w:tc>
        <w:tc>
          <w:tcPr>
            <w:tcW w:w="1646" w:type="dxa"/>
            <w:noWrap/>
            <w:hideMark/>
            <w:tcPrChange w:id="5183" w:author="Gabriel Correa" w:date="2015-08-25T21:39:00Z">
              <w:tcPr>
                <w:tcW w:w="1646" w:type="dxa"/>
                <w:noWrap/>
                <w:hideMark/>
              </w:tcPr>
            </w:tcPrChange>
          </w:tcPr>
          <w:p w:rsidR="00703A21" w:rsidRPr="00485A27" w:rsidRDefault="00703A21">
            <w:pPr>
              <w:jc w:val="right"/>
              <w:rPr>
                <w:ins w:id="5184" w:author="Gabriel Correa" w:date="2015-08-25T21:36:00Z"/>
                <w:b/>
                <w:bCs/>
                <w:sz w:val="22"/>
                <w:rPrChange w:id="5185" w:author="Gabriel Correa" w:date="2015-08-25T21:58:00Z">
                  <w:rPr>
                    <w:ins w:id="5186" w:author="Gabriel Correa" w:date="2015-08-25T21:36:00Z"/>
                    <w:b/>
                    <w:bCs/>
                  </w:rPr>
                </w:rPrChange>
              </w:rPr>
              <w:pPrChange w:id="5187" w:author="Gabriel Correa" w:date="2015-08-25T22:02:00Z">
                <w:pPr/>
              </w:pPrChange>
            </w:pPr>
            <w:ins w:id="5188" w:author="Gabriel Correa" w:date="2015-08-25T21:36:00Z">
              <w:r w:rsidRPr="00485A27">
                <w:rPr>
                  <w:b/>
                  <w:bCs/>
                  <w:sz w:val="22"/>
                  <w:rPrChange w:id="5189" w:author="Gabriel Correa" w:date="2015-08-25T21:58:00Z">
                    <w:rPr>
                      <w:b/>
                      <w:bCs/>
                    </w:rPr>
                  </w:rPrChange>
                </w:rPr>
                <w:t>0.463</w:t>
              </w:r>
            </w:ins>
          </w:p>
        </w:tc>
      </w:tr>
      <w:tr w:rsidR="00703A21" w:rsidRPr="00485A27" w:rsidTr="00703A21">
        <w:tblPrEx>
          <w:tblPrExChange w:id="5190"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191" w:author="Gabriel Correa" w:date="2015-08-25T21:36:00Z"/>
          <w:trPrChange w:id="5192" w:author="Gabriel Correa" w:date="2015-08-25T21:39:00Z">
            <w:trPr>
              <w:trHeight w:val="300"/>
            </w:trPr>
          </w:trPrChange>
        </w:trPr>
        <w:tc>
          <w:tcPr>
            <w:tcW w:w="1951" w:type="dxa"/>
            <w:noWrap/>
            <w:hideMark/>
            <w:tcPrChange w:id="5193" w:author="Gabriel Correa" w:date="2015-08-25T21:39:00Z">
              <w:tcPr>
                <w:tcW w:w="2152" w:type="dxa"/>
                <w:noWrap/>
                <w:hideMark/>
              </w:tcPr>
            </w:tcPrChange>
          </w:tcPr>
          <w:p w:rsidR="00703A21" w:rsidRPr="00485A27" w:rsidRDefault="00703A21">
            <w:pPr>
              <w:jc w:val="center"/>
              <w:rPr>
                <w:ins w:id="5194" w:author="Gabriel Correa" w:date="2015-08-25T21:36:00Z"/>
                <w:sz w:val="22"/>
                <w:rPrChange w:id="5195" w:author="Gabriel Correa" w:date="2015-08-25T21:58:00Z">
                  <w:rPr>
                    <w:ins w:id="5196" w:author="Gabriel Correa" w:date="2015-08-25T21:36:00Z"/>
                  </w:rPr>
                </w:rPrChange>
              </w:rPr>
              <w:pPrChange w:id="5197" w:author="Gabriel Correa" w:date="2015-08-25T22:02:00Z">
                <w:pPr/>
              </w:pPrChange>
            </w:pPr>
            <w:proofErr w:type="spellStart"/>
            <w:ins w:id="5198" w:author="Gabriel Correa" w:date="2015-08-25T21:36:00Z">
              <w:r w:rsidRPr="00485A27">
                <w:rPr>
                  <w:sz w:val="22"/>
                  <w:rPrChange w:id="5199" w:author="Gabriel Correa" w:date="2015-08-25T21:58:00Z">
                    <w:rPr/>
                  </w:rPrChange>
                </w:rPr>
                <w:t>google</w:t>
              </w:r>
              <w:proofErr w:type="spellEnd"/>
              <w:r w:rsidRPr="00485A27">
                <w:rPr>
                  <w:sz w:val="22"/>
                  <w:rPrChange w:id="5200" w:author="Gabriel Correa" w:date="2015-08-25T21:58:00Z">
                    <w:rPr/>
                  </w:rPrChange>
                </w:rPr>
                <w:t>-</w:t>
              </w:r>
            </w:ins>
            <w:ins w:id="5201"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5202"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203" w:author="Gabriel Correa" w:date="2015-08-25T21:36:00Z"/>
                <w:sz w:val="22"/>
                <w:rPrChange w:id="5204" w:author="Gabriel Correa" w:date="2015-08-25T21:58:00Z">
                  <w:rPr>
                    <w:ins w:id="5205" w:author="Gabriel Correa" w:date="2015-08-25T21:36:00Z"/>
                  </w:rPr>
                </w:rPrChange>
              </w:rPr>
              <w:pPrChange w:id="5206" w:author="Gabriel Correa" w:date="2015-08-25T22:02:00Z">
                <w:pPr/>
              </w:pPrChange>
            </w:pPr>
            <w:ins w:id="5207" w:author="Gabriel Correa" w:date="2015-08-25T21:40:00Z">
              <w:r w:rsidRPr="00485A27">
                <w:rPr>
                  <w:sz w:val="22"/>
                </w:rPr>
                <w:t>-</w:t>
              </w:r>
            </w:ins>
          </w:p>
        </w:tc>
        <w:tc>
          <w:tcPr>
            <w:tcW w:w="1376" w:type="dxa"/>
            <w:tcBorders>
              <w:left w:val="dotDash" w:sz="4" w:space="0" w:color="A6A6A6" w:themeColor="background1" w:themeShade="A6"/>
            </w:tcBorders>
            <w:noWrap/>
            <w:hideMark/>
            <w:tcPrChange w:id="5208"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209" w:author="Gabriel Correa" w:date="2015-08-25T21:36:00Z"/>
                <w:sz w:val="22"/>
                <w:rPrChange w:id="5210" w:author="Gabriel Correa" w:date="2015-08-25T21:58:00Z">
                  <w:rPr>
                    <w:ins w:id="5211" w:author="Gabriel Correa" w:date="2015-08-25T21:36:00Z"/>
                  </w:rPr>
                </w:rPrChange>
              </w:rPr>
              <w:pPrChange w:id="5212" w:author="Gabriel Correa" w:date="2015-08-25T22:02:00Z">
                <w:pPr/>
              </w:pPrChange>
            </w:pPr>
            <w:ins w:id="5213" w:author="Gabriel Correa" w:date="2015-08-25T21:36:00Z">
              <w:r w:rsidRPr="00485A27">
                <w:rPr>
                  <w:sz w:val="22"/>
                  <w:rPrChange w:id="5214" w:author="Gabriel Correa" w:date="2015-08-25T21:58:00Z">
                    <w:rPr/>
                  </w:rPrChange>
                </w:rPr>
                <w:t>0.812</w:t>
              </w:r>
            </w:ins>
          </w:p>
        </w:tc>
        <w:tc>
          <w:tcPr>
            <w:tcW w:w="1200" w:type="dxa"/>
            <w:tcBorders>
              <w:top w:val="nil"/>
              <w:right w:val="dotDash" w:sz="4" w:space="0" w:color="A6A6A6" w:themeColor="background1" w:themeShade="A6"/>
            </w:tcBorders>
            <w:noWrap/>
            <w:hideMark/>
            <w:tcPrChange w:id="5215"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216" w:author="Gabriel Correa" w:date="2015-08-25T21:36:00Z"/>
                <w:b/>
                <w:bCs/>
                <w:sz w:val="22"/>
                <w:rPrChange w:id="5217" w:author="Gabriel Correa" w:date="2015-08-25T21:58:00Z">
                  <w:rPr>
                    <w:ins w:id="5218" w:author="Gabriel Correa" w:date="2015-08-25T21:36:00Z"/>
                    <w:b/>
                    <w:bCs/>
                  </w:rPr>
                </w:rPrChange>
              </w:rPr>
              <w:pPrChange w:id="5219" w:author="Gabriel Correa" w:date="2015-08-25T22:02:00Z">
                <w:pPr/>
              </w:pPrChange>
            </w:pPr>
            <w:ins w:id="5220" w:author="Gabriel Correa" w:date="2015-08-25T21:36:00Z">
              <w:r w:rsidRPr="00485A27">
                <w:rPr>
                  <w:b/>
                  <w:bCs/>
                  <w:sz w:val="22"/>
                  <w:rPrChange w:id="5221" w:author="Gabriel Correa" w:date="2015-08-25T21:58:00Z">
                    <w:rPr>
                      <w:b/>
                      <w:bCs/>
                    </w:rPr>
                  </w:rPrChange>
                </w:rPr>
                <w:t>0.413</w:t>
              </w:r>
            </w:ins>
          </w:p>
        </w:tc>
        <w:tc>
          <w:tcPr>
            <w:tcW w:w="930" w:type="dxa"/>
            <w:tcBorders>
              <w:left w:val="dotDash" w:sz="4" w:space="0" w:color="A6A6A6" w:themeColor="background1" w:themeShade="A6"/>
            </w:tcBorders>
            <w:noWrap/>
            <w:hideMark/>
            <w:tcPrChange w:id="5222"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223" w:author="Gabriel Correa" w:date="2015-08-25T21:36:00Z"/>
                <w:sz w:val="22"/>
                <w:rPrChange w:id="5224" w:author="Gabriel Correa" w:date="2015-08-25T21:58:00Z">
                  <w:rPr>
                    <w:ins w:id="5225" w:author="Gabriel Correa" w:date="2015-08-25T21:36:00Z"/>
                  </w:rPr>
                </w:rPrChange>
              </w:rPr>
              <w:pPrChange w:id="5226" w:author="Gabriel Correa" w:date="2015-08-25T22:02:00Z">
                <w:pPr/>
              </w:pPrChange>
            </w:pPr>
            <w:ins w:id="5227" w:author="Gabriel Correa" w:date="2015-08-25T21:36:00Z">
              <w:r w:rsidRPr="00485A27">
                <w:rPr>
                  <w:sz w:val="22"/>
                  <w:rPrChange w:id="5228" w:author="Gabriel Correa" w:date="2015-08-25T21:58:00Z">
                    <w:rPr/>
                  </w:rPrChange>
                </w:rPr>
                <w:t>0.833</w:t>
              </w:r>
            </w:ins>
          </w:p>
        </w:tc>
        <w:tc>
          <w:tcPr>
            <w:tcW w:w="1646" w:type="dxa"/>
            <w:noWrap/>
            <w:hideMark/>
            <w:tcPrChange w:id="5229" w:author="Gabriel Correa" w:date="2015-08-25T21:39:00Z">
              <w:tcPr>
                <w:tcW w:w="1646" w:type="dxa"/>
                <w:noWrap/>
                <w:hideMark/>
              </w:tcPr>
            </w:tcPrChange>
          </w:tcPr>
          <w:p w:rsidR="00703A21" w:rsidRPr="00485A27" w:rsidRDefault="00703A21">
            <w:pPr>
              <w:jc w:val="right"/>
              <w:rPr>
                <w:ins w:id="5230" w:author="Gabriel Correa" w:date="2015-08-25T21:36:00Z"/>
                <w:sz w:val="22"/>
                <w:rPrChange w:id="5231" w:author="Gabriel Correa" w:date="2015-08-25T21:58:00Z">
                  <w:rPr>
                    <w:ins w:id="5232" w:author="Gabriel Correa" w:date="2015-08-25T21:36:00Z"/>
                  </w:rPr>
                </w:rPrChange>
              </w:rPr>
              <w:pPrChange w:id="5233" w:author="Gabriel Correa" w:date="2015-08-25T22:02:00Z">
                <w:pPr/>
              </w:pPrChange>
            </w:pPr>
            <w:ins w:id="5234" w:author="Gabriel Correa" w:date="2015-08-25T21:36:00Z">
              <w:r w:rsidRPr="00485A27">
                <w:rPr>
                  <w:sz w:val="22"/>
                  <w:rPrChange w:id="5235" w:author="Gabriel Correa" w:date="2015-08-25T21:58:00Z">
                    <w:rPr/>
                  </w:rPrChange>
                </w:rPr>
                <w:t>0.470</w:t>
              </w:r>
            </w:ins>
          </w:p>
        </w:tc>
      </w:tr>
      <w:tr w:rsidR="00703A21" w:rsidRPr="00485A27" w:rsidTr="00703A21">
        <w:tblPrEx>
          <w:tblPrExChange w:id="5236"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237" w:author="Gabriel Correa" w:date="2015-08-25T21:36:00Z"/>
          <w:trPrChange w:id="5238" w:author="Gabriel Correa" w:date="2015-08-25T21:39:00Z">
            <w:trPr>
              <w:trHeight w:val="300"/>
            </w:trPr>
          </w:trPrChange>
        </w:trPr>
        <w:tc>
          <w:tcPr>
            <w:tcW w:w="1951" w:type="dxa"/>
            <w:noWrap/>
            <w:hideMark/>
            <w:tcPrChange w:id="5239" w:author="Gabriel Correa" w:date="2015-08-25T21:39:00Z">
              <w:tcPr>
                <w:tcW w:w="2152" w:type="dxa"/>
                <w:noWrap/>
                <w:hideMark/>
              </w:tcPr>
            </w:tcPrChange>
          </w:tcPr>
          <w:p w:rsidR="00703A21" w:rsidRPr="00485A27" w:rsidRDefault="00703A21">
            <w:pPr>
              <w:jc w:val="center"/>
              <w:rPr>
                <w:ins w:id="5240" w:author="Gabriel Correa" w:date="2015-08-25T21:36:00Z"/>
                <w:sz w:val="22"/>
                <w:rPrChange w:id="5241" w:author="Gabriel Correa" w:date="2015-08-25T21:58:00Z">
                  <w:rPr>
                    <w:ins w:id="5242" w:author="Gabriel Correa" w:date="2015-08-25T21:36:00Z"/>
                  </w:rPr>
                </w:rPrChange>
              </w:rPr>
              <w:pPrChange w:id="5243" w:author="Gabriel Correa" w:date="2015-08-25T22:02:00Z">
                <w:pPr/>
              </w:pPrChange>
            </w:pPr>
            <w:proofErr w:type="spellStart"/>
            <w:ins w:id="5244" w:author="Gabriel Correa" w:date="2015-08-25T21:36:00Z">
              <w:r w:rsidRPr="00485A27">
                <w:rPr>
                  <w:sz w:val="22"/>
                  <w:rPrChange w:id="5245" w:author="Gabriel Correa" w:date="2015-08-25T21:58:00Z">
                    <w:rPr/>
                  </w:rPrChange>
                </w:rPr>
                <w:t>google</w:t>
              </w:r>
              <w:proofErr w:type="spellEnd"/>
              <w:r w:rsidRPr="00485A27">
                <w:rPr>
                  <w:sz w:val="22"/>
                  <w:rPrChange w:id="5246" w:author="Gabriel Correa" w:date="2015-08-25T21:58:00Z">
                    <w:rPr/>
                  </w:rPrChange>
                </w:rPr>
                <w:t>-</w:t>
              </w:r>
            </w:ins>
            <w:ins w:id="5247"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5248"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249" w:author="Gabriel Correa" w:date="2015-08-25T21:36:00Z"/>
                <w:sz w:val="22"/>
                <w:rPrChange w:id="5250" w:author="Gabriel Correa" w:date="2015-08-25T21:58:00Z">
                  <w:rPr>
                    <w:ins w:id="5251" w:author="Gabriel Correa" w:date="2015-08-25T21:36:00Z"/>
                  </w:rPr>
                </w:rPrChange>
              </w:rPr>
              <w:pPrChange w:id="5252" w:author="Gabriel Correa" w:date="2015-08-25T22:02:00Z">
                <w:pPr/>
              </w:pPrChange>
            </w:pPr>
            <w:ins w:id="5253" w:author="Gabriel Correa" w:date="2015-08-25T21:40:00Z">
              <w:r w:rsidRPr="00485A27">
                <w:rPr>
                  <w:sz w:val="22"/>
                </w:rPr>
                <w:t>si</w:t>
              </w:r>
            </w:ins>
          </w:p>
        </w:tc>
        <w:tc>
          <w:tcPr>
            <w:tcW w:w="1376" w:type="dxa"/>
            <w:tcBorders>
              <w:left w:val="dotDash" w:sz="4" w:space="0" w:color="A6A6A6" w:themeColor="background1" w:themeShade="A6"/>
            </w:tcBorders>
            <w:noWrap/>
            <w:hideMark/>
            <w:tcPrChange w:id="5254"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255" w:author="Gabriel Correa" w:date="2015-08-25T21:36:00Z"/>
                <w:sz w:val="22"/>
                <w:rPrChange w:id="5256" w:author="Gabriel Correa" w:date="2015-08-25T21:58:00Z">
                  <w:rPr>
                    <w:ins w:id="5257" w:author="Gabriel Correa" w:date="2015-08-25T21:36:00Z"/>
                  </w:rPr>
                </w:rPrChange>
              </w:rPr>
              <w:pPrChange w:id="5258" w:author="Gabriel Correa" w:date="2015-08-25T22:02:00Z">
                <w:pPr/>
              </w:pPrChange>
            </w:pPr>
            <w:ins w:id="5259" w:author="Gabriel Correa" w:date="2015-08-25T21:36:00Z">
              <w:r w:rsidRPr="00485A27">
                <w:rPr>
                  <w:sz w:val="22"/>
                  <w:rPrChange w:id="5260" w:author="Gabriel Correa" w:date="2015-08-25T21:58:00Z">
                    <w:rPr/>
                  </w:rPrChange>
                </w:rPr>
                <w:t>0.717</w:t>
              </w:r>
            </w:ins>
          </w:p>
        </w:tc>
        <w:tc>
          <w:tcPr>
            <w:tcW w:w="1200" w:type="dxa"/>
            <w:tcBorders>
              <w:top w:val="nil"/>
              <w:right w:val="dotDash" w:sz="4" w:space="0" w:color="A6A6A6" w:themeColor="background1" w:themeShade="A6"/>
            </w:tcBorders>
            <w:noWrap/>
            <w:hideMark/>
            <w:tcPrChange w:id="5261"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262" w:author="Gabriel Correa" w:date="2015-08-25T21:36:00Z"/>
                <w:sz w:val="22"/>
                <w:rPrChange w:id="5263" w:author="Gabriel Correa" w:date="2015-08-25T21:58:00Z">
                  <w:rPr>
                    <w:ins w:id="5264" w:author="Gabriel Correa" w:date="2015-08-25T21:36:00Z"/>
                  </w:rPr>
                </w:rPrChange>
              </w:rPr>
              <w:pPrChange w:id="5265" w:author="Gabriel Correa" w:date="2015-08-25T22:02:00Z">
                <w:pPr/>
              </w:pPrChange>
            </w:pPr>
            <w:ins w:id="5266" w:author="Gabriel Correa" w:date="2015-08-25T21:36:00Z">
              <w:r w:rsidRPr="00485A27">
                <w:rPr>
                  <w:sz w:val="22"/>
                  <w:rPrChange w:id="5267" w:author="Gabriel Correa" w:date="2015-08-25T21:58:00Z">
                    <w:rPr/>
                  </w:rPrChange>
                </w:rPr>
                <w:t>0.419</w:t>
              </w:r>
            </w:ins>
          </w:p>
        </w:tc>
        <w:tc>
          <w:tcPr>
            <w:tcW w:w="930" w:type="dxa"/>
            <w:tcBorders>
              <w:left w:val="dotDash" w:sz="4" w:space="0" w:color="A6A6A6" w:themeColor="background1" w:themeShade="A6"/>
            </w:tcBorders>
            <w:noWrap/>
            <w:hideMark/>
            <w:tcPrChange w:id="5268"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269" w:author="Gabriel Correa" w:date="2015-08-25T21:36:00Z"/>
                <w:sz w:val="22"/>
                <w:rPrChange w:id="5270" w:author="Gabriel Correa" w:date="2015-08-25T21:58:00Z">
                  <w:rPr>
                    <w:ins w:id="5271" w:author="Gabriel Correa" w:date="2015-08-25T21:36:00Z"/>
                  </w:rPr>
                </w:rPrChange>
              </w:rPr>
              <w:pPrChange w:id="5272" w:author="Gabriel Correa" w:date="2015-08-25T22:02:00Z">
                <w:pPr/>
              </w:pPrChange>
            </w:pPr>
            <w:ins w:id="5273" w:author="Gabriel Correa" w:date="2015-08-25T21:36:00Z">
              <w:r w:rsidRPr="00485A27">
                <w:rPr>
                  <w:sz w:val="22"/>
                  <w:rPrChange w:id="5274" w:author="Gabriel Correa" w:date="2015-08-25T21:58:00Z">
                    <w:rPr/>
                  </w:rPrChange>
                </w:rPr>
                <w:t>0.819</w:t>
              </w:r>
            </w:ins>
          </w:p>
        </w:tc>
        <w:tc>
          <w:tcPr>
            <w:tcW w:w="1646" w:type="dxa"/>
            <w:noWrap/>
            <w:hideMark/>
            <w:tcPrChange w:id="5275" w:author="Gabriel Correa" w:date="2015-08-25T21:39:00Z">
              <w:tcPr>
                <w:tcW w:w="1646" w:type="dxa"/>
                <w:noWrap/>
                <w:hideMark/>
              </w:tcPr>
            </w:tcPrChange>
          </w:tcPr>
          <w:p w:rsidR="00703A21" w:rsidRPr="00485A27" w:rsidRDefault="00703A21">
            <w:pPr>
              <w:jc w:val="right"/>
              <w:rPr>
                <w:ins w:id="5276" w:author="Gabriel Correa" w:date="2015-08-25T21:36:00Z"/>
                <w:b/>
                <w:bCs/>
                <w:sz w:val="22"/>
                <w:rPrChange w:id="5277" w:author="Gabriel Correa" w:date="2015-08-25T21:58:00Z">
                  <w:rPr>
                    <w:ins w:id="5278" w:author="Gabriel Correa" w:date="2015-08-25T21:36:00Z"/>
                    <w:b/>
                    <w:bCs/>
                  </w:rPr>
                </w:rPrChange>
              </w:rPr>
              <w:pPrChange w:id="5279" w:author="Gabriel Correa" w:date="2015-08-25T22:02:00Z">
                <w:pPr/>
              </w:pPrChange>
            </w:pPr>
            <w:ins w:id="5280" w:author="Gabriel Correa" w:date="2015-08-25T21:36:00Z">
              <w:r w:rsidRPr="00485A27">
                <w:rPr>
                  <w:b/>
                  <w:bCs/>
                  <w:sz w:val="22"/>
                  <w:rPrChange w:id="5281" w:author="Gabriel Correa" w:date="2015-08-25T21:58:00Z">
                    <w:rPr>
                      <w:b/>
                      <w:bCs/>
                    </w:rPr>
                  </w:rPrChange>
                </w:rPr>
                <w:t>0.453</w:t>
              </w:r>
            </w:ins>
          </w:p>
        </w:tc>
      </w:tr>
    </w:tbl>
    <w:p w:rsidR="00703A21" w:rsidRPr="00485A27" w:rsidRDefault="00703A21">
      <w:pPr>
        <w:rPr>
          <w:ins w:id="5282" w:author="Gabriel Correa" w:date="2015-08-25T21:58:00Z"/>
          <w:rPrChange w:id="5283" w:author="Gabriel Correa" w:date="2015-08-25T21:58:00Z">
            <w:rPr>
              <w:ins w:id="5284" w:author="Gabriel Correa" w:date="2015-08-25T21:58:00Z"/>
              <w:lang w:val="en-US"/>
            </w:rPr>
          </w:rPrChange>
        </w:rPr>
      </w:pPr>
    </w:p>
    <w:p w:rsidR="00485A27" w:rsidRPr="00643198" w:rsidRDefault="00485A27">
      <w:pPr>
        <w:rPr>
          <w:ins w:id="5285" w:author="Gabriel Correa" w:date="2015-08-25T21:59:00Z"/>
        </w:rPr>
      </w:pPr>
      <w:ins w:id="5286" w:author="Gabriel Correa" w:date="2015-08-25T21:58:00Z">
        <w:r w:rsidRPr="00485A27">
          <w:rPr>
            <w:rPrChange w:id="5287" w:author="Gabriel Correa" w:date="2015-08-25T21:58:00Z">
              <w:rPr>
                <w:lang w:val="en-US"/>
              </w:rPr>
            </w:rPrChange>
          </w:rPr>
          <w:t xml:space="preserve">Por otra parte se </w:t>
        </w:r>
      </w:ins>
      <w:ins w:id="5288" w:author="Gabriel Correa" w:date="2015-08-25T21:59:00Z">
        <w:r>
          <w:t xml:space="preserve">comparó a tres algoritmos de </w:t>
        </w:r>
        <w:proofErr w:type="spellStart"/>
        <w:r>
          <w:t>stemming</w:t>
        </w:r>
        <w:proofErr w:type="spellEnd"/>
        <w:r>
          <w:t xml:space="preserve">, o </w:t>
        </w:r>
        <w:proofErr w:type="spellStart"/>
        <w:r>
          <w:rPr>
            <w:i/>
          </w:rPr>
          <w:t>stemmers</w:t>
        </w:r>
        <w:proofErr w:type="spellEnd"/>
        <w:r>
          <w:t xml:space="preserve">, con los mismos clasificadores para </w:t>
        </w:r>
      </w:ins>
      <w:ins w:id="5289" w:author="Gabriel Correa" w:date="2015-08-25T22:05:00Z">
        <w:r w:rsidR="00643198">
          <w:t xml:space="preserve">conocer cuál permite obtener </w:t>
        </w:r>
      </w:ins>
      <w:ins w:id="5290" w:author="Gabriel Correa" w:date="2015-08-25T21:59:00Z">
        <w:r>
          <w:t>mejores resultados.</w:t>
        </w:r>
      </w:ins>
      <w:ins w:id="5291" w:author="Gabriel Correa" w:date="2015-08-25T22:05:00Z">
        <w:r w:rsidR="00643198">
          <w:t xml:space="preserve"> En la </w:t>
        </w:r>
      </w:ins>
      <w:ins w:id="5292" w:author="Gabriel Correa" w:date="2015-08-25T22:06:00Z">
        <w:r w:rsidR="00643198">
          <w:fldChar w:fldCharType="begin"/>
        </w:r>
        <w:r w:rsidR="00643198">
          <w:instrText xml:space="preserve"> REF _Ref428303695 \h </w:instrText>
        </w:r>
      </w:ins>
      <w:r w:rsidR="00643198">
        <w:fldChar w:fldCharType="separate"/>
      </w:r>
      <w:ins w:id="5293" w:author="Gabriel Correa" w:date="2015-08-27T12:50:00Z">
        <w:r w:rsidR="00763E46">
          <w:t xml:space="preserve">Tabla </w:t>
        </w:r>
        <w:r w:rsidR="00763E46">
          <w:rPr>
            <w:noProof/>
          </w:rPr>
          <w:t>6</w:t>
        </w:r>
        <w:r w:rsidR="00763E46">
          <w:t>.</w:t>
        </w:r>
        <w:r w:rsidR="00763E46">
          <w:rPr>
            <w:noProof/>
          </w:rPr>
          <w:t>9</w:t>
        </w:r>
      </w:ins>
      <w:ins w:id="5294" w:author="Gabriel Correa" w:date="2015-08-25T22:06:00Z">
        <w:r w:rsidR="00643198">
          <w:fldChar w:fldCharType="end"/>
        </w:r>
        <w:r w:rsidR="00643198">
          <w:t xml:space="preserve"> se muestra que los resultados son muy similares pero favoreciendo por poco a </w:t>
        </w:r>
        <w:proofErr w:type="spellStart"/>
        <w:r w:rsidR="00643198" w:rsidRPr="00643198">
          <w:rPr>
            <w:i/>
            <w:rPrChange w:id="5295" w:author="Gabriel Correa" w:date="2015-08-25T22:06:00Z">
              <w:rPr/>
            </w:rPrChange>
          </w:rPr>
          <w:t>Snowball</w:t>
        </w:r>
        <w:proofErr w:type="spellEnd"/>
        <w:r w:rsidR="00643198" w:rsidRPr="00643198">
          <w:rPr>
            <w:i/>
            <w:rPrChange w:id="5296" w:author="Gabriel Correa" w:date="2015-08-25T22:06:00Z">
              <w:rPr/>
            </w:rPrChange>
          </w:rPr>
          <w:t xml:space="preserve"> </w:t>
        </w:r>
        <w:proofErr w:type="spellStart"/>
        <w:r w:rsidR="00643198" w:rsidRPr="00643198">
          <w:rPr>
            <w:i/>
            <w:rPrChange w:id="5297" w:author="Gabriel Correa" w:date="2015-08-25T22:06:00Z">
              <w:rPr/>
            </w:rPrChange>
          </w:rPr>
          <w:t>Stemmer</w:t>
        </w:r>
      </w:ins>
      <w:proofErr w:type="spellEnd"/>
      <w:ins w:id="5298" w:author="Gabriel Correa" w:date="2015-08-25T22:07:00Z">
        <w:r w:rsidR="00643198">
          <w:t>, por lo que se decide usarlo para los experimentos posteriores.</w:t>
        </w:r>
      </w:ins>
    </w:p>
    <w:p w:rsidR="00643198" w:rsidRDefault="00643198" w:rsidP="005D2320">
      <w:pPr>
        <w:pStyle w:val="Epgrafe"/>
        <w:keepNext/>
        <w:rPr>
          <w:ins w:id="5299" w:author="Gabriel Correa" w:date="2015-08-25T22:03:00Z"/>
        </w:rPr>
      </w:pPr>
      <w:bookmarkStart w:id="5300" w:name="_Ref428303695"/>
      <w:ins w:id="5301" w:author="Gabriel Correa" w:date="2015-08-25T22:03:00Z">
        <w:r>
          <w:lastRenderedPageBreak/>
          <w:t xml:space="preserve">Tabla </w:t>
        </w:r>
      </w:ins>
      <w:ins w:id="5302" w:author="Gabriel Correa" w:date="2015-08-28T00:22:00Z">
        <w:r w:rsidR="00F002B6">
          <w:fldChar w:fldCharType="begin"/>
        </w:r>
        <w:r w:rsidR="00F002B6">
          <w:instrText xml:space="preserve"> STYLEREF 1 \s </w:instrText>
        </w:r>
      </w:ins>
      <w:r w:rsidR="00F002B6">
        <w:fldChar w:fldCharType="separate"/>
      </w:r>
      <w:r w:rsidR="00F002B6">
        <w:rPr>
          <w:noProof/>
        </w:rPr>
        <w:t>6</w:t>
      </w:r>
      <w:ins w:id="5303"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5304" w:author="Gabriel Correa" w:date="2015-08-28T00:22:00Z">
        <w:r w:rsidR="00F002B6">
          <w:rPr>
            <w:noProof/>
          </w:rPr>
          <w:t>9</w:t>
        </w:r>
        <w:r w:rsidR="00F002B6">
          <w:fldChar w:fldCharType="end"/>
        </w:r>
      </w:ins>
      <w:del w:id="530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5300"/>
      <w:ins w:id="5306" w:author="Gabriel Correa" w:date="2015-08-25T22:03:00Z">
        <w:r>
          <w:t>:   Comparaci</w:t>
        </w:r>
      </w:ins>
      <w:ins w:id="5307" w:author="Gabriel Correa" w:date="2015-08-25T22:04:00Z">
        <w:r>
          <w:t xml:space="preserve">ón de rendimiento al usar distintos </w:t>
        </w:r>
        <w:proofErr w:type="spellStart"/>
        <w:r>
          <w:t>stemmers</w:t>
        </w:r>
        <w:proofErr w:type="spellEnd"/>
        <w:r>
          <w:t>.</w:t>
        </w:r>
      </w:ins>
    </w:p>
    <w:tbl>
      <w:tblPr>
        <w:tblStyle w:val="Estilo2"/>
        <w:tblW w:w="0" w:type="auto"/>
        <w:tblLook w:val="04A0" w:firstRow="1" w:lastRow="0" w:firstColumn="1" w:lastColumn="0" w:noHBand="0" w:noVBand="1"/>
        <w:tblPrChange w:id="5308"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5309">
          <w:tblGrid>
            <w:gridCol w:w="3369"/>
            <w:gridCol w:w="1376"/>
            <w:gridCol w:w="1200"/>
            <w:gridCol w:w="930"/>
            <w:gridCol w:w="1646"/>
          </w:tblGrid>
        </w:tblGridChange>
      </w:tblGrid>
      <w:tr w:rsidR="00485A27" w:rsidRPr="002B28AD" w:rsidTr="00485A27">
        <w:trPr>
          <w:cnfStyle w:val="100000000000" w:firstRow="1" w:lastRow="0" w:firstColumn="0" w:lastColumn="0" w:oddVBand="0" w:evenVBand="0" w:oddHBand="0" w:evenHBand="0" w:firstRowFirstColumn="0" w:firstRowLastColumn="0" w:lastRowFirstColumn="0" w:lastRowLastColumn="0"/>
          <w:trHeight w:val="300"/>
          <w:ins w:id="5310" w:author="Gabriel Correa" w:date="2015-08-25T21:59:00Z"/>
          <w:trPrChange w:id="5311"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5312" w:author="Gabriel Correa" w:date="2015-08-25T22:01:00Z">
              <w:tcPr>
                <w:tcW w:w="3369" w:type="dxa"/>
                <w:tcBorders>
                  <w:top w:val="nil"/>
                  <w:bottom w:val="single" w:sz="12" w:space="0" w:color="000000" w:themeColor="text1"/>
                </w:tcBorders>
                <w:noWrap/>
                <w:hideMark/>
              </w:tcPr>
            </w:tcPrChange>
          </w:tcPr>
          <w:p w:rsidR="00485A27" w:rsidRPr="002B28AD" w:rsidRDefault="00485A27" w:rsidP="007C2995">
            <w:pPr>
              <w:cnfStyle w:val="100000000100" w:firstRow="1" w:lastRow="0" w:firstColumn="0" w:lastColumn="0" w:oddVBand="0" w:evenVBand="0" w:oddHBand="0" w:evenHBand="0" w:firstRowFirstColumn="1" w:firstRowLastColumn="0" w:lastRowFirstColumn="0" w:lastRowLastColumn="0"/>
              <w:rPr>
                <w:ins w:id="5313" w:author="Gabriel Correa" w:date="2015-08-25T21:59:00Z"/>
                <w:sz w:val="22"/>
              </w:rPr>
            </w:pPr>
          </w:p>
        </w:tc>
        <w:tc>
          <w:tcPr>
            <w:tcW w:w="2410" w:type="dxa"/>
            <w:gridSpan w:val="2"/>
            <w:tcBorders>
              <w:top w:val="nil"/>
              <w:bottom w:val="single" w:sz="12" w:space="0" w:color="000000" w:themeColor="text1"/>
            </w:tcBorders>
            <w:noWrap/>
            <w:hideMark/>
            <w:tcPrChange w:id="5314"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5315" w:author="Gabriel Correa" w:date="2015-08-25T21:59:00Z"/>
                <w:sz w:val="22"/>
              </w:rPr>
              <w:pPrChange w:id="5316" w:author="Gabriel Correa" w:date="2015-08-25T22:01:00Z">
                <w:pPr>
                  <w:cnfStyle w:val="100000000000" w:firstRow="1" w:lastRow="0" w:firstColumn="0" w:lastColumn="0" w:oddVBand="0" w:evenVBand="0" w:oddHBand="0" w:evenHBand="0" w:firstRowFirstColumn="0" w:firstRowLastColumn="0" w:lastRowFirstColumn="0" w:lastRowLastColumn="0"/>
                </w:pPr>
              </w:pPrChange>
            </w:pPr>
            <w:proofErr w:type="spellStart"/>
            <w:ins w:id="5317" w:author="Gabriel Correa" w:date="2015-08-25T21:59:00Z">
              <w:r w:rsidRPr="002B28AD">
                <w:rPr>
                  <w:sz w:val="22"/>
                </w:rPr>
                <w:t>NaiveBayes</w:t>
              </w:r>
              <w:proofErr w:type="spellEnd"/>
            </w:ins>
          </w:p>
        </w:tc>
        <w:tc>
          <w:tcPr>
            <w:tcW w:w="2780" w:type="dxa"/>
            <w:gridSpan w:val="2"/>
            <w:tcBorders>
              <w:top w:val="nil"/>
              <w:bottom w:val="single" w:sz="12" w:space="0" w:color="000000" w:themeColor="text1"/>
            </w:tcBorders>
            <w:noWrap/>
            <w:hideMark/>
            <w:tcPrChange w:id="5318"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5319" w:author="Gabriel Correa" w:date="2015-08-25T21:59:00Z"/>
                <w:sz w:val="22"/>
              </w:rPr>
              <w:pPrChange w:id="5320" w:author="Gabriel Correa" w:date="2015-08-25T22:01:00Z">
                <w:pPr>
                  <w:cnfStyle w:val="100000000000" w:firstRow="1" w:lastRow="0" w:firstColumn="0" w:lastColumn="0" w:oddVBand="0" w:evenVBand="0" w:oddHBand="0" w:evenHBand="0" w:firstRowFirstColumn="0" w:firstRowLastColumn="0" w:lastRowFirstColumn="0" w:lastRowLastColumn="0"/>
                </w:pPr>
              </w:pPrChange>
            </w:pPr>
            <w:proofErr w:type="spellStart"/>
            <w:ins w:id="5321" w:author="Gabriel Correa" w:date="2015-08-25T21:59:00Z">
              <w:r w:rsidRPr="002B28AD">
                <w:rPr>
                  <w:sz w:val="22"/>
                </w:rPr>
                <w:t>NaiveBayesMultinomial</w:t>
              </w:r>
              <w:proofErr w:type="spellEnd"/>
            </w:ins>
          </w:p>
        </w:tc>
      </w:tr>
      <w:tr w:rsidR="00485A27" w:rsidRPr="002B28AD" w:rsidTr="00485A27">
        <w:trPr>
          <w:trHeight w:val="300"/>
          <w:ins w:id="5322" w:author="Gabriel Correa" w:date="2015-08-25T21:59:00Z"/>
          <w:trPrChange w:id="5323"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5324"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center"/>
              <w:rPr>
                <w:ins w:id="5325" w:author="Gabriel Correa" w:date="2015-08-25T21:59:00Z"/>
                <w:sz w:val="22"/>
              </w:rPr>
              <w:pPrChange w:id="5326" w:author="Gabriel Correa" w:date="2015-08-25T22:01:00Z">
                <w:pPr/>
              </w:pPrChange>
            </w:pPr>
            <w:proofErr w:type="spellStart"/>
            <w:ins w:id="5327" w:author="Gabriel Correa" w:date="2015-08-25T22:00:00Z">
              <w:r w:rsidRPr="00485A27">
                <w:rPr>
                  <w:i/>
                  <w:sz w:val="22"/>
                  <w:rPrChange w:id="5328" w:author="Gabriel Correa" w:date="2015-08-25T22:00:00Z">
                    <w:rPr>
                      <w:sz w:val="22"/>
                    </w:rPr>
                  </w:rPrChange>
                </w:rPr>
                <w:t>Stemmer</w:t>
              </w:r>
            </w:ins>
            <w:proofErr w:type="spellEnd"/>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5329"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5330" w:author="Gabriel Correa" w:date="2015-08-25T21:59:00Z"/>
                <w:sz w:val="22"/>
              </w:rPr>
              <w:pPrChange w:id="5331" w:author="Gabriel Correa" w:date="2015-08-25T22:01:00Z">
                <w:pPr/>
              </w:pPrChange>
            </w:pPr>
            <w:proofErr w:type="spellStart"/>
            <w:ins w:id="5332" w:author="Gabriel Correa" w:date="2015-08-25T21:59:00Z">
              <w:r w:rsidRPr="002B28AD">
                <w:rPr>
                  <w:sz w:val="22"/>
                </w:rPr>
                <w:t>recall</w:t>
              </w:r>
              <w:proofErr w:type="spellEnd"/>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5333"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right"/>
              <w:rPr>
                <w:ins w:id="5334" w:author="Gabriel Correa" w:date="2015-08-25T21:59:00Z"/>
                <w:sz w:val="22"/>
              </w:rPr>
              <w:pPrChange w:id="5335" w:author="Gabriel Correa" w:date="2015-08-25T22:01:00Z">
                <w:pPr/>
              </w:pPrChange>
            </w:pPr>
            <w:ins w:id="5336" w:author="Gabriel Correa" w:date="2015-08-25T21:59:00Z">
              <w:r w:rsidRPr="002B28AD">
                <w:rPr>
                  <w:sz w:val="22"/>
                </w:rPr>
                <w:t>f-</w:t>
              </w:r>
              <w:proofErr w:type="spellStart"/>
              <w:r w:rsidRPr="002B28AD">
                <w:rPr>
                  <w:sz w:val="22"/>
                </w:rPr>
                <w:t>measure</w:t>
              </w:r>
              <w:proofErr w:type="spellEnd"/>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5337"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5338" w:author="Gabriel Correa" w:date="2015-08-25T21:59:00Z"/>
                <w:sz w:val="22"/>
              </w:rPr>
              <w:pPrChange w:id="5339" w:author="Gabriel Correa" w:date="2015-08-25T22:01:00Z">
                <w:pPr/>
              </w:pPrChange>
            </w:pPr>
            <w:proofErr w:type="spellStart"/>
            <w:ins w:id="5340" w:author="Gabriel Correa" w:date="2015-08-25T21:59:00Z">
              <w:r w:rsidRPr="002B28AD">
                <w:rPr>
                  <w:sz w:val="22"/>
                </w:rPr>
                <w:t>recall</w:t>
              </w:r>
              <w:proofErr w:type="spellEnd"/>
            </w:ins>
          </w:p>
        </w:tc>
        <w:tc>
          <w:tcPr>
            <w:tcW w:w="1646" w:type="dxa"/>
            <w:tcBorders>
              <w:top w:val="single" w:sz="12" w:space="0" w:color="000000" w:themeColor="text1"/>
              <w:bottom w:val="single" w:sz="12" w:space="0" w:color="000000" w:themeColor="text1"/>
            </w:tcBorders>
            <w:noWrap/>
            <w:hideMark/>
            <w:tcPrChange w:id="5341"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2B28AD" w:rsidRDefault="00485A27">
            <w:pPr>
              <w:jc w:val="right"/>
              <w:rPr>
                <w:ins w:id="5342" w:author="Gabriel Correa" w:date="2015-08-25T21:59:00Z"/>
                <w:sz w:val="22"/>
              </w:rPr>
              <w:pPrChange w:id="5343" w:author="Gabriel Correa" w:date="2015-08-25T22:01:00Z">
                <w:pPr/>
              </w:pPrChange>
            </w:pPr>
            <w:ins w:id="5344" w:author="Gabriel Correa" w:date="2015-08-25T21:59:00Z">
              <w:r w:rsidRPr="002B28AD">
                <w:rPr>
                  <w:sz w:val="22"/>
                </w:rPr>
                <w:t>f-</w:t>
              </w:r>
              <w:proofErr w:type="spellStart"/>
              <w:r w:rsidRPr="002B28AD">
                <w:rPr>
                  <w:sz w:val="22"/>
                </w:rPr>
                <w:t>measure</w:t>
              </w:r>
              <w:proofErr w:type="spellEnd"/>
            </w:ins>
          </w:p>
        </w:tc>
      </w:tr>
      <w:tr w:rsidR="00C811FF" w:rsidRPr="002B28AD" w:rsidTr="007C2995">
        <w:trPr>
          <w:trHeight w:val="300"/>
          <w:ins w:id="5345" w:author="Gabriel Correa" w:date="2015-08-25T21:59:00Z"/>
          <w:trPrChange w:id="5346"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5347"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2B28AD" w:rsidRDefault="00C811FF" w:rsidP="007C2995">
            <w:pPr>
              <w:jc w:val="center"/>
              <w:rPr>
                <w:ins w:id="5348" w:author="Gabriel Correa" w:date="2015-08-25T21:59:00Z"/>
                <w:sz w:val="22"/>
              </w:rPr>
            </w:pPr>
            <w:ins w:id="5349" w:author="Gabriel Correa" w:date="2015-08-25T22:01:00Z">
              <w:r>
                <w:rPr>
                  <w:sz w:val="22"/>
                </w:rPr>
                <w:t>-</w:t>
              </w:r>
            </w:ins>
          </w:p>
        </w:tc>
        <w:tc>
          <w:tcPr>
            <w:tcW w:w="1134" w:type="dxa"/>
            <w:tcBorders>
              <w:top w:val="single" w:sz="12" w:space="0" w:color="000000" w:themeColor="text1"/>
              <w:left w:val="dotDash" w:sz="4" w:space="0" w:color="A6A6A6" w:themeColor="background1" w:themeShade="A6"/>
            </w:tcBorders>
            <w:noWrap/>
            <w:vAlign w:val="bottom"/>
            <w:hideMark/>
            <w:tcPrChange w:id="5350"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5351" w:author="Gabriel Correa" w:date="2015-08-25T21:59:00Z"/>
                <w:sz w:val="22"/>
              </w:rPr>
              <w:pPrChange w:id="5352" w:author="Gabriel Correa" w:date="2015-08-25T22:01:00Z">
                <w:pPr/>
              </w:pPrChange>
            </w:pPr>
            <w:ins w:id="5353" w:author="Gabriel Correa" w:date="2015-08-25T22:03:00Z">
              <w:r>
                <w:rPr>
                  <w:rFonts w:ascii="Calibri" w:hAnsi="Calibri" w:cs="Calibri"/>
                  <w:color w:val="000000"/>
                  <w:sz w:val="22"/>
                </w:rPr>
                <w:t>0.780</w:t>
              </w:r>
            </w:ins>
          </w:p>
        </w:tc>
        <w:tc>
          <w:tcPr>
            <w:tcW w:w="1276" w:type="dxa"/>
            <w:tcBorders>
              <w:top w:val="single" w:sz="12" w:space="0" w:color="000000" w:themeColor="text1"/>
              <w:right w:val="dotDash" w:sz="4" w:space="0" w:color="A6A6A6" w:themeColor="background1" w:themeShade="A6"/>
            </w:tcBorders>
            <w:noWrap/>
            <w:vAlign w:val="bottom"/>
            <w:hideMark/>
            <w:tcPrChange w:id="5354"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2B28AD" w:rsidRDefault="00C811FF">
            <w:pPr>
              <w:jc w:val="right"/>
              <w:rPr>
                <w:ins w:id="5355" w:author="Gabriel Correa" w:date="2015-08-25T21:59:00Z"/>
                <w:b/>
                <w:bCs/>
                <w:sz w:val="22"/>
              </w:rPr>
              <w:pPrChange w:id="5356" w:author="Gabriel Correa" w:date="2015-08-25T22:01:00Z">
                <w:pPr/>
              </w:pPrChange>
            </w:pPr>
            <w:ins w:id="5357" w:author="Gabriel Correa" w:date="2015-08-25T22:03:00Z">
              <w:r>
                <w:rPr>
                  <w:rFonts w:ascii="Calibri" w:hAnsi="Calibri" w:cs="Calibri"/>
                  <w:color w:val="000000"/>
                  <w:sz w:val="22"/>
                </w:rPr>
                <w:t>0.585</w:t>
              </w:r>
            </w:ins>
          </w:p>
        </w:tc>
        <w:tc>
          <w:tcPr>
            <w:tcW w:w="1134" w:type="dxa"/>
            <w:tcBorders>
              <w:top w:val="single" w:sz="12" w:space="0" w:color="000000" w:themeColor="text1"/>
              <w:left w:val="dotDash" w:sz="4" w:space="0" w:color="A6A6A6" w:themeColor="background1" w:themeShade="A6"/>
            </w:tcBorders>
            <w:noWrap/>
            <w:vAlign w:val="bottom"/>
            <w:hideMark/>
            <w:tcPrChange w:id="5358"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5359" w:author="Gabriel Correa" w:date="2015-08-25T21:59:00Z"/>
                <w:sz w:val="22"/>
              </w:rPr>
              <w:pPrChange w:id="5360" w:author="Gabriel Correa" w:date="2015-08-25T22:01:00Z">
                <w:pPr/>
              </w:pPrChange>
            </w:pPr>
            <w:ins w:id="5361" w:author="Gabriel Correa" w:date="2015-08-25T22:03:00Z">
              <w:r>
                <w:rPr>
                  <w:rFonts w:ascii="Calibri" w:hAnsi="Calibri" w:cs="Calibri"/>
                  <w:color w:val="000000"/>
                  <w:sz w:val="22"/>
                </w:rPr>
                <w:t>0.590</w:t>
              </w:r>
            </w:ins>
          </w:p>
        </w:tc>
        <w:tc>
          <w:tcPr>
            <w:tcW w:w="1646" w:type="dxa"/>
            <w:tcBorders>
              <w:top w:val="single" w:sz="12" w:space="0" w:color="000000" w:themeColor="text1"/>
            </w:tcBorders>
            <w:noWrap/>
            <w:vAlign w:val="bottom"/>
            <w:hideMark/>
            <w:tcPrChange w:id="5362" w:author="Gabriel Correa" w:date="2015-08-25T22:03:00Z">
              <w:tcPr>
                <w:tcW w:w="1646" w:type="dxa"/>
                <w:tcBorders>
                  <w:top w:val="single" w:sz="12" w:space="0" w:color="000000" w:themeColor="text1"/>
                </w:tcBorders>
                <w:noWrap/>
                <w:hideMark/>
              </w:tcPr>
            </w:tcPrChange>
          </w:tcPr>
          <w:p w:rsidR="00C811FF" w:rsidRPr="002B28AD" w:rsidRDefault="00C811FF">
            <w:pPr>
              <w:jc w:val="right"/>
              <w:rPr>
                <w:ins w:id="5363" w:author="Gabriel Correa" w:date="2015-08-25T21:59:00Z"/>
                <w:sz w:val="22"/>
              </w:rPr>
              <w:pPrChange w:id="5364" w:author="Gabriel Correa" w:date="2015-08-25T22:01:00Z">
                <w:pPr/>
              </w:pPrChange>
            </w:pPr>
            <w:ins w:id="5365" w:author="Gabriel Correa" w:date="2015-08-25T22:03:00Z">
              <w:r>
                <w:rPr>
                  <w:rFonts w:ascii="Calibri" w:hAnsi="Calibri" w:cs="Calibri"/>
                  <w:color w:val="000000"/>
                  <w:sz w:val="22"/>
                </w:rPr>
                <w:t>0.655</w:t>
              </w:r>
            </w:ins>
          </w:p>
        </w:tc>
      </w:tr>
      <w:tr w:rsidR="00C811FF" w:rsidRPr="002B28AD" w:rsidTr="007C2995">
        <w:trPr>
          <w:trHeight w:val="300"/>
          <w:ins w:id="5366" w:author="Gabriel Correa" w:date="2015-08-25T21:59:00Z"/>
          <w:trPrChange w:id="5367" w:author="Gabriel Correa" w:date="2015-08-25T22:03:00Z">
            <w:trPr>
              <w:trHeight w:val="300"/>
            </w:trPr>
          </w:trPrChange>
        </w:trPr>
        <w:tc>
          <w:tcPr>
            <w:tcW w:w="1809" w:type="dxa"/>
            <w:tcBorders>
              <w:right w:val="dotDash" w:sz="4" w:space="0" w:color="A6A6A6" w:themeColor="background1" w:themeShade="A6"/>
            </w:tcBorders>
            <w:noWrap/>
            <w:hideMark/>
            <w:tcPrChange w:id="5368"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5369" w:author="Gabriel Correa" w:date="2015-08-25T21:59:00Z"/>
                <w:sz w:val="22"/>
              </w:rPr>
            </w:pPr>
            <w:proofErr w:type="spellStart"/>
            <w:ins w:id="5370" w:author="Gabriel Correa" w:date="2015-08-25T22:01:00Z">
              <w:r>
                <w:rPr>
                  <w:sz w:val="22"/>
                </w:rPr>
                <w:t>Lovins</w:t>
              </w:r>
            </w:ins>
            <w:proofErr w:type="spellEnd"/>
          </w:p>
        </w:tc>
        <w:tc>
          <w:tcPr>
            <w:tcW w:w="1134" w:type="dxa"/>
            <w:tcBorders>
              <w:left w:val="dotDash" w:sz="4" w:space="0" w:color="A6A6A6" w:themeColor="background1" w:themeShade="A6"/>
            </w:tcBorders>
            <w:noWrap/>
            <w:vAlign w:val="bottom"/>
            <w:hideMark/>
            <w:tcPrChange w:id="5371"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372" w:author="Gabriel Correa" w:date="2015-08-25T21:59:00Z"/>
                <w:sz w:val="22"/>
              </w:rPr>
              <w:pPrChange w:id="5373" w:author="Gabriel Correa" w:date="2015-08-25T22:01:00Z">
                <w:pPr/>
              </w:pPrChange>
            </w:pPr>
            <w:ins w:id="5374" w:author="Gabriel Correa" w:date="2015-08-25T22:03:00Z">
              <w:r>
                <w:rPr>
                  <w:rFonts w:ascii="Calibri" w:hAnsi="Calibri" w:cs="Calibri"/>
                  <w:color w:val="000000"/>
                  <w:sz w:val="22"/>
                </w:rPr>
                <w:t>0.772</w:t>
              </w:r>
            </w:ins>
          </w:p>
        </w:tc>
        <w:tc>
          <w:tcPr>
            <w:tcW w:w="1276" w:type="dxa"/>
            <w:tcBorders>
              <w:top w:val="nil"/>
              <w:right w:val="dotDash" w:sz="4" w:space="0" w:color="A6A6A6" w:themeColor="background1" w:themeShade="A6"/>
            </w:tcBorders>
            <w:noWrap/>
            <w:vAlign w:val="bottom"/>
            <w:hideMark/>
            <w:tcPrChange w:id="5375"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376" w:author="Gabriel Correa" w:date="2015-08-25T21:59:00Z"/>
                <w:sz w:val="22"/>
              </w:rPr>
              <w:pPrChange w:id="5377" w:author="Gabriel Correa" w:date="2015-08-25T22:01:00Z">
                <w:pPr/>
              </w:pPrChange>
            </w:pPr>
            <w:ins w:id="5378" w:author="Gabriel Correa" w:date="2015-08-25T22:03:00Z">
              <w:r>
                <w:rPr>
                  <w:rFonts w:ascii="Calibri" w:hAnsi="Calibri" w:cs="Calibri"/>
                  <w:color w:val="000000"/>
                  <w:sz w:val="22"/>
                </w:rPr>
                <w:t>0.566</w:t>
              </w:r>
            </w:ins>
          </w:p>
        </w:tc>
        <w:tc>
          <w:tcPr>
            <w:tcW w:w="1134" w:type="dxa"/>
            <w:tcBorders>
              <w:left w:val="dotDash" w:sz="4" w:space="0" w:color="A6A6A6" w:themeColor="background1" w:themeShade="A6"/>
            </w:tcBorders>
            <w:noWrap/>
            <w:vAlign w:val="bottom"/>
            <w:hideMark/>
            <w:tcPrChange w:id="5379"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380" w:author="Gabriel Correa" w:date="2015-08-25T21:59:00Z"/>
                <w:sz w:val="22"/>
              </w:rPr>
              <w:pPrChange w:id="5381" w:author="Gabriel Correa" w:date="2015-08-25T22:01:00Z">
                <w:pPr/>
              </w:pPrChange>
            </w:pPr>
            <w:ins w:id="5382" w:author="Gabriel Correa" w:date="2015-08-25T22:03:00Z">
              <w:r>
                <w:rPr>
                  <w:rFonts w:ascii="Calibri" w:hAnsi="Calibri" w:cs="Calibri"/>
                  <w:color w:val="000000"/>
                  <w:sz w:val="22"/>
                </w:rPr>
                <w:t>0.569</w:t>
              </w:r>
            </w:ins>
          </w:p>
        </w:tc>
        <w:tc>
          <w:tcPr>
            <w:tcW w:w="1646" w:type="dxa"/>
            <w:noWrap/>
            <w:vAlign w:val="bottom"/>
            <w:hideMark/>
            <w:tcPrChange w:id="5383" w:author="Gabriel Correa" w:date="2015-08-25T22:03:00Z">
              <w:tcPr>
                <w:tcW w:w="1646" w:type="dxa"/>
                <w:noWrap/>
                <w:hideMark/>
              </w:tcPr>
            </w:tcPrChange>
          </w:tcPr>
          <w:p w:rsidR="00C811FF" w:rsidRPr="002B28AD" w:rsidRDefault="00C811FF">
            <w:pPr>
              <w:jc w:val="right"/>
              <w:rPr>
                <w:ins w:id="5384" w:author="Gabriel Correa" w:date="2015-08-25T21:59:00Z"/>
                <w:b/>
                <w:bCs/>
                <w:sz w:val="22"/>
              </w:rPr>
              <w:pPrChange w:id="5385" w:author="Gabriel Correa" w:date="2015-08-25T22:01:00Z">
                <w:pPr/>
              </w:pPrChange>
            </w:pPr>
            <w:ins w:id="5386" w:author="Gabriel Correa" w:date="2015-08-25T22:03:00Z">
              <w:r>
                <w:rPr>
                  <w:rFonts w:ascii="Calibri" w:hAnsi="Calibri" w:cs="Calibri"/>
                  <w:color w:val="000000"/>
                  <w:sz w:val="22"/>
                </w:rPr>
                <w:t>0.635</w:t>
              </w:r>
            </w:ins>
          </w:p>
        </w:tc>
      </w:tr>
      <w:tr w:rsidR="00C811FF" w:rsidRPr="002B28AD" w:rsidTr="007C2995">
        <w:trPr>
          <w:trHeight w:val="300"/>
          <w:ins w:id="5387" w:author="Gabriel Correa" w:date="2015-08-25T21:59:00Z"/>
          <w:trPrChange w:id="5388" w:author="Gabriel Correa" w:date="2015-08-25T22:03:00Z">
            <w:trPr>
              <w:trHeight w:val="300"/>
            </w:trPr>
          </w:trPrChange>
        </w:trPr>
        <w:tc>
          <w:tcPr>
            <w:tcW w:w="1809" w:type="dxa"/>
            <w:tcBorders>
              <w:right w:val="dotDash" w:sz="4" w:space="0" w:color="A6A6A6" w:themeColor="background1" w:themeShade="A6"/>
            </w:tcBorders>
            <w:noWrap/>
            <w:tcPrChange w:id="5389" w:author="Gabriel Correa" w:date="2015-08-25T22:03:00Z">
              <w:tcPr>
                <w:tcW w:w="3369" w:type="dxa"/>
                <w:tcBorders>
                  <w:right w:val="dotDash" w:sz="4" w:space="0" w:color="A6A6A6" w:themeColor="background1" w:themeShade="A6"/>
                </w:tcBorders>
                <w:noWrap/>
              </w:tcPr>
            </w:tcPrChange>
          </w:tcPr>
          <w:p w:rsidR="00C811FF" w:rsidRPr="002B28AD" w:rsidRDefault="00C811FF" w:rsidP="007C2995">
            <w:pPr>
              <w:jc w:val="center"/>
              <w:rPr>
                <w:ins w:id="5390" w:author="Gabriel Correa" w:date="2015-08-25T21:59:00Z"/>
                <w:sz w:val="22"/>
              </w:rPr>
            </w:pPr>
            <w:proofErr w:type="spellStart"/>
            <w:ins w:id="5391" w:author="Gabriel Correa" w:date="2015-08-25T22:01:00Z">
              <w:r>
                <w:rPr>
                  <w:sz w:val="22"/>
                </w:rPr>
                <w:t>IteratedLovins</w:t>
              </w:r>
            </w:ins>
            <w:proofErr w:type="spellEnd"/>
          </w:p>
        </w:tc>
        <w:tc>
          <w:tcPr>
            <w:tcW w:w="1134" w:type="dxa"/>
            <w:tcBorders>
              <w:left w:val="dotDash" w:sz="4" w:space="0" w:color="A6A6A6" w:themeColor="background1" w:themeShade="A6"/>
            </w:tcBorders>
            <w:noWrap/>
            <w:vAlign w:val="bottom"/>
            <w:hideMark/>
            <w:tcPrChange w:id="5392"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393" w:author="Gabriel Correa" w:date="2015-08-25T21:59:00Z"/>
                <w:sz w:val="22"/>
              </w:rPr>
              <w:pPrChange w:id="5394" w:author="Gabriel Correa" w:date="2015-08-25T22:01:00Z">
                <w:pPr/>
              </w:pPrChange>
            </w:pPr>
            <w:ins w:id="5395" w:author="Gabriel Correa" w:date="2015-08-25T22:03:00Z">
              <w:r>
                <w:rPr>
                  <w:rFonts w:ascii="Calibri" w:hAnsi="Calibri" w:cs="Calibri"/>
                  <w:color w:val="000000"/>
                  <w:sz w:val="22"/>
                </w:rPr>
                <w:t>0.774</w:t>
              </w:r>
            </w:ins>
          </w:p>
        </w:tc>
        <w:tc>
          <w:tcPr>
            <w:tcW w:w="1276" w:type="dxa"/>
            <w:tcBorders>
              <w:top w:val="nil"/>
              <w:right w:val="dotDash" w:sz="4" w:space="0" w:color="A6A6A6" w:themeColor="background1" w:themeShade="A6"/>
            </w:tcBorders>
            <w:noWrap/>
            <w:vAlign w:val="bottom"/>
            <w:hideMark/>
            <w:tcPrChange w:id="5396"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397" w:author="Gabriel Correa" w:date="2015-08-25T21:59:00Z"/>
                <w:b/>
                <w:bCs/>
                <w:sz w:val="22"/>
              </w:rPr>
              <w:pPrChange w:id="5398" w:author="Gabriel Correa" w:date="2015-08-25T22:01:00Z">
                <w:pPr/>
              </w:pPrChange>
            </w:pPr>
            <w:ins w:id="5399" w:author="Gabriel Correa" w:date="2015-08-25T22:03:00Z">
              <w:r>
                <w:rPr>
                  <w:rFonts w:ascii="Calibri" w:hAnsi="Calibri" w:cs="Calibri"/>
                  <w:color w:val="000000"/>
                  <w:sz w:val="22"/>
                </w:rPr>
                <w:t>0.565</w:t>
              </w:r>
            </w:ins>
          </w:p>
        </w:tc>
        <w:tc>
          <w:tcPr>
            <w:tcW w:w="1134" w:type="dxa"/>
            <w:tcBorders>
              <w:left w:val="dotDash" w:sz="4" w:space="0" w:color="A6A6A6" w:themeColor="background1" w:themeShade="A6"/>
            </w:tcBorders>
            <w:noWrap/>
            <w:vAlign w:val="bottom"/>
            <w:hideMark/>
            <w:tcPrChange w:id="5400"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401" w:author="Gabriel Correa" w:date="2015-08-25T21:59:00Z"/>
                <w:sz w:val="22"/>
              </w:rPr>
              <w:pPrChange w:id="5402" w:author="Gabriel Correa" w:date="2015-08-25T22:01:00Z">
                <w:pPr/>
              </w:pPrChange>
            </w:pPr>
            <w:ins w:id="5403" w:author="Gabriel Correa" w:date="2015-08-25T22:03:00Z">
              <w:r>
                <w:rPr>
                  <w:rFonts w:ascii="Calibri" w:hAnsi="Calibri" w:cs="Calibri"/>
                  <w:color w:val="000000"/>
                  <w:sz w:val="22"/>
                </w:rPr>
                <w:t>0.553</w:t>
              </w:r>
            </w:ins>
          </w:p>
        </w:tc>
        <w:tc>
          <w:tcPr>
            <w:tcW w:w="1646" w:type="dxa"/>
            <w:noWrap/>
            <w:vAlign w:val="bottom"/>
            <w:hideMark/>
            <w:tcPrChange w:id="5404" w:author="Gabriel Correa" w:date="2015-08-25T22:03:00Z">
              <w:tcPr>
                <w:tcW w:w="1646" w:type="dxa"/>
                <w:noWrap/>
                <w:hideMark/>
              </w:tcPr>
            </w:tcPrChange>
          </w:tcPr>
          <w:p w:rsidR="00C811FF" w:rsidRPr="002B28AD" w:rsidRDefault="00C811FF">
            <w:pPr>
              <w:jc w:val="right"/>
              <w:rPr>
                <w:ins w:id="5405" w:author="Gabriel Correa" w:date="2015-08-25T21:59:00Z"/>
                <w:sz w:val="22"/>
              </w:rPr>
              <w:pPrChange w:id="5406" w:author="Gabriel Correa" w:date="2015-08-25T22:01:00Z">
                <w:pPr/>
              </w:pPrChange>
            </w:pPr>
            <w:ins w:id="5407" w:author="Gabriel Correa" w:date="2015-08-25T22:03:00Z">
              <w:r>
                <w:rPr>
                  <w:rFonts w:ascii="Calibri" w:hAnsi="Calibri" w:cs="Calibri"/>
                  <w:color w:val="000000"/>
                  <w:sz w:val="22"/>
                </w:rPr>
                <w:t>0.619</w:t>
              </w:r>
            </w:ins>
          </w:p>
        </w:tc>
      </w:tr>
      <w:tr w:rsidR="00C811FF" w:rsidRPr="002B28AD" w:rsidTr="007C2995">
        <w:trPr>
          <w:trHeight w:val="300"/>
          <w:ins w:id="5408" w:author="Gabriel Correa" w:date="2015-08-25T21:59:00Z"/>
          <w:trPrChange w:id="5409" w:author="Gabriel Correa" w:date="2015-08-25T22:03:00Z">
            <w:trPr>
              <w:trHeight w:val="300"/>
            </w:trPr>
          </w:trPrChange>
        </w:trPr>
        <w:tc>
          <w:tcPr>
            <w:tcW w:w="1809" w:type="dxa"/>
            <w:tcBorders>
              <w:right w:val="dotDash" w:sz="4" w:space="0" w:color="A6A6A6" w:themeColor="background1" w:themeShade="A6"/>
            </w:tcBorders>
            <w:noWrap/>
            <w:hideMark/>
            <w:tcPrChange w:id="5410"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5411" w:author="Gabriel Correa" w:date="2015-08-25T21:59:00Z"/>
                <w:sz w:val="22"/>
              </w:rPr>
            </w:pPr>
            <w:proofErr w:type="spellStart"/>
            <w:ins w:id="5412" w:author="Gabriel Correa" w:date="2015-08-25T22:01:00Z">
              <w:r>
                <w:rPr>
                  <w:sz w:val="22"/>
                </w:rPr>
                <w:t>Snowball</w:t>
              </w:r>
            </w:ins>
            <w:proofErr w:type="spellEnd"/>
          </w:p>
        </w:tc>
        <w:tc>
          <w:tcPr>
            <w:tcW w:w="1134" w:type="dxa"/>
            <w:tcBorders>
              <w:left w:val="dotDash" w:sz="4" w:space="0" w:color="A6A6A6" w:themeColor="background1" w:themeShade="A6"/>
            </w:tcBorders>
            <w:noWrap/>
            <w:vAlign w:val="bottom"/>
            <w:hideMark/>
            <w:tcPrChange w:id="5413"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414" w:author="Gabriel Correa" w:date="2015-08-25T21:59:00Z"/>
                <w:sz w:val="22"/>
              </w:rPr>
              <w:pPrChange w:id="5415" w:author="Gabriel Correa" w:date="2015-08-25T22:01:00Z">
                <w:pPr/>
              </w:pPrChange>
            </w:pPr>
            <w:ins w:id="5416" w:author="Gabriel Correa" w:date="2015-08-25T22:03:00Z">
              <w:r>
                <w:rPr>
                  <w:rFonts w:ascii="Calibri" w:hAnsi="Calibri" w:cs="Calibri"/>
                  <w:b/>
                  <w:bCs/>
                  <w:color w:val="000000"/>
                  <w:sz w:val="22"/>
                </w:rPr>
                <w:t>0.780</w:t>
              </w:r>
            </w:ins>
          </w:p>
        </w:tc>
        <w:tc>
          <w:tcPr>
            <w:tcW w:w="1276" w:type="dxa"/>
            <w:tcBorders>
              <w:top w:val="nil"/>
              <w:right w:val="dotDash" w:sz="4" w:space="0" w:color="A6A6A6" w:themeColor="background1" w:themeShade="A6"/>
            </w:tcBorders>
            <w:noWrap/>
            <w:vAlign w:val="bottom"/>
            <w:hideMark/>
            <w:tcPrChange w:id="5417"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418" w:author="Gabriel Correa" w:date="2015-08-25T21:59:00Z"/>
                <w:sz w:val="22"/>
              </w:rPr>
              <w:pPrChange w:id="5419" w:author="Gabriel Correa" w:date="2015-08-25T22:01:00Z">
                <w:pPr/>
              </w:pPrChange>
            </w:pPr>
            <w:ins w:id="5420" w:author="Gabriel Correa" w:date="2015-08-25T22:03:00Z">
              <w:r>
                <w:rPr>
                  <w:rFonts w:ascii="Calibri" w:hAnsi="Calibri" w:cs="Calibri"/>
                  <w:b/>
                  <w:bCs/>
                  <w:color w:val="000000"/>
                  <w:sz w:val="22"/>
                </w:rPr>
                <w:t>0.585</w:t>
              </w:r>
            </w:ins>
          </w:p>
        </w:tc>
        <w:tc>
          <w:tcPr>
            <w:tcW w:w="1134" w:type="dxa"/>
            <w:tcBorders>
              <w:left w:val="dotDash" w:sz="4" w:space="0" w:color="A6A6A6" w:themeColor="background1" w:themeShade="A6"/>
            </w:tcBorders>
            <w:noWrap/>
            <w:vAlign w:val="bottom"/>
            <w:hideMark/>
            <w:tcPrChange w:id="5421"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422" w:author="Gabriel Correa" w:date="2015-08-25T21:59:00Z"/>
                <w:sz w:val="22"/>
              </w:rPr>
              <w:pPrChange w:id="5423" w:author="Gabriel Correa" w:date="2015-08-25T22:01:00Z">
                <w:pPr/>
              </w:pPrChange>
            </w:pPr>
            <w:ins w:id="5424" w:author="Gabriel Correa" w:date="2015-08-25T22:03:00Z">
              <w:r>
                <w:rPr>
                  <w:rFonts w:ascii="Calibri" w:hAnsi="Calibri" w:cs="Calibri"/>
                  <w:b/>
                  <w:bCs/>
                  <w:color w:val="000000"/>
                  <w:sz w:val="22"/>
                </w:rPr>
                <w:t>0.590</w:t>
              </w:r>
            </w:ins>
          </w:p>
        </w:tc>
        <w:tc>
          <w:tcPr>
            <w:tcW w:w="1646" w:type="dxa"/>
            <w:noWrap/>
            <w:vAlign w:val="bottom"/>
            <w:hideMark/>
            <w:tcPrChange w:id="5425" w:author="Gabriel Correa" w:date="2015-08-25T22:03:00Z">
              <w:tcPr>
                <w:tcW w:w="1646" w:type="dxa"/>
                <w:noWrap/>
                <w:hideMark/>
              </w:tcPr>
            </w:tcPrChange>
          </w:tcPr>
          <w:p w:rsidR="00C811FF" w:rsidRPr="002B28AD" w:rsidRDefault="00C811FF">
            <w:pPr>
              <w:jc w:val="right"/>
              <w:rPr>
                <w:ins w:id="5426" w:author="Gabriel Correa" w:date="2015-08-25T21:59:00Z"/>
                <w:b/>
                <w:bCs/>
                <w:sz w:val="22"/>
              </w:rPr>
              <w:pPrChange w:id="5427" w:author="Gabriel Correa" w:date="2015-08-25T22:01:00Z">
                <w:pPr/>
              </w:pPrChange>
            </w:pPr>
            <w:ins w:id="5428" w:author="Gabriel Correa" w:date="2015-08-25T22:03:00Z">
              <w:r>
                <w:rPr>
                  <w:rFonts w:ascii="Calibri" w:hAnsi="Calibri" w:cs="Calibri"/>
                  <w:b/>
                  <w:bCs/>
                  <w:color w:val="000000"/>
                  <w:sz w:val="22"/>
                </w:rPr>
                <w:t>0.655</w:t>
              </w:r>
            </w:ins>
          </w:p>
        </w:tc>
      </w:tr>
    </w:tbl>
    <w:p w:rsidR="00485A27" w:rsidRDefault="00485A27">
      <w:pPr>
        <w:rPr>
          <w:ins w:id="5429" w:author="Gabriel Correa" w:date="2015-08-25T22:08:00Z"/>
        </w:rPr>
      </w:pPr>
    </w:p>
    <w:p w:rsidR="00643198" w:rsidRDefault="00643198">
      <w:pPr>
        <w:rPr>
          <w:ins w:id="5430" w:author="Gabriel Correa" w:date="2015-08-25T22:17:00Z"/>
        </w:rPr>
      </w:pPr>
      <w:ins w:id="5431" w:author="Gabriel Correa" w:date="2015-08-25T22:08:00Z">
        <w:r>
          <w:t xml:space="preserve">El objetivo de este estos experimentos es determinar si existe alguna combinación que mejore el rendimiento de </w:t>
        </w:r>
        <w:proofErr w:type="spellStart"/>
        <w:r>
          <w:rPr>
            <w:i/>
          </w:rPr>
          <w:t>NaiveBayes</w:t>
        </w:r>
        <w:proofErr w:type="spellEnd"/>
        <w:r>
          <w:rPr>
            <w:i/>
          </w:rPr>
          <w:t xml:space="preserve"> </w:t>
        </w:r>
      </w:ins>
      <w:ins w:id="5432" w:author="Gabriel Correa" w:date="2015-08-25T22:09:00Z">
        <w:r>
          <w:t xml:space="preserve">o de </w:t>
        </w:r>
        <w:proofErr w:type="spellStart"/>
        <w:r>
          <w:rPr>
            <w:i/>
          </w:rPr>
          <w:t>NaiveBayesMultinomial</w:t>
        </w:r>
        <w:proofErr w:type="spellEnd"/>
        <w:r>
          <w:t xml:space="preserve">. Las transformaciones </w:t>
        </w:r>
      </w:ins>
      <w:ins w:id="5433" w:author="Gabriel Correa" w:date="2015-08-25T22:12:00Z">
        <w:r>
          <w:t>TF-IDF ayudan a co</w:t>
        </w:r>
      </w:ins>
      <w:ins w:id="5434" w:author="Gabriel Correa" w:date="2015-08-25T22:16:00Z">
        <w:r w:rsidR="002304F1">
          <w:t>n</w:t>
        </w:r>
      </w:ins>
      <w:ins w:id="5435" w:author="Gabriel Correa" w:date="2015-08-25T22:12:00Z">
        <w:r>
          <w:t xml:space="preserve">siderar </w:t>
        </w:r>
      </w:ins>
      <w:ins w:id="5436" w:author="Gabriel Correa" w:date="2015-08-25T22:13:00Z">
        <w:r w:rsidR="002304F1">
          <w:t xml:space="preserve">el peso de las palabras comunes versus las palabras infrecuentes y </w:t>
        </w:r>
      </w:ins>
      <w:ins w:id="5437" w:author="Gabriel Correa" w:date="2015-08-25T22:14:00Z">
        <w:r w:rsidR="002304F1">
          <w:t>a</w:t>
        </w:r>
      </w:ins>
      <w:ins w:id="5438" w:author="Gabriel Correa" w:date="2015-08-25T22:16:00Z">
        <w:r w:rsidR="002304F1">
          <w:t xml:space="preserve"> </w:t>
        </w:r>
      </w:ins>
      <w:ins w:id="5439" w:author="Gabriel Correa" w:date="2015-08-25T22:14:00Z">
        <w:r w:rsidR="002304F1">
          <w:t>veces pueden ayudar en problemas de Text Mining.</w:t>
        </w:r>
      </w:ins>
    </w:p>
    <w:p w:rsidR="00E42481" w:rsidRPr="00E42481" w:rsidRDefault="00344341">
      <w:pPr>
        <w:rPr>
          <w:ins w:id="5440" w:author="Gabriel Correa" w:date="2015-08-25T17:42:00Z"/>
        </w:rPr>
      </w:pPr>
      <w:ins w:id="5441" w:author="Gabriel Correa" w:date="2015-08-25T22:17:00Z">
        <w:r>
          <w:t xml:space="preserve">Los resultados </w:t>
        </w:r>
      </w:ins>
      <w:ins w:id="5442" w:author="Gabriel Correa" w:date="2015-08-25T22:18:00Z">
        <w:r>
          <w:t xml:space="preserve">de las </w:t>
        </w:r>
      </w:ins>
      <w:ins w:id="5443" w:author="Gabriel Correa" w:date="2015-08-25T22:19:00Z">
        <w:r>
          <w:t xml:space="preserve">16 combinaciones de cada API se encuentran el </w:t>
        </w:r>
      </w:ins>
      <w:ins w:id="5444" w:author="Gabriel Correa" w:date="2015-08-25T22:20:00Z">
        <w:r>
          <w:t>Anexo</w:t>
        </w:r>
      </w:ins>
      <w:ins w:id="5445" w:author="Gabriel Correa" w:date="2015-08-25T22:19:00Z">
        <w:r>
          <w:t xml:space="preserve"> - </w:t>
        </w:r>
      </w:ins>
      <w:r w:rsidR="00E42481">
        <w:fldChar w:fldCharType="begin"/>
      </w:r>
      <w:r w:rsidR="00E42481">
        <w:instrText xml:space="preserve"> REF _Ref428311817 \r \h </w:instrText>
      </w:r>
      <w:r w:rsidR="00E42481">
        <w:fldChar w:fldCharType="separate"/>
      </w:r>
      <w:r w:rsidR="00763E46">
        <w:t>12.1</w:t>
      </w:r>
      <w:r w:rsidR="00E42481">
        <w:fldChar w:fldCharType="end"/>
      </w:r>
      <w:r w:rsidR="00E42481">
        <w:t xml:space="preserve">. En resumen no se observaron mejoras considerables como para concluir que es mejor usar alguno de esas combinaciones nuevas. Al entrenar con Apache </w:t>
      </w:r>
      <w:proofErr w:type="spellStart"/>
      <w:r w:rsidR="00E42481">
        <w:t>Commons</w:t>
      </w:r>
      <w:proofErr w:type="spellEnd"/>
      <w:r w:rsidR="00E42481">
        <w:t xml:space="preserve"> y Java funcionó mejor </w:t>
      </w:r>
      <w:proofErr w:type="spellStart"/>
      <w:r w:rsidR="00E42481" w:rsidRPr="00E42481">
        <w:rPr>
          <w:i/>
        </w:rPr>
        <w:t>NaiveBayesMultinomial</w:t>
      </w:r>
      <w:proofErr w:type="spellEnd"/>
      <w:r w:rsidR="00E42481">
        <w:t xml:space="preserve"> sin opciones extra, al entrenar con Apache </w:t>
      </w:r>
      <w:proofErr w:type="spellStart"/>
      <w:r w:rsidR="00E42481">
        <w:t>Commons</w:t>
      </w:r>
      <w:proofErr w:type="spellEnd"/>
      <w:r w:rsidR="00E42481">
        <w:t xml:space="preserve"> y </w:t>
      </w:r>
      <w:proofErr w:type="spellStart"/>
      <w:r w:rsidR="00E42481">
        <w:t>JFace</w:t>
      </w:r>
      <w:proofErr w:type="spellEnd"/>
      <w:r w:rsidR="00E42481">
        <w:t xml:space="preserve"> funcionó mejor </w:t>
      </w:r>
      <w:proofErr w:type="spellStart"/>
      <w:r w:rsidR="00E42481" w:rsidRPr="00E42481">
        <w:rPr>
          <w:i/>
        </w:rPr>
        <w:t>NaiveBayes</w:t>
      </w:r>
      <w:proofErr w:type="spellEnd"/>
      <w:r w:rsidR="00E42481">
        <w:t xml:space="preserve"> sin opciones extra y al entrenar con Java y </w:t>
      </w:r>
      <w:proofErr w:type="spellStart"/>
      <w:r w:rsidR="00E42481">
        <w:t>JFace</w:t>
      </w:r>
      <w:proofErr w:type="spellEnd"/>
      <w:r w:rsidR="00E42481">
        <w:t xml:space="preserve"> el mejor fue </w:t>
      </w:r>
      <w:proofErr w:type="spellStart"/>
      <w:r w:rsidR="00E42481">
        <w:rPr>
          <w:i/>
        </w:rPr>
        <w:t>NaiveBayes</w:t>
      </w:r>
      <w:proofErr w:type="spellEnd"/>
      <w:r w:rsidR="00E42481">
        <w:t xml:space="preserve"> con </w:t>
      </w:r>
      <w:proofErr w:type="spellStart"/>
      <w:r w:rsidR="00E42481">
        <w:t>stopwords</w:t>
      </w:r>
      <w:proofErr w:type="spellEnd"/>
      <w:r w:rsidR="00E42481">
        <w:t>.</w:t>
      </w:r>
    </w:p>
    <w:p w:rsidR="005405E1" w:rsidDel="00D44793" w:rsidRDefault="00350FBE" w:rsidP="005405E1">
      <w:pPr>
        <w:pStyle w:val="Ttulo3"/>
        <w:rPr>
          <w:del w:id="5446" w:author="Gabriel Correa" w:date="2015-08-26T03:23:00Z"/>
        </w:rPr>
      </w:pPr>
      <w:del w:id="5447" w:author="Gabriel Correa" w:date="2015-08-26T03:23:00Z">
        <w:r w:rsidDel="00D44793">
          <w:delText xml:space="preserve">3 </w:delText>
        </w:r>
        <w:bookmarkStart w:id="5448" w:name="_Toc428323452"/>
        <w:bookmarkStart w:id="5449" w:name="_Toc428443054"/>
        <w:bookmarkStart w:id="5450" w:name="_Toc428443130"/>
        <w:bookmarkEnd w:id="5448"/>
        <w:bookmarkEnd w:id="5449"/>
        <w:bookmarkEnd w:id="5450"/>
      </w:del>
    </w:p>
    <w:p w:rsidR="000B0215" w:rsidDel="00D44793" w:rsidRDefault="000B0215" w:rsidP="000B0215">
      <w:pPr>
        <w:rPr>
          <w:del w:id="5451" w:author="Gabriel Correa" w:date="2015-08-26T03:23:00Z"/>
        </w:rPr>
      </w:pPr>
      <w:bookmarkStart w:id="5452" w:name="_Toc428323453"/>
      <w:bookmarkStart w:id="5453" w:name="_Toc428443055"/>
      <w:bookmarkStart w:id="5454" w:name="_Toc428443131"/>
      <w:bookmarkEnd w:id="5452"/>
      <w:bookmarkEnd w:id="5453"/>
      <w:bookmarkEnd w:id="5454"/>
    </w:p>
    <w:p w:rsidR="000B0215" w:rsidDel="00D44793" w:rsidRDefault="000B0215" w:rsidP="000B0215">
      <w:pPr>
        <w:rPr>
          <w:del w:id="5455" w:author="Gabriel Correa" w:date="2015-08-26T03:23:00Z"/>
        </w:rPr>
      </w:pPr>
      <w:del w:id="5456" w:author="Gabriel Correa" w:date="2015-08-26T03:23:00Z">
        <w:r w:rsidDel="00D44793">
          <w:delText>Se realizaron …</w:delText>
        </w:r>
        <w:r w:rsidR="006D2024" w:rsidDel="00D44793">
          <w:delText>………………….</w:delText>
        </w:r>
        <w:bookmarkStart w:id="5457" w:name="_Toc428323454"/>
        <w:bookmarkStart w:id="5458" w:name="_Toc428443056"/>
        <w:bookmarkStart w:id="5459" w:name="_Toc428443132"/>
        <w:bookmarkEnd w:id="5457"/>
        <w:bookmarkEnd w:id="5458"/>
        <w:bookmarkEnd w:id="5459"/>
      </w:del>
    </w:p>
    <w:p w:rsidR="005405E1" w:rsidRDefault="000B0215">
      <w:pPr>
        <w:pStyle w:val="Ttulo3"/>
        <w:pPrChange w:id="5460" w:author="Gabriel Correa" w:date="2015-08-24T16:59:00Z">
          <w:pPr/>
        </w:pPrChange>
      </w:pPr>
      <w:del w:id="5461"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5462" w:author="Gabriel Correa" w:date="2015-08-26T03:09:00Z">
        <w:r w:rsidDel="005D2320">
          <w:delText>6.2.2</w:delText>
        </w:r>
      </w:del>
      <w:del w:id="5463"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5464" w:name="_Toc428443133"/>
      <w:ins w:id="5465" w:author="Gabriel Correa" w:date="2015-08-25T17:46:00Z">
        <w:r w:rsidR="005405E1">
          <w:t xml:space="preserve">Tiempos de entrenamiento y </w:t>
        </w:r>
      </w:ins>
      <w:ins w:id="5466" w:author="Gabriel Correa" w:date="2015-08-25T17:47:00Z">
        <w:r w:rsidR="005405E1">
          <w:t>de prueba</w:t>
        </w:r>
      </w:ins>
      <w:bookmarkEnd w:id="5464"/>
    </w:p>
    <w:p w:rsidR="008C5FC5" w:rsidRPr="008C5FC5" w:rsidRDefault="008C5FC5" w:rsidP="008C5FC5">
      <w:pPr>
        <w:rPr>
          <w:ins w:id="5467" w:author="Gabriel Correa" w:date="2015-08-25T21:29:00Z"/>
        </w:rPr>
      </w:pPr>
      <w:r>
        <w:t xml:space="preserve">La </w:t>
      </w:r>
      <w:r>
        <w:fldChar w:fldCharType="begin"/>
      </w:r>
      <w:r>
        <w:instrText xml:space="preserve"> REF _Ref428314283 \h </w:instrText>
      </w:r>
      <w:r>
        <w:fldChar w:fldCharType="separate"/>
      </w:r>
      <w:ins w:id="5468" w:author="Gabriel Correa" w:date="2015-08-27T12:50:00Z">
        <w:r w:rsidR="00763E46">
          <w:t xml:space="preserve">Imagen </w:t>
        </w:r>
        <w:r w:rsidR="00763E46">
          <w:rPr>
            <w:noProof/>
          </w:rPr>
          <w:t>6</w:t>
        </w:r>
        <w:r w:rsidR="00763E46">
          <w:t>.</w:t>
        </w:r>
        <w:r w:rsidR="00763E46">
          <w:rPr>
            <w:noProof/>
          </w:rPr>
          <w:t>7</w:t>
        </w:r>
      </w:ins>
      <w:del w:id="5469" w:author="Gabriel Correa" w:date="2015-08-26T03:09:00Z">
        <w:r w:rsidDel="005D2320">
          <w:delText xml:space="preserve">Imagen </w:delText>
        </w:r>
        <w:r w:rsidDel="005D2320">
          <w:rPr>
            <w:noProof/>
          </w:rPr>
          <w:delText>6</w:delText>
        </w:r>
        <w:r w:rsidDel="005D2320">
          <w:delText>.</w:delText>
        </w:r>
        <w:r w:rsidDel="005D2320">
          <w:rPr>
            <w:noProof/>
          </w:rPr>
          <w:delText>4</w:delText>
        </w:r>
      </w:del>
      <w:r>
        <w:fldChar w:fldCharType="end"/>
      </w:r>
      <w:r>
        <w:t xml:space="preserve"> muestra el tiempo en segundos que tarda cada clasificador estudiado sobre 2951 instancias. Esta información puede ser útil al momento de elegir entre dos clasificadores con rendimientos muy similares, eligiendo por supuesto al más rápido.</w:t>
      </w:r>
    </w:p>
    <w:p w:rsidR="008C5FC5" w:rsidRDefault="008C5FC5" w:rsidP="008C5FC5">
      <w:pPr>
        <w:keepNext/>
        <w:jc w:val="center"/>
      </w:pPr>
      <w:r>
        <w:rPr>
          <w:noProof/>
        </w:rPr>
        <w:drawing>
          <wp:inline distT="0" distB="0" distL="0" distR="0" wp14:anchorId="0906C5FE" wp14:editId="63E65A97">
            <wp:extent cx="3707516" cy="169200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r>
        <w:rPr>
          <w:noProof/>
        </w:rPr>
        <w:drawing>
          <wp:inline distT="0" distB="0" distL="0" distR="0" wp14:anchorId="172E5156" wp14:editId="66F31B18">
            <wp:extent cx="3707516" cy="169200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p>
    <w:p w:rsidR="00703A21" w:rsidRPr="00703A21" w:rsidRDefault="008C5FC5" w:rsidP="008C5FC5">
      <w:pPr>
        <w:pStyle w:val="Epgrafe"/>
        <w:jc w:val="center"/>
        <w:rPr>
          <w:ins w:id="5470" w:author="Gabriel Correa" w:date="2015-08-25T17:46:00Z"/>
        </w:rPr>
      </w:pPr>
      <w:bookmarkStart w:id="5471" w:name="_Ref428314283"/>
      <w:r>
        <w:t xml:space="preserve">Imagen </w:t>
      </w:r>
      <w:ins w:id="5472" w:author="Gabriel Correa" w:date="2015-08-27T19:37:00Z">
        <w:r w:rsidR="00253A40">
          <w:fldChar w:fldCharType="begin"/>
        </w:r>
        <w:r w:rsidR="00253A40">
          <w:instrText xml:space="preserve"> STYLEREF 1 \s </w:instrText>
        </w:r>
      </w:ins>
      <w:r w:rsidR="00253A40">
        <w:fldChar w:fldCharType="separate"/>
      </w:r>
      <w:r w:rsidR="00253A40">
        <w:rPr>
          <w:noProof/>
        </w:rPr>
        <w:t>6</w:t>
      </w:r>
      <w:ins w:id="5473"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5474" w:author="Gabriel Correa" w:date="2015-08-27T19:37:00Z">
        <w:r w:rsidR="00253A40">
          <w:rPr>
            <w:noProof/>
          </w:rPr>
          <w:t>7</w:t>
        </w:r>
        <w:r w:rsidR="00253A40">
          <w:fldChar w:fldCharType="end"/>
        </w:r>
      </w:ins>
      <w:del w:id="5475"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5471"/>
      <w:r>
        <w:t>:   Tiempos de entrenamiento y prueba de cada clasificador sobre</w:t>
      </w:r>
      <w:r>
        <w:br/>
        <w:t>2951 instancias al entrenar y 2952 instancias en las pruebas</w:t>
      </w:r>
    </w:p>
    <w:p w:rsidR="008A70A2" w:rsidRPr="008A70A2" w:rsidDel="005405E1" w:rsidRDefault="008A70A2">
      <w:pPr>
        <w:pStyle w:val="Ttulo3"/>
        <w:rPr>
          <w:del w:id="5476" w:author="Gabriel Correa" w:date="2015-08-25T17:46:00Z"/>
        </w:rPr>
        <w:pPrChange w:id="5477" w:author="Gabriel Correa" w:date="2015-08-24T16:59:00Z">
          <w:pPr/>
        </w:pPrChange>
      </w:pPr>
      <w:bookmarkStart w:id="5478" w:name="_Toc428316928"/>
      <w:bookmarkStart w:id="5479" w:name="_Toc428316988"/>
      <w:bookmarkStart w:id="5480" w:name="_Toc428321972"/>
      <w:bookmarkStart w:id="5481" w:name="_Toc428323456"/>
      <w:bookmarkStart w:id="5482" w:name="_Toc428443058"/>
      <w:bookmarkStart w:id="5483" w:name="_Toc428443134"/>
      <w:bookmarkEnd w:id="5478"/>
      <w:bookmarkEnd w:id="5479"/>
      <w:bookmarkEnd w:id="5480"/>
      <w:bookmarkEnd w:id="5481"/>
      <w:bookmarkEnd w:id="5482"/>
      <w:bookmarkEnd w:id="5483"/>
    </w:p>
    <w:p w:rsidR="00EE2482" w:rsidRDefault="00EE2482" w:rsidP="00EE2482">
      <w:pPr>
        <w:pStyle w:val="Ttulo1"/>
      </w:pPr>
      <w:bookmarkStart w:id="5484" w:name="_Toc428443135"/>
      <w:r>
        <w:t>Discusión general</w:t>
      </w:r>
      <w:bookmarkEnd w:id="5484"/>
    </w:p>
    <w:p w:rsidR="00EE2482" w:rsidRPr="008827DD" w:rsidRDefault="00EE2482" w:rsidP="00EE2482">
      <w:pPr>
        <w:pStyle w:val="Prrafodelista"/>
        <w:numPr>
          <w:ilvl w:val="0"/>
          <w:numId w:val="26"/>
        </w:numPr>
      </w:pPr>
      <w:r>
        <w:t xml:space="preserve">Mencionar en alguna parte lo de sublime </w:t>
      </w:r>
      <w:proofErr w:type="spellStart"/>
      <w:r>
        <w:t>text</w:t>
      </w:r>
      <w:proofErr w:type="spellEnd"/>
      <w:r>
        <w:t xml:space="preserve"> (y quizás eMoose)</w:t>
      </w:r>
    </w:p>
    <w:p w:rsidR="00EE2482" w:rsidRDefault="00EE2482" w:rsidP="00EE2482">
      <w:pPr>
        <w:pStyle w:val="Ttulo1"/>
      </w:pPr>
      <w:bookmarkStart w:id="5485" w:name="_Toc428443136"/>
      <w:r>
        <w:t>Limitaciones y problemas de validez (?)</w:t>
      </w:r>
      <w:bookmarkEnd w:id="5485"/>
    </w:p>
    <w:p w:rsidR="00EE2482" w:rsidRDefault="00EE2482" w:rsidP="00EE2482">
      <w:pPr>
        <w:pStyle w:val="Prrafodelista"/>
        <w:numPr>
          <w:ilvl w:val="0"/>
          <w:numId w:val="26"/>
        </w:numPr>
      </w:pPr>
      <w:r>
        <w:t>Datos finales no incluyen comentarios de clases. Esto podría perjudicar el rendimiento los clasificadores entrenados al encontrar un comentario de clase.</w:t>
      </w:r>
    </w:p>
    <w:p w:rsidR="00EE2482" w:rsidRPr="00F6133C" w:rsidRDefault="00EE2482" w:rsidP="00EE2482">
      <w:pPr>
        <w:pStyle w:val="Prrafodelista"/>
        <w:numPr>
          <w:ilvl w:val="0"/>
          <w:numId w:val="26"/>
        </w:numPr>
      </w:pPr>
      <w:r>
        <w:t>Datos finales mejor diseñados, pero solo revisados por una persona.</w:t>
      </w:r>
    </w:p>
    <w:p w:rsidR="00E62247" w:rsidRDefault="00E62247">
      <w:pPr>
        <w:spacing w:after="200" w:line="276" w:lineRule="auto"/>
        <w:jc w:val="left"/>
        <w:rPr>
          <w:ins w:id="5486" w:author="Gabriel Correa" w:date="2015-08-27T22:56:00Z"/>
          <w:rFonts w:eastAsiaTheme="majorEastAsia" w:cstheme="majorBidi"/>
          <w:b/>
          <w:bCs/>
          <w:color w:val="365F91" w:themeColor="accent1" w:themeShade="BF"/>
          <w:sz w:val="28"/>
          <w:szCs w:val="28"/>
        </w:rPr>
      </w:pPr>
      <w:bookmarkStart w:id="5487" w:name="_Toc428443137"/>
      <w:ins w:id="5488" w:author="Gabriel Correa" w:date="2015-08-27T22:56:00Z">
        <w:r>
          <w:br w:type="page"/>
        </w:r>
      </w:ins>
    </w:p>
    <w:p w:rsidR="00EE2482" w:rsidRDefault="00EE2482" w:rsidP="00EE2482">
      <w:pPr>
        <w:pStyle w:val="Ttulo1"/>
        <w:rPr>
          <w:ins w:id="5489" w:author="Gabriel Correa" w:date="2015-08-27T20:35:00Z"/>
        </w:rPr>
      </w:pPr>
      <w:r>
        <w:lastRenderedPageBreak/>
        <w:t>Conclusiones y trabajo futuro</w:t>
      </w:r>
      <w:bookmarkEnd w:id="5487"/>
    </w:p>
    <w:p w:rsidR="008536FA" w:rsidRDefault="00995942">
      <w:pPr>
        <w:rPr>
          <w:ins w:id="5490" w:author="Gabriel Correa" w:date="2015-08-28T03:34:00Z"/>
        </w:rPr>
        <w:pPrChange w:id="5491" w:author="Gabriel Correa" w:date="2015-08-27T20:35:00Z">
          <w:pPr>
            <w:pStyle w:val="Ttulo1"/>
          </w:pPr>
        </w:pPrChange>
      </w:pPr>
      <w:ins w:id="5492" w:author="Gabriel Correa" w:date="2015-08-27T23:26:00Z">
        <w:r>
          <w:t>Una conclusión evidente de los resultados es que efectivamente s</w:t>
        </w:r>
      </w:ins>
      <w:ins w:id="5493" w:author="Gabriel Correa" w:date="2015-08-27T23:27:00Z">
        <w:r>
          <w:t xml:space="preserve">i se pueden detectar las directivas </w:t>
        </w:r>
      </w:ins>
      <w:ins w:id="5494" w:author="Gabriel Correa" w:date="2015-08-27T23:28:00Z">
        <w:r>
          <w:t xml:space="preserve">con un grado satisfactorio de precisión </w:t>
        </w:r>
      </w:ins>
      <w:ins w:id="5495" w:author="Gabriel Correa" w:date="2015-08-27T23:31:00Z">
        <w:r>
          <w:t xml:space="preserve">y exactitud </w:t>
        </w:r>
      </w:ins>
      <w:ins w:id="5496" w:author="Gabriel Correa" w:date="2015-08-27T23:27:00Z">
        <w:r>
          <w:t>usando algoritmos de aprendizaje de máquina</w:t>
        </w:r>
      </w:ins>
      <w:ins w:id="5497" w:author="Gabriel Correa" w:date="2015-08-27T23:31:00Z">
        <w:r w:rsidR="00677C9B">
          <w:t>.</w:t>
        </w:r>
      </w:ins>
      <w:ins w:id="5498" w:author="Gabriel Correa" w:date="2015-08-28T03:29:00Z">
        <w:r w:rsidR="00794D09">
          <w:t xml:space="preserve"> </w:t>
        </w:r>
      </w:ins>
      <w:ins w:id="5499" w:author="Gabriel Correa" w:date="2015-08-28T03:33:00Z">
        <w:r w:rsidR="00794D09">
          <w:t>Los resultados apoyan a que u</w:t>
        </w:r>
      </w:ins>
      <w:ins w:id="5500" w:author="Gabriel Correa" w:date="2015-08-28T03:30:00Z">
        <w:r w:rsidR="00794D09">
          <w:t xml:space="preserve">sando clasificadores de </w:t>
        </w:r>
        <w:r w:rsidR="00794D09">
          <w:rPr>
            <w:i/>
          </w:rPr>
          <w:t xml:space="preserve">Machine </w:t>
        </w:r>
        <w:proofErr w:type="spellStart"/>
        <w:r w:rsidR="00794D09">
          <w:rPr>
            <w:i/>
          </w:rPr>
          <w:t>Learning</w:t>
        </w:r>
        <w:proofErr w:type="spellEnd"/>
        <w:r w:rsidR="00794D09">
          <w:t xml:space="preserve"> se puede</w:t>
        </w:r>
      </w:ins>
      <w:ins w:id="5501" w:author="Gabriel Correa" w:date="2015-08-28T03:34:00Z">
        <w:r w:rsidR="00794D09">
          <w:t>n</w:t>
        </w:r>
      </w:ins>
      <w:ins w:id="5502" w:author="Gabriel Correa" w:date="2015-08-28T03:30:00Z">
        <w:r w:rsidR="00794D09">
          <w:t xml:space="preserve"> lograr mejor</w:t>
        </w:r>
      </w:ins>
      <w:ins w:id="5503" w:author="Gabriel Correa" w:date="2015-08-28T03:34:00Z">
        <w:r w:rsidR="00794D09">
          <w:t>es</w:t>
        </w:r>
      </w:ins>
      <w:ins w:id="5504" w:author="Gabriel Correa" w:date="2015-08-28T03:30:00Z">
        <w:r w:rsidR="00794D09">
          <w:t xml:space="preserve"> rendimiento</w:t>
        </w:r>
      </w:ins>
      <w:ins w:id="5505" w:author="Gabriel Correa" w:date="2015-08-28T03:34:00Z">
        <w:r w:rsidR="00794D09">
          <w:t>s</w:t>
        </w:r>
      </w:ins>
      <w:ins w:id="5506" w:author="Gabriel Correa" w:date="2015-08-28T03:30:00Z">
        <w:r w:rsidR="00794D09">
          <w:t xml:space="preserve"> </w:t>
        </w:r>
      </w:ins>
      <w:ins w:id="5507" w:author="Gabriel Correa" w:date="2015-08-28T03:31:00Z">
        <w:r w:rsidR="00794D09">
          <w:t xml:space="preserve">detectando directivas que usando la </w:t>
        </w:r>
      </w:ins>
      <w:ins w:id="5508" w:author="Gabriel Correa" w:date="2015-08-28T03:32:00Z">
        <w:r w:rsidR="00794D09">
          <w:t xml:space="preserve">regla </w:t>
        </w:r>
      </w:ins>
      <w:ins w:id="5509" w:author="Gabriel Correa" w:date="2015-08-28T03:31:00Z">
        <w:r w:rsidR="00794D09">
          <w:t xml:space="preserve">de </w:t>
        </w:r>
      </w:ins>
      <w:ins w:id="5510" w:author="Gabriel Correa" w:date="2015-08-28T03:32:00Z">
        <w:r w:rsidR="00794D09">
          <w:t xml:space="preserve">los </w:t>
        </w:r>
      </w:ins>
      <w:proofErr w:type="spellStart"/>
      <w:ins w:id="5511" w:author="Gabriel Correa" w:date="2015-08-28T03:31:00Z">
        <w:r w:rsidR="00794D09">
          <w:rPr>
            <w:i/>
          </w:rPr>
          <w:t>keywords</w:t>
        </w:r>
        <w:proofErr w:type="spellEnd"/>
        <w:r w:rsidR="00794D09">
          <w:t xml:space="preserve"> </w:t>
        </w:r>
      </w:ins>
      <w:ins w:id="5512" w:author="Gabriel Correa" w:date="2015-08-28T03:32:00Z">
        <w:r w:rsidR="00794D09">
          <w:t xml:space="preserve">(una frase es una directiva si contiene alguno de los </w:t>
        </w:r>
        <w:proofErr w:type="spellStart"/>
        <w:r w:rsidR="00794D09">
          <w:t>keywords</w:t>
        </w:r>
      </w:ins>
      <w:proofErr w:type="spellEnd"/>
      <w:ins w:id="5513" w:author="Gabriel Correa" w:date="2015-08-28T03:46:00Z">
        <w:r w:rsidR="00EA752E">
          <w:t>).</w:t>
        </w:r>
      </w:ins>
    </w:p>
    <w:p w:rsidR="00EF2463" w:rsidRDefault="00794D09">
      <w:pPr>
        <w:rPr>
          <w:ins w:id="5514" w:author="Gabriel Correa" w:date="2015-08-28T03:38:00Z"/>
        </w:rPr>
        <w:pPrChange w:id="5515" w:author="Gabriel Correa" w:date="2015-08-27T20:35:00Z">
          <w:pPr>
            <w:pStyle w:val="Ttulo1"/>
          </w:pPr>
        </w:pPrChange>
      </w:pPr>
      <w:ins w:id="5516" w:author="Gabriel Correa" w:date="2015-08-28T03:35:00Z">
        <w:r>
          <w:t xml:space="preserve">Según los </w:t>
        </w:r>
      </w:ins>
      <w:ins w:id="5517" w:author="Gabriel Correa" w:date="2015-08-28T03:38:00Z">
        <w:r w:rsidR="00EF2463">
          <w:t>resultados</w:t>
        </w:r>
      </w:ins>
      <w:ins w:id="5518" w:author="Gabriel Correa" w:date="2015-08-28T04:10:00Z">
        <w:r w:rsidR="00245A74">
          <w:t xml:space="preserve"> sobre los datos finales</w:t>
        </w:r>
      </w:ins>
      <w:ins w:id="5519" w:author="Gabriel Correa" w:date="2015-08-28T03:38:00Z">
        <w:r w:rsidR="00EF2463">
          <w:t xml:space="preserve"> obtenidos se observa lo siguiente:</w:t>
        </w:r>
      </w:ins>
    </w:p>
    <w:p w:rsidR="00EF2463" w:rsidRDefault="00EF2463" w:rsidP="00EF2463">
      <w:pPr>
        <w:pStyle w:val="Prrafodelista"/>
        <w:numPr>
          <w:ilvl w:val="0"/>
          <w:numId w:val="48"/>
        </w:numPr>
        <w:rPr>
          <w:ins w:id="5520" w:author="Gabriel Correa" w:date="2015-08-28T03:42:00Z"/>
        </w:rPr>
        <w:pPrChange w:id="5521" w:author="Gabriel Correa" w:date="2015-08-28T03:39:00Z">
          <w:pPr>
            <w:pStyle w:val="Ttulo1"/>
          </w:pPr>
        </w:pPrChange>
      </w:pPr>
      <w:ins w:id="5522" w:author="Gabriel Correa" w:date="2015-08-28T03:41:00Z">
        <w:r>
          <w:t>Entrenar clasificadores con un porcentaje menor a 30% de una API</w:t>
        </w:r>
      </w:ins>
      <w:ins w:id="5523" w:author="Gabriel Correa" w:date="2015-08-28T03:42:00Z">
        <w:r>
          <w:t>, sin tener un modelo previo basado en otras librerías, alcanza a obtener resultados regulares</w:t>
        </w:r>
      </w:ins>
    </w:p>
    <w:p w:rsidR="00EF2463" w:rsidRDefault="00EF2463" w:rsidP="00EF2463">
      <w:pPr>
        <w:pStyle w:val="Prrafodelista"/>
        <w:numPr>
          <w:ilvl w:val="0"/>
          <w:numId w:val="48"/>
        </w:numPr>
        <w:rPr>
          <w:ins w:id="5524" w:author="Gabriel Correa" w:date="2015-08-28T03:44:00Z"/>
        </w:rPr>
        <w:pPrChange w:id="5525" w:author="Gabriel Correa" w:date="2015-08-28T03:39:00Z">
          <w:pPr>
            <w:pStyle w:val="Ttulo1"/>
          </w:pPr>
        </w:pPrChange>
      </w:pPr>
      <w:ins w:id="5526" w:author="Gabriel Correa" w:date="2015-08-28T03:42:00Z">
        <w:r>
          <w:t xml:space="preserve">Entrenar clasificadores </w:t>
        </w:r>
      </w:ins>
      <w:ins w:id="5527" w:author="Gabriel Correa" w:date="2015-08-28T03:43:00Z">
        <w:r>
          <w:t>con 1 API para formar un modelo base puede obtener resultados decentes y buenos</w:t>
        </w:r>
      </w:ins>
      <w:ins w:id="5528" w:author="Gabriel Correa" w:date="2015-08-28T03:44:00Z">
        <w:r>
          <w:t xml:space="preserve"> detectando directivas de otras librerías.</w:t>
        </w:r>
      </w:ins>
    </w:p>
    <w:p w:rsidR="00EF2463" w:rsidRDefault="00EF2463" w:rsidP="00EF2463">
      <w:pPr>
        <w:pStyle w:val="Prrafodelista"/>
        <w:numPr>
          <w:ilvl w:val="0"/>
          <w:numId w:val="48"/>
        </w:numPr>
        <w:rPr>
          <w:ins w:id="5529" w:author="Gabriel Correa" w:date="2015-08-28T04:05:00Z"/>
        </w:rPr>
        <w:pPrChange w:id="5530" w:author="Gabriel Correa" w:date="2015-08-28T03:39:00Z">
          <w:pPr>
            <w:pStyle w:val="Ttulo1"/>
          </w:pPr>
        </w:pPrChange>
      </w:pPr>
      <w:ins w:id="5531" w:author="Gabriel Correa" w:date="2015-08-28T03:44:00Z">
        <w:r>
          <w:t>Entrenar clasificadores con 2 API</w:t>
        </w:r>
      </w:ins>
      <w:ins w:id="5532" w:author="Gabriel Correa" w:date="2015-08-28T03:45:00Z">
        <w:r>
          <w:t>,</w:t>
        </w:r>
      </w:ins>
      <w:ins w:id="5533" w:author="Gabriel Correa" w:date="2015-08-28T03:44:00Z">
        <w:r>
          <w:t xml:space="preserve"> forma</w:t>
        </w:r>
      </w:ins>
      <w:ins w:id="5534" w:author="Gabriel Correa" w:date="2015-08-28T03:45:00Z">
        <w:r>
          <w:t>ndo un modelo base, puede mejores resultados que entrenar con 1 API</w:t>
        </w:r>
        <w:r w:rsidR="00EA752E">
          <w:t>, alcanzando un buen rendimiento al detectar directivas.</w:t>
        </w:r>
      </w:ins>
    </w:p>
    <w:p w:rsidR="00F306F7" w:rsidRDefault="00F306F7" w:rsidP="00F306F7">
      <w:pPr>
        <w:rPr>
          <w:ins w:id="5535" w:author="Gabriel Correa" w:date="2015-08-28T03:39:00Z"/>
        </w:rPr>
        <w:pPrChange w:id="5536" w:author="Gabriel Correa" w:date="2015-08-28T04:05:00Z">
          <w:pPr>
            <w:pStyle w:val="Ttulo1"/>
          </w:pPr>
        </w:pPrChange>
      </w:pPr>
      <w:ins w:id="5537" w:author="Gabriel Correa" w:date="2015-08-28T04:05:00Z">
        <w:r>
          <w:t xml:space="preserve">Pero </w:t>
        </w:r>
      </w:ins>
      <w:ins w:id="5538" w:author="Gabriel Correa" w:date="2015-08-28T04:06:00Z">
        <w:r>
          <w:t xml:space="preserve">al entrenar con 1 API se realizaron pruebas sobre 2 API. Mientras que al entrenar con 2 API, las pruebas </w:t>
        </w:r>
      </w:ins>
      <w:ins w:id="5539" w:author="Gabriel Correa" w:date="2015-08-28T04:07:00Z">
        <w:r>
          <w:t>se efectuaro</w:t>
        </w:r>
        <w:r w:rsidR="00B56C1E">
          <w:t xml:space="preserve">n sobre 1 API. De este modo, es complicado concluir que </w:t>
        </w:r>
      </w:ins>
      <w:ins w:id="5540" w:author="Gabriel Correa" w:date="2015-08-28T04:08:00Z">
        <w:r w:rsidR="00B56C1E">
          <w:t xml:space="preserve">al entrenar con más librerías se obtienen mejores detecciones de directivas, pues las condiciones de comparación entre </w:t>
        </w:r>
      </w:ins>
      <w:ins w:id="5541" w:author="Gabriel Correa" w:date="2015-08-28T04:09:00Z">
        <w:r w:rsidR="00B56C1E">
          <w:t>ambos experimentos son distintas.</w:t>
        </w:r>
      </w:ins>
    </w:p>
    <w:p w:rsidR="00EA752E" w:rsidRDefault="00B56C1E">
      <w:pPr>
        <w:rPr>
          <w:ins w:id="5542" w:author="Gabriel Correa" w:date="2015-08-28T03:47:00Z"/>
        </w:rPr>
        <w:pPrChange w:id="5543" w:author="Gabriel Correa" w:date="2015-08-27T20:35:00Z">
          <w:pPr>
            <w:pStyle w:val="Ttulo1"/>
          </w:pPr>
        </w:pPrChange>
      </w:pPr>
      <w:ins w:id="5544" w:author="Gabriel Correa" w:date="2015-08-28T04:09:00Z">
        <w:r>
          <w:t>Los datos revelan que l</w:t>
        </w:r>
      </w:ins>
      <w:ins w:id="5545" w:author="Gabriel Correa" w:date="2015-08-28T03:47:00Z">
        <w:r w:rsidR="00EA752E">
          <w:t>os mejores clasificadores</w:t>
        </w:r>
      </w:ins>
      <w:ins w:id="5546" w:author="Gabriel Correa" w:date="2015-08-28T04:09:00Z">
        <w:r>
          <w:t xml:space="preserve">, sobre los datos finales </w:t>
        </w:r>
      </w:ins>
      <w:ins w:id="5547" w:author="Gabriel Correa" w:date="2015-08-28T04:10:00Z">
        <w:r>
          <w:t>considerados en</w:t>
        </w:r>
      </w:ins>
      <w:ins w:id="5548" w:author="Gabriel Correa" w:date="2015-08-28T04:09:00Z">
        <w:r>
          <w:t xml:space="preserve"> este trabajo,</w:t>
        </w:r>
      </w:ins>
      <w:ins w:id="5549" w:author="Gabriel Correa" w:date="2015-08-28T03:47:00Z">
        <w:r w:rsidR="00EA752E">
          <w:t xml:space="preserve"> son los siguientes:</w:t>
        </w:r>
      </w:ins>
    </w:p>
    <w:p w:rsidR="00EA752E" w:rsidRDefault="00EA752E" w:rsidP="00EA752E">
      <w:pPr>
        <w:pStyle w:val="Prrafodelista"/>
        <w:numPr>
          <w:ilvl w:val="0"/>
          <w:numId w:val="49"/>
        </w:numPr>
        <w:rPr>
          <w:ins w:id="5550" w:author="Gabriel Correa" w:date="2015-08-28T03:52:00Z"/>
        </w:rPr>
        <w:pPrChange w:id="5551" w:author="Gabriel Correa" w:date="2015-08-28T03:47:00Z">
          <w:pPr>
            <w:pStyle w:val="Ttulo1"/>
          </w:pPr>
        </w:pPrChange>
      </w:pPr>
      <w:proofErr w:type="spellStart"/>
      <w:ins w:id="5552" w:author="Gabriel Correa" w:date="2015-08-28T03:47:00Z">
        <w:r>
          <w:t>NaiveBayes</w:t>
        </w:r>
        <w:proofErr w:type="spellEnd"/>
        <w:r>
          <w:t>: Logr</w:t>
        </w:r>
      </w:ins>
      <w:ins w:id="5553" w:author="Gabriel Correa" w:date="2015-08-28T03:48:00Z">
        <w:r>
          <w:t>ó en general los mejores resultados</w:t>
        </w:r>
      </w:ins>
      <w:ins w:id="5554" w:author="Gabriel Correa" w:date="2015-08-28T03:49:00Z">
        <w:r>
          <w:t xml:space="preserve"> y fue suficientemente consistente a lo largo de los experimentos</w:t>
        </w:r>
      </w:ins>
      <w:ins w:id="5555" w:author="Gabriel Correa" w:date="2015-08-28T03:48:00Z">
        <w:r>
          <w:t>. Adem</w:t>
        </w:r>
      </w:ins>
      <w:ins w:id="5556" w:author="Gabriel Correa" w:date="2015-08-28T03:49:00Z">
        <w:r>
          <w:t>ás presen</w:t>
        </w:r>
      </w:ins>
      <w:ins w:id="5557" w:author="Gabriel Correa" w:date="2015-08-28T03:50:00Z">
        <w:r>
          <w:t xml:space="preserve">ta un buen comportamiento con el uso de la matriz de costos, lo cual le permite aumentar la cantidad de directivas detectas por el costo de aumentar la cantidad de falsos positivos. Esto </w:t>
        </w:r>
      </w:ins>
      <w:ins w:id="5558" w:author="Gabriel Correa" w:date="2015-08-28T03:51:00Z">
        <w:r>
          <w:t xml:space="preserve">último permite ajustar a </w:t>
        </w:r>
        <w:proofErr w:type="spellStart"/>
        <w:r>
          <w:t>NaiveBayes</w:t>
        </w:r>
        <w:proofErr w:type="spellEnd"/>
        <w:r>
          <w:t xml:space="preserve"> hasta que </w:t>
        </w:r>
        <w:proofErr w:type="spellStart"/>
        <w:r>
          <w:t>alcanze</w:t>
        </w:r>
        <w:proofErr w:type="spellEnd"/>
        <w:r>
          <w:t xml:space="preserve"> </w:t>
        </w:r>
      </w:ins>
      <w:ins w:id="5559" w:author="Gabriel Correa" w:date="2015-08-28T03:52:00Z">
        <w:r>
          <w:t>el porcentaje de directivas que uno necesita detectar.</w:t>
        </w:r>
        <w:r w:rsidR="00C7157C">
          <w:t xml:space="preserve"> </w:t>
        </w:r>
      </w:ins>
      <w:ins w:id="5560" w:author="Gabriel Correa" w:date="2015-08-28T03:53:00Z">
        <w:r w:rsidR="00C7157C">
          <w:t xml:space="preserve">Es además un algoritmo rápido en comparación a otros clasificadores. Sin embargo hay casos donde </w:t>
        </w:r>
        <w:proofErr w:type="spellStart"/>
        <w:r w:rsidR="00C7157C">
          <w:t>NaiveBayes</w:t>
        </w:r>
        <w:proofErr w:type="spellEnd"/>
        <w:r w:rsidR="00C7157C">
          <w:t xml:space="preserve"> no tuvo un buen rendimiento, </w:t>
        </w:r>
      </w:ins>
      <w:ins w:id="5561" w:author="Gabriel Correa" w:date="2015-08-28T03:54:00Z">
        <w:r w:rsidR="00C7157C">
          <w:t>pero por otra parte esto sucedió con todos los otros clasificadores.</w:t>
        </w:r>
      </w:ins>
    </w:p>
    <w:p w:rsidR="00C7157C" w:rsidRDefault="00C7157C" w:rsidP="00EA752E">
      <w:pPr>
        <w:pStyle w:val="Prrafodelista"/>
        <w:numPr>
          <w:ilvl w:val="0"/>
          <w:numId w:val="49"/>
        </w:numPr>
        <w:rPr>
          <w:ins w:id="5562" w:author="Gabriel Correa" w:date="2015-08-28T03:57:00Z"/>
        </w:rPr>
        <w:pPrChange w:id="5563" w:author="Gabriel Correa" w:date="2015-08-28T03:47:00Z">
          <w:pPr>
            <w:pStyle w:val="Ttulo1"/>
          </w:pPr>
        </w:pPrChange>
      </w:pPr>
      <w:proofErr w:type="spellStart"/>
      <w:ins w:id="5564" w:author="Gabriel Correa" w:date="2015-08-28T03:52:00Z">
        <w:r>
          <w:t>NaiveBayesMultinomial</w:t>
        </w:r>
      </w:ins>
      <w:proofErr w:type="spellEnd"/>
      <w:ins w:id="5565" w:author="Gabriel Correa" w:date="2015-08-28T03:54:00Z">
        <w:r>
          <w:t xml:space="preserve">: Logró resultados </w:t>
        </w:r>
      </w:ins>
      <w:ins w:id="5566" w:author="Gabriel Correa" w:date="2015-08-28T03:55:00Z">
        <w:r>
          <w:t xml:space="preserve">comparables o mejores </w:t>
        </w:r>
      </w:ins>
      <w:ins w:id="5567" w:author="Gabriel Correa" w:date="2015-08-28T03:54:00Z">
        <w:r>
          <w:t xml:space="preserve">que </w:t>
        </w:r>
        <w:proofErr w:type="spellStart"/>
        <w:r>
          <w:t>NaiveBayes</w:t>
        </w:r>
      </w:ins>
      <w:proofErr w:type="spellEnd"/>
      <w:ins w:id="5568" w:author="Gabriel Correa" w:date="2015-08-28T03:55:00Z">
        <w:r>
          <w:t xml:space="preserve">, sin embargo fue algo más inconsistente pues en algunos experimentos su rendimiento fue muy pobre. Un problema de </w:t>
        </w:r>
      </w:ins>
      <w:ins w:id="5569" w:author="Gabriel Correa" w:date="2015-08-28T03:56:00Z">
        <w:r>
          <w:t xml:space="preserve">este clasificador es que no parece poder mejorar su rendimiento cuando se le aplica </w:t>
        </w:r>
      </w:ins>
      <w:ins w:id="5570" w:author="Gabriel Correa" w:date="2015-08-28T03:57:00Z">
        <w:r w:rsidR="000A6E23">
          <w:t xml:space="preserve">una matriz de costos, haciéndola menos versátil que </w:t>
        </w:r>
        <w:proofErr w:type="spellStart"/>
        <w:r w:rsidR="000A6E23">
          <w:t>NaiveBayes</w:t>
        </w:r>
        <w:proofErr w:type="spellEnd"/>
        <w:r w:rsidR="000A6E23">
          <w:t>.</w:t>
        </w:r>
      </w:ins>
    </w:p>
    <w:p w:rsidR="000A6E23" w:rsidRDefault="000A6E23" w:rsidP="00EA752E">
      <w:pPr>
        <w:pStyle w:val="Prrafodelista"/>
        <w:numPr>
          <w:ilvl w:val="0"/>
          <w:numId w:val="49"/>
        </w:numPr>
        <w:rPr>
          <w:ins w:id="5571" w:author="Gabriel Correa" w:date="2015-08-28T03:46:00Z"/>
        </w:rPr>
        <w:pPrChange w:id="5572" w:author="Gabriel Correa" w:date="2015-08-28T03:47:00Z">
          <w:pPr>
            <w:pStyle w:val="Ttulo1"/>
          </w:pPr>
        </w:pPrChange>
      </w:pPr>
      <w:ins w:id="5573" w:author="Gabriel Correa" w:date="2015-08-28T03:57:00Z">
        <w:r>
          <w:t>SMO: Este clasificador suele comenzar a presentar buenos resultados al alcanzar entrenamientos mayores a 30% o a veces 50% pareciendo superar el rendimiento de los algoritmos Bayesianos, pero no p</w:t>
        </w:r>
      </w:ins>
      <w:ins w:id="5574" w:author="Gabriel Correa" w:date="2015-08-28T03:59:00Z">
        <w:r>
          <w:t>resenta un buen comportamiento en porcentajes bajos de entrenamiento por lo general.</w:t>
        </w:r>
      </w:ins>
      <w:ins w:id="5575" w:author="Gabriel Correa" w:date="2015-08-28T04:00:00Z">
        <w:r>
          <w:t xml:space="preserve"> </w:t>
        </w:r>
        <w:proofErr w:type="spellStart"/>
        <w:r>
          <w:t>LibSVM</w:t>
        </w:r>
        <w:proofErr w:type="spellEnd"/>
        <w:r>
          <w:t xml:space="preserve"> </w:t>
        </w:r>
      </w:ins>
      <w:ins w:id="5576" w:author="Gabriel Correa" w:date="2015-08-28T04:01:00Z">
        <w:r>
          <w:t xml:space="preserve">presentó resultados idénticos a SMO en casi todos los experimentos, revelando que </w:t>
        </w:r>
      </w:ins>
      <w:ins w:id="5577" w:author="Gabriel Correa" w:date="2015-08-28T04:02:00Z">
        <w:r>
          <w:t xml:space="preserve">quizás </w:t>
        </w:r>
      </w:ins>
      <w:ins w:id="5578" w:author="Gabriel Correa" w:date="2015-08-28T04:01:00Z">
        <w:r>
          <w:t xml:space="preserve">pueden compartir una implementación </w:t>
        </w:r>
      </w:ins>
      <w:ins w:id="5579" w:author="Gabriel Correa" w:date="2015-08-28T04:02:00Z">
        <w:r>
          <w:t>muy similar.</w:t>
        </w:r>
      </w:ins>
    </w:p>
    <w:p w:rsidR="00245A74" w:rsidRDefault="00245A74">
      <w:pPr>
        <w:rPr>
          <w:ins w:id="5580" w:author="Gabriel Correa" w:date="2015-08-28T04:03:00Z"/>
        </w:rPr>
        <w:pPrChange w:id="5581" w:author="Gabriel Correa" w:date="2015-08-27T20:35:00Z">
          <w:pPr>
            <w:pStyle w:val="Ttulo1"/>
          </w:pPr>
        </w:pPrChange>
      </w:pPr>
      <w:ins w:id="5582" w:author="Gabriel Correa" w:date="2015-08-28T04:11:00Z">
        <w:r>
          <w:t>Por otra parte, l</w:t>
        </w:r>
      </w:ins>
      <w:ins w:id="5583" w:author="Gabriel Correa" w:date="2015-08-28T04:10:00Z">
        <w:r>
          <w:t xml:space="preserve">os experimentos </w:t>
        </w:r>
      </w:ins>
      <w:ins w:id="5584" w:author="Gabriel Correa" w:date="2015-08-28T04:11:00Z">
        <w:r>
          <w:t xml:space="preserve">realizados con los datos preliminares son menos representativos de un caso real donde es necesario detectar directivas sobre una API completamente desconocida que probablemente ha sido documentada con otro estilo y distintas palabras. Los </w:t>
        </w:r>
      </w:ins>
      <w:ins w:id="5585" w:author="Gabriel Correa" w:date="2015-08-28T04:12:00Z">
        <w:r>
          <w:t xml:space="preserve">experimentos con los datos preliminares entrenan con un porcentaje mayor al 90% de un extracto de una API y luego realizan pruebas sobre 200 </w:t>
        </w:r>
      </w:ins>
      <w:ins w:id="5586" w:author="Gabriel Correa" w:date="2015-08-28T04:13:00Z">
        <w:r>
          <w:t xml:space="preserve">frases obtenidas de exactamente la misma muestra. </w:t>
        </w:r>
      </w:ins>
      <w:ins w:id="5587" w:author="Gabriel Correa" w:date="2015-08-28T04:14:00Z">
        <w:r>
          <w:t>Los resultados con estos datos favorecieron a SMO y a J48</w:t>
        </w:r>
      </w:ins>
      <w:ins w:id="5588" w:author="Gabriel Correa" w:date="2015-08-28T04:15:00Z">
        <w:r>
          <w:t xml:space="preserve">. Pero por las razones explicadas, los </w:t>
        </w:r>
        <w:r>
          <w:lastRenderedPageBreak/>
          <w:t xml:space="preserve">resultados con los datos preliminares </w:t>
        </w:r>
      </w:ins>
      <w:ins w:id="5589" w:author="Gabriel Correa" w:date="2015-08-28T04:16:00Z">
        <w:r>
          <w:t>no son considerados</w:t>
        </w:r>
      </w:ins>
      <w:ins w:id="5590" w:author="Gabriel Correa" w:date="2015-08-28T04:17:00Z">
        <w:r w:rsidR="0064646E">
          <w:t xml:space="preserve"> como r</w:t>
        </w:r>
      </w:ins>
      <w:ins w:id="5591" w:author="Gabriel Correa" w:date="2015-08-28T04:18:00Z">
        <w:r w:rsidR="0064646E">
          <w:t>e</w:t>
        </w:r>
      </w:ins>
      <w:ins w:id="5592" w:author="Gabriel Correa" w:date="2015-08-28T04:17:00Z">
        <w:r w:rsidR="0064646E">
          <w:t xml:space="preserve">presentativos de un escenario real </w:t>
        </w:r>
      </w:ins>
      <w:ins w:id="5593" w:author="Gabriel Correa" w:date="2015-08-28T04:18:00Z">
        <w:r w:rsidR="0064646E">
          <w:t>con</w:t>
        </w:r>
      </w:ins>
      <w:ins w:id="5594" w:author="Gabriel Correa" w:date="2015-08-28T04:17:00Z">
        <w:r w:rsidR="0064646E">
          <w:t xml:space="preserve"> directivas sobre </w:t>
        </w:r>
      </w:ins>
      <w:ins w:id="5595" w:author="Gabriel Correa" w:date="2015-08-28T04:18:00Z">
        <w:r w:rsidR="0064646E">
          <w:t>librerías desconocidas.</w:t>
        </w:r>
      </w:ins>
    </w:p>
    <w:p w:rsidR="00F306F7" w:rsidRDefault="00CA6E31">
      <w:pPr>
        <w:rPr>
          <w:ins w:id="5596" w:author="Gabriel Correa" w:date="2015-08-28T04:03:00Z"/>
        </w:rPr>
        <w:pPrChange w:id="5597" w:author="Gabriel Correa" w:date="2015-08-27T20:35:00Z">
          <w:pPr>
            <w:pStyle w:val="Ttulo1"/>
          </w:pPr>
        </w:pPrChange>
      </w:pPr>
      <w:ins w:id="5598" w:author="Gabriel Correa" w:date="2015-08-28T04:19:00Z">
        <w:r>
          <w:t xml:space="preserve">Además se descubrieron las siguientes características de </w:t>
        </w:r>
      </w:ins>
      <w:ins w:id="5599" w:author="Gabriel Correa" w:date="2015-08-28T04:20:00Z">
        <w:r>
          <w:t>algunos clasificadores:</w:t>
        </w:r>
      </w:ins>
    </w:p>
    <w:p w:rsidR="00CA6E31" w:rsidRDefault="00CA6E31" w:rsidP="00CA6E31">
      <w:pPr>
        <w:pStyle w:val="Prrafodelista"/>
        <w:numPr>
          <w:ilvl w:val="0"/>
          <w:numId w:val="50"/>
        </w:numPr>
        <w:rPr>
          <w:ins w:id="5600" w:author="Gabriel Correa" w:date="2015-08-28T04:20:00Z"/>
        </w:rPr>
        <w:pPrChange w:id="5601" w:author="Gabriel Correa" w:date="2015-08-27T20:35:00Z">
          <w:pPr>
            <w:pStyle w:val="Ttulo1"/>
          </w:pPr>
        </w:pPrChange>
      </w:pPr>
      <w:ins w:id="5602" w:author="Gabriel Correa" w:date="2015-08-28T04:22:00Z">
        <w:r>
          <w:t xml:space="preserve">El clasificador </w:t>
        </w:r>
      </w:ins>
      <w:proofErr w:type="spellStart"/>
      <w:ins w:id="5603" w:author="Gabriel Correa" w:date="2015-08-28T04:02:00Z">
        <w:r w:rsidR="00F306F7">
          <w:t>L</w:t>
        </w:r>
        <w:r>
          <w:t>ogistic</w:t>
        </w:r>
        <w:r w:rsidR="00F306F7">
          <w:t>Regresion</w:t>
        </w:r>
        <w:proofErr w:type="spellEnd"/>
        <w:r w:rsidR="00F306F7">
          <w:t xml:space="preserve"> no mejora al </w:t>
        </w:r>
      </w:ins>
      <w:ins w:id="5604" w:author="Gabriel Correa" w:date="2015-08-28T04:03:00Z">
        <w:r w:rsidR="00F306F7">
          <w:t>cambiar su matriz de costos.</w:t>
        </w:r>
      </w:ins>
    </w:p>
    <w:p w:rsidR="008536FA" w:rsidRDefault="00CA6E31" w:rsidP="00CA6E31">
      <w:pPr>
        <w:pStyle w:val="Prrafodelista"/>
        <w:numPr>
          <w:ilvl w:val="0"/>
          <w:numId w:val="50"/>
        </w:numPr>
        <w:rPr>
          <w:ins w:id="5605" w:author="Gabriel Correa" w:date="2015-08-27T20:42:00Z"/>
        </w:rPr>
        <w:pPrChange w:id="5606" w:author="Gabriel Correa" w:date="2015-08-27T20:35:00Z">
          <w:pPr>
            <w:pStyle w:val="Ttulo1"/>
          </w:pPr>
        </w:pPrChange>
      </w:pPr>
      <w:ins w:id="5607" w:author="Gabriel Correa" w:date="2015-08-28T04:20:00Z">
        <w:r>
          <w:t>N</w:t>
        </w:r>
      </w:ins>
      <w:ins w:id="5608" w:author="Gabriel Correa" w:date="2015-08-27T20:40:00Z">
        <w:r w:rsidR="008536FA">
          <w:t xml:space="preserve">o se </w:t>
        </w:r>
      </w:ins>
      <w:ins w:id="5609" w:author="Gabriel Correa" w:date="2015-08-27T20:41:00Z">
        <w:r w:rsidR="008536FA">
          <w:t xml:space="preserve">observaron mejoras en </w:t>
        </w:r>
        <w:proofErr w:type="spellStart"/>
        <w:r w:rsidR="008536FA">
          <w:t>N</w:t>
        </w:r>
      </w:ins>
      <w:ins w:id="5610" w:author="Gabriel Correa" w:date="2015-08-28T04:20:00Z">
        <w:r>
          <w:t>aive</w:t>
        </w:r>
      </w:ins>
      <w:ins w:id="5611" w:author="Gabriel Correa" w:date="2015-08-27T20:41:00Z">
        <w:r w:rsidR="008536FA">
          <w:t>B</w:t>
        </w:r>
      </w:ins>
      <w:ins w:id="5612" w:author="Gabriel Correa" w:date="2015-08-28T04:20:00Z">
        <w:r>
          <w:t>ayes</w:t>
        </w:r>
      </w:ins>
      <w:proofErr w:type="spellEnd"/>
      <w:ins w:id="5613" w:author="Gabriel Correa" w:date="2015-08-27T20:41:00Z">
        <w:r w:rsidR="008536FA">
          <w:t xml:space="preserve"> ni </w:t>
        </w:r>
        <w:proofErr w:type="spellStart"/>
        <w:r w:rsidR="008536FA">
          <w:t>N</w:t>
        </w:r>
      </w:ins>
      <w:ins w:id="5614" w:author="Gabriel Correa" w:date="2015-08-28T04:20:00Z">
        <w:r>
          <w:t>aive</w:t>
        </w:r>
      </w:ins>
      <w:ins w:id="5615" w:author="Gabriel Correa" w:date="2015-08-27T20:41:00Z">
        <w:r w:rsidR="008536FA">
          <w:t>B</w:t>
        </w:r>
      </w:ins>
      <w:ins w:id="5616" w:author="Gabriel Correa" w:date="2015-08-28T04:20:00Z">
        <w:r>
          <w:t>ayes</w:t>
        </w:r>
      </w:ins>
      <w:ins w:id="5617" w:author="Gabriel Correa" w:date="2015-08-27T20:41:00Z">
        <w:r w:rsidR="008536FA">
          <w:t>Multinomial</w:t>
        </w:r>
        <w:proofErr w:type="spellEnd"/>
        <w:r w:rsidR="008536FA">
          <w:t xml:space="preserve"> </w:t>
        </w:r>
      </w:ins>
      <w:ins w:id="5618" w:author="Gabriel Correa" w:date="2015-08-28T04:20:00Z">
        <w:r>
          <w:t>al probar el uso de</w:t>
        </w:r>
      </w:ins>
      <w:ins w:id="5619" w:author="Gabriel Correa" w:date="2015-08-27T20:41:00Z">
        <w:r w:rsidR="008536FA">
          <w:t xml:space="preserve"> </w:t>
        </w:r>
        <w:proofErr w:type="spellStart"/>
        <w:r w:rsidR="008536FA">
          <w:t>stopwords</w:t>
        </w:r>
        <w:proofErr w:type="spellEnd"/>
        <w:r w:rsidR="008536FA">
          <w:t xml:space="preserve">, </w:t>
        </w:r>
        <w:proofErr w:type="spellStart"/>
        <w:r w:rsidR="008536FA">
          <w:t>stemming</w:t>
        </w:r>
        <w:proofErr w:type="spellEnd"/>
        <w:r w:rsidR="008536FA">
          <w:t xml:space="preserve">, </w:t>
        </w:r>
      </w:ins>
      <w:proofErr w:type="spellStart"/>
      <w:ins w:id="5620" w:author="Gabriel Correa" w:date="2015-08-28T04:21:00Z">
        <w:r>
          <w:t>w</w:t>
        </w:r>
      </w:ins>
      <w:ins w:id="5621" w:author="Gabriel Correa" w:date="2015-08-27T20:42:00Z">
        <w:r>
          <w:t>ordcounts</w:t>
        </w:r>
        <w:proofErr w:type="spellEnd"/>
        <w:r>
          <w:t xml:space="preserve"> ni TF-IDF</w:t>
        </w:r>
      </w:ins>
      <w:ins w:id="5622" w:author="Gabriel Correa" w:date="2015-08-28T04:21:00Z">
        <w:r>
          <w:t xml:space="preserve"> </w:t>
        </w:r>
        <w:proofErr w:type="spellStart"/>
        <w:r>
          <w:t>T</w:t>
        </w:r>
      </w:ins>
      <w:ins w:id="5623" w:author="Gabriel Correa" w:date="2015-08-27T20:42:00Z">
        <w:r>
          <w:t>ransform</w:t>
        </w:r>
      </w:ins>
      <w:proofErr w:type="spellEnd"/>
      <w:ins w:id="5624" w:author="Gabriel Correa" w:date="2015-08-28T04:21:00Z">
        <w:r>
          <w:t>.</w:t>
        </w:r>
      </w:ins>
    </w:p>
    <w:p w:rsidR="008536FA" w:rsidRDefault="008536FA">
      <w:pPr>
        <w:rPr>
          <w:ins w:id="5625" w:author="Gabriel Correa" w:date="2015-08-27T20:40:00Z"/>
        </w:rPr>
        <w:pPrChange w:id="5626" w:author="Gabriel Correa" w:date="2015-08-27T20:35:00Z">
          <w:pPr>
            <w:pStyle w:val="Ttulo1"/>
          </w:pPr>
        </w:pPrChange>
      </w:pPr>
    </w:p>
    <w:p w:rsidR="008536FA" w:rsidRDefault="008536FA">
      <w:pPr>
        <w:rPr>
          <w:ins w:id="5627" w:author="Gabriel Correa" w:date="2015-08-27T20:35:00Z"/>
        </w:rPr>
        <w:pPrChange w:id="5628" w:author="Gabriel Correa" w:date="2015-08-27T20:35:00Z">
          <w:pPr>
            <w:pStyle w:val="Ttulo1"/>
          </w:pPr>
        </w:pPrChange>
      </w:pPr>
    </w:p>
    <w:p w:rsidR="008536FA" w:rsidRPr="007E2915" w:rsidRDefault="008536FA">
      <w:pPr>
        <w:pPrChange w:id="5629" w:author="Gabriel Correa" w:date="2015-08-27T20:35:00Z">
          <w:pPr>
            <w:pStyle w:val="Ttulo1"/>
          </w:pPr>
        </w:pPrChange>
      </w:pPr>
    </w:p>
    <w:p w:rsidR="00F34D1A" w:rsidRDefault="00F34D1A" w:rsidP="008C5FC5">
      <w:pPr>
        <w:rPr>
          <w:ins w:id="5630" w:author="Gabriel Correa" w:date="2015-08-28T04:42:00Z"/>
        </w:rPr>
      </w:pPr>
      <w:ins w:id="5631" w:author="Gabriel Correa" w:date="2015-08-28T04:39:00Z">
        <w:r>
          <w:t xml:space="preserve">Como trabajo futuro puede ser interesante estudiar el rendimiento de clasificadores </w:t>
        </w:r>
        <w:proofErr w:type="spellStart"/>
        <w:r>
          <w:t>condirando</w:t>
        </w:r>
        <w:proofErr w:type="spellEnd"/>
        <w:r>
          <w:t xml:space="preserve"> una tercera clase </w:t>
        </w:r>
      </w:ins>
      <w:proofErr w:type="spellStart"/>
      <w:ins w:id="5632" w:author="Gabriel Correa" w:date="2015-08-28T04:40:00Z">
        <w:r>
          <w:rPr>
            <w:i/>
          </w:rPr>
          <w:t>null-directive</w:t>
        </w:r>
        <w:proofErr w:type="spellEnd"/>
        <w:r>
          <w:t xml:space="preserve">, la cual agrupa directivas sobre el uso recomendado </w:t>
        </w:r>
        <w:proofErr w:type="spellStart"/>
        <w:r>
          <w:t>null</w:t>
        </w:r>
        <w:proofErr w:type="spellEnd"/>
        <w:r>
          <w:t xml:space="preserve"> </w:t>
        </w:r>
      </w:ins>
      <w:ins w:id="5633" w:author="Gabriel Correa" w:date="2015-08-28T04:41:00Z">
        <w:r>
          <w:t>en parámetros valores de retorno de los métodos.</w:t>
        </w:r>
      </w:ins>
    </w:p>
    <w:p w:rsidR="00426D78" w:rsidRDefault="00F34D1A" w:rsidP="008C5FC5">
      <w:pPr>
        <w:rPr>
          <w:ins w:id="5634" w:author="Gabriel Correa" w:date="2015-08-28T04:45:00Z"/>
        </w:rPr>
      </w:pPr>
      <w:ins w:id="5635" w:author="Gabriel Correa" w:date="2015-08-28T04:42:00Z">
        <w:r>
          <w:t>La aplica</w:t>
        </w:r>
      </w:ins>
      <w:moveFromRangeStart w:id="5636" w:author="Gabriel Correa" w:date="2015-08-28T04:23:00Z" w:name="move428499118"/>
      <w:moveFrom w:id="5637" w:author="Gabriel Correa" w:date="2015-08-28T04:23:00Z">
        <w:del w:id="5638" w:author="Gabriel Correa" w:date="2015-08-28T04:40:00Z">
          <w:r w:rsidR="008C5FC5" w:rsidDel="00F34D1A">
            <w:delText>1 – probar con directive, non-directive + la clase null-directive</w:delText>
          </w:r>
        </w:del>
      </w:moveFrom>
      <w:moveFromRangeEnd w:id="5636"/>
      <w:ins w:id="5639" w:author="Gabriel Correa" w:date="2015-08-28T04:42:00Z">
        <w:r>
          <w:t xml:space="preserve">ción </w:t>
        </w:r>
        <w:proofErr w:type="spellStart"/>
        <w:r>
          <w:t>CHi</w:t>
        </w:r>
        <w:proofErr w:type="spellEnd"/>
        <w:r>
          <w:t xml:space="preserve"> </w:t>
        </w:r>
      </w:ins>
      <w:ins w:id="5640" w:author="Gabriel Correa" w:date="2015-08-28T04:43:00Z">
        <w:r>
          <w:t xml:space="preserve">puede ser extendida con una mayor opción de clasificadores, quizás incorporando </w:t>
        </w:r>
        <w:proofErr w:type="spellStart"/>
        <w:r>
          <w:t>clasficadores</w:t>
        </w:r>
        <w:proofErr w:type="spellEnd"/>
        <w:r>
          <w:t xml:space="preserve"> incrementales, los cuales </w:t>
        </w:r>
      </w:ins>
      <w:ins w:id="5641" w:author="Gabriel Correa" w:date="2015-08-28T04:44:00Z">
        <w:r>
          <w:t xml:space="preserve">podrían </w:t>
        </w:r>
      </w:ins>
      <w:ins w:id="5642" w:author="Gabriel Correa" w:date="2015-08-28T04:43:00Z">
        <w:r>
          <w:t xml:space="preserve">seguir mejorando </w:t>
        </w:r>
      </w:ins>
      <w:ins w:id="5643" w:author="Gabriel Correa" w:date="2015-08-28T04:44:00Z">
        <w:r>
          <w:t>su rendimiento seguir entrenándose con nuevos datos, manteniendo un modelo dinámico de clasificaci</w:t>
        </w:r>
      </w:ins>
      <w:ins w:id="5644" w:author="Gabriel Correa" w:date="2015-08-28T04:45:00Z">
        <w:r>
          <w:t>ón.</w:t>
        </w:r>
      </w:ins>
    </w:p>
    <w:p w:rsidR="00F34D1A" w:rsidRDefault="00F34D1A" w:rsidP="008C5FC5">
      <w:pPr>
        <w:rPr>
          <w:ins w:id="5645" w:author="Gabriel Correa" w:date="2015-08-27T20:56:00Z"/>
        </w:rPr>
      </w:pPr>
      <w:ins w:id="5646" w:author="Gabriel Correa" w:date="2015-08-28T04:45:00Z">
        <w:r>
          <w:t xml:space="preserve">Otra arista de avances se podría realizar </w:t>
        </w:r>
      </w:ins>
      <w:ins w:id="5647" w:author="Gabriel Correa" w:date="2015-08-28T04:46:00Z">
        <w:r>
          <w:t>investigando la posibilidad de destacar directivas adentro de editores de texto y de documentaci</w:t>
        </w:r>
      </w:ins>
      <w:ins w:id="5648" w:author="Gabriel Correa" w:date="2015-08-28T04:47:00Z">
        <w:r>
          <w:t>ón web de las API, haciendo de esto un proceso automatizado.</w:t>
        </w:r>
      </w:ins>
    </w:p>
    <w:p w:rsidR="00426D78" w:rsidRDefault="00426D78" w:rsidP="008C5FC5">
      <w:pPr>
        <w:rPr>
          <w:ins w:id="5649" w:author="Gabriel Correa" w:date="2015-08-28T04:25:00Z"/>
        </w:rPr>
      </w:pPr>
      <w:ins w:id="5650" w:author="Gabriel Correa" w:date="2015-08-28T04:23:00Z">
        <w:r>
          <w:t>Hay vari</w:t>
        </w:r>
      </w:ins>
      <w:ins w:id="5651" w:author="Gabriel Correa" w:date="2015-08-28T04:24:00Z">
        <w:r>
          <w:t>a</w:t>
        </w:r>
      </w:ins>
      <w:ins w:id="5652" w:author="Gabriel Correa" w:date="2015-08-28T04:23:00Z">
        <w:r>
          <w:t>s</w:t>
        </w:r>
      </w:ins>
      <w:ins w:id="5653" w:author="Gabriel Correa" w:date="2015-08-28T04:39:00Z">
        <w:r w:rsidR="00F34D1A">
          <w:t xml:space="preserve"> otras</w:t>
        </w:r>
      </w:ins>
      <w:ins w:id="5654" w:author="Gabriel Correa" w:date="2015-08-28T04:23:00Z">
        <w:r>
          <w:t xml:space="preserve"> </w:t>
        </w:r>
      </w:ins>
      <w:ins w:id="5655" w:author="Gabriel Correa" w:date="2015-08-28T04:25:00Z">
        <w:r>
          <w:t xml:space="preserve">tareas </w:t>
        </w:r>
      </w:ins>
      <w:ins w:id="5656" w:author="Gabriel Correa" w:date="2015-08-28T04:24:00Z">
        <w:r>
          <w:t>que se pueden realizar</w:t>
        </w:r>
      </w:ins>
      <w:ins w:id="5657" w:author="Gabriel Correa" w:date="2015-08-28T04:25:00Z">
        <w:r>
          <w:t xml:space="preserve"> como</w:t>
        </w:r>
      </w:ins>
      <w:ins w:id="5658" w:author="Gabriel Correa" w:date="2015-08-28T04:24:00Z">
        <w:r>
          <w:t xml:space="preserve"> trabajos futuros relacionados </w:t>
        </w:r>
      </w:ins>
      <w:ins w:id="5659" w:author="Gabriel Correa" w:date="2015-08-28T04:25:00Z">
        <w:r>
          <w:t>a</w:t>
        </w:r>
      </w:ins>
      <w:ins w:id="5660" w:author="Gabriel Correa" w:date="2015-08-28T04:24:00Z">
        <w:r>
          <w:t xml:space="preserve"> este estudio</w:t>
        </w:r>
      </w:ins>
      <w:ins w:id="5661" w:author="Gabriel Correa" w:date="2015-08-28T04:25:00Z">
        <w:r>
          <w:t>:</w:t>
        </w:r>
      </w:ins>
    </w:p>
    <w:p w:rsidR="00426D78" w:rsidRDefault="00426D78" w:rsidP="00426D78">
      <w:pPr>
        <w:pStyle w:val="Prrafodelista"/>
        <w:numPr>
          <w:ilvl w:val="0"/>
          <w:numId w:val="51"/>
        </w:numPr>
        <w:rPr>
          <w:ins w:id="5662" w:author="Gabriel Correa" w:date="2015-08-28T04:48:00Z"/>
        </w:rPr>
        <w:pPrChange w:id="5663" w:author="Gabriel Correa" w:date="2015-08-28T04:25:00Z">
          <w:pPr/>
        </w:pPrChange>
      </w:pPr>
      <w:ins w:id="5664" w:author="Gabriel Correa" w:date="2015-08-28T04:25:00Z">
        <w:r>
          <w:t xml:space="preserve">Probar más combinaciones </w:t>
        </w:r>
      </w:ins>
      <w:ins w:id="5665" w:author="Gabriel Correa" w:date="2015-08-28T04:27:00Z">
        <w:r>
          <w:t xml:space="preserve">en el filtro </w:t>
        </w:r>
        <w:proofErr w:type="spellStart"/>
        <w:r>
          <w:t>StringToWordVector</w:t>
        </w:r>
        <w:proofErr w:type="spellEnd"/>
        <w:r>
          <w:t xml:space="preserve"> tales como </w:t>
        </w:r>
        <w:proofErr w:type="spellStart"/>
        <w:r>
          <w:t>wordsToKeep</w:t>
        </w:r>
        <w:proofErr w:type="spellEnd"/>
        <w:r>
          <w:t xml:space="preserve">, que indica </w:t>
        </w:r>
        <w:r w:rsidR="00670FB2">
          <w:t>cuántas palabras podr</w:t>
        </w:r>
      </w:ins>
      <w:ins w:id="5666" w:author="Gabriel Correa" w:date="2015-08-28T04:28:00Z">
        <w:r w:rsidR="00670FB2">
          <w:t xml:space="preserve">á analizar un clasificador, como </w:t>
        </w:r>
        <w:proofErr w:type="spellStart"/>
        <w:r w:rsidR="00670FB2" w:rsidRPr="00670FB2">
          <w:rPr>
            <w:i/>
            <w:rPrChange w:id="5667" w:author="Gabriel Correa" w:date="2015-08-28T04:28:00Z">
              <w:rPr/>
            </w:rPrChange>
          </w:rPr>
          <w:t>tokenizer</w:t>
        </w:r>
        <w:proofErr w:type="spellEnd"/>
        <w:r w:rsidR="00670FB2">
          <w:rPr>
            <w:i/>
          </w:rPr>
          <w:t>,</w:t>
        </w:r>
        <w:r w:rsidR="00670FB2">
          <w:t xml:space="preserve"> probar </w:t>
        </w:r>
        <w:proofErr w:type="spellStart"/>
        <w:r w:rsidR="00670FB2">
          <w:t>stemmers</w:t>
        </w:r>
        <w:proofErr w:type="spellEnd"/>
        <w:r w:rsidR="00670FB2">
          <w:t xml:space="preserve"> externos a Weka, mejorar la lista de </w:t>
        </w:r>
        <w:proofErr w:type="spellStart"/>
        <w:r w:rsidR="00670FB2" w:rsidRPr="00670FB2">
          <w:rPr>
            <w:i/>
            <w:rPrChange w:id="5668" w:author="Gabriel Correa" w:date="2015-08-28T04:29:00Z">
              <w:rPr/>
            </w:rPrChange>
          </w:rPr>
          <w:t>stopwords</w:t>
        </w:r>
      </w:ins>
      <w:proofErr w:type="spellEnd"/>
      <w:ins w:id="5669" w:author="Gabriel Correa" w:date="2015-08-28T04:29:00Z">
        <w:r w:rsidR="00670FB2">
          <w:t>, eliminar manualmente palabras del conjunto de palabras consideradas, etc.</w:t>
        </w:r>
      </w:ins>
    </w:p>
    <w:p w:rsidR="002F2706" w:rsidRDefault="002F2706" w:rsidP="00426D78">
      <w:pPr>
        <w:pStyle w:val="Prrafodelista"/>
        <w:numPr>
          <w:ilvl w:val="0"/>
          <w:numId w:val="51"/>
        </w:numPr>
        <w:rPr>
          <w:ins w:id="5670" w:author="Gabriel Correa" w:date="2015-08-28T04:29:00Z"/>
        </w:rPr>
        <w:pPrChange w:id="5671" w:author="Gabriel Correa" w:date="2015-08-28T04:25:00Z">
          <w:pPr/>
        </w:pPrChange>
      </w:pPr>
      <w:ins w:id="5672" w:author="Gabriel Correa" w:date="2015-08-28T04:48:00Z">
        <w:r>
          <w:t xml:space="preserve">Mejorar conjunto de </w:t>
        </w:r>
        <w:proofErr w:type="spellStart"/>
        <w:r>
          <w:t>keywords</w:t>
        </w:r>
        <w:proofErr w:type="spellEnd"/>
        <w:r>
          <w:t>, quizás esta simple regla de clasificación tiene amplio espectro de mejoras.</w:t>
        </w:r>
      </w:ins>
    </w:p>
    <w:p w:rsidR="00670FB2" w:rsidRDefault="00670FB2" w:rsidP="00426D78">
      <w:pPr>
        <w:pStyle w:val="Prrafodelista"/>
        <w:numPr>
          <w:ilvl w:val="0"/>
          <w:numId w:val="51"/>
        </w:numPr>
        <w:rPr>
          <w:ins w:id="5673" w:author="Gabriel Correa" w:date="2015-08-28T04:32:00Z"/>
        </w:rPr>
        <w:pPrChange w:id="5674" w:author="Gabriel Correa" w:date="2015-08-28T04:25:00Z">
          <w:pPr/>
        </w:pPrChange>
      </w:pPr>
      <w:ins w:id="5675" w:author="Gabriel Correa" w:date="2015-08-28T04:30:00Z">
        <w:r>
          <w:t xml:space="preserve">Aplicar herramientas de Text Mining para seleccionar atributos, lo cual podría servir para obtener una lista de palabras </w:t>
        </w:r>
      </w:ins>
      <w:ins w:id="5676" w:author="Gabriel Correa" w:date="2015-08-28T04:31:00Z">
        <w:r>
          <w:t xml:space="preserve">que son características del dominio del problema. Comparar estos resultados con la lista de </w:t>
        </w:r>
        <w:proofErr w:type="spellStart"/>
        <w:r>
          <w:t>keywords</w:t>
        </w:r>
      </w:ins>
      <w:proofErr w:type="spellEnd"/>
      <w:ins w:id="5677" w:author="Gabriel Correa" w:date="2015-08-28T04:32:00Z">
        <w:r>
          <w:t>.</w:t>
        </w:r>
      </w:ins>
    </w:p>
    <w:p w:rsidR="00670FB2" w:rsidRDefault="00670FB2" w:rsidP="00426D78">
      <w:pPr>
        <w:pStyle w:val="Prrafodelista"/>
        <w:numPr>
          <w:ilvl w:val="0"/>
          <w:numId w:val="51"/>
        </w:numPr>
        <w:rPr>
          <w:ins w:id="5678" w:author="Gabriel Correa" w:date="2015-08-28T04:32:00Z"/>
        </w:rPr>
        <w:pPrChange w:id="5679" w:author="Gabriel Correa" w:date="2015-08-28T04:25:00Z">
          <w:pPr/>
        </w:pPrChange>
      </w:pPr>
      <w:ins w:id="5680" w:author="Gabriel Correa" w:date="2015-08-28T04:32:00Z">
        <w:r>
          <w:t>Analizar los nodos superiores del clasificador J48, los cuales pueden entregar información valiosa de las palabras claves que determinan las clases de los comentarios.</w:t>
        </w:r>
      </w:ins>
    </w:p>
    <w:p w:rsidR="00670FB2" w:rsidRDefault="00670FB2" w:rsidP="00426D78">
      <w:pPr>
        <w:pStyle w:val="Prrafodelista"/>
        <w:numPr>
          <w:ilvl w:val="0"/>
          <w:numId w:val="51"/>
        </w:numPr>
        <w:rPr>
          <w:ins w:id="5681" w:author="Gabriel Correa" w:date="2015-08-28T04:35:00Z"/>
        </w:rPr>
        <w:pPrChange w:id="5682" w:author="Gabriel Correa" w:date="2015-08-28T04:25:00Z">
          <w:pPr/>
        </w:pPrChange>
      </w:pPr>
      <w:ins w:id="5683" w:author="Gabriel Correa" w:date="2015-08-28T04:33:00Z">
        <w:r>
          <w:t xml:space="preserve">Aplicar herramientas de Text Mining para detectar </w:t>
        </w:r>
        <w:proofErr w:type="spellStart"/>
        <w:r w:rsidRPr="00670FB2">
          <w:rPr>
            <w:i/>
            <w:rPrChange w:id="5684" w:author="Gabriel Correa" w:date="2015-08-28T04:33:00Z">
              <w:rPr/>
            </w:rPrChange>
          </w:rPr>
          <w:t>cluster</w:t>
        </w:r>
        <w:r w:rsidRPr="00670FB2">
          <w:rPr>
            <w:i/>
          </w:rPr>
          <w:t>s</w:t>
        </w:r>
        <w:proofErr w:type="spellEnd"/>
        <w:r w:rsidRPr="00670FB2">
          <w:rPr>
            <w:i/>
          </w:rPr>
          <w:t xml:space="preserve">; </w:t>
        </w:r>
      </w:ins>
      <w:ins w:id="5685" w:author="Gabriel Correa" w:date="2015-08-28T04:34:00Z">
        <w:r>
          <w:t xml:space="preserve">grupos que agrupan instancias similares entre sí. Esto podría permitir conocer más sobre la naturaleza </w:t>
        </w:r>
        <w:proofErr w:type="spellStart"/>
        <w:proofErr w:type="gramStart"/>
        <w:r>
          <w:t>de el</w:t>
        </w:r>
        <w:proofErr w:type="spellEnd"/>
        <w:proofErr w:type="gramEnd"/>
        <w:r>
          <w:t xml:space="preserve"> problema de las directivas de API.</w:t>
        </w:r>
      </w:ins>
    </w:p>
    <w:p w:rsidR="00426D78" w:rsidDel="00F34D1A" w:rsidRDefault="00670FB2" w:rsidP="00F34D1A">
      <w:pPr>
        <w:pStyle w:val="Prrafodelista"/>
        <w:numPr>
          <w:ilvl w:val="0"/>
          <w:numId w:val="51"/>
        </w:numPr>
        <w:rPr>
          <w:del w:id="5686" w:author="Gabriel Correa" w:date="2015-08-28T04:41:00Z"/>
        </w:rPr>
        <w:pPrChange w:id="5687" w:author="Gabriel Correa" w:date="2015-08-28T04:41:00Z">
          <w:pPr/>
        </w:pPrChange>
      </w:pPr>
      <w:ins w:id="5688" w:author="Gabriel Correa" w:date="2015-08-28T04:35:00Z">
        <w:r>
          <w:t xml:space="preserve">Probar rendimiento de clasificadores disponibles en la librería </w:t>
        </w:r>
        <w:proofErr w:type="spellStart"/>
        <w:r>
          <w:t>opensource</w:t>
        </w:r>
        <w:proofErr w:type="spellEnd"/>
        <w:r>
          <w:t xml:space="preserve"> </w:t>
        </w:r>
        <w:proofErr w:type="spellStart"/>
        <w:r>
          <w:t>libLinear</w:t>
        </w:r>
        <w:proofErr w:type="spellEnd"/>
        <w:r>
          <w:t>, la cual tiene buena reputaci</w:t>
        </w:r>
      </w:ins>
      <w:ins w:id="5689" w:author="Gabriel Correa" w:date="2015-08-28T04:36:00Z">
        <w:r>
          <w:t>ón en el área de clasificación de documentos.</w:t>
        </w:r>
      </w:ins>
      <w:customXmlInsRangeStart w:id="5690" w:author="Gabriel Correa" w:date="2015-08-28T04:38:00Z"/>
      <w:sdt>
        <w:sdtPr>
          <w:id w:val="307522801"/>
          <w:citation/>
        </w:sdtPr>
        <w:sdtContent>
          <w:customXmlInsRangeEnd w:id="5690"/>
          <w:ins w:id="5691" w:author="Gabriel Correa" w:date="2015-08-28T04:38:00Z">
            <w:r>
              <w:fldChar w:fldCharType="begin"/>
            </w:r>
          </w:ins>
          <w:ins w:id="5692" w:author="Gabriel Correa" w:date="2015-08-28T04:49:00Z">
            <w:r w:rsidR="00A01F88">
              <w:instrText xml:space="preserve">CITATION Cla \l 13322 </w:instrText>
            </w:r>
          </w:ins>
          <w:r>
            <w:fldChar w:fldCharType="separate"/>
          </w:r>
          <w:ins w:id="5693" w:author="Gabriel Correa" w:date="2015-08-28T04:49:00Z">
            <w:r w:rsidR="00A01F88">
              <w:rPr>
                <w:noProof/>
              </w:rPr>
              <w:t xml:space="preserve"> </w:t>
            </w:r>
            <w:r w:rsidR="00A01F88">
              <w:rPr>
                <w:noProof/>
              </w:rPr>
              <w:t>[</w:t>
            </w:r>
            <w:r w:rsidR="00A01F88">
              <w:rPr>
                <w:noProof/>
              </w:rPr>
              <w:fldChar w:fldCharType="begin"/>
            </w:r>
            <w:r w:rsidR="00A01F88">
              <w:rPr>
                <w:noProof/>
              </w:rPr>
              <w:instrText xml:space="preserve"> HYPERLINK "" \l "Cla" </w:instrText>
            </w:r>
            <w:r w:rsidR="00A01F88">
              <w:rPr>
                <w:noProof/>
              </w:rPr>
            </w:r>
            <w:r w:rsidR="00A01F88">
              <w:rPr>
                <w:noProof/>
              </w:rPr>
              <w:fldChar w:fldCharType="separate"/>
            </w:r>
            <w:r w:rsidR="00A01F88" w:rsidRPr="00A01F88">
              <w:rPr>
                <w:rStyle w:val="CodeUsercreatedCar"/>
                <w:noProof/>
                <w:shd w:val="clear" w:color="auto" w:fill="auto"/>
                <w:lang w:val="es-CL"/>
                <w:rPrChange w:id="5694" w:author="Gabriel Correa" w:date="2015-08-28T04:49:00Z">
                  <w:rPr>
                    <w:rStyle w:val="CodeUsercreatedCar"/>
                  </w:rPr>
                </w:rPrChange>
              </w:rPr>
              <w:t>5</w:t>
            </w:r>
            <w:r w:rsidR="00A01F88">
              <w:rPr>
                <w:noProof/>
              </w:rPr>
              <w:fldChar w:fldCharType="end"/>
            </w:r>
            <w:r w:rsidR="00A01F88">
              <w:rPr>
                <w:noProof/>
              </w:rPr>
              <w:t>]</w:t>
            </w:r>
          </w:ins>
          <w:ins w:id="5695" w:author="Gabriel Correa" w:date="2015-08-28T04:38:00Z">
            <w:r>
              <w:fldChar w:fldCharType="end"/>
            </w:r>
          </w:ins>
          <w:customXmlInsRangeStart w:id="5696" w:author="Gabriel Correa" w:date="2015-08-28T04:38:00Z"/>
        </w:sdtContent>
      </w:sdt>
      <w:customXmlInsRangeEnd w:id="5696"/>
      <w:moveToRangeStart w:id="5697" w:author="Gabriel Correa" w:date="2015-08-28T04:23:00Z" w:name="move428499118"/>
      <w:moveTo w:id="5698" w:author="Gabriel Correa" w:date="2015-08-28T04:23:00Z">
        <w:del w:id="5699" w:author="Gabriel Correa" w:date="2015-08-28T04:41:00Z">
          <w:r w:rsidR="00426D78" w:rsidDel="00F34D1A">
            <w:delText>1 – probar con directive, non-directive + la clase null-directive</w:delText>
          </w:r>
        </w:del>
      </w:moveTo>
    </w:p>
    <w:moveToRangeEnd w:id="5697"/>
    <w:p w:rsidR="00426D78" w:rsidRDefault="00426D78" w:rsidP="00F34D1A">
      <w:pPr>
        <w:pStyle w:val="Prrafodelista"/>
        <w:rPr>
          <w:ins w:id="5700" w:author="Gabriel Correa" w:date="2015-08-28T04:23:00Z"/>
        </w:rPr>
        <w:pPrChange w:id="5701" w:author="Gabriel Correa" w:date="2015-08-28T04:41:00Z">
          <w:pPr/>
        </w:pPrChange>
      </w:pPr>
    </w:p>
    <w:p w:rsidR="002B6CC0" w:rsidRDefault="002B6CC0" w:rsidP="008C5FC5">
      <w:pPr>
        <w:rPr>
          <w:ins w:id="5702" w:author="Gabriel Correa" w:date="2015-08-27T21:13:00Z"/>
        </w:rPr>
      </w:pPr>
    </w:p>
    <w:p w:rsidR="00E00962" w:rsidRPr="008C5FC5" w:rsidDel="00E00962" w:rsidRDefault="00E00962" w:rsidP="008C5FC5">
      <w:pPr>
        <w:rPr>
          <w:del w:id="5703" w:author="Gabriel Correa" w:date="2015-08-27T21:02:00Z"/>
        </w:rPr>
      </w:pPr>
    </w:p>
    <w:p w:rsidR="00EE2482" w:rsidRDefault="00EE2482" w:rsidP="00EE2482">
      <w:pPr>
        <w:pStyle w:val="Ttulo1"/>
      </w:pPr>
      <w:bookmarkStart w:id="5704" w:name="_Toc428443138"/>
      <w:r>
        <w:t>Glosario</w:t>
      </w:r>
      <w:bookmarkEnd w:id="5704"/>
      <w:ins w:id="5705" w:author="Gabriel Correa" w:date="2015-08-27T22:56:00Z">
        <w:r w:rsidR="00E62247">
          <w:t xml:space="preserve"> [[opcional]]</w:t>
        </w:r>
      </w:ins>
    </w:p>
    <w:p w:rsidR="00CD7C36" w:rsidRDefault="00CD7C36">
      <w:pPr>
        <w:spacing w:after="200" w:line="276" w:lineRule="auto"/>
        <w:jc w:val="left"/>
        <w:rPr>
          <w:ins w:id="5706" w:author="Gabriel Correa" w:date="2015-08-26T21:12:00Z"/>
          <w:rFonts w:eastAsiaTheme="majorEastAsia" w:cstheme="majorBidi"/>
          <w:b/>
          <w:bCs/>
          <w:color w:val="365F91" w:themeColor="accent1" w:themeShade="BF"/>
          <w:sz w:val="28"/>
          <w:szCs w:val="28"/>
        </w:rPr>
      </w:pPr>
    </w:p>
    <w:p w:rsidR="00E62247" w:rsidRDefault="00E62247">
      <w:pPr>
        <w:spacing w:after="200" w:line="276" w:lineRule="auto"/>
        <w:jc w:val="left"/>
        <w:rPr>
          <w:ins w:id="5707" w:author="Gabriel Correa" w:date="2015-08-27T22:57:00Z"/>
          <w:rFonts w:eastAsiaTheme="majorEastAsia" w:cstheme="majorBidi"/>
          <w:b/>
          <w:bCs/>
          <w:color w:val="365F91" w:themeColor="accent1" w:themeShade="BF"/>
          <w:sz w:val="28"/>
          <w:szCs w:val="28"/>
        </w:rPr>
      </w:pPr>
      <w:bookmarkStart w:id="5708" w:name="_Toc428443139"/>
      <w:ins w:id="5709" w:author="Gabriel Correa" w:date="2015-08-27T22:57:00Z">
        <w:r>
          <w:br w:type="page"/>
        </w:r>
      </w:ins>
    </w:p>
    <w:p w:rsidR="00EE2482" w:rsidRPr="00EE7716" w:rsidRDefault="00EE2482" w:rsidP="00EE2482">
      <w:pPr>
        <w:pStyle w:val="Ttulo1"/>
      </w:pPr>
      <w:r>
        <w:lastRenderedPageBreak/>
        <w:t>Bibliografía</w:t>
      </w:r>
      <w:bookmarkStart w:id="5710" w:name="_GoBack"/>
      <w:bookmarkEnd w:id="5708"/>
      <w:bookmarkEnd w:id="5710"/>
    </w:p>
    <w:p w:rsidR="00A01F88" w:rsidRDefault="00CD7C36" w:rsidP="00A01F88">
      <w:pPr>
        <w:pStyle w:val="Bibliografa"/>
        <w:rPr>
          <w:ins w:id="5711" w:author="Gabriel Correa" w:date="2015-08-28T04:50:00Z"/>
          <w:noProof/>
          <w:vanish/>
        </w:rPr>
      </w:pPr>
      <w:ins w:id="5712" w:author="Gabriel Correa" w:date="2015-08-26T21:10:00Z">
        <w:r>
          <w:fldChar w:fldCharType="begin"/>
        </w:r>
        <w:r>
          <w:instrText xml:space="preserve"> BIBLIOGRAPHY  \l 13322 </w:instrText>
        </w:r>
      </w:ins>
      <w:r>
        <w:fldChar w:fldCharType="separate"/>
      </w:r>
      <w:ins w:id="5713" w:author="Gabriel Correa" w:date="2015-08-28T04:50:00Z">
        <w:r w:rsidR="00A01F88">
          <w:rPr>
            <w:noProof/>
            <w:vanish/>
          </w:rPr>
          <w:t>x</w:t>
        </w:r>
      </w:ins>
    </w:p>
    <w:tbl>
      <w:tblPr>
        <w:tblW w:w="5000" w:type="pct"/>
        <w:tblCellSpacing w:w="15" w:type="dxa"/>
        <w:tblCellMar>
          <w:top w:w="15" w:type="dxa"/>
          <w:left w:w="15" w:type="dxa"/>
          <w:bottom w:w="15" w:type="dxa"/>
          <w:right w:w="15" w:type="dxa"/>
        </w:tblCellMar>
        <w:tblLook w:val="04A0" w:firstRow="1" w:lastRow="0" w:firstColumn="1" w:lastColumn="0" w:noHBand="0" w:noVBand="1"/>
        <w:tblPrChange w:id="5714" w:author="Gabriel Correa" w:date="2015-08-28T04:50:00Z">
          <w:tblPr>
            <w:tblW w:w="5000" w:type="pct"/>
            <w:tblCellSpacing w:w="15" w:type="dxa"/>
            <w:tblCellMar>
              <w:top w:w="15" w:type="dxa"/>
              <w:left w:w="15" w:type="dxa"/>
              <w:bottom w:w="15" w:type="dxa"/>
              <w:right w:w="15" w:type="dxa"/>
            </w:tblCellMar>
            <w:tblLook w:val="04A0" w:firstRow="1" w:lastRow="0" w:firstColumn="1" w:lastColumn="0" w:noHBand="0" w:noVBand="1"/>
          </w:tblPr>
        </w:tblPrChange>
      </w:tblPr>
      <w:tblGrid>
        <w:gridCol w:w="355"/>
        <w:gridCol w:w="9140"/>
        <w:tblGridChange w:id="5715">
          <w:tblGrid>
            <w:gridCol w:w="480"/>
            <w:gridCol w:w="480"/>
          </w:tblGrid>
        </w:tblGridChange>
      </w:tblGrid>
      <w:tr w:rsidR="00A01F88" w:rsidTr="00A01F88">
        <w:trPr>
          <w:tblCellSpacing w:w="15" w:type="dxa"/>
          <w:ins w:id="5716" w:author="Gabriel Correa" w:date="2015-08-28T04:50:00Z"/>
          <w:trPrChange w:id="5717" w:author="Gabriel Correa" w:date="2015-08-28T04:50:00Z">
            <w:trPr>
              <w:tblCellSpacing w:w="15" w:type="dxa"/>
            </w:trPr>
          </w:trPrChange>
        </w:trPr>
        <w:tc>
          <w:tcPr>
            <w:tcW w:w="0" w:type="auto"/>
            <w:hideMark/>
            <w:tcPrChange w:id="5718" w:author="Gabriel Correa" w:date="2015-08-28T04:50:00Z">
              <w:tcPr>
                <w:tcW w:w="0" w:type="auto"/>
                <w:hideMark/>
              </w:tcPr>
            </w:tcPrChange>
          </w:tcPr>
          <w:p w:rsidR="00A01F88" w:rsidRDefault="00A01F88">
            <w:pPr>
              <w:pStyle w:val="Bibliografa"/>
              <w:jc w:val="right"/>
              <w:rPr>
                <w:ins w:id="5719" w:author="Gabriel Correa" w:date="2015-08-28T04:50:00Z"/>
                <w:noProof/>
              </w:rPr>
            </w:pPr>
            <w:bookmarkStart w:id="5720" w:name="UDe09_2"/>
            <w:ins w:id="5721" w:author="Gabriel Correa" w:date="2015-08-28T04:50:00Z">
              <w:r>
                <w:rPr>
                  <w:noProof/>
                </w:rPr>
                <w:t>[1]</w:t>
              </w:r>
              <w:bookmarkEnd w:id="5720"/>
            </w:ins>
          </w:p>
        </w:tc>
        <w:tc>
          <w:tcPr>
            <w:tcW w:w="0" w:type="auto"/>
            <w:hideMark/>
            <w:tcPrChange w:id="5722" w:author="Gabriel Correa" w:date="2015-08-28T04:50:00Z">
              <w:tcPr>
                <w:tcW w:w="0" w:type="auto"/>
                <w:hideMark/>
              </w:tcPr>
            </w:tcPrChange>
          </w:tcPr>
          <w:p w:rsidR="00A01F88" w:rsidRDefault="00A01F88">
            <w:pPr>
              <w:pStyle w:val="Bibliografa"/>
              <w:rPr>
                <w:ins w:id="5723" w:author="Gabriel Correa" w:date="2015-08-28T04:50:00Z"/>
                <w:noProof/>
              </w:rPr>
            </w:pPr>
            <w:ins w:id="5724" w:author="Gabriel Correa" w:date="2015-08-28T04:50:00Z">
              <w:r>
                <w:rPr>
                  <w:noProof/>
                </w:rPr>
                <w:t>J.D. Herbsleb U. Dekel, "Reading the Documentation of Invoked API Functions in Program Comprehension," ICPC, 2009.</w:t>
              </w:r>
            </w:ins>
          </w:p>
        </w:tc>
      </w:tr>
      <w:tr w:rsidR="00A01F88" w:rsidTr="00A01F88">
        <w:trPr>
          <w:tblCellSpacing w:w="15" w:type="dxa"/>
          <w:ins w:id="5725" w:author="Gabriel Correa" w:date="2015-08-28T04:50:00Z"/>
          <w:trPrChange w:id="5726" w:author="Gabriel Correa" w:date="2015-08-28T04:50:00Z">
            <w:trPr>
              <w:tblCellSpacing w:w="15" w:type="dxa"/>
            </w:trPr>
          </w:trPrChange>
        </w:trPr>
        <w:tc>
          <w:tcPr>
            <w:tcW w:w="0" w:type="auto"/>
            <w:hideMark/>
            <w:tcPrChange w:id="5727" w:author="Gabriel Correa" w:date="2015-08-28T04:50:00Z">
              <w:tcPr>
                <w:tcW w:w="0" w:type="auto"/>
                <w:hideMark/>
              </w:tcPr>
            </w:tcPrChange>
          </w:tcPr>
          <w:p w:rsidR="00A01F88" w:rsidRDefault="00A01F88">
            <w:pPr>
              <w:pStyle w:val="Bibliografa"/>
              <w:jc w:val="right"/>
              <w:rPr>
                <w:ins w:id="5728" w:author="Gabriel Correa" w:date="2015-08-28T04:50:00Z"/>
                <w:noProof/>
              </w:rPr>
            </w:pPr>
            <w:ins w:id="5729" w:author="Gabriel Correa" w:date="2015-08-28T04:50:00Z">
              <w:r>
                <w:rPr>
                  <w:noProof/>
                </w:rPr>
                <w:t>[2]</w:t>
              </w:r>
            </w:ins>
          </w:p>
        </w:tc>
        <w:tc>
          <w:tcPr>
            <w:tcW w:w="0" w:type="auto"/>
            <w:hideMark/>
            <w:tcPrChange w:id="5730" w:author="Gabriel Correa" w:date="2015-08-28T04:50:00Z">
              <w:tcPr>
                <w:tcW w:w="0" w:type="auto"/>
                <w:hideMark/>
              </w:tcPr>
            </w:tcPrChange>
          </w:tcPr>
          <w:p w:rsidR="00A01F88" w:rsidRDefault="00A01F88">
            <w:pPr>
              <w:pStyle w:val="Bibliografa"/>
              <w:rPr>
                <w:ins w:id="5731" w:author="Gabriel Correa" w:date="2015-08-28T04:50:00Z"/>
                <w:noProof/>
              </w:rPr>
            </w:pPr>
            <w:ins w:id="5732" w:author="Gabriel Correa" w:date="2015-08-28T04:50:00Z">
              <w:r>
                <w:rPr>
                  <w:noProof/>
                </w:rPr>
                <w:t>R. Lampert, S. Letovsky, D. Littman, and J. Pinto E. Soloway, "Designing documentation to compensate for delocalized plans," ACM, 31(11):1259–1267, 1988.</w:t>
              </w:r>
            </w:ins>
          </w:p>
        </w:tc>
      </w:tr>
      <w:tr w:rsidR="00A01F88" w:rsidTr="00A01F88">
        <w:trPr>
          <w:tblCellSpacing w:w="15" w:type="dxa"/>
          <w:ins w:id="5733" w:author="Gabriel Correa" w:date="2015-08-28T04:50:00Z"/>
          <w:trPrChange w:id="5734" w:author="Gabriel Correa" w:date="2015-08-28T04:50:00Z">
            <w:trPr>
              <w:tblCellSpacing w:w="15" w:type="dxa"/>
            </w:trPr>
          </w:trPrChange>
        </w:trPr>
        <w:tc>
          <w:tcPr>
            <w:tcW w:w="0" w:type="auto"/>
            <w:hideMark/>
            <w:tcPrChange w:id="5735" w:author="Gabriel Correa" w:date="2015-08-28T04:50:00Z">
              <w:tcPr>
                <w:tcW w:w="0" w:type="auto"/>
                <w:hideMark/>
              </w:tcPr>
            </w:tcPrChange>
          </w:tcPr>
          <w:p w:rsidR="00A01F88" w:rsidRDefault="00A01F88">
            <w:pPr>
              <w:pStyle w:val="Bibliografa"/>
              <w:jc w:val="right"/>
              <w:rPr>
                <w:ins w:id="5736" w:author="Gabriel Correa" w:date="2015-08-28T04:50:00Z"/>
                <w:noProof/>
              </w:rPr>
            </w:pPr>
            <w:ins w:id="5737" w:author="Gabriel Correa" w:date="2015-08-28T04:50:00Z">
              <w:r>
                <w:rPr>
                  <w:noProof/>
                </w:rPr>
                <w:t>[3]</w:t>
              </w:r>
            </w:ins>
          </w:p>
        </w:tc>
        <w:tc>
          <w:tcPr>
            <w:tcW w:w="0" w:type="auto"/>
            <w:hideMark/>
            <w:tcPrChange w:id="5738" w:author="Gabriel Correa" w:date="2015-08-28T04:50:00Z">
              <w:tcPr>
                <w:tcW w:w="0" w:type="auto"/>
                <w:hideMark/>
              </w:tcPr>
            </w:tcPrChange>
          </w:tcPr>
          <w:p w:rsidR="00A01F88" w:rsidRDefault="00A01F88">
            <w:pPr>
              <w:pStyle w:val="Bibliografa"/>
              <w:rPr>
                <w:ins w:id="5739" w:author="Gabriel Correa" w:date="2015-08-28T04:50:00Z"/>
                <w:noProof/>
              </w:rPr>
            </w:pPr>
            <w:ins w:id="5740" w:author="Gabriel Correa" w:date="2015-08-28T04:50:00Z">
              <w:r>
                <w:rPr>
                  <w:noProof/>
                </w:rPr>
                <w:t>J.D. Herbsleb U. Dekel, "Improving API Documentation Usability with Knowledge Pushing," 2009.</w:t>
              </w:r>
            </w:ins>
          </w:p>
        </w:tc>
      </w:tr>
      <w:tr w:rsidR="00A01F88" w:rsidTr="00A01F88">
        <w:trPr>
          <w:tblCellSpacing w:w="15" w:type="dxa"/>
          <w:ins w:id="5741" w:author="Gabriel Correa" w:date="2015-08-28T04:50:00Z"/>
          <w:trPrChange w:id="5742" w:author="Gabriel Correa" w:date="2015-08-28T04:50:00Z">
            <w:trPr>
              <w:tblCellSpacing w:w="15" w:type="dxa"/>
            </w:trPr>
          </w:trPrChange>
        </w:trPr>
        <w:tc>
          <w:tcPr>
            <w:tcW w:w="0" w:type="auto"/>
            <w:hideMark/>
            <w:tcPrChange w:id="5743" w:author="Gabriel Correa" w:date="2015-08-28T04:50:00Z">
              <w:tcPr>
                <w:tcW w:w="0" w:type="auto"/>
                <w:hideMark/>
              </w:tcPr>
            </w:tcPrChange>
          </w:tcPr>
          <w:p w:rsidR="00A01F88" w:rsidRDefault="00A01F88">
            <w:pPr>
              <w:pStyle w:val="Bibliografa"/>
              <w:jc w:val="right"/>
              <w:rPr>
                <w:ins w:id="5744" w:author="Gabriel Correa" w:date="2015-08-28T04:50:00Z"/>
                <w:noProof/>
              </w:rPr>
            </w:pPr>
            <w:ins w:id="5745" w:author="Gabriel Correa" w:date="2015-08-28T04:50:00Z">
              <w:r>
                <w:rPr>
                  <w:noProof/>
                </w:rPr>
                <w:t>[4]</w:t>
              </w:r>
            </w:ins>
          </w:p>
        </w:tc>
        <w:tc>
          <w:tcPr>
            <w:tcW w:w="0" w:type="auto"/>
            <w:hideMark/>
            <w:tcPrChange w:id="5746" w:author="Gabriel Correa" w:date="2015-08-28T04:50:00Z">
              <w:tcPr>
                <w:tcW w:w="0" w:type="auto"/>
                <w:hideMark/>
              </w:tcPr>
            </w:tcPrChange>
          </w:tcPr>
          <w:p w:rsidR="00A01F88" w:rsidRDefault="00A01F88">
            <w:pPr>
              <w:pStyle w:val="Bibliografa"/>
              <w:rPr>
                <w:ins w:id="5747" w:author="Gabriel Correa" w:date="2015-08-28T04:50:00Z"/>
                <w:noProof/>
              </w:rPr>
            </w:pPr>
            <w:ins w:id="5748" w:author="Gabriel Correa" w:date="2015-08-28T04:50:00Z">
              <w:r>
                <w:rPr>
                  <w:noProof/>
                </w:rPr>
                <w:t>M. Eichberg, E. Tekes, M. Mezini M. Monperrus, "What should developers be aware of? An empirical study on the directives of API documentation," 2011.</w:t>
              </w:r>
            </w:ins>
          </w:p>
        </w:tc>
      </w:tr>
      <w:tr w:rsidR="00A01F88" w:rsidTr="00A01F88">
        <w:trPr>
          <w:tblCellSpacing w:w="15" w:type="dxa"/>
          <w:ins w:id="5749" w:author="Gabriel Correa" w:date="2015-08-28T04:50:00Z"/>
          <w:trPrChange w:id="5750" w:author="Gabriel Correa" w:date="2015-08-28T04:50:00Z">
            <w:trPr>
              <w:tblCellSpacing w:w="15" w:type="dxa"/>
            </w:trPr>
          </w:trPrChange>
        </w:trPr>
        <w:tc>
          <w:tcPr>
            <w:tcW w:w="0" w:type="auto"/>
            <w:hideMark/>
            <w:tcPrChange w:id="5751" w:author="Gabriel Correa" w:date="2015-08-28T04:50:00Z">
              <w:tcPr>
                <w:tcW w:w="0" w:type="auto"/>
                <w:hideMark/>
              </w:tcPr>
            </w:tcPrChange>
          </w:tcPr>
          <w:p w:rsidR="00A01F88" w:rsidRDefault="00A01F88">
            <w:pPr>
              <w:pStyle w:val="Bibliografa"/>
              <w:jc w:val="right"/>
              <w:rPr>
                <w:ins w:id="5752" w:author="Gabriel Correa" w:date="2015-08-28T04:50:00Z"/>
                <w:noProof/>
              </w:rPr>
            </w:pPr>
            <w:ins w:id="5753" w:author="Gabriel Correa" w:date="2015-08-28T04:50:00Z">
              <w:r>
                <w:rPr>
                  <w:noProof/>
                </w:rPr>
                <w:t>[5]</w:t>
              </w:r>
            </w:ins>
          </w:p>
        </w:tc>
        <w:tc>
          <w:tcPr>
            <w:tcW w:w="0" w:type="auto"/>
            <w:hideMark/>
            <w:tcPrChange w:id="5754" w:author="Gabriel Correa" w:date="2015-08-28T04:50:00Z">
              <w:tcPr>
                <w:tcW w:w="0" w:type="auto"/>
                <w:hideMark/>
              </w:tcPr>
            </w:tcPrChange>
          </w:tcPr>
          <w:p w:rsidR="00A01F88" w:rsidRDefault="00A01F88">
            <w:pPr>
              <w:pStyle w:val="Bibliografa"/>
              <w:rPr>
                <w:ins w:id="5755" w:author="Gabriel Correa" w:date="2015-08-28T04:50:00Z"/>
                <w:noProof/>
              </w:rPr>
            </w:pPr>
            <w:ins w:id="5756" w:author="Gabriel Correa" w:date="2015-08-28T04:50:00Z">
              <w:r>
                <w:rPr>
                  <w:noProof/>
                </w:rPr>
                <w:t>"Clasificación de Documentos usando libLinear: http://www.csie.ntu.edu.tw/~cjlin/papers/guide/guide.pdf apéndice C –,".</w:t>
              </w:r>
            </w:ins>
          </w:p>
        </w:tc>
      </w:tr>
      <w:tr w:rsidR="00A01F88" w:rsidTr="00A01F88">
        <w:trPr>
          <w:tblCellSpacing w:w="15" w:type="dxa"/>
          <w:ins w:id="5757" w:author="Gabriel Correa" w:date="2015-08-28T04:50:00Z"/>
          <w:trPrChange w:id="5758" w:author="Gabriel Correa" w:date="2015-08-28T04:50:00Z">
            <w:trPr>
              <w:tblCellSpacing w:w="15" w:type="dxa"/>
            </w:trPr>
          </w:trPrChange>
        </w:trPr>
        <w:tc>
          <w:tcPr>
            <w:tcW w:w="0" w:type="auto"/>
            <w:hideMark/>
            <w:tcPrChange w:id="5759" w:author="Gabriel Correa" w:date="2015-08-28T04:50:00Z">
              <w:tcPr>
                <w:tcW w:w="0" w:type="auto"/>
                <w:hideMark/>
              </w:tcPr>
            </w:tcPrChange>
          </w:tcPr>
          <w:p w:rsidR="00A01F88" w:rsidRDefault="00A01F88">
            <w:pPr>
              <w:pStyle w:val="Bibliografa"/>
              <w:jc w:val="right"/>
              <w:rPr>
                <w:ins w:id="5760" w:author="Gabriel Correa" w:date="2015-08-28T04:50:00Z"/>
                <w:noProof/>
              </w:rPr>
            </w:pPr>
            <w:ins w:id="5761" w:author="Gabriel Correa" w:date="2015-08-28T04:50:00Z">
              <w:r>
                <w:rPr>
                  <w:noProof/>
                </w:rPr>
                <w:t>[6]</w:t>
              </w:r>
            </w:ins>
          </w:p>
        </w:tc>
        <w:tc>
          <w:tcPr>
            <w:tcW w:w="0" w:type="auto"/>
            <w:hideMark/>
            <w:tcPrChange w:id="5762" w:author="Gabriel Correa" w:date="2015-08-28T04:50:00Z">
              <w:tcPr>
                <w:tcW w:w="0" w:type="auto"/>
                <w:hideMark/>
              </w:tcPr>
            </w:tcPrChange>
          </w:tcPr>
          <w:p w:rsidR="00A01F88" w:rsidRDefault="00A01F88">
            <w:pPr>
              <w:pStyle w:val="Bibliografa"/>
              <w:rPr>
                <w:ins w:id="5763" w:author="Gabriel Correa" w:date="2015-08-28T04:50:00Z"/>
                <w:noProof/>
              </w:rPr>
            </w:pPr>
            <w:ins w:id="5764" w:author="Gabriel Correa" w:date="2015-08-28T04:50:00Z">
              <w:r>
                <w:rPr>
                  <w:noProof/>
                </w:rPr>
                <w:t>B. Hummel, E. Juergens D. Steidl, "Quality Analysis of Source Code Comments," 2013.</w:t>
              </w:r>
            </w:ins>
          </w:p>
        </w:tc>
      </w:tr>
    </w:tbl>
    <w:p w:rsidR="00A01F88" w:rsidRDefault="00A01F88" w:rsidP="00A01F88">
      <w:pPr>
        <w:pStyle w:val="Bibliografa"/>
        <w:rPr>
          <w:ins w:id="5765" w:author="Gabriel Correa" w:date="2015-08-28T04:50:00Z"/>
          <w:noProof/>
          <w:vanish/>
        </w:rPr>
      </w:pPr>
      <w:ins w:id="5766" w:author="Gabriel Correa" w:date="2015-08-28T04:50:00Z">
        <w:r>
          <w:rPr>
            <w:noProof/>
            <w:vanish/>
          </w:rPr>
          <w:t>x</w:t>
        </w:r>
      </w:ins>
    </w:p>
    <w:p w:rsidR="00AD38D8" w:rsidRDefault="00CD7C36" w:rsidP="00A01F88">
      <w:pPr>
        <w:spacing w:after="200" w:line="276" w:lineRule="auto"/>
        <w:jc w:val="left"/>
        <w:rPr>
          <w:rFonts w:eastAsiaTheme="majorEastAsia" w:cstheme="majorBidi"/>
          <w:b/>
          <w:bCs/>
          <w:color w:val="365F91" w:themeColor="accent1" w:themeShade="BF"/>
          <w:sz w:val="28"/>
          <w:szCs w:val="28"/>
        </w:rPr>
      </w:pPr>
      <w:ins w:id="5767" w:author="Gabriel Correa" w:date="2015-08-26T21:10:00Z">
        <w:r>
          <w:fldChar w:fldCharType="end"/>
        </w:r>
      </w:ins>
      <w:del w:id="5768" w:author="Gabriel Correa" w:date="2015-08-27T22:57:00Z">
        <w:r w:rsidR="00AD38D8" w:rsidDel="00E62247">
          <w:br w:type="page"/>
        </w:r>
      </w:del>
    </w:p>
    <w:p w:rsidR="00E62247" w:rsidRDefault="00E62247">
      <w:pPr>
        <w:spacing w:after="200" w:line="276" w:lineRule="auto"/>
        <w:jc w:val="left"/>
        <w:rPr>
          <w:ins w:id="5769" w:author="Gabriel Correa" w:date="2015-08-27T22:57:00Z"/>
          <w:rFonts w:eastAsiaTheme="majorEastAsia" w:cstheme="majorBidi"/>
          <w:b/>
          <w:bCs/>
          <w:color w:val="365F91" w:themeColor="accent1" w:themeShade="BF"/>
          <w:sz w:val="28"/>
          <w:szCs w:val="28"/>
        </w:rPr>
      </w:pPr>
      <w:bookmarkStart w:id="5770" w:name="_Toc428443140"/>
      <w:ins w:id="5771" w:author="Gabriel Correa" w:date="2015-08-27T22:57:00Z">
        <w:r>
          <w:br w:type="page"/>
        </w:r>
      </w:ins>
    </w:p>
    <w:p w:rsidR="00EE2482" w:rsidRPr="00CC3E1E" w:rsidRDefault="00EE2482" w:rsidP="00EE2482">
      <w:pPr>
        <w:pStyle w:val="Ttulo1"/>
      </w:pPr>
      <w:r>
        <w:lastRenderedPageBreak/>
        <w:t>Anexo</w:t>
      </w:r>
      <w:bookmarkEnd w:id="5770"/>
    </w:p>
    <w:p w:rsidR="00344341" w:rsidRDefault="00344341" w:rsidP="00AD38D8">
      <w:pPr>
        <w:pStyle w:val="Ttulo2"/>
        <w:rPr>
          <w:ins w:id="5772" w:author="Gabriel Correa" w:date="2015-08-25T22:22:00Z"/>
        </w:rPr>
      </w:pPr>
      <w:bookmarkStart w:id="5773" w:name="_Ref428311817"/>
      <w:bookmarkStart w:id="5774" w:name="_Toc428443141"/>
      <w:ins w:id="5775" w:author="Gabriel Correa" w:date="2015-08-25T22:20:00Z">
        <w:r w:rsidRPr="00344341">
          <w:t>Stop-</w:t>
        </w:r>
        <w:proofErr w:type="spellStart"/>
        <w:r w:rsidRPr="00344341">
          <w:t>wo</w:t>
        </w:r>
        <w:r>
          <w:t>rds</w:t>
        </w:r>
        <w:proofErr w:type="spellEnd"/>
        <w:r>
          <w:t xml:space="preserve">, </w:t>
        </w:r>
        <w:proofErr w:type="spellStart"/>
        <w:r>
          <w:t>stemming</w:t>
        </w:r>
        <w:proofErr w:type="spellEnd"/>
        <w:r>
          <w:t xml:space="preserve">, TF-IDF </w:t>
        </w:r>
        <w:proofErr w:type="spellStart"/>
        <w:r>
          <w:t>Transform</w:t>
        </w:r>
      </w:ins>
      <w:proofErr w:type="spellEnd"/>
      <w:ins w:id="5776" w:author="Gabriel Correa" w:date="2015-08-25T22:21:00Z">
        <w:r>
          <w:t xml:space="preserve"> y</w:t>
        </w:r>
      </w:ins>
      <w:ins w:id="5777" w:author="Gabriel Correa" w:date="2015-08-25T22:20:00Z">
        <w:r w:rsidRPr="00344341">
          <w:t xml:space="preserve"> </w:t>
        </w:r>
        <w:proofErr w:type="spellStart"/>
        <w:r w:rsidRPr="00344341">
          <w:t>wordcounts</w:t>
        </w:r>
      </w:ins>
      <w:bookmarkEnd w:id="5773"/>
      <w:bookmarkEnd w:id="5774"/>
      <w:proofErr w:type="spellEnd"/>
    </w:p>
    <w:p w:rsidR="007C2995" w:rsidRPr="004F575F" w:rsidRDefault="004F575F">
      <w:r>
        <w:t>Distintas c</w:t>
      </w:r>
      <w:ins w:id="5778" w:author="Gabriel Correa" w:date="2015-08-25T22:08:00Z">
        <w:r>
          <w:t>ombinaci</w:t>
        </w:r>
      </w:ins>
      <w:r>
        <w:t>o</w:t>
      </w:r>
      <w:ins w:id="5779" w:author="Gabriel Correa" w:date="2015-08-25T22:08:00Z">
        <w:r>
          <w:t>n</w:t>
        </w:r>
      </w:ins>
      <w:r>
        <w:t>es de parámetros con el fin de buscar una</w:t>
      </w:r>
      <w:ins w:id="5780" w:author="Gabriel Correa" w:date="2015-08-25T22:08:00Z">
        <w:r>
          <w:t xml:space="preserve"> mejor</w:t>
        </w:r>
      </w:ins>
      <w:r>
        <w:t>a</w:t>
      </w:r>
      <w:ins w:id="5781" w:author="Gabriel Correa" w:date="2015-08-25T22:08:00Z">
        <w:r>
          <w:t xml:space="preserve"> </w:t>
        </w:r>
      </w:ins>
      <w:r>
        <w:t xml:space="preserve">en </w:t>
      </w:r>
      <w:ins w:id="5782" w:author="Gabriel Correa" w:date="2015-08-25T22:08:00Z">
        <w:r>
          <w:t xml:space="preserve">el rendimiento de </w:t>
        </w:r>
        <w:proofErr w:type="spellStart"/>
        <w:r>
          <w:rPr>
            <w:i/>
          </w:rPr>
          <w:t>NaiveBayes</w:t>
        </w:r>
        <w:proofErr w:type="spellEnd"/>
        <w:r>
          <w:rPr>
            <w:i/>
          </w:rPr>
          <w:t xml:space="preserve"> </w:t>
        </w:r>
      </w:ins>
      <w:ins w:id="5783" w:author="Gabriel Correa" w:date="2015-08-25T22:09:00Z">
        <w:r>
          <w:t xml:space="preserve">o de </w:t>
        </w:r>
        <w:proofErr w:type="spellStart"/>
        <w:r>
          <w:rPr>
            <w:i/>
          </w:rPr>
          <w:t>NaiveBayesMultinomial</w:t>
        </w:r>
      </w:ins>
      <w:proofErr w:type="spellEnd"/>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2D1802"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2D1802" w:rsidRDefault="00191A7D" w:rsidP="007C2995">
            <w:pPr>
              <w:jc w:val="center"/>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58" w:type="dxa"/>
            <w:gridSpan w:val="2"/>
            <w:tcBorders>
              <w:top w:val="nil"/>
            </w:tcBorders>
            <w:noWrap/>
          </w:tcPr>
          <w:p w:rsidR="00191A7D" w:rsidRPr="0075429C"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2575" w:type="dxa"/>
            <w:gridSpan w:val="5"/>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317" w:type="dxa"/>
            <w:gridSpan w:val="6"/>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cs="Calibri"/>
                <w:color w:val="000000"/>
                <w:sz w:val="22"/>
              </w:rPr>
            </w:pPr>
            <w:proofErr w:type="spellStart"/>
            <w:r w:rsidRPr="002B28AD">
              <w:rPr>
                <w:rFonts w:cs="Calibri"/>
                <w:color w:val="000000"/>
                <w:sz w:val="22"/>
              </w:rPr>
              <w:t>NaiveBayesMultinomial</w:t>
            </w:r>
            <w:proofErr w:type="spellEnd"/>
          </w:p>
        </w:tc>
      </w:tr>
      <w:tr w:rsidR="00191A7D" w:rsidRPr="002D1802" w:rsidTr="00AD38D8">
        <w:trPr>
          <w:trHeight w:val="300"/>
        </w:trPr>
        <w:tc>
          <w:tcPr>
            <w:tcW w:w="861" w:type="dxa"/>
            <w:tcBorders>
              <w:top w:val="single" w:sz="12" w:space="0" w:color="auto"/>
              <w:bottom w:val="single" w:sz="12" w:space="0" w:color="auto"/>
            </w:tcBorders>
          </w:tcPr>
          <w:p w:rsidR="00191A7D" w:rsidRDefault="00191A7D" w:rsidP="007C2995">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7C2995">
            <w:pPr>
              <w:rPr>
                <w:rFonts w:eastAsia="Times New Roman" w:cs="Calibri"/>
                <w:color w:val="000000"/>
                <w:sz w:val="22"/>
              </w:rPr>
            </w:pPr>
            <w:proofErr w:type="spellStart"/>
            <w:r>
              <w:rPr>
                <w:rFonts w:eastAsia="Times New Roman" w:cs="Calibri"/>
                <w:color w:val="000000"/>
                <w:sz w:val="22"/>
              </w:rPr>
              <w:t>Stemming</w:t>
            </w:r>
            <w:proofErr w:type="spellEnd"/>
          </w:p>
        </w:tc>
        <w:tc>
          <w:tcPr>
            <w:tcW w:w="886" w:type="dxa"/>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proofErr w:type="spellStart"/>
            <w:r w:rsidRPr="0075429C">
              <w:rPr>
                <w:rFonts w:eastAsia="Times New Roman" w:cs="Calibri"/>
                <w:i/>
                <w:color w:val="000000"/>
                <w:sz w:val="22"/>
              </w:rPr>
              <w:t>precision</w:t>
            </w:r>
            <w:proofErr w:type="spellEnd"/>
          </w:p>
        </w:tc>
        <w:tc>
          <w:tcPr>
            <w:tcW w:w="79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proofErr w:type="spellStart"/>
            <w:r w:rsidRPr="0075429C">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r w:rsidRPr="0075429C">
              <w:rPr>
                <w:rFonts w:eastAsia="Times New Roman" w:cs="Calibri"/>
                <w:i/>
                <w:color w:val="000000"/>
                <w:sz w:val="22"/>
              </w:rPr>
              <w:t>F-</w:t>
            </w:r>
            <w:proofErr w:type="spellStart"/>
            <w:r w:rsidRPr="0075429C">
              <w:rPr>
                <w:rFonts w:eastAsia="Times New Roman" w:cs="Calibri"/>
                <w:i/>
                <w:color w:val="000000"/>
                <w:sz w:val="22"/>
              </w:rPr>
              <w:t>Measure</w:t>
            </w:r>
            <w:proofErr w:type="spellEnd"/>
          </w:p>
        </w:tc>
        <w:tc>
          <w:tcPr>
            <w:tcW w:w="1078" w:type="dxa"/>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proofErr w:type="spellStart"/>
            <w:r w:rsidRPr="0075429C">
              <w:rPr>
                <w:rFonts w:cs="Calibri"/>
                <w:color w:val="000000"/>
                <w:sz w:val="22"/>
              </w:rPr>
              <w:t>precision</w:t>
            </w:r>
            <w:proofErr w:type="spellEnd"/>
          </w:p>
        </w:tc>
        <w:tc>
          <w:tcPr>
            <w:tcW w:w="911" w:type="dxa"/>
            <w:gridSpan w:val="2"/>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proofErr w:type="spellStart"/>
            <w:r w:rsidRPr="0075429C">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r w:rsidRPr="0075429C">
              <w:rPr>
                <w:rFonts w:cs="Calibri"/>
                <w:color w:val="000000"/>
                <w:sz w:val="22"/>
              </w:rPr>
              <w:t>F-</w:t>
            </w:r>
            <w:proofErr w:type="spellStart"/>
            <w:r w:rsidRPr="0075429C">
              <w:rPr>
                <w:rFonts w:cs="Calibri"/>
                <w:color w:val="000000"/>
                <w:sz w:val="22"/>
              </w:rPr>
              <w:t>Measure</w:t>
            </w:r>
            <w:proofErr w:type="spellEnd"/>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0.862</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0.330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0.848</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191A7D" w:rsidRPr="002D1802" w:rsidTr="004F575F">
        <w:trPr>
          <w:gridAfter w:val="2"/>
          <w:wAfter w:w="290" w:type="dxa"/>
          <w:trHeight w:val="300"/>
        </w:trPr>
        <w:tc>
          <w:tcPr>
            <w:tcW w:w="861"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6750" w:type="dxa"/>
            <w:gridSpan w:val="13"/>
            <w:noWrap/>
          </w:tcPr>
          <w:p w:rsidR="00191A7D" w:rsidRPr="0075429C" w:rsidRDefault="00191A7D" w:rsidP="007C2995">
            <w:pPr>
              <w:jc w:val="right"/>
              <w:rPr>
                <w:rFonts w:cs="Calibri"/>
                <w:i/>
                <w:color w:val="595959" w:themeColor="text1" w:themeTint="A6"/>
                <w:sz w:val="22"/>
              </w:rPr>
            </w:pPr>
            <w:r w:rsidRPr="0075429C">
              <w:rPr>
                <w:rFonts w:cs="Calibri"/>
                <w:i/>
                <w:color w:val="595959" w:themeColor="text1" w:themeTint="A6"/>
                <w:sz w:val="22"/>
              </w:rPr>
              <w:t xml:space="preserve">(Entrenamiento: Apache </w:t>
            </w:r>
            <w:proofErr w:type="spellStart"/>
            <w:r w:rsidRPr="0075429C">
              <w:rPr>
                <w:rFonts w:cs="Calibri"/>
                <w:i/>
                <w:color w:val="595959" w:themeColor="text1" w:themeTint="A6"/>
                <w:sz w:val="22"/>
              </w:rPr>
              <w:t>Commons</w:t>
            </w:r>
            <w:proofErr w:type="spellEnd"/>
            <w:r w:rsidRPr="0075429C">
              <w:rPr>
                <w:rFonts w:cs="Calibri"/>
                <w:i/>
                <w:color w:val="595959" w:themeColor="text1" w:themeTint="A6"/>
                <w:sz w:val="22"/>
              </w:rPr>
              <w:t xml:space="preserve">, Java     -     Pruebas: </w:t>
            </w:r>
            <w:proofErr w:type="spellStart"/>
            <w:r w:rsidRPr="0075429C">
              <w:rPr>
                <w:rFonts w:cs="Calibri"/>
                <w:i/>
                <w:color w:val="595959" w:themeColor="text1" w:themeTint="A6"/>
                <w:sz w:val="22"/>
              </w:rPr>
              <w:t>JFace</w:t>
            </w:r>
            <w:proofErr w:type="spellEnd"/>
            <w:r w:rsidRPr="0075429C">
              <w:rPr>
                <w:rFonts w:cs="Calibri"/>
                <w:i/>
                <w:color w:val="595959" w:themeColor="text1" w:themeTint="A6"/>
                <w:sz w:val="22"/>
              </w:rPr>
              <w:t>)</w:t>
            </w:r>
          </w:p>
        </w:tc>
      </w:tr>
      <w:tr w:rsidR="00191A7D" w:rsidRPr="002B28AD" w:rsidTr="004F575F">
        <w:trPr>
          <w:gridAfter w:val="1"/>
          <w:wAfter w:w="15"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724" w:type="dxa"/>
            <w:noWrap/>
          </w:tcPr>
          <w:p w:rsidR="00191A7D" w:rsidRPr="002B28AD" w:rsidRDefault="00191A7D" w:rsidP="007C2995">
            <w:pPr>
              <w:jc w:val="center"/>
              <w:rPr>
                <w:rFonts w:eastAsia="Times New Roman" w:cs="Calibri"/>
                <w:i/>
                <w:color w:val="000000"/>
                <w:sz w:val="22"/>
              </w:rPr>
            </w:pPr>
          </w:p>
        </w:tc>
        <w:tc>
          <w:tcPr>
            <w:tcW w:w="2709" w:type="dxa"/>
            <w:gridSpan w:val="6"/>
          </w:tcPr>
          <w:p w:rsidR="00191A7D" w:rsidRDefault="00191A7D" w:rsidP="004F575F">
            <w:pPr>
              <w:jc w:val="center"/>
              <w:rPr>
                <w:rFonts w:eastAsia="Times New Roman" w:cs="Calibri"/>
                <w:i/>
                <w:color w:val="000000"/>
                <w:sz w:val="22"/>
              </w:rPr>
            </w:pPr>
          </w:p>
          <w:p w:rsidR="00191A7D" w:rsidRDefault="00191A7D" w:rsidP="004F575F">
            <w:pPr>
              <w:jc w:val="center"/>
              <w:rPr>
                <w:rFonts w:eastAsia="Times New Roman" w:cs="Calibri"/>
                <w:i/>
                <w:color w:val="000000"/>
                <w:sz w:val="22"/>
              </w:rPr>
            </w:pPr>
          </w:p>
          <w:p w:rsidR="00191A7D" w:rsidRPr="002B28AD" w:rsidRDefault="00191A7D" w:rsidP="004F575F">
            <w:pPr>
              <w:jc w:val="center"/>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592" w:type="dxa"/>
            <w:gridSpan w:val="7"/>
          </w:tcPr>
          <w:p w:rsidR="00191A7D" w:rsidRDefault="00191A7D" w:rsidP="004F575F">
            <w:pPr>
              <w:jc w:val="center"/>
              <w:rPr>
                <w:rFonts w:cs="Calibri"/>
                <w:color w:val="000000"/>
                <w:sz w:val="22"/>
              </w:rPr>
            </w:pPr>
          </w:p>
          <w:p w:rsidR="00191A7D" w:rsidRDefault="00191A7D" w:rsidP="004F575F">
            <w:pPr>
              <w:jc w:val="center"/>
              <w:rPr>
                <w:rFonts w:cs="Calibri"/>
                <w:color w:val="000000"/>
                <w:sz w:val="22"/>
              </w:rPr>
            </w:pPr>
          </w:p>
          <w:p w:rsidR="00191A7D" w:rsidRPr="002B28AD" w:rsidRDefault="00191A7D" w:rsidP="004F575F">
            <w:pPr>
              <w:jc w:val="center"/>
              <w:rPr>
                <w:rFonts w:cs="Calibri"/>
                <w:color w:val="000000"/>
                <w:sz w:val="22"/>
              </w:rPr>
            </w:pPr>
            <w:proofErr w:type="spellStart"/>
            <w:r w:rsidRPr="002B28AD">
              <w:rPr>
                <w:rFonts w:cs="Calibri"/>
                <w:color w:val="000000"/>
                <w:sz w:val="22"/>
              </w:rPr>
              <w:t>NaiveBayesMultinomial</w:t>
            </w:r>
            <w:proofErr w:type="spellEnd"/>
          </w:p>
        </w:tc>
      </w:tr>
      <w:tr w:rsidR="00191A7D" w:rsidRPr="002B28AD" w:rsidTr="004F575F">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proofErr w:type="spellStart"/>
            <w:r>
              <w:rPr>
                <w:rFonts w:eastAsia="Times New Roman" w:cs="Calibri"/>
                <w:color w:val="000000"/>
                <w:sz w:val="22"/>
              </w:rPr>
              <w:t>Stemming</w:t>
            </w:r>
            <w:proofErr w:type="spellEnd"/>
          </w:p>
        </w:tc>
        <w:tc>
          <w:tcPr>
            <w:tcW w:w="8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precision</w:t>
            </w:r>
            <w:proofErr w:type="spellEnd"/>
          </w:p>
        </w:tc>
        <w:tc>
          <w:tcPr>
            <w:tcW w:w="7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p>
        </w:tc>
        <w:tc>
          <w:tcPr>
            <w:tcW w:w="1078"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precision</w:t>
            </w:r>
            <w:proofErr w:type="spellEnd"/>
          </w:p>
        </w:tc>
        <w:tc>
          <w:tcPr>
            <w:tcW w:w="911"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w:t>
            </w:r>
            <w:proofErr w:type="spellStart"/>
            <w:r w:rsidRPr="002B28AD">
              <w:rPr>
                <w:rFonts w:cs="Calibri"/>
                <w:color w:val="000000"/>
                <w:sz w:val="22"/>
              </w:rPr>
              <w:t>Measure</w:t>
            </w:r>
            <w:proofErr w:type="spellEnd"/>
          </w:p>
        </w:tc>
      </w:tr>
      <w:tr w:rsidR="004F575F" w:rsidRPr="004F575F" w:rsidTr="004F575F">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lastRenderedPageBreak/>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191A7D">
            <w:pPr>
              <w:jc w:val="right"/>
              <w:rPr>
                <w:rFonts w:ascii="Calibri" w:hAnsi="Calibri" w:cs="Calibri"/>
                <w:color w:val="000000"/>
                <w:sz w:val="22"/>
              </w:rPr>
            </w:pPr>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w:t>
            </w:r>
            <w:proofErr w:type="spellStart"/>
            <w:r>
              <w:rPr>
                <w:rFonts w:cs="Calibri"/>
                <w:i/>
                <w:color w:val="595959" w:themeColor="text1" w:themeTint="A6"/>
                <w:sz w:val="22"/>
              </w:rPr>
              <w:t>JFace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p>
        </w:tc>
      </w:tr>
      <w:tr w:rsidR="00191A7D" w:rsidRPr="002B28AD" w:rsidTr="004F575F">
        <w:trPr>
          <w:gridAfter w:val="3"/>
          <w:wAfter w:w="502"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5" w:type="dxa"/>
            <w:gridSpan w:val="3"/>
            <w:noWrap/>
          </w:tcPr>
          <w:p w:rsidR="00191A7D" w:rsidRPr="002B28AD" w:rsidRDefault="00191A7D" w:rsidP="007C2995">
            <w:pPr>
              <w:jc w:val="center"/>
              <w:rPr>
                <w:rFonts w:eastAsia="Times New Roman" w:cs="Calibri"/>
                <w:i/>
                <w:color w:val="000000"/>
                <w:sz w:val="22"/>
              </w:rPr>
            </w:pPr>
          </w:p>
        </w:tc>
        <w:tc>
          <w:tcPr>
            <w:tcW w:w="2568" w:type="dxa"/>
            <w:gridSpan w:val="4"/>
          </w:tcPr>
          <w:p w:rsidR="00191A7D" w:rsidRDefault="00191A7D" w:rsidP="007C2995">
            <w:pPr>
              <w:jc w:val="center"/>
              <w:rPr>
                <w:rFonts w:eastAsia="Times New Roman" w:cs="Calibri"/>
                <w:i/>
                <w:color w:val="000000"/>
                <w:sz w:val="22"/>
              </w:rPr>
            </w:pPr>
          </w:p>
          <w:p w:rsidR="00191A7D" w:rsidRPr="002B28AD" w:rsidRDefault="00191A7D" w:rsidP="007C2995">
            <w:pPr>
              <w:jc w:val="center"/>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105" w:type="dxa"/>
            <w:gridSpan w:val="5"/>
          </w:tcPr>
          <w:p w:rsidR="00191A7D" w:rsidRDefault="00191A7D" w:rsidP="007C2995">
            <w:pPr>
              <w:jc w:val="center"/>
              <w:rPr>
                <w:rFonts w:cs="Calibri"/>
                <w:color w:val="000000"/>
                <w:sz w:val="22"/>
              </w:rPr>
            </w:pPr>
          </w:p>
          <w:p w:rsidR="00191A7D" w:rsidRPr="002B28AD" w:rsidRDefault="00191A7D" w:rsidP="007C2995">
            <w:pPr>
              <w:jc w:val="center"/>
              <w:rPr>
                <w:rFonts w:cs="Calibri"/>
                <w:color w:val="000000"/>
                <w:sz w:val="22"/>
              </w:rPr>
            </w:pPr>
            <w:proofErr w:type="spellStart"/>
            <w:r w:rsidRPr="002B28AD">
              <w:rPr>
                <w:rFonts w:cs="Calibri"/>
                <w:color w:val="000000"/>
                <w:sz w:val="22"/>
              </w:rPr>
              <w:t>NaiveBayesMultinomial</w:t>
            </w:r>
            <w:proofErr w:type="spellEnd"/>
          </w:p>
        </w:tc>
      </w:tr>
      <w:tr w:rsidR="00191A7D" w:rsidRPr="002B28AD" w:rsidTr="00AD38D8">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proofErr w:type="spellStart"/>
            <w:r>
              <w:rPr>
                <w:rFonts w:eastAsia="Times New Roman" w:cs="Calibri"/>
                <w:color w:val="000000"/>
                <w:sz w:val="22"/>
              </w:rPr>
              <w:t>Stemming</w:t>
            </w:r>
            <w:proofErr w:type="spellEnd"/>
          </w:p>
        </w:tc>
        <w:tc>
          <w:tcPr>
            <w:tcW w:w="8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precision</w:t>
            </w:r>
            <w:proofErr w:type="spellEnd"/>
          </w:p>
        </w:tc>
        <w:tc>
          <w:tcPr>
            <w:tcW w:w="7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p>
        </w:tc>
        <w:tc>
          <w:tcPr>
            <w:tcW w:w="1099"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precision</w:t>
            </w:r>
            <w:proofErr w:type="spellEnd"/>
          </w:p>
        </w:tc>
        <w:tc>
          <w:tcPr>
            <w:tcW w:w="890"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w:t>
            </w:r>
            <w:proofErr w:type="spellStart"/>
            <w:r w:rsidRPr="002B28AD">
              <w:rPr>
                <w:rFonts w:cs="Calibri"/>
                <w:color w:val="000000"/>
                <w:sz w:val="22"/>
              </w:rPr>
              <w:t>Measure</w:t>
            </w:r>
            <w:proofErr w:type="spellEnd"/>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7C2995">
            <w:pPr>
              <w:jc w:val="right"/>
              <w:rPr>
                <w:rFonts w:ascii="Calibri" w:hAnsi="Calibri" w:cs="Calibri"/>
                <w:color w:val="000000"/>
                <w:sz w:val="22"/>
              </w:rPr>
            </w:pPr>
            <w:r w:rsidRPr="002B28AD">
              <w:rPr>
                <w:rFonts w:cs="Calibri"/>
                <w:i/>
                <w:color w:val="595959" w:themeColor="text1" w:themeTint="A6"/>
                <w:sz w:val="22"/>
              </w:rPr>
              <w:t>(Entrenamiento: Java</w:t>
            </w:r>
            <w:r>
              <w:rPr>
                <w:rFonts w:cs="Calibri"/>
                <w:i/>
                <w:color w:val="595959" w:themeColor="text1" w:themeTint="A6"/>
                <w:sz w:val="22"/>
              </w:rPr>
              <w:t xml:space="preserve">, </w:t>
            </w:r>
            <w:proofErr w:type="spellStart"/>
            <w:r>
              <w:rPr>
                <w:rFonts w:cs="Calibri"/>
                <w:i/>
                <w:color w:val="595959" w:themeColor="text1" w:themeTint="A6"/>
                <w:sz w:val="22"/>
              </w:rPr>
              <w:t>JFace</w:t>
            </w:r>
            <w:proofErr w:type="spellEnd"/>
            <w:r w:rsidRPr="002B28AD">
              <w:rPr>
                <w:rFonts w:cs="Calibri"/>
                <w:i/>
                <w:color w:val="595959" w:themeColor="text1" w:themeTint="A6"/>
                <w:sz w:val="22"/>
              </w:rPr>
              <w:t xml:space="preserve">     -     Pruebas: </w:t>
            </w:r>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sidRPr="002B28AD">
              <w:rPr>
                <w:rFonts w:cs="Calibri"/>
                <w:i/>
                <w:color w:val="595959" w:themeColor="text1" w:themeTint="A6"/>
                <w:sz w:val="22"/>
              </w:rPr>
              <w:t>)</w:t>
            </w:r>
          </w:p>
        </w:tc>
      </w:tr>
    </w:tbl>
    <w:p w:rsidR="007C2995" w:rsidRPr="00344341" w:rsidRDefault="007C2995"/>
    <w:sectPr w:rsidR="007C2995" w:rsidRPr="00344341" w:rsidSect="00C83D09">
      <w:footerReference w:type="default" r:id="rId44"/>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76" w:author="Gabriel Correa" w:date="2015-08-24T16:54:00Z" w:initials="g">
    <w:p w:rsidR="00C7157C" w:rsidRPr="000B1F7C" w:rsidRDefault="00C7157C" w:rsidP="00EE2482">
      <w:pPr>
        <w:pStyle w:val="Textocomentario"/>
        <w:rPr>
          <w:sz w:val="16"/>
          <w:szCs w:val="16"/>
        </w:rPr>
      </w:pPr>
      <w:r>
        <w:rPr>
          <w:rStyle w:val="Refdecomentario"/>
        </w:rPr>
        <w:annotationRef/>
      </w:r>
      <w:r>
        <w:rPr>
          <w:rStyle w:val="Refdecomentario"/>
        </w:rPr>
        <w:t>Aun no hecho estos experimentos.</w:t>
      </w:r>
    </w:p>
  </w:comment>
  <w:comment w:id="858" w:author="Gabriel Correa" w:date="2015-08-24T16:54:00Z" w:initials="g">
    <w:p w:rsidR="00C7157C" w:rsidRDefault="00C7157C" w:rsidP="00EE2482">
      <w:pPr>
        <w:pStyle w:val="Textocomentario"/>
      </w:pPr>
      <w:r>
        <w:rPr>
          <w:rStyle w:val="Refdecomentario"/>
        </w:rPr>
        <w:annotationRef/>
      </w:r>
      <w:r>
        <w:t xml:space="preserve">Esta </w:t>
      </w:r>
      <w:proofErr w:type="spellStart"/>
      <w:r>
        <w:t>seccion</w:t>
      </w:r>
      <w:proofErr w:type="spellEnd"/>
      <w:r>
        <w:t xml:space="preserve"> podría ir después, en otra </w:t>
      </w:r>
      <w:proofErr w:type="spellStart"/>
      <w:r>
        <w:t>seccion</w:t>
      </w:r>
      <w:proofErr w:type="spellEnd"/>
      <w:r>
        <w:t xml:space="preserve">… quizás llamada .. resumen del </w:t>
      </w:r>
      <w:proofErr w:type="spellStart"/>
      <w:r>
        <w:t>trabjo</w:t>
      </w:r>
      <w:proofErr w:type="spellEnd"/>
      <w:r>
        <w:t xml:space="preserve"> realizado.</w:t>
      </w:r>
    </w:p>
  </w:comment>
  <w:comment w:id="1449" w:author="Gabriel Correa" w:date="2015-08-27T15:43:00Z" w:initials="g">
    <w:p w:rsidR="00C7157C" w:rsidRDefault="00C7157C" w:rsidP="00112A7E">
      <w:pPr>
        <w:pStyle w:val="Textocomentario"/>
      </w:pPr>
      <w:r>
        <w:rPr>
          <w:rStyle w:val="Refdecomentario"/>
        </w:rPr>
        <w:annotationRef/>
      </w:r>
    </w:p>
    <w:p w:rsidR="00C7157C" w:rsidRDefault="00C7157C" w:rsidP="00112A7E">
      <w:pPr>
        <w:pStyle w:val="Textocomentario"/>
      </w:pPr>
      <w:r>
        <w:t>2015</w:t>
      </w:r>
    </w:p>
    <w:p w:rsidR="00C7157C" w:rsidRDefault="00C7157C" w:rsidP="00112A7E">
      <w:pPr>
        <w:pStyle w:val="Textocomentario"/>
      </w:pPr>
      <w:r>
        <w:t>Traducción podría mejorar</w:t>
      </w:r>
    </w:p>
  </w:comment>
  <w:comment w:id="1506" w:author="Gabriel Correa" w:date="2015-08-27T15:43:00Z" w:initials="g">
    <w:p w:rsidR="00C7157C" w:rsidRDefault="00C7157C" w:rsidP="00112A7E">
      <w:pPr>
        <w:pStyle w:val="Textocomentario"/>
      </w:pPr>
      <w:r>
        <w:rPr>
          <w:rStyle w:val="Refdecomentario"/>
        </w:rPr>
        <w:annotationRef/>
      </w:r>
      <w:r>
        <w:br/>
        <w:t>2015:</w:t>
      </w:r>
      <w:r>
        <w:br/>
        <w:t>Mejorar traducción.</w:t>
      </w:r>
    </w:p>
  </w:comment>
  <w:comment w:id="865" w:author="Gabriel Correa" w:date="2015-08-26T22:09:00Z" w:initials="g">
    <w:p w:rsidR="00C7157C" w:rsidRPr="000B1F7C" w:rsidRDefault="00C7157C" w:rsidP="00A639ED">
      <w:pPr>
        <w:pStyle w:val="Textocomentario"/>
        <w:rPr>
          <w:sz w:val="16"/>
          <w:szCs w:val="16"/>
        </w:rPr>
      </w:pPr>
      <w:r>
        <w:rPr>
          <w:rStyle w:val="Refdecomentario"/>
        </w:rPr>
        <w:annotationRef/>
      </w:r>
      <w:r>
        <w:rPr>
          <w:rStyle w:val="Refdecomentario"/>
        </w:rPr>
        <w:t>Aun no hecho estos experimentos.</w:t>
      </w:r>
    </w:p>
  </w:comment>
  <w:comment w:id="1583" w:author="Gabriel Correa" w:date="2015-08-24T16:54:00Z" w:initials="g">
    <w:p w:rsidR="00C7157C" w:rsidRDefault="00C7157C" w:rsidP="00EE2482">
      <w:pPr>
        <w:pStyle w:val="Textocomentario"/>
      </w:pPr>
      <w:r>
        <w:rPr>
          <w:rStyle w:val="Refdecomentario"/>
        </w:rPr>
        <w:annotationRef/>
      </w:r>
      <w:r>
        <w:t xml:space="preserve">Poner un ejemplo de imagen sobre el </w:t>
      </w:r>
      <w:proofErr w:type="spellStart"/>
      <w:r>
        <w:t>html</w:t>
      </w:r>
      <w:proofErr w:type="spellEnd"/>
      <w:r>
        <w:t xml:space="preserve"> de los </w:t>
      </w:r>
      <w:proofErr w:type="spellStart"/>
      <w:r>
        <w:t>javadoc</w:t>
      </w:r>
      <w:proofErr w:type="spellEnd"/>
      <w:r>
        <w:t xml:space="preserve">... </w:t>
      </w:r>
      <w:proofErr w:type="spellStart"/>
      <w:r>
        <w:t>javadoc</w:t>
      </w:r>
      <w:proofErr w:type="spellEnd"/>
      <w:r>
        <w:t xml:space="preserve"> sin </w:t>
      </w:r>
      <w:proofErr w:type="spellStart"/>
      <w:r>
        <w:t>broser</w:t>
      </w:r>
      <w:proofErr w:type="spellEnd"/>
      <w:r>
        <w:t xml:space="preserve"> y con &lt;</w:t>
      </w:r>
      <w:proofErr w:type="spellStart"/>
      <w:r>
        <w:t>tags</w:t>
      </w:r>
      <w:proofErr w:type="spellEnd"/>
      <w:r>
        <w:t>&gt;   vs la vista en &lt;</w:t>
      </w:r>
      <w:proofErr w:type="spellStart"/>
      <w:r>
        <w:t>NombrePrograma</w:t>
      </w:r>
      <w:proofErr w:type="spellEnd"/>
      <w:r>
        <w:t>&gt;</w:t>
      </w:r>
    </w:p>
  </w:comment>
  <w:comment w:id="1600" w:author="Gabriel Correa" w:date="2015-08-28T01:27:00Z" w:initials="g">
    <w:p w:rsidR="00C7157C" w:rsidRDefault="00C7157C">
      <w:pPr>
        <w:pStyle w:val="Textocomentario"/>
      </w:pPr>
      <w:r>
        <w:rPr>
          <w:rStyle w:val="Refdecomentario"/>
        </w:rPr>
        <w:annotationRef/>
      </w:r>
      <w:r>
        <w:t xml:space="preserve">Bajar el parrafo siguiente y que empieze en una </w:t>
      </w:r>
      <w:proofErr w:type="spellStart"/>
      <w:r>
        <w:t>pagina</w:t>
      </w:r>
      <w:proofErr w:type="spellEnd"/>
      <w:r>
        <w:t xml:space="preserve"> nueva</w:t>
      </w:r>
    </w:p>
  </w:comment>
  <w:comment w:id="1613" w:author="Gabriel Correa" w:date="2015-08-24T16:54:00Z" w:initials="g">
    <w:p w:rsidR="00C7157C" w:rsidRDefault="00C7157C" w:rsidP="007F6B63">
      <w:pPr>
        <w:pStyle w:val="Textocomentario"/>
      </w:pPr>
      <w:r>
        <w:rPr>
          <w:rStyle w:val="Refdecomentario"/>
        </w:rPr>
        <w:annotationRef/>
      </w:r>
      <w:r>
        <w:t xml:space="preserve">Al final: revisar si el estilo del </w:t>
      </w:r>
      <w:proofErr w:type="spellStart"/>
      <w:r>
        <w:t>titulo</w:t>
      </w:r>
      <w:proofErr w:type="spellEnd"/>
      <w:r>
        <w:t xml:space="preserve"> </w:t>
      </w:r>
      <w:proofErr w:type="spellStart"/>
      <w:r>
        <w:t>esta</w:t>
      </w:r>
      <w:proofErr w:type="spellEnd"/>
      <w:r>
        <w:t xml:space="preserve"> bien. Quizás hay que solo destacarlo. No necesariamente debe tener un tipo de sección numerada.</w:t>
      </w:r>
    </w:p>
  </w:comment>
  <w:comment w:id="1614" w:author="Gabriel Correa" w:date="2015-08-24T16:54:00Z" w:initials="g">
    <w:p w:rsidR="00C7157C" w:rsidRDefault="00C7157C" w:rsidP="007F6B63">
      <w:pPr>
        <w:pStyle w:val="Textocomentario"/>
      </w:pPr>
      <w:r>
        <w:rPr>
          <w:rStyle w:val="Refdecomentario"/>
        </w:rPr>
        <w:annotationRef/>
      </w:r>
      <w:r>
        <w:t>Revisar si esto lo tengo ya implementado!</w:t>
      </w:r>
    </w:p>
  </w:comment>
  <w:comment w:id="1616" w:author="Gabriel Correa" w:date="2015-08-24T16:54:00Z" w:initials="g">
    <w:p w:rsidR="00C7157C" w:rsidRDefault="00C7157C" w:rsidP="007F6B63">
      <w:pPr>
        <w:pStyle w:val="Textocomentario"/>
      </w:pPr>
      <w:r>
        <w:rPr>
          <w:rStyle w:val="Refdecomentario"/>
        </w:rPr>
        <w:annotationRef/>
      </w:r>
      <w:proofErr w:type="spellStart"/>
      <w:r>
        <w:t>ToDo</w:t>
      </w:r>
      <w:proofErr w:type="spellEnd"/>
      <w:r>
        <w:t xml:space="preserve">: ver si ya </w:t>
      </w:r>
      <w:proofErr w:type="spellStart"/>
      <w:r>
        <w:t>alcanzé</w:t>
      </w:r>
      <w:proofErr w:type="spellEnd"/>
      <w:r>
        <w:t xml:space="preserve"> a implementar esto. Si lo implemente, agregar </w:t>
      </w:r>
      <w:proofErr w:type="spellStart"/>
      <w:r>
        <w:t>refCuz</w:t>
      </w:r>
      <w:proofErr w:type="spellEnd"/>
      <w:r>
        <w:t xml:space="preserve"> a </w:t>
      </w:r>
      <w:proofErr w:type="spellStart"/>
      <w:r>
        <w:t>mas</w:t>
      </w:r>
      <w:proofErr w:type="spellEnd"/>
      <w:r>
        <w:t xml:space="preserve"> adelante donde lo debo explicar. Sino lo implemente , borro esto.</w:t>
      </w:r>
    </w:p>
  </w:comment>
  <w:comment w:id="1620" w:author="Gabriel Correa" w:date="2015-08-24T16:54:00Z" w:initials="g">
    <w:p w:rsidR="00C7157C" w:rsidRDefault="00C7157C">
      <w:pPr>
        <w:pStyle w:val="Textocomentario"/>
      </w:pPr>
      <w:r>
        <w:rPr>
          <w:rStyle w:val="Refdecomentario"/>
        </w:rPr>
        <w:annotationRef/>
      </w:r>
      <w:r>
        <w:t>Al final:   revisar si esto es verdad según los resultados.   Que suele equivocarse poco en esto.</w:t>
      </w:r>
    </w:p>
  </w:comment>
  <w:comment w:id="1623" w:author="Gabriel Correa" w:date="2015-08-24T16:54:00Z" w:initials="g">
    <w:p w:rsidR="00C7157C" w:rsidRDefault="00C7157C" w:rsidP="007F6B63">
      <w:pPr>
        <w:pStyle w:val="Textocomentario"/>
      </w:pPr>
      <w:r>
        <w:rPr>
          <w:rStyle w:val="Refdecomentario"/>
        </w:rPr>
        <w:annotationRef/>
      </w:r>
      <w:r>
        <w:t>Revisar si esto lo tengo ya implementado!</w:t>
      </w:r>
    </w:p>
  </w:comment>
  <w:comment w:id="1749" w:author="Gabriel Correa" w:date="2015-08-24T16:54:00Z" w:initials="g">
    <w:p w:rsidR="00C7157C" w:rsidRDefault="00C7157C" w:rsidP="00EE2482">
      <w:pPr>
        <w:pStyle w:val="Textocomentario"/>
      </w:pPr>
      <w:r>
        <w:rPr>
          <w:rStyle w:val="Refdecomentario"/>
        </w:rPr>
        <w:annotationRef/>
      </w:r>
      <w:r>
        <w:t>Falta referencia a sección de Resultados.</w:t>
      </w:r>
    </w:p>
  </w:comment>
  <w:comment w:id="1802" w:author="Gabriel Correa" w:date="2015-08-24T16:54:00Z" w:initials="g">
    <w:p w:rsidR="00C7157C" w:rsidRDefault="00C7157C" w:rsidP="00EE2482">
      <w:pPr>
        <w:pStyle w:val="Textocomentario"/>
      </w:pPr>
      <w:r>
        <w:rPr>
          <w:rStyle w:val="Refdecomentario"/>
        </w:rPr>
        <w:annotationRef/>
      </w:r>
      <w:r>
        <w:t>Quedaría mejor en una tabla</w:t>
      </w:r>
    </w:p>
  </w:comment>
  <w:comment w:id="1808" w:author="Gabriel Correa" w:date="2015-08-24T16:54:00Z" w:initials="g">
    <w:p w:rsidR="00C7157C" w:rsidRDefault="00C7157C" w:rsidP="00EE2482">
      <w:pPr>
        <w:pStyle w:val="Textocomentario"/>
      </w:pPr>
      <w:r>
        <w:rPr>
          <w:rStyle w:val="Refdecomentario"/>
        </w:rPr>
        <w:annotationRef/>
      </w:r>
      <w:proofErr w:type="spellStart"/>
      <w:r>
        <w:t>ToDo</w:t>
      </w:r>
      <w:proofErr w:type="spellEnd"/>
      <w:r>
        <w:t>: referencia aun no agregada.</w:t>
      </w:r>
    </w:p>
  </w:comment>
  <w:comment w:id="1811" w:author="Gabriel Correa" w:date="2015-08-24T16:54:00Z" w:initials="g">
    <w:p w:rsidR="00C7157C" w:rsidRDefault="00C7157C" w:rsidP="00EE2482">
      <w:pPr>
        <w:pStyle w:val="Textocomentario"/>
      </w:pPr>
      <w:r>
        <w:rPr>
          <w:rStyle w:val="Refdecomentario"/>
        </w:rPr>
        <w:annotationRef/>
      </w:r>
      <w:proofErr w:type="spellStart"/>
      <w:r>
        <w:t>ToDo</w:t>
      </w:r>
      <w:proofErr w:type="spellEnd"/>
      <w:r>
        <w:t xml:space="preserve">:   verificar al final si alcanzo a incluir los experimentos de Selección y </w:t>
      </w:r>
      <w:proofErr w:type="spellStart"/>
      <w:r>
        <w:t>Clustering</w:t>
      </w:r>
      <w:proofErr w:type="spellEnd"/>
      <w:r>
        <w:t>.</w:t>
      </w:r>
    </w:p>
  </w:comment>
  <w:comment w:id="1813" w:author="Gabriel Correa" w:date="2015-08-24T16:54:00Z" w:initials="g">
    <w:p w:rsidR="00C7157C" w:rsidRDefault="00C7157C" w:rsidP="00EE2482">
      <w:pPr>
        <w:pStyle w:val="Textocomentario"/>
      </w:pPr>
      <w:r>
        <w:rPr>
          <w:rStyle w:val="Refdecomentario"/>
        </w:rPr>
        <w:annotationRef/>
      </w:r>
      <w:proofErr w:type="spellStart"/>
      <w:r>
        <w:t>ToDo</w:t>
      </w:r>
      <w:proofErr w:type="spellEnd"/>
      <w:r>
        <w:t>: revisar al final si alcancé a usar la API.</w:t>
      </w:r>
    </w:p>
  </w:comment>
  <w:comment w:id="1834" w:author="Gabriel Correa" w:date="2015-08-24T16:54:00Z" w:initials="g">
    <w:p w:rsidR="00C7157C" w:rsidRDefault="00C7157C">
      <w:pPr>
        <w:pStyle w:val="Textocomentario"/>
      </w:pPr>
      <w:r>
        <w:rPr>
          <w:rStyle w:val="Refdecomentario"/>
        </w:rPr>
        <w:annotationRef/>
      </w:r>
      <w:r>
        <w:t xml:space="preserve">Crear un mejor diseño de tabla. no va a quedar muy bonita </w:t>
      </w:r>
      <w:proofErr w:type="spellStart"/>
      <w:r>
        <w:t>asi</w:t>
      </w:r>
      <w:proofErr w:type="spellEnd"/>
    </w:p>
  </w:comment>
  <w:comment w:id="1841" w:author="Gabriel Correa" w:date="2015-08-24T16:54:00Z" w:initials="g">
    <w:p w:rsidR="00C7157C" w:rsidRDefault="00C7157C">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851" w:author="Gabriel Correa" w:date="2015-08-24T16:54:00Z" w:initials="g">
    <w:p w:rsidR="00C7157C" w:rsidRDefault="00C7157C">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857" w:author="Gabriel Correa" w:date="2015-08-24T16:54:00Z" w:initials="g">
    <w:p w:rsidR="00C7157C" w:rsidRDefault="00C7157C">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867" w:author="Gabriel Correa" w:date="2015-08-24T16:54:00Z" w:initials="g">
    <w:p w:rsidR="00C7157C" w:rsidRDefault="00C7157C" w:rsidP="00EE2482">
      <w:pPr>
        <w:pStyle w:val="Textocomentario"/>
      </w:pPr>
      <w:r>
        <w:rPr>
          <w:rStyle w:val="Refdecomentario"/>
        </w:rPr>
        <w:annotationRef/>
      </w:r>
      <w:proofErr w:type="spellStart"/>
      <w:r>
        <w:t>ToDo</w:t>
      </w:r>
      <w:proofErr w:type="spellEnd"/>
      <w:r>
        <w:t>: revisar al final</w:t>
      </w:r>
    </w:p>
  </w:comment>
  <w:comment w:id="3054" w:author="Gabriel Correa" w:date="2015-08-24T16:54:00Z" w:initials="g">
    <w:p w:rsidR="00C7157C" w:rsidRDefault="00C7157C">
      <w:pPr>
        <w:pStyle w:val="Textocomentario"/>
      </w:pPr>
      <w:r>
        <w:rPr>
          <w:rStyle w:val="Refdecomentario"/>
        </w:rPr>
        <w:annotationRef/>
      </w:r>
      <w:proofErr w:type="spellStart"/>
      <w:r>
        <w:t>ToDo</w:t>
      </w:r>
      <w:proofErr w:type="spellEnd"/>
      <w:r>
        <w:t xml:space="preserve">: falta insertar referencia a </w:t>
      </w:r>
      <w:proofErr w:type="spellStart"/>
      <w:r>
        <w:t>Biblio</w:t>
      </w:r>
      <w:proofErr w:type="spellEnd"/>
      <w:r>
        <w:t xml:space="preserve"> o a </w:t>
      </w:r>
      <w:proofErr w:type="spellStart"/>
      <w:r>
        <w:t>seccion</w:t>
      </w:r>
      <w:proofErr w:type="spellEnd"/>
      <w:r>
        <w:t xml:space="preserve"> de mi informe</w:t>
      </w:r>
    </w:p>
    <w:p w:rsidR="00C7157C" w:rsidRDefault="00C7157C">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4E2" w:rsidRDefault="00A454E2" w:rsidP="00EE2482">
      <w:pPr>
        <w:spacing w:after="0"/>
      </w:pPr>
      <w:r>
        <w:separator/>
      </w:r>
    </w:p>
  </w:endnote>
  <w:endnote w:type="continuationSeparator" w:id="0">
    <w:p w:rsidR="00A454E2" w:rsidRDefault="00A454E2"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57C" w:rsidRDefault="00C7157C">
    <w:pPr>
      <w:pStyle w:val="Piedepgina"/>
      <w:jc w:val="center"/>
    </w:pPr>
  </w:p>
  <w:p w:rsidR="00C7157C" w:rsidRDefault="00C7157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57C" w:rsidRDefault="00C7157C">
    <w:pPr>
      <w:pStyle w:val="Piedepgina"/>
      <w:jc w:val="center"/>
    </w:pPr>
  </w:p>
  <w:p w:rsidR="00C7157C" w:rsidRDefault="00C7157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Content>
      <w:p w:rsidR="00C7157C" w:rsidRDefault="00C7157C">
        <w:pPr>
          <w:pStyle w:val="Piedepgina"/>
          <w:jc w:val="center"/>
        </w:pPr>
        <w:r>
          <w:fldChar w:fldCharType="begin"/>
        </w:r>
        <w:r>
          <w:instrText>PAGE   \* MERGEFORMAT</w:instrText>
        </w:r>
        <w:r>
          <w:fldChar w:fldCharType="separate"/>
        </w:r>
        <w:r w:rsidR="00A01F88" w:rsidRPr="00A01F88">
          <w:rPr>
            <w:noProof/>
            <w:lang w:val="es-ES"/>
          </w:rPr>
          <w:t>46</w:t>
        </w:r>
        <w:r>
          <w:fldChar w:fldCharType="end"/>
        </w:r>
      </w:p>
    </w:sdtContent>
  </w:sdt>
  <w:p w:rsidR="00C7157C" w:rsidRDefault="00C715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4E2" w:rsidRDefault="00A454E2" w:rsidP="00EE2482">
      <w:pPr>
        <w:spacing w:after="0"/>
      </w:pPr>
      <w:r>
        <w:separator/>
      </w:r>
    </w:p>
  </w:footnote>
  <w:footnote w:type="continuationSeparator" w:id="0">
    <w:p w:rsidR="00A454E2" w:rsidRDefault="00A454E2" w:rsidP="00EE2482">
      <w:pPr>
        <w:spacing w:after="0"/>
      </w:pPr>
      <w:r>
        <w:continuationSeparator/>
      </w:r>
    </w:p>
  </w:footnote>
  <w:footnote w:id="1">
    <w:p w:rsidR="00C7157C" w:rsidRDefault="00C7157C">
      <w:pPr>
        <w:pStyle w:val="Textonotapie"/>
      </w:pPr>
      <w:ins w:id="1094" w:author="Gabriel Correa" w:date="2015-08-27T18:37:00Z">
        <w:r>
          <w:rPr>
            <w:rStyle w:val="Refdenotaalpie"/>
          </w:rPr>
          <w:footnoteRef/>
        </w:r>
        <w:r>
          <w:t xml:space="preserve"> </w:t>
        </w:r>
      </w:ins>
      <w:ins w:id="1095" w:author="Gabriel Correa" w:date="2015-08-27T18:38:00Z">
        <w:r>
          <w:t xml:space="preserve">Sitio oficial de eMoose: </w:t>
        </w:r>
        <w:r>
          <w:fldChar w:fldCharType="begin"/>
        </w:r>
        <w:r>
          <w:instrText xml:space="preserve"> HYPERLINK "https://code.google.com/p/emoose-cmu/" </w:instrText>
        </w:r>
        <w:r>
          <w:fldChar w:fldCharType="separate"/>
        </w:r>
        <w:r w:rsidRPr="00241FFE">
          <w:rPr>
            <w:rStyle w:val="Hipervnculo"/>
          </w:rPr>
          <w:t>https://code.google.com/p/emoose-cmu/</w:t>
        </w:r>
        <w:r>
          <w:rPr>
            <w:rStyle w:val="Hipervnculo"/>
          </w:rPr>
          <w:fldChar w:fldCharType="end"/>
        </w:r>
      </w:ins>
    </w:p>
  </w:footnote>
  <w:footnote w:id="2">
    <w:p w:rsidR="00C7157C" w:rsidRDefault="00C7157C">
      <w:pPr>
        <w:pStyle w:val="Textonotapie"/>
      </w:pPr>
      <w:ins w:id="1333" w:author="Gabriel Correa" w:date="2015-08-27T17:05:00Z">
        <w:r>
          <w:rPr>
            <w:rStyle w:val="Refdenotaalpie"/>
          </w:rPr>
          <w:footnoteRef/>
        </w:r>
        <w:r>
          <w:t xml:space="preserve"> Obtenido de </w:t>
        </w:r>
        <w:r w:rsidRPr="00735C55">
          <w:t>java/</w:t>
        </w:r>
        <w:proofErr w:type="spellStart"/>
        <w:r w:rsidRPr="00735C55">
          <w:t>util</w:t>
        </w:r>
        <w:proofErr w:type="spellEnd"/>
        <w:r w:rsidRPr="00735C55">
          <w:t>/</w:t>
        </w:r>
        <w:proofErr w:type="spellStart"/>
        <w:r w:rsidRPr="00735C55">
          <w:t>Deque</w:t>
        </w:r>
      </w:ins>
      <w:proofErr w:type="spellEnd"/>
    </w:p>
  </w:footnote>
  <w:footnote w:id="3">
    <w:p w:rsidR="00C7157C" w:rsidRDefault="00C7157C">
      <w:pPr>
        <w:pStyle w:val="Textonotapie"/>
      </w:pPr>
      <w:ins w:id="1339" w:author="Gabriel Correa" w:date="2015-08-27T17:05:00Z">
        <w:r>
          <w:rPr>
            <w:rStyle w:val="Refdenotaalpie"/>
          </w:rPr>
          <w:footnoteRef/>
        </w:r>
        <w:r>
          <w:t xml:space="preserve"> Obtenido de java/</w:t>
        </w:r>
        <w:proofErr w:type="spellStart"/>
        <w:r>
          <w:t>lang</w:t>
        </w:r>
        <w:proofErr w:type="spellEnd"/>
        <w:r>
          <w:t>/</w:t>
        </w:r>
        <w:proofErr w:type="spellStart"/>
        <w:r>
          <w:t>ClassLoader</w:t>
        </w:r>
      </w:ins>
      <w:proofErr w:type="spellEnd"/>
    </w:p>
  </w:footnote>
  <w:footnote w:id="4">
    <w:p w:rsidR="00C7157C" w:rsidRPr="00D52962" w:rsidRDefault="00C7157C" w:rsidP="00112A7E">
      <w:pPr>
        <w:pStyle w:val="Textonotapie"/>
        <w:rPr>
          <w:ins w:id="1485" w:author="Gabriel Correa" w:date="2015-08-27T15:51:00Z"/>
          <w:lang w:val="en-US"/>
        </w:rPr>
      </w:pPr>
      <w:ins w:id="1486" w:author="Gabriel Correa" w:date="2015-08-27T15:51:00Z">
        <w:r>
          <w:rPr>
            <w:rStyle w:val="Refdenotaalpie"/>
          </w:rPr>
          <w:footnoteRef/>
        </w:r>
        <w:r w:rsidRPr="00D52962">
          <w:rPr>
            <w:lang w:val="en-US"/>
          </w:rPr>
          <w:t xml:space="preserve"> (Method overriding)</w:t>
        </w:r>
      </w:ins>
    </w:p>
  </w:footnote>
  <w:footnote w:id="5">
    <w:p w:rsidR="00C7157C" w:rsidRDefault="00C7157C" w:rsidP="007F6B63">
      <w:pPr>
        <w:pStyle w:val="Textonotapie"/>
      </w:pPr>
      <w:r>
        <w:rPr>
          <w:rStyle w:val="Refdenotaalpie"/>
        </w:rPr>
        <w:footnoteRef/>
      </w:r>
      <w:r>
        <w:t xml:space="preserve"> Para el detalle sobre el clasificador de Machine </w:t>
      </w:r>
      <w:proofErr w:type="spellStart"/>
      <w:r>
        <w:t>Learning</w:t>
      </w:r>
      <w:proofErr w:type="spellEnd"/>
      <w:r>
        <w:t xml:space="preserve"> ver [[*</w:t>
      </w:r>
      <w:proofErr w:type="spellStart"/>
      <w:r>
        <w:t>ref</w:t>
      </w:r>
      <w:proofErr w:type="spellEnd"/>
      <w:r>
        <w:t xml:space="preserve"> a modelo de ML usado en API de Weka*]]</w:t>
      </w:r>
    </w:p>
  </w:footnote>
  <w:footnote w:id="6">
    <w:p w:rsidR="00C7157C" w:rsidRDefault="00C7157C" w:rsidP="00EE2482">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7">
    <w:p w:rsidR="00C7157C" w:rsidRDefault="00C7157C" w:rsidP="00EE2482">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 w:id="8">
    <w:p w:rsidR="00C7157C" w:rsidRDefault="00C7157C">
      <w:pPr>
        <w:pStyle w:val="Textonotapie"/>
      </w:pPr>
      <w:ins w:id="4999" w:author="Gabriel Correa" w:date="2015-08-25T21:47:00Z">
        <w:r>
          <w:rPr>
            <w:rStyle w:val="Refdenotaalpie"/>
          </w:rPr>
          <w:footnoteRef/>
        </w:r>
        <w:r>
          <w:t xml:space="preserve"> Google </w:t>
        </w:r>
        <w:proofErr w:type="spellStart"/>
        <w:r>
          <w:t>stopwords</w:t>
        </w:r>
        <w:proofErr w:type="spellEnd"/>
        <w:r>
          <w:t xml:space="preserve"> en </w:t>
        </w:r>
        <w:r w:rsidRPr="009C2529">
          <w:t>https://code.google.com/p/stop-words/</w:t>
        </w:r>
      </w:ins>
      <w:ins w:id="5000" w:author="Gabriel Correa" w:date="2015-08-25T21:56:00Z">
        <w:r>
          <w:t>Ñ</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1DB69DD"/>
    <w:multiLevelType w:val="hybridMultilevel"/>
    <w:tmpl w:val="FCB2FE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F6D7BA6"/>
    <w:multiLevelType w:val="hybridMultilevel"/>
    <w:tmpl w:val="C7C68D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19">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21">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5">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nsid w:val="76544EE9"/>
    <w:multiLevelType w:val="hybridMultilevel"/>
    <w:tmpl w:val="0EE48C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40">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E0E32ED"/>
    <w:multiLevelType w:val="hybridMultilevel"/>
    <w:tmpl w:val="E348FF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40"/>
  </w:num>
  <w:num w:numId="4">
    <w:abstractNumId w:val="23"/>
  </w:num>
  <w:num w:numId="5">
    <w:abstractNumId w:val="33"/>
  </w:num>
  <w:num w:numId="6">
    <w:abstractNumId w:val="34"/>
  </w:num>
  <w:num w:numId="7">
    <w:abstractNumId w:val="17"/>
  </w:num>
  <w:num w:numId="8">
    <w:abstractNumId w:val="20"/>
  </w:num>
  <w:num w:numId="9">
    <w:abstractNumId w:val="18"/>
  </w:num>
  <w:num w:numId="10">
    <w:abstractNumId w:val="21"/>
  </w:num>
  <w:num w:numId="11">
    <w:abstractNumId w:val="10"/>
  </w:num>
  <w:num w:numId="12">
    <w:abstractNumId w:val="39"/>
  </w:num>
  <w:num w:numId="13">
    <w:abstractNumId w:val="35"/>
  </w:num>
  <w:num w:numId="14">
    <w:abstractNumId w:val="11"/>
  </w:num>
  <w:num w:numId="15">
    <w:abstractNumId w:val="4"/>
  </w:num>
  <w:num w:numId="16">
    <w:abstractNumId w:val="13"/>
  </w:num>
  <w:num w:numId="17">
    <w:abstractNumId w:val="31"/>
  </w:num>
  <w:num w:numId="18">
    <w:abstractNumId w:val="37"/>
  </w:num>
  <w:num w:numId="19">
    <w:abstractNumId w:val="12"/>
  </w:num>
  <w:num w:numId="20">
    <w:abstractNumId w:val="6"/>
  </w:num>
  <w:num w:numId="21">
    <w:abstractNumId w:val="27"/>
  </w:num>
  <w:num w:numId="22">
    <w:abstractNumId w:val="30"/>
  </w:num>
  <w:num w:numId="23">
    <w:abstractNumId w:val="16"/>
  </w:num>
  <w:num w:numId="24">
    <w:abstractNumId w:val="29"/>
  </w:num>
  <w:num w:numId="25">
    <w:abstractNumId w:val="22"/>
  </w:num>
  <w:num w:numId="26">
    <w:abstractNumId w:val="36"/>
  </w:num>
  <w:num w:numId="27">
    <w:abstractNumId w:val="19"/>
  </w:num>
  <w:num w:numId="28">
    <w:abstractNumId w:val="28"/>
  </w:num>
  <w:num w:numId="29">
    <w:abstractNumId w:val="0"/>
  </w:num>
  <w:num w:numId="30">
    <w:abstractNumId w:val="14"/>
  </w:num>
  <w:num w:numId="31">
    <w:abstractNumId w:val="8"/>
  </w:num>
  <w:num w:numId="32">
    <w:abstractNumId w:val="24"/>
  </w:num>
  <w:num w:numId="33">
    <w:abstractNumId w:val="2"/>
  </w:num>
  <w:num w:numId="34">
    <w:abstractNumId w:val="3"/>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num>
  <w:num w:numId="43">
    <w:abstractNumId w:val="18"/>
  </w:num>
  <w:num w:numId="44">
    <w:abstractNumId w:val="5"/>
  </w:num>
  <w:num w:numId="45">
    <w:abstractNumId w:val="32"/>
  </w:num>
  <w:num w:numId="46">
    <w:abstractNumId w:val="26"/>
  </w:num>
  <w:num w:numId="47">
    <w:abstractNumId w:val="9"/>
  </w:num>
  <w:num w:numId="48">
    <w:abstractNumId w:val="1"/>
  </w:num>
  <w:num w:numId="49">
    <w:abstractNumId w:val="7"/>
  </w:num>
  <w:num w:numId="50">
    <w:abstractNumId w:val="41"/>
  </w:num>
  <w:num w:numId="51">
    <w:abstractNumId w:val="3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13ABE"/>
    <w:rsid w:val="0001797F"/>
    <w:rsid w:val="00020501"/>
    <w:rsid w:val="00020590"/>
    <w:rsid w:val="00021069"/>
    <w:rsid w:val="00026220"/>
    <w:rsid w:val="00046DB2"/>
    <w:rsid w:val="0005068B"/>
    <w:rsid w:val="00051D89"/>
    <w:rsid w:val="00052053"/>
    <w:rsid w:val="00054983"/>
    <w:rsid w:val="00055DA3"/>
    <w:rsid w:val="00062739"/>
    <w:rsid w:val="000677EA"/>
    <w:rsid w:val="000718A2"/>
    <w:rsid w:val="00074F9D"/>
    <w:rsid w:val="00080CBE"/>
    <w:rsid w:val="00083495"/>
    <w:rsid w:val="00096772"/>
    <w:rsid w:val="000A6E23"/>
    <w:rsid w:val="000B0215"/>
    <w:rsid w:val="000B2BAA"/>
    <w:rsid w:val="000B3DFC"/>
    <w:rsid w:val="000C082E"/>
    <w:rsid w:val="000C698B"/>
    <w:rsid w:val="000D1019"/>
    <w:rsid w:val="000D58BA"/>
    <w:rsid w:val="000E39C3"/>
    <w:rsid w:val="000E7233"/>
    <w:rsid w:val="000F0B3D"/>
    <w:rsid w:val="000F5676"/>
    <w:rsid w:val="000F6ECB"/>
    <w:rsid w:val="00101D69"/>
    <w:rsid w:val="00103C36"/>
    <w:rsid w:val="00104E69"/>
    <w:rsid w:val="00106B0C"/>
    <w:rsid w:val="0011182D"/>
    <w:rsid w:val="00112A7E"/>
    <w:rsid w:val="00113D0C"/>
    <w:rsid w:val="00116478"/>
    <w:rsid w:val="00116EFF"/>
    <w:rsid w:val="00122728"/>
    <w:rsid w:val="001263B6"/>
    <w:rsid w:val="00126808"/>
    <w:rsid w:val="00135330"/>
    <w:rsid w:val="001409F4"/>
    <w:rsid w:val="00141176"/>
    <w:rsid w:val="00145B29"/>
    <w:rsid w:val="00146E86"/>
    <w:rsid w:val="00152E62"/>
    <w:rsid w:val="0015384F"/>
    <w:rsid w:val="00163EA8"/>
    <w:rsid w:val="00166CB5"/>
    <w:rsid w:val="0017164D"/>
    <w:rsid w:val="001809B5"/>
    <w:rsid w:val="001862BB"/>
    <w:rsid w:val="001868B1"/>
    <w:rsid w:val="001876CD"/>
    <w:rsid w:val="00191A7D"/>
    <w:rsid w:val="00194EAB"/>
    <w:rsid w:val="00195994"/>
    <w:rsid w:val="001A06B9"/>
    <w:rsid w:val="001B2E60"/>
    <w:rsid w:val="001B409B"/>
    <w:rsid w:val="001C4AC0"/>
    <w:rsid w:val="001C670B"/>
    <w:rsid w:val="001C74EE"/>
    <w:rsid w:val="001F4958"/>
    <w:rsid w:val="001F62A5"/>
    <w:rsid w:val="00204187"/>
    <w:rsid w:val="002133D9"/>
    <w:rsid w:val="00216324"/>
    <w:rsid w:val="0021747B"/>
    <w:rsid w:val="002204E3"/>
    <w:rsid w:val="0022439C"/>
    <w:rsid w:val="002304F1"/>
    <w:rsid w:val="002306F1"/>
    <w:rsid w:val="00234004"/>
    <w:rsid w:val="002408D2"/>
    <w:rsid w:val="002420DC"/>
    <w:rsid w:val="00245A74"/>
    <w:rsid w:val="0024748E"/>
    <w:rsid w:val="0025099C"/>
    <w:rsid w:val="00253A40"/>
    <w:rsid w:val="002636CA"/>
    <w:rsid w:val="00264224"/>
    <w:rsid w:val="00282A91"/>
    <w:rsid w:val="002B03A8"/>
    <w:rsid w:val="002B3F20"/>
    <w:rsid w:val="002B468D"/>
    <w:rsid w:val="002B58BF"/>
    <w:rsid w:val="002B6CC0"/>
    <w:rsid w:val="002C022D"/>
    <w:rsid w:val="002C1870"/>
    <w:rsid w:val="002C2843"/>
    <w:rsid w:val="002C2E1F"/>
    <w:rsid w:val="002C6364"/>
    <w:rsid w:val="002C65F1"/>
    <w:rsid w:val="002D012E"/>
    <w:rsid w:val="002D1802"/>
    <w:rsid w:val="002D2EC0"/>
    <w:rsid w:val="002D4886"/>
    <w:rsid w:val="002E1EA1"/>
    <w:rsid w:val="002F2706"/>
    <w:rsid w:val="00325398"/>
    <w:rsid w:val="00336F4B"/>
    <w:rsid w:val="00344341"/>
    <w:rsid w:val="00350FBE"/>
    <w:rsid w:val="00363146"/>
    <w:rsid w:val="00366968"/>
    <w:rsid w:val="0037179E"/>
    <w:rsid w:val="00371DB8"/>
    <w:rsid w:val="0037525B"/>
    <w:rsid w:val="00376CBB"/>
    <w:rsid w:val="003772A0"/>
    <w:rsid w:val="00387831"/>
    <w:rsid w:val="0039109E"/>
    <w:rsid w:val="00391BB5"/>
    <w:rsid w:val="0039720E"/>
    <w:rsid w:val="003B08A8"/>
    <w:rsid w:val="003B0C7F"/>
    <w:rsid w:val="003B7054"/>
    <w:rsid w:val="003B7063"/>
    <w:rsid w:val="003E24B8"/>
    <w:rsid w:val="003E4262"/>
    <w:rsid w:val="00401D06"/>
    <w:rsid w:val="004023E5"/>
    <w:rsid w:val="0040326A"/>
    <w:rsid w:val="00415C0C"/>
    <w:rsid w:val="00417F32"/>
    <w:rsid w:val="00426D78"/>
    <w:rsid w:val="0043095C"/>
    <w:rsid w:val="004416EB"/>
    <w:rsid w:val="00442427"/>
    <w:rsid w:val="0045412B"/>
    <w:rsid w:val="00461AC2"/>
    <w:rsid w:val="00463B0D"/>
    <w:rsid w:val="00485A27"/>
    <w:rsid w:val="004A1D4A"/>
    <w:rsid w:val="004A3717"/>
    <w:rsid w:val="004A4619"/>
    <w:rsid w:val="004B3417"/>
    <w:rsid w:val="004B7FBA"/>
    <w:rsid w:val="004C2708"/>
    <w:rsid w:val="004C4092"/>
    <w:rsid w:val="004C51BF"/>
    <w:rsid w:val="004C54E8"/>
    <w:rsid w:val="004D1858"/>
    <w:rsid w:val="004D47B1"/>
    <w:rsid w:val="004E5880"/>
    <w:rsid w:val="004F4107"/>
    <w:rsid w:val="004F575F"/>
    <w:rsid w:val="004F714A"/>
    <w:rsid w:val="0050382B"/>
    <w:rsid w:val="005250FF"/>
    <w:rsid w:val="005405E1"/>
    <w:rsid w:val="0054587C"/>
    <w:rsid w:val="00546E06"/>
    <w:rsid w:val="005517A6"/>
    <w:rsid w:val="005644DD"/>
    <w:rsid w:val="00565CAD"/>
    <w:rsid w:val="00580F31"/>
    <w:rsid w:val="00593FD6"/>
    <w:rsid w:val="005A7B2A"/>
    <w:rsid w:val="005C4CEB"/>
    <w:rsid w:val="005D2320"/>
    <w:rsid w:val="005D3B2E"/>
    <w:rsid w:val="005D6808"/>
    <w:rsid w:val="005D7C87"/>
    <w:rsid w:val="005E2689"/>
    <w:rsid w:val="005E6214"/>
    <w:rsid w:val="005F1364"/>
    <w:rsid w:val="005F39C5"/>
    <w:rsid w:val="005F6F2E"/>
    <w:rsid w:val="00604F2F"/>
    <w:rsid w:val="00614837"/>
    <w:rsid w:val="00623511"/>
    <w:rsid w:val="00626028"/>
    <w:rsid w:val="00636AAC"/>
    <w:rsid w:val="00636E06"/>
    <w:rsid w:val="00643198"/>
    <w:rsid w:val="0064646E"/>
    <w:rsid w:val="00656E07"/>
    <w:rsid w:val="00662412"/>
    <w:rsid w:val="00667AF6"/>
    <w:rsid w:val="00670FB2"/>
    <w:rsid w:val="00673E54"/>
    <w:rsid w:val="00677C9B"/>
    <w:rsid w:val="00682F82"/>
    <w:rsid w:val="0068612A"/>
    <w:rsid w:val="0069090B"/>
    <w:rsid w:val="00695838"/>
    <w:rsid w:val="0069611A"/>
    <w:rsid w:val="006A350C"/>
    <w:rsid w:val="006B1126"/>
    <w:rsid w:val="006B458F"/>
    <w:rsid w:val="006B6EFE"/>
    <w:rsid w:val="006B7971"/>
    <w:rsid w:val="006C2C10"/>
    <w:rsid w:val="006D2024"/>
    <w:rsid w:val="006E029D"/>
    <w:rsid w:val="006E4F2A"/>
    <w:rsid w:val="00703A21"/>
    <w:rsid w:val="0070702E"/>
    <w:rsid w:val="007123F7"/>
    <w:rsid w:val="007200C9"/>
    <w:rsid w:val="00720EA1"/>
    <w:rsid w:val="00722735"/>
    <w:rsid w:val="00725B14"/>
    <w:rsid w:val="00733C70"/>
    <w:rsid w:val="00733D9D"/>
    <w:rsid w:val="00733F91"/>
    <w:rsid w:val="007359B1"/>
    <w:rsid w:val="00735C55"/>
    <w:rsid w:val="007445D3"/>
    <w:rsid w:val="007525DC"/>
    <w:rsid w:val="007630DE"/>
    <w:rsid w:val="00763E46"/>
    <w:rsid w:val="007802BA"/>
    <w:rsid w:val="0078615A"/>
    <w:rsid w:val="007918D4"/>
    <w:rsid w:val="00794D09"/>
    <w:rsid w:val="007A0A55"/>
    <w:rsid w:val="007A4E66"/>
    <w:rsid w:val="007C2297"/>
    <w:rsid w:val="007C2995"/>
    <w:rsid w:val="007C6FD2"/>
    <w:rsid w:val="007D2703"/>
    <w:rsid w:val="007D7AC0"/>
    <w:rsid w:val="007E039C"/>
    <w:rsid w:val="007E2915"/>
    <w:rsid w:val="007E6B00"/>
    <w:rsid w:val="007F334C"/>
    <w:rsid w:val="007F6B63"/>
    <w:rsid w:val="008009F3"/>
    <w:rsid w:val="008229C1"/>
    <w:rsid w:val="0084013E"/>
    <w:rsid w:val="0084686C"/>
    <w:rsid w:val="00851D29"/>
    <w:rsid w:val="008536FA"/>
    <w:rsid w:val="00854A2B"/>
    <w:rsid w:val="00856382"/>
    <w:rsid w:val="00857A67"/>
    <w:rsid w:val="00857DF7"/>
    <w:rsid w:val="00861EB7"/>
    <w:rsid w:val="00864DDF"/>
    <w:rsid w:val="00873889"/>
    <w:rsid w:val="008910C7"/>
    <w:rsid w:val="0089702F"/>
    <w:rsid w:val="008A6F4D"/>
    <w:rsid w:val="008A70A2"/>
    <w:rsid w:val="008B18AE"/>
    <w:rsid w:val="008B2647"/>
    <w:rsid w:val="008B3F44"/>
    <w:rsid w:val="008C41DF"/>
    <w:rsid w:val="008C5E26"/>
    <w:rsid w:val="008C5FC5"/>
    <w:rsid w:val="008D122B"/>
    <w:rsid w:val="008D552D"/>
    <w:rsid w:val="008F24AB"/>
    <w:rsid w:val="00904C33"/>
    <w:rsid w:val="0090645A"/>
    <w:rsid w:val="009208B9"/>
    <w:rsid w:val="00922747"/>
    <w:rsid w:val="00924DD5"/>
    <w:rsid w:val="009262C4"/>
    <w:rsid w:val="00934565"/>
    <w:rsid w:val="00941879"/>
    <w:rsid w:val="00945E30"/>
    <w:rsid w:val="0094676D"/>
    <w:rsid w:val="0095446F"/>
    <w:rsid w:val="00955C5F"/>
    <w:rsid w:val="00956528"/>
    <w:rsid w:val="0097244B"/>
    <w:rsid w:val="00972A17"/>
    <w:rsid w:val="00995942"/>
    <w:rsid w:val="009977FE"/>
    <w:rsid w:val="009A43E1"/>
    <w:rsid w:val="009A4A93"/>
    <w:rsid w:val="009C2529"/>
    <w:rsid w:val="009D010D"/>
    <w:rsid w:val="009E5A63"/>
    <w:rsid w:val="009F019D"/>
    <w:rsid w:val="00A019BA"/>
    <w:rsid w:val="00A01F88"/>
    <w:rsid w:val="00A07ED9"/>
    <w:rsid w:val="00A223C0"/>
    <w:rsid w:val="00A2638F"/>
    <w:rsid w:val="00A344FB"/>
    <w:rsid w:val="00A4341B"/>
    <w:rsid w:val="00A4416B"/>
    <w:rsid w:val="00A454E2"/>
    <w:rsid w:val="00A55BB9"/>
    <w:rsid w:val="00A5695E"/>
    <w:rsid w:val="00A61987"/>
    <w:rsid w:val="00A63786"/>
    <w:rsid w:val="00A639ED"/>
    <w:rsid w:val="00A72318"/>
    <w:rsid w:val="00AA07E0"/>
    <w:rsid w:val="00AB5A3F"/>
    <w:rsid w:val="00AC03C3"/>
    <w:rsid w:val="00AC3D22"/>
    <w:rsid w:val="00AC6922"/>
    <w:rsid w:val="00AD1037"/>
    <w:rsid w:val="00AD38D8"/>
    <w:rsid w:val="00AD4D5B"/>
    <w:rsid w:val="00AD62AB"/>
    <w:rsid w:val="00AE4D43"/>
    <w:rsid w:val="00AE702C"/>
    <w:rsid w:val="00AF41C2"/>
    <w:rsid w:val="00B10007"/>
    <w:rsid w:val="00B13D8D"/>
    <w:rsid w:val="00B25246"/>
    <w:rsid w:val="00B26115"/>
    <w:rsid w:val="00B3497B"/>
    <w:rsid w:val="00B35DD7"/>
    <w:rsid w:val="00B45967"/>
    <w:rsid w:val="00B56C1E"/>
    <w:rsid w:val="00B61C94"/>
    <w:rsid w:val="00B67F9E"/>
    <w:rsid w:val="00B83F4E"/>
    <w:rsid w:val="00B91F8E"/>
    <w:rsid w:val="00B9712B"/>
    <w:rsid w:val="00BA0EA5"/>
    <w:rsid w:val="00BB1F0B"/>
    <w:rsid w:val="00BB3293"/>
    <w:rsid w:val="00BC49A6"/>
    <w:rsid w:val="00BC7FD4"/>
    <w:rsid w:val="00BD3E9F"/>
    <w:rsid w:val="00BE204A"/>
    <w:rsid w:val="00BF44B1"/>
    <w:rsid w:val="00BF56A9"/>
    <w:rsid w:val="00BF7FE6"/>
    <w:rsid w:val="00C0201B"/>
    <w:rsid w:val="00C0344B"/>
    <w:rsid w:val="00C041D8"/>
    <w:rsid w:val="00C1048A"/>
    <w:rsid w:val="00C202E1"/>
    <w:rsid w:val="00C50439"/>
    <w:rsid w:val="00C5304A"/>
    <w:rsid w:val="00C54DAD"/>
    <w:rsid w:val="00C556A1"/>
    <w:rsid w:val="00C626B1"/>
    <w:rsid w:val="00C70510"/>
    <w:rsid w:val="00C7157C"/>
    <w:rsid w:val="00C71BE5"/>
    <w:rsid w:val="00C76209"/>
    <w:rsid w:val="00C811FF"/>
    <w:rsid w:val="00C83D09"/>
    <w:rsid w:val="00CA4FFA"/>
    <w:rsid w:val="00CA6E31"/>
    <w:rsid w:val="00CB1AE8"/>
    <w:rsid w:val="00CC03FB"/>
    <w:rsid w:val="00CC77A6"/>
    <w:rsid w:val="00CD3F5B"/>
    <w:rsid w:val="00CD7C36"/>
    <w:rsid w:val="00CD7DC2"/>
    <w:rsid w:val="00CE4EFC"/>
    <w:rsid w:val="00CE6E7C"/>
    <w:rsid w:val="00CE752A"/>
    <w:rsid w:val="00CE7E98"/>
    <w:rsid w:val="00D001BA"/>
    <w:rsid w:val="00D058DC"/>
    <w:rsid w:val="00D200B5"/>
    <w:rsid w:val="00D34C4A"/>
    <w:rsid w:val="00D40253"/>
    <w:rsid w:val="00D44793"/>
    <w:rsid w:val="00D46D18"/>
    <w:rsid w:val="00D471E1"/>
    <w:rsid w:val="00D50793"/>
    <w:rsid w:val="00D52236"/>
    <w:rsid w:val="00D531E5"/>
    <w:rsid w:val="00D5607E"/>
    <w:rsid w:val="00D5642E"/>
    <w:rsid w:val="00D72C19"/>
    <w:rsid w:val="00D755F5"/>
    <w:rsid w:val="00D811A6"/>
    <w:rsid w:val="00D86BEF"/>
    <w:rsid w:val="00D95285"/>
    <w:rsid w:val="00DA5F63"/>
    <w:rsid w:val="00DB61BB"/>
    <w:rsid w:val="00DB647D"/>
    <w:rsid w:val="00DC4B25"/>
    <w:rsid w:val="00DC4C16"/>
    <w:rsid w:val="00DD025C"/>
    <w:rsid w:val="00DD6085"/>
    <w:rsid w:val="00DD62E3"/>
    <w:rsid w:val="00DE22E0"/>
    <w:rsid w:val="00DF03A3"/>
    <w:rsid w:val="00E00962"/>
    <w:rsid w:val="00E02554"/>
    <w:rsid w:val="00E02B06"/>
    <w:rsid w:val="00E044E2"/>
    <w:rsid w:val="00E04B5C"/>
    <w:rsid w:val="00E07AF8"/>
    <w:rsid w:val="00E1016A"/>
    <w:rsid w:val="00E10FA9"/>
    <w:rsid w:val="00E247FE"/>
    <w:rsid w:val="00E37611"/>
    <w:rsid w:val="00E41B6D"/>
    <w:rsid w:val="00E42481"/>
    <w:rsid w:val="00E50294"/>
    <w:rsid w:val="00E5423C"/>
    <w:rsid w:val="00E56D42"/>
    <w:rsid w:val="00E62247"/>
    <w:rsid w:val="00E6322E"/>
    <w:rsid w:val="00E67A02"/>
    <w:rsid w:val="00E811FB"/>
    <w:rsid w:val="00E83290"/>
    <w:rsid w:val="00E852BE"/>
    <w:rsid w:val="00E92005"/>
    <w:rsid w:val="00EA752E"/>
    <w:rsid w:val="00EB02A7"/>
    <w:rsid w:val="00EC1E31"/>
    <w:rsid w:val="00EC4FF7"/>
    <w:rsid w:val="00ED48EB"/>
    <w:rsid w:val="00ED6667"/>
    <w:rsid w:val="00EE19DE"/>
    <w:rsid w:val="00EE2482"/>
    <w:rsid w:val="00EF0BC1"/>
    <w:rsid w:val="00EF2463"/>
    <w:rsid w:val="00EF5F34"/>
    <w:rsid w:val="00F002B6"/>
    <w:rsid w:val="00F00A63"/>
    <w:rsid w:val="00F0680F"/>
    <w:rsid w:val="00F16C21"/>
    <w:rsid w:val="00F17DD3"/>
    <w:rsid w:val="00F2084F"/>
    <w:rsid w:val="00F306F7"/>
    <w:rsid w:val="00F3089C"/>
    <w:rsid w:val="00F309E6"/>
    <w:rsid w:val="00F32EF1"/>
    <w:rsid w:val="00F33633"/>
    <w:rsid w:val="00F34D1A"/>
    <w:rsid w:val="00F37E72"/>
    <w:rsid w:val="00F43B49"/>
    <w:rsid w:val="00F54211"/>
    <w:rsid w:val="00F60AB5"/>
    <w:rsid w:val="00F72467"/>
    <w:rsid w:val="00F72E42"/>
    <w:rsid w:val="00F73B09"/>
    <w:rsid w:val="00F768DE"/>
    <w:rsid w:val="00F76D9A"/>
    <w:rsid w:val="00F77938"/>
    <w:rsid w:val="00F80B4D"/>
    <w:rsid w:val="00F81F3B"/>
    <w:rsid w:val="00FA29EE"/>
    <w:rsid w:val="00FA628A"/>
    <w:rsid w:val="00FA7719"/>
    <w:rsid w:val="00FB354B"/>
    <w:rsid w:val="00FB43E1"/>
    <w:rsid w:val="00FB48A8"/>
    <w:rsid w:val="00FB73BD"/>
    <w:rsid w:val="00FC480D"/>
    <w:rsid w:val="00FD391B"/>
    <w:rsid w:val="00FD7889"/>
    <w:rsid w:val="00FE0F76"/>
    <w:rsid w:val="00FF3FD9"/>
    <w:rsid w:val="00FF6ABF"/>
    <w:rsid w:val="00FF73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3260098">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bm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6</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2</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1</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4</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3</b:RefOrder>
  </b:Source>
  <b:Source>
    <b:Tag>Cla</b:Tag>
    <b:SourceType>Report</b:SourceType>
    <b:Guid>{76441884-CB94-4A1D-B527-FB669C2655D9}</b:Guid>
    <b:Title>Clasificación de Documentos usando libLinear: http://www.csie.ntu.edu.tw/~cjlin/papers/guide/guide.pdf   apéndice C –</b:Title>
    <b:RefOrder>5</b:RefOrder>
  </b:Source>
</b:Sources>
</file>

<file path=customXml/itemProps1.xml><?xml version="1.0" encoding="utf-8"?>
<ds:datastoreItem xmlns:ds="http://schemas.openxmlformats.org/officeDocument/2006/customXml" ds:itemID="{86706050-1399-4EFC-84B9-BCB74C8BA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2971</TotalTime>
  <Pages>51</Pages>
  <Words>16411</Words>
  <Characters>90266</Characters>
  <Application>Microsoft Office Word</Application>
  <DocSecurity>0</DocSecurity>
  <Lines>752</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Correa</dc:creator>
  <cp:lastModifiedBy>Gabriel Correa</cp:lastModifiedBy>
  <cp:revision>293</cp:revision>
  <cp:lastPrinted>2015-08-27T15:50:00Z</cp:lastPrinted>
  <dcterms:created xsi:type="dcterms:W3CDTF">2015-08-19T15:37:00Z</dcterms:created>
  <dcterms:modified xsi:type="dcterms:W3CDTF">2015-08-28T07:50:00Z</dcterms:modified>
</cp:coreProperties>
</file>