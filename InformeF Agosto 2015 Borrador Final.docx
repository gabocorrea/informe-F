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2482" w:rsidRDefault="00EE2482" w:rsidP="00EE2482">
      <w:pPr>
        <w:pStyle w:val="Sinespaciado"/>
        <w:rPr>
          <w:sz w:val="24"/>
        </w:rPr>
      </w:pPr>
      <w:r>
        <w:rPr>
          <w:noProof/>
        </w:rPr>
        <w:drawing>
          <wp:anchor distT="0" distB="0" distL="114300" distR="114300" simplePos="0" relativeHeight="251659264" behindDoc="0" locked="0" layoutInCell="1" allowOverlap="1" wp14:anchorId="3416A350" wp14:editId="638412FF">
            <wp:simplePos x="0" y="0"/>
            <wp:positionH relativeFrom="margin">
              <wp:align>left</wp:align>
            </wp:positionH>
            <wp:positionV relativeFrom="margin">
              <wp:align>top</wp:align>
            </wp:positionV>
            <wp:extent cx="793115" cy="1718310"/>
            <wp:effectExtent l="0" t="0" r="6985" b="0"/>
            <wp:wrapSquare wrapText="bothSides"/>
            <wp:docPr id="2" name="Imagen 2" descr="Descripción: C:\Users\ff\Dropbox\Universidad\MEMORIA\Documentos\descargar en formato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C:\Users\ff\Dropbox\Universidad\MEMORIA\Documentos\descargar en formato jp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115" cy="1718310"/>
                    </a:xfrm>
                    <a:prstGeom prst="rect">
                      <a:avLst/>
                    </a:prstGeom>
                    <a:noFill/>
                  </pic:spPr>
                </pic:pic>
              </a:graphicData>
            </a:graphic>
            <wp14:sizeRelH relativeFrom="page">
              <wp14:pctWidth>0</wp14:pctWidth>
            </wp14:sizeRelH>
            <wp14:sizeRelV relativeFrom="page">
              <wp14:pctHeight>0</wp14:pctHeight>
            </wp14:sizeRelV>
          </wp:anchor>
        </w:drawing>
      </w: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r>
        <w:rPr>
          <w:sz w:val="24"/>
        </w:rPr>
        <w:t>UNIVERSIDAD DE CHILE</w:t>
      </w:r>
    </w:p>
    <w:p w:rsidR="00EE2482" w:rsidRDefault="00EE2482" w:rsidP="00EE2482">
      <w:pPr>
        <w:pStyle w:val="Sinespaciado"/>
        <w:rPr>
          <w:sz w:val="24"/>
        </w:rPr>
      </w:pPr>
      <w:r>
        <w:rPr>
          <w:sz w:val="24"/>
        </w:rPr>
        <w:t>FACULTAD DE CIENCIAS FÍSICAS Y MATEMÁTICAS</w:t>
      </w:r>
    </w:p>
    <w:p w:rsidR="00EE2482" w:rsidRDefault="00EE2482" w:rsidP="00EE2482">
      <w:pPr>
        <w:pStyle w:val="Sinespaciado"/>
        <w:rPr>
          <w:sz w:val="24"/>
        </w:rPr>
      </w:pPr>
      <w:r>
        <w:rPr>
          <w:sz w:val="24"/>
        </w:rPr>
        <w:t>DEPARTAMENTO DE CIENCIAS DE LA COMPUTACIÓN</w:t>
      </w:r>
    </w:p>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E02554" w:rsidRDefault="00EE2482" w:rsidP="00EE2482">
      <w:pPr>
        <w:jc w:val="center"/>
      </w:pPr>
      <w:r w:rsidRPr="00E02554">
        <w:rPr>
          <w:b/>
          <w:rPrChange w:id="0" w:author="Gabriel Correa" w:date="2015-08-25T14:24:00Z">
            <w:rPr>
              <w:b/>
              <w:sz w:val="28"/>
            </w:rPr>
          </w:rPrChange>
        </w:rPr>
        <w:t>TEXT MINING APLICADO A DOCUMENTACIÓN DE API PARA LA DETECCIÓN DE DIRECTIVAS</w:t>
      </w:r>
    </w:p>
    <w:p w:rsidR="00EE2482" w:rsidRPr="00E02554" w:rsidRDefault="00EE2482" w:rsidP="00EE2482">
      <w:pPr>
        <w:jc w:val="center"/>
      </w:pPr>
      <w:r w:rsidRPr="00E02554">
        <w:t>MEMORIA PARA OPTAR AL TÍTULO DE INGENIERO CIVIL EN COMPUTACIÓN</w:t>
      </w:r>
    </w:p>
    <w:p w:rsidR="00EE2482" w:rsidRPr="00E02554" w:rsidRDefault="00EE2482" w:rsidP="00EE2482">
      <w:pPr>
        <w:jc w:val="center"/>
      </w:pPr>
    </w:p>
    <w:p w:rsidR="00EE2482" w:rsidRPr="00E02554" w:rsidRDefault="00EE2482" w:rsidP="00EE2482">
      <w:pPr>
        <w:jc w:val="center"/>
      </w:pPr>
    </w:p>
    <w:p w:rsidR="00EE2482" w:rsidRPr="00F00A63" w:rsidRDefault="00EE2482" w:rsidP="00EE2482">
      <w:pPr>
        <w:jc w:val="center"/>
        <w:rPr>
          <w:rFonts w:cs="Times New Roman"/>
        </w:rPr>
      </w:pPr>
      <w:r w:rsidRPr="00F00A63">
        <w:rPr>
          <w:rFonts w:cs="Times New Roman"/>
        </w:rPr>
        <w:t>GABRIEL CORREA GAETE</w:t>
      </w:r>
    </w:p>
    <w:p w:rsidR="00EE2482" w:rsidRPr="00106B0C" w:rsidRDefault="00EE2482" w:rsidP="00EE2482">
      <w:pPr>
        <w:jc w:val="center"/>
        <w:rPr>
          <w:rFonts w:cs="Times New Roman"/>
        </w:rPr>
      </w:pPr>
    </w:p>
    <w:p w:rsidR="00EE2482" w:rsidRPr="00EC1E31" w:rsidRDefault="00EE2482" w:rsidP="00EE2482">
      <w:pPr>
        <w:pStyle w:val="Sinespaciado"/>
        <w:jc w:val="center"/>
        <w:rPr>
          <w:rFonts w:ascii="Times New Roman" w:hAnsi="Times New Roman" w:cs="Times New Roman"/>
          <w:sz w:val="24"/>
          <w:rPrChange w:id="1" w:author="Gabriel Correa" w:date="2015-08-26T15:31:00Z">
            <w:rPr>
              <w:sz w:val="24"/>
            </w:rPr>
          </w:rPrChange>
        </w:rPr>
      </w:pPr>
      <w:r w:rsidRPr="00106B0C">
        <w:rPr>
          <w:rFonts w:ascii="Times New Roman" w:hAnsi="Times New Roman" w:cs="Times New Roman"/>
          <w:sz w:val="24"/>
        </w:rPr>
        <w:t>PROFESOR GUÍA:</w:t>
      </w:r>
    </w:p>
    <w:p w:rsidR="00EE2482" w:rsidRPr="00EC1E31" w:rsidRDefault="00EE2482" w:rsidP="00EE2482">
      <w:pPr>
        <w:pStyle w:val="Sinespaciado"/>
        <w:jc w:val="center"/>
        <w:rPr>
          <w:rFonts w:ascii="Times New Roman" w:hAnsi="Times New Roman" w:cs="Times New Roman"/>
          <w:sz w:val="24"/>
          <w:rPrChange w:id="2" w:author="Gabriel Correa" w:date="2015-08-26T15:31:00Z">
            <w:rPr>
              <w:sz w:val="24"/>
            </w:rPr>
          </w:rPrChange>
        </w:rPr>
      </w:pPr>
      <w:r w:rsidRPr="00F00A63">
        <w:rPr>
          <w:rFonts w:ascii="Times New Roman" w:hAnsi="Times New Roman" w:cs="Times New Roman"/>
          <w:sz w:val="24"/>
        </w:rPr>
        <w:t>ROMAIN ROBBES</w:t>
      </w:r>
    </w:p>
    <w:p w:rsidR="00EE2482" w:rsidRPr="00E02554" w:rsidRDefault="00EE2482" w:rsidP="00EE2482">
      <w:pPr>
        <w:jc w:val="center"/>
        <w:rPr>
          <w:u w:val="single"/>
        </w:rPr>
      </w:pPr>
    </w:p>
    <w:p w:rsidR="00EE2482" w:rsidRPr="00EC1E31" w:rsidRDefault="00EE2482" w:rsidP="00EE2482">
      <w:pPr>
        <w:pStyle w:val="Sinespaciado"/>
        <w:jc w:val="center"/>
        <w:rPr>
          <w:rFonts w:ascii="Times New Roman" w:hAnsi="Times New Roman" w:cs="Times New Roman"/>
          <w:sz w:val="24"/>
          <w:rPrChange w:id="3" w:author="Gabriel Correa" w:date="2015-08-26T15:31:00Z">
            <w:rPr>
              <w:sz w:val="24"/>
            </w:rPr>
          </w:rPrChange>
        </w:rPr>
      </w:pPr>
      <w:r w:rsidRPr="00F00A63">
        <w:rPr>
          <w:rFonts w:ascii="Times New Roman" w:hAnsi="Times New Roman" w:cs="Times New Roman"/>
          <w:sz w:val="24"/>
        </w:rPr>
        <w:t>MIEMBROS DE LA COMISIÓN:</w:t>
      </w:r>
    </w:p>
    <w:p w:rsidR="00EE2482" w:rsidRPr="00EC1E31" w:rsidRDefault="00EE2482" w:rsidP="00EE2482">
      <w:pPr>
        <w:pStyle w:val="Sinespaciado"/>
        <w:jc w:val="center"/>
        <w:rPr>
          <w:rFonts w:ascii="Times New Roman" w:hAnsi="Times New Roman" w:cs="Times New Roman"/>
          <w:sz w:val="24"/>
          <w:rPrChange w:id="4" w:author="Gabriel Correa" w:date="2015-08-26T15:31:00Z">
            <w:rPr>
              <w:sz w:val="24"/>
            </w:rPr>
          </w:rPrChange>
        </w:rPr>
      </w:pPr>
      <w:r w:rsidRPr="00F00A63">
        <w:rPr>
          <w:rFonts w:ascii="Times New Roman" w:hAnsi="Times New Roman" w:cs="Times New Roman"/>
          <w:sz w:val="24"/>
        </w:rPr>
        <w:t>JORGE PÉREZ R.</w:t>
      </w:r>
    </w:p>
    <w:p w:rsidR="00EE2482" w:rsidRPr="00E02554" w:rsidRDefault="00EE2482" w:rsidP="00EE2482">
      <w:pPr>
        <w:jc w:val="center"/>
      </w:pPr>
      <w:r w:rsidRPr="00E02554">
        <w:t>BÁRBARA POBLETE L.</w:t>
      </w:r>
    </w:p>
    <w:p w:rsidR="00EE2482" w:rsidRDefault="00EE2482" w:rsidP="00EE2482">
      <w:pPr>
        <w:pStyle w:val="Sinespaciado"/>
        <w:jc w:val="center"/>
        <w:rPr>
          <w:sz w:val="24"/>
        </w:rPr>
      </w:pPr>
    </w:p>
    <w:p w:rsidR="00EE2482" w:rsidRPr="00EC1E31" w:rsidRDefault="00EE2482" w:rsidP="00EE2482">
      <w:pPr>
        <w:pStyle w:val="Sinespaciado"/>
        <w:jc w:val="center"/>
        <w:rPr>
          <w:rFonts w:ascii="Times New Roman" w:hAnsi="Times New Roman" w:cs="Times New Roman"/>
          <w:sz w:val="24"/>
          <w:rPrChange w:id="5" w:author="Gabriel Correa" w:date="2015-08-26T15:32:00Z">
            <w:rPr>
              <w:sz w:val="24"/>
            </w:rPr>
          </w:rPrChange>
        </w:rPr>
      </w:pPr>
      <w:r w:rsidRPr="00F00A63">
        <w:rPr>
          <w:rFonts w:ascii="Times New Roman" w:hAnsi="Times New Roman" w:cs="Times New Roman"/>
          <w:sz w:val="24"/>
        </w:rPr>
        <w:t>SANTIAGO DE CHILE</w:t>
      </w:r>
    </w:p>
    <w:p w:rsidR="00EE2482" w:rsidRPr="00EC1E31" w:rsidRDefault="00EE2482" w:rsidP="00EE2482">
      <w:pPr>
        <w:pStyle w:val="Sinespaciado"/>
        <w:jc w:val="center"/>
        <w:rPr>
          <w:rFonts w:ascii="Times New Roman" w:hAnsi="Times New Roman" w:cs="Times New Roman"/>
          <w:sz w:val="24"/>
          <w:rPrChange w:id="6" w:author="Gabriel Correa" w:date="2015-08-26T15:32:00Z">
            <w:rPr>
              <w:sz w:val="24"/>
            </w:rPr>
          </w:rPrChange>
        </w:rPr>
      </w:pPr>
      <w:r w:rsidRPr="00F00A63">
        <w:rPr>
          <w:rFonts w:ascii="Times New Roman" w:hAnsi="Times New Roman" w:cs="Times New Roman"/>
          <w:sz w:val="24"/>
        </w:rPr>
        <w:t>2015</w:t>
      </w:r>
    </w:p>
    <w:p w:rsidR="00EE2482" w:rsidRPr="00E02554" w:rsidRDefault="00EE2482" w:rsidP="00EE2482"/>
    <w:p w:rsidR="00EE2482" w:rsidRPr="00E02554" w:rsidRDefault="00EE2482" w:rsidP="00EE2482">
      <w:pPr>
        <w:spacing w:line="293" w:lineRule="auto"/>
        <w:sectPr w:rsidR="00EE2482" w:rsidRPr="00E02554" w:rsidSect="00C83D09">
          <w:footerReference w:type="default" r:id="rId10"/>
          <w:pgSz w:w="12240" w:h="15840"/>
          <w:pgMar w:top="1134" w:right="1134" w:bottom="1134" w:left="1701" w:header="720" w:footer="720" w:gutter="0"/>
          <w:cols w:space="720"/>
        </w:sectPr>
      </w:pPr>
    </w:p>
    <w:p w:rsidR="00465D91" w:rsidRPr="00465D91" w:rsidRDefault="00465D91">
      <w:pPr>
        <w:pStyle w:val="Sinespaciado"/>
        <w:ind w:left="4253"/>
        <w:rPr>
          <w:ins w:id="7" w:author="Gabriel Correa" w:date="2015-08-28T05:05:00Z"/>
          <w:rStyle w:val="SinespaciadoCar"/>
          <w:rFonts w:ascii="Times New Roman" w:hAnsi="Times New Roman" w:cs="Times New Roman"/>
          <w:rPrChange w:id="8" w:author="Gabriel Correa" w:date="2015-08-28T05:05:00Z">
            <w:rPr>
              <w:ins w:id="9" w:author="Gabriel Correa" w:date="2015-08-28T05:05:00Z"/>
              <w:rStyle w:val="SinespaciadoCar"/>
              <w:rFonts w:ascii="Times New Roman" w:hAnsi="Times New Roman"/>
              <w:sz w:val="24"/>
            </w:rPr>
          </w:rPrChange>
        </w:rPr>
        <w:pPrChange w:id="10" w:author="Gabriel Correa" w:date="2015-08-28T05:07:00Z">
          <w:pPr>
            <w:pStyle w:val="Sinespaciado"/>
            <w:ind w:left="4395"/>
          </w:pPr>
        </w:pPrChange>
      </w:pPr>
      <w:bookmarkStart w:id="11" w:name="_Ref405455820"/>
      <w:ins w:id="12" w:author="Gabriel Correa" w:date="2015-08-28T05:05:00Z">
        <w:r w:rsidRPr="00465D91">
          <w:rPr>
            <w:rFonts w:ascii="Times New Roman" w:hAnsi="Times New Roman" w:cs="Times New Roman"/>
            <w:lang w:bidi="en-US"/>
            <w:rPrChange w:id="13" w:author="Gabriel Correa" w:date="2015-08-28T05:05:00Z">
              <w:rPr>
                <w:lang w:bidi="en-US"/>
              </w:rPr>
            </w:rPrChange>
          </w:rPr>
          <w:lastRenderedPageBreak/>
          <w:t xml:space="preserve">RESUMEN DE LA MEMORIA PARA OPTAR </w:t>
        </w:r>
        <w:r w:rsidRPr="00465D91">
          <w:rPr>
            <w:rStyle w:val="SinespaciadoCar"/>
            <w:rFonts w:ascii="Times New Roman" w:hAnsi="Times New Roman" w:cs="Times New Roman"/>
            <w:rPrChange w:id="14" w:author="Gabriel Correa" w:date="2015-08-28T05:05:00Z">
              <w:rPr>
                <w:rStyle w:val="SinespaciadoCar"/>
              </w:rPr>
            </w:rPrChange>
          </w:rPr>
          <w:t xml:space="preserve">AL TÍTULO DE INGENIERO CIVIL </w:t>
        </w:r>
      </w:ins>
      <w:ins w:id="15" w:author="Gabriel Correa" w:date="2015-08-28T05:07:00Z">
        <w:r>
          <w:rPr>
            <w:rStyle w:val="SinespaciadoCar"/>
            <w:rFonts w:ascii="Times New Roman" w:hAnsi="Times New Roman" w:cs="Times New Roman"/>
          </w:rPr>
          <w:t>EN COMPUTACIÓN</w:t>
        </w:r>
      </w:ins>
    </w:p>
    <w:p w:rsidR="00465D91" w:rsidRPr="00465D91" w:rsidRDefault="00465D91">
      <w:pPr>
        <w:pStyle w:val="Sinespaciado"/>
        <w:ind w:left="4253"/>
        <w:rPr>
          <w:ins w:id="16" w:author="Gabriel Correa" w:date="2015-08-28T05:05:00Z"/>
          <w:rStyle w:val="SinespaciadoCar"/>
          <w:rFonts w:ascii="Times New Roman" w:hAnsi="Times New Roman" w:cs="Times New Roman"/>
          <w:rPrChange w:id="17" w:author="Gabriel Correa" w:date="2015-08-28T05:05:00Z">
            <w:rPr>
              <w:ins w:id="18" w:author="Gabriel Correa" w:date="2015-08-28T05:05:00Z"/>
              <w:rStyle w:val="SinespaciadoCar"/>
            </w:rPr>
          </w:rPrChange>
        </w:rPr>
        <w:pPrChange w:id="19" w:author="Gabriel Correa" w:date="2015-08-28T05:07:00Z">
          <w:pPr>
            <w:pStyle w:val="Sinespaciado"/>
            <w:ind w:left="4395"/>
          </w:pPr>
        </w:pPrChange>
      </w:pPr>
      <w:ins w:id="20" w:author="Gabriel Correa" w:date="2015-08-28T05:05:00Z">
        <w:r w:rsidRPr="00465D91">
          <w:rPr>
            <w:rStyle w:val="SinespaciadoCar"/>
            <w:rFonts w:ascii="Times New Roman" w:hAnsi="Times New Roman" w:cs="Times New Roman"/>
            <w:rPrChange w:id="21" w:author="Gabriel Correa" w:date="2015-08-28T05:05:00Z">
              <w:rPr>
                <w:rStyle w:val="SinespaciadoCar"/>
              </w:rPr>
            </w:rPrChange>
          </w:rPr>
          <w:t xml:space="preserve">POR: </w:t>
        </w:r>
        <w:r>
          <w:rPr>
            <w:rStyle w:val="SinespaciadoCar"/>
            <w:rFonts w:ascii="Times New Roman" w:hAnsi="Times New Roman" w:cs="Times New Roman"/>
          </w:rPr>
          <w:t>GABRIEL CORREA GAETE</w:t>
        </w:r>
      </w:ins>
    </w:p>
    <w:p w:rsidR="00465D91" w:rsidRPr="00465D91" w:rsidRDefault="00465D91">
      <w:pPr>
        <w:pStyle w:val="Sinespaciado"/>
        <w:ind w:left="4253"/>
        <w:rPr>
          <w:ins w:id="22" w:author="Gabriel Correa" w:date="2015-08-28T05:05:00Z"/>
          <w:rStyle w:val="SinespaciadoCar"/>
          <w:rFonts w:ascii="Times New Roman" w:hAnsi="Times New Roman" w:cs="Times New Roman"/>
          <w:rPrChange w:id="23" w:author="Gabriel Correa" w:date="2015-08-28T05:05:00Z">
            <w:rPr>
              <w:ins w:id="24" w:author="Gabriel Correa" w:date="2015-08-28T05:05:00Z"/>
              <w:rStyle w:val="SinespaciadoCar"/>
            </w:rPr>
          </w:rPrChange>
        </w:rPr>
        <w:pPrChange w:id="25" w:author="Gabriel Correa" w:date="2015-08-28T05:07:00Z">
          <w:pPr>
            <w:pStyle w:val="Sinespaciado"/>
            <w:ind w:left="4395"/>
          </w:pPr>
        </w:pPrChange>
      </w:pPr>
      <w:ins w:id="26" w:author="Gabriel Correa" w:date="2015-08-28T05:05:00Z">
        <w:r w:rsidRPr="00465D91">
          <w:rPr>
            <w:rStyle w:val="SinespaciadoCar"/>
            <w:rFonts w:ascii="Times New Roman" w:hAnsi="Times New Roman" w:cs="Times New Roman"/>
            <w:rPrChange w:id="27" w:author="Gabriel Correa" w:date="2015-08-28T05:05:00Z">
              <w:rPr>
                <w:rStyle w:val="SinespaciadoCar"/>
              </w:rPr>
            </w:rPrChange>
          </w:rPr>
          <w:t xml:space="preserve">FECHA: </w:t>
        </w:r>
      </w:ins>
      <w:ins w:id="28" w:author="Gabriel Correa" w:date="2015-08-28T05:06:00Z">
        <w:r>
          <w:rPr>
            <w:rStyle w:val="SinespaciadoCar"/>
            <w:rFonts w:ascii="Times New Roman" w:hAnsi="Times New Roman" w:cs="Times New Roman"/>
          </w:rPr>
          <w:t>28</w:t>
        </w:r>
      </w:ins>
      <w:ins w:id="29" w:author="Gabriel Correa" w:date="2015-08-28T05:05:00Z">
        <w:r w:rsidRPr="00465D91">
          <w:rPr>
            <w:rStyle w:val="SinespaciadoCar"/>
            <w:rFonts w:ascii="Times New Roman" w:hAnsi="Times New Roman" w:cs="Times New Roman"/>
            <w:rPrChange w:id="30" w:author="Gabriel Correa" w:date="2015-08-28T05:05:00Z">
              <w:rPr>
                <w:rStyle w:val="SinespaciadoCar"/>
              </w:rPr>
            </w:rPrChange>
          </w:rPr>
          <w:t xml:space="preserve"> DE </w:t>
        </w:r>
      </w:ins>
      <w:ins w:id="31" w:author="Gabriel Correa" w:date="2015-08-28T05:06:00Z">
        <w:r>
          <w:rPr>
            <w:rStyle w:val="SinespaciadoCar"/>
            <w:rFonts w:ascii="Times New Roman" w:hAnsi="Times New Roman" w:cs="Times New Roman"/>
          </w:rPr>
          <w:t xml:space="preserve">AGOSTO </w:t>
        </w:r>
      </w:ins>
      <w:ins w:id="32" w:author="Gabriel Correa" w:date="2015-08-28T05:05:00Z">
        <w:r w:rsidRPr="00465D91">
          <w:rPr>
            <w:rStyle w:val="SinespaciadoCar"/>
            <w:rFonts w:ascii="Times New Roman" w:hAnsi="Times New Roman" w:cs="Times New Roman"/>
          </w:rPr>
          <w:t>DE 201</w:t>
        </w:r>
      </w:ins>
      <w:ins w:id="33" w:author="Gabriel Correa" w:date="2015-08-28T05:06:00Z">
        <w:r>
          <w:rPr>
            <w:rStyle w:val="SinespaciadoCar"/>
            <w:rFonts w:ascii="Times New Roman" w:hAnsi="Times New Roman" w:cs="Times New Roman"/>
          </w:rPr>
          <w:t>5</w:t>
        </w:r>
      </w:ins>
    </w:p>
    <w:p w:rsidR="00465D91" w:rsidRPr="00465D91" w:rsidRDefault="00465D91">
      <w:pPr>
        <w:ind w:left="4253"/>
        <w:rPr>
          <w:ins w:id="34" w:author="Gabriel Correa" w:date="2015-08-28T05:05:00Z"/>
          <w:rStyle w:val="SinespaciadoCar"/>
          <w:rFonts w:asciiTheme="minorHAnsi" w:hAnsiTheme="minorHAnsi" w:cs="Times New Roman"/>
          <w:sz w:val="22"/>
        </w:rPr>
        <w:pPrChange w:id="35" w:author="Gabriel Correa" w:date="2015-08-28T05:07:00Z">
          <w:pPr>
            <w:ind w:left="4395"/>
          </w:pPr>
        </w:pPrChange>
      </w:pPr>
      <w:ins w:id="36" w:author="Gabriel Correa" w:date="2015-08-28T05:05:00Z">
        <w:r w:rsidRPr="00465D91">
          <w:rPr>
            <w:rStyle w:val="SinespaciadoCar"/>
            <w:rFonts w:cs="Times New Roman"/>
          </w:rPr>
          <w:t xml:space="preserve">PROF. GUÍA: </w:t>
        </w:r>
      </w:ins>
      <w:ins w:id="37" w:author="Gabriel Correa" w:date="2015-08-28T05:06:00Z">
        <w:r>
          <w:rPr>
            <w:rStyle w:val="SinespaciadoCar"/>
            <w:rFonts w:cs="Times New Roman"/>
          </w:rPr>
          <w:t>DR</w:t>
        </w:r>
      </w:ins>
      <w:ins w:id="38" w:author="Gabriel Correa" w:date="2015-08-28T05:05:00Z">
        <w:r w:rsidRPr="00465D91">
          <w:rPr>
            <w:rStyle w:val="SinespaciadoCar"/>
            <w:rFonts w:cs="Times New Roman"/>
          </w:rPr>
          <w:t xml:space="preserve">. </w:t>
        </w:r>
      </w:ins>
      <w:ins w:id="39" w:author="Gabriel Correa" w:date="2015-08-28T05:06:00Z">
        <w:r>
          <w:rPr>
            <w:rStyle w:val="SinespaciadoCar"/>
            <w:rFonts w:cs="Times New Roman"/>
          </w:rPr>
          <w:t>ROMAIN ROBBES</w:t>
        </w:r>
      </w:ins>
    </w:p>
    <w:p w:rsidR="00465D91" w:rsidRPr="00465D91" w:rsidRDefault="00465D91" w:rsidP="00465D91">
      <w:pPr>
        <w:jc w:val="center"/>
        <w:rPr>
          <w:ins w:id="40" w:author="Gabriel Correa" w:date="2015-08-28T05:05:00Z"/>
          <w:rFonts w:cs="Times New Roman"/>
          <w:b/>
          <w:lang w:bidi="en-US"/>
        </w:rPr>
      </w:pPr>
      <w:ins w:id="41" w:author="Gabriel Correa" w:date="2015-08-28T05:05:00Z">
        <w:r w:rsidRPr="00465D91">
          <w:rPr>
            <w:rFonts w:cs="Times New Roman"/>
            <w:b/>
            <w:lang w:bidi="en-US"/>
          </w:rPr>
          <w:t>“</w:t>
        </w:r>
      </w:ins>
      <w:ins w:id="42" w:author="Gabriel Correa" w:date="2015-08-28T05:09:00Z">
        <w:r w:rsidR="00433F78" w:rsidRPr="00433F78">
          <w:rPr>
            <w:rFonts w:cs="Times New Roman"/>
            <w:b/>
            <w:lang w:bidi="en-US"/>
          </w:rPr>
          <w:t>TEXT MINING APLICADO A DOCUMENTACIÓN DE API PARA LA DETECCIÓN DE DIRECTIVAS</w:t>
        </w:r>
      </w:ins>
      <w:ins w:id="43" w:author="Gabriel Correa" w:date="2015-08-28T05:05:00Z">
        <w:r w:rsidRPr="00465D91">
          <w:rPr>
            <w:rFonts w:cs="Times New Roman"/>
            <w:b/>
            <w:lang w:bidi="en-US"/>
          </w:rPr>
          <w:t>”</w:t>
        </w:r>
      </w:ins>
    </w:p>
    <w:p w:rsidR="00233A49" w:rsidRDefault="00233A49">
      <w:pPr>
        <w:spacing w:after="200" w:line="276" w:lineRule="auto"/>
        <w:jc w:val="left"/>
        <w:rPr>
          <w:ins w:id="44" w:author="Gabriel Correa" w:date="2015-08-28T05:49:00Z"/>
        </w:rPr>
      </w:pPr>
      <w:ins w:id="45" w:author="Gabriel Correa" w:date="2015-08-28T05:15:00Z">
        <w:r>
          <w:rPr>
            <w:lang w:bidi="en-US"/>
          </w:rPr>
          <w:t xml:space="preserve">En esta memoria de Título se estudia la </w:t>
        </w:r>
      </w:ins>
      <w:ins w:id="46" w:author="Gabriel Correa" w:date="2015-08-28T05:16:00Z">
        <w:r>
          <w:rPr>
            <w:lang w:bidi="en-US"/>
          </w:rPr>
          <w:t>factibilidad de detectar directivas de API usando</w:t>
        </w:r>
      </w:ins>
      <w:ins w:id="47" w:author="Gabriel Correa" w:date="2015-08-28T05:18:00Z">
        <w:r>
          <w:rPr>
            <w:lang w:bidi="en-US"/>
          </w:rPr>
          <w:t xml:space="preserve"> </w:t>
        </w:r>
      </w:ins>
      <w:ins w:id="48" w:author="Gabriel Correa" w:date="2015-08-28T05:16:00Z">
        <w:r>
          <w:rPr>
            <w:lang w:bidi="en-US"/>
          </w:rPr>
          <w:t xml:space="preserve">herramientas </w:t>
        </w:r>
      </w:ins>
      <w:ins w:id="49" w:author="Gabriel Correa" w:date="2015-08-28T06:17:00Z">
        <w:r w:rsidR="000B16CF">
          <w:rPr>
            <w:lang w:bidi="en-US"/>
          </w:rPr>
          <w:t xml:space="preserve">de </w:t>
        </w:r>
      </w:ins>
      <w:ins w:id="50" w:author="Gabriel Correa" w:date="2015-08-28T05:18:00Z">
        <w:r>
          <w:rPr>
            <w:lang w:bidi="en-US"/>
          </w:rPr>
          <w:t xml:space="preserve">Machine Learning y </w:t>
        </w:r>
      </w:ins>
      <w:ins w:id="51" w:author="Gabriel Correa" w:date="2015-08-28T05:16:00Z">
        <w:r>
          <w:rPr>
            <w:lang w:bidi="en-US"/>
          </w:rPr>
          <w:t>Text Mining</w:t>
        </w:r>
      </w:ins>
      <w:ins w:id="52" w:author="Gabriel Correa" w:date="2015-08-28T05:22:00Z">
        <w:r w:rsidR="00671D4D">
          <w:rPr>
            <w:lang w:bidi="en-US"/>
          </w:rPr>
          <w:t xml:space="preserve">. Las directivas </w:t>
        </w:r>
        <w:r w:rsidR="00154490">
          <w:rPr>
            <w:lang w:bidi="en-US"/>
          </w:rPr>
          <w:t>son instrucciones</w:t>
        </w:r>
      </w:ins>
      <w:ins w:id="53" w:author="Gabriel Correa" w:date="2015-08-28T05:24:00Z">
        <w:r w:rsidR="00154490">
          <w:rPr>
            <w:lang w:bidi="en-US"/>
          </w:rPr>
          <w:t xml:space="preserve"> </w:t>
        </w:r>
      </w:ins>
      <w:ins w:id="54" w:author="Gabriel Correa" w:date="2015-08-28T05:35:00Z">
        <w:r w:rsidR="00671D4D">
          <w:rPr>
            <w:lang w:bidi="en-US"/>
          </w:rPr>
          <w:t xml:space="preserve">importantes sobre </w:t>
        </w:r>
      </w:ins>
      <w:ins w:id="55" w:author="Gabriel Correa" w:date="2015-08-28T05:34:00Z">
        <w:r w:rsidR="00671D4D">
          <w:rPr>
            <w:lang w:bidi="en-US"/>
          </w:rPr>
          <w:t>e</w:t>
        </w:r>
      </w:ins>
      <w:ins w:id="56" w:author="Gabriel Correa" w:date="2015-08-28T05:35:00Z">
        <w:r w:rsidR="00671D4D">
          <w:rPr>
            <w:lang w:bidi="en-US"/>
          </w:rPr>
          <w:t>l correcto</w:t>
        </w:r>
      </w:ins>
      <w:ins w:id="57" w:author="Gabriel Correa" w:date="2015-08-28T05:34:00Z">
        <w:r w:rsidR="00671D4D">
          <w:rPr>
            <w:lang w:bidi="en-US"/>
          </w:rPr>
          <w:t xml:space="preserve"> uso de </w:t>
        </w:r>
      </w:ins>
      <w:ins w:id="58" w:author="Gabriel Correa" w:date="2015-08-28T05:35:00Z">
        <w:r w:rsidR="00671D4D">
          <w:rPr>
            <w:lang w:bidi="en-US"/>
          </w:rPr>
          <w:t>una</w:t>
        </w:r>
      </w:ins>
      <w:ins w:id="59" w:author="Gabriel Correa" w:date="2015-08-28T05:34:00Z">
        <w:r w:rsidR="00671D4D">
          <w:rPr>
            <w:lang w:bidi="en-US"/>
          </w:rPr>
          <w:t xml:space="preserve"> API</w:t>
        </w:r>
      </w:ins>
      <w:ins w:id="60" w:author="Gabriel Correa" w:date="2015-08-28T05:37:00Z">
        <w:r w:rsidR="00671D4D">
          <w:rPr>
            <w:lang w:bidi="en-US"/>
          </w:rPr>
          <w:t xml:space="preserve"> </w:t>
        </w:r>
      </w:ins>
      <w:ins w:id="61" w:author="Gabriel Correa" w:date="2015-08-28T05:38:00Z">
        <w:r w:rsidR="00671D4D">
          <w:rPr>
            <w:lang w:bidi="en-US"/>
          </w:rPr>
          <w:t xml:space="preserve">junto con restricciones y precauciones para </w:t>
        </w:r>
      </w:ins>
      <w:ins w:id="62" w:author="Gabriel Correa" w:date="2015-08-28T06:08:00Z">
        <w:r w:rsidR="00127CE8">
          <w:rPr>
            <w:lang w:bidi="en-US"/>
          </w:rPr>
          <w:t>prevenir</w:t>
        </w:r>
      </w:ins>
      <w:ins w:id="63" w:author="Gabriel Correa" w:date="2015-08-28T05:38:00Z">
        <w:r w:rsidR="00671D4D">
          <w:rPr>
            <w:lang w:bidi="en-US"/>
          </w:rPr>
          <w:t xml:space="preserve"> errores. </w:t>
        </w:r>
      </w:ins>
      <w:ins w:id="64" w:author="Gabriel Correa" w:date="2015-08-28T05:40:00Z">
        <w:r w:rsidR="00781AF5">
          <w:rPr>
            <w:lang w:bidi="en-US"/>
          </w:rPr>
          <w:t>Sin embargo</w:t>
        </w:r>
      </w:ins>
      <w:ins w:id="65" w:author="Gabriel Correa" w:date="2015-08-28T07:11:00Z">
        <w:r w:rsidR="00D53013">
          <w:rPr>
            <w:lang w:bidi="en-US"/>
          </w:rPr>
          <w:t>,</w:t>
        </w:r>
      </w:ins>
      <w:ins w:id="66" w:author="Gabriel Correa" w:date="2015-08-28T05:40:00Z">
        <w:r w:rsidR="00781AF5">
          <w:rPr>
            <w:lang w:bidi="en-US"/>
          </w:rPr>
          <w:t xml:space="preserve"> existe la necesidad de destacar las directivas </w:t>
        </w:r>
      </w:ins>
      <w:ins w:id="67" w:author="Gabriel Correa" w:date="2015-08-28T07:11:00Z">
        <w:r w:rsidR="00D53013">
          <w:rPr>
            <w:lang w:bidi="en-US"/>
          </w:rPr>
          <w:t>ya que</w:t>
        </w:r>
      </w:ins>
      <w:ins w:id="68" w:author="Gabriel Correa" w:date="2015-08-28T05:42:00Z">
        <w:r w:rsidR="00781AF5">
          <w:rPr>
            <w:lang w:bidi="en-US"/>
          </w:rPr>
          <w:t xml:space="preserve"> pueden pasar desapercibidas para los desarrolladores de software.</w:t>
        </w:r>
      </w:ins>
      <w:ins w:id="69" w:author="Gabriel Correa" w:date="2015-08-28T05:43:00Z">
        <w:r w:rsidR="00E724B1" w:rsidRPr="00E724B1">
          <w:t xml:space="preserve"> </w:t>
        </w:r>
        <w:r w:rsidR="00E724B1">
          <w:t xml:space="preserve">El objetivo general de este trabajo es diseñar e implementar un sistema de detección semi-automático de directivas de API. </w:t>
        </w:r>
      </w:ins>
      <w:ins w:id="70" w:author="Gabriel Correa" w:date="2015-08-28T05:47:00Z">
        <w:r w:rsidR="00D53013">
          <w:t xml:space="preserve">En </w:t>
        </w:r>
      </w:ins>
      <w:ins w:id="71" w:author="Gabriel Correa" w:date="2015-08-28T07:12:00Z">
        <w:r w:rsidR="00D53013">
          <w:t>este</w:t>
        </w:r>
      </w:ins>
      <w:ins w:id="72" w:author="Gabriel Correa" w:date="2015-08-28T05:47:00Z">
        <w:r w:rsidR="004E41BB">
          <w:t xml:space="preserve"> </w:t>
        </w:r>
      </w:ins>
      <w:ins w:id="73" w:author="Gabriel Correa" w:date="2015-08-28T07:12:00Z">
        <w:r w:rsidR="00D53013">
          <w:t>proyecto</w:t>
        </w:r>
      </w:ins>
      <w:ins w:id="74" w:author="Gabriel Correa" w:date="2015-08-28T05:44:00Z">
        <w:r w:rsidR="00E724B1">
          <w:t xml:space="preserve"> se realiza una </w:t>
        </w:r>
      </w:ins>
      <w:ins w:id="75" w:author="Gabriel Correa" w:date="2015-08-28T05:43:00Z">
        <w:r w:rsidR="00E724B1">
          <w:t xml:space="preserve">búsqueda de los mejores algoritmos de Machine Learning para detectar </w:t>
        </w:r>
      </w:ins>
      <w:ins w:id="76" w:author="Gabriel Correa" w:date="2015-08-28T05:45:00Z">
        <w:r w:rsidR="00E724B1">
          <w:t xml:space="preserve">las </w:t>
        </w:r>
      </w:ins>
      <w:ins w:id="77" w:author="Gabriel Correa" w:date="2015-08-28T05:43:00Z">
        <w:r w:rsidR="00E724B1">
          <w:t>directivas</w:t>
        </w:r>
      </w:ins>
      <w:ins w:id="78" w:author="Gabriel Correa" w:date="2015-08-28T05:45:00Z">
        <w:r w:rsidR="00E724B1">
          <w:t xml:space="preserve"> de una API</w:t>
        </w:r>
      </w:ins>
      <w:ins w:id="79" w:author="Gabriel Correa" w:date="2015-08-28T05:43:00Z">
        <w:r w:rsidR="00E724B1">
          <w:t>.</w:t>
        </w:r>
      </w:ins>
    </w:p>
    <w:p w:rsidR="002E2DCA" w:rsidRDefault="00B12DF9">
      <w:pPr>
        <w:spacing w:after="200" w:line="276" w:lineRule="auto"/>
        <w:jc w:val="left"/>
        <w:rPr>
          <w:ins w:id="80" w:author="Gabriel Correa" w:date="2015-08-28T07:00:00Z"/>
          <w:lang w:bidi="en-US"/>
        </w:rPr>
      </w:pPr>
      <w:ins w:id="81" w:author="Gabriel Correa" w:date="2015-08-28T05:51:00Z">
        <w:r>
          <w:rPr>
            <w:lang w:bidi="en-US"/>
          </w:rPr>
          <w:t xml:space="preserve">Se realizaron una serie de experimentos de Text Mining para evaluar </w:t>
        </w:r>
      </w:ins>
      <w:ins w:id="82" w:author="Gabriel Correa" w:date="2015-08-28T05:55:00Z">
        <w:r>
          <w:rPr>
            <w:lang w:bidi="en-US"/>
          </w:rPr>
          <w:t>la precisión</w:t>
        </w:r>
      </w:ins>
      <w:ins w:id="83" w:author="Gabriel Correa" w:date="2015-08-28T05:51:00Z">
        <w:r>
          <w:rPr>
            <w:lang w:bidi="en-US"/>
          </w:rPr>
          <w:t xml:space="preserve"> de algoritmos que </w:t>
        </w:r>
      </w:ins>
      <w:ins w:id="84" w:author="Gabriel Correa" w:date="2015-08-28T05:53:00Z">
        <w:r>
          <w:rPr>
            <w:lang w:bidi="en-US"/>
          </w:rPr>
          <w:t xml:space="preserve">intentan </w:t>
        </w:r>
      </w:ins>
      <w:ins w:id="85" w:author="Gabriel Correa" w:date="2015-08-28T05:54:00Z">
        <w:r>
          <w:rPr>
            <w:lang w:bidi="en-US"/>
          </w:rPr>
          <w:t xml:space="preserve">separar las frases de una documentación en </w:t>
        </w:r>
        <w:r>
          <w:rPr>
            <w:i/>
            <w:lang w:bidi="en-US"/>
          </w:rPr>
          <w:t xml:space="preserve">directivas </w:t>
        </w:r>
        <w:r>
          <w:rPr>
            <w:lang w:bidi="en-US"/>
          </w:rPr>
          <w:t xml:space="preserve">y en </w:t>
        </w:r>
        <w:r>
          <w:rPr>
            <w:i/>
            <w:lang w:bidi="en-US"/>
          </w:rPr>
          <w:t>no-directivas</w:t>
        </w:r>
        <w:r>
          <w:rPr>
            <w:lang w:bidi="en-US"/>
          </w:rPr>
          <w:t>.</w:t>
        </w:r>
      </w:ins>
      <w:ins w:id="86" w:author="Gabriel Correa" w:date="2015-08-28T05:56:00Z">
        <w:r w:rsidR="008B4F10">
          <w:rPr>
            <w:lang w:bidi="en-US"/>
          </w:rPr>
          <w:t xml:space="preserve"> </w:t>
        </w:r>
      </w:ins>
      <w:ins w:id="87" w:author="Gabriel Correa" w:date="2015-08-28T07:13:00Z">
        <w:r w:rsidR="00553CB8">
          <w:rPr>
            <w:lang w:bidi="en-US"/>
          </w:rPr>
          <w:t>Previo a la realización de los experimentos</w:t>
        </w:r>
      </w:ins>
      <w:ins w:id="88" w:author="Gabriel Correa" w:date="2015-08-28T07:14:00Z">
        <w:r w:rsidR="00553CB8">
          <w:rPr>
            <w:lang w:bidi="en-US"/>
          </w:rPr>
          <w:t>,</w:t>
        </w:r>
      </w:ins>
      <w:ins w:id="89" w:author="Gabriel Correa" w:date="2015-08-28T05:56:00Z">
        <w:r w:rsidR="008B4F10">
          <w:rPr>
            <w:lang w:bidi="en-US"/>
          </w:rPr>
          <w:t xml:space="preserve"> fue necesario </w:t>
        </w:r>
      </w:ins>
      <w:ins w:id="90" w:author="Gabriel Correa" w:date="2015-08-28T05:58:00Z">
        <w:r w:rsidR="008B4F10">
          <w:rPr>
            <w:lang w:bidi="en-US"/>
          </w:rPr>
          <w:t>reunir</w:t>
        </w:r>
      </w:ins>
      <w:ins w:id="91" w:author="Gabriel Correa" w:date="2015-08-28T05:56:00Z">
        <w:r w:rsidR="008B4F10">
          <w:rPr>
            <w:lang w:bidi="en-US"/>
          </w:rPr>
          <w:t xml:space="preserve"> </w:t>
        </w:r>
      </w:ins>
      <w:ins w:id="92" w:author="Gabriel Correa" w:date="2015-08-28T05:58:00Z">
        <w:r w:rsidR="008B4F10">
          <w:rPr>
            <w:lang w:bidi="en-US"/>
          </w:rPr>
          <w:t xml:space="preserve">una </w:t>
        </w:r>
      </w:ins>
      <w:ins w:id="93" w:author="Gabriel Correa" w:date="2015-08-28T06:10:00Z">
        <w:r w:rsidR="00113B3E">
          <w:rPr>
            <w:lang w:bidi="en-US"/>
          </w:rPr>
          <w:t>colección</w:t>
        </w:r>
      </w:ins>
      <w:ins w:id="94" w:author="Gabriel Correa" w:date="2015-08-28T06:11:00Z">
        <w:r w:rsidR="00113B3E">
          <w:rPr>
            <w:lang w:bidi="en-US"/>
          </w:rPr>
          <w:t xml:space="preserve"> </w:t>
        </w:r>
      </w:ins>
      <w:ins w:id="95" w:author="Gabriel Correa" w:date="2015-08-28T06:01:00Z">
        <w:r w:rsidR="00113B3E">
          <w:rPr>
            <w:lang w:bidi="en-US"/>
          </w:rPr>
          <w:t xml:space="preserve">de </w:t>
        </w:r>
        <w:r w:rsidR="00113B3E" w:rsidRPr="00113B3E">
          <w:rPr>
            <w:i/>
            <w:lang w:bidi="en-US"/>
            <w:rPrChange w:id="96" w:author="Gabriel Correa" w:date="2015-08-28T06:10:00Z">
              <w:rPr>
                <w:lang w:bidi="en-US"/>
              </w:rPr>
            </w:rPrChange>
          </w:rPr>
          <w:t>directivas</w:t>
        </w:r>
        <w:r w:rsidR="00113B3E">
          <w:rPr>
            <w:lang w:bidi="en-US"/>
          </w:rPr>
          <w:t xml:space="preserve"> y de </w:t>
        </w:r>
      </w:ins>
      <w:ins w:id="97" w:author="Gabriel Correa" w:date="2015-08-28T06:10:00Z">
        <w:r w:rsidR="00113B3E" w:rsidRPr="00113B3E">
          <w:rPr>
            <w:i/>
            <w:lang w:bidi="en-US"/>
            <w:rPrChange w:id="98" w:author="Gabriel Correa" w:date="2015-08-28T06:10:00Z">
              <w:rPr>
                <w:lang w:bidi="en-US"/>
              </w:rPr>
            </w:rPrChange>
          </w:rPr>
          <w:t>no-directivas</w:t>
        </w:r>
      </w:ins>
      <w:ins w:id="99" w:author="Gabriel Correa" w:date="2015-08-28T06:01:00Z">
        <w:r w:rsidR="00127CE8">
          <w:rPr>
            <w:lang w:bidi="en-US"/>
          </w:rPr>
          <w:t xml:space="preserve">, requeridos para </w:t>
        </w:r>
      </w:ins>
      <w:ins w:id="100" w:author="Gabriel Correa" w:date="2015-08-28T06:02:00Z">
        <w:r w:rsidR="00127CE8">
          <w:rPr>
            <w:lang w:bidi="en-US"/>
          </w:rPr>
          <w:t>‘</w:t>
        </w:r>
      </w:ins>
      <w:ins w:id="101" w:author="Gabriel Correa" w:date="2015-08-28T06:01:00Z">
        <w:r w:rsidR="00127CE8">
          <w:rPr>
            <w:lang w:bidi="en-US"/>
          </w:rPr>
          <w:t>entrenar</w:t>
        </w:r>
      </w:ins>
      <w:ins w:id="102" w:author="Gabriel Correa" w:date="2015-08-28T06:02:00Z">
        <w:r w:rsidR="00127CE8">
          <w:rPr>
            <w:lang w:bidi="en-US"/>
          </w:rPr>
          <w:t>’</w:t>
        </w:r>
        <w:r w:rsidR="00113B3E">
          <w:rPr>
            <w:lang w:bidi="en-US"/>
          </w:rPr>
          <w:t xml:space="preserve"> los programas de Machine Learning</w:t>
        </w:r>
      </w:ins>
      <w:ins w:id="103" w:author="Gabriel Correa" w:date="2015-08-28T06:03:00Z">
        <w:r w:rsidR="00127CE8">
          <w:rPr>
            <w:lang w:bidi="en-US"/>
          </w:rPr>
          <w:t xml:space="preserve">. </w:t>
        </w:r>
      </w:ins>
      <w:ins w:id="104" w:author="Gabriel Correa" w:date="2015-08-28T06:14:00Z">
        <w:r w:rsidR="00113B3E">
          <w:rPr>
            <w:lang w:bidi="en-US"/>
          </w:rPr>
          <w:t>Para facilitar la recopilación de estos datos</w:t>
        </w:r>
      </w:ins>
      <w:ins w:id="105" w:author="Gabriel Correa" w:date="2015-08-28T06:15:00Z">
        <w:r w:rsidR="00113B3E">
          <w:rPr>
            <w:lang w:bidi="en-US"/>
          </w:rPr>
          <w:t xml:space="preserve">, </w:t>
        </w:r>
      </w:ins>
      <w:ins w:id="106" w:author="Gabriel Correa" w:date="2015-08-28T06:03:00Z">
        <w:r w:rsidR="00127CE8">
          <w:rPr>
            <w:lang w:bidi="en-US"/>
          </w:rPr>
          <w:t>se</w:t>
        </w:r>
      </w:ins>
      <w:ins w:id="107" w:author="Gabriel Correa" w:date="2015-08-28T06:04:00Z">
        <w:r w:rsidR="00113B3E">
          <w:rPr>
            <w:lang w:bidi="en-US"/>
          </w:rPr>
          <w:t xml:space="preserve"> implementó </w:t>
        </w:r>
      </w:ins>
      <w:ins w:id="108" w:author="Gabriel Correa" w:date="2015-08-28T06:25:00Z">
        <w:r w:rsidR="00EA773C" w:rsidRPr="00EA773C">
          <w:rPr>
            <w:i/>
            <w:lang w:bidi="en-US"/>
            <w:rPrChange w:id="109" w:author="Gabriel Correa" w:date="2015-08-28T06:26:00Z">
              <w:rPr>
                <w:lang w:bidi="en-US"/>
              </w:rPr>
            </w:rPrChange>
          </w:rPr>
          <w:t>Comments Highlighter</w:t>
        </w:r>
        <w:r w:rsidR="00EA773C">
          <w:rPr>
            <w:lang w:bidi="en-US"/>
          </w:rPr>
          <w:t xml:space="preserve"> o </w:t>
        </w:r>
        <w:r w:rsidR="00EA773C" w:rsidRPr="00EA773C">
          <w:rPr>
            <w:i/>
            <w:lang w:bidi="en-US"/>
            <w:rPrChange w:id="110" w:author="Gabriel Correa" w:date="2015-08-28T06:26:00Z">
              <w:rPr>
                <w:lang w:bidi="en-US"/>
              </w:rPr>
            </w:rPrChange>
          </w:rPr>
          <w:t>CHi</w:t>
        </w:r>
      </w:ins>
      <w:ins w:id="111" w:author="Gabriel Correa" w:date="2015-08-28T06:16:00Z">
        <w:r w:rsidR="00113B3E">
          <w:rPr>
            <w:lang w:bidi="en-US"/>
          </w:rPr>
          <w:t xml:space="preserve">: </w:t>
        </w:r>
      </w:ins>
      <w:ins w:id="112" w:author="Gabriel Correa" w:date="2015-08-28T06:04:00Z">
        <w:r w:rsidR="00113B3E">
          <w:rPr>
            <w:lang w:bidi="en-US"/>
          </w:rPr>
          <w:t>una aplicación web</w:t>
        </w:r>
      </w:ins>
      <w:ins w:id="113" w:author="Gabriel Correa" w:date="2015-08-28T06:15:00Z">
        <w:r w:rsidR="00113B3E">
          <w:rPr>
            <w:lang w:bidi="en-US"/>
          </w:rPr>
          <w:t xml:space="preserve"> que ayuda a </w:t>
        </w:r>
      </w:ins>
      <w:ins w:id="114" w:author="Gabriel Correa" w:date="2015-08-28T06:18:00Z">
        <w:r w:rsidR="001D5C03">
          <w:rPr>
            <w:lang w:bidi="en-US"/>
          </w:rPr>
          <w:t xml:space="preserve">buscar y </w:t>
        </w:r>
      </w:ins>
      <w:ins w:id="115" w:author="Gabriel Correa" w:date="2015-08-28T06:15:00Z">
        <w:r w:rsidR="00113B3E">
          <w:rPr>
            <w:lang w:bidi="en-US"/>
          </w:rPr>
          <w:t>destacar manualmente las directivas</w:t>
        </w:r>
      </w:ins>
      <w:ins w:id="116" w:author="Gabriel Correa" w:date="2015-08-28T06:17:00Z">
        <w:r w:rsidR="001D5C03">
          <w:rPr>
            <w:lang w:bidi="en-US"/>
          </w:rPr>
          <w:t xml:space="preserve"> </w:t>
        </w:r>
      </w:ins>
      <w:ins w:id="117" w:author="Gabriel Correa" w:date="2015-08-28T06:18:00Z">
        <w:r w:rsidR="001D5C03">
          <w:rPr>
            <w:lang w:bidi="en-US"/>
          </w:rPr>
          <w:t xml:space="preserve">de una API. De este modo, se utilizó la herramienta implementada para </w:t>
        </w:r>
      </w:ins>
      <w:ins w:id="118" w:author="Gabriel Correa" w:date="2015-08-28T06:20:00Z">
        <w:r w:rsidR="001252AD">
          <w:rPr>
            <w:lang w:bidi="en-US"/>
          </w:rPr>
          <w:t>reunir</w:t>
        </w:r>
      </w:ins>
      <w:ins w:id="119" w:author="Gabriel Correa" w:date="2015-08-28T06:18:00Z">
        <w:r w:rsidR="001252AD">
          <w:rPr>
            <w:lang w:bidi="en-US"/>
          </w:rPr>
          <w:t xml:space="preserve"> l</w:t>
        </w:r>
      </w:ins>
      <w:ins w:id="120" w:author="Gabriel Correa" w:date="2015-08-28T06:20:00Z">
        <w:r w:rsidR="001252AD">
          <w:rPr>
            <w:lang w:bidi="en-US"/>
          </w:rPr>
          <w:t>os</w:t>
        </w:r>
      </w:ins>
      <w:ins w:id="121" w:author="Gabriel Correa" w:date="2015-08-28T06:18:00Z">
        <w:r w:rsidR="001D5C03">
          <w:rPr>
            <w:lang w:bidi="en-US"/>
          </w:rPr>
          <w:t xml:space="preserve"> </w:t>
        </w:r>
      </w:ins>
      <w:ins w:id="122" w:author="Gabriel Correa" w:date="2015-08-28T06:19:00Z">
        <w:r w:rsidR="001D5C03">
          <w:rPr>
            <w:lang w:bidi="en-US"/>
          </w:rPr>
          <w:t xml:space="preserve">datos </w:t>
        </w:r>
        <w:r w:rsidR="001252AD">
          <w:rPr>
            <w:lang w:bidi="en-US"/>
          </w:rPr>
          <w:t>precisad</w:t>
        </w:r>
      </w:ins>
      <w:ins w:id="123" w:author="Gabriel Correa" w:date="2015-08-28T06:21:00Z">
        <w:r w:rsidR="001252AD">
          <w:rPr>
            <w:lang w:bidi="en-US"/>
          </w:rPr>
          <w:t xml:space="preserve">os por </w:t>
        </w:r>
      </w:ins>
      <w:ins w:id="124" w:author="Gabriel Correa" w:date="2015-08-28T06:22:00Z">
        <w:r w:rsidR="001252AD">
          <w:rPr>
            <w:lang w:bidi="en-US"/>
          </w:rPr>
          <w:t xml:space="preserve">los algoritmos de clasificación y </w:t>
        </w:r>
      </w:ins>
      <w:ins w:id="125" w:author="Gabriel Correa" w:date="2015-08-28T06:27:00Z">
        <w:r w:rsidR="00EA773C">
          <w:rPr>
            <w:lang w:bidi="en-US"/>
          </w:rPr>
          <w:t xml:space="preserve">posteriormente </w:t>
        </w:r>
      </w:ins>
      <w:ins w:id="126" w:author="Gabriel Correa" w:date="2015-08-28T06:22:00Z">
        <w:r w:rsidR="001252AD">
          <w:rPr>
            <w:lang w:bidi="en-US"/>
          </w:rPr>
          <w:t xml:space="preserve">se realizaron pruebas para medir </w:t>
        </w:r>
      </w:ins>
      <w:ins w:id="127" w:author="Gabriel Correa" w:date="2015-08-28T06:23:00Z">
        <w:r w:rsidR="001252AD">
          <w:rPr>
            <w:lang w:bidi="en-US"/>
          </w:rPr>
          <w:t>el rendimiento de la detecci</w:t>
        </w:r>
      </w:ins>
      <w:ins w:id="128" w:author="Gabriel Correa" w:date="2015-08-28T06:24:00Z">
        <w:r w:rsidR="001252AD">
          <w:rPr>
            <w:lang w:bidi="en-US"/>
          </w:rPr>
          <w:t>ón automática de directivas.</w:t>
        </w:r>
      </w:ins>
      <w:ins w:id="129" w:author="Gabriel Correa" w:date="2015-08-28T06:26:00Z">
        <w:r w:rsidR="00EA773C">
          <w:rPr>
            <w:lang w:bidi="en-US"/>
          </w:rPr>
          <w:t xml:space="preserve"> </w:t>
        </w:r>
      </w:ins>
      <w:ins w:id="130" w:author="Gabriel Correa" w:date="2015-08-28T07:15:00Z">
        <w:r w:rsidR="006959C4">
          <w:rPr>
            <w:lang w:bidi="en-US"/>
          </w:rPr>
          <w:t>Luego</w:t>
        </w:r>
      </w:ins>
      <w:ins w:id="131" w:author="Gabriel Correa" w:date="2015-08-28T06:28:00Z">
        <w:r w:rsidR="00EA773C">
          <w:rPr>
            <w:lang w:bidi="en-US"/>
          </w:rPr>
          <w:t>,</w:t>
        </w:r>
      </w:ins>
      <w:ins w:id="132" w:author="Gabriel Correa" w:date="2015-08-28T06:27:00Z">
        <w:r w:rsidR="00EA773C">
          <w:rPr>
            <w:lang w:bidi="en-US"/>
          </w:rPr>
          <w:t xml:space="preserve"> </w:t>
        </w:r>
      </w:ins>
      <w:ins w:id="133" w:author="Gabriel Correa" w:date="2015-08-28T06:28:00Z">
        <w:r w:rsidR="00EA773C">
          <w:rPr>
            <w:lang w:bidi="en-US"/>
          </w:rPr>
          <w:t xml:space="preserve">la habilidad de detectar las </w:t>
        </w:r>
      </w:ins>
      <w:ins w:id="134" w:author="Gabriel Correa" w:date="2015-08-28T06:27:00Z">
        <w:r w:rsidR="00EA773C">
          <w:rPr>
            <w:lang w:bidi="en-US"/>
          </w:rPr>
          <w:t xml:space="preserve">directivas </w:t>
        </w:r>
      </w:ins>
      <w:ins w:id="135" w:author="Gabriel Correa" w:date="2015-08-28T06:28:00Z">
        <w:r w:rsidR="00EA773C">
          <w:rPr>
            <w:lang w:bidi="en-US"/>
          </w:rPr>
          <w:t>es agregada a</w:t>
        </w:r>
      </w:ins>
      <w:ins w:id="136" w:author="Gabriel Correa" w:date="2015-08-28T06:31:00Z">
        <w:r w:rsidR="00C10F2A">
          <w:rPr>
            <w:lang w:bidi="en-US"/>
          </w:rPr>
          <w:t xml:space="preserve"> la aplicación</w:t>
        </w:r>
      </w:ins>
      <w:ins w:id="137" w:author="Gabriel Correa" w:date="2015-08-28T06:30:00Z">
        <w:r w:rsidR="00EA773C">
          <w:rPr>
            <w:lang w:bidi="en-US"/>
          </w:rPr>
          <w:t xml:space="preserve">, y como la detección no es perfecta, los errores </w:t>
        </w:r>
      </w:ins>
      <w:ins w:id="138" w:author="Gabriel Correa" w:date="2015-08-28T06:31:00Z">
        <w:r w:rsidR="00C10F2A">
          <w:rPr>
            <w:lang w:bidi="en-US"/>
          </w:rPr>
          <w:t xml:space="preserve">pueden ser corregidos </w:t>
        </w:r>
        <w:r w:rsidR="00633A59">
          <w:rPr>
            <w:lang w:bidi="en-US"/>
          </w:rPr>
          <w:t xml:space="preserve">manualmente </w:t>
        </w:r>
        <w:r w:rsidR="00C10F2A">
          <w:rPr>
            <w:lang w:bidi="en-US"/>
          </w:rPr>
          <w:t xml:space="preserve">usando </w:t>
        </w:r>
        <w:r w:rsidR="00C10F2A" w:rsidRPr="00C10F2A">
          <w:rPr>
            <w:i/>
            <w:lang w:bidi="en-US"/>
            <w:rPrChange w:id="139" w:author="Gabriel Correa" w:date="2015-08-28T06:31:00Z">
              <w:rPr>
                <w:lang w:bidi="en-US"/>
              </w:rPr>
            </w:rPrChange>
          </w:rPr>
          <w:t>CHi</w:t>
        </w:r>
        <w:r w:rsidR="00633A59">
          <w:rPr>
            <w:lang w:bidi="en-US"/>
          </w:rPr>
          <w:t xml:space="preserve">. </w:t>
        </w:r>
      </w:ins>
      <w:ins w:id="140" w:author="Gabriel Correa" w:date="2015-08-28T07:15:00Z">
        <w:r w:rsidR="00426565">
          <w:rPr>
            <w:lang w:bidi="en-US"/>
          </w:rPr>
          <w:t xml:space="preserve">Es </w:t>
        </w:r>
      </w:ins>
      <w:ins w:id="141" w:author="Gabriel Correa" w:date="2015-08-28T07:16:00Z">
        <w:r w:rsidR="00426565">
          <w:rPr>
            <w:lang w:bidi="en-US"/>
          </w:rPr>
          <w:t>p</w:t>
        </w:r>
      </w:ins>
      <w:ins w:id="142" w:author="Gabriel Correa" w:date="2015-08-28T06:32:00Z">
        <w:r w:rsidR="00426565">
          <w:rPr>
            <w:lang w:bidi="en-US"/>
          </w:rPr>
          <w:t>or e</w:t>
        </w:r>
      </w:ins>
      <w:ins w:id="143" w:author="Gabriel Correa" w:date="2015-08-28T07:16:00Z">
        <w:r w:rsidR="00426565">
          <w:rPr>
            <w:lang w:bidi="en-US"/>
          </w:rPr>
          <w:t>sto</w:t>
        </w:r>
      </w:ins>
      <w:ins w:id="144" w:author="Gabriel Correa" w:date="2015-08-28T06:32:00Z">
        <w:r w:rsidR="00633A59">
          <w:rPr>
            <w:lang w:bidi="en-US"/>
          </w:rPr>
          <w:t xml:space="preserve"> </w:t>
        </w:r>
      </w:ins>
      <w:ins w:id="145" w:author="Gabriel Correa" w:date="2015-08-28T07:16:00Z">
        <w:r w:rsidR="00426565">
          <w:rPr>
            <w:lang w:bidi="en-US"/>
          </w:rPr>
          <w:t xml:space="preserve">que </w:t>
        </w:r>
      </w:ins>
      <w:ins w:id="146" w:author="Gabriel Correa" w:date="2015-08-28T06:35:00Z">
        <w:r w:rsidR="00633A59">
          <w:rPr>
            <w:lang w:bidi="en-US"/>
          </w:rPr>
          <w:t xml:space="preserve">el sistema es </w:t>
        </w:r>
      </w:ins>
      <w:ins w:id="147" w:author="Gabriel Correa" w:date="2015-08-28T06:36:00Z">
        <w:r w:rsidR="00633A59">
          <w:rPr>
            <w:lang w:bidi="en-US"/>
          </w:rPr>
          <w:t xml:space="preserve">denominado como </w:t>
        </w:r>
      </w:ins>
      <w:ins w:id="148" w:author="Gabriel Correa" w:date="2015-08-28T06:37:00Z">
        <w:r w:rsidR="00633A59">
          <w:rPr>
            <w:lang w:bidi="en-US"/>
          </w:rPr>
          <w:t>una solución</w:t>
        </w:r>
      </w:ins>
      <w:ins w:id="149" w:author="Gabriel Correa" w:date="2015-08-28T06:36:00Z">
        <w:r w:rsidR="00633A59">
          <w:rPr>
            <w:lang w:bidi="en-US"/>
          </w:rPr>
          <w:t xml:space="preserve"> </w:t>
        </w:r>
      </w:ins>
      <w:ins w:id="150" w:author="Gabriel Correa" w:date="2015-08-28T06:32:00Z">
        <w:r w:rsidR="00633A59">
          <w:rPr>
            <w:lang w:bidi="en-US"/>
          </w:rPr>
          <w:t>semi-autom</w:t>
        </w:r>
      </w:ins>
      <w:ins w:id="151" w:author="Gabriel Correa" w:date="2015-08-28T06:33:00Z">
        <w:r w:rsidR="00633A59">
          <w:rPr>
            <w:lang w:bidi="en-US"/>
          </w:rPr>
          <w:t>átic</w:t>
        </w:r>
      </w:ins>
      <w:ins w:id="152" w:author="Gabriel Correa" w:date="2015-08-28T06:37:00Z">
        <w:r w:rsidR="00633A59">
          <w:rPr>
            <w:lang w:bidi="en-US"/>
          </w:rPr>
          <w:t>a</w:t>
        </w:r>
      </w:ins>
      <w:ins w:id="153" w:author="Gabriel Correa" w:date="2015-08-28T06:36:00Z">
        <w:r w:rsidR="00633A59">
          <w:rPr>
            <w:lang w:bidi="en-US"/>
          </w:rPr>
          <w:t>.</w:t>
        </w:r>
      </w:ins>
    </w:p>
    <w:p w:rsidR="00633A59" w:rsidRPr="00327B27" w:rsidRDefault="002D3E83">
      <w:pPr>
        <w:spacing w:after="200" w:line="276" w:lineRule="auto"/>
        <w:jc w:val="left"/>
        <w:rPr>
          <w:ins w:id="154" w:author="Gabriel Correa" w:date="2015-08-28T05:10:00Z"/>
          <w:lang w:bidi="en-US"/>
        </w:rPr>
      </w:pPr>
      <w:ins w:id="155" w:author="Gabriel Correa" w:date="2015-08-28T06:38:00Z">
        <w:r>
          <w:rPr>
            <w:lang w:bidi="en-US"/>
          </w:rPr>
          <w:t xml:space="preserve">Los </w:t>
        </w:r>
      </w:ins>
      <w:ins w:id="156" w:author="Gabriel Correa" w:date="2015-08-28T06:39:00Z">
        <w:r>
          <w:rPr>
            <w:lang w:bidi="en-US"/>
          </w:rPr>
          <w:t xml:space="preserve">resultados </w:t>
        </w:r>
      </w:ins>
      <w:ins w:id="157" w:author="Gabriel Correa" w:date="2015-08-28T07:16:00Z">
        <w:r w:rsidR="0026534A">
          <w:rPr>
            <w:lang w:bidi="en-US"/>
          </w:rPr>
          <w:t>de</w:t>
        </w:r>
      </w:ins>
      <w:ins w:id="158" w:author="Gabriel Correa" w:date="2015-08-28T06:40:00Z">
        <w:r w:rsidR="0026534A">
          <w:rPr>
            <w:lang w:bidi="en-US"/>
          </w:rPr>
          <w:t>muestran que</w:t>
        </w:r>
        <w:r>
          <w:rPr>
            <w:lang w:bidi="en-US"/>
          </w:rPr>
          <w:t xml:space="preserve"> es factible detectar directivas usando clasificadores de </w:t>
        </w:r>
        <w:r w:rsidRPr="002D3E83">
          <w:rPr>
            <w:i/>
            <w:lang w:bidi="en-US"/>
            <w:rPrChange w:id="159" w:author="Gabriel Correa" w:date="2015-08-28T06:41:00Z">
              <w:rPr>
                <w:lang w:bidi="en-US"/>
              </w:rPr>
            </w:rPrChange>
          </w:rPr>
          <w:t>Machine Learning</w:t>
        </w:r>
      </w:ins>
      <w:ins w:id="160" w:author="Gabriel Correa" w:date="2015-08-28T06:41:00Z">
        <w:r>
          <w:rPr>
            <w:lang w:bidi="en-US"/>
          </w:rPr>
          <w:t>.</w:t>
        </w:r>
      </w:ins>
      <w:ins w:id="161" w:author="Gabriel Correa" w:date="2015-08-28T06:43:00Z">
        <w:r w:rsidR="00327B27">
          <w:rPr>
            <w:lang w:bidi="en-US"/>
          </w:rPr>
          <w:t xml:space="preserve"> </w:t>
        </w:r>
      </w:ins>
      <w:ins w:id="162" w:author="Gabriel Correa" w:date="2015-08-28T07:06:00Z">
        <w:r w:rsidR="007D5FD6">
          <w:rPr>
            <w:lang w:bidi="en-US"/>
          </w:rPr>
          <w:t>Además</w:t>
        </w:r>
      </w:ins>
      <w:ins w:id="163" w:author="Gabriel Correa" w:date="2015-08-28T07:10:00Z">
        <w:r w:rsidR="007D5FD6">
          <w:rPr>
            <w:lang w:bidi="en-US"/>
          </w:rPr>
          <w:t>,</w:t>
        </w:r>
      </w:ins>
      <w:ins w:id="164" w:author="Gabriel Correa" w:date="2015-08-28T07:06:00Z">
        <w:r w:rsidR="007D5FD6">
          <w:rPr>
            <w:lang w:bidi="en-US"/>
          </w:rPr>
          <w:t xml:space="preserve"> se hacen pruebas variando </w:t>
        </w:r>
      </w:ins>
      <w:ins w:id="165" w:author="Gabriel Correa" w:date="2015-08-28T07:08:00Z">
        <w:r w:rsidR="007D5FD6">
          <w:rPr>
            <w:lang w:bidi="en-US"/>
          </w:rPr>
          <w:t xml:space="preserve">el tamaño de los datos </w:t>
        </w:r>
      </w:ins>
      <w:ins w:id="166" w:author="Gabriel Correa" w:date="2015-08-28T07:10:00Z">
        <w:r w:rsidR="007D5FD6">
          <w:rPr>
            <w:lang w:bidi="en-US"/>
          </w:rPr>
          <w:t>usados para entrenar los clasificadores</w:t>
        </w:r>
      </w:ins>
      <w:ins w:id="167" w:author="Gabriel Correa" w:date="2015-08-28T07:08:00Z">
        <w:r w:rsidR="007D5FD6">
          <w:rPr>
            <w:lang w:bidi="en-US"/>
          </w:rPr>
          <w:t xml:space="preserve">, obteniendo información sobre </w:t>
        </w:r>
      </w:ins>
      <w:ins w:id="168" w:author="Gabriel Correa" w:date="2015-08-28T07:09:00Z">
        <w:r w:rsidR="007D5FD6">
          <w:rPr>
            <w:lang w:bidi="en-US"/>
          </w:rPr>
          <w:t xml:space="preserve">cuántas muestras es necesario </w:t>
        </w:r>
      </w:ins>
      <w:ins w:id="169" w:author="Gabriel Correa" w:date="2015-08-28T07:10:00Z">
        <w:r w:rsidR="007D5FD6">
          <w:rPr>
            <w:lang w:bidi="en-US"/>
          </w:rPr>
          <w:t xml:space="preserve">reunir </w:t>
        </w:r>
      </w:ins>
      <w:ins w:id="170" w:author="Gabriel Correa" w:date="2015-08-28T07:09:00Z">
        <w:r w:rsidR="007D5FD6">
          <w:rPr>
            <w:lang w:bidi="en-US"/>
          </w:rPr>
          <w:t>para lograr un porcentaje satisfactorio de directivas detectadas.</w:t>
        </w:r>
      </w:ins>
      <w:ins w:id="171" w:author="Gabriel Correa" w:date="2015-08-28T07:18:00Z">
        <w:r w:rsidR="0026534A">
          <w:rPr>
            <w:lang w:bidi="en-US"/>
          </w:rPr>
          <w:t xml:space="preserve"> Finalmente</w:t>
        </w:r>
      </w:ins>
      <w:ins w:id="172" w:author="Gabriel Correa" w:date="2015-08-28T06:44:00Z">
        <w:r w:rsidR="00327B27">
          <w:rPr>
            <w:lang w:bidi="en-US"/>
          </w:rPr>
          <w:t xml:space="preserve"> </w:t>
        </w:r>
      </w:ins>
      <w:ins w:id="173" w:author="Gabriel Correa" w:date="2015-08-28T06:45:00Z">
        <w:r w:rsidR="00327B27">
          <w:rPr>
            <w:lang w:bidi="en-US"/>
          </w:rPr>
          <w:t xml:space="preserve">se observa que hay dos algoritmos </w:t>
        </w:r>
      </w:ins>
      <w:ins w:id="174" w:author="Gabriel Correa" w:date="2015-08-28T06:46:00Z">
        <w:r w:rsidR="00327B27">
          <w:rPr>
            <w:lang w:bidi="en-US"/>
          </w:rPr>
          <w:t>que funcionan signific</w:t>
        </w:r>
        <w:r w:rsidR="007D5FD6">
          <w:rPr>
            <w:lang w:bidi="en-US"/>
          </w:rPr>
          <w:t>ativamente mejor que los otros</w:t>
        </w:r>
      </w:ins>
      <w:ins w:id="175" w:author="Gabriel Correa" w:date="2015-08-28T07:18:00Z">
        <w:r w:rsidR="0026534A">
          <w:rPr>
            <w:lang w:bidi="en-US"/>
          </w:rPr>
          <w:t xml:space="preserve"> y</w:t>
        </w:r>
      </w:ins>
      <w:ins w:id="176" w:author="Gabriel Correa" w:date="2015-08-28T07:03:00Z">
        <w:r w:rsidR="0026534A">
          <w:rPr>
            <w:lang w:bidi="en-US"/>
          </w:rPr>
          <w:t xml:space="preserve"> </w:t>
        </w:r>
      </w:ins>
      <w:ins w:id="177" w:author="Gabriel Correa" w:date="2015-08-28T07:18:00Z">
        <w:r w:rsidR="0026534A">
          <w:rPr>
            <w:lang w:bidi="en-US"/>
          </w:rPr>
          <w:t>u</w:t>
        </w:r>
      </w:ins>
      <w:ins w:id="178" w:author="Gabriel Correa" w:date="2015-08-28T07:03:00Z">
        <w:r w:rsidR="007D5FD6">
          <w:rPr>
            <w:lang w:bidi="en-US"/>
          </w:rPr>
          <w:t xml:space="preserve">no de ellos </w:t>
        </w:r>
      </w:ins>
      <w:ins w:id="179" w:author="Gabriel Correa" w:date="2015-08-28T07:04:00Z">
        <w:r w:rsidR="007D5FD6">
          <w:rPr>
            <w:lang w:bidi="en-US"/>
          </w:rPr>
          <w:t xml:space="preserve">es agregado </w:t>
        </w:r>
      </w:ins>
      <w:ins w:id="180" w:author="Gabriel Correa" w:date="2015-08-28T06:46:00Z">
        <w:r w:rsidR="0026534A">
          <w:rPr>
            <w:lang w:bidi="en-US"/>
          </w:rPr>
          <w:t>a las</w:t>
        </w:r>
      </w:ins>
      <w:ins w:id="181" w:author="Gabriel Correa" w:date="2015-08-28T07:18:00Z">
        <w:r w:rsidR="0026534A">
          <w:rPr>
            <w:lang w:bidi="en-US"/>
          </w:rPr>
          <w:t xml:space="preserve"> </w:t>
        </w:r>
      </w:ins>
      <w:ins w:id="182" w:author="Gabriel Correa" w:date="2015-08-28T06:46:00Z">
        <w:r w:rsidR="00327B27">
          <w:rPr>
            <w:lang w:bidi="en-US"/>
          </w:rPr>
          <w:t xml:space="preserve">funcionalidades de </w:t>
        </w:r>
      </w:ins>
      <w:ins w:id="183" w:author="Gabriel Correa" w:date="2015-08-28T07:18:00Z">
        <w:r w:rsidR="0026534A">
          <w:rPr>
            <w:i/>
            <w:lang w:bidi="en-US"/>
          </w:rPr>
          <w:t>CHi</w:t>
        </w:r>
      </w:ins>
      <w:ins w:id="184" w:author="Gabriel Correa" w:date="2015-08-28T07:04:00Z">
        <w:r w:rsidR="007D5FD6">
          <w:rPr>
            <w:lang w:bidi="en-US"/>
          </w:rPr>
          <w:t>.</w:t>
        </w:r>
      </w:ins>
    </w:p>
    <w:p w:rsidR="00465D91" w:rsidRDefault="00465D91">
      <w:pPr>
        <w:spacing w:after="200" w:line="276" w:lineRule="auto"/>
        <w:jc w:val="left"/>
        <w:rPr>
          <w:ins w:id="185" w:author="Gabriel Correa" w:date="2015-08-28T05:03:00Z"/>
          <w:rFonts w:eastAsiaTheme="majorEastAsia" w:cstheme="majorBidi"/>
          <w:b/>
          <w:bCs/>
          <w:color w:val="365F91" w:themeColor="accent1" w:themeShade="BF"/>
          <w:szCs w:val="28"/>
        </w:rPr>
      </w:pPr>
      <w:ins w:id="186" w:author="Gabriel Correa" w:date="2015-08-28T05:03:00Z">
        <w:r>
          <w:rPr>
            <w:rFonts w:eastAsiaTheme="majorEastAsia" w:cstheme="majorBidi"/>
            <w:b/>
            <w:bCs/>
            <w:color w:val="365F91" w:themeColor="accent1" w:themeShade="BF"/>
            <w:szCs w:val="28"/>
          </w:rPr>
          <w:br w:type="page"/>
        </w:r>
      </w:ins>
    </w:p>
    <w:sdt>
      <w:sdtPr>
        <w:rPr>
          <w:rFonts w:eastAsiaTheme="majorEastAsia" w:cstheme="majorBidi"/>
          <w:b/>
          <w:bCs/>
          <w:color w:val="365F91" w:themeColor="accent1" w:themeShade="BF"/>
          <w:szCs w:val="28"/>
        </w:rPr>
        <w:id w:val="1169375657"/>
        <w:docPartObj>
          <w:docPartGallery w:val="Table of Contents"/>
          <w:docPartUnique/>
        </w:docPartObj>
      </w:sdtPr>
      <w:sdtEndPr>
        <w:rPr>
          <w:rFonts w:eastAsiaTheme="minorEastAsia" w:cstheme="minorBidi"/>
          <w:b w:val="0"/>
          <w:bCs w:val="0"/>
          <w:vanish/>
          <w:color w:val="auto"/>
          <w:szCs w:val="22"/>
          <w:highlight w:val="yellow"/>
        </w:rPr>
      </w:sdtEndPr>
      <w:sdtContent>
        <w:p w:rsidR="00EE2482" w:rsidRPr="00E02554" w:rsidRDefault="00EE2482" w:rsidP="00EE2482">
          <w:r w:rsidRPr="00E02554">
            <w:rPr>
              <w:rFonts w:eastAsiaTheme="majorEastAsia" w:cstheme="majorBidi"/>
              <w:color w:val="365F91" w:themeColor="accent1" w:themeShade="BF"/>
              <w:szCs w:val="28"/>
              <w:rPrChange w:id="187" w:author="Gabriel Correa" w:date="2015-08-25T14:24:00Z">
                <w:rPr>
                  <w:rFonts w:asciiTheme="majorHAnsi" w:eastAsiaTheme="majorEastAsia" w:hAnsiTheme="majorHAnsi" w:cstheme="majorBidi"/>
                  <w:color w:val="365F91" w:themeColor="accent1" w:themeShade="BF"/>
                  <w:sz w:val="28"/>
                  <w:szCs w:val="28"/>
                </w:rPr>
              </w:rPrChange>
            </w:rPr>
            <w:t>Índice</w:t>
          </w:r>
          <w:bookmarkEnd w:id="11"/>
        </w:p>
        <w:p w:rsidR="00E54D64" w:rsidRDefault="00EE2482">
          <w:pPr>
            <w:pStyle w:val="TDC1"/>
            <w:tabs>
              <w:tab w:val="left" w:pos="440"/>
              <w:tab w:val="right" w:leader="dot" w:pos="9395"/>
            </w:tabs>
            <w:rPr>
              <w:ins w:id="188" w:author="Gabriel Correa" w:date="2015-08-28T07:30:00Z"/>
              <w:rFonts w:asciiTheme="minorHAnsi" w:hAnsiTheme="minorHAnsi"/>
              <w:noProof/>
              <w:sz w:val="22"/>
            </w:rPr>
          </w:pPr>
          <w:r w:rsidRPr="00BF7FE6">
            <w:rPr>
              <w:rPrChange w:id="189" w:author="Gabriel Correa" w:date="2015-08-25T14:24:00Z">
                <w:rPr>
                  <w:b/>
                  <w:bCs/>
                </w:rPr>
              </w:rPrChange>
            </w:rPr>
            <w:fldChar w:fldCharType="begin"/>
          </w:r>
          <w:r w:rsidRPr="00E02554">
            <w:instrText xml:space="preserve"> TOC \o "1-3" \h \z \u </w:instrText>
          </w:r>
          <w:r w:rsidRPr="00BF7FE6">
            <w:rPr>
              <w:rPrChange w:id="190" w:author="Gabriel Correa" w:date="2015-08-25T14:24:00Z">
                <w:rPr>
                  <w:b/>
                  <w:bCs/>
                </w:rPr>
              </w:rPrChange>
            </w:rPr>
            <w:fldChar w:fldCharType="separate"/>
          </w:r>
          <w:ins w:id="191" w:author="Gabriel Correa" w:date="2015-08-28T07:30:00Z">
            <w:r w:rsidR="00E54D64" w:rsidRPr="007903D0">
              <w:rPr>
                <w:rStyle w:val="Hipervnculo"/>
                <w:noProof/>
              </w:rPr>
              <w:fldChar w:fldCharType="begin"/>
            </w:r>
            <w:r w:rsidR="00E54D64" w:rsidRPr="007903D0">
              <w:rPr>
                <w:rStyle w:val="Hipervnculo"/>
                <w:noProof/>
              </w:rPr>
              <w:instrText xml:space="preserve"> </w:instrText>
            </w:r>
            <w:r w:rsidR="00E54D64">
              <w:rPr>
                <w:noProof/>
              </w:rPr>
              <w:instrText>HYPERLINK \l "_Toc428510345"</w:instrText>
            </w:r>
            <w:r w:rsidR="00E54D64" w:rsidRPr="007903D0">
              <w:rPr>
                <w:rStyle w:val="Hipervnculo"/>
                <w:noProof/>
              </w:rPr>
              <w:instrText xml:space="preserve"> </w:instrText>
            </w:r>
            <w:r w:rsidR="00E54D64" w:rsidRPr="007903D0">
              <w:rPr>
                <w:rStyle w:val="Hipervnculo"/>
                <w:noProof/>
              </w:rPr>
            </w:r>
            <w:r w:rsidR="00E54D64" w:rsidRPr="007903D0">
              <w:rPr>
                <w:rStyle w:val="Hipervnculo"/>
                <w:noProof/>
              </w:rPr>
              <w:fldChar w:fldCharType="separate"/>
            </w:r>
            <w:r w:rsidR="00E54D64" w:rsidRPr="007903D0">
              <w:rPr>
                <w:rStyle w:val="Hipervnculo"/>
                <w:noProof/>
              </w:rPr>
              <w:t>1</w:t>
            </w:r>
            <w:r w:rsidR="00E54D64">
              <w:rPr>
                <w:rFonts w:asciiTheme="minorHAnsi" w:hAnsiTheme="minorHAnsi"/>
                <w:noProof/>
                <w:sz w:val="22"/>
              </w:rPr>
              <w:tab/>
            </w:r>
            <w:r w:rsidR="00E54D64" w:rsidRPr="007903D0">
              <w:rPr>
                <w:rStyle w:val="Hipervnculo"/>
                <w:noProof/>
              </w:rPr>
              <w:t>Resumen</w:t>
            </w:r>
            <w:r w:rsidR="00E54D64">
              <w:rPr>
                <w:noProof/>
                <w:webHidden/>
              </w:rPr>
              <w:tab/>
            </w:r>
            <w:r w:rsidR="00E54D64">
              <w:rPr>
                <w:noProof/>
                <w:webHidden/>
              </w:rPr>
              <w:fldChar w:fldCharType="begin"/>
            </w:r>
            <w:r w:rsidR="00E54D64">
              <w:rPr>
                <w:noProof/>
                <w:webHidden/>
              </w:rPr>
              <w:instrText xml:space="preserve"> PAGEREF _Toc428510345 \h </w:instrText>
            </w:r>
            <w:r w:rsidR="00E54D64">
              <w:rPr>
                <w:noProof/>
                <w:webHidden/>
              </w:rPr>
            </w:r>
          </w:ins>
          <w:r w:rsidR="00E54D64">
            <w:rPr>
              <w:noProof/>
              <w:webHidden/>
            </w:rPr>
            <w:fldChar w:fldCharType="separate"/>
          </w:r>
          <w:ins w:id="192" w:author="Gabriel Correa" w:date="2015-08-28T07:30:00Z">
            <w:r w:rsidR="00E54D64">
              <w:rPr>
                <w:noProof/>
                <w:webHidden/>
              </w:rPr>
              <w:t>1</w:t>
            </w:r>
            <w:r w:rsidR="00E54D64">
              <w:rPr>
                <w:noProof/>
                <w:webHidden/>
              </w:rPr>
              <w:fldChar w:fldCharType="end"/>
            </w:r>
            <w:r w:rsidR="00E54D64" w:rsidRPr="007903D0">
              <w:rPr>
                <w:rStyle w:val="Hipervnculo"/>
                <w:noProof/>
              </w:rPr>
              <w:fldChar w:fldCharType="end"/>
            </w:r>
          </w:ins>
        </w:p>
        <w:p w:rsidR="00E54D64" w:rsidRDefault="00E54D64">
          <w:pPr>
            <w:pStyle w:val="TDC1"/>
            <w:tabs>
              <w:tab w:val="left" w:pos="440"/>
              <w:tab w:val="right" w:leader="dot" w:pos="9395"/>
            </w:tabs>
            <w:rPr>
              <w:ins w:id="193" w:author="Gabriel Correa" w:date="2015-08-28T07:30:00Z"/>
              <w:rFonts w:asciiTheme="minorHAnsi" w:hAnsiTheme="minorHAnsi"/>
              <w:noProof/>
              <w:sz w:val="22"/>
            </w:rPr>
          </w:pPr>
          <w:ins w:id="194"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"_Toc428510346"</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2</w:t>
            </w:r>
            <w:r>
              <w:rPr>
                <w:rFonts w:asciiTheme="minorHAnsi" w:hAnsiTheme="minorHAnsi"/>
                <w:noProof/>
                <w:sz w:val="22"/>
              </w:rPr>
              <w:tab/>
            </w:r>
            <w:r w:rsidRPr="007903D0">
              <w:rPr>
                <w:rStyle w:val="Hipervnculo"/>
                <w:noProof/>
              </w:rPr>
              <w:t>Introducción</w:t>
            </w:r>
            <w:r>
              <w:rPr>
                <w:noProof/>
                <w:webHidden/>
              </w:rPr>
              <w:tab/>
            </w:r>
            <w:r>
              <w:rPr>
                <w:noProof/>
                <w:webHidden/>
              </w:rPr>
              <w:fldChar w:fldCharType="begin"/>
            </w:r>
            <w:r>
              <w:rPr>
                <w:noProof/>
                <w:webHidden/>
              </w:rPr>
              <w:instrText xml:space="preserve"> PAGEREF _Toc428510346 \h </w:instrText>
            </w:r>
            <w:r>
              <w:rPr>
                <w:noProof/>
                <w:webHidden/>
              </w:rPr>
            </w:r>
          </w:ins>
          <w:r>
            <w:rPr>
              <w:noProof/>
              <w:webHidden/>
            </w:rPr>
            <w:fldChar w:fldCharType="separate"/>
          </w:r>
          <w:ins w:id="195" w:author="Gabriel Correa" w:date="2015-08-28T07:30:00Z">
            <w:r>
              <w:rPr>
                <w:noProof/>
                <w:webHidden/>
              </w:rPr>
              <w:t>1</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196" w:author="Gabriel Correa" w:date="2015-08-28T07:30:00Z"/>
              <w:rFonts w:asciiTheme="minorHAnsi" w:hAnsiTheme="minorHAnsi"/>
              <w:noProof/>
              <w:sz w:val="22"/>
            </w:rPr>
          </w:pPr>
          <w:ins w:id="197"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"_Toc428510347"</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2.1</w:t>
            </w:r>
            <w:r>
              <w:rPr>
                <w:rFonts w:asciiTheme="minorHAnsi" w:hAnsiTheme="minorHAnsi"/>
                <w:noProof/>
                <w:sz w:val="22"/>
              </w:rPr>
              <w:tab/>
            </w:r>
            <w:r w:rsidRPr="007903D0">
              <w:rPr>
                <w:rStyle w:val="Hipervnculo"/>
                <w:noProof/>
              </w:rPr>
              <w:t>Documentación de API</w:t>
            </w:r>
            <w:r>
              <w:rPr>
                <w:noProof/>
                <w:webHidden/>
              </w:rPr>
              <w:tab/>
            </w:r>
            <w:r>
              <w:rPr>
                <w:noProof/>
                <w:webHidden/>
              </w:rPr>
              <w:fldChar w:fldCharType="begin"/>
            </w:r>
            <w:r>
              <w:rPr>
                <w:noProof/>
                <w:webHidden/>
              </w:rPr>
              <w:instrText xml:space="preserve"> PAGEREF _Toc428510347 \h </w:instrText>
            </w:r>
            <w:r>
              <w:rPr>
                <w:noProof/>
                <w:webHidden/>
              </w:rPr>
            </w:r>
          </w:ins>
          <w:r>
            <w:rPr>
              <w:noProof/>
              <w:webHidden/>
            </w:rPr>
            <w:fldChar w:fldCharType="separate"/>
          </w:r>
          <w:ins w:id="198" w:author="Gabriel Correa" w:date="2015-08-28T07:30:00Z">
            <w:r>
              <w:rPr>
                <w:noProof/>
                <w:webHidden/>
              </w:rPr>
              <w:t>1</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199" w:author="Gabriel Correa" w:date="2015-08-28T07:30:00Z"/>
              <w:rFonts w:asciiTheme="minorHAnsi" w:hAnsiTheme="minorHAnsi"/>
              <w:noProof/>
              <w:sz w:val="22"/>
            </w:rPr>
          </w:pPr>
          <w:ins w:id="200"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"_Toc428510348"</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2.2</w:t>
            </w:r>
            <w:r>
              <w:rPr>
                <w:rFonts w:asciiTheme="minorHAnsi" w:hAnsiTheme="minorHAnsi"/>
                <w:noProof/>
                <w:sz w:val="22"/>
              </w:rPr>
              <w:tab/>
            </w:r>
            <w:r w:rsidRPr="007903D0">
              <w:rPr>
                <w:rStyle w:val="Hipervnculo"/>
                <w:noProof/>
              </w:rPr>
              <w:t>Problema con las Directivas</w:t>
            </w:r>
            <w:r>
              <w:rPr>
                <w:noProof/>
                <w:webHidden/>
              </w:rPr>
              <w:tab/>
            </w:r>
            <w:r>
              <w:rPr>
                <w:noProof/>
                <w:webHidden/>
              </w:rPr>
              <w:fldChar w:fldCharType="begin"/>
            </w:r>
            <w:r>
              <w:rPr>
                <w:noProof/>
                <w:webHidden/>
              </w:rPr>
              <w:instrText xml:space="preserve"> PAGEREF _Toc428510348 \h </w:instrText>
            </w:r>
            <w:r>
              <w:rPr>
                <w:noProof/>
                <w:webHidden/>
              </w:rPr>
            </w:r>
          </w:ins>
          <w:r>
            <w:rPr>
              <w:noProof/>
              <w:webHidden/>
            </w:rPr>
            <w:fldChar w:fldCharType="separate"/>
          </w:r>
          <w:ins w:id="201" w:author="Gabriel Correa" w:date="2015-08-28T07:30:00Z">
            <w:r>
              <w:rPr>
                <w:noProof/>
                <w:webHidden/>
              </w:rPr>
              <w:t>2</w:t>
            </w:r>
            <w:r>
              <w:rPr>
                <w:noProof/>
                <w:webHidden/>
              </w:rPr>
              <w:fldChar w:fldCharType="end"/>
            </w:r>
            <w:r w:rsidRPr="007903D0">
              <w:rPr>
                <w:rStyle w:val="Hipervnculo"/>
                <w:noProof/>
              </w:rPr>
              <w:fldChar w:fldCharType="end"/>
            </w:r>
          </w:ins>
        </w:p>
        <w:p w:rsidR="00E54D64" w:rsidRDefault="00E54D64">
          <w:pPr>
            <w:pStyle w:val="TDC2"/>
            <w:tabs>
              <w:tab w:val="left" w:pos="660"/>
              <w:tab w:val="right" w:leader="dot" w:pos="9395"/>
            </w:tabs>
            <w:rPr>
              <w:ins w:id="202" w:author="Gabriel Correa" w:date="2015-08-28T07:30:00Z"/>
              <w:rFonts w:asciiTheme="minorHAnsi" w:hAnsiTheme="minorHAnsi"/>
              <w:noProof/>
              <w:sz w:val="22"/>
            </w:rPr>
          </w:pPr>
          <w:ins w:id="203"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"_Toc428510350"</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Pr>
                <w:rFonts w:asciiTheme="minorHAnsi" w:hAnsiTheme="minorHAnsi"/>
                <w:noProof/>
                <w:sz w:val="22"/>
              </w:rPr>
              <w:tab/>
            </w:r>
            <w:r w:rsidRPr="007903D0">
              <w:rPr>
                <w:rStyle w:val="Hipervnculo"/>
                <w:noProof/>
              </w:rPr>
              <w:t>Una Solución</w:t>
            </w:r>
            <w:r>
              <w:rPr>
                <w:noProof/>
                <w:webHidden/>
              </w:rPr>
              <w:tab/>
            </w:r>
            <w:r>
              <w:rPr>
                <w:noProof/>
                <w:webHidden/>
              </w:rPr>
              <w:fldChar w:fldCharType="begin"/>
            </w:r>
            <w:r>
              <w:rPr>
                <w:noProof/>
                <w:webHidden/>
              </w:rPr>
              <w:instrText xml:space="preserve"> PAGEREF _Toc428510350 \h </w:instrText>
            </w:r>
            <w:r>
              <w:rPr>
                <w:noProof/>
                <w:webHidden/>
              </w:rPr>
            </w:r>
          </w:ins>
          <w:r>
            <w:rPr>
              <w:noProof/>
              <w:webHidden/>
            </w:rPr>
            <w:fldChar w:fldCharType="separate"/>
          </w:r>
          <w:ins w:id="204" w:author="Gabriel Correa" w:date="2015-08-28T07:30:00Z">
            <w:r>
              <w:rPr>
                <w:noProof/>
                <w:webHidden/>
              </w:rPr>
              <w:t>3</w:t>
            </w:r>
            <w:r>
              <w:rPr>
                <w:noProof/>
                <w:webHidden/>
              </w:rPr>
              <w:fldChar w:fldCharType="end"/>
            </w:r>
            <w:r w:rsidRPr="007903D0">
              <w:rPr>
                <w:rStyle w:val="Hipervnculo"/>
                <w:noProof/>
              </w:rPr>
              <w:fldChar w:fldCharType="end"/>
            </w:r>
          </w:ins>
        </w:p>
        <w:p w:rsidR="00E54D64" w:rsidRDefault="00E54D64">
          <w:pPr>
            <w:pStyle w:val="TDC2"/>
            <w:tabs>
              <w:tab w:val="right" w:leader="dot" w:pos="9395"/>
            </w:tabs>
            <w:rPr>
              <w:ins w:id="205" w:author="Gabriel Correa" w:date="2015-08-28T07:30:00Z"/>
              <w:rFonts w:asciiTheme="minorHAnsi" w:hAnsiTheme="minorHAnsi"/>
              <w:noProof/>
              <w:sz w:val="22"/>
            </w:rPr>
          </w:pPr>
          <w:ins w:id="206"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"_Toc428510351"</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2.3</w:t>
            </w:r>
            <w:r>
              <w:rPr>
                <w:noProof/>
                <w:webHidden/>
              </w:rPr>
              <w:tab/>
            </w:r>
            <w:r>
              <w:rPr>
                <w:noProof/>
                <w:webHidden/>
              </w:rPr>
              <w:fldChar w:fldCharType="begin"/>
            </w:r>
            <w:r>
              <w:rPr>
                <w:noProof/>
                <w:webHidden/>
              </w:rPr>
              <w:instrText xml:space="preserve"> PAGEREF _Toc428510351 \h </w:instrText>
            </w:r>
            <w:r>
              <w:rPr>
                <w:noProof/>
                <w:webHidden/>
              </w:rPr>
            </w:r>
          </w:ins>
          <w:r>
            <w:rPr>
              <w:noProof/>
              <w:webHidden/>
            </w:rPr>
            <w:fldChar w:fldCharType="separate"/>
          </w:r>
          <w:ins w:id="207" w:author="Gabriel Correa" w:date="2015-08-28T07:30:00Z">
            <w:r>
              <w:rPr>
                <w:noProof/>
                <w:webHidden/>
              </w:rPr>
              <w:t>3</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08" w:author="Gabriel Correa" w:date="2015-08-28T07:30:00Z"/>
              <w:rFonts w:asciiTheme="minorHAnsi" w:hAnsiTheme="minorHAnsi"/>
              <w:noProof/>
              <w:sz w:val="22"/>
            </w:rPr>
          </w:pPr>
          <w:ins w:id="209"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"_Toc428510353"</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2.4</w:t>
            </w:r>
            <w:r>
              <w:rPr>
                <w:rFonts w:asciiTheme="minorHAnsi" w:hAnsiTheme="minorHAnsi"/>
                <w:noProof/>
                <w:sz w:val="22"/>
              </w:rPr>
              <w:tab/>
            </w:r>
            <w:r w:rsidRPr="007903D0">
              <w:rPr>
                <w:rStyle w:val="Hipervnculo"/>
                <w:noProof/>
              </w:rPr>
              <w:t>Objetivos</w:t>
            </w:r>
            <w:r>
              <w:rPr>
                <w:noProof/>
                <w:webHidden/>
              </w:rPr>
              <w:tab/>
            </w:r>
            <w:r>
              <w:rPr>
                <w:noProof/>
                <w:webHidden/>
              </w:rPr>
              <w:fldChar w:fldCharType="begin"/>
            </w:r>
            <w:r>
              <w:rPr>
                <w:noProof/>
                <w:webHidden/>
              </w:rPr>
              <w:instrText xml:space="preserve"> PAGEREF _Toc428510353 \h </w:instrText>
            </w:r>
            <w:r>
              <w:rPr>
                <w:noProof/>
                <w:webHidden/>
              </w:rPr>
            </w:r>
          </w:ins>
          <w:r>
            <w:rPr>
              <w:noProof/>
              <w:webHidden/>
            </w:rPr>
            <w:fldChar w:fldCharType="separate"/>
          </w:r>
          <w:ins w:id="210" w:author="Gabriel Correa" w:date="2015-08-28T07:30:00Z">
            <w:r>
              <w:rPr>
                <w:noProof/>
                <w:webHidden/>
              </w:rPr>
              <w:t>4</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11" w:author="Gabriel Correa" w:date="2015-08-28T07:30:00Z"/>
              <w:rFonts w:asciiTheme="minorHAnsi" w:hAnsiTheme="minorHAnsi"/>
              <w:noProof/>
              <w:sz w:val="22"/>
            </w:rPr>
          </w:pPr>
          <w:ins w:id="212"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"_Toc428510355"</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2.4.1</w:t>
            </w:r>
            <w:r>
              <w:rPr>
                <w:rFonts w:asciiTheme="minorHAnsi" w:hAnsiTheme="minorHAnsi"/>
                <w:noProof/>
                <w:sz w:val="22"/>
              </w:rPr>
              <w:tab/>
            </w:r>
            <w:r w:rsidRPr="007903D0">
              <w:rPr>
                <w:rStyle w:val="Hipervnculo"/>
                <w:noProof/>
              </w:rPr>
              <w:t>Objetivos Generales</w:t>
            </w:r>
            <w:r>
              <w:rPr>
                <w:noProof/>
                <w:webHidden/>
              </w:rPr>
              <w:tab/>
            </w:r>
            <w:r>
              <w:rPr>
                <w:noProof/>
                <w:webHidden/>
              </w:rPr>
              <w:fldChar w:fldCharType="begin"/>
            </w:r>
            <w:r>
              <w:rPr>
                <w:noProof/>
                <w:webHidden/>
              </w:rPr>
              <w:instrText xml:space="preserve"> PAGEREF _Toc428510355 \h </w:instrText>
            </w:r>
            <w:r>
              <w:rPr>
                <w:noProof/>
                <w:webHidden/>
              </w:rPr>
            </w:r>
          </w:ins>
          <w:r>
            <w:rPr>
              <w:noProof/>
              <w:webHidden/>
            </w:rPr>
            <w:fldChar w:fldCharType="separate"/>
          </w:r>
          <w:ins w:id="213" w:author="Gabriel Correa" w:date="2015-08-28T07:30:00Z">
            <w:r>
              <w:rPr>
                <w:noProof/>
                <w:webHidden/>
              </w:rPr>
              <w:t>4</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14" w:author="Gabriel Correa" w:date="2015-08-28T07:30:00Z"/>
              <w:rFonts w:asciiTheme="minorHAnsi" w:hAnsiTheme="minorHAnsi"/>
              <w:noProof/>
              <w:sz w:val="22"/>
            </w:rPr>
          </w:pPr>
          <w:ins w:id="215"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"_Toc428510356"</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2.4.2</w:t>
            </w:r>
            <w:r>
              <w:rPr>
                <w:rFonts w:asciiTheme="minorHAnsi" w:hAnsiTheme="minorHAnsi"/>
                <w:noProof/>
                <w:sz w:val="22"/>
              </w:rPr>
              <w:tab/>
            </w:r>
            <w:r w:rsidRPr="007903D0">
              <w:rPr>
                <w:rStyle w:val="Hipervnculo"/>
                <w:noProof/>
              </w:rPr>
              <w:t>Objetivos Específicos</w:t>
            </w:r>
            <w:r>
              <w:rPr>
                <w:noProof/>
                <w:webHidden/>
              </w:rPr>
              <w:tab/>
            </w:r>
            <w:r>
              <w:rPr>
                <w:noProof/>
                <w:webHidden/>
              </w:rPr>
              <w:fldChar w:fldCharType="begin"/>
            </w:r>
            <w:r>
              <w:rPr>
                <w:noProof/>
                <w:webHidden/>
              </w:rPr>
              <w:instrText xml:space="preserve"> PAGEREF _Toc428510356 \h </w:instrText>
            </w:r>
            <w:r>
              <w:rPr>
                <w:noProof/>
                <w:webHidden/>
              </w:rPr>
            </w:r>
          </w:ins>
          <w:r>
            <w:rPr>
              <w:noProof/>
              <w:webHidden/>
            </w:rPr>
            <w:fldChar w:fldCharType="separate"/>
          </w:r>
          <w:ins w:id="216" w:author="Gabriel Correa" w:date="2015-08-28T07:30:00Z">
            <w:r>
              <w:rPr>
                <w:noProof/>
                <w:webHidden/>
              </w:rPr>
              <w:t>4</w:t>
            </w:r>
            <w:r>
              <w:rPr>
                <w:noProof/>
                <w:webHidden/>
              </w:rPr>
              <w:fldChar w:fldCharType="end"/>
            </w:r>
            <w:r w:rsidRPr="007903D0">
              <w:rPr>
                <w:rStyle w:val="Hipervnculo"/>
                <w:noProof/>
              </w:rPr>
              <w:fldChar w:fldCharType="end"/>
            </w:r>
          </w:ins>
        </w:p>
        <w:p w:rsidR="00E54D64" w:rsidRDefault="00E54D64">
          <w:pPr>
            <w:pStyle w:val="TDC1"/>
            <w:tabs>
              <w:tab w:val="left" w:pos="440"/>
              <w:tab w:val="right" w:leader="dot" w:pos="9395"/>
            </w:tabs>
            <w:rPr>
              <w:ins w:id="217" w:author="Gabriel Correa" w:date="2015-08-28T07:30:00Z"/>
              <w:rFonts w:asciiTheme="minorHAnsi" w:hAnsiTheme="minorHAnsi"/>
              <w:noProof/>
              <w:sz w:val="22"/>
            </w:rPr>
          </w:pPr>
          <w:ins w:id="218"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"_Toc428510358"</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3</w:t>
            </w:r>
            <w:r>
              <w:rPr>
                <w:rFonts w:asciiTheme="minorHAnsi" w:hAnsiTheme="minorHAnsi"/>
                <w:noProof/>
                <w:sz w:val="22"/>
              </w:rPr>
              <w:tab/>
            </w:r>
            <w:r w:rsidRPr="007903D0">
              <w:rPr>
                <w:rStyle w:val="Hipervnculo"/>
                <w:noProof/>
              </w:rPr>
              <w:t>Marco teórico y trabajos anteriores</w:t>
            </w:r>
            <w:r>
              <w:rPr>
                <w:noProof/>
                <w:webHidden/>
              </w:rPr>
              <w:tab/>
            </w:r>
            <w:r>
              <w:rPr>
                <w:noProof/>
                <w:webHidden/>
              </w:rPr>
              <w:fldChar w:fldCharType="begin"/>
            </w:r>
            <w:r>
              <w:rPr>
                <w:noProof/>
                <w:webHidden/>
              </w:rPr>
              <w:instrText xml:space="preserve"> PAGEREF _Toc428510358 \h </w:instrText>
            </w:r>
            <w:r>
              <w:rPr>
                <w:noProof/>
                <w:webHidden/>
              </w:rPr>
            </w:r>
          </w:ins>
          <w:r>
            <w:rPr>
              <w:noProof/>
              <w:webHidden/>
            </w:rPr>
            <w:fldChar w:fldCharType="separate"/>
          </w:r>
          <w:ins w:id="219" w:author="Gabriel Correa" w:date="2015-08-28T07:30:00Z">
            <w:r>
              <w:rPr>
                <w:noProof/>
                <w:webHidden/>
              </w:rPr>
              <w:t>5</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20" w:author="Gabriel Correa" w:date="2015-08-28T07:30:00Z"/>
              <w:rFonts w:asciiTheme="minorHAnsi" w:hAnsiTheme="minorHAnsi"/>
              <w:noProof/>
              <w:sz w:val="22"/>
            </w:rPr>
          </w:pPr>
          <w:ins w:id="221"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"_Toc428510362"</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3.1</w:t>
            </w:r>
            <w:r>
              <w:rPr>
                <w:rFonts w:asciiTheme="minorHAnsi" w:hAnsiTheme="minorHAnsi"/>
                <w:noProof/>
                <w:sz w:val="22"/>
              </w:rPr>
              <w:tab/>
            </w:r>
            <w:r w:rsidRPr="007903D0">
              <w:rPr>
                <w:rStyle w:val="Hipervnculo"/>
                <w:noProof/>
              </w:rPr>
              <w:t>Destacación de directivas en API</w:t>
            </w:r>
            <w:r>
              <w:rPr>
                <w:noProof/>
                <w:webHidden/>
              </w:rPr>
              <w:tab/>
            </w:r>
            <w:r>
              <w:rPr>
                <w:noProof/>
                <w:webHidden/>
              </w:rPr>
              <w:fldChar w:fldCharType="begin"/>
            </w:r>
            <w:r>
              <w:rPr>
                <w:noProof/>
                <w:webHidden/>
              </w:rPr>
              <w:instrText xml:space="preserve"> PAGEREF _Toc428510362 \h </w:instrText>
            </w:r>
            <w:r>
              <w:rPr>
                <w:noProof/>
                <w:webHidden/>
              </w:rPr>
            </w:r>
          </w:ins>
          <w:r>
            <w:rPr>
              <w:noProof/>
              <w:webHidden/>
            </w:rPr>
            <w:fldChar w:fldCharType="separate"/>
          </w:r>
          <w:ins w:id="222" w:author="Gabriel Correa" w:date="2015-08-28T07:30:00Z">
            <w:r>
              <w:rPr>
                <w:noProof/>
                <w:webHidden/>
              </w:rPr>
              <w:t>5</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23" w:author="Gabriel Correa" w:date="2015-08-28T07:30:00Z"/>
              <w:rFonts w:asciiTheme="minorHAnsi" w:hAnsiTheme="minorHAnsi"/>
              <w:noProof/>
              <w:sz w:val="22"/>
            </w:rPr>
          </w:pPr>
          <w:ins w:id="224"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"_Toc428510365"</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3.1.1</w:t>
            </w:r>
            <w:r>
              <w:rPr>
                <w:rFonts w:asciiTheme="minorHAnsi" w:hAnsiTheme="minorHAnsi"/>
                <w:noProof/>
                <w:sz w:val="22"/>
              </w:rPr>
              <w:tab/>
            </w:r>
            <w:r w:rsidRPr="007903D0">
              <w:rPr>
                <w:rStyle w:val="Hipervnculo"/>
                <w:noProof/>
              </w:rPr>
              <w:t>Syntax highlighting en editores de texto</w:t>
            </w:r>
            <w:r>
              <w:rPr>
                <w:noProof/>
                <w:webHidden/>
              </w:rPr>
              <w:tab/>
            </w:r>
            <w:r>
              <w:rPr>
                <w:noProof/>
                <w:webHidden/>
              </w:rPr>
              <w:fldChar w:fldCharType="begin"/>
            </w:r>
            <w:r>
              <w:rPr>
                <w:noProof/>
                <w:webHidden/>
              </w:rPr>
              <w:instrText xml:space="preserve"> PAGEREF _Toc428510365 \h </w:instrText>
            </w:r>
            <w:r>
              <w:rPr>
                <w:noProof/>
                <w:webHidden/>
              </w:rPr>
            </w:r>
          </w:ins>
          <w:r>
            <w:rPr>
              <w:noProof/>
              <w:webHidden/>
            </w:rPr>
            <w:fldChar w:fldCharType="separate"/>
          </w:r>
          <w:ins w:id="225" w:author="Gabriel Correa" w:date="2015-08-28T07:30:00Z">
            <w:r>
              <w:rPr>
                <w:noProof/>
                <w:webHidden/>
              </w:rPr>
              <w:t>5</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26" w:author="Gabriel Correa" w:date="2015-08-28T07:30:00Z"/>
              <w:rFonts w:asciiTheme="minorHAnsi" w:hAnsiTheme="minorHAnsi"/>
              <w:noProof/>
              <w:sz w:val="22"/>
            </w:rPr>
          </w:pPr>
          <w:ins w:id="227"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"_Toc428510366"</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3.1.2</w:t>
            </w:r>
            <w:r>
              <w:rPr>
                <w:rFonts w:asciiTheme="minorHAnsi" w:hAnsiTheme="minorHAnsi"/>
                <w:noProof/>
                <w:sz w:val="22"/>
              </w:rPr>
              <w:tab/>
            </w:r>
            <w:r w:rsidRPr="007903D0">
              <w:rPr>
                <w:rStyle w:val="Hipervnculo"/>
                <w:noProof/>
              </w:rPr>
              <w:t>eMoose y tagSea</w:t>
            </w:r>
            <w:r>
              <w:rPr>
                <w:noProof/>
                <w:webHidden/>
              </w:rPr>
              <w:tab/>
            </w:r>
            <w:r>
              <w:rPr>
                <w:noProof/>
                <w:webHidden/>
              </w:rPr>
              <w:fldChar w:fldCharType="begin"/>
            </w:r>
            <w:r>
              <w:rPr>
                <w:noProof/>
                <w:webHidden/>
              </w:rPr>
              <w:instrText xml:space="preserve"> PAGEREF _Toc428510366 \h </w:instrText>
            </w:r>
            <w:r>
              <w:rPr>
                <w:noProof/>
                <w:webHidden/>
              </w:rPr>
            </w:r>
          </w:ins>
          <w:r>
            <w:rPr>
              <w:noProof/>
              <w:webHidden/>
            </w:rPr>
            <w:fldChar w:fldCharType="separate"/>
          </w:r>
          <w:ins w:id="228" w:author="Gabriel Correa" w:date="2015-08-28T07:30:00Z">
            <w:r>
              <w:rPr>
                <w:noProof/>
                <w:webHidden/>
              </w:rPr>
              <w:t>6</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29" w:author="Gabriel Correa" w:date="2015-08-28T07:30:00Z"/>
              <w:rFonts w:asciiTheme="minorHAnsi" w:hAnsiTheme="minorHAnsi"/>
              <w:noProof/>
              <w:sz w:val="22"/>
            </w:rPr>
          </w:pPr>
          <w:ins w:id="230"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"_Toc428510367"</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3.2</w:t>
            </w:r>
            <w:r>
              <w:rPr>
                <w:rFonts w:asciiTheme="minorHAnsi" w:hAnsiTheme="minorHAnsi"/>
                <w:noProof/>
                <w:sz w:val="22"/>
              </w:rPr>
              <w:tab/>
            </w:r>
            <w:r w:rsidRPr="007903D0">
              <w:rPr>
                <w:rStyle w:val="Hipervnculo"/>
                <w:noProof/>
              </w:rPr>
              <w:t>Trabajo de Monperrus et al.</w:t>
            </w:r>
            <w:r>
              <w:rPr>
                <w:noProof/>
                <w:webHidden/>
              </w:rPr>
              <w:tab/>
            </w:r>
            <w:r>
              <w:rPr>
                <w:noProof/>
                <w:webHidden/>
              </w:rPr>
              <w:fldChar w:fldCharType="begin"/>
            </w:r>
            <w:r>
              <w:rPr>
                <w:noProof/>
                <w:webHidden/>
              </w:rPr>
              <w:instrText xml:space="preserve"> PAGEREF _Toc428510367 \h </w:instrText>
            </w:r>
            <w:r>
              <w:rPr>
                <w:noProof/>
                <w:webHidden/>
              </w:rPr>
            </w:r>
          </w:ins>
          <w:r>
            <w:rPr>
              <w:noProof/>
              <w:webHidden/>
            </w:rPr>
            <w:fldChar w:fldCharType="separate"/>
          </w:r>
          <w:ins w:id="231" w:author="Gabriel Correa" w:date="2015-08-28T07:30:00Z">
            <w:r>
              <w:rPr>
                <w:noProof/>
                <w:webHidden/>
              </w:rPr>
              <w:t>7</w:t>
            </w:r>
            <w:r>
              <w:rPr>
                <w:noProof/>
                <w:webHidden/>
              </w:rPr>
              <w:fldChar w:fldCharType="end"/>
            </w:r>
            <w:r w:rsidRPr="007903D0">
              <w:rPr>
                <w:rStyle w:val="Hipervnculo"/>
                <w:noProof/>
              </w:rPr>
              <w:fldChar w:fldCharType="end"/>
            </w:r>
          </w:ins>
        </w:p>
        <w:p w:rsidR="00E54D64" w:rsidRDefault="00E54D64">
          <w:pPr>
            <w:pStyle w:val="TDC1"/>
            <w:tabs>
              <w:tab w:val="left" w:pos="440"/>
              <w:tab w:val="right" w:leader="dot" w:pos="9395"/>
            </w:tabs>
            <w:rPr>
              <w:ins w:id="232" w:author="Gabriel Correa" w:date="2015-08-28T07:30:00Z"/>
              <w:rFonts w:asciiTheme="minorHAnsi" w:hAnsiTheme="minorHAnsi"/>
              <w:noProof/>
              <w:sz w:val="22"/>
            </w:rPr>
          </w:pPr>
          <w:ins w:id="233"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"_Toc428510368"</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4</w:t>
            </w:r>
            <w:r>
              <w:rPr>
                <w:rFonts w:asciiTheme="minorHAnsi" w:hAnsiTheme="minorHAnsi"/>
                <w:noProof/>
                <w:sz w:val="22"/>
              </w:rPr>
              <w:tab/>
            </w:r>
            <w:r w:rsidRPr="007903D0">
              <w:rPr>
                <w:rStyle w:val="Hipervnculo"/>
                <w:noProof/>
              </w:rPr>
              <w:t>Desarrollo de CHi</w:t>
            </w:r>
            <w:r>
              <w:rPr>
                <w:noProof/>
                <w:webHidden/>
              </w:rPr>
              <w:tab/>
            </w:r>
            <w:r>
              <w:rPr>
                <w:noProof/>
                <w:webHidden/>
              </w:rPr>
              <w:fldChar w:fldCharType="begin"/>
            </w:r>
            <w:r>
              <w:rPr>
                <w:noProof/>
                <w:webHidden/>
              </w:rPr>
              <w:instrText xml:space="preserve"> PAGEREF _Toc428510368 \h </w:instrText>
            </w:r>
            <w:r>
              <w:rPr>
                <w:noProof/>
                <w:webHidden/>
              </w:rPr>
            </w:r>
          </w:ins>
          <w:r>
            <w:rPr>
              <w:noProof/>
              <w:webHidden/>
            </w:rPr>
            <w:fldChar w:fldCharType="separate"/>
          </w:r>
          <w:ins w:id="234" w:author="Gabriel Correa" w:date="2015-08-28T07:30:00Z">
            <w:r>
              <w:rPr>
                <w:noProof/>
                <w:webHidden/>
              </w:rPr>
              <w:t>10</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35" w:author="Gabriel Correa" w:date="2015-08-28T07:30:00Z"/>
              <w:rFonts w:asciiTheme="minorHAnsi" w:hAnsiTheme="minorHAnsi"/>
              <w:noProof/>
              <w:sz w:val="22"/>
            </w:rPr>
          </w:pPr>
          <w:ins w:id="236"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"_Toc428510369"</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4.1</w:t>
            </w:r>
            <w:r>
              <w:rPr>
                <w:rFonts w:asciiTheme="minorHAnsi" w:hAnsiTheme="minorHAnsi"/>
                <w:noProof/>
                <w:sz w:val="22"/>
              </w:rPr>
              <w:tab/>
            </w:r>
            <w:r w:rsidRPr="007903D0">
              <w:rPr>
                <w:rStyle w:val="Hipervnculo"/>
                <w:noProof/>
              </w:rPr>
              <w:t>Usuarios Finales</w:t>
            </w:r>
            <w:r>
              <w:rPr>
                <w:noProof/>
                <w:webHidden/>
              </w:rPr>
              <w:tab/>
            </w:r>
            <w:r>
              <w:rPr>
                <w:noProof/>
                <w:webHidden/>
              </w:rPr>
              <w:fldChar w:fldCharType="begin"/>
            </w:r>
            <w:r>
              <w:rPr>
                <w:noProof/>
                <w:webHidden/>
              </w:rPr>
              <w:instrText xml:space="preserve"> PAGEREF _Toc428510369 \h </w:instrText>
            </w:r>
            <w:r>
              <w:rPr>
                <w:noProof/>
                <w:webHidden/>
              </w:rPr>
            </w:r>
          </w:ins>
          <w:r>
            <w:rPr>
              <w:noProof/>
              <w:webHidden/>
            </w:rPr>
            <w:fldChar w:fldCharType="separate"/>
          </w:r>
          <w:ins w:id="237" w:author="Gabriel Correa" w:date="2015-08-28T07:30:00Z">
            <w:r>
              <w:rPr>
                <w:noProof/>
                <w:webHidden/>
              </w:rPr>
              <w:t>10</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38" w:author="Gabriel Correa" w:date="2015-08-28T07:30:00Z"/>
              <w:rFonts w:asciiTheme="minorHAnsi" w:hAnsiTheme="minorHAnsi"/>
              <w:noProof/>
              <w:sz w:val="22"/>
            </w:rPr>
          </w:pPr>
          <w:ins w:id="239"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"_Toc428510370"</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4.1.1</w:t>
            </w:r>
            <w:r>
              <w:rPr>
                <w:rFonts w:asciiTheme="minorHAnsi" w:hAnsiTheme="minorHAnsi"/>
                <w:noProof/>
                <w:sz w:val="22"/>
              </w:rPr>
              <w:tab/>
            </w:r>
            <w:r w:rsidRPr="007903D0">
              <w:rPr>
                <w:rStyle w:val="Hipervnculo"/>
                <w:noProof/>
              </w:rPr>
              <w:t>Usuario Encargado de Documentar una API</w:t>
            </w:r>
            <w:r>
              <w:rPr>
                <w:noProof/>
                <w:webHidden/>
              </w:rPr>
              <w:tab/>
            </w:r>
            <w:r>
              <w:rPr>
                <w:noProof/>
                <w:webHidden/>
              </w:rPr>
              <w:fldChar w:fldCharType="begin"/>
            </w:r>
            <w:r>
              <w:rPr>
                <w:noProof/>
                <w:webHidden/>
              </w:rPr>
              <w:instrText xml:space="preserve"> PAGEREF _Toc428510370 \h </w:instrText>
            </w:r>
            <w:r>
              <w:rPr>
                <w:noProof/>
                <w:webHidden/>
              </w:rPr>
            </w:r>
          </w:ins>
          <w:r>
            <w:rPr>
              <w:noProof/>
              <w:webHidden/>
            </w:rPr>
            <w:fldChar w:fldCharType="separate"/>
          </w:r>
          <w:ins w:id="240" w:author="Gabriel Correa" w:date="2015-08-28T07:30:00Z">
            <w:r>
              <w:rPr>
                <w:noProof/>
                <w:webHidden/>
              </w:rPr>
              <w:t>10</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41" w:author="Gabriel Correa" w:date="2015-08-28T07:30:00Z"/>
              <w:rFonts w:asciiTheme="minorHAnsi" w:hAnsiTheme="minorHAnsi"/>
              <w:noProof/>
              <w:sz w:val="22"/>
            </w:rPr>
          </w:pPr>
          <w:ins w:id="242"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"_Toc428510371"</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4.1.2</w:t>
            </w:r>
            <w:r>
              <w:rPr>
                <w:rFonts w:asciiTheme="minorHAnsi" w:hAnsiTheme="minorHAnsi"/>
                <w:noProof/>
                <w:sz w:val="22"/>
              </w:rPr>
              <w:tab/>
            </w:r>
            <w:r w:rsidRPr="007903D0">
              <w:rPr>
                <w:rStyle w:val="Hipervnculo"/>
                <w:noProof/>
              </w:rPr>
              <w:t>Usuario Investigador de Text Mining</w:t>
            </w:r>
            <w:r>
              <w:rPr>
                <w:noProof/>
                <w:webHidden/>
              </w:rPr>
              <w:tab/>
            </w:r>
            <w:r>
              <w:rPr>
                <w:noProof/>
                <w:webHidden/>
              </w:rPr>
              <w:fldChar w:fldCharType="begin"/>
            </w:r>
            <w:r>
              <w:rPr>
                <w:noProof/>
                <w:webHidden/>
              </w:rPr>
              <w:instrText xml:space="preserve"> PAGEREF _Toc428510371 \h </w:instrText>
            </w:r>
            <w:r>
              <w:rPr>
                <w:noProof/>
                <w:webHidden/>
              </w:rPr>
            </w:r>
          </w:ins>
          <w:r>
            <w:rPr>
              <w:noProof/>
              <w:webHidden/>
            </w:rPr>
            <w:fldChar w:fldCharType="separate"/>
          </w:r>
          <w:ins w:id="243" w:author="Gabriel Correa" w:date="2015-08-28T07:30:00Z">
            <w:r>
              <w:rPr>
                <w:noProof/>
                <w:webHidden/>
              </w:rPr>
              <w:t>10</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44" w:author="Gabriel Correa" w:date="2015-08-28T07:30:00Z"/>
              <w:rFonts w:asciiTheme="minorHAnsi" w:hAnsiTheme="minorHAnsi"/>
              <w:noProof/>
              <w:sz w:val="22"/>
            </w:rPr>
          </w:pPr>
          <w:ins w:id="245"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"_Toc428510372"</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4.2</w:t>
            </w:r>
            <w:r>
              <w:rPr>
                <w:rFonts w:asciiTheme="minorHAnsi" w:hAnsiTheme="minorHAnsi"/>
                <w:noProof/>
                <w:sz w:val="22"/>
              </w:rPr>
              <w:tab/>
            </w:r>
            <w:r w:rsidRPr="007903D0">
              <w:rPr>
                <w:rStyle w:val="Hipervnculo"/>
                <w:noProof/>
              </w:rPr>
              <w:t>Casos de Uso</w:t>
            </w:r>
            <w:r>
              <w:rPr>
                <w:noProof/>
                <w:webHidden/>
              </w:rPr>
              <w:tab/>
            </w:r>
            <w:r>
              <w:rPr>
                <w:noProof/>
                <w:webHidden/>
              </w:rPr>
              <w:fldChar w:fldCharType="begin"/>
            </w:r>
            <w:r>
              <w:rPr>
                <w:noProof/>
                <w:webHidden/>
              </w:rPr>
              <w:instrText xml:space="preserve"> PAGEREF _Toc428510372 \h </w:instrText>
            </w:r>
            <w:r>
              <w:rPr>
                <w:noProof/>
                <w:webHidden/>
              </w:rPr>
            </w:r>
          </w:ins>
          <w:r>
            <w:rPr>
              <w:noProof/>
              <w:webHidden/>
            </w:rPr>
            <w:fldChar w:fldCharType="separate"/>
          </w:r>
          <w:ins w:id="246" w:author="Gabriel Correa" w:date="2015-08-28T07:30:00Z">
            <w:r>
              <w:rPr>
                <w:noProof/>
                <w:webHidden/>
              </w:rPr>
              <w:t>11</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47" w:author="Gabriel Correa" w:date="2015-08-28T07:30:00Z"/>
              <w:rFonts w:asciiTheme="minorHAnsi" w:hAnsiTheme="minorHAnsi"/>
              <w:noProof/>
              <w:sz w:val="22"/>
            </w:rPr>
          </w:pPr>
          <w:ins w:id="248"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"_Toc428510373"</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4.2.1</w:t>
            </w:r>
            <w:r>
              <w:rPr>
                <w:rFonts w:asciiTheme="minorHAnsi" w:hAnsiTheme="minorHAnsi"/>
                <w:noProof/>
                <w:sz w:val="22"/>
              </w:rPr>
              <w:tab/>
            </w:r>
            <w:r w:rsidRPr="007903D0">
              <w:rPr>
                <w:rStyle w:val="Hipervnculo"/>
                <w:noProof/>
              </w:rPr>
              <w:t>Documentador de API</w:t>
            </w:r>
            <w:r>
              <w:rPr>
                <w:noProof/>
                <w:webHidden/>
              </w:rPr>
              <w:tab/>
            </w:r>
            <w:r>
              <w:rPr>
                <w:noProof/>
                <w:webHidden/>
              </w:rPr>
              <w:fldChar w:fldCharType="begin"/>
            </w:r>
            <w:r>
              <w:rPr>
                <w:noProof/>
                <w:webHidden/>
              </w:rPr>
              <w:instrText xml:space="preserve"> PAGEREF _Toc428510373 \h </w:instrText>
            </w:r>
            <w:r>
              <w:rPr>
                <w:noProof/>
                <w:webHidden/>
              </w:rPr>
            </w:r>
          </w:ins>
          <w:r>
            <w:rPr>
              <w:noProof/>
              <w:webHidden/>
            </w:rPr>
            <w:fldChar w:fldCharType="separate"/>
          </w:r>
          <w:ins w:id="249" w:author="Gabriel Correa" w:date="2015-08-28T07:30:00Z">
            <w:r>
              <w:rPr>
                <w:noProof/>
                <w:webHidden/>
              </w:rPr>
              <w:t>11</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50" w:author="Gabriel Correa" w:date="2015-08-28T07:30:00Z"/>
              <w:rFonts w:asciiTheme="minorHAnsi" w:hAnsiTheme="minorHAnsi"/>
              <w:noProof/>
              <w:sz w:val="22"/>
            </w:rPr>
          </w:pPr>
          <w:ins w:id="251"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"_Toc428510374"</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4.2.2</w:t>
            </w:r>
            <w:r>
              <w:rPr>
                <w:rFonts w:asciiTheme="minorHAnsi" w:hAnsiTheme="minorHAnsi"/>
                <w:noProof/>
                <w:sz w:val="22"/>
              </w:rPr>
              <w:tab/>
            </w:r>
            <w:r w:rsidRPr="007903D0">
              <w:rPr>
                <w:rStyle w:val="Hipervnculo"/>
                <w:noProof/>
              </w:rPr>
              <w:t>Investigador de Text Mining</w:t>
            </w:r>
            <w:r>
              <w:rPr>
                <w:noProof/>
                <w:webHidden/>
              </w:rPr>
              <w:tab/>
            </w:r>
            <w:r>
              <w:rPr>
                <w:noProof/>
                <w:webHidden/>
              </w:rPr>
              <w:fldChar w:fldCharType="begin"/>
            </w:r>
            <w:r>
              <w:rPr>
                <w:noProof/>
                <w:webHidden/>
              </w:rPr>
              <w:instrText xml:space="preserve"> PAGEREF _Toc428510374 \h </w:instrText>
            </w:r>
            <w:r>
              <w:rPr>
                <w:noProof/>
                <w:webHidden/>
              </w:rPr>
            </w:r>
          </w:ins>
          <w:r>
            <w:rPr>
              <w:noProof/>
              <w:webHidden/>
            </w:rPr>
            <w:fldChar w:fldCharType="separate"/>
          </w:r>
          <w:ins w:id="252" w:author="Gabriel Correa" w:date="2015-08-28T07:30:00Z">
            <w:r>
              <w:rPr>
                <w:noProof/>
                <w:webHidden/>
              </w:rPr>
              <w:t>11</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53" w:author="Gabriel Correa" w:date="2015-08-28T07:30:00Z"/>
              <w:rFonts w:asciiTheme="minorHAnsi" w:hAnsiTheme="minorHAnsi"/>
              <w:noProof/>
              <w:sz w:val="22"/>
            </w:rPr>
          </w:pPr>
          <w:ins w:id="254"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"_Toc428510375"</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4.3</w:t>
            </w:r>
            <w:r>
              <w:rPr>
                <w:rFonts w:asciiTheme="minorHAnsi" w:hAnsiTheme="minorHAnsi"/>
                <w:noProof/>
                <w:sz w:val="22"/>
              </w:rPr>
              <w:tab/>
            </w:r>
            <w:r w:rsidRPr="007903D0">
              <w:rPr>
                <w:rStyle w:val="Hipervnculo"/>
                <w:noProof/>
              </w:rPr>
              <w:t>Interfaz de CHi</w:t>
            </w:r>
            <w:r>
              <w:rPr>
                <w:noProof/>
                <w:webHidden/>
              </w:rPr>
              <w:tab/>
            </w:r>
            <w:r>
              <w:rPr>
                <w:noProof/>
                <w:webHidden/>
              </w:rPr>
              <w:fldChar w:fldCharType="begin"/>
            </w:r>
            <w:r>
              <w:rPr>
                <w:noProof/>
                <w:webHidden/>
              </w:rPr>
              <w:instrText xml:space="preserve"> PAGEREF _Toc428510375 \h </w:instrText>
            </w:r>
            <w:r>
              <w:rPr>
                <w:noProof/>
                <w:webHidden/>
              </w:rPr>
            </w:r>
          </w:ins>
          <w:r>
            <w:rPr>
              <w:noProof/>
              <w:webHidden/>
            </w:rPr>
            <w:fldChar w:fldCharType="separate"/>
          </w:r>
          <w:ins w:id="255" w:author="Gabriel Correa" w:date="2015-08-28T07:30:00Z">
            <w:r>
              <w:rPr>
                <w:noProof/>
                <w:webHidden/>
              </w:rPr>
              <w:t>12</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56" w:author="Gabriel Correa" w:date="2015-08-28T07:30:00Z"/>
              <w:rFonts w:asciiTheme="minorHAnsi" w:hAnsiTheme="minorHAnsi"/>
              <w:noProof/>
              <w:sz w:val="22"/>
            </w:rPr>
          </w:pPr>
          <w:ins w:id="257"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"_Toc428510376"</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4.4</w:t>
            </w:r>
            <w:r>
              <w:rPr>
                <w:rFonts w:asciiTheme="minorHAnsi" w:hAnsiTheme="minorHAnsi"/>
                <w:noProof/>
                <w:sz w:val="22"/>
              </w:rPr>
              <w:tab/>
            </w:r>
            <w:r w:rsidRPr="007903D0">
              <w:rPr>
                <w:rStyle w:val="Hipervnculo"/>
                <w:noProof/>
              </w:rPr>
              <w:t>Implementación de CHi</w:t>
            </w:r>
            <w:r>
              <w:rPr>
                <w:noProof/>
                <w:webHidden/>
              </w:rPr>
              <w:tab/>
            </w:r>
            <w:r>
              <w:rPr>
                <w:noProof/>
                <w:webHidden/>
              </w:rPr>
              <w:fldChar w:fldCharType="begin"/>
            </w:r>
            <w:r>
              <w:rPr>
                <w:noProof/>
                <w:webHidden/>
              </w:rPr>
              <w:instrText xml:space="preserve"> PAGEREF _Toc428510376 \h </w:instrText>
            </w:r>
            <w:r>
              <w:rPr>
                <w:noProof/>
                <w:webHidden/>
              </w:rPr>
            </w:r>
          </w:ins>
          <w:r>
            <w:rPr>
              <w:noProof/>
              <w:webHidden/>
            </w:rPr>
            <w:fldChar w:fldCharType="separate"/>
          </w:r>
          <w:ins w:id="258" w:author="Gabriel Correa" w:date="2015-08-28T07:30:00Z">
            <w:r>
              <w:rPr>
                <w:noProof/>
                <w:webHidden/>
              </w:rPr>
              <w:t>13</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59" w:author="Gabriel Correa" w:date="2015-08-28T07:30:00Z"/>
              <w:rFonts w:asciiTheme="minorHAnsi" w:hAnsiTheme="minorHAnsi"/>
              <w:noProof/>
              <w:sz w:val="22"/>
            </w:rPr>
          </w:pPr>
          <w:ins w:id="260"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"_Toc428510377"</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4.5</w:t>
            </w:r>
            <w:r>
              <w:rPr>
                <w:rFonts w:asciiTheme="minorHAnsi" w:hAnsiTheme="minorHAnsi"/>
                <w:noProof/>
                <w:sz w:val="22"/>
              </w:rPr>
              <w:tab/>
            </w:r>
            <w:r w:rsidRPr="007903D0">
              <w:rPr>
                <w:rStyle w:val="Hipervnculo"/>
                <w:noProof/>
              </w:rPr>
              <w:t>Trabajo Futuro para CHi</w:t>
            </w:r>
            <w:r>
              <w:rPr>
                <w:noProof/>
                <w:webHidden/>
              </w:rPr>
              <w:tab/>
            </w:r>
            <w:r>
              <w:rPr>
                <w:noProof/>
                <w:webHidden/>
              </w:rPr>
              <w:fldChar w:fldCharType="begin"/>
            </w:r>
            <w:r>
              <w:rPr>
                <w:noProof/>
                <w:webHidden/>
              </w:rPr>
              <w:instrText xml:space="preserve"> PAGEREF _Toc428510377 \h </w:instrText>
            </w:r>
            <w:r>
              <w:rPr>
                <w:noProof/>
                <w:webHidden/>
              </w:rPr>
            </w:r>
          </w:ins>
          <w:r>
            <w:rPr>
              <w:noProof/>
              <w:webHidden/>
            </w:rPr>
            <w:fldChar w:fldCharType="separate"/>
          </w:r>
          <w:ins w:id="261" w:author="Gabriel Correa" w:date="2015-08-28T07:30:00Z">
            <w:r>
              <w:rPr>
                <w:noProof/>
                <w:webHidden/>
              </w:rPr>
              <w:t>13</w:t>
            </w:r>
            <w:r>
              <w:rPr>
                <w:noProof/>
                <w:webHidden/>
              </w:rPr>
              <w:fldChar w:fldCharType="end"/>
            </w:r>
            <w:r w:rsidRPr="007903D0">
              <w:rPr>
                <w:rStyle w:val="Hipervnculo"/>
                <w:noProof/>
              </w:rPr>
              <w:fldChar w:fldCharType="end"/>
            </w:r>
          </w:ins>
        </w:p>
        <w:p w:rsidR="00E54D64" w:rsidRDefault="00E54D64">
          <w:pPr>
            <w:pStyle w:val="TDC1"/>
            <w:tabs>
              <w:tab w:val="right" w:leader="dot" w:pos="9395"/>
            </w:tabs>
            <w:rPr>
              <w:ins w:id="262" w:author="Gabriel Correa" w:date="2015-08-28T07:30:00Z"/>
              <w:rFonts w:asciiTheme="minorHAnsi" w:hAnsiTheme="minorHAnsi"/>
              <w:noProof/>
              <w:sz w:val="22"/>
            </w:rPr>
          </w:pPr>
          <w:ins w:id="263"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"_Toc428510378"</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Pr>
                <w:rFonts w:asciiTheme="minorHAnsi" w:hAnsiTheme="minorHAnsi"/>
                <w:noProof/>
                <w:sz w:val="22"/>
              </w:rPr>
              <w:tab/>
            </w:r>
            <w:r w:rsidRPr="007903D0">
              <w:rPr>
                <w:rStyle w:val="Hipervnculo"/>
                <w:noProof/>
              </w:rPr>
              <w:t>Revisión Manual de Comentarios de API</w:t>
            </w:r>
            <w:r>
              <w:rPr>
                <w:noProof/>
                <w:webHidden/>
              </w:rPr>
              <w:tab/>
            </w:r>
            <w:r>
              <w:rPr>
                <w:noProof/>
                <w:webHidden/>
              </w:rPr>
              <w:fldChar w:fldCharType="begin"/>
            </w:r>
            <w:r>
              <w:rPr>
                <w:noProof/>
                <w:webHidden/>
              </w:rPr>
              <w:instrText xml:space="preserve"> PAGEREF _Toc428510378 \h </w:instrText>
            </w:r>
            <w:r>
              <w:rPr>
                <w:noProof/>
                <w:webHidden/>
              </w:rPr>
            </w:r>
          </w:ins>
          <w:r>
            <w:rPr>
              <w:noProof/>
              <w:webHidden/>
            </w:rPr>
            <w:fldChar w:fldCharType="separate"/>
          </w:r>
          <w:ins w:id="264" w:author="Gabriel Correa" w:date="2015-08-28T07:30:00Z">
            <w:r>
              <w:rPr>
                <w:noProof/>
                <w:webHidden/>
              </w:rPr>
              <w:t>14</w:t>
            </w:r>
            <w:r>
              <w:rPr>
                <w:noProof/>
                <w:webHidden/>
              </w:rPr>
              <w:fldChar w:fldCharType="end"/>
            </w:r>
            <w:r w:rsidRPr="007903D0">
              <w:rPr>
                <w:rStyle w:val="Hipervnculo"/>
                <w:noProof/>
              </w:rPr>
              <w:fldChar w:fldCharType="end"/>
            </w:r>
          </w:ins>
        </w:p>
        <w:p w:rsidR="00E54D64" w:rsidRDefault="00E54D64">
          <w:pPr>
            <w:pStyle w:val="TDC1"/>
            <w:tabs>
              <w:tab w:val="right" w:leader="dot" w:pos="9395"/>
            </w:tabs>
            <w:rPr>
              <w:ins w:id="265" w:author="Gabriel Correa" w:date="2015-08-28T07:30:00Z"/>
              <w:rFonts w:asciiTheme="minorHAnsi" w:hAnsiTheme="minorHAnsi"/>
              <w:noProof/>
              <w:sz w:val="22"/>
            </w:rPr>
          </w:pPr>
          <w:ins w:id="266"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"_Toc428510381"</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5</w:t>
            </w:r>
            <w:r>
              <w:rPr>
                <w:noProof/>
                <w:webHidden/>
              </w:rPr>
              <w:tab/>
            </w:r>
            <w:r>
              <w:rPr>
                <w:noProof/>
                <w:webHidden/>
              </w:rPr>
              <w:fldChar w:fldCharType="begin"/>
            </w:r>
            <w:r>
              <w:rPr>
                <w:noProof/>
                <w:webHidden/>
              </w:rPr>
              <w:instrText xml:space="preserve"> PAGEREF _Toc428510381 \h </w:instrText>
            </w:r>
            <w:r>
              <w:rPr>
                <w:noProof/>
                <w:webHidden/>
              </w:rPr>
            </w:r>
          </w:ins>
          <w:r>
            <w:rPr>
              <w:noProof/>
              <w:webHidden/>
            </w:rPr>
            <w:fldChar w:fldCharType="separate"/>
          </w:r>
          <w:ins w:id="267" w:author="Gabriel Correa" w:date="2015-08-28T07:30:00Z">
            <w:r>
              <w:rPr>
                <w:noProof/>
                <w:webHidden/>
              </w:rPr>
              <w:t>14</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68" w:author="Gabriel Correa" w:date="2015-08-28T07:30:00Z"/>
              <w:rFonts w:asciiTheme="minorHAnsi" w:hAnsiTheme="minorHAnsi"/>
              <w:noProof/>
              <w:sz w:val="22"/>
            </w:rPr>
          </w:pPr>
          <w:ins w:id="269"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"_Toc428510382"</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5.1</w:t>
            </w:r>
            <w:r>
              <w:rPr>
                <w:rFonts w:asciiTheme="minorHAnsi" w:hAnsiTheme="minorHAnsi"/>
                <w:noProof/>
                <w:sz w:val="22"/>
              </w:rPr>
              <w:tab/>
            </w:r>
            <w:r w:rsidRPr="007903D0">
              <w:rPr>
                <w:rStyle w:val="Hipervnculo"/>
                <w:noProof/>
              </w:rPr>
              <w:t>Revisión de los datos preliminares</w:t>
            </w:r>
            <w:r>
              <w:rPr>
                <w:noProof/>
                <w:webHidden/>
              </w:rPr>
              <w:tab/>
            </w:r>
            <w:r>
              <w:rPr>
                <w:noProof/>
                <w:webHidden/>
              </w:rPr>
              <w:fldChar w:fldCharType="begin"/>
            </w:r>
            <w:r>
              <w:rPr>
                <w:noProof/>
                <w:webHidden/>
              </w:rPr>
              <w:instrText xml:space="preserve"> PAGEREF _Toc428510382 \h </w:instrText>
            </w:r>
            <w:r>
              <w:rPr>
                <w:noProof/>
                <w:webHidden/>
              </w:rPr>
            </w:r>
          </w:ins>
          <w:r>
            <w:rPr>
              <w:noProof/>
              <w:webHidden/>
            </w:rPr>
            <w:fldChar w:fldCharType="separate"/>
          </w:r>
          <w:ins w:id="270" w:author="Gabriel Correa" w:date="2015-08-28T07:30:00Z">
            <w:r>
              <w:rPr>
                <w:noProof/>
                <w:webHidden/>
              </w:rPr>
              <w:t>14</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71" w:author="Gabriel Correa" w:date="2015-08-28T07:30:00Z"/>
              <w:rFonts w:asciiTheme="minorHAnsi" w:hAnsiTheme="minorHAnsi"/>
              <w:noProof/>
              <w:sz w:val="22"/>
            </w:rPr>
          </w:pPr>
          <w:ins w:id="272"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"_Toc428510383"</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5.1.1</w:t>
            </w:r>
            <w:r>
              <w:rPr>
                <w:rFonts w:asciiTheme="minorHAnsi" w:hAnsiTheme="minorHAnsi"/>
                <w:noProof/>
                <w:sz w:val="22"/>
              </w:rPr>
              <w:tab/>
            </w:r>
            <w:r w:rsidRPr="007903D0">
              <w:rPr>
                <w:rStyle w:val="Hipervnculo"/>
                <w:noProof/>
              </w:rPr>
              <w:t>Método de Revisión de Datos Preliminares</w:t>
            </w:r>
            <w:r>
              <w:rPr>
                <w:noProof/>
                <w:webHidden/>
              </w:rPr>
              <w:tab/>
            </w:r>
            <w:r>
              <w:rPr>
                <w:noProof/>
                <w:webHidden/>
              </w:rPr>
              <w:fldChar w:fldCharType="begin"/>
            </w:r>
            <w:r>
              <w:rPr>
                <w:noProof/>
                <w:webHidden/>
              </w:rPr>
              <w:instrText xml:space="preserve"> PAGEREF _Toc428510383 \h </w:instrText>
            </w:r>
            <w:r>
              <w:rPr>
                <w:noProof/>
                <w:webHidden/>
              </w:rPr>
            </w:r>
          </w:ins>
          <w:r>
            <w:rPr>
              <w:noProof/>
              <w:webHidden/>
            </w:rPr>
            <w:fldChar w:fldCharType="separate"/>
          </w:r>
          <w:ins w:id="273" w:author="Gabriel Correa" w:date="2015-08-28T07:30:00Z">
            <w:r>
              <w:rPr>
                <w:noProof/>
                <w:webHidden/>
              </w:rPr>
              <w:t>15</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74" w:author="Gabriel Correa" w:date="2015-08-28T07:30:00Z"/>
              <w:rFonts w:asciiTheme="minorHAnsi" w:hAnsiTheme="minorHAnsi"/>
              <w:noProof/>
              <w:sz w:val="22"/>
            </w:rPr>
          </w:pPr>
          <w:ins w:id="275"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"_Toc428510384"</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5.1.2</w:t>
            </w:r>
            <w:r>
              <w:rPr>
                <w:rFonts w:asciiTheme="minorHAnsi" w:hAnsiTheme="minorHAnsi"/>
                <w:noProof/>
                <w:sz w:val="22"/>
              </w:rPr>
              <w:tab/>
            </w:r>
            <w:r w:rsidRPr="007903D0">
              <w:rPr>
                <w:rStyle w:val="Hipervnculo"/>
                <w:noProof/>
              </w:rPr>
              <w:t>Observaciones sobre los datos preliminares</w:t>
            </w:r>
            <w:r>
              <w:rPr>
                <w:noProof/>
                <w:webHidden/>
              </w:rPr>
              <w:tab/>
            </w:r>
            <w:r>
              <w:rPr>
                <w:noProof/>
                <w:webHidden/>
              </w:rPr>
              <w:fldChar w:fldCharType="begin"/>
            </w:r>
            <w:r>
              <w:rPr>
                <w:noProof/>
                <w:webHidden/>
              </w:rPr>
              <w:instrText xml:space="preserve"> PAGEREF _Toc428510384 \h </w:instrText>
            </w:r>
            <w:r>
              <w:rPr>
                <w:noProof/>
                <w:webHidden/>
              </w:rPr>
            </w:r>
          </w:ins>
          <w:r>
            <w:rPr>
              <w:noProof/>
              <w:webHidden/>
            </w:rPr>
            <w:fldChar w:fldCharType="separate"/>
          </w:r>
          <w:ins w:id="276" w:author="Gabriel Correa" w:date="2015-08-28T07:30:00Z">
            <w:r>
              <w:rPr>
                <w:noProof/>
                <w:webHidden/>
              </w:rPr>
              <w:t>15</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77" w:author="Gabriel Correa" w:date="2015-08-28T07:30:00Z"/>
              <w:rFonts w:asciiTheme="minorHAnsi" w:hAnsiTheme="minorHAnsi"/>
              <w:noProof/>
              <w:sz w:val="22"/>
            </w:rPr>
          </w:pPr>
          <w:ins w:id="278"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"_Toc428510385"</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5.2</w:t>
            </w:r>
            <w:r>
              <w:rPr>
                <w:rFonts w:asciiTheme="minorHAnsi" w:hAnsiTheme="minorHAnsi"/>
                <w:noProof/>
                <w:sz w:val="22"/>
              </w:rPr>
              <w:tab/>
            </w:r>
            <w:r w:rsidRPr="007903D0">
              <w:rPr>
                <w:rStyle w:val="Hipervnculo"/>
                <w:noProof/>
              </w:rPr>
              <w:t>Revisión de los datos finales</w:t>
            </w:r>
            <w:r>
              <w:rPr>
                <w:noProof/>
                <w:webHidden/>
              </w:rPr>
              <w:tab/>
            </w:r>
            <w:r>
              <w:rPr>
                <w:noProof/>
                <w:webHidden/>
              </w:rPr>
              <w:fldChar w:fldCharType="begin"/>
            </w:r>
            <w:r>
              <w:rPr>
                <w:noProof/>
                <w:webHidden/>
              </w:rPr>
              <w:instrText xml:space="preserve"> PAGEREF _Toc428510385 \h </w:instrText>
            </w:r>
            <w:r>
              <w:rPr>
                <w:noProof/>
                <w:webHidden/>
              </w:rPr>
            </w:r>
          </w:ins>
          <w:r>
            <w:rPr>
              <w:noProof/>
              <w:webHidden/>
            </w:rPr>
            <w:fldChar w:fldCharType="separate"/>
          </w:r>
          <w:ins w:id="279" w:author="Gabriel Correa" w:date="2015-08-28T07:30:00Z">
            <w:r>
              <w:rPr>
                <w:noProof/>
                <w:webHidden/>
              </w:rPr>
              <w:t>17</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80" w:author="Gabriel Correa" w:date="2015-08-28T07:30:00Z"/>
              <w:rFonts w:asciiTheme="minorHAnsi" w:hAnsiTheme="minorHAnsi"/>
              <w:noProof/>
              <w:sz w:val="22"/>
            </w:rPr>
          </w:pPr>
          <w:ins w:id="281"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"_Toc428510386"</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5.2.1</w:t>
            </w:r>
            <w:r>
              <w:rPr>
                <w:rFonts w:asciiTheme="minorHAnsi" w:hAnsiTheme="minorHAnsi"/>
                <w:noProof/>
                <w:sz w:val="22"/>
              </w:rPr>
              <w:tab/>
            </w:r>
            <w:r w:rsidRPr="007903D0">
              <w:rPr>
                <w:rStyle w:val="Hipervnculo"/>
                <w:noProof/>
              </w:rPr>
              <w:t>Método de revisión de los datos finales</w:t>
            </w:r>
            <w:r>
              <w:rPr>
                <w:noProof/>
                <w:webHidden/>
              </w:rPr>
              <w:tab/>
            </w:r>
            <w:r>
              <w:rPr>
                <w:noProof/>
                <w:webHidden/>
              </w:rPr>
              <w:fldChar w:fldCharType="begin"/>
            </w:r>
            <w:r>
              <w:rPr>
                <w:noProof/>
                <w:webHidden/>
              </w:rPr>
              <w:instrText xml:space="preserve"> PAGEREF _Toc428510386 \h </w:instrText>
            </w:r>
            <w:r>
              <w:rPr>
                <w:noProof/>
                <w:webHidden/>
              </w:rPr>
            </w:r>
          </w:ins>
          <w:r>
            <w:rPr>
              <w:noProof/>
              <w:webHidden/>
            </w:rPr>
            <w:fldChar w:fldCharType="separate"/>
          </w:r>
          <w:ins w:id="282" w:author="Gabriel Correa" w:date="2015-08-28T07:30:00Z">
            <w:r>
              <w:rPr>
                <w:noProof/>
                <w:webHidden/>
              </w:rPr>
              <w:t>17</w:t>
            </w:r>
            <w:r>
              <w:rPr>
                <w:noProof/>
                <w:webHidden/>
              </w:rPr>
              <w:fldChar w:fldCharType="end"/>
            </w:r>
            <w:r w:rsidRPr="007903D0">
              <w:rPr>
                <w:rStyle w:val="Hipervnculo"/>
                <w:noProof/>
              </w:rPr>
              <w:fldChar w:fldCharType="end"/>
            </w:r>
          </w:ins>
        </w:p>
        <w:p w:rsidR="00E54D64" w:rsidRDefault="00E54D64">
          <w:pPr>
            <w:pStyle w:val="TDC1"/>
            <w:tabs>
              <w:tab w:val="left" w:pos="440"/>
              <w:tab w:val="right" w:leader="dot" w:pos="9395"/>
            </w:tabs>
            <w:rPr>
              <w:ins w:id="283" w:author="Gabriel Correa" w:date="2015-08-28T07:30:00Z"/>
              <w:rFonts w:asciiTheme="minorHAnsi" w:hAnsiTheme="minorHAnsi"/>
              <w:noProof/>
              <w:sz w:val="22"/>
            </w:rPr>
          </w:pPr>
          <w:ins w:id="284"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"_Toc428510389"</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6</w:t>
            </w:r>
            <w:r>
              <w:rPr>
                <w:rFonts w:asciiTheme="minorHAnsi" w:hAnsiTheme="minorHAnsi"/>
                <w:noProof/>
                <w:sz w:val="22"/>
              </w:rPr>
              <w:tab/>
            </w:r>
            <w:r w:rsidRPr="007903D0">
              <w:rPr>
                <w:rStyle w:val="Hipervnculo"/>
                <w:noProof/>
              </w:rPr>
              <w:t>Aplicación de Text Mining</w:t>
            </w:r>
            <w:r>
              <w:rPr>
                <w:noProof/>
                <w:webHidden/>
              </w:rPr>
              <w:tab/>
            </w:r>
            <w:r>
              <w:rPr>
                <w:noProof/>
                <w:webHidden/>
              </w:rPr>
              <w:fldChar w:fldCharType="begin"/>
            </w:r>
            <w:r>
              <w:rPr>
                <w:noProof/>
                <w:webHidden/>
              </w:rPr>
              <w:instrText xml:space="preserve"> PAGEREF _Toc428510389 \h </w:instrText>
            </w:r>
            <w:r>
              <w:rPr>
                <w:noProof/>
                <w:webHidden/>
              </w:rPr>
            </w:r>
          </w:ins>
          <w:r>
            <w:rPr>
              <w:noProof/>
              <w:webHidden/>
            </w:rPr>
            <w:fldChar w:fldCharType="separate"/>
          </w:r>
          <w:ins w:id="285" w:author="Gabriel Correa" w:date="2015-08-28T07:30:00Z">
            <w:r>
              <w:rPr>
                <w:noProof/>
                <w:webHidden/>
              </w:rPr>
              <w:t>18</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86" w:author="Gabriel Correa" w:date="2015-08-28T07:30:00Z"/>
              <w:rFonts w:asciiTheme="minorHAnsi" w:hAnsiTheme="minorHAnsi"/>
              <w:noProof/>
              <w:sz w:val="22"/>
            </w:rPr>
          </w:pPr>
          <w:ins w:id="287"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"_Toc428510390"</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6.1</w:t>
            </w:r>
            <w:r>
              <w:rPr>
                <w:rFonts w:asciiTheme="minorHAnsi" w:hAnsiTheme="minorHAnsi"/>
                <w:noProof/>
                <w:sz w:val="22"/>
              </w:rPr>
              <w:tab/>
            </w:r>
            <w:r w:rsidRPr="007903D0">
              <w:rPr>
                <w:rStyle w:val="Hipervnculo"/>
                <w:noProof/>
              </w:rPr>
              <w:t>Weka</w:t>
            </w:r>
            <w:r>
              <w:rPr>
                <w:noProof/>
                <w:webHidden/>
              </w:rPr>
              <w:tab/>
            </w:r>
            <w:r>
              <w:rPr>
                <w:noProof/>
                <w:webHidden/>
              </w:rPr>
              <w:fldChar w:fldCharType="begin"/>
            </w:r>
            <w:r>
              <w:rPr>
                <w:noProof/>
                <w:webHidden/>
              </w:rPr>
              <w:instrText xml:space="preserve"> PAGEREF _Toc428510390 \h </w:instrText>
            </w:r>
            <w:r>
              <w:rPr>
                <w:noProof/>
                <w:webHidden/>
              </w:rPr>
            </w:r>
          </w:ins>
          <w:r>
            <w:rPr>
              <w:noProof/>
              <w:webHidden/>
            </w:rPr>
            <w:fldChar w:fldCharType="separate"/>
          </w:r>
          <w:ins w:id="288" w:author="Gabriel Correa" w:date="2015-08-28T07:30:00Z">
            <w:r>
              <w:rPr>
                <w:noProof/>
                <w:webHidden/>
              </w:rPr>
              <w:t>18</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289" w:author="Gabriel Correa" w:date="2015-08-28T07:30:00Z"/>
              <w:rFonts w:asciiTheme="minorHAnsi" w:hAnsiTheme="minorHAnsi"/>
              <w:noProof/>
              <w:sz w:val="22"/>
            </w:rPr>
          </w:pPr>
          <w:ins w:id="290"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"_Toc428510391"</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6.1.1</w:t>
            </w:r>
            <w:r>
              <w:rPr>
                <w:rFonts w:asciiTheme="minorHAnsi" w:hAnsiTheme="minorHAnsi"/>
                <w:noProof/>
                <w:sz w:val="22"/>
              </w:rPr>
              <w:tab/>
            </w:r>
            <w:r w:rsidRPr="007903D0">
              <w:rPr>
                <w:rStyle w:val="Hipervnculo"/>
                <w:noProof/>
              </w:rPr>
              <w:t>Filtros</w:t>
            </w:r>
            <w:r>
              <w:rPr>
                <w:noProof/>
                <w:webHidden/>
              </w:rPr>
              <w:tab/>
            </w:r>
            <w:r>
              <w:rPr>
                <w:noProof/>
                <w:webHidden/>
              </w:rPr>
              <w:fldChar w:fldCharType="begin"/>
            </w:r>
            <w:r>
              <w:rPr>
                <w:noProof/>
                <w:webHidden/>
              </w:rPr>
              <w:instrText xml:space="preserve"> PAGEREF _Toc428510391 \h </w:instrText>
            </w:r>
            <w:r>
              <w:rPr>
                <w:noProof/>
                <w:webHidden/>
              </w:rPr>
            </w:r>
          </w:ins>
          <w:r>
            <w:rPr>
              <w:noProof/>
              <w:webHidden/>
            </w:rPr>
            <w:fldChar w:fldCharType="separate"/>
          </w:r>
          <w:ins w:id="291" w:author="Gabriel Correa" w:date="2015-08-28T07:30:00Z">
            <w:r>
              <w:rPr>
                <w:noProof/>
                <w:webHidden/>
              </w:rPr>
              <w:t>18</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92" w:author="Gabriel Correa" w:date="2015-08-28T07:30:00Z"/>
              <w:rFonts w:asciiTheme="minorHAnsi" w:hAnsiTheme="minorHAnsi"/>
              <w:noProof/>
              <w:sz w:val="22"/>
            </w:rPr>
          </w:pPr>
          <w:ins w:id="293" w:author="Gabriel Correa" w:date="2015-08-28T07:30:00Z">
            <w:r w:rsidRPr="007903D0">
              <w:rPr>
                <w:rStyle w:val="Hipervnculo"/>
                <w:noProof/>
              </w:rPr>
              <w:lastRenderedPageBreak/>
              <w:fldChar w:fldCharType="begin"/>
            </w:r>
            <w:r w:rsidRPr="007903D0">
              <w:rPr>
                <w:rStyle w:val="Hipervnculo"/>
                <w:noProof/>
              </w:rPr>
              <w:instrText xml:space="preserve"> </w:instrText>
            </w:r>
            <w:r>
              <w:rPr>
                <w:noProof/>
              </w:rPr>
              <w:instrText>HYPERLINK \l "_Toc428510392"</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6.2</w:t>
            </w:r>
            <w:r>
              <w:rPr>
                <w:rFonts w:asciiTheme="minorHAnsi" w:hAnsiTheme="minorHAnsi"/>
                <w:noProof/>
                <w:sz w:val="22"/>
              </w:rPr>
              <w:tab/>
            </w:r>
            <w:r w:rsidRPr="007903D0">
              <w:rPr>
                <w:rStyle w:val="Hipervnculo"/>
                <w:noProof/>
              </w:rPr>
              <w:t>Clasificadores y parámetros probados</w:t>
            </w:r>
            <w:r>
              <w:rPr>
                <w:noProof/>
                <w:webHidden/>
              </w:rPr>
              <w:tab/>
            </w:r>
            <w:r>
              <w:rPr>
                <w:noProof/>
                <w:webHidden/>
              </w:rPr>
              <w:fldChar w:fldCharType="begin"/>
            </w:r>
            <w:r>
              <w:rPr>
                <w:noProof/>
                <w:webHidden/>
              </w:rPr>
              <w:instrText xml:space="preserve"> PAGEREF _Toc428510392 \h </w:instrText>
            </w:r>
            <w:r>
              <w:rPr>
                <w:noProof/>
                <w:webHidden/>
              </w:rPr>
            </w:r>
          </w:ins>
          <w:r>
            <w:rPr>
              <w:noProof/>
              <w:webHidden/>
            </w:rPr>
            <w:fldChar w:fldCharType="separate"/>
          </w:r>
          <w:ins w:id="294" w:author="Gabriel Correa" w:date="2015-08-28T07:30:00Z">
            <w:r>
              <w:rPr>
                <w:noProof/>
                <w:webHidden/>
              </w:rPr>
              <w:t>20</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295" w:author="Gabriel Correa" w:date="2015-08-28T07:30:00Z"/>
              <w:rFonts w:asciiTheme="minorHAnsi" w:hAnsiTheme="minorHAnsi"/>
              <w:noProof/>
              <w:sz w:val="22"/>
            </w:rPr>
          </w:pPr>
          <w:ins w:id="296"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"_Toc428510393"</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6.3</w:t>
            </w:r>
            <w:r>
              <w:rPr>
                <w:rFonts w:asciiTheme="minorHAnsi" w:hAnsiTheme="minorHAnsi"/>
                <w:noProof/>
                <w:sz w:val="22"/>
              </w:rPr>
              <w:tab/>
            </w:r>
            <w:r w:rsidRPr="007903D0">
              <w:rPr>
                <w:rStyle w:val="Hipervnculo"/>
                <w:noProof/>
              </w:rPr>
              <w:t>Evaluación del rendimiento de un clasificador</w:t>
            </w:r>
            <w:r>
              <w:rPr>
                <w:noProof/>
                <w:webHidden/>
              </w:rPr>
              <w:tab/>
            </w:r>
            <w:r>
              <w:rPr>
                <w:noProof/>
                <w:webHidden/>
              </w:rPr>
              <w:fldChar w:fldCharType="begin"/>
            </w:r>
            <w:r>
              <w:rPr>
                <w:noProof/>
                <w:webHidden/>
              </w:rPr>
              <w:instrText xml:space="preserve"> PAGEREF _Toc428510393 \h </w:instrText>
            </w:r>
            <w:r>
              <w:rPr>
                <w:noProof/>
                <w:webHidden/>
              </w:rPr>
            </w:r>
          </w:ins>
          <w:r>
            <w:rPr>
              <w:noProof/>
              <w:webHidden/>
            </w:rPr>
            <w:fldChar w:fldCharType="separate"/>
          </w:r>
          <w:ins w:id="297" w:author="Gabriel Correa" w:date="2015-08-28T07:30:00Z">
            <w:r>
              <w:rPr>
                <w:noProof/>
                <w:webHidden/>
              </w:rPr>
              <w:t>21</w:t>
            </w:r>
            <w:r>
              <w:rPr>
                <w:noProof/>
                <w:webHidden/>
              </w:rPr>
              <w:fldChar w:fldCharType="end"/>
            </w:r>
            <w:r w:rsidRPr="007903D0">
              <w:rPr>
                <w:rStyle w:val="Hipervnculo"/>
                <w:noProof/>
              </w:rPr>
              <w:fldChar w:fldCharType="end"/>
            </w:r>
          </w:ins>
        </w:p>
        <w:p w:rsidR="00E54D64" w:rsidRDefault="00E54D64">
          <w:pPr>
            <w:pStyle w:val="TDC3"/>
            <w:tabs>
              <w:tab w:val="left" w:pos="880"/>
              <w:tab w:val="right" w:leader="dot" w:pos="9395"/>
            </w:tabs>
            <w:rPr>
              <w:ins w:id="298" w:author="Gabriel Correa" w:date="2015-08-28T07:30:00Z"/>
              <w:rFonts w:asciiTheme="minorHAnsi" w:hAnsiTheme="minorHAnsi"/>
              <w:noProof/>
              <w:sz w:val="22"/>
            </w:rPr>
          </w:pPr>
          <w:ins w:id="299"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"_Toc428510394"</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Pr>
                <w:rFonts w:asciiTheme="minorHAnsi" w:hAnsiTheme="minorHAnsi"/>
                <w:noProof/>
                <w:sz w:val="22"/>
              </w:rPr>
              <w:tab/>
            </w:r>
            <w:r w:rsidRPr="007903D0">
              <w:rPr>
                <w:rStyle w:val="Hipervnculo"/>
                <w:noProof/>
              </w:rPr>
              <w:t>Métricas principales</w:t>
            </w:r>
            <w:r>
              <w:rPr>
                <w:noProof/>
                <w:webHidden/>
              </w:rPr>
              <w:tab/>
            </w:r>
            <w:r>
              <w:rPr>
                <w:noProof/>
                <w:webHidden/>
              </w:rPr>
              <w:fldChar w:fldCharType="begin"/>
            </w:r>
            <w:r>
              <w:rPr>
                <w:noProof/>
                <w:webHidden/>
              </w:rPr>
              <w:instrText xml:space="preserve"> PAGEREF _Toc428510394 \h </w:instrText>
            </w:r>
            <w:r>
              <w:rPr>
                <w:noProof/>
                <w:webHidden/>
              </w:rPr>
            </w:r>
          </w:ins>
          <w:r>
            <w:rPr>
              <w:noProof/>
              <w:webHidden/>
            </w:rPr>
            <w:fldChar w:fldCharType="separate"/>
          </w:r>
          <w:ins w:id="300" w:author="Gabriel Correa" w:date="2015-08-28T07:30:00Z">
            <w:r>
              <w:rPr>
                <w:noProof/>
                <w:webHidden/>
              </w:rPr>
              <w:t>22</w:t>
            </w:r>
            <w:r>
              <w:rPr>
                <w:noProof/>
                <w:webHidden/>
              </w:rPr>
              <w:fldChar w:fldCharType="end"/>
            </w:r>
            <w:r w:rsidRPr="007903D0">
              <w:rPr>
                <w:rStyle w:val="Hipervnculo"/>
                <w:noProof/>
              </w:rPr>
              <w:fldChar w:fldCharType="end"/>
            </w:r>
          </w:ins>
        </w:p>
        <w:p w:rsidR="00E54D64" w:rsidRDefault="00E54D64">
          <w:pPr>
            <w:pStyle w:val="TDC3"/>
            <w:tabs>
              <w:tab w:val="right" w:leader="dot" w:pos="9395"/>
            </w:tabs>
            <w:rPr>
              <w:ins w:id="301" w:author="Gabriel Correa" w:date="2015-08-28T07:30:00Z"/>
              <w:rFonts w:asciiTheme="minorHAnsi" w:hAnsiTheme="minorHAnsi"/>
              <w:noProof/>
              <w:sz w:val="22"/>
            </w:rPr>
          </w:pPr>
          <w:ins w:id="302"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"_Toc428510395"</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6.3.1</w:t>
            </w:r>
            <w:r>
              <w:rPr>
                <w:noProof/>
                <w:webHidden/>
              </w:rPr>
              <w:tab/>
            </w:r>
            <w:r>
              <w:rPr>
                <w:noProof/>
                <w:webHidden/>
              </w:rPr>
              <w:fldChar w:fldCharType="begin"/>
            </w:r>
            <w:r>
              <w:rPr>
                <w:noProof/>
                <w:webHidden/>
              </w:rPr>
              <w:instrText xml:space="preserve"> PAGEREF _Toc428510395 \h </w:instrText>
            </w:r>
            <w:r>
              <w:rPr>
                <w:noProof/>
                <w:webHidden/>
              </w:rPr>
            </w:r>
          </w:ins>
          <w:r>
            <w:rPr>
              <w:noProof/>
              <w:webHidden/>
            </w:rPr>
            <w:fldChar w:fldCharType="separate"/>
          </w:r>
          <w:ins w:id="303" w:author="Gabriel Correa" w:date="2015-08-28T07:30:00Z">
            <w:r>
              <w:rPr>
                <w:noProof/>
                <w:webHidden/>
              </w:rPr>
              <w:t>22</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304" w:author="Gabriel Correa" w:date="2015-08-28T07:30:00Z"/>
              <w:rFonts w:asciiTheme="minorHAnsi" w:hAnsiTheme="minorHAnsi"/>
              <w:noProof/>
              <w:sz w:val="22"/>
            </w:rPr>
          </w:pPr>
          <w:ins w:id="305"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"_Toc428510396"</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6.3.2</w:t>
            </w:r>
            <w:r>
              <w:rPr>
                <w:rFonts w:asciiTheme="minorHAnsi" w:hAnsiTheme="minorHAnsi"/>
                <w:noProof/>
                <w:sz w:val="22"/>
              </w:rPr>
              <w:tab/>
            </w:r>
            <w:r w:rsidRPr="007903D0">
              <w:rPr>
                <w:rStyle w:val="Hipervnculo"/>
                <w:i/>
                <w:iCs/>
                <w:noProof/>
              </w:rPr>
              <w:t>Métricas secundarias</w:t>
            </w:r>
            <w:r>
              <w:rPr>
                <w:noProof/>
                <w:webHidden/>
              </w:rPr>
              <w:tab/>
            </w:r>
            <w:r>
              <w:rPr>
                <w:noProof/>
                <w:webHidden/>
              </w:rPr>
              <w:fldChar w:fldCharType="begin"/>
            </w:r>
            <w:r>
              <w:rPr>
                <w:noProof/>
                <w:webHidden/>
              </w:rPr>
              <w:instrText xml:space="preserve"> PAGEREF _Toc428510396 \h </w:instrText>
            </w:r>
            <w:r>
              <w:rPr>
                <w:noProof/>
                <w:webHidden/>
              </w:rPr>
            </w:r>
          </w:ins>
          <w:r>
            <w:rPr>
              <w:noProof/>
              <w:webHidden/>
            </w:rPr>
            <w:fldChar w:fldCharType="separate"/>
          </w:r>
          <w:ins w:id="306" w:author="Gabriel Correa" w:date="2015-08-28T07:30:00Z">
            <w:r>
              <w:rPr>
                <w:noProof/>
                <w:webHidden/>
              </w:rPr>
              <w:t>23</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307" w:author="Gabriel Correa" w:date="2015-08-28T07:30:00Z"/>
              <w:rFonts w:asciiTheme="minorHAnsi" w:hAnsiTheme="minorHAnsi"/>
              <w:noProof/>
              <w:sz w:val="22"/>
            </w:rPr>
          </w:pPr>
          <w:ins w:id="308"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"_Toc428510397"</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6.3.3</w:t>
            </w:r>
            <w:r>
              <w:rPr>
                <w:rFonts w:asciiTheme="minorHAnsi" w:hAnsiTheme="minorHAnsi"/>
                <w:noProof/>
                <w:sz w:val="22"/>
              </w:rPr>
              <w:tab/>
            </w:r>
            <w:r w:rsidRPr="007903D0">
              <w:rPr>
                <w:rStyle w:val="Hipervnculo"/>
                <w:noProof/>
              </w:rPr>
              <w:t>Criterio de comparación entre modelos de clasificación en Weka</w:t>
            </w:r>
            <w:r>
              <w:rPr>
                <w:noProof/>
                <w:webHidden/>
              </w:rPr>
              <w:tab/>
            </w:r>
            <w:r>
              <w:rPr>
                <w:noProof/>
                <w:webHidden/>
              </w:rPr>
              <w:fldChar w:fldCharType="begin"/>
            </w:r>
            <w:r>
              <w:rPr>
                <w:noProof/>
                <w:webHidden/>
              </w:rPr>
              <w:instrText xml:space="preserve"> PAGEREF _Toc428510397 \h </w:instrText>
            </w:r>
            <w:r>
              <w:rPr>
                <w:noProof/>
                <w:webHidden/>
              </w:rPr>
            </w:r>
          </w:ins>
          <w:r>
            <w:rPr>
              <w:noProof/>
              <w:webHidden/>
            </w:rPr>
            <w:fldChar w:fldCharType="separate"/>
          </w:r>
          <w:ins w:id="309" w:author="Gabriel Correa" w:date="2015-08-28T07:30:00Z">
            <w:r>
              <w:rPr>
                <w:noProof/>
                <w:webHidden/>
              </w:rPr>
              <w:t>24</w:t>
            </w:r>
            <w:r>
              <w:rPr>
                <w:noProof/>
                <w:webHidden/>
              </w:rPr>
              <w:fldChar w:fldCharType="end"/>
            </w:r>
            <w:r w:rsidRPr="007903D0">
              <w:rPr>
                <w:rStyle w:val="Hipervnculo"/>
                <w:noProof/>
              </w:rPr>
              <w:fldChar w:fldCharType="end"/>
            </w:r>
          </w:ins>
        </w:p>
        <w:p w:rsidR="00E54D64" w:rsidRDefault="00E54D64">
          <w:pPr>
            <w:pStyle w:val="TDC1"/>
            <w:tabs>
              <w:tab w:val="left" w:pos="440"/>
              <w:tab w:val="right" w:leader="dot" w:pos="9395"/>
            </w:tabs>
            <w:rPr>
              <w:ins w:id="310" w:author="Gabriel Correa" w:date="2015-08-28T07:30:00Z"/>
              <w:rFonts w:asciiTheme="minorHAnsi" w:hAnsiTheme="minorHAnsi"/>
              <w:noProof/>
              <w:sz w:val="22"/>
            </w:rPr>
          </w:pPr>
          <w:ins w:id="311"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"_Toc428510398"</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7</w:t>
            </w:r>
            <w:r>
              <w:rPr>
                <w:rFonts w:asciiTheme="minorHAnsi" w:hAnsiTheme="minorHAnsi"/>
                <w:noProof/>
                <w:sz w:val="22"/>
              </w:rPr>
              <w:tab/>
            </w:r>
            <w:r w:rsidRPr="007903D0">
              <w:rPr>
                <w:rStyle w:val="Hipervnculo"/>
                <w:noProof/>
              </w:rPr>
              <w:t>Resultados</w:t>
            </w:r>
            <w:r>
              <w:rPr>
                <w:noProof/>
                <w:webHidden/>
              </w:rPr>
              <w:tab/>
            </w:r>
            <w:r>
              <w:rPr>
                <w:noProof/>
                <w:webHidden/>
              </w:rPr>
              <w:fldChar w:fldCharType="begin"/>
            </w:r>
            <w:r>
              <w:rPr>
                <w:noProof/>
                <w:webHidden/>
              </w:rPr>
              <w:instrText xml:space="preserve"> PAGEREF _Toc428510398 \h </w:instrText>
            </w:r>
            <w:r>
              <w:rPr>
                <w:noProof/>
                <w:webHidden/>
              </w:rPr>
            </w:r>
          </w:ins>
          <w:r>
            <w:rPr>
              <w:noProof/>
              <w:webHidden/>
            </w:rPr>
            <w:fldChar w:fldCharType="separate"/>
          </w:r>
          <w:ins w:id="312" w:author="Gabriel Correa" w:date="2015-08-28T07:30:00Z">
            <w:r>
              <w:rPr>
                <w:noProof/>
                <w:webHidden/>
              </w:rPr>
              <w:t>28</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313" w:author="Gabriel Correa" w:date="2015-08-28T07:30:00Z"/>
              <w:rFonts w:asciiTheme="minorHAnsi" w:hAnsiTheme="minorHAnsi"/>
              <w:noProof/>
              <w:sz w:val="22"/>
            </w:rPr>
          </w:pPr>
          <w:ins w:id="314"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"_Toc428510399"</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7.1</w:t>
            </w:r>
            <w:r>
              <w:rPr>
                <w:rFonts w:asciiTheme="minorHAnsi" w:hAnsiTheme="minorHAnsi"/>
                <w:noProof/>
                <w:sz w:val="22"/>
              </w:rPr>
              <w:tab/>
            </w:r>
            <w:r w:rsidRPr="007903D0">
              <w:rPr>
                <w:rStyle w:val="Hipervnculo"/>
                <w:noProof/>
              </w:rPr>
              <w:t>Resultados Preliminares</w:t>
            </w:r>
            <w:r>
              <w:rPr>
                <w:noProof/>
                <w:webHidden/>
              </w:rPr>
              <w:tab/>
            </w:r>
            <w:r>
              <w:rPr>
                <w:noProof/>
                <w:webHidden/>
              </w:rPr>
              <w:fldChar w:fldCharType="begin"/>
            </w:r>
            <w:r>
              <w:rPr>
                <w:noProof/>
                <w:webHidden/>
              </w:rPr>
              <w:instrText xml:space="preserve"> PAGEREF _Toc428510399 \h </w:instrText>
            </w:r>
            <w:r>
              <w:rPr>
                <w:noProof/>
                <w:webHidden/>
              </w:rPr>
            </w:r>
          </w:ins>
          <w:r>
            <w:rPr>
              <w:noProof/>
              <w:webHidden/>
            </w:rPr>
            <w:fldChar w:fldCharType="separate"/>
          </w:r>
          <w:ins w:id="315" w:author="Gabriel Correa" w:date="2015-08-28T07:30:00Z">
            <w:r>
              <w:rPr>
                <w:noProof/>
                <w:webHidden/>
              </w:rPr>
              <w:t>28</w:t>
            </w:r>
            <w:r>
              <w:rPr>
                <w:noProof/>
                <w:webHidden/>
              </w:rPr>
              <w:fldChar w:fldCharType="end"/>
            </w:r>
            <w:r w:rsidRPr="007903D0">
              <w:rPr>
                <w:rStyle w:val="Hipervnculo"/>
                <w:noProof/>
              </w:rPr>
              <w:fldChar w:fldCharType="end"/>
            </w:r>
          </w:ins>
        </w:p>
        <w:p w:rsidR="00E54D64" w:rsidRDefault="00E54D64">
          <w:pPr>
            <w:pStyle w:val="TDC2"/>
            <w:tabs>
              <w:tab w:val="left" w:pos="660"/>
              <w:tab w:val="right" w:leader="dot" w:pos="9395"/>
            </w:tabs>
            <w:rPr>
              <w:ins w:id="316" w:author="Gabriel Correa" w:date="2015-08-28T07:30:00Z"/>
              <w:rFonts w:asciiTheme="minorHAnsi" w:hAnsiTheme="minorHAnsi"/>
              <w:noProof/>
              <w:sz w:val="22"/>
            </w:rPr>
          </w:pPr>
          <w:ins w:id="317"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"_Toc428510401"</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Pr>
                <w:rFonts w:asciiTheme="minorHAnsi" w:hAnsiTheme="minorHAnsi"/>
                <w:noProof/>
                <w:sz w:val="22"/>
              </w:rPr>
              <w:tab/>
            </w:r>
            <w:r w:rsidRPr="007903D0">
              <w:rPr>
                <w:rStyle w:val="Hipervnculo"/>
                <w:noProof/>
              </w:rPr>
              <w:t>Resultados Finales</w:t>
            </w:r>
            <w:r>
              <w:rPr>
                <w:noProof/>
                <w:webHidden/>
              </w:rPr>
              <w:tab/>
            </w:r>
            <w:r>
              <w:rPr>
                <w:noProof/>
                <w:webHidden/>
              </w:rPr>
              <w:fldChar w:fldCharType="begin"/>
            </w:r>
            <w:r>
              <w:rPr>
                <w:noProof/>
                <w:webHidden/>
              </w:rPr>
              <w:instrText xml:space="preserve"> PAGEREF _Toc428510401 \h </w:instrText>
            </w:r>
            <w:r>
              <w:rPr>
                <w:noProof/>
                <w:webHidden/>
              </w:rPr>
            </w:r>
          </w:ins>
          <w:r>
            <w:rPr>
              <w:noProof/>
              <w:webHidden/>
            </w:rPr>
            <w:fldChar w:fldCharType="separate"/>
          </w:r>
          <w:ins w:id="318" w:author="Gabriel Correa" w:date="2015-08-28T07:30:00Z">
            <w:r>
              <w:rPr>
                <w:noProof/>
                <w:webHidden/>
              </w:rPr>
              <w:t>31</w:t>
            </w:r>
            <w:r>
              <w:rPr>
                <w:noProof/>
                <w:webHidden/>
              </w:rPr>
              <w:fldChar w:fldCharType="end"/>
            </w:r>
            <w:r w:rsidRPr="007903D0">
              <w:rPr>
                <w:rStyle w:val="Hipervnculo"/>
                <w:noProof/>
              </w:rPr>
              <w:fldChar w:fldCharType="end"/>
            </w:r>
          </w:ins>
        </w:p>
        <w:p w:rsidR="00E54D64" w:rsidRDefault="00E54D64">
          <w:pPr>
            <w:pStyle w:val="TDC2"/>
            <w:tabs>
              <w:tab w:val="right" w:leader="dot" w:pos="9395"/>
            </w:tabs>
            <w:rPr>
              <w:ins w:id="319" w:author="Gabriel Correa" w:date="2015-08-28T07:30:00Z"/>
              <w:rFonts w:asciiTheme="minorHAnsi" w:hAnsiTheme="minorHAnsi"/>
              <w:noProof/>
              <w:sz w:val="22"/>
            </w:rPr>
          </w:pPr>
          <w:ins w:id="320"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"_Toc428510405"</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7.2</w:t>
            </w:r>
            <w:r>
              <w:rPr>
                <w:noProof/>
                <w:webHidden/>
              </w:rPr>
              <w:tab/>
            </w:r>
            <w:r>
              <w:rPr>
                <w:noProof/>
                <w:webHidden/>
              </w:rPr>
              <w:fldChar w:fldCharType="begin"/>
            </w:r>
            <w:r>
              <w:rPr>
                <w:noProof/>
                <w:webHidden/>
              </w:rPr>
              <w:instrText xml:space="preserve"> PAGEREF _Toc428510405 \h </w:instrText>
            </w:r>
            <w:r>
              <w:rPr>
                <w:noProof/>
                <w:webHidden/>
              </w:rPr>
            </w:r>
          </w:ins>
          <w:r>
            <w:rPr>
              <w:noProof/>
              <w:webHidden/>
            </w:rPr>
            <w:fldChar w:fldCharType="separate"/>
          </w:r>
          <w:ins w:id="321" w:author="Gabriel Correa" w:date="2015-08-28T07:30:00Z">
            <w:r>
              <w:rPr>
                <w:noProof/>
                <w:webHidden/>
              </w:rPr>
              <w:t>31</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322" w:author="Gabriel Correa" w:date="2015-08-28T07:30:00Z"/>
              <w:rFonts w:asciiTheme="minorHAnsi" w:hAnsiTheme="minorHAnsi"/>
              <w:noProof/>
              <w:sz w:val="22"/>
            </w:rPr>
          </w:pPr>
          <w:ins w:id="323"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"_Toc428510406"</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7.2.1</w:t>
            </w:r>
            <w:r>
              <w:rPr>
                <w:rFonts w:asciiTheme="minorHAnsi" w:hAnsiTheme="minorHAnsi"/>
                <w:noProof/>
                <w:sz w:val="22"/>
              </w:rPr>
              <w:tab/>
            </w:r>
            <w:r w:rsidRPr="007903D0">
              <w:rPr>
                <w:rStyle w:val="Hipervnculo"/>
                <w:noProof/>
              </w:rPr>
              <w:t>F-Measure vs Recall</w:t>
            </w:r>
            <w:r>
              <w:rPr>
                <w:noProof/>
                <w:webHidden/>
              </w:rPr>
              <w:tab/>
            </w:r>
            <w:r>
              <w:rPr>
                <w:noProof/>
                <w:webHidden/>
              </w:rPr>
              <w:fldChar w:fldCharType="begin"/>
            </w:r>
            <w:r>
              <w:rPr>
                <w:noProof/>
                <w:webHidden/>
              </w:rPr>
              <w:instrText xml:space="preserve"> PAGEREF _Toc428510406 \h </w:instrText>
            </w:r>
            <w:r>
              <w:rPr>
                <w:noProof/>
                <w:webHidden/>
              </w:rPr>
            </w:r>
          </w:ins>
          <w:r>
            <w:rPr>
              <w:noProof/>
              <w:webHidden/>
            </w:rPr>
            <w:fldChar w:fldCharType="separate"/>
          </w:r>
          <w:ins w:id="324" w:author="Gabriel Correa" w:date="2015-08-28T07:30:00Z">
            <w:r>
              <w:rPr>
                <w:noProof/>
                <w:webHidden/>
              </w:rPr>
              <w:t>31</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325" w:author="Gabriel Correa" w:date="2015-08-28T07:30:00Z"/>
              <w:rFonts w:asciiTheme="minorHAnsi" w:hAnsiTheme="minorHAnsi"/>
              <w:noProof/>
              <w:sz w:val="22"/>
            </w:rPr>
          </w:pPr>
          <w:ins w:id="326"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"_Toc428510407"</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7.2.2</w:t>
            </w:r>
            <w:r>
              <w:rPr>
                <w:rFonts w:asciiTheme="minorHAnsi" w:hAnsiTheme="minorHAnsi"/>
                <w:noProof/>
                <w:sz w:val="22"/>
              </w:rPr>
              <w:tab/>
            </w:r>
            <w:r w:rsidRPr="007903D0">
              <w:rPr>
                <w:rStyle w:val="Hipervnculo"/>
                <w:noProof/>
              </w:rPr>
              <w:t>Usando Keywords</w:t>
            </w:r>
            <w:r>
              <w:rPr>
                <w:noProof/>
                <w:webHidden/>
              </w:rPr>
              <w:tab/>
            </w:r>
            <w:r>
              <w:rPr>
                <w:noProof/>
                <w:webHidden/>
              </w:rPr>
              <w:fldChar w:fldCharType="begin"/>
            </w:r>
            <w:r>
              <w:rPr>
                <w:noProof/>
                <w:webHidden/>
              </w:rPr>
              <w:instrText xml:space="preserve"> PAGEREF _Toc428510407 \h </w:instrText>
            </w:r>
            <w:r>
              <w:rPr>
                <w:noProof/>
                <w:webHidden/>
              </w:rPr>
            </w:r>
          </w:ins>
          <w:r>
            <w:rPr>
              <w:noProof/>
              <w:webHidden/>
            </w:rPr>
            <w:fldChar w:fldCharType="separate"/>
          </w:r>
          <w:ins w:id="327" w:author="Gabriel Correa" w:date="2015-08-28T07:30:00Z">
            <w:r>
              <w:rPr>
                <w:noProof/>
                <w:webHidden/>
              </w:rPr>
              <w:t>33</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328" w:author="Gabriel Correa" w:date="2015-08-28T07:30:00Z"/>
              <w:rFonts w:asciiTheme="minorHAnsi" w:hAnsiTheme="minorHAnsi"/>
              <w:noProof/>
              <w:sz w:val="22"/>
            </w:rPr>
          </w:pPr>
          <w:ins w:id="329"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"_Toc428510408"</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7.2.3</w:t>
            </w:r>
            <w:r>
              <w:rPr>
                <w:rFonts w:asciiTheme="minorHAnsi" w:hAnsiTheme="minorHAnsi"/>
                <w:noProof/>
                <w:sz w:val="22"/>
              </w:rPr>
              <w:tab/>
            </w:r>
            <w:r w:rsidRPr="007903D0">
              <w:rPr>
                <w:rStyle w:val="Hipervnculo"/>
                <w:noProof/>
              </w:rPr>
              <w:t>Usando una API</w:t>
            </w:r>
            <w:r>
              <w:rPr>
                <w:noProof/>
                <w:webHidden/>
              </w:rPr>
              <w:tab/>
            </w:r>
            <w:r>
              <w:rPr>
                <w:noProof/>
                <w:webHidden/>
              </w:rPr>
              <w:fldChar w:fldCharType="begin"/>
            </w:r>
            <w:r>
              <w:rPr>
                <w:noProof/>
                <w:webHidden/>
              </w:rPr>
              <w:instrText xml:space="preserve"> PAGEREF _Toc428510408 \h </w:instrText>
            </w:r>
            <w:r>
              <w:rPr>
                <w:noProof/>
                <w:webHidden/>
              </w:rPr>
            </w:r>
          </w:ins>
          <w:r>
            <w:rPr>
              <w:noProof/>
              <w:webHidden/>
            </w:rPr>
            <w:fldChar w:fldCharType="separate"/>
          </w:r>
          <w:ins w:id="330" w:author="Gabriel Correa" w:date="2015-08-28T07:30:00Z">
            <w:r>
              <w:rPr>
                <w:noProof/>
                <w:webHidden/>
              </w:rPr>
              <w:t>34</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331" w:author="Gabriel Correa" w:date="2015-08-28T07:30:00Z"/>
              <w:rFonts w:asciiTheme="minorHAnsi" w:hAnsiTheme="minorHAnsi"/>
              <w:noProof/>
              <w:sz w:val="22"/>
            </w:rPr>
          </w:pPr>
          <w:ins w:id="332"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"_Toc428510409"</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7.2.4</w:t>
            </w:r>
            <w:r>
              <w:rPr>
                <w:rFonts w:asciiTheme="minorHAnsi" w:hAnsiTheme="minorHAnsi"/>
                <w:noProof/>
                <w:sz w:val="22"/>
              </w:rPr>
              <w:tab/>
            </w:r>
            <w:r w:rsidRPr="007903D0">
              <w:rPr>
                <w:rStyle w:val="Hipervnculo"/>
                <w:noProof/>
              </w:rPr>
              <w:t>Entrenando con 1 API y probando con 2 API</w:t>
            </w:r>
            <w:r>
              <w:rPr>
                <w:noProof/>
                <w:webHidden/>
              </w:rPr>
              <w:tab/>
            </w:r>
            <w:r>
              <w:rPr>
                <w:noProof/>
                <w:webHidden/>
              </w:rPr>
              <w:fldChar w:fldCharType="begin"/>
            </w:r>
            <w:r>
              <w:rPr>
                <w:noProof/>
                <w:webHidden/>
              </w:rPr>
              <w:instrText xml:space="preserve"> PAGEREF _Toc428510409 \h </w:instrText>
            </w:r>
            <w:r>
              <w:rPr>
                <w:noProof/>
                <w:webHidden/>
              </w:rPr>
            </w:r>
          </w:ins>
          <w:r>
            <w:rPr>
              <w:noProof/>
              <w:webHidden/>
            </w:rPr>
            <w:fldChar w:fldCharType="separate"/>
          </w:r>
          <w:ins w:id="333" w:author="Gabriel Correa" w:date="2015-08-28T07:30:00Z">
            <w:r>
              <w:rPr>
                <w:noProof/>
                <w:webHidden/>
              </w:rPr>
              <w:t>35</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334" w:author="Gabriel Correa" w:date="2015-08-28T07:30:00Z"/>
              <w:rFonts w:asciiTheme="minorHAnsi" w:hAnsiTheme="minorHAnsi"/>
              <w:noProof/>
              <w:sz w:val="22"/>
            </w:rPr>
          </w:pPr>
          <w:ins w:id="335"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"_Toc428510410"</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7.2.5</w:t>
            </w:r>
            <w:r>
              <w:rPr>
                <w:rFonts w:asciiTheme="minorHAnsi" w:hAnsiTheme="minorHAnsi"/>
                <w:noProof/>
                <w:sz w:val="22"/>
              </w:rPr>
              <w:tab/>
            </w:r>
            <w:r w:rsidRPr="007903D0">
              <w:rPr>
                <w:rStyle w:val="Hipervnculo"/>
                <w:noProof/>
              </w:rPr>
              <w:t>Entrenando con 2 API y probando con 1 API</w:t>
            </w:r>
            <w:r>
              <w:rPr>
                <w:noProof/>
                <w:webHidden/>
              </w:rPr>
              <w:tab/>
            </w:r>
            <w:r>
              <w:rPr>
                <w:noProof/>
                <w:webHidden/>
              </w:rPr>
              <w:fldChar w:fldCharType="begin"/>
            </w:r>
            <w:r>
              <w:rPr>
                <w:noProof/>
                <w:webHidden/>
              </w:rPr>
              <w:instrText xml:space="preserve"> PAGEREF _Toc428510410 \h </w:instrText>
            </w:r>
            <w:r>
              <w:rPr>
                <w:noProof/>
                <w:webHidden/>
              </w:rPr>
            </w:r>
          </w:ins>
          <w:r>
            <w:rPr>
              <w:noProof/>
              <w:webHidden/>
            </w:rPr>
            <w:fldChar w:fldCharType="separate"/>
          </w:r>
          <w:ins w:id="336" w:author="Gabriel Correa" w:date="2015-08-28T07:30:00Z">
            <w:r>
              <w:rPr>
                <w:noProof/>
                <w:webHidden/>
              </w:rPr>
              <w:t>37</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337" w:author="Gabriel Correa" w:date="2015-08-28T07:30:00Z"/>
              <w:rFonts w:asciiTheme="minorHAnsi" w:hAnsiTheme="minorHAnsi"/>
              <w:noProof/>
              <w:sz w:val="22"/>
            </w:rPr>
          </w:pPr>
          <w:ins w:id="338"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"_Toc428510411"</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7.2.6</w:t>
            </w:r>
            <w:r>
              <w:rPr>
                <w:rFonts w:asciiTheme="minorHAnsi" w:hAnsiTheme="minorHAnsi"/>
                <w:noProof/>
                <w:sz w:val="22"/>
              </w:rPr>
              <w:tab/>
            </w:r>
            <w:r w:rsidRPr="007903D0">
              <w:rPr>
                <w:rStyle w:val="Hipervnculo"/>
                <w:noProof/>
              </w:rPr>
              <w:t>Reduciendo errores con la matriz de costos</w:t>
            </w:r>
            <w:r>
              <w:rPr>
                <w:noProof/>
                <w:webHidden/>
              </w:rPr>
              <w:tab/>
            </w:r>
            <w:r>
              <w:rPr>
                <w:noProof/>
                <w:webHidden/>
              </w:rPr>
              <w:fldChar w:fldCharType="begin"/>
            </w:r>
            <w:r>
              <w:rPr>
                <w:noProof/>
                <w:webHidden/>
              </w:rPr>
              <w:instrText xml:space="preserve"> PAGEREF _Toc428510411 \h </w:instrText>
            </w:r>
            <w:r>
              <w:rPr>
                <w:noProof/>
                <w:webHidden/>
              </w:rPr>
            </w:r>
          </w:ins>
          <w:r>
            <w:rPr>
              <w:noProof/>
              <w:webHidden/>
            </w:rPr>
            <w:fldChar w:fldCharType="separate"/>
          </w:r>
          <w:ins w:id="339" w:author="Gabriel Correa" w:date="2015-08-28T07:30:00Z">
            <w:r>
              <w:rPr>
                <w:noProof/>
                <w:webHidden/>
              </w:rPr>
              <w:t>39</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340" w:author="Gabriel Correa" w:date="2015-08-28T07:30:00Z"/>
              <w:rFonts w:asciiTheme="minorHAnsi" w:hAnsiTheme="minorHAnsi"/>
              <w:noProof/>
              <w:sz w:val="22"/>
            </w:rPr>
          </w:pPr>
          <w:ins w:id="341"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"_Toc428510412"</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lang w:val="en-US"/>
              </w:rPr>
              <w:t>7.2.7</w:t>
            </w:r>
            <w:r>
              <w:rPr>
                <w:rFonts w:asciiTheme="minorHAnsi" w:hAnsiTheme="minorHAnsi"/>
                <w:noProof/>
                <w:sz w:val="22"/>
              </w:rPr>
              <w:tab/>
            </w:r>
            <w:r w:rsidRPr="007903D0">
              <w:rPr>
                <w:rStyle w:val="Hipervnculo"/>
                <w:i/>
                <w:iCs/>
                <w:noProof/>
                <w:lang w:val="en-US"/>
              </w:rPr>
              <w:t xml:space="preserve">Stop-words, stemming, </w:t>
            </w:r>
            <w:r w:rsidRPr="007903D0">
              <w:rPr>
                <w:rStyle w:val="Hipervnculo"/>
                <w:noProof/>
                <w:lang w:val="en-US"/>
              </w:rPr>
              <w:t>TF-IDF Transform y</w:t>
            </w:r>
            <w:r w:rsidRPr="007903D0">
              <w:rPr>
                <w:rStyle w:val="Hipervnculo"/>
                <w:i/>
                <w:iCs/>
                <w:noProof/>
                <w:lang w:val="en-US"/>
              </w:rPr>
              <w:t xml:space="preserve"> wordcounts</w:t>
            </w:r>
            <w:r>
              <w:rPr>
                <w:noProof/>
                <w:webHidden/>
              </w:rPr>
              <w:tab/>
            </w:r>
            <w:r>
              <w:rPr>
                <w:noProof/>
                <w:webHidden/>
              </w:rPr>
              <w:fldChar w:fldCharType="begin"/>
            </w:r>
            <w:r>
              <w:rPr>
                <w:noProof/>
                <w:webHidden/>
              </w:rPr>
              <w:instrText xml:space="preserve"> PAGEREF _Toc428510412 \h </w:instrText>
            </w:r>
            <w:r>
              <w:rPr>
                <w:noProof/>
                <w:webHidden/>
              </w:rPr>
            </w:r>
          </w:ins>
          <w:r>
            <w:rPr>
              <w:noProof/>
              <w:webHidden/>
            </w:rPr>
            <w:fldChar w:fldCharType="separate"/>
          </w:r>
          <w:ins w:id="342" w:author="Gabriel Correa" w:date="2015-08-28T07:30:00Z">
            <w:r>
              <w:rPr>
                <w:noProof/>
                <w:webHidden/>
              </w:rPr>
              <w:t>41</w:t>
            </w:r>
            <w:r>
              <w:rPr>
                <w:noProof/>
                <w:webHidden/>
              </w:rPr>
              <w:fldChar w:fldCharType="end"/>
            </w:r>
            <w:r w:rsidRPr="007903D0">
              <w:rPr>
                <w:rStyle w:val="Hipervnculo"/>
                <w:noProof/>
              </w:rPr>
              <w:fldChar w:fldCharType="end"/>
            </w:r>
          </w:ins>
        </w:p>
        <w:p w:rsidR="00E54D64" w:rsidRDefault="00E54D64">
          <w:pPr>
            <w:pStyle w:val="TDC3"/>
            <w:tabs>
              <w:tab w:val="left" w:pos="1320"/>
              <w:tab w:val="right" w:leader="dot" w:pos="9395"/>
            </w:tabs>
            <w:rPr>
              <w:ins w:id="343" w:author="Gabriel Correa" w:date="2015-08-28T07:30:00Z"/>
              <w:rFonts w:asciiTheme="minorHAnsi" w:hAnsiTheme="minorHAnsi"/>
              <w:noProof/>
              <w:sz w:val="22"/>
            </w:rPr>
          </w:pPr>
          <w:ins w:id="344"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"_Toc428510416"</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7.2.8</w:t>
            </w:r>
            <w:r>
              <w:rPr>
                <w:rFonts w:asciiTheme="minorHAnsi" w:hAnsiTheme="minorHAnsi"/>
                <w:noProof/>
                <w:sz w:val="22"/>
              </w:rPr>
              <w:tab/>
            </w:r>
            <w:r w:rsidRPr="007903D0">
              <w:rPr>
                <w:rStyle w:val="Hipervnculo"/>
                <w:noProof/>
              </w:rPr>
              <w:t>Tiempos de entrenamiento y de prueba</w:t>
            </w:r>
            <w:r>
              <w:rPr>
                <w:noProof/>
                <w:webHidden/>
              </w:rPr>
              <w:tab/>
            </w:r>
            <w:r>
              <w:rPr>
                <w:noProof/>
                <w:webHidden/>
              </w:rPr>
              <w:fldChar w:fldCharType="begin"/>
            </w:r>
            <w:r>
              <w:rPr>
                <w:noProof/>
                <w:webHidden/>
              </w:rPr>
              <w:instrText xml:space="preserve"> PAGEREF _Toc428510416 \h </w:instrText>
            </w:r>
            <w:r>
              <w:rPr>
                <w:noProof/>
                <w:webHidden/>
              </w:rPr>
            </w:r>
          </w:ins>
          <w:r>
            <w:rPr>
              <w:noProof/>
              <w:webHidden/>
            </w:rPr>
            <w:fldChar w:fldCharType="separate"/>
          </w:r>
          <w:ins w:id="345" w:author="Gabriel Correa" w:date="2015-08-28T07:30:00Z">
            <w:r>
              <w:rPr>
                <w:noProof/>
                <w:webHidden/>
              </w:rPr>
              <w:t>42</w:t>
            </w:r>
            <w:r>
              <w:rPr>
                <w:noProof/>
                <w:webHidden/>
              </w:rPr>
              <w:fldChar w:fldCharType="end"/>
            </w:r>
            <w:r w:rsidRPr="007903D0">
              <w:rPr>
                <w:rStyle w:val="Hipervnculo"/>
                <w:noProof/>
              </w:rPr>
              <w:fldChar w:fldCharType="end"/>
            </w:r>
          </w:ins>
        </w:p>
        <w:p w:rsidR="00E54D64" w:rsidRDefault="00E54D64">
          <w:pPr>
            <w:pStyle w:val="TDC1"/>
            <w:tabs>
              <w:tab w:val="left" w:pos="440"/>
              <w:tab w:val="right" w:leader="dot" w:pos="9395"/>
            </w:tabs>
            <w:rPr>
              <w:ins w:id="346" w:author="Gabriel Correa" w:date="2015-08-28T07:30:00Z"/>
              <w:rFonts w:asciiTheme="minorHAnsi" w:hAnsiTheme="minorHAnsi"/>
              <w:noProof/>
              <w:sz w:val="22"/>
            </w:rPr>
          </w:pPr>
          <w:ins w:id="347"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"_Toc428510418"</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8</w:t>
            </w:r>
            <w:r>
              <w:rPr>
                <w:rFonts w:asciiTheme="minorHAnsi" w:hAnsiTheme="minorHAnsi"/>
                <w:noProof/>
                <w:sz w:val="22"/>
              </w:rPr>
              <w:tab/>
            </w:r>
            <w:r w:rsidRPr="007903D0">
              <w:rPr>
                <w:rStyle w:val="Hipervnculo"/>
                <w:noProof/>
              </w:rPr>
              <w:t>Discusión general</w:t>
            </w:r>
            <w:r>
              <w:rPr>
                <w:noProof/>
                <w:webHidden/>
              </w:rPr>
              <w:tab/>
            </w:r>
            <w:r>
              <w:rPr>
                <w:noProof/>
                <w:webHidden/>
              </w:rPr>
              <w:fldChar w:fldCharType="begin"/>
            </w:r>
            <w:r>
              <w:rPr>
                <w:noProof/>
                <w:webHidden/>
              </w:rPr>
              <w:instrText xml:space="preserve"> PAGEREF _Toc428510418 \h </w:instrText>
            </w:r>
            <w:r>
              <w:rPr>
                <w:noProof/>
                <w:webHidden/>
              </w:rPr>
            </w:r>
          </w:ins>
          <w:r>
            <w:rPr>
              <w:noProof/>
              <w:webHidden/>
            </w:rPr>
            <w:fldChar w:fldCharType="separate"/>
          </w:r>
          <w:ins w:id="348" w:author="Gabriel Correa" w:date="2015-08-28T07:30:00Z">
            <w:r>
              <w:rPr>
                <w:noProof/>
                <w:webHidden/>
              </w:rPr>
              <w:t>43</w:t>
            </w:r>
            <w:r>
              <w:rPr>
                <w:noProof/>
                <w:webHidden/>
              </w:rPr>
              <w:fldChar w:fldCharType="end"/>
            </w:r>
            <w:r w:rsidRPr="007903D0">
              <w:rPr>
                <w:rStyle w:val="Hipervnculo"/>
                <w:noProof/>
              </w:rPr>
              <w:fldChar w:fldCharType="end"/>
            </w:r>
          </w:ins>
        </w:p>
        <w:p w:rsidR="00E54D64" w:rsidRDefault="00E54D64">
          <w:pPr>
            <w:pStyle w:val="TDC1"/>
            <w:tabs>
              <w:tab w:val="left" w:pos="440"/>
              <w:tab w:val="right" w:leader="dot" w:pos="9395"/>
            </w:tabs>
            <w:rPr>
              <w:ins w:id="349" w:author="Gabriel Correa" w:date="2015-08-28T07:30:00Z"/>
              <w:rFonts w:asciiTheme="minorHAnsi" w:hAnsiTheme="minorHAnsi"/>
              <w:noProof/>
              <w:sz w:val="22"/>
            </w:rPr>
          </w:pPr>
          <w:ins w:id="350"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"_Toc428510419"</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9</w:t>
            </w:r>
            <w:r>
              <w:rPr>
                <w:rFonts w:asciiTheme="minorHAnsi" w:hAnsiTheme="minorHAnsi"/>
                <w:noProof/>
                <w:sz w:val="22"/>
              </w:rPr>
              <w:tab/>
            </w:r>
            <w:r w:rsidRPr="007903D0">
              <w:rPr>
                <w:rStyle w:val="Hipervnculo"/>
                <w:noProof/>
              </w:rPr>
              <w:t>Limitaciones y problemas de validez (?)</w:t>
            </w:r>
            <w:r>
              <w:rPr>
                <w:noProof/>
                <w:webHidden/>
              </w:rPr>
              <w:tab/>
            </w:r>
            <w:r>
              <w:rPr>
                <w:noProof/>
                <w:webHidden/>
              </w:rPr>
              <w:fldChar w:fldCharType="begin"/>
            </w:r>
            <w:r>
              <w:rPr>
                <w:noProof/>
                <w:webHidden/>
              </w:rPr>
              <w:instrText xml:space="preserve"> PAGEREF _Toc428510419 \h </w:instrText>
            </w:r>
            <w:r>
              <w:rPr>
                <w:noProof/>
                <w:webHidden/>
              </w:rPr>
            </w:r>
          </w:ins>
          <w:r>
            <w:rPr>
              <w:noProof/>
              <w:webHidden/>
            </w:rPr>
            <w:fldChar w:fldCharType="separate"/>
          </w:r>
          <w:ins w:id="351" w:author="Gabriel Correa" w:date="2015-08-28T07:30:00Z">
            <w:r>
              <w:rPr>
                <w:noProof/>
                <w:webHidden/>
              </w:rPr>
              <w:t>43</w:t>
            </w:r>
            <w:r>
              <w:rPr>
                <w:noProof/>
                <w:webHidden/>
              </w:rPr>
              <w:fldChar w:fldCharType="end"/>
            </w:r>
            <w:r w:rsidRPr="007903D0">
              <w:rPr>
                <w:rStyle w:val="Hipervnculo"/>
                <w:noProof/>
              </w:rPr>
              <w:fldChar w:fldCharType="end"/>
            </w:r>
          </w:ins>
        </w:p>
        <w:p w:rsidR="00E54D64" w:rsidRDefault="00E54D64">
          <w:pPr>
            <w:pStyle w:val="TDC1"/>
            <w:tabs>
              <w:tab w:val="left" w:pos="660"/>
              <w:tab w:val="right" w:leader="dot" w:pos="9395"/>
            </w:tabs>
            <w:rPr>
              <w:ins w:id="352" w:author="Gabriel Correa" w:date="2015-08-28T07:30:00Z"/>
              <w:rFonts w:asciiTheme="minorHAnsi" w:hAnsiTheme="minorHAnsi"/>
              <w:noProof/>
              <w:sz w:val="22"/>
            </w:rPr>
          </w:pPr>
          <w:ins w:id="353"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"_Toc428510420"</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10</w:t>
            </w:r>
            <w:r>
              <w:rPr>
                <w:rFonts w:asciiTheme="minorHAnsi" w:hAnsiTheme="minorHAnsi"/>
                <w:noProof/>
                <w:sz w:val="22"/>
              </w:rPr>
              <w:tab/>
            </w:r>
            <w:r w:rsidRPr="007903D0">
              <w:rPr>
                <w:rStyle w:val="Hipervnculo"/>
                <w:noProof/>
              </w:rPr>
              <w:t>Conclusiones y trabajo futuro</w:t>
            </w:r>
            <w:r>
              <w:rPr>
                <w:noProof/>
                <w:webHidden/>
              </w:rPr>
              <w:tab/>
            </w:r>
            <w:r>
              <w:rPr>
                <w:noProof/>
                <w:webHidden/>
              </w:rPr>
              <w:fldChar w:fldCharType="begin"/>
            </w:r>
            <w:r>
              <w:rPr>
                <w:noProof/>
                <w:webHidden/>
              </w:rPr>
              <w:instrText xml:space="preserve"> PAGEREF _Toc428510420 \h </w:instrText>
            </w:r>
            <w:r>
              <w:rPr>
                <w:noProof/>
                <w:webHidden/>
              </w:rPr>
            </w:r>
          </w:ins>
          <w:r>
            <w:rPr>
              <w:noProof/>
              <w:webHidden/>
            </w:rPr>
            <w:fldChar w:fldCharType="separate"/>
          </w:r>
          <w:ins w:id="354" w:author="Gabriel Correa" w:date="2015-08-28T07:30:00Z">
            <w:r>
              <w:rPr>
                <w:noProof/>
                <w:webHidden/>
              </w:rPr>
              <w:t>44</w:t>
            </w:r>
            <w:r>
              <w:rPr>
                <w:noProof/>
                <w:webHidden/>
              </w:rPr>
              <w:fldChar w:fldCharType="end"/>
            </w:r>
            <w:r w:rsidRPr="007903D0">
              <w:rPr>
                <w:rStyle w:val="Hipervnculo"/>
                <w:noProof/>
              </w:rPr>
              <w:fldChar w:fldCharType="end"/>
            </w:r>
          </w:ins>
        </w:p>
        <w:p w:rsidR="00E54D64" w:rsidRDefault="00E54D64">
          <w:pPr>
            <w:pStyle w:val="TDC1"/>
            <w:tabs>
              <w:tab w:val="left" w:pos="660"/>
              <w:tab w:val="right" w:leader="dot" w:pos="9395"/>
            </w:tabs>
            <w:rPr>
              <w:ins w:id="355" w:author="Gabriel Correa" w:date="2015-08-28T07:30:00Z"/>
              <w:rFonts w:asciiTheme="minorHAnsi" w:hAnsiTheme="minorHAnsi"/>
              <w:noProof/>
              <w:sz w:val="22"/>
            </w:rPr>
          </w:pPr>
          <w:ins w:id="356"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"_Toc428510423"</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11</w:t>
            </w:r>
            <w:r>
              <w:rPr>
                <w:rFonts w:asciiTheme="minorHAnsi" w:hAnsiTheme="minorHAnsi"/>
                <w:noProof/>
                <w:sz w:val="22"/>
              </w:rPr>
              <w:tab/>
            </w:r>
            <w:r w:rsidRPr="007903D0">
              <w:rPr>
                <w:rStyle w:val="Hipervnculo"/>
                <w:noProof/>
              </w:rPr>
              <w:t>Bibliografía</w:t>
            </w:r>
            <w:r>
              <w:rPr>
                <w:noProof/>
                <w:webHidden/>
              </w:rPr>
              <w:tab/>
            </w:r>
            <w:r>
              <w:rPr>
                <w:noProof/>
                <w:webHidden/>
              </w:rPr>
              <w:fldChar w:fldCharType="begin"/>
            </w:r>
            <w:r>
              <w:rPr>
                <w:noProof/>
                <w:webHidden/>
              </w:rPr>
              <w:instrText xml:space="preserve"> PAGEREF _Toc428510423 \h </w:instrText>
            </w:r>
            <w:r>
              <w:rPr>
                <w:noProof/>
                <w:webHidden/>
              </w:rPr>
            </w:r>
          </w:ins>
          <w:r>
            <w:rPr>
              <w:noProof/>
              <w:webHidden/>
            </w:rPr>
            <w:fldChar w:fldCharType="separate"/>
          </w:r>
          <w:ins w:id="357" w:author="Gabriel Correa" w:date="2015-08-28T07:30:00Z">
            <w:r>
              <w:rPr>
                <w:noProof/>
                <w:webHidden/>
              </w:rPr>
              <w:t>45</w:t>
            </w:r>
            <w:r>
              <w:rPr>
                <w:noProof/>
                <w:webHidden/>
              </w:rPr>
              <w:fldChar w:fldCharType="end"/>
            </w:r>
            <w:r w:rsidRPr="007903D0">
              <w:rPr>
                <w:rStyle w:val="Hipervnculo"/>
                <w:noProof/>
              </w:rPr>
              <w:fldChar w:fldCharType="end"/>
            </w:r>
          </w:ins>
        </w:p>
        <w:p w:rsidR="00E54D64" w:rsidRDefault="00E54D64">
          <w:pPr>
            <w:pStyle w:val="TDC1"/>
            <w:tabs>
              <w:tab w:val="left" w:pos="660"/>
              <w:tab w:val="right" w:leader="dot" w:pos="9395"/>
            </w:tabs>
            <w:rPr>
              <w:ins w:id="358" w:author="Gabriel Correa" w:date="2015-08-28T07:30:00Z"/>
              <w:rFonts w:asciiTheme="minorHAnsi" w:hAnsiTheme="minorHAnsi"/>
              <w:noProof/>
              <w:sz w:val="22"/>
            </w:rPr>
          </w:pPr>
          <w:ins w:id="359"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"_Toc428510424"</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12</w:t>
            </w:r>
            <w:r>
              <w:rPr>
                <w:rFonts w:asciiTheme="minorHAnsi" w:hAnsiTheme="minorHAnsi"/>
                <w:noProof/>
                <w:sz w:val="22"/>
              </w:rPr>
              <w:tab/>
            </w:r>
            <w:r w:rsidRPr="007903D0">
              <w:rPr>
                <w:rStyle w:val="Hipervnculo"/>
                <w:noProof/>
              </w:rPr>
              <w:t>Anexo</w:t>
            </w:r>
            <w:r>
              <w:rPr>
                <w:noProof/>
                <w:webHidden/>
              </w:rPr>
              <w:tab/>
            </w:r>
            <w:r>
              <w:rPr>
                <w:noProof/>
                <w:webHidden/>
              </w:rPr>
              <w:fldChar w:fldCharType="begin"/>
            </w:r>
            <w:r>
              <w:rPr>
                <w:noProof/>
                <w:webHidden/>
              </w:rPr>
              <w:instrText xml:space="preserve"> PAGEREF _Toc428510424 \h </w:instrText>
            </w:r>
            <w:r>
              <w:rPr>
                <w:noProof/>
                <w:webHidden/>
              </w:rPr>
            </w:r>
          </w:ins>
          <w:r>
            <w:rPr>
              <w:noProof/>
              <w:webHidden/>
            </w:rPr>
            <w:fldChar w:fldCharType="separate"/>
          </w:r>
          <w:ins w:id="360" w:author="Gabriel Correa" w:date="2015-08-28T07:30:00Z">
            <w:r>
              <w:rPr>
                <w:noProof/>
                <w:webHidden/>
              </w:rPr>
              <w:t>47</w:t>
            </w:r>
            <w:r>
              <w:rPr>
                <w:noProof/>
                <w:webHidden/>
              </w:rPr>
              <w:fldChar w:fldCharType="end"/>
            </w:r>
            <w:r w:rsidRPr="007903D0">
              <w:rPr>
                <w:rStyle w:val="Hipervnculo"/>
                <w:noProof/>
              </w:rPr>
              <w:fldChar w:fldCharType="end"/>
            </w:r>
          </w:ins>
        </w:p>
        <w:p w:rsidR="00E54D64" w:rsidRDefault="00E54D64">
          <w:pPr>
            <w:pStyle w:val="TDC2"/>
            <w:tabs>
              <w:tab w:val="left" w:pos="880"/>
              <w:tab w:val="right" w:leader="dot" w:pos="9395"/>
            </w:tabs>
            <w:rPr>
              <w:ins w:id="361" w:author="Gabriel Correa" w:date="2015-08-28T07:30:00Z"/>
              <w:rFonts w:asciiTheme="minorHAnsi" w:hAnsiTheme="minorHAnsi"/>
              <w:noProof/>
              <w:sz w:val="22"/>
            </w:rPr>
          </w:pPr>
          <w:ins w:id="362" w:author="Gabriel Correa" w:date="2015-08-28T07:30:00Z">
            <w:r w:rsidRPr="007903D0">
              <w:rPr>
                <w:rStyle w:val="Hipervnculo"/>
                <w:noProof/>
              </w:rPr>
              <w:fldChar w:fldCharType="begin"/>
            </w:r>
            <w:r w:rsidRPr="007903D0">
              <w:rPr>
                <w:rStyle w:val="Hipervnculo"/>
                <w:noProof/>
              </w:rPr>
              <w:instrText xml:space="preserve"> </w:instrText>
            </w:r>
            <w:r>
              <w:rPr>
                <w:noProof/>
              </w:rPr>
              <w:instrText>HYPERLINK \l "_Toc428510425"</w:instrText>
            </w:r>
            <w:r w:rsidRPr="007903D0">
              <w:rPr>
                <w:rStyle w:val="Hipervnculo"/>
                <w:noProof/>
              </w:rPr>
              <w:instrText xml:space="preserve"> </w:instrText>
            </w:r>
            <w:r w:rsidRPr="007903D0">
              <w:rPr>
                <w:rStyle w:val="Hipervnculo"/>
                <w:noProof/>
              </w:rPr>
            </w:r>
            <w:r w:rsidRPr="007903D0">
              <w:rPr>
                <w:rStyle w:val="Hipervnculo"/>
                <w:noProof/>
              </w:rPr>
              <w:fldChar w:fldCharType="separate"/>
            </w:r>
            <w:r w:rsidRPr="007903D0">
              <w:rPr>
                <w:rStyle w:val="Hipervnculo"/>
                <w:noProof/>
              </w:rPr>
              <w:t>12.1</w:t>
            </w:r>
            <w:r>
              <w:rPr>
                <w:rFonts w:asciiTheme="minorHAnsi" w:hAnsiTheme="minorHAnsi"/>
                <w:noProof/>
                <w:sz w:val="22"/>
              </w:rPr>
              <w:tab/>
            </w:r>
            <w:r w:rsidRPr="007903D0">
              <w:rPr>
                <w:rStyle w:val="Hipervnculo"/>
                <w:noProof/>
              </w:rPr>
              <w:t>Stop-words, stemming, TF-IDF Transform y wordcounts</w:t>
            </w:r>
            <w:r>
              <w:rPr>
                <w:noProof/>
                <w:webHidden/>
              </w:rPr>
              <w:tab/>
            </w:r>
            <w:r>
              <w:rPr>
                <w:noProof/>
                <w:webHidden/>
              </w:rPr>
              <w:fldChar w:fldCharType="begin"/>
            </w:r>
            <w:r>
              <w:rPr>
                <w:noProof/>
                <w:webHidden/>
              </w:rPr>
              <w:instrText xml:space="preserve"> PAGEREF _Toc428510425 \h </w:instrText>
            </w:r>
            <w:r>
              <w:rPr>
                <w:noProof/>
                <w:webHidden/>
              </w:rPr>
            </w:r>
          </w:ins>
          <w:r>
            <w:rPr>
              <w:noProof/>
              <w:webHidden/>
            </w:rPr>
            <w:fldChar w:fldCharType="separate"/>
          </w:r>
          <w:ins w:id="363" w:author="Gabriel Correa" w:date="2015-08-28T07:30:00Z">
            <w:r>
              <w:rPr>
                <w:noProof/>
                <w:webHidden/>
              </w:rPr>
              <w:t>47</w:t>
            </w:r>
            <w:r>
              <w:rPr>
                <w:noProof/>
                <w:webHidden/>
              </w:rPr>
              <w:fldChar w:fldCharType="end"/>
            </w:r>
            <w:r w:rsidRPr="007903D0">
              <w:rPr>
                <w:rStyle w:val="Hipervnculo"/>
                <w:noProof/>
              </w:rPr>
              <w:fldChar w:fldCharType="end"/>
            </w:r>
          </w:ins>
        </w:p>
        <w:p w:rsidR="000B0215" w:rsidDel="005D2320" w:rsidRDefault="000B0215">
          <w:pPr>
            <w:pStyle w:val="TDC1"/>
            <w:tabs>
              <w:tab w:val="left" w:pos="440"/>
              <w:tab w:val="right" w:leader="dot" w:pos="9395"/>
            </w:tabs>
            <w:rPr>
              <w:del w:id="364" w:author="Gabriel Correa" w:date="2015-08-26T03:09:00Z"/>
              <w:rFonts w:asciiTheme="minorHAnsi" w:hAnsiTheme="minorHAnsi"/>
              <w:noProof/>
              <w:sz w:val="22"/>
            </w:rPr>
          </w:pPr>
          <w:del w:id="365" w:author="Gabriel Correa" w:date="2015-08-26T03:09:00Z">
            <w:r w:rsidRPr="005D2320" w:rsidDel="005D2320">
              <w:rPr>
                <w:noProof/>
                <w:rPrChange w:id="366" w:author="Gabriel Correa" w:date="2015-08-26T03:09:00Z">
                  <w:rPr>
                    <w:rStyle w:val="Hipervnculo"/>
                    <w:noProof/>
                  </w:rPr>
                </w:rPrChange>
              </w:rPr>
              <w:delText>1</w:delText>
            </w:r>
            <w:r w:rsidDel="005D2320">
              <w:rPr>
                <w:rFonts w:asciiTheme="minorHAnsi" w:hAnsiTheme="minorHAnsi"/>
                <w:noProof/>
                <w:sz w:val="22"/>
              </w:rPr>
              <w:tab/>
            </w:r>
            <w:r w:rsidRPr="005D2320" w:rsidDel="005D2320">
              <w:rPr>
                <w:noProof/>
                <w:rPrChange w:id="367" w:author="Gabriel Correa" w:date="2015-08-26T03:09:00Z">
                  <w:rPr>
                    <w:rStyle w:val="Hipervnculo"/>
                    <w:noProof/>
                  </w:rPr>
                </w:rPrChange>
              </w:rPr>
              <w:delText>Introducción</w:delText>
            </w:r>
            <w:r w:rsidDel="005D2320">
              <w:rPr>
                <w:noProof/>
                <w:webHidden/>
              </w:rPr>
              <w:tab/>
              <w:delText>1</w:delText>
            </w:r>
          </w:del>
        </w:p>
        <w:p w:rsidR="000B0215" w:rsidDel="005D2320" w:rsidRDefault="000B0215">
          <w:pPr>
            <w:pStyle w:val="TDC2"/>
            <w:tabs>
              <w:tab w:val="left" w:pos="880"/>
              <w:tab w:val="right" w:leader="dot" w:pos="9395"/>
            </w:tabs>
            <w:rPr>
              <w:del w:id="368" w:author="Gabriel Correa" w:date="2015-08-26T03:09:00Z"/>
              <w:rFonts w:asciiTheme="minorHAnsi" w:hAnsiTheme="minorHAnsi"/>
              <w:noProof/>
              <w:sz w:val="22"/>
            </w:rPr>
          </w:pPr>
          <w:del w:id="369" w:author="Gabriel Correa" w:date="2015-08-26T03:09:00Z">
            <w:r w:rsidRPr="005D2320" w:rsidDel="005D2320">
              <w:rPr>
                <w:noProof/>
                <w:rPrChange w:id="370" w:author="Gabriel Correa" w:date="2015-08-26T03:09:00Z">
                  <w:rPr>
                    <w:rStyle w:val="Hipervnculo"/>
                    <w:noProof/>
                  </w:rPr>
                </w:rPrChange>
              </w:rPr>
              <w:delText>1.1</w:delText>
            </w:r>
            <w:r w:rsidDel="005D2320">
              <w:rPr>
                <w:rFonts w:asciiTheme="minorHAnsi" w:hAnsiTheme="minorHAnsi"/>
                <w:noProof/>
                <w:sz w:val="22"/>
              </w:rPr>
              <w:tab/>
            </w:r>
            <w:r w:rsidRPr="005D2320" w:rsidDel="005D2320">
              <w:rPr>
                <w:noProof/>
                <w:rPrChange w:id="371" w:author="Gabriel Correa" w:date="2015-08-26T03:09:00Z">
                  <w:rPr>
                    <w:rStyle w:val="Hipervnculo"/>
                    <w:noProof/>
                  </w:rPr>
                </w:rPrChange>
              </w:rPr>
              <w:delText>Documentación de API</w:delText>
            </w:r>
            <w:r w:rsidDel="005D2320">
              <w:rPr>
                <w:noProof/>
                <w:webHidden/>
              </w:rPr>
              <w:tab/>
              <w:delText>1</w:delText>
            </w:r>
          </w:del>
        </w:p>
        <w:p w:rsidR="000B0215" w:rsidDel="005D2320" w:rsidRDefault="000B0215">
          <w:pPr>
            <w:pStyle w:val="TDC2"/>
            <w:tabs>
              <w:tab w:val="left" w:pos="880"/>
              <w:tab w:val="right" w:leader="dot" w:pos="9395"/>
            </w:tabs>
            <w:rPr>
              <w:del w:id="372" w:author="Gabriel Correa" w:date="2015-08-26T03:09:00Z"/>
              <w:rFonts w:asciiTheme="minorHAnsi" w:hAnsiTheme="minorHAnsi"/>
              <w:noProof/>
              <w:sz w:val="22"/>
            </w:rPr>
          </w:pPr>
          <w:del w:id="373" w:author="Gabriel Correa" w:date="2015-08-26T03:09:00Z">
            <w:r w:rsidRPr="005D2320" w:rsidDel="005D2320">
              <w:rPr>
                <w:noProof/>
                <w:rPrChange w:id="374" w:author="Gabriel Correa" w:date="2015-08-26T03:09:00Z">
                  <w:rPr>
                    <w:rStyle w:val="Hipervnculo"/>
                    <w:noProof/>
                  </w:rPr>
                </w:rPrChange>
              </w:rPr>
              <w:delText>1.2</w:delText>
            </w:r>
            <w:r w:rsidDel="005D2320">
              <w:rPr>
                <w:rFonts w:asciiTheme="minorHAnsi" w:hAnsiTheme="minorHAnsi"/>
                <w:noProof/>
                <w:sz w:val="22"/>
              </w:rPr>
              <w:tab/>
            </w:r>
            <w:r w:rsidRPr="005D2320" w:rsidDel="005D2320">
              <w:rPr>
                <w:noProof/>
                <w:rPrChange w:id="375" w:author="Gabriel Correa" w:date="2015-08-26T03:09:00Z">
                  <w:rPr>
                    <w:rStyle w:val="Hipervnculo"/>
                    <w:noProof/>
                  </w:rPr>
                </w:rPrChange>
              </w:rPr>
              <w:delText>Problema y Motivación</w:delText>
            </w:r>
            <w:r w:rsidDel="005D2320">
              <w:rPr>
                <w:noProof/>
                <w:webHidden/>
              </w:rPr>
              <w:tab/>
              <w:delText>1</w:delText>
            </w:r>
          </w:del>
        </w:p>
        <w:p w:rsidR="000B0215" w:rsidDel="005D2320" w:rsidRDefault="000B0215">
          <w:pPr>
            <w:pStyle w:val="TDC2"/>
            <w:tabs>
              <w:tab w:val="left" w:pos="880"/>
              <w:tab w:val="right" w:leader="dot" w:pos="9395"/>
            </w:tabs>
            <w:rPr>
              <w:del w:id="376" w:author="Gabriel Correa" w:date="2015-08-26T03:09:00Z"/>
              <w:rFonts w:asciiTheme="minorHAnsi" w:hAnsiTheme="minorHAnsi"/>
              <w:noProof/>
              <w:sz w:val="22"/>
            </w:rPr>
          </w:pPr>
          <w:del w:id="377" w:author="Gabriel Correa" w:date="2015-08-26T03:09:00Z">
            <w:r w:rsidRPr="005D2320" w:rsidDel="005D2320">
              <w:rPr>
                <w:noProof/>
                <w:rPrChange w:id="378" w:author="Gabriel Correa" w:date="2015-08-26T03:09:00Z">
                  <w:rPr>
                    <w:rStyle w:val="Hipervnculo"/>
                    <w:noProof/>
                  </w:rPr>
                </w:rPrChange>
              </w:rPr>
              <w:delText>1.3</w:delText>
            </w:r>
            <w:r w:rsidDel="005D2320">
              <w:rPr>
                <w:rFonts w:asciiTheme="minorHAnsi" w:hAnsiTheme="minorHAnsi"/>
                <w:noProof/>
                <w:sz w:val="22"/>
              </w:rPr>
              <w:tab/>
            </w:r>
            <w:r w:rsidRPr="005D2320" w:rsidDel="005D2320">
              <w:rPr>
                <w:noProof/>
                <w:rPrChange w:id="379" w:author="Gabriel Correa" w:date="2015-08-26T03:09:00Z">
                  <w:rPr>
                    <w:rStyle w:val="Hipervnculo"/>
                    <w:noProof/>
                  </w:rPr>
                </w:rPrChange>
              </w:rPr>
              <w:delText>Una Solución</w:delText>
            </w:r>
            <w:r w:rsidDel="005D2320">
              <w:rPr>
                <w:noProof/>
                <w:webHidden/>
              </w:rPr>
              <w:tab/>
              <w:delText>1</w:delText>
            </w:r>
          </w:del>
        </w:p>
        <w:p w:rsidR="000B0215" w:rsidDel="005D2320" w:rsidRDefault="000B0215">
          <w:pPr>
            <w:pStyle w:val="TDC2"/>
            <w:tabs>
              <w:tab w:val="left" w:pos="880"/>
              <w:tab w:val="right" w:leader="dot" w:pos="9395"/>
            </w:tabs>
            <w:rPr>
              <w:del w:id="380" w:author="Gabriel Correa" w:date="2015-08-26T03:09:00Z"/>
              <w:rFonts w:asciiTheme="minorHAnsi" w:hAnsiTheme="minorHAnsi"/>
              <w:noProof/>
              <w:sz w:val="22"/>
            </w:rPr>
          </w:pPr>
          <w:del w:id="381" w:author="Gabriel Correa" w:date="2015-08-26T03:09:00Z">
            <w:r w:rsidRPr="005D2320" w:rsidDel="005D2320">
              <w:rPr>
                <w:noProof/>
                <w:rPrChange w:id="382" w:author="Gabriel Correa" w:date="2015-08-26T03:09:00Z">
                  <w:rPr>
                    <w:rStyle w:val="Hipervnculo"/>
                    <w:noProof/>
                  </w:rPr>
                </w:rPrChange>
              </w:rPr>
              <w:delText>1.4</w:delText>
            </w:r>
            <w:r w:rsidDel="005D2320">
              <w:rPr>
                <w:rFonts w:asciiTheme="minorHAnsi" w:hAnsiTheme="minorHAnsi"/>
                <w:noProof/>
                <w:sz w:val="22"/>
              </w:rPr>
              <w:tab/>
            </w:r>
            <w:r w:rsidRPr="005D2320" w:rsidDel="005D2320">
              <w:rPr>
                <w:noProof/>
                <w:rPrChange w:id="383" w:author="Gabriel Correa" w:date="2015-08-26T03:09:00Z">
                  <w:rPr>
                    <w:rStyle w:val="Hipervnculo"/>
                    <w:noProof/>
                  </w:rPr>
                </w:rPrChange>
              </w:rPr>
              <w:delText>Objetivos</w:delText>
            </w:r>
            <w:r w:rsidDel="005D2320">
              <w:rPr>
                <w:noProof/>
                <w:webHidden/>
              </w:rPr>
              <w:tab/>
              <w:delText>1</w:delText>
            </w:r>
          </w:del>
        </w:p>
        <w:p w:rsidR="000B0215" w:rsidDel="005D2320" w:rsidRDefault="000B0215">
          <w:pPr>
            <w:pStyle w:val="TDC3"/>
            <w:tabs>
              <w:tab w:val="left" w:pos="1320"/>
              <w:tab w:val="right" w:leader="dot" w:pos="9395"/>
            </w:tabs>
            <w:rPr>
              <w:del w:id="384" w:author="Gabriel Correa" w:date="2015-08-26T03:09:00Z"/>
              <w:rFonts w:asciiTheme="minorHAnsi" w:hAnsiTheme="minorHAnsi"/>
              <w:noProof/>
              <w:sz w:val="22"/>
            </w:rPr>
          </w:pPr>
          <w:del w:id="385" w:author="Gabriel Correa" w:date="2015-08-26T03:09:00Z">
            <w:r w:rsidRPr="005D2320" w:rsidDel="005D2320">
              <w:rPr>
                <w:noProof/>
                <w:rPrChange w:id="386" w:author="Gabriel Correa" w:date="2015-08-26T03:09:00Z">
                  <w:rPr>
                    <w:rStyle w:val="Hipervnculo"/>
                    <w:noProof/>
                  </w:rPr>
                </w:rPrChange>
              </w:rPr>
              <w:delText>1.4.1</w:delText>
            </w:r>
            <w:r w:rsidDel="005D2320">
              <w:rPr>
                <w:rFonts w:asciiTheme="minorHAnsi" w:hAnsiTheme="minorHAnsi"/>
                <w:noProof/>
                <w:sz w:val="22"/>
              </w:rPr>
              <w:tab/>
            </w:r>
            <w:r w:rsidRPr="005D2320" w:rsidDel="005D2320">
              <w:rPr>
                <w:noProof/>
                <w:rPrChange w:id="387" w:author="Gabriel Correa" w:date="2015-08-26T03:09:00Z">
                  <w:rPr>
                    <w:rStyle w:val="Hipervnculo"/>
                    <w:noProof/>
                  </w:rPr>
                </w:rPrChange>
              </w:rPr>
              <w:delText>Objetivos Generales</w:delText>
            </w:r>
            <w:r w:rsidDel="005D2320">
              <w:rPr>
                <w:noProof/>
                <w:webHidden/>
              </w:rPr>
              <w:tab/>
              <w:delText>1</w:delText>
            </w:r>
          </w:del>
        </w:p>
        <w:p w:rsidR="000B0215" w:rsidDel="005D2320" w:rsidRDefault="000B0215">
          <w:pPr>
            <w:pStyle w:val="TDC3"/>
            <w:tabs>
              <w:tab w:val="left" w:pos="1320"/>
              <w:tab w:val="right" w:leader="dot" w:pos="9395"/>
            </w:tabs>
            <w:rPr>
              <w:del w:id="388" w:author="Gabriel Correa" w:date="2015-08-26T03:09:00Z"/>
              <w:rFonts w:asciiTheme="minorHAnsi" w:hAnsiTheme="minorHAnsi"/>
              <w:noProof/>
              <w:sz w:val="22"/>
            </w:rPr>
          </w:pPr>
          <w:del w:id="389" w:author="Gabriel Correa" w:date="2015-08-26T03:09:00Z">
            <w:r w:rsidRPr="005D2320" w:rsidDel="005D2320">
              <w:rPr>
                <w:noProof/>
                <w:rPrChange w:id="390" w:author="Gabriel Correa" w:date="2015-08-26T03:09:00Z">
                  <w:rPr>
                    <w:rStyle w:val="Hipervnculo"/>
                    <w:noProof/>
                  </w:rPr>
                </w:rPrChange>
              </w:rPr>
              <w:delText>1.4.2</w:delText>
            </w:r>
            <w:r w:rsidDel="005D2320">
              <w:rPr>
                <w:rFonts w:asciiTheme="minorHAnsi" w:hAnsiTheme="minorHAnsi"/>
                <w:noProof/>
                <w:sz w:val="22"/>
              </w:rPr>
              <w:tab/>
            </w:r>
            <w:r w:rsidRPr="005D2320" w:rsidDel="005D2320">
              <w:rPr>
                <w:noProof/>
                <w:rPrChange w:id="391" w:author="Gabriel Correa" w:date="2015-08-26T03:09:00Z">
                  <w:rPr>
                    <w:rStyle w:val="Hipervnculo"/>
                    <w:noProof/>
                  </w:rPr>
                </w:rPrChange>
              </w:rPr>
              <w:delText>Objetivos Específicos</w:delText>
            </w:r>
            <w:r w:rsidDel="005D2320">
              <w:rPr>
                <w:noProof/>
                <w:webHidden/>
              </w:rPr>
              <w:tab/>
              <w:delText>1</w:delText>
            </w:r>
          </w:del>
        </w:p>
        <w:p w:rsidR="000B0215" w:rsidDel="005D2320" w:rsidRDefault="000B0215">
          <w:pPr>
            <w:pStyle w:val="TDC3"/>
            <w:tabs>
              <w:tab w:val="left" w:pos="1320"/>
              <w:tab w:val="right" w:leader="dot" w:pos="9395"/>
            </w:tabs>
            <w:rPr>
              <w:del w:id="392" w:author="Gabriel Correa" w:date="2015-08-26T03:09:00Z"/>
              <w:rFonts w:asciiTheme="minorHAnsi" w:hAnsiTheme="minorHAnsi"/>
              <w:noProof/>
              <w:sz w:val="22"/>
            </w:rPr>
          </w:pPr>
          <w:del w:id="393" w:author="Gabriel Correa" w:date="2015-08-26T03:09:00Z">
            <w:r w:rsidRPr="005D2320" w:rsidDel="005D2320">
              <w:rPr>
                <w:noProof/>
                <w:rPrChange w:id="394" w:author="Gabriel Correa" w:date="2015-08-26T03:09:00Z">
                  <w:rPr>
                    <w:rStyle w:val="Hipervnculo"/>
                    <w:noProof/>
                  </w:rPr>
                </w:rPrChange>
              </w:rPr>
              <w:delText>1.4.3</w:delText>
            </w:r>
            <w:r w:rsidDel="005D2320">
              <w:rPr>
                <w:rFonts w:asciiTheme="minorHAnsi" w:hAnsiTheme="minorHAnsi"/>
                <w:noProof/>
                <w:sz w:val="22"/>
              </w:rPr>
              <w:tab/>
            </w:r>
            <w:r w:rsidRPr="005D2320" w:rsidDel="005D2320">
              <w:rPr>
                <w:noProof/>
                <w:rPrChange w:id="395" w:author="Gabriel Correa" w:date="2015-08-26T03:09:00Z">
                  <w:rPr>
                    <w:rStyle w:val="Hipervnculo"/>
                    <w:noProof/>
                  </w:rPr>
                </w:rPrChange>
              </w:rPr>
              <w:delText>Metodología</w:delText>
            </w:r>
            <w:r w:rsidDel="005D2320">
              <w:rPr>
                <w:noProof/>
                <w:webHidden/>
              </w:rPr>
              <w:tab/>
              <w:delText>1</w:delText>
            </w:r>
          </w:del>
        </w:p>
        <w:p w:rsidR="000B0215" w:rsidDel="005D2320" w:rsidRDefault="000B0215">
          <w:pPr>
            <w:pStyle w:val="TDC1"/>
            <w:tabs>
              <w:tab w:val="left" w:pos="440"/>
              <w:tab w:val="right" w:leader="dot" w:pos="9395"/>
            </w:tabs>
            <w:rPr>
              <w:del w:id="396" w:author="Gabriel Correa" w:date="2015-08-26T03:09:00Z"/>
              <w:rFonts w:asciiTheme="minorHAnsi" w:hAnsiTheme="minorHAnsi"/>
              <w:noProof/>
              <w:sz w:val="22"/>
            </w:rPr>
          </w:pPr>
          <w:del w:id="397" w:author="Gabriel Correa" w:date="2015-08-26T03:09:00Z">
            <w:r w:rsidRPr="005D2320" w:rsidDel="005D2320">
              <w:rPr>
                <w:noProof/>
                <w:rPrChange w:id="398" w:author="Gabriel Correa" w:date="2015-08-26T03:09:00Z">
                  <w:rPr>
                    <w:rStyle w:val="Hipervnculo"/>
                    <w:noProof/>
                  </w:rPr>
                </w:rPrChange>
              </w:rPr>
              <w:delText>2</w:delText>
            </w:r>
            <w:r w:rsidDel="005D2320">
              <w:rPr>
                <w:rFonts w:asciiTheme="minorHAnsi" w:hAnsiTheme="minorHAnsi"/>
                <w:noProof/>
                <w:sz w:val="22"/>
              </w:rPr>
              <w:tab/>
            </w:r>
            <w:r w:rsidRPr="005D2320" w:rsidDel="005D2320">
              <w:rPr>
                <w:noProof/>
                <w:rPrChange w:id="399" w:author="Gabriel Correa" w:date="2015-08-26T03:09:00Z">
                  <w:rPr>
                    <w:rStyle w:val="Hipervnculo"/>
                    <w:noProof/>
                  </w:rPr>
                </w:rPrChange>
              </w:rPr>
              <w:delText>Marco teórico y trabajos anteriores</w:delText>
            </w:r>
            <w:r w:rsidDel="005D2320">
              <w:rPr>
                <w:noProof/>
                <w:webHidden/>
              </w:rPr>
              <w:tab/>
              <w:delText>1</w:delText>
            </w:r>
          </w:del>
        </w:p>
        <w:p w:rsidR="000B0215" w:rsidDel="005D2320" w:rsidRDefault="000B0215">
          <w:pPr>
            <w:pStyle w:val="TDC2"/>
            <w:tabs>
              <w:tab w:val="left" w:pos="880"/>
              <w:tab w:val="right" w:leader="dot" w:pos="9395"/>
            </w:tabs>
            <w:rPr>
              <w:del w:id="400" w:author="Gabriel Correa" w:date="2015-08-26T03:09:00Z"/>
              <w:rFonts w:asciiTheme="minorHAnsi" w:hAnsiTheme="minorHAnsi"/>
              <w:noProof/>
              <w:sz w:val="22"/>
            </w:rPr>
          </w:pPr>
          <w:del w:id="401" w:author="Gabriel Correa" w:date="2015-08-26T03:09:00Z">
            <w:r w:rsidRPr="005D2320" w:rsidDel="005D2320">
              <w:rPr>
                <w:noProof/>
                <w:rPrChange w:id="402" w:author="Gabriel Correa" w:date="2015-08-26T03:09:00Z">
                  <w:rPr>
                    <w:rStyle w:val="Hipervnculo"/>
                    <w:noProof/>
                  </w:rPr>
                </w:rPrChange>
              </w:rPr>
              <w:delText>2.1</w:delText>
            </w:r>
            <w:r w:rsidDel="005D2320">
              <w:rPr>
                <w:rFonts w:asciiTheme="minorHAnsi" w:hAnsiTheme="minorHAnsi"/>
                <w:noProof/>
                <w:sz w:val="22"/>
              </w:rPr>
              <w:tab/>
            </w:r>
            <w:r w:rsidRPr="005D2320" w:rsidDel="005D2320">
              <w:rPr>
                <w:noProof/>
                <w:rPrChange w:id="403" w:author="Gabriel Correa" w:date="2015-08-26T03:09:00Z">
                  <w:rPr>
                    <w:rStyle w:val="Hipervnculo"/>
                    <w:noProof/>
                  </w:rPr>
                </w:rPrChange>
              </w:rPr>
              <w:delText>Importancia de comentarios en API y código fuente</w:delText>
            </w:r>
            <w:r w:rsidDel="005D2320">
              <w:rPr>
                <w:noProof/>
                <w:webHidden/>
              </w:rPr>
              <w:tab/>
              <w:delText>1</w:delText>
            </w:r>
          </w:del>
        </w:p>
        <w:p w:rsidR="000B0215" w:rsidDel="005D2320" w:rsidRDefault="000B0215">
          <w:pPr>
            <w:pStyle w:val="TDC2"/>
            <w:tabs>
              <w:tab w:val="left" w:pos="880"/>
              <w:tab w:val="right" w:leader="dot" w:pos="9395"/>
            </w:tabs>
            <w:rPr>
              <w:del w:id="404" w:author="Gabriel Correa" w:date="2015-08-26T03:09:00Z"/>
              <w:rFonts w:asciiTheme="minorHAnsi" w:hAnsiTheme="minorHAnsi"/>
              <w:noProof/>
              <w:sz w:val="22"/>
            </w:rPr>
          </w:pPr>
          <w:del w:id="405" w:author="Gabriel Correa" w:date="2015-08-26T03:09:00Z">
            <w:r w:rsidRPr="005D2320" w:rsidDel="005D2320">
              <w:rPr>
                <w:noProof/>
                <w:rPrChange w:id="406" w:author="Gabriel Correa" w:date="2015-08-26T03:09:00Z">
                  <w:rPr>
                    <w:rStyle w:val="Hipervnculo"/>
                    <w:noProof/>
                  </w:rPr>
                </w:rPrChange>
              </w:rPr>
              <w:delText>2.2</w:delText>
            </w:r>
            <w:r w:rsidDel="005D2320">
              <w:rPr>
                <w:rFonts w:asciiTheme="minorHAnsi" w:hAnsiTheme="minorHAnsi"/>
                <w:noProof/>
                <w:sz w:val="22"/>
              </w:rPr>
              <w:tab/>
            </w:r>
            <w:r w:rsidRPr="005D2320" w:rsidDel="005D2320">
              <w:rPr>
                <w:noProof/>
                <w:rPrChange w:id="407" w:author="Gabriel Correa" w:date="2015-08-26T03:09:00Z">
                  <w:rPr>
                    <w:rStyle w:val="Hipervnculo"/>
                    <w:noProof/>
                  </w:rPr>
                </w:rPrChange>
              </w:rPr>
              <w:delText>Destacación de directivas en API</w:delText>
            </w:r>
            <w:r w:rsidDel="005D2320">
              <w:rPr>
                <w:noProof/>
                <w:webHidden/>
              </w:rPr>
              <w:tab/>
              <w:delText>2</w:delText>
            </w:r>
          </w:del>
        </w:p>
        <w:p w:rsidR="000B0215" w:rsidDel="005D2320" w:rsidRDefault="000B0215">
          <w:pPr>
            <w:pStyle w:val="TDC3"/>
            <w:tabs>
              <w:tab w:val="left" w:pos="1320"/>
              <w:tab w:val="right" w:leader="dot" w:pos="9395"/>
            </w:tabs>
            <w:rPr>
              <w:del w:id="408" w:author="Gabriel Correa" w:date="2015-08-26T03:09:00Z"/>
              <w:rFonts w:asciiTheme="minorHAnsi" w:hAnsiTheme="minorHAnsi"/>
              <w:noProof/>
              <w:sz w:val="22"/>
            </w:rPr>
          </w:pPr>
          <w:del w:id="409" w:author="Gabriel Correa" w:date="2015-08-26T03:09:00Z">
            <w:r w:rsidRPr="005D2320" w:rsidDel="005D2320">
              <w:rPr>
                <w:noProof/>
                <w:rPrChange w:id="410" w:author="Gabriel Correa" w:date="2015-08-26T03:09:00Z">
                  <w:rPr>
                    <w:rStyle w:val="Hipervnculo"/>
                    <w:noProof/>
                  </w:rPr>
                </w:rPrChange>
              </w:rPr>
              <w:delText>2.2.1</w:delText>
            </w:r>
            <w:r w:rsidDel="005D2320">
              <w:rPr>
                <w:rFonts w:asciiTheme="minorHAnsi" w:hAnsiTheme="minorHAnsi"/>
                <w:noProof/>
                <w:sz w:val="22"/>
              </w:rPr>
              <w:tab/>
            </w:r>
            <w:r w:rsidRPr="005D2320" w:rsidDel="005D2320">
              <w:rPr>
                <w:noProof/>
                <w:rPrChange w:id="411" w:author="Gabriel Correa" w:date="2015-08-26T03:09:00Z">
                  <w:rPr>
                    <w:rStyle w:val="Hipervnculo"/>
                    <w:noProof/>
                  </w:rPr>
                </w:rPrChange>
              </w:rPr>
              <w:delText>Problema: Las directivas pueden pasar desapercibidas</w:delText>
            </w:r>
            <w:r w:rsidDel="005D2320">
              <w:rPr>
                <w:noProof/>
                <w:webHidden/>
              </w:rPr>
              <w:tab/>
              <w:delText>2</w:delText>
            </w:r>
          </w:del>
        </w:p>
        <w:p w:rsidR="000B0215" w:rsidDel="005D2320" w:rsidRDefault="000B0215">
          <w:pPr>
            <w:pStyle w:val="TDC3"/>
            <w:tabs>
              <w:tab w:val="left" w:pos="1320"/>
              <w:tab w:val="right" w:leader="dot" w:pos="9395"/>
            </w:tabs>
            <w:rPr>
              <w:del w:id="412" w:author="Gabriel Correa" w:date="2015-08-26T03:09:00Z"/>
              <w:rFonts w:asciiTheme="minorHAnsi" w:hAnsiTheme="minorHAnsi"/>
              <w:noProof/>
              <w:sz w:val="22"/>
            </w:rPr>
          </w:pPr>
          <w:del w:id="413" w:author="Gabriel Correa" w:date="2015-08-26T03:09:00Z">
            <w:r w:rsidRPr="005D2320" w:rsidDel="005D2320">
              <w:rPr>
                <w:noProof/>
                <w:rPrChange w:id="414" w:author="Gabriel Correa" w:date="2015-08-26T03:09:00Z">
                  <w:rPr>
                    <w:rStyle w:val="Hipervnculo"/>
                    <w:noProof/>
                  </w:rPr>
                </w:rPrChange>
              </w:rPr>
              <w:delText>2.2.2</w:delText>
            </w:r>
            <w:r w:rsidDel="005D2320">
              <w:rPr>
                <w:rFonts w:asciiTheme="minorHAnsi" w:hAnsiTheme="minorHAnsi"/>
                <w:noProof/>
                <w:sz w:val="22"/>
              </w:rPr>
              <w:tab/>
            </w:r>
            <w:r w:rsidRPr="005D2320" w:rsidDel="005D2320">
              <w:rPr>
                <w:noProof/>
                <w:rPrChange w:id="415" w:author="Gabriel Correa" w:date="2015-08-26T03:09:00Z">
                  <w:rPr>
                    <w:rStyle w:val="Hipervnculo"/>
                    <w:noProof/>
                  </w:rPr>
                </w:rPrChange>
              </w:rPr>
              <w:delText>Syntax highlighting en editores de texto</w:delText>
            </w:r>
            <w:r w:rsidDel="005D2320">
              <w:rPr>
                <w:noProof/>
                <w:webHidden/>
              </w:rPr>
              <w:tab/>
              <w:delText>2</w:delText>
            </w:r>
          </w:del>
        </w:p>
        <w:p w:rsidR="000B0215" w:rsidDel="005D2320" w:rsidRDefault="000B0215">
          <w:pPr>
            <w:pStyle w:val="TDC3"/>
            <w:tabs>
              <w:tab w:val="left" w:pos="1320"/>
              <w:tab w:val="right" w:leader="dot" w:pos="9395"/>
            </w:tabs>
            <w:rPr>
              <w:del w:id="416" w:author="Gabriel Correa" w:date="2015-08-26T03:09:00Z"/>
              <w:rFonts w:asciiTheme="minorHAnsi" w:hAnsiTheme="minorHAnsi"/>
              <w:noProof/>
              <w:sz w:val="22"/>
            </w:rPr>
          </w:pPr>
          <w:del w:id="417" w:author="Gabriel Correa" w:date="2015-08-26T03:09:00Z">
            <w:r w:rsidRPr="005D2320" w:rsidDel="005D2320">
              <w:rPr>
                <w:noProof/>
                <w:rPrChange w:id="418" w:author="Gabriel Correa" w:date="2015-08-26T03:09:00Z">
                  <w:rPr>
                    <w:rStyle w:val="Hipervnculo"/>
                    <w:noProof/>
                  </w:rPr>
                </w:rPrChange>
              </w:rPr>
              <w:delText>2.2.3</w:delText>
            </w:r>
            <w:r w:rsidDel="005D2320">
              <w:rPr>
                <w:rFonts w:asciiTheme="minorHAnsi" w:hAnsiTheme="minorHAnsi"/>
                <w:noProof/>
                <w:sz w:val="22"/>
              </w:rPr>
              <w:tab/>
            </w:r>
            <w:r w:rsidRPr="005D2320" w:rsidDel="005D2320">
              <w:rPr>
                <w:noProof/>
                <w:rPrChange w:id="419" w:author="Gabriel Correa" w:date="2015-08-26T03:09:00Z">
                  <w:rPr>
                    <w:rStyle w:val="Hipervnculo"/>
                    <w:noProof/>
                  </w:rPr>
                </w:rPrChange>
              </w:rPr>
              <w:delText>eMoose y tagSea</w:delText>
            </w:r>
            <w:r w:rsidDel="005D2320">
              <w:rPr>
                <w:noProof/>
                <w:webHidden/>
              </w:rPr>
              <w:tab/>
              <w:delText>2</w:delText>
            </w:r>
          </w:del>
        </w:p>
        <w:p w:rsidR="000B0215" w:rsidDel="005D2320" w:rsidRDefault="000B0215">
          <w:pPr>
            <w:pStyle w:val="TDC2"/>
            <w:tabs>
              <w:tab w:val="left" w:pos="880"/>
              <w:tab w:val="right" w:leader="dot" w:pos="9395"/>
            </w:tabs>
            <w:rPr>
              <w:del w:id="420" w:author="Gabriel Correa" w:date="2015-08-26T03:09:00Z"/>
              <w:rFonts w:asciiTheme="minorHAnsi" w:hAnsiTheme="minorHAnsi"/>
              <w:noProof/>
              <w:sz w:val="22"/>
            </w:rPr>
          </w:pPr>
          <w:del w:id="421" w:author="Gabriel Correa" w:date="2015-08-26T03:09:00Z">
            <w:r w:rsidRPr="005D2320" w:rsidDel="005D2320">
              <w:rPr>
                <w:noProof/>
                <w:rPrChange w:id="422" w:author="Gabriel Correa" w:date="2015-08-26T03:09:00Z">
                  <w:rPr>
                    <w:rStyle w:val="Hipervnculo"/>
                    <w:noProof/>
                  </w:rPr>
                </w:rPrChange>
              </w:rPr>
              <w:delText>2.3</w:delText>
            </w:r>
            <w:r w:rsidDel="005D2320">
              <w:rPr>
                <w:rFonts w:asciiTheme="minorHAnsi" w:hAnsiTheme="minorHAnsi"/>
                <w:noProof/>
                <w:sz w:val="22"/>
              </w:rPr>
              <w:tab/>
            </w:r>
            <w:r w:rsidRPr="005D2320" w:rsidDel="005D2320">
              <w:rPr>
                <w:noProof/>
                <w:rPrChange w:id="423" w:author="Gabriel Correa" w:date="2015-08-26T03:09:00Z">
                  <w:rPr>
                    <w:rStyle w:val="Hipervnculo"/>
                    <w:noProof/>
                  </w:rPr>
                </w:rPrChange>
              </w:rPr>
              <w:delText>Trabajo de Monperrus et al.</w:delText>
            </w:r>
            <w:r w:rsidDel="005D2320">
              <w:rPr>
                <w:noProof/>
                <w:webHidden/>
              </w:rPr>
              <w:tab/>
              <w:delText>2</w:delText>
            </w:r>
          </w:del>
        </w:p>
        <w:p w:rsidR="000B0215" w:rsidDel="005D2320" w:rsidRDefault="000B0215">
          <w:pPr>
            <w:pStyle w:val="TDC3"/>
            <w:tabs>
              <w:tab w:val="left" w:pos="1320"/>
              <w:tab w:val="right" w:leader="dot" w:pos="9395"/>
            </w:tabs>
            <w:rPr>
              <w:del w:id="424" w:author="Gabriel Correa" w:date="2015-08-26T03:09:00Z"/>
              <w:rFonts w:asciiTheme="minorHAnsi" w:hAnsiTheme="minorHAnsi"/>
              <w:noProof/>
              <w:sz w:val="22"/>
            </w:rPr>
          </w:pPr>
          <w:del w:id="425" w:author="Gabriel Correa" w:date="2015-08-26T03:09:00Z">
            <w:r w:rsidRPr="005D2320" w:rsidDel="005D2320">
              <w:rPr>
                <w:noProof/>
                <w:rPrChange w:id="426" w:author="Gabriel Correa" w:date="2015-08-26T03:09:00Z">
                  <w:rPr>
                    <w:rStyle w:val="Hipervnculo"/>
                    <w:noProof/>
                  </w:rPr>
                </w:rPrChange>
              </w:rPr>
              <w:delText>2.3.1</w:delText>
            </w:r>
            <w:r w:rsidDel="005D2320">
              <w:rPr>
                <w:rFonts w:asciiTheme="minorHAnsi" w:hAnsiTheme="minorHAnsi"/>
                <w:noProof/>
                <w:sz w:val="22"/>
              </w:rPr>
              <w:tab/>
            </w:r>
            <w:r w:rsidRPr="005D2320" w:rsidDel="005D2320">
              <w:rPr>
                <w:noProof/>
                <w:rPrChange w:id="427" w:author="Gabriel Correa" w:date="2015-08-26T03:09:00Z">
                  <w:rPr>
                    <w:rStyle w:val="Hipervnculo"/>
                    <w:noProof/>
                  </w:rPr>
                </w:rPrChange>
              </w:rPr>
              <w:delText>Keywords para detectar directivas</w:delText>
            </w:r>
            <w:r w:rsidDel="005D2320">
              <w:rPr>
                <w:noProof/>
                <w:webHidden/>
              </w:rPr>
              <w:tab/>
              <w:delText>2</w:delText>
            </w:r>
          </w:del>
        </w:p>
        <w:p w:rsidR="000B0215" w:rsidDel="005D2320" w:rsidRDefault="000B0215">
          <w:pPr>
            <w:pStyle w:val="TDC3"/>
            <w:tabs>
              <w:tab w:val="left" w:pos="1320"/>
              <w:tab w:val="right" w:leader="dot" w:pos="9395"/>
            </w:tabs>
            <w:rPr>
              <w:del w:id="428" w:author="Gabriel Correa" w:date="2015-08-26T03:09:00Z"/>
              <w:rFonts w:asciiTheme="minorHAnsi" w:hAnsiTheme="minorHAnsi"/>
              <w:noProof/>
              <w:sz w:val="22"/>
            </w:rPr>
          </w:pPr>
          <w:del w:id="429" w:author="Gabriel Correa" w:date="2015-08-26T03:09:00Z">
            <w:r w:rsidRPr="005D2320" w:rsidDel="005D2320">
              <w:rPr>
                <w:noProof/>
                <w:rPrChange w:id="430" w:author="Gabriel Correa" w:date="2015-08-26T03:09:00Z">
                  <w:rPr>
                    <w:rStyle w:val="Hipervnculo"/>
                    <w:noProof/>
                  </w:rPr>
                </w:rPrChange>
              </w:rPr>
              <w:delText>2.3.2</w:delText>
            </w:r>
            <w:r w:rsidDel="005D2320">
              <w:rPr>
                <w:rFonts w:asciiTheme="minorHAnsi" w:hAnsiTheme="minorHAnsi"/>
                <w:noProof/>
                <w:sz w:val="22"/>
              </w:rPr>
              <w:tab/>
            </w:r>
            <w:r w:rsidRPr="005D2320" w:rsidDel="005D2320">
              <w:rPr>
                <w:noProof/>
                <w:rPrChange w:id="431" w:author="Gabriel Correa" w:date="2015-08-26T03:09:00Z">
                  <w:rPr>
                    <w:rStyle w:val="Hipervnculo"/>
                    <w:noProof/>
                  </w:rPr>
                </w:rPrChange>
              </w:rPr>
              <w:delText>Taxonomía de directivas</w:delText>
            </w:r>
            <w:r w:rsidDel="005D2320">
              <w:rPr>
                <w:noProof/>
                <w:webHidden/>
              </w:rPr>
              <w:tab/>
              <w:delText>2</w:delText>
            </w:r>
          </w:del>
        </w:p>
        <w:p w:rsidR="000B0215" w:rsidDel="005D2320" w:rsidRDefault="000B0215">
          <w:pPr>
            <w:pStyle w:val="TDC1"/>
            <w:tabs>
              <w:tab w:val="left" w:pos="440"/>
              <w:tab w:val="right" w:leader="dot" w:pos="9395"/>
            </w:tabs>
            <w:rPr>
              <w:del w:id="432" w:author="Gabriel Correa" w:date="2015-08-26T03:09:00Z"/>
              <w:rFonts w:asciiTheme="minorHAnsi" w:hAnsiTheme="minorHAnsi"/>
              <w:noProof/>
              <w:sz w:val="22"/>
            </w:rPr>
          </w:pPr>
          <w:del w:id="433" w:author="Gabriel Correa" w:date="2015-08-26T03:09:00Z">
            <w:r w:rsidRPr="005D2320" w:rsidDel="005D2320">
              <w:rPr>
                <w:noProof/>
                <w:rPrChange w:id="434" w:author="Gabriel Correa" w:date="2015-08-26T03:09:00Z">
                  <w:rPr>
                    <w:rStyle w:val="Hipervnculo"/>
                    <w:noProof/>
                  </w:rPr>
                </w:rPrChange>
              </w:rPr>
              <w:delText>3</w:delText>
            </w:r>
            <w:r w:rsidDel="005D2320">
              <w:rPr>
                <w:rFonts w:asciiTheme="minorHAnsi" w:hAnsiTheme="minorHAnsi"/>
                <w:noProof/>
                <w:sz w:val="22"/>
              </w:rPr>
              <w:tab/>
            </w:r>
            <w:r w:rsidRPr="005D2320" w:rsidDel="005D2320">
              <w:rPr>
                <w:noProof/>
                <w:rPrChange w:id="435" w:author="Gabriel Correa" w:date="2015-08-26T03:09:00Z">
                  <w:rPr>
                    <w:rStyle w:val="Hipervnculo"/>
                    <w:noProof/>
                  </w:rPr>
                </w:rPrChange>
              </w:rPr>
              <w:delText>Desarrollo de &lt;NombrePrograma&gt;</w:delText>
            </w:r>
            <w:r w:rsidDel="005D2320">
              <w:rPr>
                <w:noProof/>
                <w:webHidden/>
              </w:rPr>
              <w:tab/>
              <w:delText>2</w:delText>
            </w:r>
          </w:del>
        </w:p>
        <w:p w:rsidR="000B0215" w:rsidDel="005D2320" w:rsidRDefault="000B0215">
          <w:pPr>
            <w:pStyle w:val="TDC2"/>
            <w:tabs>
              <w:tab w:val="left" w:pos="880"/>
              <w:tab w:val="right" w:leader="dot" w:pos="9395"/>
            </w:tabs>
            <w:rPr>
              <w:del w:id="436" w:author="Gabriel Correa" w:date="2015-08-26T03:09:00Z"/>
              <w:rFonts w:asciiTheme="minorHAnsi" w:hAnsiTheme="minorHAnsi"/>
              <w:noProof/>
              <w:sz w:val="22"/>
            </w:rPr>
          </w:pPr>
          <w:del w:id="437" w:author="Gabriel Correa" w:date="2015-08-26T03:09:00Z">
            <w:r w:rsidRPr="005D2320" w:rsidDel="005D2320">
              <w:rPr>
                <w:noProof/>
                <w:rPrChange w:id="438" w:author="Gabriel Correa" w:date="2015-08-26T03:09:00Z">
                  <w:rPr>
                    <w:rStyle w:val="Hipervnculo"/>
                    <w:noProof/>
                  </w:rPr>
                </w:rPrChange>
              </w:rPr>
              <w:delText>3.1</w:delText>
            </w:r>
            <w:r w:rsidDel="005D2320">
              <w:rPr>
                <w:rFonts w:asciiTheme="minorHAnsi" w:hAnsiTheme="minorHAnsi"/>
                <w:noProof/>
                <w:sz w:val="22"/>
              </w:rPr>
              <w:tab/>
            </w:r>
            <w:r w:rsidRPr="005D2320" w:rsidDel="005D2320">
              <w:rPr>
                <w:noProof/>
                <w:rPrChange w:id="439" w:author="Gabriel Correa" w:date="2015-08-26T03:09:00Z">
                  <w:rPr>
                    <w:rStyle w:val="Hipervnculo"/>
                    <w:noProof/>
                  </w:rPr>
                </w:rPrChange>
              </w:rPr>
              <w:delText>Usuarios Finales</w:delText>
            </w:r>
            <w:r w:rsidDel="005D2320">
              <w:rPr>
                <w:noProof/>
                <w:webHidden/>
              </w:rPr>
              <w:tab/>
              <w:delText>3</w:delText>
            </w:r>
          </w:del>
        </w:p>
        <w:p w:rsidR="000B0215" w:rsidDel="005D2320" w:rsidRDefault="000B0215">
          <w:pPr>
            <w:pStyle w:val="TDC3"/>
            <w:tabs>
              <w:tab w:val="left" w:pos="1320"/>
              <w:tab w:val="right" w:leader="dot" w:pos="9395"/>
            </w:tabs>
            <w:rPr>
              <w:del w:id="440" w:author="Gabriel Correa" w:date="2015-08-26T03:09:00Z"/>
              <w:rFonts w:asciiTheme="minorHAnsi" w:hAnsiTheme="minorHAnsi"/>
              <w:noProof/>
              <w:sz w:val="22"/>
            </w:rPr>
          </w:pPr>
          <w:del w:id="441" w:author="Gabriel Correa" w:date="2015-08-26T03:09:00Z">
            <w:r w:rsidRPr="005D2320" w:rsidDel="005D2320">
              <w:rPr>
                <w:noProof/>
                <w:rPrChange w:id="442" w:author="Gabriel Correa" w:date="2015-08-26T03:09:00Z">
                  <w:rPr>
                    <w:rStyle w:val="Hipervnculo"/>
                    <w:noProof/>
                  </w:rPr>
                </w:rPrChange>
              </w:rPr>
              <w:delText>3.1.1</w:delText>
            </w:r>
            <w:r w:rsidDel="005D2320">
              <w:rPr>
                <w:rFonts w:asciiTheme="minorHAnsi" w:hAnsiTheme="minorHAnsi"/>
                <w:noProof/>
                <w:sz w:val="22"/>
              </w:rPr>
              <w:tab/>
            </w:r>
            <w:r w:rsidRPr="005D2320" w:rsidDel="005D2320">
              <w:rPr>
                <w:noProof/>
                <w:rPrChange w:id="443" w:author="Gabriel Correa" w:date="2015-08-26T03:09:00Z">
                  <w:rPr>
                    <w:rStyle w:val="Hipervnculo"/>
                    <w:noProof/>
                  </w:rPr>
                </w:rPrChange>
              </w:rPr>
              <w:delText>Usuario Encargado de Documentar una API</w:delText>
            </w:r>
            <w:r w:rsidDel="005D2320">
              <w:rPr>
                <w:noProof/>
                <w:webHidden/>
              </w:rPr>
              <w:tab/>
              <w:delText>3</w:delText>
            </w:r>
          </w:del>
        </w:p>
        <w:p w:rsidR="000B0215" w:rsidDel="005D2320" w:rsidRDefault="000B0215">
          <w:pPr>
            <w:pStyle w:val="TDC3"/>
            <w:tabs>
              <w:tab w:val="left" w:pos="1320"/>
              <w:tab w:val="right" w:leader="dot" w:pos="9395"/>
            </w:tabs>
            <w:rPr>
              <w:del w:id="444" w:author="Gabriel Correa" w:date="2015-08-26T03:09:00Z"/>
              <w:rFonts w:asciiTheme="minorHAnsi" w:hAnsiTheme="minorHAnsi"/>
              <w:noProof/>
              <w:sz w:val="22"/>
            </w:rPr>
          </w:pPr>
          <w:del w:id="445" w:author="Gabriel Correa" w:date="2015-08-26T03:09:00Z">
            <w:r w:rsidRPr="005D2320" w:rsidDel="005D2320">
              <w:rPr>
                <w:noProof/>
                <w:rPrChange w:id="446" w:author="Gabriel Correa" w:date="2015-08-26T03:09:00Z">
                  <w:rPr>
                    <w:rStyle w:val="Hipervnculo"/>
                    <w:noProof/>
                  </w:rPr>
                </w:rPrChange>
              </w:rPr>
              <w:delText>3.1.2</w:delText>
            </w:r>
            <w:r w:rsidDel="005D2320">
              <w:rPr>
                <w:rFonts w:asciiTheme="minorHAnsi" w:hAnsiTheme="minorHAnsi"/>
                <w:noProof/>
                <w:sz w:val="22"/>
              </w:rPr>
              <w:tab/>
            </w:r>
            <w:r w:rsidRPr="005D2320" w:rsidDel="005D2320">
              <w:rPr>
                <w:noProof/>
                <w:rPrChange w:id="447" w:author="Gabriel Correa" w:date="2015-08-26T03:09:00Z">
                  <w:rPr>
                    <w:rStyle w:val="Hipervnculo"/>
                    <w:noProof/>
                  </w:rPr>
                </w:rPrChange>
              </w:rPr>
              <w:delText>Usuario Investigador de Text Mining</w:delText>
            </w:r>
            <w:r w:rsidDel="005D2320">
              <w:rPr>
                <w:noProof/>
                <w:webHidden/>
              </w:rPr>
              <w:tab/>
              <w:delText>3</w:delText>
            </w:r>
          </w:del>
        </w:p>
        <w:p w:rsidR="000B0215" w:rsidDel="005D2320" w:rsidRDefault="000B0215">
          <w:pPr>
            <w:pStyle w:val="TDC2"/>
            <w:tabs>
              <w:tab w:val="left" w:pos="880"/>
              <w:tab w:val="right" w:leader="dot" w:pos="9395"/>
            </w:tabs>
            <w:rPr>
              <w:del w:id="448" w:author="Gabriel Correa" w:date="2015-08-26T03:09:00Z"/>
              <w:rFonts w:asciiTheme="minorHAnsi" w:hAnsiTheme="minorHAnsi"/>
              <w:noProof/>
              <w:sz w:val="22"/>
            </w:rPr>
          </w:pPr>
          <w:del w:id="449" w:author="Gabriel Correa" w:date="2015-08-26T03:09:00Z">
            <w:r w:rsidRPr="005D2320" w:rsidDel="005D2320">
              <w:rPr>
                <w:noProof/>
                <w:rPrChange w:id="450" w:author="Gabriel Correa" w:date="2015-08-26T03:09:00Z">
                  <w:rPr>
                    <w:rStyle w:val="Hipervnculo"/>
                    <w:noProof/>
                  </w:rPr>
                </w:rPrChange>
              </w:rPr>
              <w:delText>3.2</w:delText>
            </w:r>
            <w:r w:rsidDel="005D2320">
              <w:rPr>
                <w:rFonts w:asciiTheme="minorHAnsi" w:hAnsiTheme="minorHAnsi"/>
                <w:noProof/>
                <w:sz w:val="22"/>
              </w:rPr>
              <w:tab/>
            </w:r>
            <w:r w:rsidRPr="005D2320" w:rsidDel="005D2320">
              <w:rPr>
                <w:noProof/>
                <w:rPrChange w:id="451" w:author="Gabriel Correa" w:date="2015-08-26T03:09:00Z">
                  <w:rPr>
                    <w:rStyle w:val="Hipervnculo"/>
                    <w:noProof/>
                  </w:rPr>
                </w:rPrChange>
              </w:rPr>
              <w:delText>Casos de Uso</w:delText>
            </w:r>
            <w:r w:rsidDel="005D2320">
              <w:rPr>
                <w:noProof/>
                <w:webHidden/>
              </w:rPr>
              <w:tab/>
              <w:delText>3</w:delText>
            </w:r>
          </w:del>
        </w:p>
        <w:p w:rsidR="000B0215" w:rsidDel="005D2320" w:rsidRDefault="000B0215">
          <w:pPr>
            <w:pStyle w:val="TDC3"/>
            <w:tabs>
              <w:tab w:val="left" w:pos="1320"/>
              <w:tab w:val="right" w:leader="dot" w:pos="9395"/>
            </w:tabs>
            <w:rPr>
              <w:del w:id="452" w:author="Gabriel Correa" w:date="2015-08-26T03:09:00Z"/>
              <w:rFonts w:asciiTheme="minorHAnsi" w:hAnsiTheme="minorHAnsi"/>
              <w:noProof/>
              <w:sz w:val="22"/>
            </w:rPr>
          </w:pPr>
          <w:del w:id="453" w:author="Gabriel Correa" w:date="2015-08-26T03:09:00Z">
            <w:r w:rsidRPr="005D2320" w:rsidDel="005D2320">
              <w:rPr>
                <w:noProof/>
                <w:rPrChange w:id="454" w:author="Gabriel Correa" w:date="2015-08-26T03:09:00Z">
                  <w:rPr>
                    <w:rStyle w:val="Hipervnculo"/>
                    <w:noProof/>
                  </w:rPr>
                </w:rPrChange>
              </w:rPr>
              <w:delText>3.2.1</w:delText>
            </w:r>
            <w:r w:rsidDel="005D2320">
              <w:rPr>
                <w:rFonts w:asciiTheme="minorHAnsi" w:hAnsiTheme="minorHAnsi"/>
                <w:noProof/>
                <w:sz w:val="22"/>
              </w:rPr>
              <w:tab/>
            </w:r>
            <w:r w:rsidRPr="005D2320" w:rsidDel="005D2320">
              <w:rPr>
                <w:noProof/>
                <w:rPrChange w:id="455" w:author="Gabriel Correa" w:date="2015-08-26T03:09:00Z">
                  <w:rPr>
                    <w:rStyle w:val="Hipervnculo"/>
                    <w:noProof/>
                  </w:rPr>
                </w:rPrChange>
              </w:rPr>
              <w:delText>Documentador de API</w:delText>
            </w:r>
            <w:r w:rsidDel="005D2320">
              <w:rPr>
                <w:noProof/>
                <w:webHidden/>
              </w:rPr>
              <w:tab/>
              <w:delText>3</w:delText>
            </w:r>
          </w:del>
        </w:p>
        <w:p w:rsidR="000B0215" w:rsidDel="005D2320" w:rsidRDefault="000B0215">
          <w:pPr>
            <w:pStyle w:val="TDC3"/>
            <w:tabs>
              <w:tab w:val="left" w:pos="1320"/>
              <w:tab w:val="right" w:leader="dot" w:pos="9395"/>
            </w:tabs>
            <w:rPr>
              <w:del w:id="456" w:author="Gabriel Correa" w:date="2015-08-26T03:09:00Z"/>
              <w:rFonts w:asciiTheme="minorHAnsi" w:hAnsiTheme="minorHAnsi"/>
              <w:noProof/>
              <w:sz w:val="22"/>
            </w:rPr>
          </w:pPr>
          <w:del w:id="457" w:author="Gabriel Correa" w:date="2015-08-26T03:09:00Z">
            <w:r w:rsidRPr="005D2320" w:rsidDel="005D2320">
              <w:rPr>
                <w:noProof/>
                <w:rPrChange w:id="458" w:author="Gabriel Correa" w:date="2015-08-26T03:09:00Z">
                  <w:rPr>
                    <w:rStyle w:val="Hipervnculo"/>
                    <w:noProof/>
                  </w:rPr>
                </w:rPrChange>
              </w:rPr>
              <w:delText>3.2.2</w:delText>
            </w:r>
            <w:r w:rsidDel="005D2320">
              <w:rPr>
                <w:rFonts w:asciiTheme="minorHAnsi" w:hAnsiTheme="minorHAnsi"/>
                <w:noProof/>
                <w:sz w:val="22"/>
              </w:rPr>
              <w:tab/>
            </w:r>
            <w:r w:rsidRPr="005D2320" w:rsidDel="005D2320">
              <w:rPr>
                <w:noProof/>
                <w:rPrChange w:id="459" w:author="Gabriel Correa" w:date="2015-08-26T03:09:00Z">
                  <w:rPr>
                    <w:rStyle w:val="Hipervnculo"/>
                    <w:noProof/>
                  </w:rPr>
                </w:rPrChange>
              </w:rPr>
              <w:delText>Investigador de Text Mining</w:delText>
            </w:r>
            <w:r w:rsidDel="005D2320">
              <w:rPr>
                <w:noProof/>
                <w:webHidden/>
              </w:rPr>
              <w:tab/>
              <w:delText>4</w:delText>
            </w:r>
          </w:del>
        </w:p>
        <w:p w:rsidR="000B0215" w:rsidDel="005D2320" w:rsidRDefault="000B0215">
          <w:pPr>
            <w:pStyle w:val="TDC2"/>
            <w:tabs>
              <w:tab w:val="left" w:pos="880"/>
              <w:tab w:val="right" w:leader="dot" w:pos="9395"/>
            </w:tabs>
            <w:rPr>
              <w:del w:id="460" w:author="Gabriel Correa" w:date="2015-08-26T03:09:00Z"/>
              <w:rFonts w:asciiTheme="minorHAnsi" w:hAnsiTheme="minorHAnsi"/>
              <w:noProof/>
              <w:sz w:val="22"/>
            </w:rPr>
          </w:pPr>
          <w:del w:id="461" w:author="Gabriel Correa" w:date="2015-08-26T03:09:00Z">
            <w:r w:rsidRPr="005D2320" w:rsidDel="005D2320">
              <w:rPr>
                <w:noProof/>
                <w:rPrChange w:id="462" w:author="Gabriel Correa" w:date="2015-08-26T03:09:00Z">
                  <w:rPr>
                    <w:rStyle w:val="Hipervnculo"/>
                    <w:noProof/>
                  </w:rPr>
                </w:rPrChange>
              </w:rPr>
              <w:delText>3.3</w:delText>
            </w:r>
            <w:r w:rsidDel="005D2320">
              <w:rPr>
                <w:rFonts w:asciiTheme="minorHAnsi" w:hAnsiTheme="minorHAnsi"/>
                <w:noProof/>
                <w:sz w:val="22"/>
              </w:rPr>
              <w:tab/>
            </w:r>
            <w:r w:rsidRPr="005D2320" w:rsidDel="005D2320">
              <w:rPr>
                <w:noProof/>
                <w:rPrChange w:id="463" w:author="Gabriel Correa" w:date="2015-08-26T03:09:00Z">
                  <w:rPr>
                    <w:rStyle w:val="Hipervnculo"/>
                    <w:noProof/>
                  </w:rPr>
                </w:rPrChange>
              </w:rPr>
              <w:delText>Interfaz de &lt;NombrePrograma&gt;</w:delText>
            </w:r>
            <w:r w:rsidDel="005D2320">
              <w:rPr>
                <w:noProof/>
                <w:webHidden/>
              </w:rPr>
              <w:tab/>
              <w:delText>4</w:delText>
            </w:r>
          </w:del>
        </w:p>
        <w:p w:rsidR="000B0215" w:rsidDel="005D2320" w:rsidRDefault="000B0215">
          <w:pPr>
            <w:pStyle w:val="TDC2"/>
            <w:tabs>
              <w:tab w:val="left" w:pos="880"/>
              <w:tab w:val="right" w:leader="dot" w:pos="9395"/>
            </w:tabs>
            <w:rPr>
              <w:del w:id="464" w:author="Gabriel Correa" w:date="2015-08-26T03:09:00Z"/>
              <w:rFonts w:asciiTheme="minorHAnsi" w:hAnsiTheme="minorHAnsi"/>
              <w:noProof/>
              <w:sz w:val="22"/>
            </w:rPr>
          </w:pPr>
          <w:del w:id="465" w:author="Gabriel Correa" w:date="2015-08-26T03:09:00Z">
            <w:r w:rsidRPr="005D2320" w:rsidDel="005D2320">
              <w:rPr>
                <w:noProof/>
                <w:rPrChange w:id="466" w:author="Gabriel Correa" w:date="2015-08-26T03:09:00Z">
                  <w:rPr>
                    <w:rStyle w:val="Hipervnculo"/>
                    <w:noProof/>
                  </w:rPr>
                </w:rPrChange>
              </w:rPr>
              <w:delText>3.4</w:delText>
            </w:r>
            <w:r w:rsidDel="005D2320">
              <w:rPr>
                <w:rFonts w:asciiTheme="minorHAnsi" w:hAnsiTheme="minorHAnsi"/>
                <w:noProof/>
                <w:sz w:val="22"/>
              </w:rPr>
              <w:tab/>
            </w:r>
            <w:r w:rsidRPr="005D2320" w:rsidDel="005D2320">
              <w:rPr>
                <w:noProof/>
                <w:rPrChange w:id="467" w:author="Gabriel Correa" w:date="2015-08-26T03:09:00Z">
                  <w:rPr>
                    <w:rStyle w:val="Hipervnculo"/>
                    <w:noProof/>
                  </w:rPr>
                </w:rPrChange>
              </w:rPr>
              <w:delText>Implementación de &lt;NombrePrograma&gt;</w:delText>
            </w:r>
            <w:r w:rsidDel="005D2320">
              <w:rPr>
                <w:noProof/>
                <w:webHidden/>
              </w:rPr>
              <w:tab/>
              <w:delText>5</w:delText>
            </w:r>
          </w:del>
        </w:p>
        <w:p w:rsidR="000B0215" w:rsidDel="005D2320" w:rsidRDefault="000B0215">
          <w:pPr>
            <w:pStyle w:val="TDC2"/>
            <w:tabs>
              <w:tab w:val="left" w:pos="880"/>
              <w:tab w:val="right" w:leader="dot" w:pos="9395"/>
            </w:tabs>
            <w:rPr>
              <w:del w:id="468" w:author="Gabriel Correa" w:date="2015-08-26T03:09:00Z"/>
              <w:rFonts w:asciiTheme="minorHAnsi" w:hAnsiTheme="minorHAnsi"/>
              <w:noProof/>
              <w:sz w:val="22"/>
            </w:rPr>
          </w:pPr>
          <w:del w:id="469" w:author="Gabriel Correa" w:date="2015-08-26T03:09:00Z">
            <w:r w:rsidRPr="005D2320" w:rsidDel="005D2320">
              <w:rPr>
                <w:noProof/>
                <w:rPrChange w:id="470" w:author="Gabriel Correa" w:date="2015-08-26T03:09:00Z">
                  <w:rPr>
                    <w:rStyle w:val="Hipervnculo"/>
                    <w:noProof/>
                  </w:rPr>
                </w:rPrChange>
              </w:rPr>
              <w:delText>3.5</w:delText>
            </w:r>
            <w:r w:rsidDel="005D2320">
              <w:rPr>
                <w:rFonts w:asciiTheme="minorHAnsi" w:hAnsiTheme="minorHAnsi"/>
                <w:noProof/>
                <w:sz w:val="22"/>
              </w:rPr>
              <w:tab/>
            </w:r>
            <w:r w:rsidRPr="005D2320" w:rsidDel="005D2320">
              <w:rPr>
                <w:noProof/>
                <w:rPrChange w:id="471" w:author="Gabriel Correa" w:date="2015-08-26T03:09:00Z">
                  <w:rPr>
                    <w:rStyle w:val="Hipervnculo"/>
                    <w:noProof/>
                  </w:rPr>
                </w:rPrChange>
              </w:rPr>
              <w:delText>Trabajo Futuro para &lt;NombrePrograma&gt;</w:delText>
            </w:r>
            <w:r w:rsidDel="005D2320">
              <w:rPr>
                <w:noProof/>
                <w:webHidden/>
              </w:rPr>
              <w:tab/>
              <w:delText>6</w:delText>
            </w:r>
          </w:del>
        </w:p>
        <w:p w:rsidR="000B0215" w:rsidDel="005D2320" w:rsidRDefault="000B0215">
          <w:pPr>
            <w:pStyle w:val="TDC1"/>
            <w:tabs>
              <w:tab w:val="left" w:pos="440"/>
              <w:tab w:val="right" w:leader="dot" w:pos="9395"/>
            </w:tabs>
            <w:rPr>
              <w:del w:id="472" w:author="Gabriel Correa" w:date="2015-08-26T03:09:00Z"/>
              <w:rFonts w:asciiTheme="minorHAnsi" w:hAnsiTheme="minorHAnsi"/>
              <w:noProof/>
              <w:sz w:val="22"/>
            </w:rPr>
          </w:pPr>
          <w:del w:id="473" w:author="Gabriel Correa" w:date="2015-08-26T03:09:00Z">
            <w:r w:rsidRPr="005D2320" w:rsidDel="005D2320">
              <w:rPr>
                <w:noProof/>
                <w:rPrChange w:id="474" w:author="Gabriel Correa" w:date="2015-08-26T03:09:00Z">
                  <w:rPr>
                    <w:rStyle w:val="Hipervnculo"/>
                    <w:noProof/>
                  </w:rPr>
                </w:rPrChange>
              </w:rPr>
              <w:delText>4</w:delText>
            </w:r>
            <w:r w:rsidDel="005D2320">
              <w:rPr>
                <w:rFonts w:asciiTheme="minorHAnsi" w:hAnsiTheme="minorHAnsi"/>
                <w:noProof/>
                <w:sz w:val="22"/>
              </w:rPr>
              <w:tab/>
            </w:r>
            <w:r w:rsidRPr="005D2320" w:rsidDel="005D2320">
              <w:rPr>
                <w:noProof/>
                <w:rPrChange w:id="475" w:author="Gabriel Correa" w:date="2015-08-26T03:09:00Z">
                  <w:rPr>
                    <w:rStyle w:val="Hipervnculo"/>
                    <w:noProof/>
                  </w:rPr>
                </w:rPrChange>
              </w:rPr>
              <w:delText>Revisión Manual de Comentarios de API</w:delText>
            </w:r>
            <w:r w:rsidDel="005D2320">
              <w:rPr>
                <w:noProof/>
                <w:webHidden/>
              </w:rPr>
              <w:tab/>
              <w:delText>6</w:delText>
            </w:r>
          </w:del>
        </w:p>
        <w:p w:rsidR="000B0215" w:rsidDel="005D2320" w:rsidRDefault="000B0215">
          <w:pPr>
            <w:pStyle w:val="TDC2"/>
            <w:tabs>
              <w:tab w:val="left" w:pos="880"/>
              <w:tab w:val="right" w:leader="dot" w:pos="9395"/>
            </w:tabs>
            <w:rPr>
              <w:del w:id="476" w:author="Gabriel Correa" w:date="2015-08-26T03:09:00Z"/>
              <w:rFonts w:asciiTheme="minorHAnsi" w:hAnsiTheme="minorHAnsi"/>
              <w:noProof/>
              <w:sz w:val="22"/>
            </w:rPr>
          </w:pPr>
          <w:del w:id="477" w:author="Gabriel Correa" w:date="2015-08-26T03:09:00Z">
            <w:r w:rsidRPr="005D2320" w:rsidDel="005D2320">
              <w:rPr>
                <w:noProof/>
                <w:rPrChange w:id="478" w:author="Gabriel Correa" w:date="2015-08-26T03:09:00Z">
                  <w:rPr>
                    <w:rStyle w:val="Hipervnculo"/>
                    <w:noProof/>
                  </w:rPr>
                </w:rPrChange>
              </w:rPr>
              <w:delText>4.1</w:delText>
            </w:r>
            <w:r w:rsidDel="005D2320">
              <w:rPr>
                <w:rFonts w:asciiTheme="minorHAnsi" w:hAnsiTheme="minorHAnsi"/>
                <w:noProof/>
                <w:sz w:val="22"/>
              </w:rPr>
              <w:tab/>
            </w:r>
            <w:r w:rsidRPr="005D2320" w:rsidDel="005D2320">
              <w:rPr>
                <w:noProof/>
                <w:rPrChange w:id="479" w:author="Gabriel Correa" w:date="2015-08-26T03:09:00Z">
                  <w:rPr>
                    <w:rStyle w:val="Hipervnculo"/>
                    <w:noProof/>
                  </w:rPr>
                </w:rPrChange>
              </w:rPr>
              <w:delText>Revisión de los datos preliminares</w:delText>
            </w:r>
            <w:r w:rsidDel="005D2320">
              <w:rPr>
                <w:noProof/>
                <w:webHidden/>
              </w:rPr>
              <w:tab/>
              <w:delText>7</w:delText>
            </w:r>
          </w:del>
        </w:p>
        <w:p w:rsidR="000B0215" w:rsidDel="005D2320" w:rsidRDefault="000B0215">
          <w:pPr>
            <w:pStyle w:val="TDC3"/>
            <w:tabs>
              <w:tab w:val="left" w:pos="1320"/>
              <w:tab w:val="right" w:leader="dot" w:pos="9395"/>
            </w:tabs>
            <w:rPr>
              <w:del w:id="480" w:author="Gabriel Correa" w:date="2015-08-26T03:09:00Z"/>
              <w:rFonts w:asciiTheme="minorHAnsi" w:hAnsiTheme="minorHAnsi"/>
              <w:noProof/>
              <w:sz w:val="22"/>
            </w:rPr>
          </w:pPr>
          <w:del w:id="481" w:author="Gabriel Correa" w:date="2015-08-26T03:09:00Z">
            <w:r w:rsidRPr="005D2320" w:rsidDel="005D2320">
              <w:rPr>
                <w:noProof/>
                <w:rPrChange w:id="482" w:author="Gabriel Correa" w:date="2015-08-26T03:09:00Z">
                  <w:rPr>
                    <w:rStyle w:val="Hipervnculo"/>
                    <w:noProof/>
                  </w:rPr>
                </w:rPrChange>
              </w:rPr>
              <w:delText>4.1.1</w:delText>
            </w:r>
            <w:r w:rsidDel="005D2320">
              <w:rPr>
                <w:rFonts w:asciiTheme="minorHAnsi" w:hAnsiTheme="minorHAnsi"/>
                <w:noProof/>
                <w:sz w:val="22"/>
              </w:rPr>
              <w:tab/>
            </w:r>
            <w:r w:rsidRPr="005D2320" w:rsidDel="005D2320">
              <w:rPr>
                <w:noProof/>
                <w:rPrChange w:id="483" w:author="Gabriel Correa" w:date="2015-08-26T03:09:00Z">
                  <w:rPr>
                    <w:rStyle w:val="Hipervnculo"/>
                    <w:noProof/>
                  </w:rPr>
                </w:rPrChange>
              </w:rPr>
              <w:delText>Método de Revisión de Datos Preliminares</w:delText>
            </w:r>
            <w:r w:rsidDel="005D2320">
              <w:rPr>
                <w:noProof/>
                <w:webHidden/>
              </w:rPr>
              <w:tab/>
              <w:delText>7</w:delText>
            </w:r>
          </w:del>
        </w:p>
        <w:p w:rsidR="000B0215" w:rsidDel="005D2320" w:rsidRDefault="000B0215">
          <w:pPr>
            <w:pStyle w:val="TDC3"/>
            <w:tabs>
              <w:tab w:val="left" w:pos="1320"/>
              <w:tab w:val="right" w:leader="dot" w:pos="9395"/>
            </w:tabs>
            <w:rPr>
              <w:del w:id="484" w:author="Gabriel Correa" w:date="2015-08-26T03:09:00Z"/>
              <w:rFonts w:asciiTheme="minorHAnsi" w:hAnsiTheme="minorHAnsi"/>
              <w:noProof/>
              <w:sz w:val="22"/>
            </w:rPr>
          </w:pPr>
          <w:del w:id="485" w:author="Gabriel Correa" w:date="2015-08-26T03:09:00Z">
            <w:r w:rsidRPr="005D2320" w:rsidDel="005D2320">
              <w:rPr>
                <w:noProof/>
                <w:rPrChange w:id="486" w:author="Gabriel Correa" w:date="2015-08-26T03:09:00Z">
                  <w:rPr>
                    <w:rStyle w:val="Hipervnculo"/>
                    <w:noProof/>
                  </w:rPr>
                </w:rPrChange>
              </w:rPr>
              <w:delText>4.1.2</w:delText>
            </w:r>
            <w:r w:rsidDel="005D2320">
              <w:rPr>
                <w:rFonts w:asciiTheme="minorHAnsi" w:hAnsiTheme="minorHAnsi"/>
                <w:noProof/>
                <w:sz w:val="22"/>
              </w:rPr>
              <w:tab/>
            </w:r>
            <w:r w:rsidRPr="005D2320" w:rsidDel="005D2320">
              <w:rPr>
                <w:noProof/>
                <w:rPrChange w:id="487" w:author="Gabriel Correa" w:date="2015-08-26T03:09:00Z">
                  <w:rPr>
                    <w:rStyle w:val="Hipervnculo"/>
                    <w:noProof/>
                  </w:rPr>
                </w:rPrChange>
              </w:rPr>
              <w:delText>Observaciones sobre los datos preliminares</w:delText>
            </w:r>
            <w:r w:rsidDel="005D2320">
              <w:rPr>
                <w:noProof/>
                <w:webHidden/>
              </w:rPr>
              <w:tab/>
              <w:delText>8</w:delText>
            </w:r>
          </w:del>
        </w:p>
        <w:p w:rsidR="000B0215" w:rsidDel="005D2320" w:rsidRDefault="000B0215">
          <w:pPr>
            <w:pStyle w:val="TDC2"/>
            <w:tabs>
              <w:tab w:val="left" w:pos="880"/>
              <w:tab w:val="right" w:leader="dot" w:pos="9395"/>
            </w:tabs>
            <w:rPr>
              <w:del w:id="488" w:author="Gabriel Correa" w:date="2015-08-26T03:09:00Z"/>
              <w:rFonts w:asciiTheme="minorHAnsi" w:hAnsiTheme="minorHAnsi"/>
              <w:noProof/>
              <w:sz w:val="22"/>
            </w:rPr>
          </w:pPr>
          <w:del w:id="489" w:author="Gabriel Correa" w:date="2015-08-26T03:09:00Z">
            <w:r w:rsidRPr="005D2320" w:rsidDel="005D2320">
              <w:rPr>
                <w:noProof/>
                <w:rPrChange w:id="490" w:author="Gabriel Correa" w:date="2015-08-26T03:09:00Z">
                  <w:rPr>
                    <w:rStyle w:val="Hipervnculo"/>
                    <w:noProof/>
                  </w:rPr>
                </w:rPrChange>
              </w:rPr>
              <w:delText>4.2</w:delText>
            </w:r>
            <w:r w:rsidDel="005D2320">
              <w:rPr>
                <w:rFonts w:asciiTheme="minorHAnsi" w:hAnsiTheme="minorHAnsi"/>
                <w:noProof/>
                <w:sz w:val="22"/>
              </w:rPr>
              <w:tab/>
            </w:r>
            <w:r w:rsidRPr="005D2320" w:rsidDel="005D2320">
              <w:rPr>
                <w:noProof/>
                <w:rPrChange w:id="491" w:author="Gabriel Correa" w:date="2015-08-26T03:09:00Z">
                  <w:rPr>
                    <w:rStyle w:val="Hipervnculo"/>
                    <w:noProof/>
                  </w:rPr>
                </w:rPrChange>
              </w:rPr>
              <w:delText>Revisión de los datos finales</w:delText>
            </w:r>
            <w:r w:rsidDel="005D2320">
              <w:rPr>
                <w:noProof/>
                <w:webHidden/>
              </w:rPr>
              <w:tab/>
              <w:delText>9</w:delText>
            </w:r>
          </w:del>
        </w:p>
        <w:p w:rsidR="000B0215" w:rsidDel="005D2320" w:rsidRDefault="000B0215">
          <w:pPr>
            <w:pStyle w:val="TDC3"/>
            <w:tabs>
              <w:tab w:val="left" w:pos="1320"/>
              <w:tab w:val="right" w:leader="dot" w:pos="9395"/>
            </w:tabs>
            <w:rPr>
              <w:del w:id="492" w:author="Gabriel Correa" w:date="2015-08-26T03:09:00Z"/>
              <w:rFonts w:asciiTheme="minorHAnsi" w:hAnsiTheme="minorHAnsi"/>
              <w:noProof/>
              <w:sz w:val="22"/>
            </w:rPr>
          </w:pPr>
          <w:del w:id="493" w:author="Gabriel Correa" w:date="2015-08-26T03:09:00Z">
            <w:r w:rsidRPr="005D2320" w:rsidDel="005D2320">
              <w:rPr>
                <w:noProof/>
                <w:rPrChange w:id="494" w:author="Gabriel Correa" w:date="2015-08-26T03:09:00Z">
                  <w:rPr>
                    <w:rStyle w:val="Hipervnculo"/>
                    <w:noProof/>
                  </w:rPr>
                </w:rPrChange>
              </w:rPr>
              <w:delText>4.2.1</w:delText>
            </w:r>
            <w:r w:rsidDel="005D2320">
              <w:rPr>
                <w:rFonts w:asciiTheme="minorHAnsi" w:hAnsiTheme="minorHAnsi"/>
                <w:noProof/>
                <w:sz w:val="22"/>
              </w:rPr>
              <w:tab/>
            </w:r>
            <w:r w:rsidRPr="005D2320" w:rsidDel="005D2320">
              <w:rPr>
                <w:noProof/>
                <w:rPrChange w:id="495" w:author="Gabriel Correa" w:date="2015-08-26T03:09:00Z">
                  <w:rPr>
                    <w:rStyle w:val="Hipervnculo"/>
                    <w:noProof/>
                  </w:rPr>
                </w:rPrChange>
              </w:rPr>
              <w:delText>Método de revisión de los datos finales</w:delText>
            </w:r>
            <w:r w:rsidDel="005D2320">
              <w:rPr>
                <w:noProof/>
                <w:webHidden/>
              </w:rPr>
              <w:tab/>
              <w:delText>10</w:delText>
            </w:r>
          </w:del>
        </w:p>
        <w:p w:rsidR="000B0215" w:rsidDel="005D2320" w:rsidRDefault="000B0215">
          <w:pPr>
            <w:pStyle w:val="TDC1"/>
            <w:tabs>
              <w:tab w:val="left" w:pos="440"/>
              <w:tab w:val="right" w:leader="dot" w:pos="9395"/>
            </w:tabs>
            <w:rPr>
              <w:del w:id="496" w:author="Gabriel Correa" w:date="2015-08-26T03:09:00Z"/>
              <w:rFonts w:asciiTheme="minorHAnsi" w:hAnsiTheme="minorHAnsi"/>
              <w:noProof/>
              <w:sz w:val="22"/>
            </w:rPr>
          </w:pPr>
          <w:del w:id="497" w:author="Gabriel Correa" w:date="2015-08-26T03:09:00Z">
            <w:r w:rsidRPr="005D2320" w:rsidDel="005D2320">
              <w:rPr>
                <w:noProof/>
                <w:rPrChange w:id="498" w:author="Gabriel Correa" w:date="2015-08-26T03:09:00Z">
                  <w:rPr>
                    <w:rStyle w:val="Hipervnculo"/>
                    <w:noProof/>
                  </w:rPr>
                </w:rPrChange>
              </w:rPr>
              <w:delText>5</w:delText>
            </w:r>
            <w:r w:rsidDel="005D2320">
              <w:rPr>
                <w:rFonts w:asciiTheme="minorHAnsi" w:hAnsiTheme="minorHAnsi"/>
                <w:noProof/>
                <w:sz w:val="22"/>
              </w:rPr>
              <w:tab/>
            </w:r>
            <w:r w:rsidRPr="005D2320" w:rsidDel="005D2320">
              <w:rPr>
                <w:noProof/>
                <w:rPrChange w:id="499" w:author="Gabriel Correa" w:date="2015-08-26T03:09:00Z">
                  <w:rPr>
                    <w:rStyle w:val="Hipervnculo"/>
                    <w:noProof/>
                  </w:rPr>
                </w:rPrChange>
              </w:rPr>
              <w:delText>Aplicación de Text Mining</w:delText>
            </w:r>
            <w:r w:rsidDel="005D2320">
              <w:rPr>
                <w:noProof/>
                <w:webHidden/>
              </w:rPr>
              <w:tab/>
              <w:delText>10</w:delText>
            </w:r>
          </w:del>
        </w:p>
        <w:p w:rsidR="000B0215" w:rsidDel="005D2320" w:rsidRDefault="000B0215">
          <w:pPr>
            <w:pStyle w:val="TDC2"/>
            <w:tabs>
              <w:tab w:val="left" w:pos="880"/>
              <w:tab w:val="right" w:leader="dot" w:pos="9395"/>
            </w:tabs>
            <w:rPr>
              <w:del w:id="500" w:author="Gabriel Correa" w:date="2015-08-26T03:09:00Z"/>
              <w:rFonts w:asciiTheme="minorHAnsi" w:hAnsiTheme="minorHAnsi"/>
              <w:noProof/>
              <w:sz w:val="22"/>
            </w:rPr>
          </w:pPr>
          <w:del w:id="501" w:author="Gabriel Correa" w:date="2015-08-26T03:09:00Z">
            <w:r w:rsidRPr="005D2320" w:rsidDel="005D2320">
              <w:rPr>
                <w:noProof/>
                <w:rPrChange w:id="502" w:author="Gabriel Correa" w:date="2015-08-26T03:09:00Z">
                  <w:rPr>
                    <w:rStyle w:val="Hipervnculo"/>
                    <w:noProof/>
                  </w:rPr>
                </w:rPrChange>
              </w:rPr>
              <w:delText>5.1</w:delText>
            </w:r>
            <w:r w:rsidDel="005D2320">
              <w:rPr>
                <w:rFonts w:asciiTheme="minorHAnsi" w:hAnsiTheme="minorHAnsi"/>
                <w:noProof/>
                <w:sz w:val="22"/>
              </w:rPr>
              <w:tab/>
            </w:r>
            <w:r w:rsidRPr="005D2320" w:rsidDel="005D2320">
              <w:rPr>
                <w:noProof/>
                <w:rPrChange w:id="503" w:author="Gabriel Correa" w:date="2015-08-26T03:09:00Z">
                  <w:rPr>
                    <w:rStyle w:val="Hipervnculo"/>
                    <w:noProof/>
                  </w:rPr>
                </w:rPrChange>
              </w:rPr>
              <w:delText>Weka</w:delText>
            </w:r>
            <w:r w:rsidDel="005D2320">
              <w:rPr>
                <w:noProof/>
                <w:webHidden/>
              </w:rPr>
              <w:tab/>
              <w:delText>11</w:delText>
            </w:r>
          </w:del>
        </w:p>
        <w:p w:rsidR="000B0215" w:rsidDel="005D2320" w:rsidRDefault="000B0215">
          <w:pPr>
            <w:pStyle w:val="TDC3"/>
            <w:tabs>
              <w:tab w:val="left" w:pos="1320"/>
              <w:tab w:val="right" w:leader="dot" w:pos="9395"/>
            </w:tabs>
            <w:rPr>
              <w:del w:id="504" w:author="Gabriel Correa" w:date="2015-08-26T03:09:00Z"/>
              <w:rFonts w:asciiTheme="minorHAnsi" w:hAnsiTheme="minorHAnsi"/>
              <w:noProof/>
              <w:sz w:val="22"/>
            </w:rPr>
          </w:pPr>
          <w:del w:id="505" w:author="Gabriel Correa" w:date="2015-08-26T03:09:00Z">
            <w:r w:rsidRPr="005D2320" w:rsidDel="005D2320">
              <w:rPr>
                <w:noProof/>
                <w:rPrChange w:id="506" w:author="Gabriel Correa" w:date="2015-08-26T03:09:00Z">
                  <w:rPr>
                    <w:rStyle w:val="Hipervnculo"/>
                    <w:noProof/>
                  </w:rPr>
                </w:rPrChange>
              </w:rPr>
              <w:delText>5.1.1</w:delText>
            </w:r>
            <w:r w:rsidDel="005D2320">
              <w:rPr>
                <w:rFonts w:asciiTheme="minorHAnsi" w:hAnsiTheme="minorHAnsi"/>
                <w:noProof/>
                <w:sz w:val="22"/>
              </w:rPr>
              <w:tab/>
            </w:r>
            <w:r w:rsidRPr="005D2320" w:rsidDel="005D2320">
              <w:rPr>
                <w:noProof/>
                <w:rPrChange w:id="507" w:author="Gabriel Correa" w:date="2015-08-26T03:09:00Z">
                  <w:rPr>
                    <w:rStyle w:val="Hipervnculo"/>
                    <w:noProof/>
                  </w:rPr>
                </w:rPrChange>
              </w:rPr>
              <w:delText>Filtros</w:delText>
            </w:r>
            <w:r w:rsidDel="005D2320">
              <w:rPr>
                <w:noProof/>
                <w:webHidden/>
              </w:rPr>
              <w:tab/>
              <w:delText>11</w:delText>
            </w:r>
          </w:del>
        </w:p>
        <w:p w:rsidR="000B0215" w:rsidDel="005D2320" w:rsidRDefault="000B0215">
          <w:pPr>
            <w:pStyle w:val="TDC2"/>
            <w:tabs>
              <w:tab w:val="left" w:pos="880"/>
              <w:tab w:val="right" w:leader="dot" w:pos="9395"/>
            </w:tabs>
            <w:rPr>
              <w:del w:id="508" w:author="Gabriel Correa" w:date="2015-08-26T03:09:00Z"/>
              <w:rFonts w:asciiTheme="minorHAnsi" w:hAnsiTheme="minorHAnsi"/>
              <w:noProof/>
              <w:sz w:val="22"/>
            </w:rPr>
          </w:pPr>
          <w:del w:id="509" w:author="Gabriel Correa" w:date="2015-08-26T03:09:00Z">
            <w:r w:rsidRPr="005D2320" w:rsidDel="005D2320">
              <w:rPr>
                <w:noProof/>
                <w:rPrChange w:id="510" w:author="Gabriel Correa" w:date="2015-08-26T03:09:00Z">
                  <w:rPr>
                    <w:rStyle w:val="Hipervnculo"/>
                    <w:noProof/>
                  </w:rPr>
                </w:rPrChange>
              </w:rPr>
              <w:delText>5.2</w:delText>
            </w:r>
            <w:r w:rsidDel="005D2320">
              <w:rPr>
                <w:rFonts w:asciiTheme="minorHAnsi" w:hAnsiTheme="minorHAnsi"/>
                <w:noProof/>
                <w:sz w:val="22"/>
              </w:rPr>
              <w:tab/>
            </w:r>
            <w:r w:rsidRPr="005D2320" w:rsidDel="005D2320">
              <w:rPr>
                <w:noProof/>
                <w:rPrChange w:id="511" w:author="Gabriel Correa" w:date="2015-08-26T03:09:00Z">
                  <w:rPr>
                    <w:rStyle w:val="Hipervnculo"/>
                    <w:noProof/>
                  </w:rPr>
                </w:rPrChange>
              </w:rPr>
              <w:delText>Clasificadores y parámetros probados</w:delText>
            </w:r>
            <w:r w:rsidDel="005D2320">
              <w:rPr>
                <w:noProof/>
                <w:webHidden/>
              </w:rPr>
              <w:tab/>
              <w:delText>12</w:delText>
            </w:r>
          </w:del>
        </w:p>
        <w:p w:rsidR="000B0215" w:rsidDel="005D2320" w:rsidRDefault="000B0215">
          <w:pPr>
            <w:pStyle w:val="TDC2"/>
            <w:tabs>
              <w:tab w:val="left" w:pos="880"/>
              <w:tab w:val="right" w:leader="dot" w:pos="9395"/>
            </w:tabs>
            <w:rPr>
              <w:del w:id="512" w:author="Gabriel Correa" w:date="2015-08-26T03:09:00Z"/>
              <w:rFonts w:asciiTheme="minorHAnsi" w:hAnsiTheme="minorHAnsi"/>
              <w:noProof/>
              <w:sz w:val="22"/>
            </w:rPr>
          </w:pPr>
          <w:del w:id="513" w:author="Gabriel Correa" w:date="2015-08-26T03:09:00Z">
            <w:r w:rsidRPr="005D2320" w:rsidDel="005D2320">
              <w:rPr>
                <w:noProof/>
                <w:rPrChange w:id="514" w:author="Gabriel Correa" w:date="2015-08-26T03:09:00Z">
                  <w:rPr>
                    <w:rStyle w:val="Hipervnculo"/>
                    <w:noProof/>
                  </w:rPr>
                </w:rPrChange>
              </w:rPr>
              <w:delText>5.3</w:delText>
            </w:r>
            <w:r w:rsidDel="005D2320">
              <w:rPr>
                <w:rFonts w:asciiTheme="minorHAnsi" w:hAnsiTheme="minorHAnsi"/>
                <w:noProof/>
                <w:sz w:val="22"/>
              </w:rPr>
              <w:tab/>
            </w:r>
            <w:r w:rsidRPr="005D2320" w:rsidDel="005D2320">
              <w:rPr>
                <w:noProof/>
                <w:rPrChange w:id="515" w:author="Gabriel Correa" w:date="2015-08-26T03:09:00Z">
                  <w:rPr>
                    <w:rStyle w:val="Hipervnculo"/>
                    <w:noProof/>
                  </w:rPr>
                </w:rPrChange>
              </w:rPr>
              <w:delText>Evaluación del rendimiento de un clasificador</w:delText>
            </w:r>
            <w:r w:rsidDel="005D2320">
              <w:rPr>
                <w:noProof/>
                <w:webHidden/>
              </w:rPr>
              <w:tab/>
              <w:delText>14</w:delText>
            </w:r>
          </w:del>
        </w:p>
        <w:p w:rsidR="000B0215" w:rsidDel="005D2320" w:rsidRDefault="000B0215">
          <w:pPr>
            <w:pStyle w:val="TDC2"/>
            <w:tabs>
              <w:tab w:val="left" w:pos="880"/>
              <w:tab w:val="right" w:leader="dot" w:pos="9395"/>
            </w:tabs>
            <w:rPr>
              <w:del w:id="516" w:author="Gabriel Correa" w:date="2015-08-26T03:09:00Z"/>
              <w:rFonts w:asciiTheme="minorHAnsi" w:hAnsiTheme="minorHAnsi"/>
              <w:noProof/>
              <w:sz w:val="22"/>
            </w:rPr>
          </w:pPr>
          <w:del w:id="517" w:author="Gabriel Correa" w:date="2015-08-26T03:09:00Z">
            <w:r w:rsidRPr="005D2320" w:rsidDel="005D2320">
              <w:rPr>
                <w:noProof/>
                <w:rPrChange w:id="518" w:author="Gabriel Correa" w:date="2015-08-26T03:09:00Z">
                  <w:rPr>
                    <w:rStyle w:val="Hipervnculo"/>
                    <w:noProof/>
                  </w:rPr>
                </w:rPrChange>
              </w:rPr>
              <w:delText>5.4</w:delText>
            </w:r>
            <w:r w:rsidDel="005D2320">
              <w:rPr>
                <w:rFonts w:asciiTheme="minorHAnsi" w:hAnsiTheme="minorHAnsi"/>
                <w:noProof/>
                <w:sz w:val="22"/>
              </w:rPr>
              <w:tab/>
            </w:r>
            <w:r w:rsidRPr="005D2320" w:rsidDel="005D2320">
              <w:rPr>
                <w:noProof/>
                <w:rPrChange w:id="519" w:author="Gabriel Correa" w:date="2015-08-26T03:09:00Z">
                  <w:rPr>
                    <w:rStyle w:val="Hipervnculo"/>
                    <w:noProof/>
                  </w:rPr>
                </w:rPrChange>
              </w:rPr>
              <w:delText>Discusión</w:delText>
            </w:r>
            <w:r w:rsidDel="005D2320">
              <w:rPr>
                <w:noProof/>
                <w:webHidden/>
              </w:rPr>
              <w:tab/>
              <w:delText>19</w:delText>
            </w:r>
          </w:del>
        </w:p>
        <w:p w:rsidR="000B0215" w:rsidDel="005D2320" w:rsidRDefault="000B0215">
          <w:pPr>
            <w:pStyle w:val="TDC1"/>
            <w:tabs>
              <w:tab w:val="left" w:pos="440"/>
              <w:tab w:val="right" w:leader="dot" w:pos="9395"/>
            </w:tabs>
            <w:rPr>
              <w:del w:id="520" w:author="Gabriel Correa" w:date="2015-08-26T03:09:00Z"/>
              <w:rFonts w:asciiTheme="minorHAnsi" w:hAnsiTheme="minorHAnsi"/>
              <w:noProof/>
              <w:sz w:val="22"/>
            </w:rPr>
          </w:pPr>
          <w:del w:id="521" w:author="Gabriel Correa" w:date="2015-08-26T03:09:00Z">
            <w:r w:rsidRPr="005D2320" w:rsidDel="005D2320">
              <w:rPr>
                <w:noProof/>
                <w:rPrChange w:id="522" w:author="Gabriel Correa" w:date="2015-08-26T03:09:00Z">
                  <w:rPr>
                    <w:rStyle w:val="Hipervnculo"/>
                    <w:noProof/>
                  </w:rPr>
                </w:rPrChange>
              </w:rPr>
              <w:delText>6</w:delText>
            </w:r>
            <w:r w:rsidDel="005D2320">
              <w:rPr>
                <w:rFonts w:asciiTheme="minorHAnsi" w:hAnsiTheme="minorHAnsi"/>
                <w:noProof/>
                <w:sz w:val="22"/>
              </w:rPr>
              <w:tab/>
            </w:r>
            <w:r w:rsidRPr="005D2320" w:rsidDel="005D2320">
              <w:rPr>
                <w:noProof/>
                <w:rPrChange w:id="523" w:author="Gabriel Correa" w:date="2015-08-26T03:09:00Z">
                  <w:rPr>
                    <w:rStyle w:val="Hipervnculo"/>
                    <w:noProof/>
                  </w:rPr>
                </w:rPrChange>
              </w:rPr>
              <w:delText>Resultados</w:delText>
            </w:r>
            <w:r w:rsidDel="005D2320">
              <w:rPr>
                <w:noProof/>
                <w:webHidden/>
              </w:rPr>
              <w:tab/>
              <w:delText>19</w:delText>
            </w:r>
          </w:del>
        </w:p>
        <w:p w:rsidR="000B0215" w:rsidDel="005D2320" w:rsidRDefault="000B0215">
          <w:pPr>
            <w:pStyle w:val="TDC2"/>
            <w:tabs>
              <w:tab w:val="left" w:pos="880"/>
              <w:tab w:val="right" w:leader="dot" w:pos="9395"/>
            </w:tabs>
            <w:rPr>
              <w:del w:id="524" w:author="Gabriel Correa" w:date="2015-08-26T03:09:00Z"/>
              <w:rFonts w:asciiTheme="minorHAnsi" w:hAnsiTheme="minorHAnsi"/>
              <w:noProof/>
              <w:sz w:val="22"/>
            </w:rPr>
          </w:pPr>
          <w:del w:id="525" w:author="Gabriel Correa" w:date="2015-08-26T03:09:00Z">
            <w:r w:rsidRPr="005D2320" w:rsidDel="005D2320">
              <w:rPr>
                <w:noProof/>
                <w:rPrChange w:id="526" w:author="Gabriel Correa" w:date="2015-08-26T03:09:00Z">
                  <w:rPr>
                    <w:rStyle w:val="Hipervnculo"/>
                    <w:noProof/>
                  </w:rPr>
                </w:rPrChange>
              </w:rPr>
              <w:delText>6.1</w:delText>
            </w:r>
            <w:r w:rsidDel="005D2320">
              <w:rPr>
                <w:rFonts w:asciiTheme="minorHAnsi" w:hAnsiTheme="minorHAnsi"/>
                <w:noProof/>
                <w:sz w:val="22"/>
              </w:rPr>
              <w:tab/>
            </w:r>
            <w:r w:rsidRPr="005D2320" w:rsidDel="005D2320">
              <w:rPr>
                <w:noProof/>
                <w:rPrChange w:id="527" w:author="Gabriel Correa" w:date="2015-08-26T03:09:00Z">
                  <w:rPr>
                    <w:rStyle w:val="Hipervnculo"/>
                    <w:noProof/>
                  </w:rPr>
                </w:rPrChange>
              </w:rPr>
              <w:delText>Resultados Preliminares</w:delText>
            </w:r>
            <w:r w:rsidDel="005D2320">
              <w:rPr>
                <w:noProof/>
                <w:webHidden/>
              </w:rPr>
              <w:tab/>
              <w:delText>19</w:delText>
            </w:r>
          </w:del>
        </w:p>
        <w:p w:rsidR="000B0215" w:rsidDel="005D2320" w:rsidRDefault="000B0215">
          <w:pPr>
            <w:pStyle w:val="TDC2"/>
            <w:tabs>
              <w:tab w:val="left" w:pos="880"/>
              <w:tab w:val="right" w:leader="dot" w:pos="9395"/>
            </w:tabs>
            <w:rPr>
              <w:del w:id="528" w:author="Gabriel Correa" w:date="2015-08-26T03:09:00Z"/>
              <w:rFonts w:asciiTheme="minorHAnsi" w:hAnsiTheme="minorHAnsi"/>
              <w:noProof/>
              <w:sz w:val="22"/>
            </w:rPr>
          </w:pPr>
          <w:del w:id="529" w:author="Gabriel Correa" w:date="2015-08-26T03:09:00Z">
            <w:r w:rsidRPr="005D2320" w:rsidDel="005D2320">
              <w:rPr>
                <w:noProof/>
                <w:rPrChange w:id="530" w:author="Gabriel Correa" w:date="2015-08-26T03:09:00Z">
                  <w:rPr>
                    <w:rStyle w:val="Hipervnculo"/>
                    <w:noProof/>
                  </w:rPr>
                </w:rPrChange>
              </w:rPr>
              <w:delText>6.2</w:delText>
            </w:r>
            <w:r w:rsidDel="005D2320">
              <w:rPr>
                <w:rFonts w:asciiTheme="minorHAnsi" w:hAnsiTheme="minorHAnsi"/>
                <w:noProof/>
                <w:sz w:val="22"/>
              </w:rPr>
              <w:tab/>
            </w:r>
            <w:r w:rsidRPr="005D2320" w:rsidDel="005D2320">
              <w:rPr>
                <w:noProof/>
                <w:rPrChange w:id="531" w:author="Gabriel Correa" w:date="2015-08-26T03:09:00Z">
                  <w:rPr>
                    <w:rStyle w:val="Hipervnculo"/>
                    <w:noProof/>
                  </w:rPr>
                </w:rPrChange>
              </w:rPr>
              <w:delText>Resultados Finales</w:delText>
            </w:r>
            <w:r w:rsidDel="005D2320">
              <w:rPr>
                <w:noProof/>
                <w:webHidden/>
              </w:rPr>
              <w:tab/>
              <w:delText>22</w:delText>
            </w:r>
          </w:del>
        </w:p>
        <w:p w:rsidR="000B0215" w:rsidDel="005D2320" w:rsidRDefault="000B0215">
          <w:pPr>
            <w:pStyle w:val="TDC3"/>
            <w:tabs>
              <w:tab w:val="left" w:pos="1320"/>
              <w:tab w:val="right" w:leader="dot" w:pos="9395"/>
            </w:tabs>
            <w:rPr>
              <w:del w:id="532" w:author="Gabriel Correa" w:date="2015-08-26T03:09:00Z"/>
              <w:rFonts w:asciiTheme="minorHAnsi" w:hAnsiTheme="minorHAnsi"/>
              <w:noProof/>
              <w:sz w:val="22"/>
            </w:rPr>
          </w:pPr>
          <w:del w:id="533" w:author="Gabriel Correa" w:date="2015-08-26T03:09:00Z">
            <w:r w:rsidRPr="005D2320" w:rsidDel="005D2320">
              <w:rPr>
                <w:noProof/>
                <w:rPrChange w:id="534" w:author="Gabriel Correa" w:date="2015-08-26T03:09:00Z">
                  <w:rPr>
                    <w:rStyle w:val="Hipervnculo"/>
                    <w:noProof/>
                  </w:rPr>
                </w:rPrChange>
              </w:rPr>
              <w:delText>6.2.1</w:delText>
            </w:r>
            <w:r w:rsidDel="005D2320">
              <w:rPr>
                <w:rFonts w:asciiTheme="minorHAnsi" w:hAnsiTheme="minorHAnsi"/>
                <w:noProof/>
                <w:sz w:val="22"/>
              </w:rPr>
              <w:tab/>
            </w:r>
            <w:r w:rsidRPr="005D2320" w:rsidDel="005D2320">
              <w:rPr>
                <w:noProof/>
                <w:rPrChange w:id="535" w:author="Gabriel Correa" w:date="2015-08-26T03:09:00Z">
                  <w:rPr>
                    <w:rStyle w:val="Hipervnculo"/>
                    <w:noProof/>
                  </w:rPr>
                </w:rPrChange>
              </w:rPr>
              <w:delText>F-Measure vs Recall</w:delText>
            </w:r>
            <w:r w:rsidDel="005D2320">
              <w:rPr>
                <w:noProof/>
                <w:webHidden/>
              </w:rPr>
              <w:tab/>
              <w:delText>22</w:delText>
            </w:r>
          </w:del>
        </w:p>
        <w:p w:rsidR="000B0215" w:rsidDel="005D2320" w:rsidRDefault="000B0215">
          <w:pPr>
            <w:pStyle w:val="TDC3"/>
            <w:tabs>
              <w:tab w:val="left" w:pos="1320"/>
              <w:tab w:val="right" w:leader="dot" w:pos="9395"/>
            </w:tabs>
            <w:rPr>
              <w:del w:id="536" w:author="Gabriel Correa" w:date="2015-08-26T03:09:00Z"/>
              <w:rFonts w:asciiTheme="minorHAnsi" w:hAnsiTheme="minorHAnsi"/>
              <w:noProof/>
              <w:sz w:val="22"/>
            </w:rPr>
          </w:pPr>
          <w:del w:id="537" w:author="Gabriel Correa" w:date="2015-08-26T03:09:00Z">
            <w:r w:rsidRPr="005D2320" w:rsidDel="005D2320">
              <w:rPr>
                <w:noProof/>
                <w:rPrChange w:id="538" w:author="Gabriel Correa" w:date="2015-08-26T03:09:00Z">
                  <w:rPr>
                    <w:rStyle w:val="Hipervnculo"/>
                    <w:noProof/>
                  </w:rPr>
                </w:rPrChange>
              </w:rPr>
              <w:delText>6.2.2</w:delText>
            </w:r>
            <w:r w:rsidDel="005D2320">
              <w:rPr>
                <w:rFonts w:asciiTheme="minorHAnsi" w:hAnsiTheme="minorHAnsi"/>
                <w:noProof/>
                <w:sz w:val="22"/>
              </w:rPr>
              <w:tab/>
            </w:r>
            <w:r w:rsidRPr="005D2320" w:rsidDel="005D2320">
              <w:rPr>
                <w:noProof/>
                <w:rPrChange w:id="539" w:author="Gabriel Correa" w:date="2015-08-26T03:09:00Z">
                  <w:rPr>
                    <w:rStyle w:val="Hipervnculo"/>
                    <w:noProof/>
                  </w:rPr>
                </w:rPrChange>
              </w:rPr>
              <w:delText>Usando Keywords</w:delText>
            </w:r>
            <w:r w:rsidDel="005D2320">
              <w:rPr>
                <w:noProof/>
                <w:webHidden/>
              </w:rPr>
              <w:tab/>
              <w:delText>23</w:delText>
            </w:r>
          </w:del>
        </w:p>
        <w:p w:rsidR="000B0215" w:rsidDel="005D2320" w:rsidRDefault="000B0215">
          <w:pPr>
            <w:pStyle w:val="TDC3"/>
            <w:tabs>
              <w:tab w:val="left" w:pos="1320"/>
              <w:tab w:val="right" w:leader="dot" w:pos="9395"/>
            </w:tabs>
            <w:rPr>
              <w:del w:id="540" w:author="Gabriel Correa" w:date="2015-08-26T03:09:00Z"/>
              <w:rFonts w:asciiTheme="minorHAnsi" w:hAnsiTheme="minorHAnsi"/>
              <w:noProof/>
              <w:sz w:val="22"/>
            </w:rPr>
          </w:pPr>
          <w:del w:id="541" w:author="Gabriel Correa" w:date="2015-08-26T03:09:00Z">
            <w:r w:rsidRPr="005D2320" w:rsidDel="005D2320">
              <w:rPr>
                <w:noProof/>
                <w:rPrChange w:id="542" w:author="Gabriel Correa" w:date="2015-08-26T03:09:00Z">
                  <w:rPr>
                    <w:rStyle w:val="Hipervnculo"/>
                    <w:noProof/>
                  </w:rPr>
                </w:rPrChange>
              </w:rPr>
              <w:delText>6.2.3</w:delText>
            </w:r>
            <w:r w:rsidDel="005D2320">
              <w:rPr>
                <w:rFonts w:asciiTheme="minorHAnsi" w:hAnsiTheme="minorHAnsi"/>
                <w:noProof/>
                <w:sz w:val="22"/>
              </w:rPr>
              <w:tab/>
            </w:r>
            <w:r w:rsidRPr="005D2320" w:rsidDel="005D2320">
              <w:rPr>
                <w:noProof/>
                <w:rPrChange w:id="543" w:author="Gabriel Correa" w:date="2015-08-26T03:09:00Z">
                  <w:rPr>
                    <w:rStyle w:val="Hipervnculo"/>
                    <w:noProof/>
                  </w:rPr>
                </w:rPrChange>
              </w:rPr>
              <w:delText>Usando una API</w:delText>
            </w:r>
            <w:r w:rsidDel="005D2320">
              <w:rPr>
                <w:noProof/>
                <w:webHidden/>
              </w:rPr>
              <w:tab/>
              <w:delText>25</w:delText>
            </w:r>
          </w:del>
        </w:p>
        <w:p w:rsidR="000B0215" w:rsidDel="005D2320" w:rsidRDefault="000B0215">
          <w:pPr>
            <w:pStyle w:val="TDC3"/>
            <w:tabs>
              <w:tab w:val="left" w:pos="1320"/>
              <w:tab w:val="right" w:leader="dot" w:pos="9395"/>
            </w:tabs>
            <w:rPr>
              <w:del w:id="544" w:author="Gabriel Correa" w:date="2015-08-26T03:09:00Z"/>
              <w:rFonts w:asciiTheme="minorHAnsi" w:hAnsiTheme="minorHAnsi"/>
              <w:noProof/>
              <w:sz w:val="22"/>
            </w:rPr>
          </w:pPr>
          <w:del w:id="545" w:author="Gabriel Correa" w:date="2015-08-26T03:09:00Z">
            <w:r w:rsidRPr="005D2320" w:rsidDel="005D2320">
              <w:rPr>
                <w:noProof/>
                <w:rPrChange w:id="546" w:author="Gabriel Correa" w:date="2015-08-26T03:09:00Z">
                  <w:rPr>
                    <w:rStyle w:val="Hipervnculo"/>
                    <w:noProof/>
                  </w:rPr>
                </w:rPrChange>
              </w:rPr>
              <w:delText>6.2.4</w:delText>
            </w:r>
            <w:r w:rsidDel="005D2320">
              <w:rPr>
                <w:rFonts w:asciiTheme="minorHAnsi" w:hAnsiTheme="minorHAnsi"/>
                <w:noProof/>
                <w:sz w:val="22"/>
              </w:rPr>
              <w:tab/>
            </w:r>
            <w:r w:rsidRPr="005D2320" w:rsidDel="005D2320">
              <w:rPr>
                <w:noProof/>
                <w:rPrChange w:id="547" w:author="Gabriel Correa" w:date="2015-08-26T03:09:00Z">
                  <w:rPr>
                    <w:rStyle w:val="Hipervnculo"/>
                    <w:noProof/>
                  </w:rPr>
                </w:rPrChange>
              </w:rPr>
              <w:delText>Mezclando tres API</w:delText>
            </w:r>
            <w:r w:rsidDel="005D2320">
              <w:rPr>
                <w:noProof/>
                <w:webHidden/>
              </w:rPr>
              <w:tab/>
              <w:delText>26</w:delText>
            </w:r>
          </w:del>
        </w:p>
        <w:p w:rsidR="000B0215" w:rsidDel="005D2320" w:rsidRDefault="000B0215">
          <w:pPr>
            <w:pStyle w:val="TDC3"/>
            <w:tabs>
              <w:tab w:val="left" w:pos="1320"/>
              <w:tab w:val="right" w:leader="dot" w:pos="9395"/>
            </w:tabs>
            <w:rPr>
              <w:del w:id="548" w:author="Gabriel Correa" w:date="2015-08-26T03:09:00Z"/>
              <w:rFonts w:asciiTheme="minorHAnsi" w:hAnsiTheme="minorHAnsi"/>
              <w:noProof/>
              <w:sz w:val="22"/>
            </w:rPr>
          </w:pPr>
          <w:del w:id="549" w:author="Gabriel Correa" w:date="2015-08-26T03:09:00Z">
            <w:r w:rsidRPr="005D2320" w:rsidDel="005D2320">
              <w:rPr>
                <w:noProof/>
                <w:rPrChange w:id="550" w:author="Gabriel Correa" w:date="2015-08-26T03:09:00Z">
                  <w:rPr>
                    <w:rStyle w:val="Hipervnculo"/>
                    <w:noProof/>
                  </w:rPr>
                </w:rPrChange>
              </w:rPr>
              <w:delText>6.2.5</w:delText>
            </w:r>
            <w:r w:rsidDel="005D2320">
              <w:rPr>
                <w:rFonts w:asciiTheme="minorHAnsi" w:hAnsiTheme="minorHAnsi"/>
                <w:noProof/>
                <w:sz w:val="22"/>
              </w:rPr>
              <w:tab/>
            </w:r>
            <w:r w:rsidRPr="005D2320" w:rsidDel="005D2320">
              <w:rPr>
                <w:noProof/>
                <w:rPrChange w:id="551" w:author="Gabriel Correa" w:date="2015-08-26T03:09:00Z">
                  <w:rPr>
                    <w:rStyle w:val="Hipervnculo"/>
                    <w:noProof/>
                  </w:rPr>
                </w:rPrChange>
              </w:rPr>
              <w:delText>Entrenando con 1 API y probando con 2 API</w:delText>
            </w:r>
            <w:r w:rsidDel="005D2320">
              <w:rPr>
                <w:noProof/>
                <w:webHidden/>
              </w:rPr>
              <w:tab/>
              <w:delText>26</w:delText>
            </w:r>
          </w:del>
        </w:p>
        <w:p w:rsidR="000B0215" w:rsidDel="005D2320" w:rsidRDefault="000B0215">
          <w:pPr>
            <w:pStyle w:val="TDC3"/>
            <w:tabs>
              <w:tab w:val="left" w:pos="1320"/>
              <w:tab w:val="right" w:leader="dot" w:pos="9395"/>
            </w:tabs>
            <w:rPr>
              <w:del w:id="552" w:author="Gabriel Correa" w:date="2015-08-26T03:09:00Z"/>
              <w:rFonts w:asciiTheme="minorHAnsi" w:hAnsiTheme="minorHAnsi"/>
              <w:noProof/>
              <w:sz w:val="22"/>
            </w:rPr>
          </w:pPr>
          <w:del w:id="553" w:author="Gabriel Correa" w:date="2015-08-26T03:09:00Z">
            <w:r w:rsidRPr="005D2320" w:rsidDel="005D2320">
              <w:rPr>
                <w:noProof/>
                <w:rPrChange w:id="554" w:author="Gabriel Correa" w:date="2015-08-26T03:09:00Z">
                  <w:rPr>
                    <w:rStyle w:val="Hipervnculo"/>
                    <w:noProof/>
                  </w:rPr>
                </w:rPrChange>
              </w:rPr>
              <w:delText>6.2.6</w:delText>
            </w:r>
            <w:r w:rsidDel="005D2320">
              <w:rPr>
                <w:rFonts w:asciiTheme="minorHAnsi" w:hAnsiTheme="minorHAnsi"/>
                <w:noProof/>
                <w:sz w:val="22"/>
              </w:rPr>
              <w:tab/>
            </w:r>
            <w:r w:rsidRPr="005D2320" w:rsidDel="005D2320">
              <w:rPr>
                <w:noProof/>
                <w:rPrChange w:id="555" w:author="Gabriel Correa" w:date="2015-08-26T03:09:00Z">
                  <w:rPr>
                    <w:rStyle w:val="Hipervnculo"/>
                    <w:noProof/>
                  </w:rPr>
                </w:rPrChange>
              </w:rPr>
              <w:delText>Entrenando con 2 API y probando con 1 API</w:delText>
            </w:r>
            <w:r w:rsidDel="005D2320">
              <w:rPr>
                <w:noProof/>
                <w:webHidden/>
              </w:rPr>
              <w:tab/>
              <w:delText>27</w:delText>
            </w:r>
          </w:del>
        </w:p>
        <w:p w:rsidR="000B0215" w:rsidDel="005D2320" w:rsidRDefault="000B0215">
          <w:pPr>
            <w:pStyle w:val="TDC3"/>
            <w:tabs>
              <w:tab w:val="left" w:pos="1320"/>
              <w:tab w:val="right" w:leader="dot" w:pos="9395"/>
            </w:tabs>
            <w:rPr>
              <w:del w:id="556" w:author="Gabriel Correa" w:date="2015-08-26T03:09:00Z"/>
              <w:rFonts w:asciiTheme="minorHAnsi" w:hAnsiTheme="minorHAnsi"/>
              <w:noProof/>
              <w:sz w:val="22"/>
            </w:rPr>
          </w:pPr>
          <w:del w:id="557" w:author="Gabriel Correa" w:date="2015-08-26T03:09:00Z">
            <w:r w:rsidRPr="005D2320" w:rsidDel="005D2320">
              <w:rPr>
                <w:noProof/>
                <w:rPrChange w:id="558" w:author="Gabriel Correa" w:date="2015-08-26T03:09:00Z">
                  <w:rPr>
                    <w:rStyle w:val="Hipervnculo"/>
                    <w:noProof/>
                  </w:rPr>
                </w:rPrChange>
              </w:rPr>
              <w:delText>6.2.7</w:delText>
            </w:r>
            <w:r w:rsidDel="005D2320">
              <w:rPr>
                <w:rFonts w:asciiTheme="minorHAnsi" w:hAnsiTheme="minorHAnsi"/>
                <w:noProof/>
                <w:sz w:val="22"/>
              </w:rPr>
              <w:tab/>
            </w:r>
            <w:r w:rsidRPr="005D2320" w:rsidDel="005D2320">
              <w:rPr>
                <w:noProof/>
                <w:rPrChange w:id="559" w:author="Gabriel Correa" w:date="2015-08-26T03:09:00Z">
                  <w:rPr>
                    <w:rStyle w:val="Hipervnculo"/>
                    <w:noProof/>
                  </w:rPr>
                </w:rPrChange>
              </w:rPr>
              <w:delText>Reduciendo errores con la matriz de costos</w:delText>
            </w:r>
            <w:r w:rsidDel="005D2320">
              <w:rPr>
                <w:noProof/>
                <w:webHidden/>
              </w:rPr>
              <w:tab/>
              <w:delText>28</w:delText>
            </w:r>
          </w:del>
        </w:p>
        <w:p w:rsidR="000B0215" w:rsidDel="005D2320" w:rsidRDefault="000B0215">
          <w:pPr>
            <w:pStyle w:val="TDC3"/>
            <w:tabs>
              <w:tab w:val="left" w:pos="1320"/>
              <w:tab w:val="right" w:leader="dot" w:pos="9395"/>
            </w:tabs>
            <w:rPr>
              <w:del w:id="560" w:author="Gabriel Correa" w:date="2015-08-26T03:09:00Z"/>
              <w:rFonts w:asciiTheme="minorHAnsi" w:hAnsiTheme="minorHAnsi"/>
              <w:noProof/>
              <w:sz w:val="22"/>
            </w:rPr>
          </w:pPr>
          <w:del w:id="561" w:author="Gabriel Correa" w:date="2015-08-26T03:09:00Z">
            <w:r w:rsidRPr="005D2320" w:rsidDel="005D2320">
              <w:rPr>
                <w:noProof/>
                <w:rPrChange w:id="562" w:author="Gabriel Correa" w:date="2015-08-26T03:09:00Z">
                  <w:rPr>
                    <w:rStyle w:val="Hipervnculo"/>
                    <w:noProof/>
                    <w:lang w:val="en-US"/>
                  </w:rPr>
                </w:rPrChange>
              </w:rPr>
              <w:delText>6.2.8</w:delText>
            </w:r>
            <w:r w:rsidDel="005D2320">
              <w:rPr>
                <w:rFonts w:asciiTheme="minorHAnsi" w:hAnsiTheme="minorHAnsi"/>
                <w:noProof/>
                <w:sz w:val="22"/>
              </w:rPr>
              <w:tab/>
            </w:r>
            <w:r w:rsidRPr="005D2320" w:rsidDel="005D2320">
              <w:rPr>
                <w:noProof/>
                <w:rPrChange w:id="563" w:author="Gabriel Correa" w:date="2015-08-26T03:09:00Z">
                  <w:rPr>
                    <w:rStyle w:val="Hipervnculo"/>
                    <w:i/>
                    <w:iCs/>
                    <w:noProof/>
                    <w:lang w:val="en-US"/>
                  </w:rPr>
                </w:rPrChange>
              </w:rPr>
              <w:delText>Stop-words, stemming, TF-IDF Transform y wordcounts</w:delText>
            </w:r>
            <w:r w:rsidDel="005D2320">
              <w:rPr>
                <w:noProof/>
                <w:webHidden/>
              </w:rPr>
              <w:tab/>
              <w:delText>30</w:delText>
            </w:r>
          </w:del>
        </w:p>
        <w:p w:rsidR="000B0215" w:rsidDel="005D2320" w:rsidRDefault="000B0215">
          <w:pPr>
            <w:pStyle w:val="TDC3"/>
            <w:tabs>
              <w:tab w:val="left" w:pos="1320"/>
              <w:tab w:val="right" w:leader="dot" w:pos="9395"/>
            </w:tabs>
            <w:rPr>
              <w:del w:id="564" w:author="Gabriel Correa" w:date="2015-08-26T03:09:00Z"/>
              <w:rFonts w:asciiTheme="minorHAnsi" w:hAnsiTheme="minorHAnsi"/>
              <w:noProof/>
              <w:sz w:val="22"/>
            </w:rPr>
          </w:pPr>
          <w:del w:id="565" w:author="Gabriel Correa" w:date="2015-08-26T03:09:00Z">
            <w:r w:rsidRPr="005D2320" w:rsidDel="005D2320">
              <w:rPr>
                <w:noProof/>
                <w:rPrChange w:id="566" w:author="Gabriel Correa" w:date="2015-08-26T03:09:00Z">
                  <w:rPr>
                    <w:rStyle w:val="Hipervnculo"/>
                    <w:noProof/>
                  </w:rPr>
                </w:rPrChange>
              </w:rPr>
              <w:delText>6.2.9</w:delText>
            </w:r>
            <w:r w:rsidDel="005D2320">
              <w:rPr>
                <w:rFonts w:asciiTheme="minorHAnsi" w:hAnsiTheme="minorHAnsi"/>
                <w:noProof/>
                <w:sz w:val="22"/>
              </w:rPr>
              <w:tab/>
            </w:r>
            <w:r w:rsidRPr="005D2320" w:rsidDel="005D2320">
              <w:rPr>
                <w:noProof/>
                <w:rPrChange w:id="567" w:author="Gabriel Correa" w:date="2015-08-26T03:09:00Z">
                  <w:rPr>
                    <w:rStyle w:val="Hipervnculo"/>
                    <w:noProof/>
                  </w:rPr>
                </w:rPrChange>
              </w:rPr>
              <w:delText>Experimentos con 3 clases</w:delText>
            </w:r>
            <w:r w:rsidDel="005D2320">
              <w:rPr>
                <w:noProof/>
                <w:webHidden/>
              </w:rPr>
              <w:tab/>
              <w:delText>31</w:delText>
            </w:r>
          </w:del>
        </w:p>
        <w:p w:rsidR="000B0215" w:rsidDel="005D2320" w:rsidRDefault="000B0215">
          <w:pPr>
            <w:pStyle w:val="TDC3"/>
            <w:tabs>
              <w:tab w:val="left" w:pos="1320"/>
              <w:tab w:val="right" w:leader="dot" w:pos="9395"/>
            </w:tabs>
            <w:rPr>
              <w:del w:id="568" w:author="Gabriel Correa" w:date="2015-08-26T03:09:00Z"/>
              <w:rFonts w:asciiTheme="minorHAnsi" w:hAnsiTheme="minorHAnsi"/>
              <w:noProof/>
              <w:sz w:val="22"/>
            </w:rPr>
          </w:pPr>
          <w:del w:id="569" w:author="Gabriel Correa" w:date="2015-08-26T03:09:00Z">
            <w:r w:rsidRPr="005D2320" w:rsidDel="005D2320">
              <w:rPr>
                <w:noProof/>
                <w:rPrChange w:id="570" w:author="Gabriel Correa" w:date="2015-08-26T03:09:00Z">
                  <w:rPr>
                    <w:rStyle w:val="Hipervnculo"/>
                    <w:noProof/>
                  </w:rPr>
                </w:rPrChange>
              </w:rPr>
              <w:delText>6.2.10</w:delText>
            </w:r>
            <w:r w:rsidDel="005D2320">
              <w:rPr>
                <w:rFonts w:asciiTheme="minorHAnsi" w:hAnsiTheme="minorHAnsi"/>
                <w:noProof/>
                <w:sz w:val="22"/>
              </w:rPr>
              <w:tab/>
            </w:r>
            <w:r w:rsidRPr="005D2320" w:rsidDel="005D2320">
              <w:rPr>
                <w:noProof/>
                <w:rPrChange w:id="571" w:author="Gabriel Correa" w:date="2015-08-26T03:09:00Z">
                  <w:rPr>
                    <w:rStyle w:val="Hipervnculo"/>
                    <w:noProof/>
                  </w:rPr>
                </w:rPrChange>
              </w:rPr>
              <w:delText>Tiempos de entrenamiento y de prueba</w:delText>
            </w:r>
            <w:r w:rsidDel="005D2320">
              <w:rPr>
                <w:noProof/>
                <w:webHidden/>
              </w:rPr>
              <w:tab/>
              <w:delText>31</w:delText>
            </w:r>
          </w:del>
        </w:p>
        <w:p w:rsidR="000B0215" w:rsidDel="005D2320" w:rsidRDefault="000B0215">
          <w:pPr>
            <w:pStyle w:val="TDC1"/>
            <w:tabs>
              <w:tab w:val="left" w:pos="440"/>
              <w:tab w:val="right" w:leader="dot" w:pos="9395"/>
            </w:tabs>
            <w:rPr>
              <w:del w:id="572" w:author="Gabriel Correa" w:date="2015-08-26T03:09:00Z"/>
              <w:rFonts w:asciiTheme="minorHAnsi" w:hAnsiTheme="minorHAnsi"/>
              <w:noProof/>
              <w:sz w:val="22"/>
            </w:rPr>
          </w:pPr>
          <w:del w:id="573" w:author="Gabriel Correa" w:date="2015-08-26T03:09:00Z">
            <w:r w:rsidRPr="005D2320" w:rsidDel="005D2320">
              <w:rPr>
                <w:noProof/>
                <w:rPrChange w:id="574" w:author="Gabriel Correa" w:date="2015-08-26T03:09:00Z">
                  <w:rPr>
                    <w:rStyle w:val="Hipervnculo"/>
                    <w:noProof/>
                  </w:rPr>
                </w:rPrChange>
              </w:rPr>
              <w:delText>7</w:delText>
            </w:r>
            <w:r w:rsidDel="005D2320">
              <w:rPr>
                <w:rFonts w:asciiTheme="minorHAnsi" w:hAnsiTheme="minorHAnsi"/>
                <w:noProof/>
                <w:sz w:val="22"/>
              </w:rPr>
              <w:tab/>
            </w:r>
            <w:r w:rsidRPr="005D2320" w:rsidDel="005D2320">
              <w:rPr>
                <w:noProof/>
                <w:rPrChange w:id="575" w:author="Gabriel Correa" w:date="2015-08-26T03:09:00Z">
                  <w:rPr>
                    <w:rStyle w:val="Hipervnculo"/>
                    <w:noProof/>
                  </w:rPr>
                </w:rPrChange>
              </w:rPr>
              <w:delText>Discusión general</w:delText>
            </w:r>
            <w:r w:rsidDel="005D2320">
              <w:rPr>
                <w:noProof/>
                <w:webHidden/>
              </w:rPr>
              <w:tab/>
              <w:delText>32</w:delText>
            </w:r>
          </w:del>
        </w:p>
        <w:p w:rsidR="000B0215" w:rsidDel="005D2320" w:rsidRDefault="000B0215">
          <w:pPr>
            <w:pStyle w:val="TDC1"/>
            <w:tabs>
              <w:tab w:val="left" w:pos="440"/>
              <w:tab w:val="right" w:leader="dot" w:pos="9395"/>
            </w:tabs>
            <w:rPr>
              <w:del w:id="576" w:author="Gabriel Correa" w:date="2015-08-26T03:09:00Z"/>
              <w:rFonts w:asciiTheme="minorHAnsi" w:hAnsiTheme="minorHAnsi"/>
              <w:noProof/>
              <w:sz w:val="22"/>
            </w:rPr>
          </w:pPr>
          <w:del w:id="577" w:author="Gabriel Correa" w:date="2015-08-26T03:09:00Z">
            <w:r w:rsidRPr="005D2320" w:rsidDel="005D2320">
              <w:rPr>
                <w:noProof/>
                <w:rPrChange w:id="578" w:author="Gabriel Correa" w:date="2015-08-26T03:09:00Z">
                  <w:rPr>
                    <w:rStyle w:val="Hipervnculo"/>
                    <w:noProof/>
                  </w:rPr>
                </w:rPrChange>
              </w:rPr>
              <w:delText>8</w:delText>
            </w:r>
            <w:r w:rsidDel="005D2320">
              <w:rPr>
                <w:rFonts w:asciiTheme="minorHAnsi" w:hAnsiTheme="minorHAnsi"/>
                <w:noProof/>
                <w:sz w:val="22"/>
              </w:rPr>
              <w:tab/>
            </w:r>
            <w:r w:rsidRPr="005D2320" w:rsidDel="005D2320">
              <w:rPr>
                <w:noProof/>
                <w:rPrChange w:id="579" w:author="Gabriel Correa" w:date="2015-08-26T03:09:00Z">
                  <w:rPr>
                    <w:rStyle w:val="Hipervnculo"/>
                    <w:noProof/>
                  </w:rPr>
                </w:rPrChange>
              </w:rPr>
              <w:delText>Limitaciones y problemas de validez (?)</w:delText>
            </w:r>
            <w:r w:rsidDel="005D2320">
              <w:rPr>
                <w:noProof/>
                <w:webHidden/>
              </w:rPr>
              <w:tab/>
              <w:delText>32</w:delText>
            </w:r>
          </w:del>
        </w:p>
        <w:p w:rsidR="000B0215" w:rsidDel="005D2320" w:rsidRDefault="000B0215">
          <w:pPr>
            <w:pStyle w:val="TDC1"/>
            <w:tabs>
              <w:tab w:val="left" w:pos="440"/>
              <w:tab w:val="right" w:leader="dot" w:pos="9395"/>
            </w:tabs>
            <w:rPr>
              <w:del w:id="580" w:author="Gabriel Correa" w:date="2015-08-26T03:09:00Z"/>
              <w:rFonts w:asciiTheme="minorHAnsi" w:hAnsiTheme="minorHAnsi"/>
              <w:noProof/>
              <w:sz w:val="22"/>
            </w:rPr>
          </w:pPr>
          <w:del w:id="581" w:author="Gabriel Correa" w:date="2015-08-26T03:09:00Z">
            <w:r w:rsidRPr="005D2320" w:rsidDel="005D2320">
              <w:rPr>
                <w:noProof/>
                <w:rPrChange w:id="582" w:author="Gabriel Correa" w:date="2015-08-26T03:09:00Z">
                  <w:rPr>
                    <w:rStyle w:val="Hipervnculo"/>
                    <w:noProof/>
                  </w:rPr>
                </w:rPrChange>
              </w:rPr>
              <w:delText>9</w:delText>
            </w:r>
            <w:r w:rsidDel="005D2320">
              <w:rPr>
                <w:rFonts w:asciiTheme="minorHAnsi" w:hAnsiTheme="minorHAnsi"/>
                <w:noProof/>
                <w:sz w:val="22"/>
              </w:rPr>
              <w:tab/>
            </w:r>
            <w:r w:rsidRPr="005D2320" w:rsidDel="005D2320">
              <w:rPr>
                <w:noProof/>
                <w:rPrChange w:id="583" w:author="Gabriel Correa" w:date="2015-08-26T03:09:00Z">
                  <w:rPr>
                    <w:rStyle w:val="Hipervnculo"/>
                    <w:noProof/>
                  </w:rPr>
                </w:rPrChange>
              </w:rPr>
              <w:delText>Conclusiones y trabajo futuro</w:delText>
            </w:r>
            <w:r w:rsidDel="005D2320">
              <w:rPr>
                <w:noProof/>
                <w:webHidden/>
              </w:rPr>
              <w:tab/>
              <w:delText>32</w:delText>
            </w:r>
          </w:del>
        </w:p>
        <w:p w:rsidR="000B0215" w:rsidDel="005D2320" w:rsidRDefault="000B0215">
          <w:pPr>
            <w:pStyle w:val="TDC1"/>
            <w:tabs>
              <w:tab w:val="left" w:pos="660"/>
              <w:tab w:val="right" w:leader="dot" w:pos="9395"/>
            </w:tabs>
            <w:rPr>
              <w:del w:id="584" w:author="Gabriel Correa" w:date="2015-08-26T03:09:00Z"/>
              <w:rFonts w:asciiTheme="minorHAnsi" w:hAnsiTheme="minorHAnsi"/>
              <w:noProof/>
              <w:sz w:val="22"/>
            </w:rPr>
          </w:pPr>
          <w:del w:id="585" w:author="Gabriel Correa" w:date="2015-08-26T03:09:00Z">
            <w:r w:rsidRPr="005D2320" w:rsidDel="005D2320">
              <w:rPr>
                <w:noProof/>
                <w:rPrChange w:id="586" w:author="Gabriel Correa" w:date="2015-08-26T03:09:00Z">
                  <w:rPr>
                    <w:rStyle w:val="Hipervnculo"/>
                    <w:noProof/>
                  </w:rPr>
                </w:rPrChange>
              </w:rPr>
              <w:delText>10</w:delText>
            </w:r>
            <w:r w:rsidDel="005D2320">
              <w:rPr>
                <w:rFonts w:asciiTheme="minorHAnsi" w:hAnsiTheme="minorHAnsi"/>
                <w:noProof/>
                <w:sz w:val="22"/>
              </w:rPr>
              <w:tab/>
            </w:r>
            <w:r w:rsidRPr="005D2320" w:rsidDel="005D2320">
              <w:rPr>
                <w:noProof/>
                <w:rPrChange w:id="587" w:author="Gabriel Correa" w:date="2015-08-26T03:09:00Z">
                  <w:rPr>
                    <w:rStyle w:val="Hipervnculo"/>
                    <w:noProof/>
                  </w:rPr>
                </w:rPrChange>
              </w:rPr>
              <w:delText>Glosario</w:delText>
            </w:r>
            <w:r w:rsidDel="005D2320">
              <w:rPr>
                <w:noProof/>
                <w:webHidden/>
              </w:rPr>
              <w:tab/>
              <w:delText>32</w:delText>
            </w:r>
          </w:del>
        </w:p>
        <w:p w:rsidR="000B0215" w:rsidDel="005D2320" w:rsidRDefault="000B0215">
          <w:pPr>
            <w:pStyle w:val="TDC1"/>
            <w:tabs>
              <w:tab w:val="left" w:pos="660"/>
              <w:tab w:val="right" w:leader="dot" w:pos="9395"/>
            </w:tabs>
            <w:rPr>
              <w:del w:id="588" w:author="Gabriel Correa" w:date="2015-08-26T03:09:00Z"/>
              <w:rFonts w:asciiTheme="minorHAnsi" w:hAnsiTheme="minorHAnsi"/>
              <w:noProof/>
              <w:sz w:val="22"/>
            </w:rPr>
          </w:pPr>
          <w:del w:id="589" w:author="Gabriel Correa" w:date="2015-08-26T03:09:00Z">
            <w:r w:rsidRPr="005D2320" w:rsidDel="005D2320">
              <w:rPr>
                <w:noProof/>
                <w:rPrChange w:id="590" w:author="Gabriel Correa" w:date="2015-08-26T03:09:00Z">
                  <w:rPr>
                    <w:rStyle w:val="Hipervnculo"/>
                    <w:noProof/>
                  </w:rPr>
                </w:rPrChange>
              </w:rPr>
              <w:delText>11</w:delText>
            </w:r>
            <w:r w:rsidDel="005D2320">
              <w:rPr>
                <w:rFonts w:asciiTheme="minorHAnsi" w:hAnsiTheme="minorHAnsi"/>
                <w:noProof/>
                <w:sz w:val="22"/>
              </w:rPr>
              <w:tab/>
            </w:r>
            <w:r w:rsidRPr="005D2320" w:rsidDel="005D2320">
              <w:rPr>
                <w:noProof/>
                <w:rPrChange w:id="591" w:author="Gabriel Correa" w:date="2015-08-26T03:09:00Z">
                  <w:rPr>
                    <w:rStyle w:val="Hipervnculo"/>
                    <w:noProof/>
                  </w:rPr>
                </w:rPrChange>
              </w:rPr>
              <w:delText>Bibliografía</w:delText>
            </w:r>
            <w:r w:rsidDel="005D2320">
              <w:rPr>
                <w:noProof/>
                <w:webHidden/>
              </w:rPr>
              <w:tab/>
              <w:delText>32</w:delText>
            </w:r>
          </w:del>
        </w:p>
        <w:p w:rsidR="000B0215" w:rsidDel="005D2320" w:rsidRDefault="000B0215">
          <w:pPr>
            <w:pStyle w:val="TDC1"/>
            <w:tabs>
              <w:tab w:val="left" w:pos="660"/>
              <w:tab w:val="right" w:leader="dot" w:pos="9395"/>
            </w:tabs>
            <w:rPr>
              <w:del w:id="592" w:author="Gabriel Correa" w:date="2015-08-26T03:09:00Z"/>
              <w:rFonts w:asciiTheme="minorHAnsi" w:hAnsiTheme="minorHAnsi"/>
              <w:noProof/>
              <w:sz w:val="22"/>
            </w:rPr>
          </w:pPr>
          <w:del w:id="593" w:author="Gabriel Correa" w:date="2015-08-26T03:09:00Z">
            <w:r w:rsidRPr="005D2320" w:rsidDel="005D2320">
              <w:rPr>
                <w:noProof/>
                <w:rPrChange w:id="594" w:author="Gabriel Correa" w:date="2015-08-26T03:09:00Z">
                  <w:rPr>
                    <w:rStyle w:val="Hipervnculo"/>
                    <w:noProof/>
                  </w:rPr>
                </w:rPrChange>
              </w:rPr>
              <w:delText>12</w:delText>
            </w:r>
            <w:r w:rsidDel="005D2320">
              <w:rPr>
                <w:rFonts w:asciiTheme="minorHAnsi" w:hAnsiTheme="minorHAnsi"/>
                <w:noProof/>
                <w:sz w:val="22"/>
              </w:rPr>
              <w:tab/>
            </w:r>
            <w:r w:rsidRPr="005D2320" w:rsidDel="005D2320">
              <w:rPr>
                <w:noProof/>
                <w:rPrChange w:id="595" w:author="Gabriel Correa" w:date="2015-08-26T03:09:00Z">
                  <w:rPr>
                    <w:rStyle w:val="Hipervnculo"/>
                    <w:noProof/>
                  </w:rPr>
                </w:rPrChange>
              </w:rPr>
              <w:delText>Anexo</w:delText>
            </w:r>
            <w:r w:rsidDel="005D2320">
              <w:rPr>
                <w:noProof/>
                <w:webHidden/>
              </w:rPr>
              <w:tab/>
              <w:delText>33</w:delText>
            </w:r>
          </w:del>
        </w:p>
        <w:p w:rsidR="000B0215" w:rsidDel="005D2320" w:rsidRDefault="000B0215">
          <w:pPr>
            <w:pStyle w:val="TDC2"/>
            <w:tabs>
              <w:tab w:val="left" w:pos="880"/>
              <w:tab w:val="right" w:leader="dot" w:pos="9395"/>
            </w:tabs>
            <w:rPr>
              <w:del w:id="596" w:author="Gabriel Correa" w:date="2015-08-26T03:09:00Z"/>
              <w:rFonts w:asciiTheme="minorHAnsi" w:hAnsiTheme="minorHAnsi"/>
              <w:noProof/>
              <w:sz w:val="22"/>
            </w:rPr>
          </w:pPr>
          <w:del w:id="597" w:author="Gabriel Correa" w:date="2015-08-26T03:09:00Z">
            <w:r w:rsidRPr="005D2320" w:rsidDel="005D2320">
              <w:rPr>
                <w:noProof/>
                <w:rPrChange w:id="598" w:author="Gabriel Correa" w:date="2015-08-26T03:09:00Z">
                  <w:rPr>
                    <w:rStyle w:val="Hipervnculo"/>
                    <w:noProof/>
                  </w:rPr>
                </w:rPrChange>
              </w:rPr>
              <w:delText>12.1</w:delText>
            </w:r>
            <w:r w:rsidDel="005D2320">
              <w:rPr>
                <w:rFonts w:asciiTheme="minorHAnsi" w:hAnsiTheme="minorHAnsi"/>
                <w:noProof/>
                <w:sz w:val="22"/>
              </w:rPr>
              <w:tab/>
            </w:r>
            <w:r w:rsidRPr="005D2320" w:rsidDel="005D2320">
              <w:rPr>
                <w:noProof/>
                <w:rPrChange w:id="599" w:author="Gabriel Correa" w:date="2015-08-26T03:09:00Z">
                  <w:rPr>
                    <w:rStyle w:val="Hipervnculo"/>
                    <w:noProof/>
                  </w:rPr>
                </w:rPrChange>
              </w:rPr>
              <w:delText>Stop-words, stemming, TF-IDF Transform y wordcounts</w:delText>
            </w:r>
            <w:r w:rsidDel="005D2320">
              <w:rPr>
                <w:noProof/>
                <w:webHidden/>
              </w:rPr>
              <w:tab/>
              <w:delText>33</w:delText>
            </w:r>
          </w:del>
        </w:p>
        <w:p w:rsidR="00465D91" w:rsidRDefault="00EE2482" w:rsidP="00EE2482">
          <w:pPr>
            <w:rPr>
              <w:ins w:id="600" w:author="Gabriel Correa" w:date="2015-08-28T05:02:00Z"/>
              <w:b/>
              <w:bCs/>
            </w:rPr>
          </w:pPr>
          <w:r w:rsidRPr="00BF7FE6">
            <w:rPr>
              <w:b/>
              <w:bCs/>
            </w:rPr>
            <w:fldChar w:fldCharType="end"/>
          </w:r>
        </w:p>
        <w:p w:rsidR="00465D91" w:rsidRDefault="00465D91">
          <w:pPr>
            <w:rPr>
              <w:ins w:id="601" w:author="Gabriel Correa" w:date="2015-08-28T05:02:00Z"/>
            </w:rPr>
            <w:pPrChange w:id="602" w:author="Gabriel Correa" w:date="2015-08-28T05:02:00Z">
              <w:pPr>
                <w:spacing w:after="200" w:line="276" w:lineRule="auto"/>
                <w:jc w:val="left"/>
              </w:pPr>
            </w:pPrChange>
          </w:pPr>
          <w:ins w:id="603" w:author="Gabriel Correa" w:date="2015-08-28T05:02:00Z">
            <w:r>
              <w:br w:type="page"/>
            </w:r>
          </w:ins>
        </w:p>
        <w:p w:rsidR="00EE2482" w:rsidRPr="00465D91" w:rsidRDefault="00253CD4" w:rsidP="00EE2482">
          <w:pPr>
            <w:rPr>
              <w:b/>
              <w:bCs/>
              <w:rPrChange w:id="604" w:author="Gabriel Correa" w:date="2015-08-28T05:02:00Z">
                <w:rPr/>
              </w:rPrChange>
            </w:rPr>
            <w:sectPr w:rsidR="00EE2482" w:rsidRPr="00465D91" w:rsidSect="00C83D09">
              <w:footerReference w:type="default" r:id="rId11"/>
              <w:pgSz w:w="12240" w:h="15840"/>
              <w:pgMar w:top="1134" w:right="1134" w:bottom="1134" w:left="1701" w:header="720" w:footer="720" w:gutter="0"/>
              <w:cols w:space="720"/>
              <w:docGrid w:linePitch="299"/>
            </w:sectPr>
          </w:pPr>
        </w:p>
      </w:sdtContent>
    </w:sdt>
    <w:p w:rsidR="00465D91" w:rsidRDefault="00465D91" w:rsidP="00EE2482">
      <w:pPr>
        <w:pStyle w:val="Ttulo1"/>
        <w:rPr>
          <w:ins w:id="605" w:author="Gabriel Correa" w:date="2015-08-28T05:03:00Z"/>
        </w:rPr>
      </w:pPr>
      <w:bookmarkStart w:id="606" w:name="h.5eekowx7m98q" w:colFirst="0" w:colLast="0"/>
      <w:bookmarkStart w:id="607" w:name="h.vjv830dxdbj8" w:colFirst="0" w:colLast="0"/>
      <w:bookmarkStart w:id="608" w:name="_Toc428510345"/>
      <w:bookmarkEnd w:id="606"/>
      <w:bookmarkEnd w:id="607"/>
      <w:ins w:id="609" w:author="Gabriel Correa" w:date="2015-08-28T04:59:00Z">
        <w:r>
          <w:lastRenderedPageBreak/>
          <w:t>Resumen</w:t>
        </w:r>
      </w:ins>
      <w:bookmarkEnd w:id="608"/>
    </w:p>
    <w:p w:rsidR="00465D91" w:rsidRDefault="00465D91">
      <w:pPr>
        <w:rPr>
          <w:ins w:id="610" w:author="Gabriel Correa" w:date="2015-08-28T05:03:00Z"/>
        </w:rPr>
        <w:pPrChange w:id="611" w:author="Gabriel Correa" w:date="2015-08-28T05:03:00Z">
          <w:pPr>
            <w:pStyle w:val="Ttulo1"/>
          </w:pPr>
        </w:pPrChange>
      </w:pPr>
    </w:p>
    <w:p w:rsidR="00465D91" w:rsidRDefault="00465D91">
      <w:pPr>
        <w:rPr>
          <w:ins w:id="612" w:author="Gabriel Correa" w:date="2015-08-28T05:03:00Z"/>
        </w:rPr>
        <w:pPrChange w:id="613" w:author="Gabriel Correa" w:date="2015-08-28T05:03:00Z">
          <w:pPr>
            <w:pStyle w:val="Ttulo1"/>
          </w:pPr>
        </w:pPrChange>
      </w:pPr>
    </w:p>
    <w:p w:rsidR="00465D91" w:rsidRPr="00465D91" w:rsidRDefault="00465D91">
      <w:pPr>
        <w:rPr>
          <w:ins w:id="614" w:author="Gabriel Correa" w:date="2015-08-28T04:59:00Z"/>
          <w:b/>
          <w:bCs/>
        </w:rPr>
        <w:sectPr w:rsidR="00465D91" w:rsidRPr="00465D91" w:rsidSect="00C83D09">
          <w:footerReference w:type="default" r:id="rId12"/>
          <w:pgSz w:w="12240" w:h="15840"/>
          <w:pgMar w:top="1134" w:right="1134" w:bottom="1134" w:left="1701" w:header="720" w:footer="720" w:gutter="0"/>
          <w:pgNumType w:start="1"/>
          <w:cols w:space="720"/>
        </w:sectPr>
        <w:pPrChange w:id="615" w:author="Gabriel Correa" w:date="2015-08-28T05:03:00Z">
          <w:pPr>
            <w:pStyle w:val="Ttulo1"/>
          </w:pPr>
        </w:pPrChange>
      </w:pPr>
    </w:p>
    <w:p w:rsidR="00EE2482" w:rsidRDefault="00EE2482" w:rsidP="00EE2482">
      <w:pPr>
        <w:pStyle w:val="Ttulo1"/>
      </w:pPr>
      <w:bookmarkStart w:id="616" w:name="_Toc428510346"/>
      <w:r>
        <w:lastRenderedPageBreak/>
        <w:t>Introducción</w:t>
      </w:r>
      <w:bookmarkEnd w:id="616"/>
    </w:p>
    <w:p w:rsidR="00EE2482" w:rsidRDefault="00EE2482" w:rsidP="00EE2482">
      <w:pPr>
        <w:pStyle w:val="Ttulo2"/>
      </w:pPr>
      <w:bookmarkStart w:id="617" w:name="_Toc428510347"/>
      <w:r>
        <w:t>Documentación de API</w:t>
      </w:r>
      <w:bookmarkEnd w:id="617"/>
    </w:p>
    <w:p w:rsidR="0021747B" w:rsidRDefault="00EE2482">
      <w:pPr>
        <w:rPr>
          <w:ins w:id="618" w:author="Gabriel Correa" w:date="2015-08-26T15:28:00Z"/>
        </w:rPr>
      </w:pPr>
      <w:del w:id="619" w:author="Gabriel Correa" w:date="2015-08-26T17:27:00Z">
        <w:r w:rsidRPr="00E02554" w:rsidDel="00C556A1">
          <w:delText>Explicar que es la documentación de api y más.</w:delText>
        </w:r>
      </w:del>
      <w:ins w:id="620" w:author="Gabriel Correa" w:date="2015-08-26T15:37:00Z">
        <w:r w:rsidR="00614837">
          <w:t>En la actualidad</w:t>
        </w:r>
      </w:ins>
      <w:ins w:id="621" w:author="Gabriel Correa" w:date="2015-08-27T18:23:00Z">
        <w:r w:rsidR="00FD391B">
          <w:t>,</w:t>
        </w:r>
      </w:ins>
      <w:ins w:id="622" w:author="Gabriel Correa" w:date="2015-08-26T15:37:00Z">
        <w:r w:rsidR="00614837">
          <w:t xml:space="preserve"> </w:t>
        </w:r>
      </w:ins>
      <w:ins w:id="623" w:author="Gabriel Correa" w:date="2015-08-26T15:38:00Z">
        <w:r w:rsidR="00614837">
          <w:t>e</w:t>
        </w:r>
      </w:ins>
      <w:ins w:id="624" w:author="Gabriel Correa" w:date="2015-08-26T15:35:00Z">
        <w:r w:rsidR="00614837">
          <w:t>xiste</w:t>
        </w:r>
      </w:ins>
      <w:ins w:id="625" w:author="Gabriel Correa" w:date="2015-08-26T15:38:00Z">
        <w:r w:rsidR="00614837">
          <w:t xml:space="preserve"> </w:t>
        </w:r>
      </w:ins>
      <w:ins w:id="626" w:author="Gabriel Correa" w:date="2015-08-26T15:35:00Z">
        <w:r w:rsidR="00614837">
          <w:t xml:space="preserve">una amplia variedad de programas </w:t>
        </w:r>
      </w:ins>
      <w:ins w:id="627" w:author="Gabriel Correa" w:date="2015-08-26T15:37:00Z">
        <w:r w:rsidR="00614837">
          <w:t xml:space="preserve">y herramientas </w:t>
        </w:r>
      </w:ins>
      <w:ins w:id="628" w:author="Gabriel Correa" w:date="2015-08-26T15:38:00Z">
        <w:r w:rsidR="00614837">
          <w:t>disponibles en el mercado</w:t>
        </w:r>
      </w:ins>
      <w:ins w:id="629" w:author="Gabriel Correa" w:date="2015-08-26T15:40:00Z">
        <w:r w:rsidR="00614837">
          <w:t xml:space="preserve"> de software. </w:t>
        </w:r>
      </w:ins>
      <w:ins w:id="630" w:author="Gabriel Correa" w:date="2015-08-26T15:43:00Z">
        <w:r w:rsidR="00614837">
          <w:t xml:space="preserve">Estos programas son </w:t>
        </w:r>
      </w:ins>
      <w:ins w:id="631" w:author="Gabriel Correa" w:date="2015-08-27T18:24:00Z">
        <w:r w:rsidR="00D5642E">
          <w:t>utilizados</w:t>
        </w:r>
      </w:ins>
      <w:ins w:id="632" w:author="Gabriel Correa" w:date="2015-08-26T15:44:00Z">
        <w:r w:rsidR="002D012E">
          <w:t xml:space="preserve"> por </w:t>
        </w:r>
      </w:ins>
      <w:ins w:id="633" w:author="Gabriel Correa" w:date="2015-08-26T15:45:00Z">
        <w:r w:rsidR="002D012E">
          <w:t>distintos usuarios</w:t>
        </w:r>
      </w:ins>
      <w:ins w:id="634" w:author="Gabriel Correa" w:date="2015-08-26T15:53:00Z">
        <w:r w:rsidR="002D012E">
          <w:t xml:space="preserve"> que</w:t>
        </w:r>
      </w:ins>
      <w:ins w:id="635" w:author="Gabriel Correa" w:date="2015-08-26T15:45:00Z">
        <w:r w:rsidR="002D012E">
          <w:t xml:space="preserve"> deben conocer c</w:t>
        </w:r>
      </w:ins>
      <w:ins w:id="636" w:author="Gabriel Correa" w:date="2015-08-26T15:47:00Z">
        <w:r w:rsidR="002D012E">
          <w:t xml:space="preserve">ómo </w:t>
        </w:r>
      </w:ins>
      <w:ins w:id="637" w:author="Gabriel Correa" w:date="2015-08-27T18:24:00Z">
        <w:r w:rsidR="00D5642E">
          <w:t>manejar</w:t>
        </w:r>
      </w:ins>
      <w:ins w:id="638" w:author="Gabriel Correa" w:date="2015-08-26T15:48:00Z">
        <w:r w:rsidR="002D012E">
          <w:t xml:space="preserve"> </w:t>
        </w:r>
      </w:ins>
      <w:ins w:id="639" w:author="Gabriel Correa" w:date="2015-08-26T16:14:00Z">
        <w:r w:rsidR="008229C1">
          <w:t>tales</w:t>
        </w:r>
      </w:ins>
      <w:ins w:id="640" w:author="Gabriel Correa" w:date="2015-08-26T15:47:00Z">
        <w:r w:rsidR="002D012E">
          <w:t xml:space="preserve"> </w:t>
        </w:r>
      </w:ins>
      <w:ins w:id="641" w:author="Gabriel Correa" w:date="2015-08-26T15:48:00Z">
        <w:r w:rsidR="002D012E">
          <w:t>herramientas</w:t>
        </w:r>
      </w:ins>
      <w:ins w:id="642" w:author="Gabriel Correa" w:date="2015-08-27T18:25:00Z">
        <w:r w:rsidR="00D5642E">
          <w:t>,</w:t>
        </w:r>
      </w:ins>
      <w:ins w:id="643" w:author="Gabriel Correa" w:date="2015-08-26T15:53:00Z">
        <w:r w:rsidR="002D012E">
          <w:t xml:space="preserve"> </w:t>
        </w:r>
      </w:ins>
      <w:ins w:id="644" w:author="Gabriel Correa" w:date="2015-08-26T16:02:00Z">
        <w:r w:rsidR="00934565">
          <w:t xml:space="preserve">lo cual </w:t>
        </w:r>
      </w:ins>
      <w:ins w:id="645" w:author="Gabriel Correa" w:date="2015-08-26T15:47:00Z">
        <w:r w:rsidR="002D012E">
          <w:t xml:space="preserve">normalmente </w:t>
        </w:r>
      </w:ins>
      <w:ins w:id="646" w:author="Gabriel Correa" w:date="2015-08-26T15:51:00Z">
        <w:r w:rsidR="002D012E">
          <w:t>significa pasar por</w:t>
        </w:r>
      </w:ins>
      <w:ins w:id="647" w:author="Gabriel Correa" w:date="2015-08-26T15:47:00Z">
        <w:r w:rsidR="002D012E">
          <w:t xml:space="preserve"> </w:t>
        </w:r>
      </w:ins>
      <w:ins w:id="648" w:author="Gabriel Correa" w:date="2015-08-26T15:50:00Z">
        <w:r w:rsidR="002D012E">
          <w:t>una etapa de aprendizaje</w:t>
        </w:r>
      </w:ins>
      <w:ins w:id="649" w:author="Gabriel Correa" w:date="2015-08-26T15:53:00Z">
        <w:r w:rsidR="002D012E">
          <w:t xml:space="preserve"> </w:t>
        </w:r>
      </w:ins>
      <w:ins w:id="650" w:author="Gabriel Correa" w:date="2015-08-27T18:31:00Z">
        <w:r w:rsidR="00D5642E">
          <w:t>para</w:t>
        </w:r>
      </w:ins>
      <w:ins w:id="651" w:author="Gabriel Correa" w:date="2015-08-26T15:54:00Z">
        <w:r w:rsidR="00934565">
          <w:t xml:space="preserve"> comenzar el uso de </w:t>
        </w:r>
      </w:ins>
      <w:ins w:id="652" w:author="Gabriel Correa" w:date="2015-08-26T16:02:00Z">
        <w:r w:rsidR="00934565">
          <w:t>un</w:t>
        </w:r>
      </w:ins>
      <w:ins w:id="653" w:author="Gabriel Correa" w:date="2015-08-26T15:54:00Z">
        <w:r w:rsidR="00934565">
          <w:t xml:space="preserve"> software. </w:t>
        </w:r>
      </w:ins>
      <w:ins w:id="654" w:author="Gabriel Correa" w:date="2015-08-26T16:05:00Z">
        <w:r w:rsidR="00B9712B">
          <w:t>En p</w:t>
        </w:r>
      </w:ins>
      <w:ins w:id="655" w:author="Gabriel Correa" w:date="2015-08-26T15:54:00Z">
        <w:r w:rsidR="00B9712B">
          <w:t>articular</w:t>
        </w:r>
        <w:r w:rsidR="00934565">
          <w:t xml:space="preserve"> existen miles de programas </w:t>
        </w:r>
      </w:ins>
      <w:ins w:id="656" w:author="Gabriel Correa" w:date="2015-08-26T16:00:00Z">
        <w:r w:rsidR="00934565">
          <w:t>creados</w:t>
        </w:r>
      </w:ins>
      <w:ins w:id="657" w:author="Gabriel Correa" w:date="2015-08-26T15:54:00Z">
        <w:r w:rsidR="00934565">
          <w:t xml:space="preserve"> </w:t>
        </w:r>
      </w:ins>
      <w:ins w:id="658" w:author="Gabriel Correa" w:date="2015-08-26T15:59:00Z">
        <w:r w:rsidR="00934565">
          <w:t xml:space="preserve">para ser usados por </w:t>
        </w:r>
      </w:ins>
      <w:ins w:id="659" w:author="Gabriel Correa" w:date="2015-08-26T15:57:00Z">
        <w:r w:rsidR="00934565">
          <w:t>desarrolladores de software</w:t>
        </w:r>
      </w:ins>
      <w:ins w:id="660" w:author="Gabriel Correa" w:date="2015-08-26T16:05:00Z">
        <w:r w:rsidR="00B9712B">
          <w:t>.</w:t>
        </w:r>
      </w:ins>
      <w:ins w:id="661" w:author="Gabriel Correa" w:date="2015-08-26T16:04:00Z">
        <w:r w:rsidR="00B9712B">
          <w:t xml:space="preserve"> </w:t>
        </w:r>
      </w:ins>
      <w:ins w:id="662" w:author="Gabriel Correa" w:date="2015-08-26T16:05:00Z">
        <w:r w:rsidR="00B9712B">
          <w:t>E</w:t>
        </w:r>
      </w:ins>
      <w:ins w:id="663" w:author="Gabriel Correa" w:date="2015-08-26T16:04:00Z">
        <w:r w:rsidR="00B9712B">
          <w:t xml:space="preserve">stos programas </w:t>
        </w:r>
      </w:ins>
      <w:ins w:id="664" w:author="Gabriel Correa" w:date="2015-08-26T16:01:00Z">
        <w:r w:rsidR="00934565">
          <w:t>son llamados librer</w:t>
        </w:r>
      </w:ins>
      <w:ins w:id="665" w:author="Gabriel Correa" w:date="2015-08-26T16:02:00Z">
        <w:r w:rsidR="00934565">
          <w:t>ías o API</w:t>
        </w:r>
      </w:ins>
      <w:ins w:id="666" w:author="Gabriel Correa" w:date="2015-08-26T16:15:00Z">
        <w:r w:rsidR="008229C1">
          <w:t xml:space="preserve"> y del mismo modo que otros programas deben ser aprendidos</w:t>
        </w:r>
      </w:ins>
      <w:ins w:id="667" w:author="Gabriel Correa" w:date="2015-08-26T16:17:00Z">
        <w:r w:rsidR="008229C1">
          <w:t xml:space="preserve"> a usar correctamente por sus usuarios.</w:t>
        </w:r>
      </w:ins>
    </w:p>
    <w:p w:rsidR="00614837" w:rsidRDefault="00EC1E31">
      <w:pPr>
        <w:rPr>
          <w:ins w:id="668" w:author="Gabriel Correa" w:date="2015-08-26T15:34:00Z"/>
        </w:rPr>
      </w:pPr>
      <w:ins w:id="669" w:author="Gabriel Correa" w:date="2015-08-26T15:28:00Z">
        <w:r w:rsidRPr="00EC1E31">
          <w:t xml:space="preserve">Sistemas de software modernos suelen hacer uso de múltiples </w:t>
        </w:r>
      </w:ins>
      <w:ins w:id="670" w:author="Gabriel Correa" w:date="2015-08-26T16:21:00Z">
        <w:r w:rsidR="00A07ED9">
          <w:t xml:space="preserve">herramientas </w:t>
        </w:r>
      </w:ins>
      <w:ins w:id="671" w:author="Gabriel Correa" w:date="2015-08-26T15:28:00Z">
        <w:r w:rsidRPr="00EC1E31">
          <w:t>externas y APIS.</w:t>
        </w:r>
      </w:ins>
      <w:ins w:id="672" w:author="Gabriel Correa" w:date="2015-08-26T16:21:00Z">
        <w:r w:rsidR="00A07ED9">
          <w:t xml:space="preserve"> Esto les ayuda a crear mejores programas o </w:t>
        </w:r>
      </w:ins>
      <w:ins w:id="673" w:author="Gabriel Correa" w:date="2015-08-26T16:22:00Z">
        <w:r w:rsidR="00A07ED9">
          <w:t xml:space="preserve">acortar los tiempos de desarrollo. Pero herramientas nuevas de este tipo son creadas </w:t>
        </w:r>
      </w:ins>
      <w:ins w:id="674" w:author="Gabriel Correa" w:date="2015-08-26T16:23:00Z">
        <w:r w:rsidR="00A07ED9">
          <w:t xml:space="preserve">todo el tiempo y es común que desarrolladores tengan que actualizar sus conocimientos aprendiendo a usar librerías nuevas para </w:t>
        </w:r>
      </w:ins>
      <w:ins w:id="675" w:author="Gabriel Correa" w:date="2015-08-26T16:24:00Z">
        <w:r w:rsidR="00A07ED9">
          <w:t xml:space="preserve">mantenerse en la competencia del mercado o cumplir con los requisitos de </w:t>
        </w:r>
      </w:ins>
      <w:ins w:id="676" w:author="Gabriel Correa" w:date="2015-08-26T16:25:00Z">
        <w:r w:rsidR="00A07ED9">
          <w:t>algunos empleos.</w:t>
        </w:r>
        <w:r w:rsidR="00856382">
          <w:t xml:space="preserve"> Es así como los manuales que explican </w:t>
        </w:r>
      </w:ins>
      <w:ins w:id="677" w:author="Gabriel Correa" w:date="2015-08-26T16:26:00Z">
        <w:r w:rsidR="00856382">
          <w:t xml:space="preserve">el uso una API son frecuentemente </w:t>
        </w:r>
      </w:ins>
      <w:ins w:id="678" w:author="Gabriel Correa" w:date="2015-08-26T17:08:00Z">
        <w:r w:rsidR="007802BA">
          <w:t xml:space="preserve">visitados </w:t>
        </w:r>
      </w:ins>
      <w:ins w:id="679" w:author="Gabriel Correa" w:date="2015-08-26T16:26:00Z">
        <w:r w:rsidR="00856382">
          <w:t>por los desarrolladores de software.</w:t>
        </w:r>
      </w:ins>
      <w:ins w:id="680" w:author="Gabriel Correa" w:date="2015-08-26T16:27:00Z">
        <w:r w:rsidR="00856382">
          <w:t xml:space="preserve"> Estos manuales son comúnmente llamados documentación de API y son </w:t>
        </w:r>
      </w:ins>
      <w:ins w:id="681" w:author="Gabriel Correa" w:date="2015-08-26T17:09:00Z">
        <w:r w:rsidR="007802BA">
          <w:t>generalmente</w:t>
        </w:r>
      </w:ins>
      <w:ins w:id="682" w:author="Gabriel Correa" w:date="2015-08-26T16:27:00Z">
        <w:r w:rsidR="00856382">
          <w:t xml:space="preserve"> provistos en la web del creador de cada librer</w:t>
        </w:r>
      </w:ins>
      <w:ins w:id="683" w:author="Gabriel Correa" w:date="2015-08-26T16:28:00Z">
        <w:r w:rsidR="00856382">
          <w:t>ía.</w:t>
        </w:r>
      </w:ins>
    </w:p>
    <w:p w:rsidR="00116478" w:rsidRDefault="00EC1E31">
      <w:pPr>
        <w:rPr>
          <w:ins w:id="684" w:author="Gabriel Correa" w:date="2015-08-26T17:26:00Z"/>
        </w:rPr>
        <w:pPrChange w:id="685" w:author="Gabriel Correa" w:date="2015-08-26T17:38:00Z">
          <w:pPr>
            <w:spacing w:after="200" w:line="276" w:lineRule="auto"/>
            <w:jc w:val="left"/>
          </w:pPr>
        </w:pPrChange>
      </w:pPr>
      <w:ins w:id="686" w:author="Gabriel Correa" w:date="2015-08-26T15:28:00Z">
        <w:r w:rsidRPr="00EC1E31">
          <w:t xml:space="preserve">Los autores de </w:t>
        </w:r>
      </w:ins>
      <w:ins w:id="687" w:author="Gabriel Correa" w:date="2015-08-26T16:18:00Z">
        <w:r w:rsidR="008229C1">
          <w:t>librerías</w:t>
        </w:r>
      </w:ins>
      <w:ins w:id="688" w:author="Gabriel Correa" w:date="2015-08-26T15:28:00Z">
        <w:r w:rsidRPr="00EC1E31">
          <w:t xml:space="preserve"> suelen invertir esfuerzos </w:t>
        </w:r>
      </w:ins>
      <w:ins w:id="689" w:author="Gabriel Correa" w:date="2015-08-26T16:18:00Z">
        <w:r w:rsidR="008229C1">
          <w:t xml:space="preserve">considerables </w:t>
        </w:r>
      </w:ins>
      <w:ins w:id="690" w:author="Gabriel Correa" w:date="2015-08-26T15:28:00Z">
        <w:r w:rsidRPr="00EC1E31">
          <w:t xml:space="preserve">en la creación de documentación </w:t>
        </w:r>
      </w:ins>
      <w:ins w:id="691" w:author="Gabriel Correa" w:date="2015-08-26T16:19:00Z">
        <w:r w:rsidR="008229C1">
          <w:t xml:space="preserve">donde especifican </w:t>
        </w:r>
      </w:ins>
      <w:ins w:id="692" w:author="Gabriel Correa" w:date="2015-08-26T15:28:00Z">
        <w:r w:rsidRPr="00EC1E31">
          <w:t>con d</w:t>
        </w:r>
        <w:r w:rsidR="008229C1">
          <w:t>etalle todo lo que los clientes</w:t>
        </w:r>
      </w:ins>
      <w:ins w:id="693" w:author="Gabriel Correa" w:date="2015-08-26T16:19:00Z">
        <w:r w:rsidR="008229C1">
          <w:t xml:space="preserve"> </w:t>
        </w:r>
      </w:ins>
      <w:ins w:id="694" w:author="Gabriel Correa" w:date="2015-08-26T15:28:00Z">
        <w:r w:rsidR="008229C1">
          <w:t>necesita</w:t>
        </w:r>
      </w:ins>
      <w:ins w:id="695" w:author="Gabriel Correa" w:date="2015-08-26T16:19:00Z">
        <w:r w:rsidR="008229C1">
          <w:t>n</w:t>
        </w:r>
      </w:ins>
      <w:ins w:id="696" w:author="Gabriel Correa" w:date="2015-08-26T15:28:00Z">
        <w:r w:rsidRPr="00EC1E31">
          <w:t xml:space="preserve"> saber sobre el </w:t>
        </w:r>
      </w:ins>
      <w:ins w:id="697" w:author="Gabriel Correa" w:date="2015-08-26T16:19:00Z">
        <w:r w:rsidR="008229C1">
          <w:t xml:space="preserve">correcto </w:t>
        </w:r>
      </w:ins>
      <w:ins w:id="698" w:author="Gabriel Correa" w:date="2015-08-26T15:28:00Z">
        <w:r w:rsidRPr="00EC1E31">
          <w:t xml:space="preserve">uso de </w:t>
        </w:r>
      </w:ins>
      <w:ins w:id="699" w:author="Gabriel Correa" w:date="2015-08-26T15:34:00Z">
        <w:r w:rsidR="00614837">
          <w:t>su</w:t>
        </w:r>
      </w:ins>
      <w:ins w:id="700" w:author="Gabriel Correa" w:date="2015-08-26T15:28:00Z">
        <w:r w:rsidRPr="00EC1E31">
          <w:t xml:space="preserve"> </w:t>
        </w:r>
      </w:ins>
      <w:ins w:id="701" w:author="Gabriel Correa" w:date="2015-08-26T16:19:00Z">
        <w:r w:rsidR="008229C1">
          <w:t>API</w:t>
        </w:r>
      </w:ins>
      <w:ins w:id="702" w:author="Gabriel Correa" w:date="2015-08-26T15:28:00Z">
        <w:r w:rsidRPr="00EC1E31">
          <w:t>.</w:t>
        </w:r>
      </w:ins>
      <w:ins w:id="703" w:author="Gabriel Correa" w:date="2015-08-26T16:29:00Z">
        <w:r w:rsidR="00BB1F0B">
          <w:t xml:space="preserve"> </w:t>
        </w:r>
        <w:r w:rsidR="00A4341B">
          <w:t xml:space="preserve">Las instrucciones de uso son </w:t>
        </w:r>
      </w:ins>
      <w:ins w:id="704" w:author="Gabriel Correa" w:date="2015-08-26T15:28:00Z">
        <w:r w:rsidRPr="00EC1E31">
          <w:t>usualmente escrita</w:t>
        </w:r>
      </w:ins>
      <w:ins w:id="705" w:author="Gabriel Correa" w:date="2015-08-26T16:29:00Z">
        <w:r w:rsidR="00A4341B">
          <w:t>s</w:t>
        </w:r>
      </w:ins>
      <w:ins w:id="706" w:author="Gabriel Correa" w:date="2015-08-26T15:28:00Z">
        <w:r w:rsidRPr="00EC1E31">
          <w:t xml:space="preserve"> en </w:t>
        </w:r>
      </w:ins>
      <w:ins w:id="707" w:author="Gabriel Correa" w:date="2015-08-26T16:30:00Z">
        <w:r w:rsidR="00A4341B">
          <w:t xml:space="preserve">los </w:t>
        </w:r>
      </w:ins>
      <w:ins w:id="708" w:author="Gabriel Correa" w:date="2015-08-26T15:28:00Z">
        <w:r w:rsidRPr="00EC1E31">
          <w:t>comentarios</w:t>
        </w:r>
        <w:r w:rsidR="001C4AC0">
          <w:t xml:space="preserve"> que acompañan al código fuente</w:t>
        </w:r>
      </w:ins>
      <w:ins w:id="709" w:author="Gabriel Correa" w:date="2015-08-26T17:11:00Z">
        <w:r w:rsidR="001C4AC0">
          <w:t xml:space="preserve"> y</w:t>
        </w:r>
      </w:ins>
      <w:ins w:id="710" w:author="Gabriel Correa" w:date="2015-08-26T15:28:00Z">
        <w:r w:rsidR="001C4AC0">
          <w:t xml:space="preserve"> </w:t>
        </w:r>
      </w:ins>
      <w:ins w:id="711" w:author="Gabriel Correa" w:date="2015-08-26T17:11:00Z">
        <w:r w:rsidR="001C4AC0">
          <w:t>e</w:t>
        </w:r>
      </w:ins>
      <w:ins w:id="712" w:author="Gabriel Correa" w:date="2015-08-26T15:28:00Z">
        <w:r w:rsidRPr="00EC1E31">
          <w:t>n el caso de</w:t>
        </w:r>
      </w:ins>
      <w:ins w:id="713" w:author="Gabriel Correa" w:date="2015-08-26T16:30:00Z">
        <w:r w:rsidR="0069611A">
          <w:t>l lenguaje</w:t>
        </w:r>
      </w:ins>
      <w:ins w:id="714" w:author="Gabriel Correa" w:date="2015-08-26T15:28:00Z">
        <w:r w:rsidRPr="00EC1E31">
          <w:t xml:space="preserve"> Java</w:t>
        </w:r>
      </w:ins>
      <w:ins w:id="715" w:author="Gabriel Correa" w:date="2015-08-26T17:11:00Z">
        <w:r w:rsidR="001C4AC0">
          <w:t xml:space="preserve"> por ejemplo</w:t>
        </w:r>
      </w:ins>
      <w:ins w:id="716" w:author="Gabriel Correa" w:date="2015-08-26T15:28:00Z">
        <w:r w:rsidRPr="00EC1E31">
          <w:t xml:space="preserve">, los comentarios de estilo </w:t>
        </w:r>
        <w:r w:rsidRPr="0069611A">
          <w:rPr>
            <w:i/>
            <w:rPrChange w:id="717" w:author="Gabriel Correa" w:date="2015-08-26T16:31:00Z">
              <w:rPr/>
            </w:rPrChange>
          </w:rPr>
          <w:t>Javadoc</w:t>
        </w:r>
        <w:r w:rsidRPr="00EC1E31">
          <w:t xml:space="preserve"> son ampliamente usados para documentar. La </w:t>
        </w:r>
        <w:r w:rsidRPr="00EC1E31">
          <w:fldChar w:fldCharType="begin"/>
        </w:r>
        <w:r w:rsidRPr="00EC1E31">
          <w:instrText xml:space="preserve"> REF _Ref405882231 \h </w:instrText>
        </w:r>
        <w:r w:rsidRPr="00EC1E31">
          <w:fldChar w:fldCharType="separate"/>
        </w:r>
      </w:ins>
      <w:ins w:id="718" w:author="Gabriel Correa" w:date="2015-08-28T07:30:00Z">
        <w:r w:rsidR="00E54D64">
          <w:rPr>
            <w:b/>
            <w:bCs/>
            <w:lang w:val="es-ES"/>
          </w:rPr>
          <w:t>¡Error! No se encuentra el origen de la referencia.</w:t>
        </w:r>
      </w:ins>
      <w:ins w:id="719" w:author="Gabriel Correa" w:date="2015-08-26T15:28:00Z">
        <w:r w:rsidRPr="00EC1E31">
          <w:fldChar w:fldCharType="end"/>
        </w:r>
        <w:r w:rsidRPr="00EC1E31">
          <w:t xml:space="preserve"> </w:t>
        </w:r>
        <w:proofErr w:type="gramStart"/>
        <w:r w:rsidRPr="00EC1E31">
          <w:t>muestra</w:t>
        </w:r>
        <w:proofErr w:type="gramEnd"/>
        <w:r w:rsidRPr="00EC1E31">
          <w:t xml:space="preserve"> un ejemplo de documentación de la librería </w:t>
        </w:r>
        <w:r w:rsidRPr="0069611A">
          <w:rPr>
            <w:i/>
            <w:rPrChange w:id="720" w:author="Gabriel Correa" w:date="2015-08-26T16:31:00Z">
              <w:rPr/>
            </w:rPrChange>
          </w:rPr>
          <w:t>Ant</w:t>
        </w:r>
        <w:r w:rsidRPr="00EC1E31">
          <w:t xml:space="preserve"> </w:t>
        </w:r>
      </w:ins>
      <w:ins w:id="721" w:author="Gabriel Correa" w:date="2015-08-26T16:31:00Z">
        <w:r w:rsidR="0069611A">
          <w:t xml:space="preserve">de </w:t>
        </w:r>
      </w:ins>
      <w:ins w:id="722" w:author="Gabriel Correa" w:date="2015-08-26T15:28:00Z">
        <w:r w:rsidRPr="00EC1E31">
          <w:t>Java</w:t>
        </w:r>
      </w:ins>
      <w:ins w:id="723" w:author="Gabriel Correa" w:date="2015-08-26T17:12:00Z">
        <w:r w:rsidR="0078615A">
          <w:t xml:space="preserve"> donde </w:t>
        </w:r>
      </w:ins>
      <w:ins w:id="724" w:author="Gabriel Correa" w:date="2015-08-26T17:13:00Z">
        <w:r w:rsidR="0078615A">
          <w:t xml:space="preserve">se escribió </w:t>
        </w:r>
      </w:ins>
      <w:ins w:id="725" w:author="Gabriel Correa" w:date="2015-08-26T17:12:00Z">
        <w:r w:rsidR="0078615A">
          <w:t xml:space="preserve">un texto explicativo </w:t>
        </w:r>
      </w:ins>
      <w:ins w:id="726" w:author="Gabriel Correa" w:date="2015-08-26T17:13:00Z">
        <w:r w:rsidR="0078615A">
          <w:t>antes del código de una función.</w:t>
        </w:r>
      </w:ins>
    </w:p>
    <w:p w:rsidR="0078615A" w:rsidRDefault="00F43B49">
      <w:pPr>
        <w:keepNext/>
        <w:jc w:val="center"/>
        <w:rPr>
          <w:ins w:id="727" w:author="Gabriel Correa" w:date="2015-08-26T17:19:00Z"/>
        </w:rPr>
        <w:pPrChange w:id="728" w:author="Gabriel Correa" w:date="2015-08-26T17:39:00Z">
          <w:pPr/>
        </w:pPrChange>
      </w:pPr>
      <w:ins w:id="729" w:author="Gabriel Correa" w:date="2015-08-26T17:12:00Z">
        <w:r>
          <w:rPr>
            <w:noProof/>
          </w:rPr>
          <w:drawing>
            <wp:inline distT="0" distB="0" distL="0" distR="0" wp14:anchorId="4100A898" wp14:editId="51509C9E">
              <wp:extent cx="4704339" cy="1463040"/>
              <wp:effectExtent l="0" t="0" r="127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0898" cy="1461970"/>
                      </a:xfrm>
                      <a:prstGeom prst="rect">
                        <a:avLst/>
                      </a:prstGeom>
                      <a:noFill/>
                    </pic:spPr>
                  </pic:pic>
                </a:graphicData>
              </a:graphic>
            </wp:inline>
          </w:drawing>
        </w:r>
      </w:ins>
      <w:ins w:id="730" w:author="Gabriel Correa" w:date="2015-08-26T17:18:00Z">
        <w:r w:rsidR="0078615A">
          <w:rPr>
            <w:noProof/>
          </w:rPr>
          <w:drawing>
            <wp:inline distT="0" distB="0" distL="0" distR="0" wp14:anchorId="1C954B97" wp14:editId="2681B2CE">
              <wp:extent cx="4707173" cy="1636892"/>
              <wp:effectExtent l="0" t="0" r="0" b="190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Ant-javadoc.PNG"/>
                      <pic:cNvPicPr/>
                    </pic:nvPicPr>
                    <pic:blipFill>
                      <a:blip r:embed="rId14">
                        <a:extLst>
                          <a:ext uri="{28A0092B-C50C-407E-A947-70E740481C1C}">
                            <a14:useLocalDpi xmlns:a14="http://schemas.microsoft.com/office/drawing/2010/main" val="0"/>
                          </a:ext>
                        </a:extLst>
                      </a:blip>
                      <a:stretch>
                        <a:fillRect/>
                      </a:stretch>
                    </pic:blipFill>
                    <pic:spPr>
                      <a:xfrm>
                        <a:off x="0" y="0"/>
                        <a:ext cx="4709986" cy="1637870"/>
                      </a:xfrm>
                      <a:prstGeom prst="rect">
                        <a:avLst/>
                      </a:prstGeom>
                    </pic:spPr>
                  </pic:pic>
                </a:graphicData>
              </a:graphic>
            </wp:inline>
          </w:drawing>
        </w:r>
      </w:ins>
    </w:p>
    <w:p w:rsidR="002B58BF" w:rsidRPr="00E02554" w:rsidRDefault="0078615A">
      <w:pPr>
        <w:pStyle w:val="Epgrafe"/>
        <w:ind w:left="1416" w:right="1325"/>
        <w:pPrChange w:id="731" w:author="Gabriel Correa" w:date="2015-08-26T17:22:00Z">
          <w:pPr/>
        </w:pPrChange>
      </w:pPr>
      <w:ins w:id="732" w:author="Gabriel Correa" w:date="2015-08-26T17:19:00Z">
        <w:r>
          <w:t xml:space="preserve">Imagen </w:t>
        </w:r>
      </w:ins>
      <w:ins w:id="733" w:author="Gabriel Correa" w:date="2015-08-28T07:37:00Z">
        <w:r w:rsidR="00E54D64">
          <w:fldChar w:fldCharType="begin"/>
        </w:r>
        <w:r w:rsidR="00E54D64">
          <w:instrText xml:space="preserve"> STYLEREF 1 \s </w:instrText>
        </w:r>
      </w:ins>
      <w:r w:rsidR="00E54D64">
        <w:fldChar w:fldCharType="separate"/>
      </w:r>
      <w:r w:rsidR="00E54D64">
        <w:rPr>
          <w:noProof/>
        </w:rPr>
        <w:t>2</w:t>
      </w:r>
      <w:ins w:id="734"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735" w:author="Gabriel Correa" w:date="2015-08-28T07:37:00Z">
        <w:r w:rsidR="00E54D64">
          <w:rPr>
            <w:noProof/>
          </w:rPr>
          <w:t>1</w:t>
        </w:r>
        <w:r w:rsidR="00E54D64">
          <w:fldChar w:fldCharType="end"/>
        </w:r>
      </w:ins>
      <w:ins w:id="736" w:author="Gabriel Correa" w:date="2015-08-26T17:19:00Z">
        <w:r>
          <w:t>:   Ejemplo de documentación en Java de tipo Javadoc. Arriba aparece</w:t>
        </w:r>
      </w:ins>
      <w:ins w:id="737" w:author="Gabriel Correa" w:date="2015-08-26T17:20:00Z">
        <w:r>
          <w:t xml:space="preserve"> el comentario </w:t>
        </w:r>
      </w:ins>
      <w:ins w:id="738" w:author="Gabriel Correa" w:date="2015-08-26T17:19:00Z">
        <w:r>
          <w:t>adentro del archivo de c</w:t>
        </w:r>
      </w:ins>
      <w:ins w:id="739" w:author="Gabriel Correa" w:date="2015-08-26T17:20:00Z">
        <w:r>
          <w:t>ódigo</w:t>
        </w:r>
      </w:ins>
      <w:ins w:id="740" w:author="Gabriel Correa" w:date="2015-08-26T17:21:00Z">
        <w:r>
          <w:t xml:space="preserve"> y abajo se encuentra el mismo comentario en forma de HTML </w:t>
        </w:r>
      </w:ins>
      <w:ins w:id="741" w:author="Gabriel Correa" w:date="2015-08-26T17:22:00Z">
        <w:r>
          <w:t>después de ser procesado por Javadoc.</w:t>
        </w:r>
      </w:ins>
    </w:p>
    <w:p w:rsidR="00116478" w:rsidRDefault="00116478">
      <w:pPr>
        <w:rPr>
          <w:ins w:id="742" w:author="Gabriel Correa" w:date="2015-08-26T17:25:00Z"/>
        </w:rPr>
        <w:pPrChange w:id="743" w:author="Gabriel Correa" w:date="2015-08-26T17:25:00Z">
          <w:pPr>
            <w:pStyle w:val="Ttulo2"/>
          </w:pPr>
        </w:pPrChange>
      </w:pPr>
    </w:p>
    <w:p w:rsidR="00EE2482" w:rsidRDefault="00EE2482" w:rsidP="00EE2482">
      <w:pPr>
        <w:pStyle w:val="Ttulo2"/>
      </w:pPr>
      <w:bookmarkStart w:id="744" w:name="_Toc428510348"/>
      <w:r>
        <w:t xml:space="preserve">Problema </w:t>
      </w:r>
      <w:del w:id="745" w:author="Gabriel Correa" w:date="2015-08-26T17:48:00Z">
        <w:r w:rsidDel="00B45967">
          <w:delText>y Motivación</w:delText>
        </w:r>
      </w:del>
      <w:ins w:id="746" w:author="Gabriel Correa" w:date="2015-08-26T17:49:00Z">
        <w:r w:rsidR="00B45967">
          <w:t>con</w:t>
        </w:r>
      </w:ins>
      <w:ins w:id="747" w:author="Gabriel Correa" w:date="2015-08-26T17:48:00Z">
        <w:r w:rsidR="00B45967">
          <w:t xml:space="preserve"> las Directivas</w:t>
        </w:r>
      </w:ins>
      <w:bookmarkEnd w:id="744"/>
    </w:p>
    <w:p w:rsidR="00122728" w:rsidRPr="00B45967" w:rsidRDefault="00EE2482">
      <w:del w:id="748" w:author="Gabriel Correa" w:date="2015-08-26T20:49:00Z">
        <w:r w:rsidRPr="00E02554" w:rsidDel="00055DA3">
          <w:delText xml:space="preserve">Directivas no se ven. Esto hace </w:delText>
        </w:r>
      </w:del>
      <w:del w:id="749" w:author="Gabriel Correa" w:date="2015-08-26T17:39:00Z">
        <w:r w:rsidRPr="00E02554" w:rsidDel="00945E30">
          <w:delText>mas</w:delText>
        </w:r>
      </w:del>
      <w:del w:id="750" w:author="Gabriel Correa" w:date="2015-08-26T20:49:00Z">
        <w:r w:rsidRPr="00E02554" w:rsidDel="00055DA3">
          <w:delText xml:space="preserve"> probable la existencia de bugs</w:delText>
        </w:r>
      </w:del>
      <w:del w:id="751" w:author="Gabriel Correa" w:date="2015-08-26T20:50:00Z">
        <w:r w:rsidRPr="00E02554" w:rsidDel="00055DA3">
          <w:delText>.</w:delText>
        </w:r>
      </w:del>
      <w:del w:id="752" w:author="Gabriel Correa" w:date="2015-08-26T15:21:00Z">
        <w:r w:rsidRPr="00E02554" w:rsidDel="0021747B">
          <w:delText xml:space="preserve"> </w:delText>
        </w:r>
      </w:del>
      <w:del w:id="753" w:author="Gabriel Correa" w:date="2015-08-26T20:52:00Z">
        <w:r w:rsidRPr="00E02554" w:rsidDel="00055DA3">
          <w:delText xml:space="preserve">Intentar escribir mejor documentación suena como una solución, pero puede haber varios problemas para que funcione en la práctica [[falta una referencia a algún estudio para la </w:delText>
        </w:r>
      </w:del>
      <w:del w:id="754" w:author="Gabriel Correa" w:date="2015-08-26T17:39:00Z">
        <w:r w:rsidRPr="00E02554" w:rsidDel="00945E30">
          <w:delText>ultima</w:delText>
        </w:r>
      </w:del>
      <w:del w:id="755" w:author="Gabriel Correa" w:date="2015-08-26T20:52:00Z">
        <w:r w:rsidRPr="00E02554" w:rsidDel="00055DA3">
          <w:delText xml:space="preserve"> frase]]</w:delText>
        </w:r>
      </w:del>
      <w:ins w:id="756" w:author="Gabriel Correa" w:date="2015-08-26T17:49:00Z">
        <w:r w:rsidR="00B45967">
          <w:t xml:space="preserve">En todo manual de </w:t>
        </w:r>
      </w:ins>
      <w:ins w:id="757" w:author="Gabriel Correa" w:date="2015-08-26T17:50:00Z">
        <w:r w:rsidR="00B45967">
          <w:t>instrucciones</w:t>
        </w:r>
      </w:ins>
      <w:ins w:id="758" w:author="Gabriel Correa" w:date="2015-08-26T17:49:00Z">
        <w:r w:rsidR="00B45967">
          <w:t xml:space="preserve"> pueden existir </w:t>
        </w:r>
      </w:ins>
      <w:ins w:id="759" w:author="Gabriel Correa" w:date="2015-08-26T17:52:00Z">
        <w:r w:rsidR="00B45967">
          <w:t>sugerencias críticas</w:t>
        </w:r>
      </w:ins>
      <w:ins w:id="760" w:author="Gabriel Correa" w:date="2015-08-26T19:51:00Z">
        <w:r w:rsidR="00F00A63">
          <w:t>,</w:t>
        </w:r>
      </w:ins>
      <w:ins w:id="761" w:author="Gabriel Correa" w:date="2015-08-26T17:52:00Z">
        <w:r w:rsidR="00B45967">
          <w:t xml:space="preserve"> o al menos más importantes que otr</w:t>
        </w:r>
      </w:ins>
      <w:ins w:id="762" w:author="Gabriel Correa" w:date="2015-08-26T17:53:00Z">
        <w:r w:rsidR="00B45967">
          <w:t xml:space="preserve">os consejos de uso, como por ejemplo la instrucción de </w:t>
        </w:r>
      </w:ins>
      <w:ins w:id="763" w:author="Gabriel Correa" w:date="2015-08-26T19:52:00Z">
        <w:r w:rsidR="00F00A63">
          <w:t>no encender un microondas con metales</w:t>
        </w:r>
      </w:ins>
      <w:ins w:id="764" w:author="Gabriel Correa" w:date="2015-08-26T17:54:00Z">
        <w:r w:rsidR="00B45967">
          <w:t xml:space="preserve"> </w:t>
        </w:r>
      </w:ins>
      <w:ins w:id="765" w:author="Gabriel Correa" w:date="2015-08-26T19:52:00Z">
        <w:r w:rsidR="00F00A63">
          <w:t xml:space="preserve">en su interior </w:t>
        </w:r>
      </w:ins>
      <w:ins w:id="766" w:author="Gabriel Correa" w:date="2015-08-26T17:54:00Z">
        <w:r w:rsidR="00B45967">
          <w:t>por razones de seguridad. Así mismo, en documentación de API hay instrucciones cr</w:t>
        </w:r>
      </w:ins>
      <w:ins w:id="767" w:author="Gabriel Correa" w:date="2015-08-26T17:55:00Z">
        <w:r w:rsidR="00B45967">
          <w:t xml:space="preserve">íticas o sugerencias importantes las cuales llamamos </w:t>
        </w:r>
        <w:r w:rsidR="00B45967">
          <w:rPr>
            <w:i/>
          </w:rPr>
          <w:t>directivas</w:t>
        </w:r>
      </w:ins>
      <w:ins w:id="768" w:author="Gabriel Correa" w:date="2015-08-26T17:56:00Z">
        <w:r w:rsidR="00E044E2">
          <w:t xml:space="preserve"> y no percatarse de ellas puede </w:t>
        </w:r>
      </w:ins>
      <w:ins w:id="769" w:author="Gabriel Correa" w:date="2015-08-26T17:58:00Z">
        <w:r w:rsidR="00EC4FF7">
          <w:t>ocasionar</w:t>
        </w:r>
      </w:ins>
      <w:ins w:id="770" w:author="Gabriel Correa" w:date="2015-08-26T17:56:00Z">
        <w:r w:rsidR="00E044E2">
          <w:t xml:space="preserve"> errores difíciles de solucionar posteriormente</w:t>
        </w:r>
      </w:ins>
      <w:ins w:id="771" w:author="Gabriel Correa" w:date="2015-08-26T17:57:00Z">
        <w:r w:rsidR="00E044E2">
          <w:t>.</w:t>
        </w:r>
      </w:ins>
      <w:ins w:id="772" w:author="Gabriel Correa" w:date="2015-08-26T18:05:00Z">
        <w:r w:rsidR="00EC4FF7">
          <w:t xml:space="preserve"> </w:t>
        </w:r>
        <w:r w:rsidR="00857A67">
          <w:t xml:space="preserve">Lo siguiente se entiende por </w:t>
        </w:r>
      </w:ins>
      <w:ins w:id="773" w:author="Gabriel Correa" w:date="2015-08-26T19:53:00Z">
        <w:r w:rsidR="00857A67">
          <w:t xml:space="preserve">una </w:t>
        </w:r>
      </w:ins>
      <w:ins w:id="774" w:author="Gabriel Correa" w:date="2015-08-26T18:05:00Z">
        <w:r w:rsidR="00EC4FF7">
          <w:t>directiva durante este trabajo:</w:t>
        </w:r>
      </w:ins>
    </w:p>
    <w:p w:rsidR="00122728" w:rsidRPr="00122728" w:rsidRDefault="00EE2482">
      <w:pPr>
        <w:pStyle w:val="Cita"/>
        <w:rPr>
          <w:ins w:id="775" w:author="Gabriel Correa" w:date="2015-08-26T18:36:00Z"/>
          <w:iCs/>
          <w:color w:val="262626" w:themeColor="text1" w:themeTint="D9"/>
          <w:sz w:val="22"/>
          <w:rPrChange w:id="776" w:author="Gabriel Correa" w:date="2015-08-26T18:36:00Z">
            <w:rPr>
              <w:ins w:id="777" w:author="Gabriel Correa" w:date="2015-08-26T18:36:00Z"/>
            </w:rPr>
          </w:rPrChange>
        </w:rPr>
        <w:pPrChange w:id="778" w:author="Gabriel Correa" w:date="2015-08-26T18:37:00Z">
          <w:pPr>
            <w:ind w:right="2246" w:firstLine="1134"/>
            <w:jc w:val="center"/>
          </w:pPr>
        </w:pPrChange>
      </w:pPr>
      <w:del w:id="779" w:author="Gabriel Correa" w:date="2015-08-26T18:22:00Z">
        <w:r w:rsidRPr="00122728" w:rsidDel="009A43E1">
          <w:rPr>
            <w:rStyle w:val="nfasis"/>
            <w:color w:val="262626" w:themeColor="text1" w:themeTint="D9"/>
            <w:sz w:val="22"/>
            <w:rPrChange w:id="780" w:author="Gabriel Correa" w:date="2015-08-26T18:36:00Z">
              <w:rPr>
                <w:rStyle w:val="CitaCar"/>
                <w:i w:val="0"/>
              </w:rPr>
            </w:rPrChange>
          </w:rPr>
          <w:delText>Una directiva es</w:delText>
        </w:r>
      </w:del>
      <w:ins w:id="781" w:author="Gabriel Correa" w:date="2015-08-26T18:22:00Z">
        <w:r w:rsidR="009A43E1" w:rsidRPr="00122728">
          <w:rPr>
            <w:rStyle w:val="nfasis"/>
            <w:color w:val="262626" w:themeColor="text1" w:themeTint="D9"/>
            <w:sz w:val="22"/>
            <w:rPrChange w:id="782" w:author="Gabriel Correa" w:date="2015-08-26T18:36:00Z">
              <w:rPr>
                <w:rStyle w:val="CitaCar"/>
                <w:i w:val="0"/>
              </w:rPr>
            </w:rPrChange>
          </w:rPr>
          <w:t xml:space="preserve">Las directivas de </w:t>
        </w:r>
      </w:ins>
      <w:ins w:id="783" w:author="Gabriel Correa" w:date="2015-08-26T18:23:00Z">
        <w:r w:rsidR="009A43E1" w:rsidRPr="00122728">
          <w:rPr>
            <w:rStyle w:val="nfasis"/>
            <w:color w:val="262626" w:themeColor="text1" w:themeTint="D9"/>
            <w:sz w:val="22"/>
            <w:rPrChange w:id="784" w:author="Gabriel Correa" w:date="2015-08-26T18:36:00Z">
              <w:rPr>
                <w:rStyle w:val="CitaCar"/>
                <w:i w:val="0"/>
              </w:rPr>
            </w:rPrChange>
          </w:rPr>
          <w:t>API son declaraciones</w:t>
        </w:r>
      </w:ins>
      <w:ins w:id="785" w:author="Gabriel Correa" w:date="2015-08-26T18:26:00Z">
        <w:r w:rsidR="009A43E1" w:rsidRPr="00122728">
          <w:rPr>
            <w:rStyle w:val="nfasis"/>
            <w:color w:val="262626" w:themeColor="text1" w:themeTint="D9"/>
            <w:sz w:val="22"/>
            <w:rPrChange w:id="786" w:author="Gabriel Correa" w:date="2015-08-26T18:36:00Z">
              <w:rPr>
                <w:rStyle w:val="CitaCar"/>
                <w:i w:val="0"/>
              </w:rPr>
            </w:rPrChange>
          </w:rPr>
          <w:t xml:space="preserve"> </w:t>
        </w:r>
      </w:ins>
      <w:ins w:id="787" w:author="Gabriel Correa" w:date="2015-08-26T18:29:00Z">
        <w:r w:rsidR="009A43E1" w:rsidRPr="00122728">
          <w:rPr>
            <w:rStyle w:val="nfasis"/>
            <w:color w:val="262626" w:themeColor="text1" w:themeTint="D9"/>
            <w:sz w:val="22"/>
            <w:rPrChange w:id="788" w:author="Gabriel Correa" w:date="2015-08-26T18:36:00Z">
              <w:rPr>
                <w:rStyle w:val="CitaCar"/>
                <w:i w:val="0"/>
              </w:rPr>
            </w:rPrChange>
          </w:rPr>
          <w:t xml:space="preserve">en lenguaje natural </w:t>
        </w:r>
      </w:ins>
      <w:ins w:id="789" w:author="Gabriel Correa" w:date="2015-08-26T18:27:00Z">
        <w:r w:rsidR="009A43E1" w:rsidRPr="00122728">
          <w:rPr>
            <w:rStyle w:val="nfasis"/>
            <w:color w:val="262626" w:themeColor="text1" w:themeTint="D9"/>
            <w:sz w:val="22"/>
            <w:rPrChange w:id="790" w:author="Gabriel Correa" w:date="2015-08-26T18:36:00Z">
              <w:rPr>
                <w:rStyle w:val="CitaCar"/>
                <w:i w:val="0"/>
              </w:rPr>
            </w:rPrChange>
          </w:rPr>
          <w:t xml:space="preserve">que permiten </w:t>
        </w:r>
      </w:ins>
      <w:ins w:id="791" w:author="Gabriel Correa" w:date="2015-08-26T18:31:00Z">
        <w:r w:rsidR="009A43E1" w:rsidRPr="00122728">
          <w:rPr>
            <w:rStyle w:val="nfasis"/>
            <w:color w:val="262626" w:themeColor="text1" w:themeTint="D9"/>
            <w:sz w:val="22"/>
            <w:rPrChange w:id="792" w:author="Gabriel Correa" w:date="2015-08-26T18:36:00Z">
              <w:rPr>
                <w:rStyle w:val="CitaCar"/>
                <w:i w:val="0"/>
              </w:rPr>
            </w:rPrChange>
          </w:rPr>
          <w:t xml:space="preserve">a </w:t>
        </w:r>
      </w:ins>
      <w:ins w:id="793" w:author="Gabriel Correa" w:date="2015-08-26T18:27:00Z">
        <w:r w:rsidR="009A43E1" w:rsidRPr="00122728">
          <w:rPr>
            <w:rStyle w:val="nfasis"/>
            <w:color w:val="262626" w:themeColor="text1" w:themeTint="D9"/>
            <w:sz w:val="22"/>
            <w:rPrChange w:id="794" w:author="Gabriel Correa" w:date="2015-08-26T18:36:00Z">
              <w:rPr>
                <w:rStyle w:val="CitaCar"/>
                <w:i w:val="0"/>
              </w:rPr>
            </w:rPrChange>
          </w:rPr>
          <w:t xml:space="preserve">los </w:t>
        </w:r>
      </w:ins>
      <w:ins w:id="795" w:author="Gabriel Correa" w:date="2015-08-26T18:26:00Z">
        <w:r w:rsidR="009A43E1" w:rsidRPr="00122728">
          <w:rPr>
            <w:rStyle w:val="nfasis"/>
            <w:color w:val="262626" w:themeColor="text1" w:themeTint="D9"/>
            <w:sz w:val="22"/>
            <w:rPrChange w:id="796" w:author="Gabriel Correa" w:date="2015-08-26T18:36:00Z">
              <w:rPr>
                <w:rStyle w:val="CitaCar"/>
                <w:i w:val="0"/>
              </w:rPr>
            </w:rPrChange>
          </w:rPr>
          <w:t>desarrolladores</w:t>
        </w:r>
      </w:ins>
      <w:ins w:id="797" w:author="Gabriel Correa" w:date="2015-08-26T18:27:00Z">
        <w:r w:rsidR="009A43E1" w:rsidRPr="00122728">
          <w:rPr>
            <w:rStyle w:val="nfasis"/>
            <w:color w:val="262626" w:themeColor="text1" w:themeTint="D9"/>
            <w:sz w:val="22"/>
            <w:rPrChange w:id="798" w:author="Gabriel Correa" w:date="2015-08-26T18:36:00Z">
              <w:rPr>
                <w:rStyle w:val="CitaCar"/>
                <w:i w:val="0"/>
              </w:rPr>
            </w:rPrChange>
          </w:rPr>
          <w:t xml:space="preserve"> </w:t>
        </w:r>
      </w:ins>
      <w:ins w:id="799" w:author="Gabriel Correa" w:date="2015-08-26T18:31:00Z">
        <w:r w:rsidR="009A43E1" w:rsidRPr="00122728">
          <w:rPr>
            <w:rStyle w:val="nfasis"/>
            <w:color w:val="262626" w:themeColor="text1" w:themeTint="D9"/>
            <w:sz w:val="22"/>
            <w:rPrChange w:id="800" w:author="Gabriel Correa" w:date="2015-08-26T18:36:00Z">
              <w:rPr>
                <w:rStyle w:val="CitaCar"/>
                <w:i w:val="0"/>
              </w:rPr>
            </w:rPrChange>
          </w:rPr>
          <w:t xml:space="preserve">ser </w:t>
        </w:r>
      </w:ins>
      <w:ins w:id="801" w:author="Gabriel Correa" w:date="2015-08-26T18:27:00Z">
        <w:r w:rsidR="009A43E1" w:rsidRPr="00122728">
          <w:rPr>
            <w:rStyle w:val="nfasis"/>
            <w:color w:val="262626" w:themeColor="text1" w:themeTint="D9"/>
            <w:sz w:val="22"/>
            <w:rPrChange w:id="802" w:author="Gabriel Correa" w:date="2015-08-26T18:36:00Z">
              <w:rPr>
                <w:rStyle w:val="CitaCar"/>
                <w:i w:val="0"/>
              </w:rPr>
            </w:rPrChange>
          </w:rPr>
          <w:t>con</w:t>
        </w:r>
      </w:ins>
      <w:ins w:id="803" w:author="Gabriel Correa" w:date="2015-08-26T18:30:00Z">
        <w:r w:rsidR="009A43E1" w:rsidRPr="00122728">
          <w:rPr>
            <w:rStyle w:val="nfasis"/>
            <w:color w:val="262626" w:themeColor="text1" w:themeTint="D9"/>
            <w:sz w:val="22"/>
            <w:rPrChange w:id="804" w:author="Gabriel Correa" w:date="2015-08-26T18:36:00Z">
              <w:rPr>
                <w:rStyle w:val="CitaCar"/>
                <w:i w:val="0"/>
              </w:rPr>
            </w:rPrChange>
          </w:rPr>
          <w:t>s</w:t>
        </w:r>
      </w:ins>
      <w:ins w:id="805" w:author="Gabriel Correa" w:date="2015-08-26T18:27:00Z">
        <w:r w:rsidR="009A43E1" w:rsidRPr="00122728">
          <w:rPr>
            <w:rStyle w:val="nfasis"/>
            <w:color w:val="262626" w:themeColor="text1" w:themeTint="D9"/>
            <w:sz w:val="22"/>
            <w:rPrChange w:id="806" w:author="Gabriel Correa" w:date="2015-08-26T18:36:00Z">
              <w:rPr>
                <w:rStyle w:val="CitaCar"/>
                <w:i w:val="0"/>
              </w:rPr>
            </w:rPrChange>
          </w:rPr>
          <w:t xml:space="preserve">cientes de las </w:t>
        </w:r>
      </w:ins>
      <w:ins w:id="807" w:author="Gabriel Correa" w:date="2015-08-26T18:32:00Z">
        <w:r w:rsidR="009A43E1" w:rsidRPr="00122728">
          <w:rPr>
            <w:rStyle w:val="nfasis"/>
            <w:color w:val="262626" w:themeColor="text1" w:themeTint="D9"/>
            <w:sz w:val="22"/>
            <w:rPrChange w:id="808" w:author="Gabriel Correa" w:date="2015-08-26T18:36:00Z">
              <w:rPr>
                <w:rStyle w:val="CitaCar"/>
                <w:i w:val="0"/>
              </w:rPr>
            </w:rPrChange>
          </w:rPr>
          <w:t xml:space="preserve">instrucciones y restricciones </w:t>
        </w:r>
      </w:ins>
      <w:ins w:id="809" w:author="Gabriel Correa" w:date="2015-08-26T18:29:00Z">
        <w:r w:rsidR="009A43E1" w:rsidRPr="00682F82">
          <w:rPr>
            <w:rStyle w:val="nfasis"/>
            <w:color w:val="262626" w:themeColor="text1" w:themeTint="D9"/>
            <w:sz w:val="22"/>
            <w:rPrChange w:id="810" w:author="Gabriel Correa" w:date="2015-08-27T12:41:00Z">
              <w:rPr>
                <w:rStyle w:val="CitaCar"/>
                <w:i w:val="0"/>
              </w:rPr>
            </w:rPrChange>
          </w:rPr>
          <w:t xml:space="preserve">relacionadas </w:t>
        </w:r>
      </w:ins>
      <w:ins w:id="811" w:author="Gabriel Correa" w:date="2015-08-26T19:53:00Z">
        <w:r w:rsidR="00857A67" w:rsidRPr="00682F82">
          <w:rPr>
            <w:rStyle w:val="nfasis"/>
            <w:color w:val="262626" w:themeColor="text1" w:themeTint="D9"/>
            <w:sz w:val="22"/>
          </w:rPr>
          <w:t>con el</w:t>
        </w:r>
      </w:ins>
      <w:ins w:id="812" w:author="Gabriel Correa" w:date="2015-08-26T18:29:00Z">
        <w:r w:rsidR="009A43E1" w:rsidRPr="00682F82">
          <w:rPr>
            <w:rStyle w:val="nfasis"/>
            <w:color w:val="262626" w:themeColor="text1" w:themeTint="D9"/>
            <w:sz w:val="22"/>
            <w:rPrChange w:id="813" w:author="Gabriel Correa" w:date="2015-08-27T12:41:00Z">
              <w:rPr>
                <w:rStyle w:val="CitaCar"/>
                <w:i w:val="0"/>
              </w:rPr>
            </w:rPrChange>
          </w:rPr>
          <w:t xml:space="preserve"> uso</w:t>
        </w:r>
        <w:r w:rsidR="009A43E1" w:rsidRPr="00122728">
          <w:rPr>
            <w:rStyle w:val="nfasis"/>
            <w:color w:val="262626" w:themeColor="text1" w:themeTint="D9"/>
            <w:sz w:val="22"/>
            <w:rPrChange w:id="814" w:author="Gabriel Correa" w:date="2015-08-26T18:36:00Z">
              <w:rPr>
                <w:rStyle w:val="CitaCar"/>
                <w:i w:val="0"/>
              </w:rPr>
            </w:rPrChange>
          </w:rPr>
          <w:t xml:space="preserve"> de una API.</w:t>
        </w:r>
      </w:ins>
      <w:del w:id="815" w:author="Gabriel Correa" w:date="2015-08-26T18:32:00Z">
        <w:r w:rsidRPr="00122728" w:rsidDel="009A43E1">
          <w:rPr>
            <w:rStyle w:val="nfasis"/>
            <w:color w:val="262626" w:themeColor="text1" w:themeTint="D9"/>
            <w:sz w:val="22"/>
            <w:rPrChange w:id="816" w:author="Gabriel Correa" w:date="2015-08-26T18:36:00Z">
              <w:rPr>
                <w:rStyle w:val="CitaCar"/>
                <w:i w:val="0"/>
              </w:rPr>
            </w:rPrChange>
          </w:rPr>
          <w:delText xml:space="preserve"> … [[definición corta aca]].  .. [[Para una explicación detallada del concepto ver [°n] o Anexo/Directivas]]</w:delText>
        </w:r>
      </w:del>
    </w:p>
    <w:p w:rsidR="00D52236" w:rsidRDefault="006E4F2A">
      <w:pPr>
        <w:rPr>
          <w:ins w:id="817" w:author="Gabriel Correa" w:date="2015-08-26T20:06:00Z"/>
        </w:rPr>
        <w:pPrChange w:id="818" w:author="Gabriel Correa" w:date="2015-08-26T20:49:00Z">
          <w:pPr>
            <w:ind w:right="2246" w:firstLine="1134"/>
            <w:jc w:val="center"/>
          </w:pPr>
        </w:pPrChange>
      </w:pPr>
      <w:ins w:id="819" w:author="Gabriel Correa" w:date="2015-08-26T20:42:00Z">
        <w:r>
          <w:t>Como se mencionó,</w:t>
        </w:r>
      </w:ins>
      <w:ins w:id="820" w:author="Gabriel Correa" w:date="2015-08-26T19:54:00Z">
        <w:r w:rsidR="00152E62">
          <w:t xml:space="preserve"> </w:t>
        </w:r>
      </w:ins>
      <w:ins w:id="821" w:author="Gabriel Correa" w:date="2015-08-26T20:42:00Z">
        <w:r>
          <w:t xml:space="preserve">las </w:t>
        </w:r>
      </w:ins>
      <w:ins w:id="822" w:author="Gabriel Correa" w:date="2015-08-26T19:54:00Z">
        <w:r>
          <w:t>directivas</w:t>
        </w:r>
      </w:ins>
      <w:ins w:id="823" w:author="Gabriel Correa" w:date="2015-08-26T20:42:00Z">
        <w:r>
          <w:t xml:space="preserve"> </w:t>
        </w:r>
      </w:ins>
      <w:ins w:id="824" w:author="Gabriel Correa" w:date="2015-08-26T19:56:00Z">
        <w:r w:rsidR="005A7B2A">
          <w:t>pueden pasar desapercibidas para un desarrollador que est</w:t>
        </w:r>
      </w:ins>
      <w:ins w:id="825" w:author="Gabriel Correa" w:date="2015-08-26T19:57:00Z">
        <w:r w:rsidR="005A7B2A">
          <w:t>á revisando la documentación</w:t>
        </w:r>
      </w:ins>
      <w:ins w:id="826" w:author="Gabriel Correa" w:date="2015-08-26T19:58:00Z">
        <w:r w:rsidR="005A7B2A">
          <w:t xml:space="preserve">. </w:t>
        </w:r>
      </w:ins>
      <w:ins w:id="827" w:author="Gabriel Correa" w:date="2015-08-26T20:01:00Z">
        <w:r w:rsidR="00D52236">
          <w:t xml:space="preserve">Algunas funcionalidades de API </w:t>
        </w:r>
      </w:ins>
      <w:ins w:id="828" w:author="Gabriel Correa" w:date="2015-08-26T20:44:00Z">
        <w:r>
          <w:t xml:space="preserve">son documentadas en extensos párrafos </w:t>
        </w:r>
      </w:ins>
      <w:ins w:id="829" w:author="Gabriel Correa" w:date="2015-08-26T20:45:00Z">
        <w:r>
          <w:t>donde</w:t>
        </w:r>
      </w:ins>
      <w:ins w:id="830" w:author="Gabriel Correa" w:date="2015-08-26T20:02:00Z">
        <w:r w:rsidR="00D52236">
          <w:t xml:space="preserve"> </w:t>
        </w:r>
      </w:ins>
      <w:ins w:id="831" w:author="Gabriel Correa" w:date="2015-08-26T20:03:00Z">
        <w:r w:rsidR="00D52236">
          <w:t xml:space="preserve">las directivas no se encuentran destacadas de ninguna forma como </w:t>
        </w:r>
      </w:ins>
      <w:ins w:id="832" w:author="Gabriel Correa" w:date="2015-08-26T20:04:00Z">
        <w:r w:rsidR="00D52236">
          <w:t xml:space="preserve">lo muestra la </w:t>
        </w:r>
      </w:ins>
      <w:ins w:id="833" w:author="Gabriel Correa" w:date="2015-08-26T21:23:00Z">
        <w:r w:rsidR="00662412">
          <w:fldChar w:fldCharType="begin"/>
        </w:r>
        <w:r w:rsidR="00662412">
          <w:instrText xml:space="preserve"> REF _Ref428387532 \h </w:instrText>
        </w:r>
      </w:ins>
      <w:r w:rsidR="00662412">
        <w:fldChar w:fldCharType="separate"/>
      </w:r>
      <w:ins w:id="834" w:author="Gabriel Correa" w:date="2015-08-28T07:30:00Z">
        <w:r w:rsidR="00E54D64">
          <w:t xml:space="preserve">Imagen </w:t>
        </w:r>
        <w:r w:rsidR="00E54D64">
          <w:rPr>
            <w:noProof/>
          </w:rPr>
          <w:t>2</w:t>
        </w:r>
        <w:r w:rsidR="00E54D64">
          <w:t>.</w:t>
        </w:r>
        <w:r w:rsidR="00E54D64">
          <w:rPr>
            <w:noProof/>
          </w:rPr>
          <w:t>2</w:t>
        </w:r>
      </w:ins>
      <w:ins w:id="835" w:author="Gabriel Correa" w:date="2015-08-26T21:23:00Z">
        <w:r w:rsidR="00662412">
          <w:fldChar w:fldCharType="end"/>
        </w:r>
        <w:r w:rsidR="00662412">
          <w:t xml:space="preserve"> </w:t>
        </w:r>
      </w:ins>
      <w:ins w:id="836" w:author="Gabriel Correa" w:date="2015-08-26T20:29:00Z">
        <w:r w:rsidR="00DE22E0">
          <w:t>donde hay una instrucci</w:t>
        </w:r>
      </w:ins>
      <w:ins w:id="837" w:author="Gabriel Correa" w:date="2015-08-26T20:30:00Z">
        <w:r w:rsidR="00DE22E0">
          <w:t xml:space="preserve">ón importante </w:t>
        </w:r>
        <w:proofErr w:type="gramStart"/>
        <w:r w:rsidR="00DE22E0">
          <w:t>entremedio</w:t>
        </w:r>
        <w:proofErr w:type="gramEnd"/>
        <w:r w:rsidR="00DE22E0">
          <w:t xml:space="preserve"> de otras frases</w:t>
        </w:r>
      </w:ins>
      <w:ins w:id="838" w:author="Gabriel Correa" w:date="2015-08-26T20:04:00Z">
        <w:r>
          <w:t>.</w:t>
        </w:r>
      </w:ins>
      <w:ins w:id="839" w:author="Gabriel Correa" w:date="2015-08-26T20:47:00Z">
        <w:r w:rsidR="00D200B5">
          <w:t xml:space="preserve"> Todo esto se traduce a un probable aumento de errores de código, tiempo solucionando </w:t>
        </w:r>
        <w:r w:rsidR="00D200B5" w:rsidRPr="00D200B5">
          <w:rPr>
            <w:i/>
            <w:rPrChange w:id="840" w:author="Gabriel Correa" w:date="2015-08-26T20:49:00Z">
              <w:rPr/>
            </w:rPrChange>
          </w:rPr>
          <w:t>bugs</w:t>
        </w:r>
      </w:ins>
      <w:ins w:id="841" w:author="Gabriel Correa" w:date="2015-08-26T20:48:00Z">
        <w:r w:rsidR="00D200B5">
          <w:t xml:space="preserve"> y problemas de</w:t>
        </w:r>
      </w:ins>
      <w:ins w:id="842" w:author="Gabriel Correa" w:date="2015-08-26T20:47:00Z">
        <w:r w:rsidR="00D200B5">
          <w:t xml:space="preserve"> mantenimiento del c</w:t>
        </w:r>
      </w:ins>
      <w:ins w:id="843" w:author="Gabriel Correa" w:date="2015-08-26T20:48:00Z">
        <w:r w:rsidR="00D200B5">
          <w:t>ódigo</w:t>
        </w:r>
      </w:ins>
      <w:customXmlInsRangeStart w:id="844" w:author="Gabriel Correa" w:date="2015-08-26T21:11:00Z"/>
      <w:sdt>
        <w:sdtPr>
          <w:id w:val="-1966805320"/>
          <w:citation/>
        </w:sdtPr>
        <w:sdtEndPr/>
        <w:sdtContent>
          <w:customXmlInsRangeEnd w:id="844"/>
          <w:ins w:id="845" w:author="Gabriel Correa" w:date="2015-08-26T21:11:00Z">
            <w:r w:rsidR="00CD7C36">
              <w:fldChar w:fldCharType="begin"/>
            </w:r>
            <w:r w:rsidR="00CD7C36">
              <w:instrText xml:space="preserve"> CITATION UDe09_2 \l 13322 </w:instrText>
            </w:r>
          </w:ins>
          <w:r w:rsidR="00CD7C36">
            <w:fldChar w:fldCharType="separate"/>
          </w:r>
          <w:ins w:id="846" w:author="Gabriel Correa" w:date="2015-08-28T07:30:00Z">
            <w:r w:rsidR="00E54D64">
              <w:rPr>
                <w:noProof/>
              </w:rPr>
              <w:t xml:space="preserve"> </w:t>
            </w:r>
            <w:r w:rsidR="00E54D64">
              <w:rPr>
                <w:noProof/>
              </w:rPr>
              <w:t>[</w:t>
            </w:r>
            <w:r w:rsidR="00E54D64">
              <w:rPr>
                <w:noProof/>
              </w:rPr>
              <w:fldChar w:fldCharType="begin"/>
            </w:r>
            <w:r w:rsidR="00E54D64">
              <w:rPr>
                <w:noProof/>
              </w:rPr>
              <w:instrText xml:space="preserve"> HYPERLINK "" \l "UDe09_2" </w:instrText>
            </w:r>
            <w:r w:rsidR="00E54D64">
              <w:rPr>
                <w:noProof/>
              </w:rPr>
            </w:r>
            <w:r w:rsidR="00E54D64">
              <w:rPr>
                <w:noProof/>
              </w:rPr>
              <w:fldChar w:fldCharType="separate"/>
            </w:r>
            <w:r w:rsidR="00E54D64" w:rsidRPr="00E54D64">
              <w:rPr>
                <w:rStyle w:val="CodeUsercreatedCar"/>
                <w:noProof/>
                <w:shd w:val="clear" w:color="auto" w:fill="auto"/>
                <w:lang w:val="es-CL"/>
                <w:rPrChange w:id="847" w:author="Gabriel Correa" w:date="2015-08-28T07:30:00Z">
                  <w:rPr>
                    <w:rStyle w:val="CodeUsercreatedCar"/>
                  </w:rPr>
                </w:rPrChange>
              </w:rPr>
              <w:t>1</w:t>
            </w:r>
            <w:r w:rsidR="00E54D64">
              <w:rPr>
                <w:noProof/>
              </w:rPr>
              <w:fldChar w:fldCharType="end"/>
            </w:r>
            <w:r w:rsidR="00E54D64">
              <w:rPr>
                <w:noProof/>
              </w:rPr>
              <w:t>]</w:t>
            </w:r>
          </w:ins>
          <w:ins w:id="848" w:author="Gabriel Correa" w:date="2015-08-26T21:11:00Z">
            <w:r w:rsidR="00CD7C36">
              <w:fldChar w:fldCharType="end"/>
            </w:r>
          </w:ins>
          <w:customXmlInsRangeStart w:id="849" w:author="Gabriel Correa" w:date="2015-08-26T21:11:00Z"/>
        </w:sdtContent>
      </w:sdt>
      <w:customXmlInsRangeEnd w:id="849"/>
      <w:ins w:id="850" w:author="Gabriel Correa" w:date="2015-08-26T20:49:00Z">
        <w:r w:rsidR="00D200B5">
          <w:t>.</w:t>
        </w:r>
      </w:ins>
    </w:p>
    <w:p w:rsidR="00EC4FF7" w:rsidRDefault="00DE22E0">
      <w:pPr>
        <w:rPr>
          <w:ins w:id="851" w:author="Gabriel Correa" w:date="2015-08-26T21:15:00Z"/>
        </w:rPr>
        <w:pPrChange w:id="852" w:author="Gabriel Correa" w:date="2015-08-26T20:51:00Z">
          <w:pPr>
            <w:ind w:right="2246" w:firstLine="1134"/>
            <w:jc w:val="center"/>
          </w:pPr>
        </w:pPrChange>
      </w:pPr>
      <w:ins w:id="853" w:author="Gabriel Correa" w:date="2015-08-26T20:31:00Z">
        <w:r>
          <w:t xml:space="preserve">Este problema se presenta en mayor manera para un </w:t>
        </w:r>
      </w:ins>
      <w:ins w:id="854" w:author="Gabriel Correa" w:date="2015-08-26T20:32:00Z">
        <w:r>
          <w:t>desarrollador con prisa, o que no tiene el tiempo suficiente para conocer a fondo todas las librer</w:t>
        </w:r>
      </w:ins>
      <w:ins w:id="855" w:author="Gabriel Correa" w:date="2015-08-26T20:33:00Z">
        <w:r>
          <w:t xml:space="preserve">ías externas que </w:t>
        </w:r>
      </w:ins>
      <w:ins w:id="856" w:author="Gabriel Correa" w:date="2015-08-26T20:34:00Z">
        <w:r>
          <w:t xml:space="preserve">puede </w:t>
        </w:r>
      </w:ins>
      <w:ins w:id="857" w:author="Gabriel Correa" w:date="2015-08-26T20:33:00Z">
        <w:r>
          <w:t>es</w:t>
        </w:r>
      </w:ins>
      <w:ins w:id="858" w:author="Gabriel Correa" w:date="2015-08-26T20:34:00Z">
        <w:r>
          <w:t>tar</w:t>
        </w:r>
      </w:ins>
      <w:ins w:id="859" w:author="Gabriel Correa" w:date="2015-08-26T20:33:00Z">
        <w:r>
          <w:t xml:space="preserve"> </w:t>
        </w:r>
      </w:ins>
      <w:ins w:id="860" w:author="Gabriel Correa" w:date="2015-08-26T20:34:00Z">
        <w:r>
          <w:t>usando</w:t>
        </w:r>
      </w:ins>
      <w:ins w:id="861" w:author="Gabriel Correa" w:date="2015-08-26T20:32:00Z">
        <w:r>
          <w:t xml:space="preserve">. </w:t>
        </w:r>
      </w:ins>
      <w:ins w:id="862" w:author="Gabriel Correa" w:date="2015-08-26T20:06:00Z">
        <w:r w:rsidR="00D52236" w:rsidRPr="00D52236">
          <w:t>Conocer todas las especificaciones de uso de una API completa puede ser una tarea muy complicada. Una librería típica puede tener cientos o miles de funciones, cada una con sus instrucciones de uso y explicación. Además existen dependencias entre funciones de una API, estados internos de una API y restricciones específicas sobre qué acciones evitar al usar una librería.</w:t>
        </w:r>
      </w:ins>
      <w:ins w:id="863" w:author="Gabriel Correa" w:date="2015-08-26T20:07:00Z">
        <w:r w:rsidR="00D52236">
          <w:t xml:space="preserve"> </w:t>
        </w:r>
      </w:ins>
      <w:ins w:id="864" w:author="Gabriel Correa" w:date="2015-08-26T20:26:00Z">
        <w:r w:rsidR="001263B6">
          <w:t>Puede ocurrir que u</w:t>
        </w:r>
      </w:ins>
      <w:ins w:id="865" w:author="Gabriel Correa" w:date="2015-08-26T20:25:00Z">
        <w:r w:rsidR="001263B6">
          <w:t>n desarrollador</w:t>
        </w:r>
      </w:ins>
      <w:ins w:id="866" w:author="Gabriel Correa" w:date="2015-08-26T20:07:00Z">
        <w:r w:rsidR="00D52236">
          <w:t xml:space="preserve"> </w:t>
        </w:r>
      </w:ins>
      <w:ins w:id="867" w:author="Gabriel Correa" w:date="2015-08-26T20:26:00Z">
        <w:r w:rsidR="001263B6">
          <w:t xml:space="preserve">no realice </w:t>
        </w:r>
      </w:ins>
      <w:ins w:id="868" w:author="Gabriel Correa" w:date="2015-08-26T20:07:00Z">
        <w:r w:rsidR="00D52236">
          <w:t xml:space="preserve">una lectura </w:t>
        </w:r>
      </w:ins>
      <w:ins w:id="869" w:author="Gabriel Correa" w:date="2015-08-26T20:27:00Z">
        <w:r w:rsidR="00A72318">
          <w:t xml:space="preserve">completa </w:t>
        </w:r>
      </w:ins>
      <w:ins w:id="870" w:author="Gabriel Correa" w:date="2015-08-26T20:07:00Z">
        <w:r w:rsidR="00D52236">
          <w:t>d</w:t>
        </w:r>
        <w:r w:rsidR="00A72318">
          <w:t xml:space="preserve">e </w:t>
        </w:r>
      </w:ins>
      <w:ins w:id="871" w:author="Gabriel Correa" w:date="2015-08-26T20:27:00Z">
        <w:r w:rsidR="00A72318">
          <w:t>la</w:t>
        </w:r>
      </w:ins>
      <w:ins w:id="872" w:author="Gabriel Correa" w:date="2015-08-26T20:07:00Z">
        <w:r w:rsidR="00D52236">
          <w:t xml:space="preserve"> documentación, más bien </w:t>
        </w:r>
      </w:ins>
      <w:ins w:id="873" w:author="Gabriel Correa" w:date="2015-08-26T20:27:00Z">
        <w:r w:rsidR="00A72318">
          <w:t>prefiriendo</w:t>
        </w:r>
      </w:ins>
      <w:ins w:id="874" w:author="Gabriel Correa" w:date="2015-08-26T20:07:00Z">
        <w:r w:rsidR="00A72318">
          <w:t xml:space="preserve"> revisar</w:t>
        </w:r>
      </w:ins>
      <w:ins w:id="875" w:author="Gabriel Correa" w:date="2015-08-26T20:28:00Z">
        <w:r w:rsidR="00A72318">
          <w:t xml:space="preserve">la </w:t>
        </w:r>
      </w:ins>
      <w:ins w:id="876" w:author="Gabriel Correa" w:date="2015-08-26T20:08:00Z">
        <w:r w:rsidR="00D52236">
          <w:t xml:space="preserve">cuando la </w:t>
        </w:r>
      </w:ins>
      <w:ins w:id="877" w:author="Gabriel Correa" w:date="2015-08-26T20:27:00Z">
        <w:r w:rsidR="00A72318">
          <w:t>necesit</w:t>
        </w:r>
      </w:ins>
      <w:ins w:id="878" w:author="Gabriel Correa" w:date="2015-08-26T20:28:00Z">
        <w:r w:rsidR="00A72318">
          <w:t>e</w:t>
        </w:r>
      </w:ins>
      <w:ins w:id="879" w:author="Gabriel Correa" w:date="2015-08-26T20:27:00Z">
        <w:r w:rsidR="00A72318">
          <w:t xml:space="preserve"> </w:t>
        </w:r>
      </w:ins>
      <w:ins w:id="880" w:author="Gabriel Correa" w:date="2015-08-26T20:08:00Z">
        <w:r w:rsidR="00D52236">
          <w:t xml:space="preserve">para </w:t>
        </w:r>
      </w:ins>
      <w:ins w:id="881" w:author="Gabriel Correa" w:date="2015-08-26T20:09:00Z">
        <w:r w:rsidR="00D52236">
          <w:t xml:space="preserve">comprender funcionalidades puntuales. Esto es referido </w:t>
        </w:r>
      </w:ins>
      <w:ins w:id="882" w:author="Gabriel Correa" w:date="2015-08-26T20:29:00Z">
        <w:r w:rsidR="00D50793">
          <w:t>de la forma</w:t>
        </w:r>
      </w:ins>
      <w:ins w:id="883" w:author="Gabriel Correa" w:date="2015-08-26T20:09:00Z">
        <w:r w:rsidR="00D52236">
          <w:t xml:space="preserve"> </w:t>
        </w:r>
        <w:r w:rsidR="00D52236" w:rsidRPr="000677EA">
          <w:rPr>
            <w:rStyle w:val="CitaCar"/>
            <w:rPrChange w:id="884" w:author="Gabriel Correa" w:date="2015-08-26T20:20:00Z">
              <w:rPr/>
            </w:rPrChange>
          </w:rPr>
          <w:t>‘</w:t>
        </w:r>
      </w:ins>
      <w:ins w:id="885" w:author="Gabriel Correa" w:date="2015-08-26T20:11:00Z">
        <w:r w:rsidR="00D52236" w:rsidRPr="000677EA">
          <w:rPr>
            <w:rStyle w:val="CitaCar"/>
            <w:rPrChange w:id="886" w:author="Gabriel Correa" w:date="2015-08-26T20:20:00Z">
              <w:rPr/>
            </w:rPrChange>
          </w:rPr>
          <w:t>explore documentation with an “as-needed” strategy</w:t>
        </w:r>
      </w:ins>
      <w:ins w:id="887" w:author="Gabriel Correa" w:date="2015-08-26T20:09:00Z">
        <w:r w:rsidR="00D52236" w:rsidRPr="000677EA">
          <w:rPr>
            <w:rStyle w:val="CitaCar"/>
            <w:rPrChange w:id="888" w:author="Gabriel Correa" w:date="2015-08-26T20:20:00Z">
              <w:rPr/>
            </w:rPrChange>
          </w:rPr>
          <w:t>’</w:t>
        </w:r>
      </w:ins>
      <w:ins w:id="889" w:author="Gabriel Correa" w:date="2015-08-26T20:12:00Z">
        <w:r w:rsidR="00363146" w:rsidRPr="000677EA">
          <w:rPr>
            <w:rStyle w:val="CitaCar"/>
            <w:rPrChange w:id="890" w:author="Gabriel Correa" w:date="2015-08-26T20:20:00Z">
              <w:rPr/>
            </w:rPrChange>
          </w:rPr>
          <w:t xml:space="preserve"> </w:t>
        </w:r>
        <w:r w:rsidR="00363146">
          <w:t xml:space="preserve">por </w:t>
        </w:r>
      </w:ins>
      <w:ins w:id="891" w:author="Gabriel Correa" w:date="2015-08-26T20:13:00Z">
        <w:r w:rsidR="00363146">
          <w:t xml:space="preserve">Soloway et al. </w:t>
        </w:r>
      </w:ins>
      <w:customXmlInsRangeStart w:id="892" w:author="Gabriel Correa" w:date="2015-08-26T20:18:00Z"/>
      <w:sdt>
        <w:sdtPr>
          <w:id w:val="-1448921319"/>
          <w:citation/>
        </w:sdtPr>
        <w:sdtEndPr/>
        <w:sdtContent>
          <w:customXmlInsRangeEnd w:id="892"/>
          <w:ins w:id="893" w:author="Gabriel Correa" w:date="2015-08-26T20:18:00Z">
            <w:r w:rsidR="00363146">
              <w:fldChar w:fldCharType="begin"/>
            </w:r>
            <w:r w:rsidR="00363146">
              <w:instrText xml:space="preserve"> CITATION ESo88 \l 13322 </w:instrText>
            </w:r>
          </w:ins>
          <w:r w:rsidR="00363146">
            <w:fldChar w:fldCharType="separate"/>
          </w:r>
          <w:ins w:id="894" w:author="Gabriel Correa" w:date="2015-08-28T07:30:00Z">
            <w:r w:rsidR="00E54D64">
              <w:rPr>
                <w:noProof/>
              </w:rPr>
              <w:t>[</w:t>
            </w:r>
            <w:r w:rsidR="00E54D64">
              <w:rPr>
                <w:noProof/>
              </w:rPr>
              <w:fldChar w:fldCharType="begin"/>
            </w:r>
            <w:r w:rsidR="00E54D64">
              <w:rPr>
                <w:noProof/>
              </w:rPr>
              <w:instrText xml:space="preserve"> HYPERLINK "" \l "ESo88" </w:instrText>
            </w:r>
            <w:r w:rsidR="00E54D64">
              <w:rPr>
                <w:noProof/>
              </w:rPr>
            </w:r>
            <w:r w:rsidR="00E54D64">
              <w:rPr>
                <w:noProof/>
              </w:rPr>
              <w:fldChar w:fldCharType="separate"/>
            </w:r>
            <w:r w:rsidR="00E54D64" w:rsidRPr="00E54D64">
              <w:rPr>
                <w:rStyle w:val="CodeUsercreatedCar"/>
                <w:noProof/>
                <w:shd w:val="clear" w:color="auto" w:fill="auto"/>
                <w:lang w:val="es-CL"/>
                <w:rPrChange w:id="895" w:author="Gabriel Correa" w:date="2015-08-28T07:30:00Z">
                  <w:rPr>
                    <w:rStyle w:val="CodeUsercreatedCar"/>
                  </w:rPr>
                </w:rPrChange>
              </w:rPr>
              <w:t>2</w:t>
            </w:r>
            <w:r w:rsidR="00E54D64">
              <w:rPr>
                <w:noProof/>
              </w:rPr>
              <w:fldChar w:fldCharType="end"/>
            </w:r>
            <w:r w:rsidR="00E54D64">
              <w:rPr>
                <w:noProof/>
              </w:rPr>
              <w:t>]</w:t>
            </w:r>
          </w:ins>
          <w:ins w:id="896" w:author="Gabriel Correa" w:date="2015-08-26T20:18:00Z">
            <w:r w:rsidR="00363146">
              <w:fldChar w:fldCharType="end"/>
            </w:r>
          </w:ins>
          <w:customXmlInsRangeStart w:id="897" w:author="Gabriel Correa" w:date="2015-08-26T20:18:00Z"/>
        </w:sdtContent>
      </w:sdt>
      <w:customXmlInsRangeEnd w:id="897"/>
    </w:p>
    <w:p w:rsidR="00BF56A9" w:rsidRDefault="00BF56A9">
      <w:pPr>
        <w:keepNext/>
        <w:jc w:val="center"/>
        <w:rPr>
          <w:ins w:id="898" w:author="Gabriel Correa" w:date="2015-08-26T21:21:00Z"/>
        </w:rPr>
        <w:pPrChange w:id="899" w:author="Gabriel Correa" w:date="2015-08-26T21:21:00Z">
          <w:pPr>
            <w:jc w:val="center"/>
          </w:pPr>
        </w:pPrChange>
      </w:pPr>
      <w:ins w:id="900" w:author="Gabriel Correa" w:date="2015-08-26T21:20:00Z">
        <w:r>
          <w:rPr>
            <w:noProof/>
          </w:rPr>
          <w:lastRenderedPageBreak/>
          <w:drawing>
            <wp:inline distT="0" distB="0" distL="0" distR="0" wp14:anchorId="58B53F3C" wp14:editId="3C47B5B1">
              <wp:extent cx="4174435" cy="2986685"/>
              <wp:effectExtent l="0" t="0" r="0" b="444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directiva-dificil-de-detectar.PNG"/>
                      <pic:cNvPicPr/>
                    </pic:nvPicPr>
                    <pic:blipFill>
                      <a:blip r:embed="rId15">
                        <a:extLst>
                          <a:ext uri="{28A0092B-C50C-407E-A947-70E740481C1C}">
                            <a14:useLocalDpi xmlns:a14="http://schemas.microsoft.com/office/drawing/2010/main" val="0"/>
                          </a:ext>
                        </a:extLst>
                      </a:blip>
                      <a:stretch>
                        <a:fillRect/>
                      </a:stretch>
                    </pic:blipFill>
                    <pic:spPr>
                      <a:xfrm>
                        <a:off x="0" y="0"/>
                        <a:ext cx="4191352" cy="2998788"/>
                      </a:xfrm>
                      <a:prstGeom prst="rect">
                        <a:avLst/>
                      </a:prstGeom>
                    </pic:spPr>
                  </pic:pic>
                </a:graphicData>
              </a:graphic>
            </wp:inline>
          </w:drawing>
        </w:r>
      </w:ins>
    </w:p>
    <w:p w:rsidR="00BF56A9" w:rsidRDefault="00BF56A9">
      <w:pPr>
        <w:pStyle w:val="Epgrafe"/>
        <w:ind w:left="993" w:right="758"/>
        <w:jc w:val="center"/>
        <w:rPr>
          <w:ins w:id="901" w:author="Gabriel Correa" w:date="2015-08-26T21:15:00Z"/>
        </w:rPr>
        <w:pPrChange w:id="902" w:author="Gabriel Correa" w:date="2015-08-26T21:21:00Z">
          <w:pPr>
            <w:ind w:right="2246" w:firstLine="1134"/>
            <w:jc w:val="center"/>
          </w:pPr>
        </w:pPrChange>
      </w:pPr>
      <w:bookmarkStart w:id="903" w:name="_Ref428387532"/>
      <w:ins w:id="904" w:author="Gabriel Correa" w:date="2015-08-26T21:21:00Z">
        <w:r>
          <w:t xml:space="preserve">Imagen </w:t>
        </w:r>
      </w:ins>
      <w:ins w:id="905" w:author="Gabriel Correa" w:date="2015-08-28T07:37:00Z">
        <w:r w:rsidR="00E54D64">
          <w:fldChar w:fldCharType="begin"/>
        </w:r>
        <w:r w:rsidR="00E54D64">
          <w:instrText xml:space="preserve"> STYLEREF 1 \s </w:instrText>
        </w:r>
      </w:ins>
      <w:r w:rsidR="00E54D64">
        <w:fldChar w:fldCharType="separate"/>
      </w:r>
      <w:r w:rsidR="00E54D64">
        <w:rPr>
          <w:noProof/>
        </w:rPr>
        <w:t>2</w:t>
      </w:r>
      <w:ins w:id="906"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907" w:author="Gabriel Correa" w:date="2015-08-28T07:37:00Z">
        <w:r w:rsidR="00E54D64">
          <w:rPr>
            <w:noProof/>
          </w:rPr>
          <w:t>2</w:t>
        </w:r>
        <w:r w:rsidR="00E54D64">
          <w:fldChar w:fldCharType="end"/>
        </w:r>
      </w:ins>
      <w:bookmarkEnd w:id="903"/>
      <w:ins w:id="908" w:author="Gabriel Correa" w:date="2015-08-26T21:21:00Z">
        <w:r>
          <w:t xml:space="preserve">:   </w:t>
        </w:r>
        <w:r w:rsidRPr="00497D08">
          <w:t>Documen</w:t>
        </w:r>
        <w:r w:rsidR="009E5A63">
          <w:t>tación de un método de J</w:t>
        </w:r>
        <w:r>
          <w:t>ava JMS. La frase destacada es una directiva que no es sim</w:t>
        </w:r>
        <w:r w:rsidR="009E5A63">
          <w:t>ple de detectar a primera vista</w:t>
        </w:r>
      </w:ins>
      <w:ins w:id="909" w:author="Gabriel Correa" w:date="2015-08-26T21:22:00Z">
        <w:r w:rsidR="009E5A63">
          <w:t xml:space="preserve"> pues</w:t>
        </w:r>
      </w:ins>
      <w:ins w:id="910" w:author="Gabriel Correa" w:date="2015-08-26T21:21:00Z">
        <w:r>
          <w:t xml:space="preserve"> </w:t>
        </w:r>
      </w:ins>
      <w:ins w:id="911" w:author="Gabriel Correa" w:date="2015-08-26T21:22:00Z">
        <w:r w:rsidR="009E5A63">
          <w:t>se encuentra al</w:t>
        </w:r>
      </w:ins>
      <w:ins w:id="912" w:author="Gabriel Correa" w:date="2015-08-26T21:21:00Z">
        <w:r w:rsidR="00662412">
          <w:t xml:space="preserve"> medio de un largo párrafo</w:t>
        </w:r>
      </w:ins>
      <w:ins w:id="913" w:author="Gabriel Correa" w:date="2015-08-26T21:24:00Z">
        <w:r w:rsidR="00662412">
          <w:t>.</w:t>
        </w:r>
        <w:r w:rsidR="00662412">
          <w:br/>
        </w:r>
        <w:r w:rsidR="00662412" w:rsidRPr="00662412">
          <w:rPr>
            <w:i/>
            <w:rPrChange w:id="914" w:author="Gabriel Correa" w:date="2015-08-26T21:25:00Z">
              <w:rPr/>
            </w:rPrChange>
          </w:rPr>
          <w:t>(</w:t>
        </w:r>
        <w:proofErr w:type="gramStart"/>
        <w:r w:rsidR="00662412" w:rsidRPr="00662412">
          <w:rPr>
            <w:i/>
            <w:rPrChange w:id="915" w:author="Gabriel Correa" w:date="2015-08-26T21:25:00Z">
              <w:rPr/>
            </w:rPrChange>
          </w:rPr>
          <w:t>en</w:t>
        </w:r>
        <w:proofErr w:type="gramEnd"/>
        <w:r w:rsidR="00662412" w:rsidRPr="00662412">
          <w:rPr>
            <w:i/>
            <w:rPrChange w:id="916" w:author="Gabriel Correa" w:date="2015-08-26T21:25:00Z">
              <w:rPr/>
            </w:rPrChange>
          </w:rPr>
          <w:t xml:space="preserve"> la documentación original la directiva no aparece destacada)</w:t>
        </w:r>
      </w:ins>
    </w:p>
    <w:p w:rsidR="00BF56A9" w:rsidRPr="00E02554" w:rsidDel="00DD6085" w:rsidRDefault="00BF56A9">
      <w:pPr>
        <w:rPr>
          <w:del w:id="917" w:author="Gabriel Correa" w:date="2015-08-27T12:45:00Z"/>
        </w:rPr>
        <w:pPrChange w:id="918" w:author="Gabriel Correa" w:date="2015-08-26T20:51:00Z">
          <w:pPr>
            <w:ind w:right="2246" w:firstLine="1134"/>
            <w:jc w:val="center"/>
          </w:pPr>
        </w:pPrChange>
      </w:pPr>
      <w:bookmarkStart w:id="919" w:name="_Toc428442996"/>
      <w:bookmarkStart w:id="920" w:name="_Toc428443072"/>
      <w:bookmarkStart w:id="921" w:name="_Toc428510349"/>
      <w:bookmarkEnd w:id="919"/>
      <w:bookmarkEnd w:id="920"/>
      <w:bookmarkEnd w:id="921"/>
    </w:p>
    <w:p w:rsidR="00EE2482" w:rsidDel="00F72467" w:rsidRDefault="00EE2482" w:rsidP="00EE2482">
      <w:pPr>
        <w:pStyle w:val="Ttulo2"/>
        <w:rPr>
          <w:del w:id="922" w:author="Gabriel Correa" w:date="2015-08-26T22:08:00Z"/>
        </w:rPr>
      </w:pPr>
      <w:bookmarkStart w:id="923" w:name="_Toc428510350"/>
      <w:r>
        <w:t>Una Solución</w:t>
      </w:r>
      <w:bookmarkEnd w:id="923"/>
    </w:p>
    <w:p w:rsidR="00EE2482" w:rsidRDefault="00EE2482">
      <w:pPr>
        <w:pStyle w:val="Ttulo2"/>
        <w:rPr>
          <w:ins w:id="924" w:author="Gabriel Correa" w:date="2015-08-26T21:46:00Z"/>
        </w:rPr>
        <w:pPrChange w:id="925" w:author="Gabriel Correa" w:date="2015-08-26T22:08:00Z">
          <w:pPr/>
        </w:pPrChange>
      </w:pPr>
      <w:del w:id="926" w:author="Gabriel Correa" w:date="2015-08-26T22:08:00Z">
        <w:r w:rsidRPr="00E02554" w:rsidDel="00F72467">
          <w:delText>[[</w:delText>
        </w:r>
      </w:del>
      <w:del w:id="927" w:author="Gabriel Correa" w:date="2015-08-26T22:07:00Z">
        <w:r w:rsidRPr="00E02554" w:rsidDel="00F72467">
          <w:delText>Hablar de destacar directivas y de la necesidad de mayor automatización pues la asignación manual de directivas es muy tedioso y toma mucho tiempo.]]</w:delText>
        </w:r>
      </w:del>
      <w:bookmarkStart w:id="928" w:name="_Toc428510351"/>
      <w:bookmarkEnd w:id="928"/>
    </w:p>
    <w:p w:rsidR="00391BB5" w:rsidRDefault="00391BB5" w:rsidP="00EE2482">
      <w:pPr>
        <w:rPr>
          <w:ins w:id="929" w:author="Gabriel Correa" w:date="2015-08-26T21:54:00Z"/>
        </w:rPr>
      </w:pPr>
      <w:ins w:id="930" w:author="Gabriel Correa" w:date="2015-08-26T21:47:00Z">
        <w:r>
          <w:t xml:space="preserve">Para ayudar a que las directivas sean más fácilmente detectables </w:t>
        </w:r>
      </w:ins>
      <w:ins w:id="931" w:author="Gabriel Correa" w:date="2015-08-26T21:49:00Z">
        <w:r>
          <w:t xml:space="preserve">se </w:t>
        </w:r>
      </w:ins>
      <w:ins w:id="932" w:author="Gabriel Correa" w:date="2015-08-26T21:48:00Z">
        <w:r>
          <w:t xml:space="preserve">podría obligar a seguir un </w:t>
        </w:r>
      </w:ins>
      <w:ins w:id="933" w:author="Gabriel Correa" w:date="2015-08-26T21:49:00Z">
        <w:r>
          <w:t xml:space="preserve">procedimiento estándar al </w:t>
        </w:r>
      </w:ins>
      <w:ins w:id="934" w:author="Gabriel Correa" w:date="2015-08-26T21:50:00Z">
        <w:r>
          <w:t>crear la documentación de una API o bien se podría destacar de alguna manera las directivas. La pr</w:t>
        </w:r>
      </w:ins>
      <w:ins w:id="935" w:author="Gabriel Correa" w:date="2015-08-26T21:51:00Z">
        <w:r>
          <w:t xml:space="preserve">imera opción probablemente tardaría años en adoptarse </w:t>
        </w:r>
      </w:ins>
      <w:ins w:id="936" w:author="Gabriel Correa" w:date="2015-08-26T21:52:00Z">
        <w:r>
          <w:t xml:space="preserve">y </w:t>
        </w:r>
      </w:ins>
      <w:ins w:id="937" w:author="Gabriel Correa" w:date="2015-08-26T21:53:00Z">
        <w:r>
          <w:t xml:space="preserve">puede ser complicado lograr que sea usado en todo proyecto de software. Por otra parte se pueden realizar esfuerzos para destacar </w:t>
        </w:r>
      </w:ins>
      <w:ins w:id="938" w:author="Gabriel Correa" w:date="2015-08-26T23:18:00Z">
        <w:r w:rsidR="00106B0C">
          <w:t xml:space="preserve">visualmente </w:t>
        </w:r>
      </w:ins>
      <w:ins w:id="939" w:author="Gabriel Correa" w:date="2015-08-26T21:53:00Z">
        <w:r w:rsidR="00106B0C">
          <w:t>las</w:t>
        </w:r>
      </w:ins>
      <w:ins w:id="940" w:author="Gabriel Correa" w:date="2015-08-26T23:18:00Z">
        <w:r w:rsidR="00106B0C">
          <w:t xml:space="preserve"> </w:t>
        </w:r>
      </w:ins>
      <w:ins w:id="941" w:author="Gabriel Correa" w:date="2015-08-26T21:53:00Z">
        <w:r>
          <w:t>directivas</w:t>
        </w:r>
      </w:ins>
      <w:ins w:id="942" w:author="Gabriel Correa" w:date="2015-08-26T21:54:00Z">
        <w:r>
          <w:t xml:space="preserve"> en la documentación.</w:t>
        </w:r>
      </w:ins>
    </w:p>
    <w:p w:rsidR="00391BB5" w:rsidRPr="00E02554" w:rsidRDefault="00D95285" w:rsidP="00EE2482">
      <w:ins w:id="943" w:author="Gabriel Correa" w:date="2015-08-26T21:59:00Z">
        <w:r>
          <w:t>Sin embargo para destacar las directivas primero es necesario detectar cuáles son las instrucciones importantes de la documentación. Sin embargo una librer</w:t>
        </w:r>
      </w:ins>
      <w:ins w:id="944" w:author="Gabriel Correa" w:date="2015-08-26T22:00:00Z">
        <w:r>
          <w:t xml:space="preserve">ía puede tener demasiados comentarios como para ser </w:t>
        </w:r>
      </w:ins>
      <w:ins w:id="945" w:author="Gabriel Correa" w:date="2015-08-26T22:01:00Z">
        <w:r>
          <w:t>revisados por una persona. Por ejemplo, Java tiene</w:t>
        </w:r>
      </w:ins>
      <w:ins w:id="946" w:author="Gabriel Correa" w:date="2015-08-26T22:03:00Z">
        <w:r>
          <w:t xml:space="preserve"> más de 4000 clases, cada una con varios métodos comentados.</w:t>
        </w:r>
      </w:ins>
      <w:ins w:id="947" w:author="Gabriel Correa" w:date="2015-08-26T22:04:00Z">
        <w:r>
          <w:t xml:space="preserve"> Una revisión manual puede ser muy tediosa y además costosa en horas-hombre para una empresa.</w:t>
        </w:r>
      </w:ins>
    </w:p>
    <w:p w:rsidR="00EE2482" w:rsidRPr="00D95285" w:rsidRDefault="00EE2482" w:rsidP="00EE2482">
      <w:r w:rsidRPr="00E02554">
        <w:t>Una solución – la propuesta por este trabajo – es que se detecten de manera semi</w:t>
      </w:r>
      <w:ins w:id="948" w:author="Gabriel Correa" w:date="2015-08-27T12:44:00Z">
        <w:r w:rsidR="00AE702C">
          <w:t>-</w:t>
        </w:r>
      </w:ins>
      <w:r w:rsidRPr="00E02554">
        <w:t xml:space="preserve">automática las directivas de API usando </w:t>
      </w:r>
      <w:ins w:id="949" w:author="Gabriel Correa" w:date="2015-08-26T22:06:00Z">
        <w:r w:rsidR="00D95285">
          <w:t xml:space="preserve">un clasificador entrenado por </w:t>
        </w:r>
      </w:ins>
      <w:del w:id="950" w:author="Gabriel Correa" w:date="2015-08-26T22:05:00Z">
        <w:r w:rsidRPr="00D95285" w:rsidDel="00D95285">
          <w:rPr>
            <w:i/>
            <w:rPrChange w:id="951" w:author="Gabriel Correa" w:date="2015-08-26T22:07:00Z">
              <w:rPr/>
            </w:rPrChange>
          </w:rPr>
          <w:delText xml:space="preserve">las herramientas de Text Mining y </w:delText>
        </w:r>
      </w:del>
      <w:r w:rsidRPr="00D95285">
        <w:rPr>
          <w:i/>
          <w:rPrChange w:id="952" w:author="Gabriel Correa" w:date="2015-08-26T22:07:00Z">
            <w:rPr/>
          </w:rPrChange>
        </w:rPr>
        <w:t>Machine Learning</w:t>
      </w:r>
      <w:ins w:id="953" w:author="Gabriel Correa" w:date="2015-08-26T22:07:00Z">
        <w:r w:rsidR="00D95285">
          <w:t xml:space="preserve"> y herramientas de </w:t>
        </w:r>
        <w:r w:rsidR="00D95285" w:rsidRPr="00D95285">
          <w:rPr>
            <w:i/>
            <w:rPrChange w:id="954" w:author="Gabriel Correa" w:date="2015-08-26T22:07:00Z">
              <w:rPr/>
            </w:rPrChange>
          </w:rPr>
          <w:t>Text Mining</w:t>
        </w:r>
      </w:ins>
      <w:r w:rsidRPr="00E02554">
        <w:t xml:space="preserve">, </w:t>
      </w:r>
      <w:del w:id="955" w:author="Gabriel Correa" w:date="2015-08-26T23:21:00Z">
        <w:r w:rsidRPr="00E02554" w:rsidDel="00106B0C">
          <w:delText xml:space="preserve">usando </w:delText>
        </w:r>
      </w:del>
      <w:ins w:id="956" w:author="Gabriel Correa" w:date="2015-08-26T23:21:00Z">
        <w:r w:rsidR="00106B0C">
          <w:t>aprendiendo de</w:t>
        </w:r>
        <w:r w:rsidR="00106B0C" w:rsidRPr="00E02554">
          <w:t xml:space="preserve"> </w:t>
        </w:r>
      </w:ins>
      <w:r w:rsidRPr="00E02554">
        <w:t xml:space="preserve">comentarios </w:t>
      </w:r>
      <w:del w:id="957" w:author="Gabriel Correa" w:date="2015-08-26T23:21:00Z">
        <w:r w:rsidRPr="00E02554" w:rsidDel="00E83290">
          <w:delText xml:space="preserve">reales </w:delText>
        </w:r>
      </w:del>
      <w:ins w:id="958" w:author="Gabriel Correa" w:date="2015-08-26T23:21:00Z">
        <w:r w:rsidR="00E83290">
          <w:t>en</w:t>
        </w:r>
        <w:r w:rsidR="00E83290" w:rsidRPr="00E02554">
          <w:t xml:space="preserve"> </w:t>
        </w:r>
      </w:ins>
      <w:r w:rsidRPr="00E02554">
        <w:t xml:space="preserve">de librerías API como </w:t>
      </w:r>
      <w:del w:id="959" w:author="Gabriel Correa" w:date="2015-08-26T22:07:00Z">
        <w:r w:rsidRPr="00E02554" w:rsidDel="00D95285">
          <w:delText xml:space="preserve">base </w:delText>
        </w:r>
      </w:del>
      <w:ins w:id="960" w:author="Gabriel Correa" w:date="2015-08-26T22:07:00Z">
        <w:r w:rsidR="00D95285">
          <w:t>fuente</w:t>
        </w:r>
      </w:ins>
      <w:del w:id="961" w:author="Gabriel Correa" w:date="2015-08-26T22:07:00Z">
        <w:r w:rsidRPr="00E02554" w:rsidDel="00D95285">
          <w:delText xml:space="preserve">y </w:delText>
        </w:r>
      </w:del>
      <w:del w:id="962" w:author="Gabriel Correa" w:date="2015-08-26T23:21:00Z">
        <w:r w:rsidRPr="00E02554" w:rsidDel="00106B0C">
          <w:delText>aprendizaje</w:delText>
        </w:r>
      </w:del>
      <w:r w:rsidRPr="00E02554">
        <w:t>.</w:t>
      </w:r>
      <w:ins w:id="963" w:author="Gabriel Correa" w:date="2015-08-26T23:24:00Z">
        <w:r w:rsidR="00F0680F">
          <w:t xml:space="preserve"> Es decir, un programa </w:t>
        </w:r>
      </w:ins>
      <w:ins w:id="964" w:author="Gabriel Correa" w:date="2015-08-28T05:19:00Z">
        <w:r w:rsidR="009E752B">
          <w:t xml:space="preserve">intentará </w:t>
        </w:r>
      </w:ins>
      <w:ins w:id="965" w:author="Gabriel Correa" w:date="2015-08-26T23:24:00Z">
        <w:r w:rsidR="00F0680F">
          <w:t>adivina</w:t>
        </w:r>
      </w:ins>
      <w:ins w:id="966" w:author="Gabriel Correa" w:date="2015-08-28T05:19:00Z">
        <w:r w:rsidR="009E752B">
          <w:t>r la</w:t>
        </w:r>
      </w:ins>
      <w:ins w:id="967" w:author="Gabriel Correa" w:date="2015-08-26T23:24:00Z">
        <w:r w:rsidR="00F0680F">
          <w:t xml:space="preserve"> mayor cantidad de directivas posibles y luego</w:t>
        </w:r>
      </w:ins>
      <w:ins w:id="968" w:author="Gabriel Correa" w:date="2015-08-28T05:20:00Z">
        <w:r w:rsidR="009E752B">
          <w:t>,</w:t>
        </w:r>
      </w:ins>
      <w:ins w:id="969" w:author="Gabriel Correa" w:date="2015-08-26T23:24:00Z">
        <w:r w:rsidR="00F0680F">
          <w:t xml:space="preserve"> opcionalmente</w:t>
        </w:r>
      </w:ins>
      <w:ins w:id="970" w:author="Gabriel Correa" w:date="2015-08-28T05:20:00Z">
        <w:r w:rsidR="009E752B">
          <w:t>,</w:t>
        </w:r>
      </w:ins>
      <w:ins w:id="971" w:author="Gabriel Correa" w:date="2015-08-26T23:24:00Z">
        <w:r w:rsidR="00F0680F">
          <w:t xml:space="preserve"> </w:t>
        </w:r>
      </w:ins>
      <w:ins w:id="972" w:author="Gabriel Correa" w:date="2015-08-26T23:25:00Z">
        <w:r w:rsidR="00924DD5">
          <w:t xml:space="preserve">se puede revisar de forma manual </w:t>
        </w:r>
      </w:ins>
      <w:ins w:id="973" w:author="Gabriel Correa" w:date="2015-08-28T05:20:00Z">
        <w:r w:rsidR="009E752B">
          <w:t xml:space="preserve">los resultados </w:t>
        </w:r>
      </w:ins>
      <w:ins w:id="974" w:author="Gabriel Correa" w:date="2015-08-26T23:26:00Z">
        <w:r w:rsidR="00924DD5">
          <w:t>para</w:t>
        </w:r>
      </w:ins>
      <w:ins w:id="975" w:author="Gabriel Correa" w:date="2015-08-26T23:25:00Z">
        <w:r w:rsidR="00924DD5">
          <w:t xml:space="preserve"> </w:t>
        </w:r>
      </w:ins>
      <w:ins w:id="976" w:author="Gabriel Correa" w:date="2015-08-26T23:26:00Z">
        <w:r w:rsidR="00924DD5">
          <w:t xml:space="preserve">corregir </w:t>
        </w:r>
      </w:ins>
      <w:ins w:id="977" w:author="Gabriel Correa" w:date="2015-08-26T23:25:00Z">
        <w:r w:rsidR="00924DD5">
          <w:t>errores</w:t>
        </w:r>
      </w:ins>
      <w:ins w:id="978" w:author="Gabriel Correa" w:date="2015-08-26T23:26:00Z">
        <w:r w:rsidR="00924DD5">
          <w:t>.</w:t>
        </w:r>
      </w:ins>
      <w:ins w:id="979" w:author="Gabriel Correa" w:date="2015-08-26T23:34:00Z">
        <w:r w:rsidR="00EE19DE" w:rsidRPr="00EE19DE">
          <w:t xml:space="preserve"> </w:t>
        </w:r>
        <w:r w:rsidR="00EE19DE" w:rsidRPr="00E02554">
          <w:t xml:space="preserve">La solución incluye </w:t>
        </w:r>
      </w:ins>
      <w:ins w:id="980" w:author="Gabriel Correa" w:date="2015-08-26T23:35:00Z">
        <w:r w:rsidR="00EE19DE">
          <w:t xml:space="preserve">el desarrollo de </w:t>
        </w:r>
      </w:ins>
      <w:ins w:id="981" w:author="Gabriel Correa" w:date="2015-08-26T23:34:00Z">
        <w:r w:rsidR="00EE19DE">
          <w:t>una aplicación web</w:t>
        </w:r>
        <w:r w:rsidR="00EE19DE" w:rsidRPr="00E02554">
          <w:t xml:space="preserve"> </w:t>
        </w:r>
        <w:r w:rsidR="00EE19DE">
          <w:t>que permite extraer los comentarios de una API para luego visualizarlos y corregir errores de la clasificación automática</w:t>
        </w:r>
        <w:r w:rsidR="00EE19DE" w:rsidRPr="00E02554">
          <w:t>.</w:t>
        </w:r>
      </w:ins>
    </w:p>
    <w:p w:rsidR="00EE2482" w:rsidDel="001A06B9" w:rsidRDefault="00EE2482" w:rsidP="00EE2482">
      <w:pPr>
        <w:rPr>
          <w:del w:id="982" w:author="Gabriel Correa" w:date="2015-08-27T12:45:00Z"/>
        </w:rPr>
      </w:pPr>
      <w:del w:id="983" w:author="Gabriel Correa" w:date="2015-08-26T22:08:00Z">
        <w:r w:rsidRPr="00E02554" w:rsidDel="00F72467">
          <w:delText xml:space="preserve">Es </w:delText>
        </w:r>
      </w:del>
      <w:commentRangeStart w:id="984"/>
      <w:del w:id="985" w:author="Gabriel Correa" w:date="2015-08-26T23:22:00Z">
        <w:r w:rsidRPr="00E02554" w:rsidDel="00F0680F">
          <w:delText xml:space="preserve">posible que </w:delText>
        </w:r>
      </w:del>
      <w:ins w:id="986" w:author="Gabriel Correa" w:date="2015-08-26T23:22:00Z">
        <w:r w:rsidR="00F0680F">
          <w:t>U</w:t>
        </w:r>
      </w:ins>
      <w:del w:id="987" w:author="Gabriel Correa" w:date="2015-08-26T23:22:00Z">
        <w:r w:rsidRPr="00E02554" w:rsidDel="00F0680F">
          <w:delText>u</w:delText>
        </w:r>
      </w:del>
      <w:r w:rsidRPr="00E02554">
        <w:t xml:space="preserve">n programa </w:t>
      </w:r>
      <w:ins w:id="988" w:author="Gabriel Correa" w:date="2015-08-26T23:22:00Z">
        <w:r w:rsidR="00F0680F">
          <w:t xml:space="preserve">puede </w:t>
        </w:r>
      </w:ins>
      <w:r w:rsidRPr="00E02554">
        <w:t>aprend</w:t>
      </w:r>
      <w:ins w:id="989" w:author="Gabriel Correa" w:date="2015-08-26T23:22:00Z">
        <w:r w:rsidR="00F0680F">
          <w:t>er</w:t>
        </w:r>
      </w:ins>
      <w:del w:id="990" w:author="Gabriel Correa" w:date="2015-08-26T23:22:00Z">
        <w:r w:rsidRPr="00E02554" w:rsidDel="00F0680F">
          <w:delText>a</w:delText>
        </w:r>
      </w:del>
      <w:r w:rsidRPr="00E02554">
        <w:t xml:space="preserve"> a detectar directivas, la duda es ¿con cuánta eficacia o precisión lo hace?</w:t>
      </w:r>
      <w:commentRangeStart w:id="991"/>
      <w:r w:rsidRPr="00E02554">
        <w:t xml:space="preserve"> El rendimiento </w:t>
      </w:r>
      <w:del w:id="992" w:author="Gabriel Correa" w:date="2015-08-26T22:08:00Z">
        <w:r w:rsidRPr="00E02554" w:rsidDel="00F72467">
          <w:delText>de este método</w:delText>
        </w:r>
      </w:del>
      <w:ins w:id="993" w:author="Gabriel Correa" w:date="2015-08-26T22:08:00Z">
        <w:r w:rsidR="00F72467">
          <w:t>de estos clasificadores</w:t>
        </w:r>
      </w:ins>
      <w:r w:rsidRPr="00E02554">
        <w:t xml:space="preserve"> es medido en el presente trabajo </w:t>
      </w:r>
      <w:ins w:id="994" w:author="Gabriel Correa" w:date="2015-08-26T22:08:00Z">
        <w:r w:rsidR="00F72467">
          <w:t>a lo largo de</w:t>
        </w:r>
      </w:ins>
      <w:del w:id="995" w:author="Gabriel Correa" w:date="2015-08-26T22:08:00Z">
        <w:r w:rsidRPr="00E02554" w:rsidDel="00F72467">
          <w:delText>en</w:delText>
        </w:r>
      </w:del>
      <w:r w:rsidRPr="00E02554">
        <w:t xml:space="preserve"> una serie de experimentos </w:t>
      </w:r>
      <w:del w:id="996" w:author="Gabriel Correa" w:date="2015-08-26T22:08:00Z">
        <w:r w:rsidRPr="00E02554" w:rsidDel="00F72467">
          <w:delText xml:space="preserve">usando </w:delText>
        </w:r>
      </w:del>
      <w:ins w:id="997" w:author="Gabriel Correa" w:date="2015-08-26T22:08:00Z">
        <w:r w:rsidR="00F72467">
          <w:t xml:space="preserve">aplicando </w:t>
        </w:r>
      </w:ins>
      <w:r w:rsidRPr="00E02554">
        <w:t>Text Mining</w:t>
      </w:r>
      <w:ins w:id="998" w:author="Gabriel Correa" w:date="2015-08-26T22:09:00Z">
        <w:r w:rsidR="00F72467">
          <w:t>.</w:t>
        </w:r>
      </w:ins>
      <w:del w:id="999" w:author="Gabriel Correa" w:date="2015-08-26T22:09:00Z">
        <w:r w:rsidRPr="00E02554" w:rsidDel="00F72467">
          <w:delText>,</w:delText>
        </w:r>
      </w:del>
      <w:moveFromRangeStart w:id="1000" w:author="Gabriel Correa" w:date="2015-08-26T22:09:00Z" w:name="move428390299"/>
      <w:moveFrom w:id="1001" w:author="Gabriel Correa" w:date="2015-08-26T22:09:00Z">
        <w:r w:rsidRPr="00E02554" w:rsidDel="00A639ED">
          <w:t xml:space="preserve"> y es comparado con el rendimiento de otro método: si un comentario contiene alguna palabras clave, o </w:t>
        </w:r>
        <w:r w:rsidRPr="00E02554" w:rsidDel="00A639ED">
          <w:rPr>
            <w:i/>
          </w:rPr>
          <w:t>keyword</w:t>
        </w:r>
        <w:r w:rsidRPr="00E02554" w:rsidDel="00A639ED">
          <w:t>, de cierto conjunto preestablecido, entonces es una directiva.</w:t>
        </w:r>
        <w:commentRangeEnd w:id="991"/>
        <w:r w:rsidRPr="008D122B" w:rsidDel="00A639ED">
          <w:rPr>
            <w:rStyle w:val="Refdecomentario"/>
            <w:sz w:val="24"/>
          </w:rPr>
          <w:commentReference w:id="1002"/>
        </w:r>
      </w:moveFrom>
    </w:p>
    <w:p w:rsidR="001A06B9" w:rsidRPr="00E02554" w:rsidRDefault="001A06B9">
      <w:pPr>
        <w:rPr>
          <w:ins w:id="1003" w:author="Gabriel Correa" w:date="2015-08-27T12:45:00Z"/>
        </w:rPr>
      </w:pPr>
    </w:p>
    <w:moveFromRangeEnd w:id="1000"/>
    <w:p w:rsidR="009208B9" w:rsidRDefault="00EE2482" w:rsidP="00EE2482">
      <w:pPr>
        <w:rPr>
          <w:ins w:id="1004" w:author="Gabriel Correa" w:date="2015-08-26T18:08:00Z"/>
        </w:rPr>
      </w:pPr>
      <w:del w:id="1005" w:author="Gabriel Correa" w:date="2015-08-26T23:34:00Z">
        <w:r w:rsidRPr="00E02554" w:rsidDel="00EE19DE">
          <w:delText xml:space="preserve">La solución incluye </w:delText>
        </w:r>
      </w:del>
      <w:del w:id="1006" w:author="Gabriel Correa" w:date="2015-08-26T23:32:00Z">
        <w:r w:rsidRPr="00E02554" w:rsidDel="00EE19DE">
          <w:delText>un software</w:delText>
        </w:r>
      </w:del>
      <w:del w:id="1007" w:author="Gabriel Correa" w:date="2015-08-26T23:34:00Z">
        <w:r w:rsidRPr="00E02554" w:rsidDel="00EE19DE">
          <w:delText xml:space="preserve"> que facilita el pre-procesamiento de los comentarios de API necesario para la aplicación de Text Mining. Permite realizar una asignación de directiva/no-directiva (y posiblemente más tipos) de cada phrase de los comentarios de una API y luego entregar los resultados en un formato compatible con la aplicación de Text Mining.</w:delText>
        </w:r>
        <w:commentRangeEnd w:id="984"/>
        <w:r w:rsidRPr="008D122B" w:rsidDel="00EE19DE">
          <w:rPr>
            <w:rStyle w:val="Refdecomentario"/>
            <w:sz w:val="24"/>
          </w:rPr>
          <w:commentReference w:id="984"/>
        </w:r>
      </w:del>
    </w:p>
    <w:p w:rsidR="009208B9" w:rsidRPr="00E02554" w:rsidDel="0037525B" w:rsidRDefault="009208B9" w:rsidP="00EE2482">
      <w:pPr>
        <w:rPr>
          <w:del w:id="1008" w:author="Gabriel Correa" w:date="2015-08-26T23:46:00Z"/>
        </w:rPr>
      </w:pPr>
      <w:bookmarkStart w:id="1009" w:name="_Toc428442999"/>
      <w:bookmarkStart w:id="1010" w:name="_Toc428443075"/>
      <w:bookmarkStart w:id="1011" w:name="_Toc428510352"/>
      <w:bookmarkEnd w:id="1009"/>
      <w:bookmarkEnd w:id="1010"/>
      <w:bookmarkEnd w:id="1011"/>
    </w:p>
    <w:p w:rsidR="00EE2482" w:rsidRDefault="00EE2482" w:rsidP="00EE2482">
      <w:pPr>
        <w:pStyle w:val="Ttulo2"/>
      </w:pPr>
      <w:bookmarkStart w:id="1012" w:name="_Toc428510353"/>
      <w:r>
        <w:t>Objetivos</w:t>
      </w:r>
      <w:bookmarkEnd w:id="1012"/>
    </w:p>
    <w:p w:rsidR="00B61C94" w:rsidRPr="00E02554" w:rsidDel="002C1870" w:rsidRDefault="00EE2482" w:rsidP="00EE2482">
      <w:pPr>
        <w:rPr>
          <w:del w:id="1013" w:author="Gabriel Correa" w:date="2015-08-27T12:20:00Z"/>
          <w:color w:val="808080" w:themeColor="background1" w:themeShade="80"/>
        </w:rPr>
      </w:pPr>
      <w:del w:id="1014" w:author="Gabriel Correa" w:date="2015-08-27T12:20:00Z">
        <w:r w:rsidRPr="00E02554" w:rsidDel="002C1870">
          <w:rPr>
            <w:color w:val="808080" w:themeColor="background1" w:themeShade="80"/>
          </w:rPr>
          <w:delText>(parte similar al informe de CC6908)</w:delText>
        </w:r>
        <w:bookmarkStart w:id="1015" w:name="_Toc428443001"/>
        <w:bookmarkStart w:id="1016" w:name="_Toc428443077"/>
        <w:bookmarkStart w:id="1017" w:name="_Toc428510354"/>
        <w:bookmarkEnd w:id="1015"/>
        <w:bookmarkEnd w:id="1016"/>
        <w:bookmarkEnd w:id="1017"/>
      </w:del>
    </w:p>
    <w:p w:rsidR="00EE2482" w:rsidRDefault="00EE2482" w:rsidP="00EE2482">
      <w:pPr>
        <w:pStyle w:val="Ttulo3"/>
        <w:rPr>
          <w:ins w:id="1018" w:author="Gabriel Correa" w:date="2015-08-27T11:22:00Z"/>
        </w:rPr>
      </w:pPr>
      <w:bookmarkStart w:id="1019" w:name="_Toc428510355"/>
      <w:r>
        <w:t>Objetivos Generales</w:t>
      </w:r>
      <w:bookmarkEnd w:id="1019"/>
    </w:p>
    <w:p w:rsidR="00B61C94" w:rsidRPr="008D122B" w:rsidRDefault="00B61C94">
      <w:pPr>
        <w:pPrChange w:id="1020" w:author="Gabriel Correa" w:date="2015-08-27T11:22:00Z">
          <w:pPr>
            <w:pStyle w:val="Ttulo3"/>
          </w:pPr>
        </w:pPrChange>
      </w:pPr>
      <w:ins w:id="1021" w:author="Gabriel Correa" w:date="2015-08-27T11:22:00Z">
        <w:r>
          <w:t xml:space="preserve">El objetivo general de este trabajo es </w:t>
        </w:r>
      </w:ins>
      <w:ins w:id="1022" w:author="Gabriel Correa" w:date="2015-08-27T11:29:00Z">
        <w:r w:rsidR="00854A2B">
          <w:t xml:space="preserve">diseñar </w:t>
        </w:r>
      </w:ins>
      <w:ins w:id="1023" w:author="Gabriel Correa" w:date="2015-08-27T11:36:00Z">
        <w:r w:rsidR="00854A2B">
          <w:t>e implementar</w:t>
        </w:r>
      </w:ins>
      <w:ins w:id="1024" w:author="Gabriel Correa" w:date="2015-08-27T11:26:00Z">
        <w:r>
          <w:t xml:space="preserve"> un sistema de detección semi-automático de directivas de API </w:t>
        </w:r>
      </w:ins>
      <w:ins w:id="1025" w:author="Gabriel Correa" w:date="2015-08-27T11:27:00Z">
        <w:r w:rsidR="00854A2B">
          <w:t xml:space="preserve">basado </w:t>
        </w:r>
      </w:ins>
      <w:ins w:id="1026" w:author="Gabriel Correa" w:date="2015-08-27T11:28:00Z">
        <w:r w:rsidR="00854A2B">
          <w:t>en la aplicación de Text Mining</w:t>
        </w:r>
      </w:ins>
      <w:ins w:id="1027" w:author="Gabriel Correa" w:date="2015-08-27T11:31:00Z">
        <w:r w:rsidR="00854A2B">
          <w:t xml:space="preserve">. </w:t>
        </w:r>
      </w:ins>
      <w:ins w:id="1028" w:author="Gabriel Correa" w:date="2015-08-27T11:33:00Z">
        <w:r w:rsidR="00854A2B">
          <w:t>Junto con esto,</w:t>
        </w:r>
      </w:ins>
      <w:ins w:id="1029" w:author="Gabriel Correa" w:date="2015-08-27T11:32:00Z">
        <w:r w:rsidR="00854A2B">
          <w:t xml:space="preserve"> realizar una </w:t>
        </w:r>
      </w:ins>
      <w:ins w:id="1030" w:author="Gabriel Correa" w:date="2015-08-27T11:34:00Z">
        <w:r w:rsidR="00854A2B">
          <w:t>búsqueda de los mejores algoritmos de Machine Learning para detectar directivas.</w:t>
        </w:r>
      </w:ins>
      <w:ins w:id="1031" w:author="Gabriel Correa" w:date="2015-08-27T11:35:00Z">
        <w:r w:rsidR="00854A2B">
          <w:tab/>
        </w:r>
      </w:ins>
      <w:ins w:id="1032" w:author="Gabriel Correa" w:date="2015-08-27T11:36:00Z">
        <w:r w:rsidR="00854A2B">
          <w:tab/>
        </w:r>
      </w:ins>
    </w:p>
    <w:p w:rsidR="00EE2482" w:rsidRDefault="00EE2482" w:rsidP="00EE2482">
      <w:pPr>
        <w:pStyle w:val="Ttulo3"/>
        <w:rPr>
          <w:ins w:id="1033" w:author="Gabriel Correa" w:date="2015-08-27T11:37:00Z"/>
        </w:rPr>
      </w:pPr>
      <w:bookmarkStart w:id="1034" w:name="_Toc428510356"/>
      <w:r>
        <w:t>Objetivos Específicos</w:t>
      </w:r>
      <w:bookmarkEnd w:id="1034"/>
    </w:p>
    <w:p w:rsidR="00854A2B" w:rsidRDefault="00D72C19">
      <w:pPr>
        <w:rPr>
          <w:ins w:id="1035" w:author="Gabriel Correa" w:date="2015-08-27T11:38:00Z"/>
        </w:rPr>
        <w:pPrChange w:id="1036" w:author="Gabriel Correa" w:date="2015-08-27T11:37:00Z">
          <w:pPr>
            <w:pStyle w:val="Ttulo3"/>
          </w:pPr>
        </w:pPrChange>
      </w:pPr>
      <w:ins w:id="1037" w:author="Gabriel Correa" w:date="2015-08-27T11:37:00Z">
        <w:r>
          <w:t xml:space="preserve">Los objetivos </w:t>
        </w:r>
      </w:ins>
      <w:ins w:id="1038" w:author="Gabriel Correa" w:date="2015-08-27T11:57:00Z">
        <w:r w:rsidR="00463B0D">
          <w:t>específicos</w:t>
        </w:r>
      </w:ins>
      <w:ins w:id="1039" w:author="Gabriel Correa" w:date="2015-08-27T11:38:00Z">
        <w:r>
          <w:t xml:space="preserve"> </w:t>
        </w:r>
      </w:ins>
      <w:ins w:id="1040" w:author="Gabriel Correa" w:date="2015-08-27T11:37:00Z">
        <w:r>
          <w:t>son l</w:t>
        </w:r>
      </w:ins>
      <w:ins w:id="1041" w:author="Gabriel Correa" w:date="2015-08-27T11:38:00Z">
        <w:r>
          <w:t>os siguientes:</w:t>
        </w:r>
      </w:ins>
    </w:p>
    <w:p w:rsidR="00D72C19" w:rsidRDefault="00D72C19">
      <w:pPr>
        <w:pStyle w:val="Prrafodelista"/>
        <w:numPr>
          <w:ilvl w:val="0"/>
          <w:numId w:val="47"/>
        </w:numPr>
        <w:rPr>
          <w:ins w:id="1042" w:author="Gabriel Correa" w:date="2015-08-27T11:45:00Z"/>
        </w:rPr>
        <w:pPrChange w:id="1043" w:author="Gabriel Correa" w:date="2015-08-27T11:54:00Z">
          <w:pPr>
            <w:pStyle w:val="Ttulo3"/>
          </w:pPr>
        </w:pPrChange>
      </w:pPr>
      <w:ins w:id="1044" w:author="Gabriel Correa" w:date="2015-08-27T11:41:00Z">
        <w:r>
          <w:t xml:space="preserve">Diseñar e implementar una aplicación que </w:t>
        </w:r>
      </w:ins>
      <w:ins w:id="1045" w:author="Gabriel Correa" w:date="2015-08-27T11:42:00Z">
        <w:r>
          <w:t xml:space="preserve">permita </w:t>
        </w:r>
      </w:ins>
      <w:ins w:id="1046" w:author="Gabriel Correa" w:date="2015-08-27T11:43:00Z">
        <w:r>
          <w:t>destacar manualmente las directivas de los comentarios de una API</w:t>
        </w:r>
      </w:ins>
      <w:ins w:id="1047" w:author="Gabriel Correa" w:date="2015-08-27T11:45:00Z">
        <w:r>
          <w:t>.</w:t>
        </w:r>
      </w:ins>
    </w:p>
    <w:p w:rsidR="00D72C19" w:rsidRDefault="00D72C19">
      <w:pPr>
        <w:pStyle w:val="Prrafodelista"/>
        <w:numPr>
          <w:ilvl w:val="0"/>
          <w:numId w:val="47"/>
        </w:numPr>
        <w:rPr>
          <w:ins w:id="1048" w:author="Gabriel Correa" w:date="2015-08-27T11:46:00Z"/>
        </w:rPr>
        <w:pPrChange w:id="1049" w:author="Gabriel Correa" w:date="2015-08-27T11:54:00Z">
          <w:pPr>
            <w:pStyle w:val="Ttulo3"/>
          </w:pPr>
        </w:pPrChange>
      </w:pPr>
      <w:ins w:id="1050" w:author="Gabriel Correa" w:date="2015-08-27T11:45:00Z">
        <w:r>
          <w:t>Realizar una revisión manual de comentarios de API para obtener datos con los cuales poder aplicar Text Mining</w:t>
        </w:r>
      </w:ins>
    </w:p>
    <w:p w:rsidR="00D72C19" w:rsidRDefault="00D72C19">
      <w:pPr>
        <w:pStyle w:val="Prrafodelista"/>
        <w:numPr>
          <w:ilvl w:val="0"/>
          <w:numId w:val="47"/>
        </w:numPr>
        <w:rPr>
          <w:ins w:id="1051" w:author="Gabriel Correa" w:date="2015-08-27T11:50:00Z"/>
        </w:rPr>
        <w:pPrChange w:id="1052" w:author="Gabriel Correa" w:date="2015-08-27T11:54:00Z">
          <w:pPr>
            <w:pStyle w:val="Ttulo3"/>
          </w:pPr>
        </w:pPrChange>
      </w:pPr>
      <w:ins w:id="1053" w:author="Gabriel Correa" w:date="2015-08-27T11:46:00Z">
        <w:r>
          <w:t xml:space="preserve">Investigar </w:t>
        </w:r>
      </w:ins>
      <w:ins w:id="1054" w:author="Gabriel Correa" w:date="2015-08-27T11:48:00Z">
        <w:r w:rsidR="00463B0D">
          <w:t xml:space="preserve">la capacidad </w:t>
        </w:r>
      </w:ins>
      <w:ins w:id="1055" w:author="Gabriel Correa" w:date="2015-08-27T11:49:00Z">
        <w:r w:rsidR="00463B0D">
          <w:t xml:space="preserve">que tienen algunos </w:t>
        </w:r>
      </w:ins>
      <w:ins w:id="1056" w:author="Gabriel Correa" w:date="2015-08-27T11:48:00Z">
        <w:r w:rsidR="00463B0D">
          <w:t>algoritmos de Machine Learning</w:t>
        </w:r>
      </w:ins>
      <w:ins w:id="1057" w:author="Gabriel Correa" w:date="2015-08-27T11:49:00Z">
        <w:r w:rsidR="00463B0D">
          <w:t xml:space="preserve"> para detectar automáticamente las directivas </w:t>
        </w:r>
      </w:ins>
      <w:ins w:id="1058" w:author="Gabriel Correa" w:date="2015-08-27T11:50:00Z">
        <w:r w:rsidR="00463B0D">
          <w:t>en los comentarios de API.</w:t>
        </w:r>
      </w:ins>
    </w:p>
    <w:p w:rsidR="00463B0D" w:rsidRPr="008D122B" w:rsidRDefault="00463B0D">
      <w:pPr>
        <w:pStyle w:val="Prrafodelista"/>
        <w:numPr>
          <w:ilvl w:val="0"/>
          <w:numId w:val="47"/>
        </w:numPr>
        <w:pPrChange w:id="1059" w:author="Gabriel Correa" w:date="2015-08-27T11:54:00Z">
          <w:pPr>
            <w:pStyle w:val="Ttulo3"/>
          </w:pPr>
        </w:pPrChange>
      </w:pPr>
      <w:ins w:id="1060" w:author="Gabriel Correa" w:date="2015-08-27T11:50:00Z">
        <w:r>
          <w:t xml:space="preserve">Agregar </w:t>
        </w:r>
      </w:ins>
      <w:ins w:id="1061" w:author="Gabriel Correa" w:date="2015-08-27T11:51:00Z">
        <w:r>
          <w:t xml:space="preserve">a la aplicación </w:t>
        </w:r>
      </w:ins>
      <w:ins w:id="1062" w:author="Gabriel Correa" w:date="2015-08-27T11:52:00Z">
        <w:r>
          <w:t xml:space="preserve">implementada que destaca directivas </w:t>
        </w:r>
      </w:ins>
      <w:ins w:id="1063" w:author="Gabriel Correa" w:date="2015-08-27T11:53:00Z">
        <w:r>
          <w:t>un componente de detección automática de directivas de API.</w:t>
        </w:r>
      </w:ins>
    </w:p>
    <w:p w:rsidR="00DD6085" w:rsidRDefault="00DD6085">
      <w:pPr>
        <w:spacing w:after="200" w:line="276" w:lineRule="auto"/>
        <w:jc w:val="left"/>
        <w:rPr>
          <w:ins w:id="1064" w:author="Gabriel Correa" w:date="2015-08-27T12:44:00Z"/>
          <w:rFonts w:eastAsiaTheme="majorEastAsia" w:cstheme="majorBidi"/>
          <w:b/>
          <w:bCs/>
          <w:color w:val="365F91" w:themeColor="accent1" w:themeShade="BF"/>
          <w:sz w:val="28"/>
          <w:szCs w:val="28"/>
        </w:rPr>
      </w:pPr>
      <w:ins w:id="1065" w:author="Gabriel Correa" w:date="2015-08-27T12:44:00Z">
        <w:r>
          <w:br w:type="page"/>
        </w:r>
      </w:ins>
    </w:p>
    <w:p w:rsidR="00EE2482" w:rsidDel="0025099C" w:rsidRDefault="00EE2482" w:rsidP="00EE2482">
      <w:pPr>
        <w:pStyle w:val="Ttulo3"/>
        <w:rPr>
          <w:del w:id="1066" w:author="Gabriel Correa" w:date="2015-08-27T12:41:00Z"/>
        </w:rPr>
      </w:pPr>
      <w:del w:id="1067" w:author="Gabriel Correa" w:date="2015-08-27T12:41:00Z">
        <w:r w:rsidDel="0025099C">
          <w:lastRenderedPageBreak/>
          <w:delText>Metodología</w:delText>
        </w:r>
        <w:bookmarkStart w:id="1068" w:name="_Toc428443004"/>
        <w:bookmarkStart w:id="1069" w:name="_Toc428443080"/>
        <w:bookmarkStart w:id="1070" w:name="_Toc428510357"/>
        <w:bookmarkEnd w:id="1068"/>
        <w:bookmarkEnd w:id="1069"/>
        <w:bookmarkEnd w:id="1070"/>
      </w:del>
    </w:p>
    <w:p w:rsidR="00EE2482" w:rsidRDefault="00EE2482" w:rsidP="00EE2482">
      <w:pPr>
        <w:pStyle w:val="Ttulo1"/>
      </w:pPr>
      <w:bookmarkStart w:id="1071" w:name="_Toc428510358"/>
      <w:r>
        <w:t>Marco teórico y trabajos anteriores</w:t>
      </w:r>
      <w:bookmarkEnd w:id="1071"/>
    </w:p>
    <w:p w:rsidR="00EE2482" w:rsidDel="004C54E8" w:rsidRDefault="00EE2482" w:rsidP="00EE2482">
      <w:pPr>
        <w:pStyle w:val="Ttulo2"/>
        <w:rPr>
          <w:del w:id="1072" w:author="Gabriel Correa" w:date="2015-08-27T20:09:00Z"/>
        </w:rPr>
      </w:pPr>
      <w:del w:id="1073" w:author="Gabriel Correa" w:date="2015-08-27T20:09:00Z">
        <w:r w:rsidDel="004C54E8">
          <w:delText>Importancia de comentarios en API y código fuente</w:delText>
        </w:r>
        <w:bookmarkStart w:id="1074" w:name="_Toc428510359"/>
        <w:bookmarkEnd w:id="1074"/>
      </w:del>
    </w:p>
    <w:p w:rsidR="00EE2482" w:rsidDel="004C54E8" w:rsidRDefault="00EE2482" w:rsidP="00EE2482">
      <w:pPr>
        <w:pStyle w:val="Prrafodelista"/>
        <w:numPr>
          <w:ilvl w:val="0"/>
          <w:numId w:val="17"/>
        </w:numPr>
        <w:rPr>
          <w:del w:id="1075" w:author="Gabriel Correa" w:date="2015-08-27T20:09:00Z"/>
        </w:rPr>
      </w:pPr>
      <w:del w:id="1076" w:author="Gabriel Correa" w:date="2015-08-27T20:09:00Z">
        <w:r w:rsidDel="004C54E8">
          <w:delText>% de comentarios en código fuente</w:delText>
        </w:r>
        <w:bookmarkStart w:id="1077" w:name="_Toc428510360"/>
        <w:bookmarkEnd w:id="1077"/>
      </w:del>
    </w:p>
    <w:p w:rsidR="00EE2482" w:rsidRPr="003D0E42" w:rsidDel="004C54E8" w:rsidRDefault="00EE2482" w:rsidP="00EE2482">
      <w:pPr>
        <w:pStyle w:val="Prrafodelista"/>
        <w:numPr>
          <w:ilvl w:val="0"/>
          <w:numId w:val="17"/>
        </w:numPr>
        <w:rPr>
          <w:del w:id="1078" w:author="Gabriel Correa" w:date="2015-08-27T20:09:00Z"/>
        </w:rPr>
      </w:pPr>
      <w:del w:id="1079" w:author="Gabriel Correa" w:date="2015-08-27T20:09:00Z">
        <w:r w:rsidDel="004C54E8">
          <w:delText>Trabajos pasados que apoyan la inclusión de comentarios para ayudar a desarrolladores</w:delText>
        </w:r>
        <w:bookmarkStart w:id="1080" w:name="_Toc428510361"/>
        <w:bookmarkEnd w:id="1080"/>
      </w:del>
    </w:p>
    <w:p w:rsidR="00EE2482" w:rsidRDefault="00EE2482" w:rsidP="00EE2482">
      <w:pPr>
        <w:pStyle w:val="Ttulo2"/>
      </w:pPr>
      <w:bookmarkStart w:id="1081" w:name="_Toc428510362"/>
      <w:r>
        <w:t>Destacación de directivas en API</w:t>
      </w:r>
      <w:bookmarkEnd w:id="1081"/>
    </w:p>
    <w:p w:rsidR="00EE2482" w:rsidDel="00EC0283" w:rsidRDefault="00EE2482" w:rsidP="00EE2482">
      <w:pPr>
        <w:pStyle w:val="Ttulo3"/>
        <w:rPr>
          <w:del w:id="1082" w:author="Gabriel Correa" w:date="2015-08-28T07:22:00Z"/>
        </w:rPr>
      </w:pPr>
      <w:del w:id="1083" w:author="Gabriel Correa" w:date="2015-08-28T07:22:00Z">
        <w:r w:rsidDel="00EC0283">
          <w:delText>Problema: Las directivas pueden pasar desapercibidas</w:delText>
        </w:r>
        <w:bookmarkStart w:id="1084" w:name="_Toc428510363"/>
        <w:bookmarkEnd w:id="1084"/>
      </w:del>
    </w:p>
    <w:p w:rsidR="00EE2482" w:rsidRPr="003D0E42" w:rsidDel="00EC0283" w:rsidRDefault="00EE2482" w:rsidP="00EE2482">
      <w:pPr>
        <w:pStyle w:val="Prrafodelista"/>
        <w:numPr>
          <w:ilvl w:val="0"/>
          <w:numId w:val="20"/>
        </w:numPr>
        <w:rPr>
          <w:del w:id="1085" w:author="Gabriel Correa" w:date="2015-08-28T07:22:00Z"/>
        </w:rPr>
      </w:pPr>
      <w:del w:id="1086" w:author="Gabriel Correa" w:date="2015-08-28T07:22:00Z">
        <w:r w:rsidDel="00EC0283">
          <w:delText>Mostrar ejemplos de directivas no vistas</w:delText>
        </w:r>
        <w:bookmarkStart w:id="1087" w:name="_Toc428510364"/>
        <w:bookmarkEnd w:id="1087"/>
      </w:del>
    </w:p>
    <w:p w:rsidR="00EE2482" w:rsidRDefault="00EE2482" w:rsidP="00EE2482">
      <w:pPr>
        <w:pStyle w:val="Ttulo3"/>
      </w:pPr>
      <w:bookmarkStart w:id="1088" w:name="_Toc428510365"/>
      <w:r>
        <w:t>Syntax highlighting en editores de texto</w:t>
      </w:r>
      <w:bookmarkEnd w:id="1088"/>
    </w:p>
    <w:p w:rsidR="00EE2482" w:rsidDel="002D4886" w:rsidRDefault="00EE2482" w:rsidP="00EE2482">
      <w:pPr>
        <w:pStyle w:val="Prrafodelista"/>
        <w:numPr>
          <w:ilvl w:val="0"/>
          <w:numId w:val="20"/>
        </w:numPr>
        <w:rPr>
          <w:del w:id="1089" w:author="Gabriel Correa" w:date="2015-08-27T16:50:00Z"/>
        </w:rPr>
      </w:pPr>
      <w:del w:id="1090" w:author="Gabriel Correa" w:date="2015-08-27T16:50:00Z">
        <w:r w:rsidDel="002D4886">
          <w:delText xml:space="preserve">Mencionar que es posible extender eclipse y sublime text para que haga highlight de ciertas cosas.. que esto podría ayudar a destacar directivas adentro de los editores. </w:delText>
        </w:r>
      </w:del>
    </w:p>
    <w:p w:rsidR="00B25246" w:rsidRDefault="00EE2482">
      <w:pPr>
        <w:rPr>
          <w:ins w:id="1091" w:author="Gabriel Correa" w:date="2015-08-27T16:23:00Z"/>
        </w:rPr>
        <w:pPrChange w:id="1092" w:author="Gabriel Correa" w:date="2015-08-27T16:19:00Z">
          <w:pPr>
            <w:pStyle w:val="Prrafodelista"/>
            <w:numPr>
              <w:numId w:val="20"/>
            </w:numPr>
            <w:ind w:hanging="360"/>
          </w:pPr>
        </w:pPrChange>
      </w:pPr>
      <w:del w:id="1093" w:author="Gabriel Correa" w:date="2015-08-27T16:50:00Z">
        <w:r w:rsidDel="002D4886">
          <w:delText>Mostrar imágenes de la prueba realizada en sublime text</w:delText>
        </w:r>
      </w:del>
      <w:ins w:id="1094" w:author="Gabriel Correa" w:date="2015-08-27T16:19:00Z">
        <w:r w:rsidR="00B25246">
          <w:t xml:space="preserve">Para destacar directivas de API hay que considerar que hay </w:t>
        </w:r>
      </w:ins>
      <w:ins w:id="1095" w:author="Gabriel Correa" w:date="2015-08-27T16:20:00Z">
        <w:r w:rsidR="00B25246">
          <w:t>principalmente dos lugares donde la documentación es revisada: en el código fuente</w:t>
        </w:r>
      </w:ins>
      <w:ins w:id="1096" w:author="Gabriel Correa" w:date="2015-08-27T16:21:00Z">
        <w:r w:rsidR="00B25246">
          <w:t xml:space="preserve"> </w:t>
        </w:r>
      </w:ins>
      <w:ins w:id="1097" w:author="Gabriel Correa" w:date="2015-08-27T16:20:00Z">
        <w:r w:rsidR="00B25246">
          <w:t xml:space="preserve">y </w:t>
        </w:r>
      </w:ins>
      <w:ins w:id="1098" w:author="Gabriel Correa" w:date="2015-08-27T16:21:00Z">
        <w:r w:rsidR="00B25246">
          <w:t xml:space="preserve">por otra parte </w:t>
        </w:r>
      </w:ins>
      <w:ins w:id="1099" w:author="Gabriel Correa" w:date="2015-08-27T16:20:00Z">
        <w:r w:rsidR="00B25246">
          <w:t>en páginas web</w:t>
        </w:r>
      </w:ins>
      <w:ins w:id="1100" w:author="Gabriel Correa" w:date="2015-08-27T16:21:00Z">
        <w:r w:rsidR="00B25246">
          <w:t xml:space="preserve"> donde suele publicarse una documentación </w:t>
        </w:r>
      </w:ins>
      <w:ins w:id="1101" w:author="Gabriel Correa" w:date="2015-08-27T16:22:00Z">
        <w:r w:rsidR="008B18AE">
          <w:t>oficial</w:t>
        </w:r>
      </w:ins>
      <w:ins w:id="1102" w:author="Gabriel Correa" w:date="2015-08-27T16:21:00Z">
        <w:r w:rsidR="00B25246">
          <w:t>.</w:t>
        </w:r>
      </w:ins>
    </w:p>
    <w:p w:rsidR="00126808" w:rsidRDefault="00126808">
      <w:pPr>
        <w:rPr>
          <w:ins w:id="1103" w:author="Gabriel Correa" w:date="2015-08-27T16:31:00Z"/>
        </w:rPr>
        <w:pPrChange w:id="1104" w:author="Gabriel Correa" w:date="2015-08-27T16:19:00Z">
          <w:pPr>
            <w:pStyle w:val="Prrafodelista"/>
            <w:numPr>
              <w:numId w:val="20"/>
            </w:numPr>
            <w:ind w:hanging="360"/>
          </w:pPr>
        </w:pPrChange>
      </w:pPr>
      <w:ins w:id="1105" w:author="Gabriel Correa" w:date="2015-08-27T16:23:00Z">
        <w:r>
          <w:t xml:space="preserve">En particular, si es necesario destacar directivas sobre el código fuente existe la posibilidad de usar el coloreo de sintaxis que ofrecen algunos editores de texto. El coloreo de sintaxis es un mecanismo </w:t>
        </w:r>
      </w:ins>
      <w:ins w:id="1106" w:author="Gabriel Correa" w:date="2015-08-27T16:24:00Z">
        <w:r>
          <w:t xml:space="preserve">común </w:t>
        </w:r>
      </w:ins>
      <w:ins w:id="1107" w:author="Gabriel Correa" w:date="2015-08-27T16:23:00Z">
        <w:r>
          <w:t>que usan los editores de texto para</w:t>
        </w:r>
      </w:ins>
      <w:ins w:id="1108" w:author="Gabriel Correa" w:date="2015-08-27T16:25:00Z">
        <w:r>
          <w:t xml:space="preserve"> darle formato a algunas partes del código, como color de fuente o color de fondo. Lo m</w:t>
        </w:r>
      </w:ins>
      <w:ins w:id="1109" w:author="Gabriel Correa" w:date="2015-08-27T16:26:00Z">
        <w:r>
          <w:t xml:space="preserve">ás común es usarlo para colorear </w:t>
        </w:r>
      </w:ins>
      <w:ins w:id="1110" w:author="Gabriel Correa" w:date="2015-08-27T16:27:00Z">
        <w:r>
          <w:t xml:space="preserve">el texto </w:t>
        </w:r>
      </w:ins>
      <w:ins w:id="1111" w:author="Gabriel Correa" w:date="2015-08-27T16:26:00Z">
        <w:r>
          <w:t xml:space="preserve">de </w:t>
        </w:r>
      </w:ins>
      <w:ins w:id="1112" w:author="Gabriel Correa" w:date="2015-08-27T16:27:00Z">
        <w:r>
          <w:t>variables</w:t>
        </w:r>
      </w:ins>
      <w:ins w:id="1113" w:author="Gabriel Correa" w:date="2015-08-27T16:26:00Z">
        <w:r>
          <w:t>, funciones</w:t>
        </w:r>
      </w:ins>
      <w:ins w:id="1114" w:author="Gabriel Correa" w:date="2015-08-27T16:29:00Z">
        <w:r>
          <w:t xml:space="preserve"> y</w:t>
        </w:r>
      </w:ins>
      <w:ins w:id="1115" w:author="Gabriel Correa" w:date="2015-08-27T16:26:00Z">
        <w:r>
          <w:t xml:space="preserve"> </w:t>
        </w:r>
      </w:ins>
      <w:ins w:id="1116" w:author="Gabriel Correa" w:date="2015-08-27T16:27:00Z">
        <w:r>
          <w:t>palabras reservadas del lenguaje de programaci</w:t>
        </w:r>
      </w:ins>
      <w:ins w:id="1117" w:author="Gabriel Correa" w:date="2015-08-27T16:28:00Z">
        <w:r>
          <w:t>ón</w:t>
        </w:r>
      </w:ins>
      <w:ins w:id="1118" w:author="Gabriel Correa" w:date="2015-08-27T16:29:00Z">
        <w:r>
          <w:t>,</w:t>
        </w:r>
      </w:ins>
      <w:ins w:id="1119" w:author="Gabriel Correa" w:date="2015-08-27T16:28:00Z">
        <w:r>
          <w:t xml:space="preserve"> cad</w:t>
        </w:r>
        <w:r w:rsidR="006B6EFE">
          <w:t>a uno con diferentes colores. E</w:t>
        </w:r>
      </w:ins>
      <w:ins w:id="1120" w:author="Gabriel Correa" w:date="2015-08-27T16:29:00Z">
        <w:r w:rsidR="006B6EFE">
          <w:t>l</w:t>
        </w:r>
      </w:ins>
      <w:ins w:id="1121" w:author="Gabriel Correa" w:date="2015-08-27T16:28:00Z">
        <w:r>
          <w:t xml:space="preserve"> mismo mecanismo puede permitir d</w:t>
        </w:r>
        <w:r w:rsidR="006B6EFE">
          <w:t xml:space="preserve">estacar </w:t>
        </w:r>
        <w:r>
          <w:t>directivas</w:t>
        </w:r>
      </w:ins>
      <w:ins w:id="1122" w:author="Gabriel Correa" w:date="2015-08-27T16:30:00Z">
        <w:r w:rsidR="006B6EFE">
          <w:t>.</w:t>
        </w:r>
      </w:ins>
    </w:p>
    <w:p w:rsidR="006B6EFE" w:rsidRPr="00CD3F5B" w:rsidRDefault="006B6EFE">
      <w:pPr>
        <w:rPr>
          <w:ins w:id="1123" w:author="Gabriel Correa" w:date="2015-08-27T16:32:00Z"/>
        </w:rPr>
        <w:pPrChange w:id="1124" w:author="Gabriel Correa" w:date="2015-08-27T16:19:00Z">
          <w:pPr>
            <w:pStyle w:val="Prrafodelista"/>
            <w:numPr>
              <w:numId w:val="20"/>
            </w:numPr>
            <w:ind w:hanging="360"/>
          </w:pPr>
        </w:pPrChange>
      </w:pPr>
      <w:ins w:id="1125" w:author="Gabriel Correa" w:date="2015-08-27T16:31:00Z">
        <w:r>
          <w:t>La</w:t>
        </w:r>
      </w:ins>
      <w:ins w:id="1126" w:author="Gabriel Correa" w:date="2015-08-27T16:44:00Z">
        <w:r w:rsidR="00B35DD7">
          <w:t xml:space="preserve"> </w:t>
        </w:r>
      </w:ins>
      <w:ins w:id="1127" w:author="Gabriel Correa" w:date="2015-08-27T16:49:00Z">
        <w:r w:rsidR="004416EB">
          <w:fldChar w:fldCharType="begin"/>
        </w:r>
        <w:r w:rsidR="004416EB">
          <w:instrText xml:space="preserve"> REF _Ref428457483 \h </w:instrText>
        </w:r>
      </w:ins>
      <w:r w:rsidR="004416EB">
        <w:fldChar w:fldCharType="separate"/>
      </w:r>
      <w:ins w:id="1128" w:author="Gabriel Correa" w:date="2015-08-28T07:30:00Z">
        <w:r w:rsidR="00E54D64">
          <w:t xml:space="preserve">Imagen </w:t>
        </w:r>
        <w:r w:rsidR="00E54D64">
          <w:rPr>
            <w:noProof/>
          </w:rPr>
          <w:t>3</w:t>
        </w:r>
        <w:r w:rsidR="00E54D64">
          <w:t>.</w:t>
        </w:r>
        <w:r w:rsidR="00E54D64">
          <w:rPr>
            <w:noProof/>
          </w:rPr>
          <w:t>1</w:t>
        </w:r>
      </w:ins>
      <w:ins w:id="1129" w:author="Gabriel Correa" w:date="2015-08-27T16:49:00Z">
        <w:r w:rsidR="004416EB">
          <w:fldChar w:fldCharType="end"/>
        </w:r>
      </w:ins>
      <w:ins w:id="1130" w:author="Gabriel Correa" w:date="2015-08-27T16:44:00Z">
        <w:r w:rsidR="00B35DD7">
          <w:t xml:space="preserve"> </w:t>
        </w:r>
      </w:ins>
      <w:ins w:id="1131" w:author="Gabriel Correa" w:date="2015-08-27T16:31:00Z">
        <w:r>
          <w:t xml:space="preserve">muestra un ejemplo de prueba realizado </w:t>
        </w:r>
      </w:ins>
      <w:ins w:id="1132" w:author="Gabriel Correa" w:date="2015-08-27T16:53:00Z">
        <w:r w:rsidR="00636AAC">
          <w:t xml:space="preserve">durante este trabajo </w:t>
        </w:r>
      </w:ins>
      <w:ins w:id="1133" w:author="Gabriel Correa" w:date="2015-08-27T16:52:00Z">
        <w:r w:rsidR="00636AAC">
          <w:t>en</w:t>
        </w:r>
      </w:ins>
      <w:ins w:id="1134" w:author="Gabriel Correa" w:date="2015-08-27T16:53:00Z">
        <w:r w:rsidR="00636AAC">
          <w:t xml:space="preserve"> el editor de texto</w:t>
        </w:r>
      </w:ins>
      <w:ins w:id="1135" w:author="Gabriel Correa" w:date="2015-08-27T16:52:00Z">
        <w:r w:rsidR="00636AAC">
          <w:t xml:space="preserve"> Sublime Text </w:t>
        </w:r>
      </w:ins>
      <w:ins w:id="1136" w:author="Gabriel Correa" w:date="2015-08-27T16:53:00Z">
        <w:r w:rsidR="00636AAC">
          <w:t xml:space="preserve">con el fin de </w:t>
        </w:r>
      </w:ins>
      <w:ins w:id="1137" w:author="Gabriel Correa" w:date="2015-08-27T16:31:00Z">
        <w:r>
          <w:t xml:space="preserve">comprobar si esto era posible de realizar. </w:t>
        </w:r>
      </w:ins>
      <w:ins w:id="1138" w:author="Gabriel Correa" w:date="2015-08-27T16:37:00Z">
        <w:r w:rsidR="00CD3F5B">
          <w:t xml:space="preserve">El editor de texto quedó programado para destacar una línea completa cuando encontrase </w:t>
        </w:r>
      </w:ins>
      <w:ins w:id="1139" w:author="Gabriel Correa" w:date="2015-08-27T16:38:00Z">
        <w:r w:rsidR="00CD3F5B">
          <w:t xml:space="preserve">la expresión </w:t>
        </w:r>
      </w:ins>
      <w:ins w:id="1140" w:author="Gabriel Correa" w:date="2015-08-27T16:37:00Z">
        <w:r w:rsidR="00CD3F5B">
          <w:t>‘</w:t>
        </w:r>
      </w:ins>
      <w:ins w:id="1141" w:author="Gabriel Correa" w:date="2015-08-27T16:38:00Z">
        <w:r w:rsidR="00CD3F5B">
          <w:t xml:space="preserve">@tag </w:t>
        </w:r>
      </w:ins>
      <w:ins w:id="1142" w:author="Gabriel Correa" w:date="2015-08-27T16:37:00Z">
        <w:r w:rsidR="00CD3F5B">
          <w:rPr>
            <w:i/>
          </w:rPr>
          <w:t>usage.res</w:t>
        </w:r>
      </w:ins>
      <w:ins w:id="1143" w:author="Gabriel Correa" w:date="2015-08-27T16:38:00Z">
        <w:r w:rsidR="00CD3F5B">
          <w:rPr>
            <w:i/>
          </w:rPr>
          <w:t>triction’</w:t>
        </w:r>
        <w:r w:rsidR="00CD3F5B">
          <w:t xml:space="preserve"> </w:t>
        </w:r>
      </w:ins>
      <w:ins w:id="1144" w:author="Gabriel Correa" w:date="2015-08-27T16:43:00Z">
        <w:r w:rsidR="00AA07E0">
          <w:t>adentro de un comentario</w:t>
        </w:r>
      </w:ins>
      <w:ins w:id="1145" w:author="Gabriel Correa" w:date="2015-08-27T16:38:00Z">
        <w:r w:rsidR="00CD3F5B">
          <w:t xml:space="preserve">. </w:t>
        </w:r>
      </w:ins>
      <w:ins w:id="1146" w:author="Gabriel Correa" w:date="2015-08-27T16:39:00Z">
        <w:r w:rsidR="00CD3F5B">
          <w:t>De manera similar, en la</w:t>
        </w:r>
      </w:ins>
      <w:ins w:id="1147" w:author="Gabriel Correa" w:date="2015-08-27T16:49:00Z">
        <w:r w:rsidR="004416EB">
          <w:t xml:space="preserve"> </w:t>
        </w:r>
        <w:r w:rsidR="004416EB">
          <w:fldChar w:fldCharType="begin"/>
        </w:r>
        <w:r w:rsidR="004416EB">
          <w:instrText xml:space="preserve"> REF _Ref428457499 \h </w:instrText>
        </w:r>
      </w:ins>
      <w:r w:rsidR="004416EB">
        <w:fldChar w:fldCharType="separate"/>
      </w:r>
      <w:ins w:id="1148" w:author="Gabriel Correa" w:date="2015-08-28T07:30:00Z">
        <w:r w:rsidR="00E54D64">
          <w:t xml:space="preserve">Imagen </w:t>
        </w:r>
        <w:r w:rsidR="00E54D64">
          <w:rPr>
            <w:noProof/>
          </w:rPr>
          <w:t>3</w:t>
        </w:r>
        <w:r w:rsidR="00E54D64">
          <w:t>.</w:t>
        </w:r>
        <w:r w:rsidR="00E54D64">
          <w:rPr>
            <w:noProof/>
          </w:rPr>
          <w:t>2</w:t>
        </w:r>
      </w:ins>
      <w:ins w:id="1149" w:author="Gabriel Correa" w:date="2015-08-27T16:49:00Z">
        <w:r w:rsidR="004416EB">
          <w:fldChar w:fldCharType="end"/>
        </w:r>
      </w:ins>
      <w:ins w:id="1150" w:author="Gabriel Correa" w:date="2015-08-27T16:39:00Z">
        <w:r w:rsidR="00CD3F5B">
          <w:t xml:space="preserve"> se destacan las palabras </w:t>
        </w:r>
        <w:r w:rsidR="00CD3F5B" w:rsidRPr="00CD3F5B">
          <w:rPr>
            <w:i/>
            <w:rPrChange w:id="1151" w:author="Gabriel Correa" w:date="2015-08-27T16:40:00Z">
              <w:rPr/>
            </w:rPrChange>
          </w:rPr>
          <w:t>‘</w:t>
        </w:r>
      </w:ins>
      <w:ins w:id="1152" w:author="Gabriel Correa" w:date="2015-08-27T16:40:00Z">
        <w:r w:rsidR="00CD3F5B" w:rsidRPr="00CD3F5B">
          <w:rPr>
            <w:i/>
            <w:rPrChange w:id="1153" w:author="Gabriel Correa" w:date="2015-08-27T16:40:00Z">
              <w:rPr/>
            </w:rPrChange>
          </w:rPr>
          <w:t>M</w:t>
        </w:r>
      </w:ins>
      <w:ins w:id="1154" w:author="Gabriel Correa" w:date="2015-08-27T16:39:00Z">
        <w:r w:rsidR="00CD3F5B" w:rsidRPr="00CD3F5B">
          <w:rPr>
            <w:i/>
            <w:rPrChange w:id="1155" w:author="Gabriel Correa" w:date="2015-08-27T16:40:00Z">
              <w:rPr/>
            </w:rPrChange>
          </w:rPr>
          <w:t>ust</w:t>
        </w:r>
      </w:ins>
      <w:ins w:id="1156" w:author="Gabriel Correa" w:date="2015-08-27T16:40:00Z">
        <w:r w:rsidR="00CD3F5B" w:rsidRPr="00CD3F5B">
          <w:rPr>
            <w:i/>
            <w:rPrChange w:id="1157" w:author="Gabriel Correa" w:date="2015-08-27T16:40:00Z">
              <w:rPr/>
            </w:rPrChange>
          </w:rPr>
          <w:t>’</w:t>
        </w:r>
        <w:r w:rsidR="00CD3F5B">
          <w:t xml:space="preserve"> cuando se encuentr</w:t>
        </w:r>
        <w:r w:rsidR="00AA07E0">
          <w:t>an adentro de un comentario</w:t>
        </w:r>
        <w:r w:rsidR="00ED48EB">
          <w:t xml:space="preserve"> y a modo de aclaraci</w:t>
        </w:r>
      </w:ins>
      <w:ins w:id="1158" w:author="Gabriel Correa" w:date="2015-08-27T16:59:00Z">
        <w:r w:rsidR="00ED48EB">
          <w:t xml:space="preserve">ón este </w:t>
        </w:r>
      </w:ins>
      <w:ins w:id="1159" w:author="Gabriel Correa" w:date="2015-08-27T17:00:00Z">
        <w:r w:rsidR="00ED48EB">
          <w:t xml:space="preserve">mecanismo </w:t>
        </w:r>
      </w:ins>
      <w:ins w:id="1160" w:author="Gabriel Correa" w:date="2015-08-27T16:59:00Z">
        <w:r w:rsidR="00ED48EB">
          <w:t xml:space="preserve">no modifica de ningún modo el </w:t>
        </w:r>
      </w:ins>
      <w:ins w:id="1161" w:author="Gabriel Correa" w:date="2015-08-27T17:00:00Z">
        <w:r w:rsidR="00ED48EB">
          <w:t xml:space="preserve">texto </w:t>
        </w:r>
      </w:ins>
      <w:ins w:id="1162" w:author="Gabriel Correa" w:date="2015-08-27T16:59:00Z">
        <w:r w:rsidR="00ED48EB">
          <w:t xml:space="preserve">del </w:t>
        </w:r>
      </w:ins>
      <w:ins w:id="1163" w:author="Gabriel Correa" w:date="2015-08-27T17:00:00Z">
        <w:r w:rsidR="00ED48EB">
          <w:t xml:space="preserve">archivo con el </w:t>
        </w:r>
      </w:ins>
      <w:ins w:id="1164" w:author="Gabriel Correa" w:date="2015-08-27T16:59:00Z">
        <w:r w:rsidR="00ED48EB">
          <w:t>código fuente</w:t>
        </w:r>
      </w:ins>
      <w:ins w:id="1165" w:author="Gabriel Correa" w:date="2015-08-27T17:00:00Z">
        <w:r w:rsidR="00ED48EB">
          <w:t xml:space="preserve">. </w:t>
        </w:r>
      </w:ins>
      <w:ins w:id="1166" w:author="Gabriel Correa" w:date="2015-08-27T16:55:00Z">
        <w:r w:rsidR="007359B1">
          <w:t xml:space="preserve">Para lograr esto fue necesario extender </w:t>
        </w:r>
        <w:r w:rsidR="00ED48EB">
          <w:t>el módulo de coloreo de sintaxis</w:t>
        </w:r>
      </w:ins>
      <w:ins w:id="1167" w:author="Gabriel Correa" w:date="2015-08-27T16:56:00Z">
        <w:r w:rsidR="00ED48EB">
          <w:t xml:space="preserve"> de Sublime Text pero una vez implementado, se puede compartir la funcionalidad creando un plugin que </w:t>
        </w:r>
      </w:ins>
      <w:ins w:id="1168" w:author="Gabriel Correa" w:date="2015-08-27T16:57:00Z">
        <w:r w:rsidR="00ED48EB">
          <w:t xml:space="preserve">queda disponible a </w:t>
        </w:r>
      </w:ins>
      <w:ins w:id="1169" w:author="Gabriel Correa" w:date="2015-08-27T16:56:00Z">
        <w:r w:rsidR="00ED48EB">
          <w:t>ser usado por otros usuarios.</w:t>
        </w:r>
      </w:ins>
    </w:p>
    <w:p w:rsidR="00B35DD7" w:rsidRDefault="00E41B6D">
      <w:pPr>
        <w:keepNext/>
        <w:jc w:val="center"/>
        <w:rPr>
          <w:ins w:id="1170" w:author="Gabriel Correa" w:date="2015-08-27T16:44:00Z"/>
        </w:rPr>
        <w:pPrChange w:id="1171" w:author="Gabriel Correa" w:date="2015-08-27T16:47:00Z">
          <w:pPr/>
        </w:pPrChange>
      </w:pPr>
      <w:ins w:id="1172" w:author="Gabriel Correa" w:date="2015-08-27T16:35:00Z">
        <w:r>
          <w:rPr>
            <w:noProof/>
          </w:rPr>
          <w:drawing>
            <wp:inline distT="0" distB="0" distL="0" distR="0" wp14:anchorId="2612196D" wp14:editId="1F662113">
              <wp:extent cx="5362467" cy="1749287"/>
              <wp:effectExtent l="0" t="0" r="0" b="381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ublime-text-01.PNG"/>
                      <pic:cNvPicPr/>
                    </pic:nvPicPr>
                    <pic:blipFill>
                      <a:blip r:embed="rId17">
                        <a:extLst>
                          <a:ext uri="{28A0092B-C50C-407E-A947-70E740481C1C}">
                            <a14:useLocalDpi xmlns:a14="http://schemas.microsoft.com/office/drawing/2010/main" val="0"/>
                          </a:ext>
                        </a:extLst>
                      </a:blip>
                      <a:stretch>
                        <a:fillRect/>
                      </a:stretch>
                    </pic:blipFill>
                    <pic:spPr>
                      <a:xfrm>
                        <a:off x="0" y="0"/>
                        <a:ext cx="5363136" cy="1749505"/>
                      </a:xfrm>
                      <a:prstGeom prst="rect">
                        <a:avLst/>
                      </a:prstGeom>
                    </pic:spPr>
                  </pic:pic>
                </a:graphicData>
              </a:graphic>
            </wp:inline>
          </w:drawing>
        </w:r>
      </w:ins>
    </w:p>
    <w:p w:rsidR="00B35DD7" w:rsidRDefault="00B35DD7">
      <w:pPr>
        <w:pStyle w:val="Epgrafe"/>
        <w:jc w:val="center"/>
        <w:rPr>
          <w:ins w:id="1173" w:author="Gabriel Correa" w:date="2015-08-27T16:44:00Z"/>
        </w:rPr>
        <w:pPrChange w:id="1174" w:author="Gabriel Correa" w:date="2015-08-27T16:47:00Z">
          <w:pPr>
            <w:pStyle w:val="Prrafodelista"/>
            <w:numPr>
              <w:numId w:val="20"/>
            </w:numPr>
            <w:ind w:hanging="360"/>
          </w:pPr>
        </w:pPrChange>
      </w:pPr>
      <w:bookmarkStart w:id="1175" w:name="_Ref428457483"/>
      <w:ins w:id="1176" w:author="Gabriel Correa" w:date="2015-08-27T16:44:00Z">
        <w:r>
          <w:t xml:space="preserve">Imagen </w:t>
        </w:r>
      </w:ins>
      <w:ins w:id="1177" w:author="Gabriel Correa" w:date="2015-08-28T07:37:00Z">
        <w:r w:rsidR="00E54D64">
          <w:fldChar w:fldCharType="begin"/>
        </w:r>
        <w:r w:rsidR="00E54D64">
          <w:instrText xml:space="preserve"> STYLEREF 1 \s </w:instrText>
        </w:r>
      </w:ins>
      <w:r w:rsidR="00E54D64">
        <w:fldChar w:fldCharType="separate"/>
      </w:r>
      <w:r w:rsidR="00E54D64">
        <w:rPr>
          <w:noProof/>
        </w:rPr>
        <w:t>3</w:t>
      </w:r>
      <w:ins w:id="1178"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1179" w:author="Gabriel Correa" w:date="2015-08-28T07:37:00Z">
        <w:r w:rsidR="00E54D64">
          <w:rPr>
            <w:noProof/>
          </w:rPr>
          <w:t>1</w:t>
        </w:r>
        <w:r w:rsidR="00E54D64">
          <w:fldChar w:fldCharType="end"/>
        </w:r>
      </w:ins>
      <w:bookmarkEnd w:id="1175"/>
      <w:ins w:id="1180" w:author="Gabriel Correa" w:date="2015-08-27T16:44:00Z">
        <w:r>
          <w:t xml:space="preserve">:   </w:t>
        </w:r>
      </w:ins>
      <w:ins w:id="1181" w:author="Gabriel Correa" w:date="2015-08-27T16:47:00Z">
        <w:r w:rsidR="00EF0BC1">
          <w:t>Línea</w:t>
        </w:r>
      </w:ins>
      <w:ins w:id="1182" w:author="Gabriel Correa" w:date="2015-08-27T16:46:00Z">
        <w:r w:rsidR="00EF0BC1">
          <w:t xml:space="preserve"> completa </w:t>
        </w:r>
      </w:ins>
      <w:ins w:id="1183" w:author="Gabriel Correa" w:date="2015-08-27T16:45:00Z">
        <w:r>
          <w:t>siendo destacada</w:t>
        </w:r>
      </w:ins>
      <w:ins w:id="1184" w:author="Gabriel Correa" w:date="2015-08-27T16:46:00Z">
        <w:r w:rsidR="00EF0BC1">
          <w:t xml:space="preserve"> gracias al coloreo de sintaxis dentro de Sublime Text, un editor de texto</w:t>
        </w:r>
      </w:ins>
      <w:ins w:id="1185" w:author="Gabriel Correa" w:date="2015-08-27T16:47:00Z">
        <w:r w:rsidR="008C41DF">
          <w:t>.</w:t>
        </w:r>
      </w:ins>
    </w:p>
    <w:p w:rsidR="002D4886" w:rsidRDefault="002D4886">
      <w:pPr>
        <w:rPr>
          <w:ins w:id="1186" w:author="Gabriel Correa" w:date="2015-08-27T16:50:00Z"/>
        </w:rPr>
      </w:pPr>
    </w:p>
    <w:p w:rsidR="008C41DF" w:rsidRDefault="00CD3F5B">
      <w:pPr>
        <w:keepNext/>
        <w:jc w:val="center"/>
        <w:rPr>
          <w:ins w:id="1187" w:author="Gabriel Correa" w:date="2015-08-27T16:47:00Z"/>
        </w:rPr>
        <w:pPrChange w:id="1188" w:author="Gabriel Correa" w:date="2015-08-27T16:48:00Z">
          <w:pPr/>
        </w:pPrChange>
      </w:pPr>
      <w:ins w:id="1189" w:author="Gabriel Correa" w:date="2015-08-27T16:35:00Z">
        <w:r>
          <w:rPr>
            <w:noProof/>
          </w:rPr>
          <w:drawing>
            <wp:inline distT="0" distB="0" distL="0" distR="0" wp14:anchorId="2C0F8B67" wp14:editId="6B63BC6A">
              <wp:extent cx="5397933" cy="1773482"/>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ublime-text-02.PNG"/>
                      <pic:cNvPicPr/>
                    </pic:nvPicPr>
                    <pic:blipFill>
                      <a:blip r:embed="rId18">
                        <a:extLst>
                          <a:ext uri="{28A0092B-C50C-407E-A947-70E740481C1C}">
                            <a14:useLocalDpi xmlns:a14="http://schemas.microsoft.com/office/drawing/2010/main" val="0"/>
                          </a:ext>
                        </a:extLst>
                      </a:blip>
                      <a:stretch>
                        <a:fillRect/>
                      </a:stretch>
                    </pic:blipFill>
                    <pic:spPr>
                      <a:xfrm>
                        <a:off x="0" y="0"/>
                        <a:ext cx="5399597" cy="1774029"/>
                      </a:xfrm>
                      <a:prstGeom prst="rect">
                        <a:avLst/>
                      </a:prstGeom>
                    </pic:spPr>
                  </pic:pic>
                </a:graphicData>
              </a:graphic>
            </wp:inline>
          </w:drawing>
        </w:r>
      </w:ins>
    </w:p>
    <w:p w:rsidR="006B6EFE" w:rsidRPr="00255D3C" w:rsidRDefault="008C41DF">
      <w:pPr>
        <w:pStyle w:val="Epgrafe"/>
        <w:jc w:val="center"/>
        <w:pPrChange w:id="1190" w:author="Gabriel Correa" w:date="2015-08-27T16:48:00Z">
          <w:pPr>
            <w:pStyle w:val="Prrafodelista"/>
            <w:numPr>
              <w:numId w:val="20"/>
            </w:numPr>
            <w:ind w:hanging="360"/>
          </w:pPr>
        </w:pPrChange>
      </w:pPr>
      <w:bookmarkStart w:id="1191" w:name="_Ref428457499"/>
      <w:ins w:id="1192" w:author="Gabriel Correa" w:date="2015-08-27T16:47:00Z">
        <w:r>
          <w:t xml:space="preserve">Imagen </w:t>
        </w:r>
      </w:ins>
      <w:ins w:id="1193" w:author="Gabriel Correa" w:date="2015-08-28T07:37:00Z">
        <w:r w:rsidR="00E54D64">
          <w:fldChar w:fldCharType="begin"/>
        </w:r>
        <w:r w:rsidR="00E54D64">
          <w:instrText xml:space="preserve"> STYLEREF 1 \s </w:instrText>
        </w:r>
      </w:ins>
      <w:r w:rsidR="00E54D64">
        <w:fldChar w:fldCharType="separate"/>
      </w:r>
      <w:r w:rsidR="00E54D64">
        <w:rPr>
          <w:noProof/>
        </w:rPr>
        <w:t>3</w:t>
      </w:r>
      <w:ins w:id="1194"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1195" w:author="Gabriel Correa" w:date="2015-08-28T07:37:00Z">
        <w:r w:rsidR="00E54D64">
          <w:rPr>
            <w:noProof/>
          </w:rPr>
          <w:t>2</w:t>
        </w:r>
        <w:r w:rsidR="00E54D64">
          <w:fldChar w:fldCharType="end"/>
        </w:r>
      </w:ins>
      <w:bookmarkEnd w:id="1191"/>
      <w:ins w:id="1196" w:author="Gabriel Correa" w:date="2015-08-27T16:47:00Z">
        <w:r>
          <w:t>:   Palabra ‘Must’ siendo destacada gracias al coloreo de sintaxis dentro de Sublime Text, un editor de texto.</w:t>
        </w:r>
      </w:ins>
    </w:p>
    <w:p w:rsidR="002D4886" w:rsidRDefault="00ED48EB">
      <w:pPr>
        <w:rPr>
          <w:ins w:id="1197" w:author="Gabriel Correa" w:date="2015-08-27T16:50:00Z"/>
        </w:rPr>
        <w:pPrChange w:id="1198" w:author="Gabriel Correa" w:date="2015-08-27T16:50:00Z">
          <w:pPr>
            <w:pStyle w:val="Ttulo3"/>
          </w:pPr>
        </w:pPrChange>
      </w:pPr>
      <w:ins w:id="1199" w:author="Gabriel Correa" w:date="2015-08-27T16:58:00Z">
        <w:r>
          <w:lastRenderedPageBreak/>
          <w:t xml:space="preserve">Hay varios editores de texto que soportarían el destacar directivas usando coloreo de </w:t>
        </w:r>
      </w:ins>
      <w:ins w:id="1200" w:author="Gabriel Correa" w:date="2015-08-27T17:01:00Z">
        <w:r w:rsidR="00046DB2">
          <w:t xml:space="preserve">sintaxis. </w:t>
        </w:r>
      </w:ins>
      <w:ins w:id="1201" w:author="Gabriel Correa" w:date="2015-08-27T17:02:00Z">
        <w:r w:rsidR="00046DB2">
          <w:t xml:space="preserve">De hecho </w:t>
        </w:r>
      </w:ins>
      <w:ins w:id="1202" w:author="Gabriel Correa" w:date="2015-08-27T17:01:00Z">
        <w:r w:rsidR="00046DB2">
          <w:t xml:space="preserve">otro ejemplo es dado </w:t>
        </w:r>
      </w:ins>
      <w:ins w:id="1203" w:author="Gabriel Correa" w:date="2015-08-27T17:04:00Z">
        <w:r w:rsidR="00046DB2">
          <w:t>en la siguiente sección a continuación</w:t>
        </w:r>
      </w:ins>
      <w:ins w:id="1204" w:author="Gabriel Correa" w:date="2015-08-27T17:02:00Z">
        <w:r w:rsidR="00046DB2">
          <w:t xml:space="preserve">. </w:t>
        </w:r>
      </w:ins>
      <w:ins w:id="1205" w:author="Gabriel Correa" w:date="2015-08-27T17:03:00Z">
        <w:r w:rsidR="00046DB2">
          <w:t>Es u</w:t>
        </w:r>
      </w:ins>
      <w:ins w:id="1206" w:author="Gabriel Correa" w:date="2015-08-27T17:02:00Z">
        <w:r w:rsidR="00046DB2">
          <w:t xml:space="preserve">n plugin de </w:t>
        </w:r>
      </w:ins>
      <w:ins w:id="1207" w:author="Gabriel Correa" w:date="2015-08-27T17:03:00Z">
        <w:r w:rsidR="00046DB2">
          <w:t xml:space="preserve">la IDE </w:t>
        </w:r>
      </w:ins>
      <w:ins w:id="1208" w:author="Gabriel Correa" w:date="2015-08-27T17:02:00Z">
        <w:r w:rsidR="00046DB2">
          <w:t xml:space="preserve">Eclipse llamado eMoose que </w:t>
        </w:r>
      </w:ins>
      <w:ins w:id="1209" w:author="Gabriel Correa" w:date="2015-08-27T17:03:00Z">
        <w:r w:rsidR="00046DB2">
          <w:t xml:space="preserve">permite </w:t>
        </w:r>
      </w:ins>
      <w:ins w:id="1210" w:author="Gabriel Correa" w:date="2015-08-27T17:02:00Z">
        <w:r w:rsidR="00046DB2">
          <w:t>destaca</w:t>
        </w:r>
      </w:ins>
      <w:ins w:id="1211" w:author="Gabriel Correa" w:date="2015-08-27T17:03:00Z">
        <w:r w:rsidR="00046DB2">
          <w:t>r</w:t>
        </w:r>
      </w:ins>
      <w:ins w:id="1212" w:author="Gabriel Correa" w:date="2015-08-27T17:02:00Z">
        <w:r w:rsidR="00046DB2">
          <w:t xml:space="preserve"> las directivas en </w:t>
        </w:r>
      </w:ins>
      <w:ins w:id="1213" w:author="Gabriel Correa" w:date="2015-08-27T17:03:00Z">
        <w:r w:rsidR="00046DB2">
          <w:t>código de Java.</w:t>
        </w:r>
      </w:ins>
    </w:p>
    <w:p w:rsidR="00EE2482" w:rsidRDefault="00EE2482" w:rsidP="00EE2482">
      <w:pPr>
        <w:pStyle w:val="Ttulo3"/>
      </w:pPr>
      <w:bookmarkStart w:id="1214" w:name="_Toc428510366"/>
      <w:proofErr w:type="gramStart"/>
      <w:r>
        <w:t>eMo</w:t>
      </w:r>
      <w:r w:rsidRPr="0076151A">
        <w:t>o</w:t>
      </w:r>
      <w:r>
        <w:t>se</w:t>
      </w:r>
      <w:proofErr w:type="gramEnd"/>
      <w:r>
        <w:t xml:space="preserve"> y tagSea</w:t>
      </w:r>
      <w:bookmarkEnd w:id="1214"/>
    </w:p>
    <w:p w:rsidR="00EE2482" w:rsidRPr="003D0E42" w:rsidDel="00E67A02" w:rsidRDefault="00EE2482" w:rsidP="00EE2482">
      <w:pPr>
        <w:pStyle w:val="Prrafodelista"/>
        <w:numPr>
          <w:ilvl w:val="0"/>
          <w:numId w:val="18"/>
        </w:numPr>
        <w:rPr>
          <w:del w:id="1215" w:author="Gabriel Correa" w:date="2015-08-27T19:48:00Z"/>
        </w:rPr>
      </w:pPr>
      <w:del w:id="1216" w:author="Gabriel Correa" w:date="2015-08-27T19:48:00Z">
        <w:r w:rsidDel="00E67A02">
          <w:delText>Resultados de este estudio con las directivas destacadas en Eclipse</w:delText>
        </w:r>
      </w:del>
    </w:p>
    <w:p w:rsidR="00EE2482" w:rsidDel="00BE204A" w:rsidRDefault="00EE2482" w:rsidP="00EE2482">
      <w:pPr>
        <w:pStyle w:val="Prrafodelista"/>
        <w:numPr>
          <w:ilvl w:val="0"/>
          <w:numId w:val="16"/>
        </w:numPr>
        <w:rPr>
          <w:del w:id="1217" w:author="Gabriel Correa" w:date="2015-08-27T19:27:00Z"/>
        </w:rPr>
      </w:pPr>
      <w:del w:id="1218" w:author="Gabriel Correa" w:date="2015-08-27T19:27:00Z">
        <w:r w:rsidDel="00BE204A">
          <w:delText>Imágenes de eMoose</w:delText>
        </w:r>
      </w:del>
    </w:p>
    <w:p w:rsidR="00EE2482" w:rsidDel="00BE204A" w:rsidRDefault="00EE2482" w:rsidP="00EE2482">
      <w:pPr>
        <w:pStyle w:val="Prrafodelista"/>
        <w:numPr>
          <w:ilvl w:val="0"/>
          <w:numId w:val="16"/>
        </w:numPr>
        <w:rPr>
          <w:del w:id="1219" w:author="Gabriel Correa" w:date="2015-08-27T19:27:00Z"/>
        </w:rPr>
      </w:pPr>
      <w:del w:id="1220" w:author="Gabriel Correa" w:date="2015-08-27T19:27:00Z">
        <w:r w:rsidDel="00BE204A">
          <w:delText>Explicación de eMoose y su posible utilidad y poder</w:delText>
        </w:r>
      </w:del>
    </w:p>
    <w:p w:rsidR="005C4CEB" w:rsidRDefault="00EE2482">
      <w:pPr>
        <w:rPr>
          <w:ins w:id="1221" w:author="Gabriel Correa" w:date="2015-08-27T18:56:00Z"/>
        </w:rPr>
        <w:pPrChange w:id="1222" w:author="Gabriel Correa" w:date="2015-08-27T18:14:00Z">
          <w:pPr>
            <w:pStyle w:val="Prrafodelista"/>
            <w:numPr>
              <w:numId w:val="16"/>
            </w:numPr>
            <w:ind w:hanging="360"/>
          </w:pPr>
        </w:pPrChange>
      </w:pPr>
      <w:del w:id="1223" w:author="Gabriel Correa" w:date="2015-08-27T19:59:00Z">
        <w:r w:rsidDel="00F2084F">
          <w:delText>Taxonomía propuesta</w:delText>
        </w:r>
      </w:del>
      <w:ins w:id="1224" w:author="Gabriel Correa" w:date="2015-08-27T18:14:00Z">
        <w:r w:rsidR="00FD391B">
          <w:t xml:space="preserve">El proyecto </w:t>
        </w:r>
        <w:r w:rsidR="00FD391B" w:rsidRPr="00F72E42">
          <w:rPr>
            <w:i/>
            <w:rPrChange w:id="1225" w:author="Gabriel Correa" w:date="2015-08-27T18:37:00Z">
              <w:rPr/>
            </w:rPrChange>
          </w:rPr>
          <w:t>eMoose</w:t>
        </w:r>
        <w:r w:rsidR="00FD391B">
          <w:t xml:space="preserve"> </w:t>
        </w:r>
      </w:ins>
      <w:ins w:id="1226" w:author="Gabriel Correa" w:date="2015-08-27T18:15:00Z">
        <w:r w:rsidR="00FD391B">
          <w:t>se trata de un plugin de Eclipse IDE que ayuda a destacar las directivas de la documentaci</w:t>
        </w:r>
      </w:ins>
      <w:ins w:id="1227" w:author="Gabriel Correa" w:date="2015-08-27T18:16:00Z">
        <w:r w:rsidR="00FD391B">
          <w:t>ón</w:t>
        </w:r>
      </w:ins>
      <w:ins w:id="1228" w:author="Gabriel Correa" w:date="2015-08-27T18:37:00Z">
        <w:r w:rsidR="00F72E42">
          <w:rPr>
            <w:rStyle w:val="Refdenotaalpie"/>
          </w:rPr>
          <w:footnoteReference w:id="1"/>
        </w:r>
      </w:ins>
      <w:ins w:id="1231" w:author="Gabriel Correa" w:date="2015-08-27T18:16:00Z">
        <w:r w:rsidR="00E1016A">
          <w:t xml:space="preserve">. La </w:t>
        </w:r>
      </w:ins>
      <w:ins w:id="1232" w:author="Gabriel Correa" w:date="2015-08-27T18:41:00Z">
        <w:r w:rsidR="00E1016A">
          <w:fldChar w:fldCharType="begin"/>
        </w:r>
        <w:r w:rsidR="00E1016A">
          <w:instrText xml:space="preserve"> REF _Ref428464238 \h </w:instrText>
        </w:r>
      </w:ins>
      <w:r w:rsidR="00E1016A">
        <w:fldChar w:fldCharType="separate"/>
      </w:r>
      <w:ins w:id="1233" w:author="Gabriel Correa" w:date="2015-08-28T07:30:00Z">
        <w:r w:rsidR="00E54D64">
          <w:t xml:space="preserve">Imagen </w:t>
        </w:r>
        <w:r w:rsidR="00E54D64">
          <w:rPr>
            <w:noProof/>
          </w:rPr>
          <w:t>3</w:t>
        </w:r>
        <w:r w:rsidR="00E54D64">
          <w:t>.</w:t>
        </w:r>
        <w:r w:rsidR="00E54D64">
          <w:rPr>
            <w:noProof/>
          </w:rPr>
          <w:t>3</w:t>
        </w:r>
      </w:ins>
      <w:ins w:id="1234" w:author="Gabriel Correa" w:date="2015-08-27T18:41:00Z">
        <w:r w:rsidR="00E1016A">
          <w:fldChar w:fldCharType="end"/>
        </w:r>
        <w:r w:rsidR="00E1016A">
          <w:t xml:space="preserve"> </w:t>
        </w:r>
      </w:ins>
      <w:ins w:id="1235" w:author="Gabriel Correa" w:date="2015-08-27T18:16:00Z">
        <w:r w:rsidR="00A344FB">
          <w:t>muestra</w:t>
        </w:r>
        <w:r w:rsidR="00E1016A">
          <w:t xml:space="preserve"> dos m</w:t>
        </w:r>
      </w:ins>
      <w:ins w:id="1236" w:author="Gabriel Correa" w:date="2015-08-27T18:42:00Z">
        <w:r w:rsidR="00E1016A">
          <w:t>étodos destacados</w:t>
        </w:r>
      </w:ins>
      <w:ins w:id="1237" w:author="Gabriel Correa" w:date="2015-08-27T18:43:00Z">
        <w:r w:rsidR="00E1016A">
          <w:t xml:space="preserve"> </w:t>
        </w:r>
      </w:ins>
      <w:ins w:id="1238" w:author="Gabriel Correa" w:date="2015-08-27T18:51:00Z">
        <w:r w:rsidR="005C4CEB">
          <w:t xml:space="preserve">por eMoose </w:t>
        </w:r>
      </w:ins>
      <w:ins w:id="1239" w:author="Gabriel Correa" w:date="2015-08-27T18:50:00Z">
        <w:r w:rsidR="005C4CEB">
          <w:t>ya que</w:t>
        </w:r>
      </w:ins>
      <w:ins w:id="1240" w:author="Gabriel Correa" w:date="2015-08-27T18:43:00Z">
        <w:r w:rsidR="00E1016A">
          <w:t xml:space="preserve"> sus </w:t>
        </w:r>
      </w:ins>
      <w:ins w:id="1241" w:author="Gabriel Correa" w:date="2015-08-27T18:50:00Z">
        <w:r w:rsidR="000D1019">
          <w:t>documentaciones</w:t>
        </w:r>
      </w:ins>
      <w:ins w:id="1242" w:author="Gabriel Correa" w:date="2015-08-27T18:43:00Z">
        <w:r w:rsidR="00E1016A">
          <w:t xml:space="preserve"> de API contienen directivas. De este modo un us</w:t>
        </w:r>
      </w:ins>
      <w:ins w:id="1243" w:author="Gabriel Correa" w:date="2015-08-27T18:44:00Z">
        <w:r w:rsidR="00BA0EA5">
          <w:t>u</w:t>
        </w:r>
      </w:ins>
      <w:ins w:id="1244" w:author="Gabriel Correa" w:date="2015-08-27T18:43:00Z">
        <w:r w:rsidR="00E1016A">
          <w:t xml:space="preserve">ario puede percatarse de </w:t>
        </w:r>
      </w:ins>
      <w:ins w:id="1245" w:author="Gabriel Correa" w:date="2015-08-27T18:44:00Z">
        <w:r w:rsidR="00E1016A">
          <w:t>que elementos de una API contienen instrucciones importantes de uso.</w:t>
        </w:r>
      </w:ins>
      <w:ins w:id="1246" w:author="Gabriel Correa" w:date="2015-08-27T18:45:00Z">
        <w:r w:rsidR="00BA0EA5">
          <w:t xml:space="preserve"> Además se puede ver en la </w:t>
        </w:r>
      </w:ins>
      <w:ins w:id="1247" w:author="Gabriel Correa" w:date="2015-08-27T18:46:00Z">
        <w:r w:rsidR="00BA0EA5">
          <w:fldChar w:fldCharType="begin"/>
        </w:r>
        <w:r w:rsidR="00BA0EA5">
          <w:instrText xml:space="preserve"> REF _Ref428464501 \h </w:instrText>
        </w:r>
      </w:ins>
      <w:r w:rsidR="00BA0EA5">
        <w:fldChar w:fldCharType="separate"/>
      </w:r>
      <w:ins w:id="1248" w:author="Gabriel Correa" w:date="2015-08-28T07:30:00Z">
        <w:r w:rsidR="00E54D64">
          <w:t xml:space="preserve">Imagen </w:t>
        </w:r>
        <w:r w:rsidR="00E54D64">
          <w:rPr>
            <w:noProof/>
          </w:rPr>
          <w:t>3</w:t>
        </w:r>
        <w:r w:rsidR="00E54D64">
          <w:t>.</w:t>
        </w:r>
        <w:r w:rsidR="00E54D64">
          <w:rPr>
            <w:noProof/>
          </w:rPr>
          <w:t>4</w:t>
        </w:r>
      </w:ins>
      <w:ins w:id="1249" w:author="Gabriel Correa" w:date="2015-08-27T18:46:00Z">
        <w:r w:rsidR="00BA0EA5">
          <w:fldChar w:fldCharType="end"/>
        </w:r>
        <w:r w:rsidR="00BA0EA5">
          <w:t xml:space="preserve"> </w:t>
        </w:r>
      </w:ins>
      <w:ins w:id="1250" w:author="Gabriel Correa" w:date="2015-08-27T18:47:00Z">
        <w:r w:rsidR="00BA0EA5">
          <w:t xml:space="preserve">una ventana </w:t>
        </w:r>
      </w:ins>
      <w:ins w:id="1251" w:author="Gabriel Correa" w:date="2015-08-27T18:46:00Z">
        <w:r w:rsidR="00BA0EA5">
          <w:t xml:space="preserve">de ayuda </w:t>
        </w:r>
      </w:ins>
      <w:ins w:id="1252" w:author="Gabriel Correa" w:date="2015-08-27T18:47:00Z">
        <w:r w:rsidR="00BA0EA5">
          <w:t>de Eclipse</w:t>
        </w:r>
        <w:r w:rsidR="00FF738B">
          <w:t xml:space="preserve"> donde las tres últimas líneas fueron agregadas por eMoo</w:t>
        </w:r>
        <w:r w:rsidR="005C4CEB">
          <w:t>se. Estas indican qu</w:t>
        </w:r>
      </w:ins>
      <w:ins w:id="1253" w:author="Gabriel Correa" w:date="2015-08-27T18:52:00Z">
        <w:r w:rsidR="005C4CEB">
          <w:t>e</w:t>
        </w:r>
      </w:ins>
      <w:ins w:id="1254" w:author="Gabriel Correa" w:date="2015-08-27T18:47:00Z">
        <w:r w:rsidR="00FF738B">
          <w:t xml:space="preserve"> la documentaci</w:t>
        </w:r>
      </w:ins>
      <w:ins w:id="1255" w:author="Gabriel Correa" w:date="2015-08-27T18:48:00Z">
        <w:r w:rsidR="00FF738B">
          <w:t xml:space="preserve">ón del método </w:t>
        </w:r>
        <w:proofErr w:type="gramStart"/>
        <w:r w:rsidR="00FF738B" w:rsidRPr="00FF738B">
          <w:rPr>
            <w:i/>
            <w:rPrChange w:id="1256" w:author="Gabriel Correa" w:date="2015-08-27T18:48:00Z">
              <w:rPr/>
            </w:rPrChange>
          </w:rPr>
          <w:t>setClientID(</w:t>
        </w:r>
        <w:proofErr w:type="gramEnd"/>
        <w:r w:rsidR="00FF738B" w:rsidRPr="00FF738B">
          <w:rPr>
            <w:i/>
            <w:rPrChange w:id="1257" w:author="Gabriel Correa" w:date="2015-08-27T18:48:00Z">
              <w:rPr/>
            </w:rPrChange>
          </w:rPr>
          <w:t>String)</w:t>
        </w:r>
      </w:ins>
      <w:ins w:id="1258" w:author="Gabriel Correa" w:date="2015-08-27T18:49:00Z">
        <w:r w:rsidR="00FF738B">
          <w:t xml:space="preserve"> </w:t>
        </w:r>
      </w:ins>
      <w:ins w:id="1259" w:author="Gabriel Correa" w:date="2015-08-27T18:52:00Z">
        <w:r w:rsidR="005C4CEB">
          <w:t>contiene</w:t>
        </w:r>
      </w:ins>
      <w:ins w:id="1260" w:author="Gabriel Correa" w:date="2015-08-27T18:49:00Z">
        <w:r w:rsidR="00FF738B">
          <w:t xml:space="preserve"> tres directivas</w:t>
        </w:r>
      </w:ins>
      <w:ins w:id="1261" w:author="Gabriel Correa" w:date="2015-08-27T18:52:00Z">
        <w:r w:rsidR="005C4CEB">
          <w:t>.</w:t>
        </w:r>
      </w:ins>
    </w:p>
    <w:p w:rsidR="00FD391B" w:rsidRDefault="005C4CEB">
      <w:pPr>
        <w:rPr>
          <w:ins w:id="1262" w:author="Gabriel Correa" w:date="2015-08-27T19:02:00Z"/>
        </w:rPr>
        <w:pPrChange w:id="1263" w:author="Gabriel Correa" w:date="2015-08-27T18:14:00Z">
          <w:pPr>
            <w:pStyle w:val="Prrafodelista"/>
            <w:numPr>
              <w:numId w:val="16"/>
            </w:numPr>
            <w:ind w:hanging="360"/>
          </w:pPr>
        </w:pPrChange>
      </w:pPr>
      <w:ins w:id="1264" w:author="Gabriel Correa" w:date="2015-08-27T18:55:00Z">
        <w:r>
          <w:t xml:space="preserve">Las </w:t>
        </w:r>
      </w:ins>
      <w:ins w:id="1265" w:author="Gabriel Correa" w:date="2015-08-27T18:52:00Z">
        <w:r>
          <w:t xml:space="preserve">ventanas de ayuda </w:t>
        </w:r>
      </w:ins>
      <w:ins w:id="1266" w:author="Gabriel Correa" w:date="2015-08-27T18:55:00Z">
        <w:r>
          <w:t>en</w:t>
        </w:r>
      </w:ins>
      <w:ins w:id="1267" w:author="Gabriel Correa" w:date="2015-08-27T18:52:00Z">
        <w:r>
          <w:t xml:space="preserve"> Eclipse </w:t>
        </w:r>
      </w:ins>
      <w:ins w:id="1268" w:author="Gabriel Correa" w:date="2015-08-27T18:53:00Z">
        <w:r>
          <w:t>se muestran al mantener el cursor sobre m</w:t>
        </w:r>
      </w:ins>
      <w:ins w:id="1269" w:author="Gabriel Correa" w:date="2015-08-27T18:54:00Z">
        <w:r>
          <w:t>étodos y clases</w:t>
        </w:r>
      </w:ins>
      <w:ins w:id="1270" w:author="Gabriel Correa" w:date="2015-08-27T18:56:00Z">
        <w:r>
          <w:t xml:space="preserve">, haciendo mucho más fácil que un desarrollador se percate de las directivas relacionadas con su </w:t>
        </w:r>
      </w:ins>
      <w:ins w:id="1271" w:author="Gabriel Correa" w:date="2015-08-27T18:57:00Z">
        <w:r>
          <w:t>código</w:t>
        </w:r>
      </w:ins>
      <w:ins w:id="1272" w:author="Gabriel Correa" w:date="2015-08-27T18:56:00Z">
        <w:r>
          <w:t>.</w:t>
        </w:r>
      </w:ins>
      <w:ins w:id="1273" w:author="Gabriel Correa" w:date="2015-08-27T18:57:00Z">
        <w:r w:rsidR="00336F4B">
          <w:t xml:space="preserve"> Pero u</w:t>
        </w:r>
        <w:r w:rsidR="00A344FB">
          <w:t>n problema de eMoose es que</w:t>
        </w:r>
        <w:r w:rsidR="00336F4B">
          <w:t xml:space="preserve"> tiene pocas librerías </w:t>
        </w:r>
      </w:ins>
      <w:ins w:id="1274" w:author="Gabriel Correa" w:date="2015-08-27T18:58:00Z">
        <w:r w:rsidR="00336F4B">
          <w:t xml:space="preserve">con la información </w:t>
        </w:r>
      </w:ins>
      <w:ins w:id="1275" w:author="Gabriel Correa" w:date="2015-08-28T00:58:00Z">
        <w:r w:rsidR="00A344FB">
          <w:t>requerida</w:t>
        </w:r>
      </w:ins>
      <w:ins w:id="1276" w:author="Gabriel Correa" w:date="2015-08-27T18:58:00Z">
        <w:r w:rsidR="00336F4B">
          <w:t xml:space="preserve"> de las directivas. Las API que no han </w:t>
        </w:r>
      </w:ins>
      <w:ins w:id="1277" w:author="Gabriel Correa" w:date="2015-08-27T18:59:00Z">
        <w:r w:rsidR="00336F4B">
          <w:t>sido complementadas con la información de directivas, son mostradas en Eclipse sin ning</w:t>
        </w:r>
      </w:ins>
      <w:ins w:id="1278" w:author="Gabriel Correa" w:date="2015-08-27T19:00:00Z">
        <w:r w:rsidR="00336F4B">
          <w:t xml:space="preserve">ún tipo de </w:t>
        </w:r>
        <w:r w:rsidR="0089702F">
          <w:t>destacaciones</w:t>
        </w:r>
        <w:r w:rsidR="00336F4B">
          <w:t xml:space="preserve"> que realiza eMoose.</w:t>
        </w:r>
      </w:ins>
      <w:ins w:id="1279" w:author="Gabriel Correa" w:date="2015-08-27T19:01:00Z">
        <w:r w:rsidR="0089702F">
          <w:t xml:space="preserve"> Esto puede suceder </w:t>
        </w:r>
      </w:ins>
      <w:ins w:id="1280" w:author="Gabriel Correa" w:date="2015-08-28T00:59:00Z">
        <w:r w:rsidR="00A344FB">
          <w:t>ya que</w:t>
        </w:r>
      </w:ins>
      <w:ins w:id="1281" w:author="Gabriel Correa" w:date="2015-08-27T19:01:00Z">
        <w:r w:rsidR="0089702F">
          <w:t xml:space="preserve"> la tarea de </w:t>
        </w:r>
      </w:ins>
      <w:ins w:id="1282" w:author="Gabriel Correa" w:date="2015-08-27T19:25:00Z">
        <w:r w:rsidR="00BE204A">
          <w:t>agregar</w:t>
        </w:r>
      </w:ins>
      <w:ins w:id="1283" w:author="Gabriel Correa" w:date="2015-08-27T19:01:00Z">
        <w:r w:rsidR="0089702F">
          <w:t xml:space="preserve"> las directivas </w:t>
        </w:r>
      </w:ins>
      <w:ins w:id="1284" w:author="Gabriel Correa" w:date="2015-08-27T19:25:00Z">
        <w:r w:rsidR="00BE204A">
          <w:t xml:space="preserve">de forma manual </w:t>
        </w:r>
        <w:r w:rsidR="00BE204A" w:rsidRPr="00BE204A">
          <w:t>toma tiempo pues las librerías pueden contener cientos o miles de funciones</w:t>
        </w:r>
        <w:r w:rsidR="00BE204A">
          <w:t>.</w:t>
        </w:r>
      </w:ins>
    </w:p>
    <w:p w:rsidR="0089702F" w:rsidRPr="00FF738B" w:rsidRDefault="0089702F">
      <w:pPr>
        <w:rPr>
          <w:ins w:id="1285" w:author="Gabriel Correa" w:date="2015-08-27T18:40:00Z"/>
        </w:rPr>
        <w:pPrChange w:id="1286" w:author="Gabriel Correa" w:date="2015-08-27T18:14:00Z">
          <w:pPr>
            <w:pStyle w:val="Prrafodelista"/>
            <w:numPr>
              <w:numId w:val="16"/>
            </w:numPr>
            <w:ind w:hanging="360"/>
          </w:pPr>
        </w:pPrChange>
      </w:pPr>
      <w:ins w:id="1287" w:author="Gabriel Correa" w:date="2015-08-27T19:03:00Z">
        <w:r>
          <w:t xml:space="preserve">Un sistema que ayude a identificar las directivas de forma automática o semi-automática podría complementarse bien con eMoose, proveyendo </w:t>
        </w:r>
      </w:ins>
      <w:ins w:id="1288" w:author="Gabriel Correa" w:date="2015-08-27T19:04:00Z">
        <w:r>
          <w:t>de la información de las librer</w:t>
        </w:r>
      </w:ins>
      <w:ins w:id="1289" w:author="Gabriel Correa" w:date="2015-08-27T19:05:00Z">
        <w:r>
          <w:t>ías que eMoose necesita para presentar su ayuda</w:t>
        </w:r>
      </w:ins>
      <w:ins w:id="1290" w:author="Gabriel Correa" w:date="2015-08-27T19:06:00Z">
        <w:r>
          <w:t xml:space="preserve"> con diversas API</w:t>
        </w:r>
      </w:ins>
      <w:ins w:id="1291" w:author="Gabriel Correa" w:date="2015-08-27T19:05:00Z">
        <w:r>
          <w:t>.</w:t>
        </w:r>
      </w:ins>
    </w:p>
    <w:p w:rsidR="00E1016A" w:rsidRDefault="00E1016A">
      <w:pPr>
        <w:rPr>
          <w:ins w:id="1292" w:author="Gabriel Correa" w:date="2015-08-27T18:40:00Z"/>
        </w:rPr>
        <w:pPrChange w:id="1293" w:author="Gabriel Correa" w:date="2015-08-27T18:14:00Z">
          <w:pPr>
            <w:pStyle w:val="Prrafodelista"/>
            <w:numPr>
              <w:numId w:val="16"/>
            </w:numPr>
            <w:ind w:hanging="360"/>
          </w:pPr>
        </w:pPrChange>
      </w:pPr>
    </w:p>
    <w:p w:rsidR="00E1016A" w:rsidRDefault="00E1016A">
      <w:pPr>
        <w:keepNext/>
        <w:rPr>
          <w:ins w:id="1294" w:author="Gabriel Correa" w:date="2015-08-27T18:41:00Z"/>
        </w:rPr>
        <w:pPrChange w:id="1295" w:author="Gabriel Correa" w:date="2015-08-27T18:41:00Z">
          <w:pPr/>
        </w:pPrChange>
      </w:pPr>
      <w:ins w:id="1296" w:author="Gabriel Correa" w:date="2015-08-27T18:40:00Z">
        <w:r>
          <w:rPr>
            <w:noProof/>
          </w:rPr>
          <w:drawing>
            <wp:inline distT="0" distB="0" distL="0" distR="0" wp14:anchorId="6C403214" wp14:editId="75CE27F7">
              <wp:extent cx="5972175" cy="645160"/>
              <wp:effectExtent l="0" t="0" r="9525" b="254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eMoose_01.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645160"/>
                      </a:xfrm>
                      <a:prstGeom prst="rect">
                        <a:avLst/>
                      </a:prstGeom>
                    </pic:spPr>
                  </pic:pic>
                </a:graphicData>
              </a:graphic>
            </wp:inline>
          </w:drawing>
        </w:r>
      </w:ins>
    </w:p>
    <w:p w:rsidR="00E1016A" w:rsidRDefault="00E1016A">
      <w:pPr>
        <w:pStyle w:val="Epgrafe"/>
        <w:rPr>
          <w:ins w:id="1297" w:author="Gabriel Correa" w:date="2015-08-27T18:40:00Z"/>
        </w:rPr>
        <w:pPrChange w:id="1298" w:author="Gabriel Correa" w:date="2015-08-27T18:41:00Z">
          <w:pPr>
            <w:pStyle w:val="Prrafodelista"/>
            <w:numPr>
              <w:numId w:val="16"/>
            </w:numPr>
            <w:ind w:hanging="360"/>
          </w:pPr>
        </w:pPrChange>
      </w:pPr>
      <w:bookmarkStart w:id="1299" w:name="_Ref428464238"/>
      <w:ins w:id="1300" w:author="Gabriel Correa" w:date="2015-08-27T18:41:00Z">
        <w:r>
          <w:t xml:space="preserve">Imagen </w:t>
        </w:r>
      </w:ins>
      <w:ins w:id="1301" w:author="Gabriel Correa" w:date="2015-08-28T07:37:00Z">
        <w:r w:rsidR="00E54D64">
          <w:fldChar w:fldCharType="begin"/>
        </w:r>
        <w:r w:rsidR="00E54D64">
          <w:instrText xml:space="preserve"> STYLEREF 1 \s </w:instrText>
        </w:r>
      </w:ins>
      <w:r w:rsidR="00E54D64">
        <w:fldChar w:fldCharType="separate"/>
      </w:r>
      <w:r w:rsidR="00E54D64">
        <w:rPr>
          <w:noProof/>
        </w:rPr>
        <w:t>3</w:t>
      </w:r>
      <w:ins w:id="1302"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1303" w:author="Gabriel Correa" w:date="2015-08-28T07:37:00Z">
        <w:r w:rsidR="00E54D64">
          <w:rPr>
            <w:noProof/>
          </w:rPr>
          <w:t>3</w:t>
        </w:r>
        <w:r w:rsidR="00E54D64">
          <w:fldChar w:fldCharType="end"/>
        </w:r>
      </w:ins>
      <w:bookmarkEnd w:id="1299"/>
      <w:ins w:id="1304" w:author="Gabriel Correa" w:date="2015-08-27T18:41:00Z">
        <w:r w:rsidR="00CE7E98">
          <w:t xml:space="preserve">:   </w:t>
        </w:r>
      </w:ins>
      <w:ins w:id="1305" w:author="Gabriel Correa" w:date="2015-08-27T20:06:00Z">
        <w:r w:rsidR="00CE7E98">
          <w:t>Ejemplo de código visualizado en Eclipse con eMoose</w:t>
        </w:r>
      </w:ins>
    </w:p>
    <w:p w:rsidR="00E1016A" w:rsidRDefault="00E1016A">
      <w:pPr>
        <w:rPr>
          <w:ins w:id="1306" w:author="Gabriel Correa" w:date="2015-08-27T18:40:00Z"/>
        </w:rPr>
        <w:pPrChange w:id="1307" w:author="Gabriel Correa" w:date="2015-08-27T18:14:00Z">
          <w:pPr>
            <w:pStyle w:val="Prrafodelista"/>
            <w:numPr>
              <w:numId w:val="16"/>
            </w:numPr>
            <w:ind w:hanging="360"/>
          </w:pPr>
        </w:pPrChange>
      </w:pPr>
    </w:p>
    <w:p w:rsidR="00E1016A" w:rsidRDefault="00E1016A">
      <w:pPr>
        <w:keepNext/>
        <w:rPr>
          <w:ins w:id="1308" w:author="Gabriel Correa" w:date="2015-08-27T18:41:00Z"/>
        </w:rPr>
        <w:pPrChange w:id="1309" w:author="Gabriel Correa" w:date="2015-08-27T20:08:00Z">
          <w:pPr/>
        </w:pPrChange>
      </w:pPr>
      <w:ins w:id="1310" w:author="Gabriel Correa" w:date="2015-08-27T18:40:00Z">
        <w:r>
          <w:rPr>
            <w:noProof/>
          </w:rPr>
          <w:drawing>
            <wp:inline distT="0" distB="0" distL="0" distR="0" wp14:anchorId="00E034EE" wp14:editId="345B4E3A">
              <wp:extent cx="5972175" cy="562610"/>
              <wp:effectExtent l="0" t="0" r="9525" b="889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eMoose_02.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562610"/>
                      </a:xfrm>
                      <a:prstGeom prst="rect">
                        <a:avLst/>
                      </a:prstGeom>
                    </pic:spPr>
                  </pic:pic>
                </a:graphicData>
              </a:graphic>
            </wp:inline>
          </w:drawing>
        </w:r>
      </w:ins>
    </w:p>
    <w:p w:rsidR="00E1016A" w:rsidRDefault="00E1016A">
      <w:pPr>
        <w:pStyle w:val="Epgrafe"/>
        <w:pPrChange w:id="1311" w:author="Gabriel Correa" w:date="2015-08-27T18:41:00Z">
          <w:pPr>
            <w:pStyle w:val="Prrafodelista"/>
            <w:numPr>
              <w:numId w:val="16"/>
            </w:numPr>
            <w:ind w:hanging="360"/>
          </w:pPr>
        </w:pPrChange>
      </w:pPr>
      <w:bookmarkStart w:id="1312" w:name="_Ref428464501"/>
      <w:ins w:id="1313" w:author="Gabriel Correa" w:date="2015-08-27T18:41:00Z">
        <w:r>
          <w:t xml:space="preserve">Imagen </w:t>
        </w:r>
      </w:ins>
      <w:ins w:id="1314" w:author="Gabriel Correa" w:date="2015-08-28T07:37:00Z">
        <w:r w:rsidR="00E54D64">
          <w:fldChar w:fldCharType="begin"/>
        </w:r>
        <w:r w:rsidR="00E54D64">
          <w:instrText xml:space="preserve"> STYLEREF 1 \s </w:instrText>
        </w:r>
      </w:ins>
      <w:r w:rsidR="00E54D64">
        <w:fldChar w:fldCharType="separate"/>
      </w:r>
      <w:r w:rsidR="00E54D64">
        <w:rPr>
          <w:noProof/>
        </w:rPr>
        <w:t>3</w:t>
      </w:r>
      <w:ins w:id="1315"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1316" w:author="Gabriel Correa" w:date="2015-08-28T07:37:00Z">
        <w:r w:rsidR="00E54D64">
          <w:rPr>
            <w:noProof/>
          </w:rPr>
          <w:t>4</w:t>
        </w:r>
        <w:r w:rsidR="00E54D64">
          <w:fldChar w:fldCharType="end"/>
        </w:r>
      </w:ins>
      <w:bookmarkEnd w:id="1312"/>
      <w:proofErr w:type="gramStart"/>
      <w:ins w:id="1317" w:author="Gabriel Correa" w:date="2015-08-27T18:41:00Z">
        <w:r>
          <w:t xml:space="preserve">:  </w:t>
        </w:r>
      </w:ins>
      <w:ins w:id="1318" w:author="Gabriel Correa" w:date="2015-08-27T20:06:00Z">
        <w:r w:rsidR="00CE7E98">
          <w:t>Ejemplo</w:t>
        </w:r>
        <w:proofErr w:type="gramEnd"/>
        <w:r w:rsidR="00CE7E98">
          <w:t xml:space="preserve"> de ventana emergente </w:t>
        </w:r>
      </w:ins>
      <w:ins w:id="1319" w:author="Gabriel Correa" w:date="2015-08-27T20:07:00Z">
        <w:r w:rsidR="00CE7E98">
          <w:t>de Eclipse mostrando directivas agregadas por eMoose.</w:t>
        </w:r>
      </w:ins>
    </w:p>
    <w:p w:rsidR="00BE204A" w:rsidRDefault="00BE204A">
      <w:pPr>
        <w:rPr>
          <w:ins w:id="1320" w:author="Gabriel Correa" w:date="2015-08-27T19:35:00Z"/>
        </w:rPr>
        <w:pPrChange w:id="1321" w:author="Gabriel Correa" w:date="2015-08-27T19:27:00Z">
          <w:pPr>
            <w:pStyle w:val="Ttulo2"/>
          </w:pPr>
        </w:pPrChange>
      </w:pPr>
      <w:ins w:id="1322" w:author="Gabriel Correa" w:date="2015-08-27T19:27:00Z">
        <w:r>
          <w:t xml:space="preserve">Junto con la implementación de eMoose, los </w:t>
        </w:r>
      </w:ins>
      <w:ins w:id="1323" w:author="Gabriel Correa" w:date="2015-08-27T19:29:00Z">
        <w:r>
          <w:t xml:space="preserve">creadores </w:t>
        </w:r>
      </w:ins>
      <w:ins w:id="1324" w:author="Gabriel Correa" w:date="2015-08-27T20:01:00Z">
        <w:r w:rsidR="00F2084F">
          <w:t>(</w:t>
        </w:r>
      </w:ins>
      <w:ins w:id="1325" w:author="Gabriel Correa" w:date="2015-08-27T20:03:00Z">
        <w:r w:rsidR="000E39C3" w:rsidRPr="000E39C3">
          <w:rPr>
            <w:i/>
            <w:rPrChange w:id="1326" w:author="Gabriel Correa" w:date="2015-08-27T20:03:00Z">
              <w:rPr>
                <w:b w:val="0"/>
                <w:bCs w:val="0"/>
              </w:rPr>
            </w:rPrChange>
          </w:rPr>
          <w:t>Dekel et al.</w:t>
        </w:r>
      </w:ins>
      <w:customXmlInsRangeStart w:id="1327" w:author="Gabriel Correa" w:date="2015-08-27T20:02:00Z"/>
      <w:sdt>
        <w:sdtPr>
          <w:id w:val="38414288"/>
          <w:citation/>
        </w:sdtPr>
        <w:sdtEndPr/>
        <w:sdtContent>
          <w:customXmlInsRangeEnd w:id="1327"/>
          <w:ins w:id="1328" w:author="Gabriel Correa" w:date="2015-08-27T20:02:00Z">
            <w:r w:rsidR="00F2084F" w:rsidRPr="00BF7FE6">
              <w:fldChar w:fldCharType="begin"/>
            </w:r>
            <w:r w:rsidR="00F2084F" w:rsidRPr="00BF7FE6">
              <w:instrText xml:space="preserve"> CITATION UDe09 \l 13322 </w:instrText>
            </w:r>
          </w:ins>
          <w:r w:rsidR="00F2084F" w:rsidRPr="00BF7FE6">
            <w:fldChar w:fldCharType="separate"/>
          </w:r>
          <w:ins w:id="1329" w:author="Gabriel Correa" w:date="2015-08-28T07:30:00Z">
            <w:r w:rsidR="00E54D64">
              <w:rPr>
                <w:noProof/>
              </w:rPr>
              <w:t xml:space="preserve"> </w:t>
            </w:r>
            <w:r w:rsidR="00E54D64">
              <w:rPr>
                <w:noProof/>
              </w:rPr>
              <w:t>[</w:t>
            </w:r>
            <w:r w:rsidR="00E54D64">
              <w:rPr>
                <w:noProof/>
              </w:rPr>
              <w:fldChar w:fldCharType="begin"/>
            </w:r>
            <w:r w:rsidR="00E54D64">
              <w:rPr>
                <w:noProof/>
              </w:rPr>
              <w:instrText xml:space="preserve"> HYPERLINK "" \l "UDe09" </w:instrText>
            </w:r>
            <w:r w:rsidR="00E54D64">
              <w:rPr>
                <w:noProof/>
              </w:rPr>
            </w:r>
            <w:r w:rsidR="00E54D64">
              <w:rPr>
                <w:noProof/>
              </w:rPr>
              <w:fldChar w:fldCharType="separate"/>
            </w:r>
            <w:r w:rsidR="00E54D64" w:rsidRPr="00E54D64">
              <w:rPr>
                <w:rStyle w:val="CodeUsercreatedCar"/>
                <w:noProof/>
                <w:shd w:val="clear" w:color="auto" w:fill="auto"/>
                <w:lang w:val="es-CL"/>
                <w:rPrChange w:id="1330" w:author="Gabriel Correa" w:date="2015-08-28T07:30:00Z">
                  <w:rPr>
                    <w:rStyle w:val="CodeUsercreatedCar"/>
                  </w:rPr>
                </w:rPrChange>
              </w:rPr>
              <w:t>3</w:t>
            </w:r>
            <w:r w:rsidR="00E54D64">
              <w:rPr>
                <w:noProof/>
              </w:rPr>
              <w:fldChar w:fldCharType="end"/>
            </w:r>
            <w:r w:rsidR="00E54D64">
              <w:rPr>
                <w:noProof/>
              </w:rPr>
              <w:t>]</w:t>
            </w:r>
          </w:ins>
          <w:ins w:id="1331" w:author="Gabriel Correa" w:date="2015-08-27T20:02:00Z">
            <w:r w:rsidR="00F2084F" w:rsidRPr="00BF7FE6">
              <w:fldChar w:fldCharType="end"/>
            </w:r>
          </w:ins>
          <w:customXmlInsRangeStart w:id="1332" w:author="Gabriel Correa" w:date="2015-08-27T20:02:00Z"/>
        </w:sdtContent>
      </w:sdt>
      <w:customXmlInsRangeEnd w:id="1332"/>
      <w:ins w:id="1333" w:author="Gabriel Correa" w:date="2015-08-27T20:01:00Z">
        <w:r w:rsidR="00F2084F">
          <w:t>)</w:t>
        </w:r>
      </w:ins>
      <w:proofErr w:type="gramStart"/>
      <w:ins w:id="1334" w:author="Gabriel Correa" w:date="2015-08-27T19:29:00Z">
        <w:r>
          <w:t>realizaron</w:t>
        </w:r>
        <w:proofErr w:type="gramEnd"/>
        <w:r>
          <w:t xml:space="preserve"> un estudio con el propósito de estudiar si los usuarios de la librería pueden percatarse de instrucciones importantes en la documentación con </w:t>
        </w:r>
      </w:ins>
      <w:ins w:id="1335" w:author="Gabriel Correa" w:date="2015-08-27T19:30:00Z">
        <w:r>
          <w:t xml:space="preserve">una </w:t>
        </w:r>
      </w:ins>
      <w:ins w:id="1336" w:author="Gabriel Correa" w:date="2015-08-27T19:29:00Z">
        <w:r>
          <w:t>mayor facilidad</w:t>
        </w:r>
      </w:ins>
      <w:ins w:id="1337" w:author="Gabriel Correa" w:date="2015-08-27T19:30:00Z">
        <w:r>
          <w:t>.</w:t>
        </w:r>
      </w:ins>
      <w:ins w:id="1338" w:author="Gabriel Correa" w:date="2015-08-27T19:31:00Z">
        <w:r w:rsidR="00253A40">
          <w:t xml:space="preserve"> </w:t>
        </w:r>
      </w:ins>
      <w:ins w:id="1339" w:author="Gabriel Correa" w:date="2015-08-27T19:29:00Z">
        <w:r>
          <w:t>Comparan el desempeño entre los que usan las decoraciones sobre el c</w:t>
        </w:r>
        <w:r w:rsidR="00253A40">
          <w:t xml:space="preserve">ódigo </w:t>
        </w:r>
      </w:ins>
      <w:ins w:id="1340" w:author="Gabriel Correa" w:date="2015-08-27T19:31:00Z">
        <w:r w:rsidR="00253A40">
          <w:t>y</w:t>
        </w:r>
      </w:ins>
      <w:ins w:id="1341" w:author="Gabriel Correa" w:date="2015-08-27T19:29:00Z">
        <w:r>
          <w:t xml:space="preserve"> los que no las usan. Los resultados indican que los sujetos de prueba que </w:t>
        </w:r>
      </w:ins>
      <w:ins w:id="1342" w:author="Gabriel Correa" w:date="2015-08-27T19:31:00Z">
        <w:r w:rsidR="00253A40">
          <w:t xml:space="preserve">sí </w:t>
        </w:r>
      </w:ins>
      <w:ins w:id="1343" w:author="Gabriel Correa" w:date="2015-08-27T19:29:00Z">
        <w:r>
          <w:t xml:space="preserve">usaron </w:t>
        </w:r>
      </w:ins>
      <w:ins w:id="1344" w:author="Gabriel Correa" w:date="2015-08-27T19:32:00Z">
        <w:r w:rsidR="00253A40">
          <w:t>eMoose</w:t>
        </w:r>
      </w:ins>
      <w:ins w:id="1345" w:author="Gabriel Correa" w:date="2015-08-27T19:29:00Z">
        <w:r>
          <w:t xml:space="preserve"> tuvieron más éxito en detectar y corregir </w:t>
        </w:r>
      </w:ins>
      <w:ins w:id="1346" w:author="Gabriel Correa" w:date="2015-08-27T19:32:00Z">
        <w:r w:rsidR="00253A40">
          <w:t>los errores</w:t>
        </w:r>
      </w:ins>
      <w:ins w:id="1347" w:author="Gabriel Correa" w:date="2015-08-27T19:29:00Z">
        <w:r>
          <w:t xml:space="preserve"> de un código analizado. La </w:t>
        </w:r>
      </w:ins>
      <w:ins w:id="1348" w:author="Gabriel Correa" w:date="2015-08-27T19:42:00Z">
        <w:r w:rsidR="007A4E66">
          <w:fldChar w:fldCharType="begin"/>
        </w:r>
        <w:r w:rsidR="007A4E66">
          <w:instrText xml:space="preserve"> REF _Ref428467905 \h </w:instrText>
        </w:r>
      </w:ins>
      <w:r w:rsidR="007A4E66">
        <w:fldChar w:fldCharType="separate"/>
      </w:r>
      <w:ins w:id="1349" w:author="Gabriel Correa" w:date="2015-08-28T07:30:00Z">
        <w:r w:rsidR="00E54D64">
          <w:t xml:space="preserve">Imagen </w:t>
        </w:r>
        <w:r w:rsidR="00E54D64">
          <w:rPr>
            <w:noProof/>
          </w:rPr>
          <w:t>3</w:t>
        </w:r>
        <w:r w:rsidR="00E54D64">
          <w:t>.</w:t>
        </w:r>
        <w:r w:rsidR="00E54D64">
          <w:rPr>
            <w:noProof/>
          </w:rPr>
          <w:t>5</w:t>
        </w:r>
      </w:ins>
      <w:ins w:id="1350" w:author="Gabriel Correa" w:date="2015-08-27T19:42:00Z">
        <w:r w:rsidR="007A4E66">
          <w:fldChar w:fldCharType="end"/>
        </w:r>
      </w:ins>
      <w:ins w:id="1351" w:author="Gabriel Correa" w:date="2015-08-27T19:32:00Z">
        <w:r w:rsidR="00253A40">
          <w:t xml:space="preserve"> </w:t>
        </w:r>
      </w:ins>
      <w:ins w:id="1352" w:author="Gabriel Correa" w:date="2015-08-27T19:29:00Z">
        <w:r>
          <w:t>muestra los resultados del experimento controlado. Estos corresponden a un promedio de éxito hace debugging de 92% para los que usaron decoraciones y un promedio de éxito de 41% para los que no usaron decoraciones en directivas.</w:t>
        </w:r>
      </w:ins>
      <w:ins w:id="1353" w:author="Gabriel Correa" w:date="2015-08-27T19:28:00Z">
        <w:r>
          <w:t xml:space="preserve"> </w:t>
        </w:r>
      </w:ins>
      <w:ins w:id="1354" w:author="Gabriel Correa" w:date="2015-08-27T19:44:00Z">
        <w:r w:rsidR="00725B14">
          <w:t xml:space="preserve">Los resultados </w:t>
        </w:r>
      </w:ins>
      <w:ins w:id="1355" w:author="Gabriel Correa" w:date="2015-08-27T19:47:00Z">
        <w:r w:rsidR="00725B14">
          <w:t>reafirman la importancia del papel que juegan las directivas en la documentación de librerías.</w:t>
        </w:r>
      </w:ins>
    </w:p>
    <w:p w:rsidR="00253A40" w:rsidRDefault="00253A40">
      <w:pPr>
        <w:keepNext/>
        <w:jc w:val="center"/>
        <w:rPr>
          <w:ins w:id="1356" w:author="Gabriel Correa" w:date="2015-08-27T19:37:00Z"/>
        </w:rPr>
        <w:pPrChange w:id="1357" w:author="Gabriel Correa" w:date="2015-08-27T19:37:00Z">
          <w:pPr>
            <w:jc w:val="center"/>
          </w:pPr>
        </w:pPrChange>
      </w:pPr>
      <w:ins w:id="1358" w:author="Gabriel Correa" w:date="2015-08-27T19:35:00Z">
        <w:r>
          <w:rPr>
            <w:noProof/>
          </w:rPr>
          <w:lastRenderedPageBreak/>
          <w:drawing>
            <wp:inline distT="0" distB="0" distL="0" distR="0" wp14:anchorId="2DD4D0A7" wp14:editId="585563E1">
              <wp:extent cx="3741218" cy="1656000"/>
              <wp:effectExtent l="0" t="0" r="0" b="190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oose-paper-resultados.PNG"/>
                      <pic:cNvPicPr/>
                    </pic:nvPicPr>
                    <pic:blipFill>
                      <a:blip r:embed="rId21">
                        <a:extLst>
                          <a:ext uri="{28A0092B-C50C-407E-A947-70E740481C1C}">
                            <a14:useLocalDpi xmlns:a14="http://schemas.microsoft.com/office/drawing/2010/main" val="0"/>
                          </a:ext>
                        </a:extLst>
                      </a:blip>
                      <a:stretch>
                        <a:fillRect/>
                      </a:stretch>
                    </pic:blipFill>
                    <pic:spPr>
                      <a:xfrm>
                        <a:off x="0" y="0"/>
                        <a:ext cx="3741218" cy="1656000"/>
                      </a:xfrm>
                      <a:prstGeom prst="rect">
                        <a:avLst/>
                      </a:prstGeom>
                    </pic:spPr>
                  </pic:pic>
                </a:graphicData>
              </a:graphic>
            </wp:inline>
          </w:drawing>
        </w:r>
      </w:ins>
    </w:p>
    <w:p w:rsidR="00253A40" w:rsidRDefault="00253A40">
      <w:pPr>
        <w:pStyle w:val="Epgrafe"/>
        <w:tabs>
          <w:tab w:val="left" w:pos="7655"/>
        </w:tabs>
        <w:ind w:left="1134" w:right="1750"/>
        <w:jc w:val="center"/>
        <w:rPr>
          <w:ins w:id="1359" w:author="Gabriel Correa" w:date="2015-08-27T19:27:00Z"/>
        </w:rPr>
        <w:pPrChange w:id="1360" w:author="Gabriel Correa" w:date="2015-08-27T19:38:00Z">
          <w:pPr>
            <w:pStyle w:val="Ttulo2"/>
          </w:pPr>
        </w:pPrChange>
      </w:pPr>
      <w:bookmarkStart w:id="1361" w:name="_Ref428467905"/>
      <w:ins w:id="1362" w:author="Gabriel Correa" w:date="2015-08-27T19:37:00Z">
        <w:r>
          <w:t xml:space="preserve">Imagen </w:t>
        </w:r>
      </w:ins>
      <w:ins w:id="1363" w:author="Gabriel Correa" w:date="2015-08-28T07:37:00Z">
        <w:r w:rsidR="00E54D64">
          <w:fldChar w:fldCharType="begin"/>
        </w:r>
        <w:r w:rsidR="00E54D64">
          <w:instrText xml:space="preserve"> STYLEREF 1 \s </w:instrText>
        </w:r>
      </w:ins>
      <w:r w:rsidR="00E54D64">
        <w:fldChar w:fldCharType="separate"/>
      </w:r>
      <w:r w:rsidR="00E54D64">
        <w:rPr>
          <w:noProof/>
        </w:rPr>
        <w:t>3</w:t>
      </w:r>
      <w:ins w:id="1364"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1365" w:author="Gabriel Correa" w:date="2015-08-28T07:37:00Z">
        <w:r w:rsidR="00E54D64">
          <w:rPr>
            <w:noProof/>
          </w:rPr>
          <w:t>5</w:t>
        </w:r>
        <w:r w:rsidR="00E54D64">
          <w:fldChar w:fldCharType="end"/>
        </w:r>
      </w:ins>
      <w:bookmarkEnd w:id="1361"/>
      <w:ins w:id="1366" w:author="Gabriel Correa" w:date="2015-08-27T19:37:00Z">
        <w:r>
          <w:t xml:space="preserve">:   Tasa de éxito </w:t>
        </w:r>
      </w:ins>
      <w:ins w:id="1367" w:author="Gabriel Correa" w:date="2015-08-27T19:38:00Z">
        <w:r>
          <w:t>de desarrolladores</w:t>
        </w:r>
      </w:ins>
      <w:ins w:id="1368" w:author="Gabriel Correa" w:date="2015-08-27T19:37:00Z">
        <w:r>
          <w:t xml:space="preserve"> </w:t>
        </w:r>
      </w:ins>
      <w:ins w:id="1369" w:author="Gabriel Correa" w:date="2015-08-27T19:39:00Z">
        <w:r>
          <w:t>corrigiendo b</w:t>
        </w:r>
        <w:r w:rsidR="00417F32">
          <w:t>ugs sin</w:t>
        </w:r>
        <w:r>
          <w:t xml:space="preserve"> eMoose versus </w:t>
        </w:r>
      </w:ins>
      <w:ins w:id="1370" w:author="Gabriel Correa" w:date="2015-08-27T19:42:00Z">
        <w:r w:rsidR="00417F32">
          <w:t>los que sí usaron eMoose</w:t>
        </w:r>
      </w:ins>
      <w:ins w:id="1371" w:author="Gabriel Correa" w:date="2015-08-27T19:39:00Z">
        <w:r>
          <w:t xml:space="preserve">. </w:t>
        </w:r>
      </w:ins>
      <w:ins w:id="1372" w:author="Gabriel Correa" w:date="2015-08-27T19:37:00Z">
        <w:r>
          <w:t xml:space="preserve">EXP </w:t>
        </w:r>
      </w:ins>
      <w:ins w:id="1373" w:author="Gabriel Correa" w:date="2015-08-27T19:40:00Z">
        <w:r>
          <w:t xml:space="preserve">corresponde a los que </w:t>
        </w:r>
      </w:ins>
      <w:ins w:id="1374" w:author="Gabriel Correa" w:date="2015-08-27T19:41:00Z">
        <w:r>
          <w:t xml:space="preserve">usaron </w:t>
        </w:r>
      </w:ins>
      <w:ins w:id="1375" w:author="Gabriel Correa" w:date="2015-08-27T19:37:00Z">
        <w:r>
          <w:t>eMoose</w:t>
        </w:r>
      </w:ins>
      <w:ins w:id="1376" w:author="Gabriel Correa" w:date="2015-08-27T19:41:00Z">
        <w:r>
          <w:t>; CTL, a los que no.</w:t>
        </w:r>
      </w:ins>
      <w:ins w:id="1377" w:author="Gabriel Correa" w:date="2015-08-27T19:37:00Z">
        <w:r>
          <w:t xml:space="preserve"> </w:t>
        </w:r>
      </w:ins>
      <w:ins w:id="1378" w:author="Gabriel Correa" w:date="2015-08-27T19:41:00Z">
        <w:r>
          <w:t>(</w:t>
        </w:r>
      </w:ins>
      <w:ins w:id="1379" w:author="Gabriel Correa" w:date="2015-08-27T19:37:00Z">
        <w:r>
          <w:t>Verde representa éxito y rosado representa fracaso</w:t>
        </w:r>
      </w:ins>
      <w:ins w:id="1380" w:author="Gabriel Correa" w:date="2015-08-27T19:41:00Z">
        <w:r>
          <w:t>)</w:t>
        </w:r>
      </w:ins>
    </w:p>
    <w:p w:rsidR="00E67A02" w:rsidRDefault="00E67A02">
      <w:pPr>
        <w:rPr>
          <w:ins w:id="1381" w:author="Gabriel Correa" w:date="2015-08-27T19:55:00Z"/>
        </w:rPr>
        <w:pPrChange w:id="1382" w:author="Gabriel Correa" w:date="2015-08-27T19:48:00Z">
          <w:pPr>
            <w:pStyle w:val="Ttulo2"/>
          </w:pPr>
        </w:pPrChange>
      </w:pPr>
      <w:ins w:id="1383" w:author="Gabriel Correa" w:date="2015-08-27T19:48:00Z">
        <w:r>
          <w:t xml:space="preserve">Además de resultados que obtuvieron, Dekel et al. </w:t>
        </w:r>
      </w:ins>
      <w:proofErr w:type="gramStart"/>
      <w:ins w:id="1384" w:author="Gabriel Correa" w:date="2015-08-27T19:50:00Z">
        <w:r>
          <w:t>presentan</w:t>
        </w:r>
        <w:proofErr w:type="gramEnd"/>
        <w:r>
          <w:t xml:space="preserve"> una lista de los tipos de directivas más prominentes que se encontraron durante una </w:t>
        </w:r>
      </w:ins>
      <w:ins w:id="1385" w:author="Gabriel Correa" w:date="2015-08-27T19:52:00Z">
        <w:r w:rsidR="00F2084F">
          <w:t>revisión de documentaci</w:t>
        </w:r>
      </w:ins>
      <w:ins w:id="1386" w:author="Gabriel Correa" w:date="2015-08-27T19:53:00Z">
        <w:r w:rsidR="00F2084F">
          <w:t xml:space="preserve">ón de API que realizaron. La </w:t>
        </w:r>
      </w:ins>
      <w:ins w:id="1387" w:author="Gabriel Correa" w:date="2015-08-27T19:54:00Z">
        <w:r w:rsidR="00F2084F">
          <w:t>lista de tipos de directivas que crearon se encuentra en la tabla</w:t>
        </w:r>
      </w:ins>
      <w:ins w:id="1388" w:author="Gabriel Correa" w:date="2015-08-27T20:03:00Z">
        <w:r w:rsidR="007525DC">
          <w:t xml:space="preserve"> </w:t>
        </w:r>
        <w:r w:rsidR="007525DC">
          <w:fldChar w:fldCharType="begin"/>
        </w:r>
        <w:r w:rsidR="007525DC">
          <w:instrText xml:space="preserve"> REF _Ref428469164 \h </w:instrText>
        </w:r>
      </w:ins>
      <w:r w:rsidR="007525DC">
        <w:fldChar w:fldCharType="separate"/>
      </w:r>
      <w:ins w:id="1389" w:author="Gabriel Correa" w:date="2015-08-28T07:30:00Z">
        <w:r w:rsidR="00E54D64">
          <w:t xml:space="preserve">Tabla </w:t>
        </w:r>
        <w:r w:rsidR="00E54D64">
          <w:rPr>
            <w:noProof/>
          </w:rPr>
          <w:t>3</w:t>
        </w:r>
        <w:r w:rsidR="00E54D64">
          <w:t>.</w:t>
        </w:r>
        <w:r w:rsidR="00E54D64">
          <w:rPr>
            <w:noProof/>
          </w:rPr>
          <w:t>1</w:t>
        </w:r>
      </w:ins>
      <w:ins w:id="1390" w:author="Gabriel Correa" w:date="2015-08-27T20:03:00Z">
        <w:r w:rsidR="007525DC">
          <w:fldChar w:fldCharType="end"/>
        </w:r>
        <w:r w:rsidR="007525DC">
          <w:t>.</w:t>
        </w:r>
      </w:ins>
    </w:p>
    <w:p w:rsidR="00F2084F" w:rsidRDefault="00F2084F">
      <w:pPr>
        <w:pStyle w:val="Epgrafe"/>
        <w:keepNext/>
        <w:rPr>
          <w:ins w:id="1391" w:author="Gabriel Correa" w:date="2015-08-27T19:58:00Z"/>
        </w:rPr>
        <w:pPrChange w:id="1392" w:author="Gabriel Correa" w:date="2015-08-27T19:58:00Z">
          <w:pPr/>
        </w:pPrChange>
      </w:pPr>
      <w:bookmarkStart w:id="1393" w:name="_Ref428469164"/>
      <w:ins w:id="1394" w:author="Gabriel Correa" w:date="2015-08-27T19:58:00Z">
        <w:r>
          <w:t xml:space="preserve">Tabla </w:t>
        </w:r>
      </w:ins>
      <w:ins w:id="1395" w:author="Gabriel Correa" w:date="2015-08-28T00:22:00Z">
        <w:r w:rsidR="00F002B6">
          <w:fldChar w:fldCharType="begin"/>
        </w:r>
        <w:r w:rsidR="00F002B6">
          <w:instrText xml:space="preserve"> STYLEREF 1 \s </w:instrText>
        </w:r>
      </w:ins>
      <w:r w:rsidR="00F002B6">
        <w:fldChar w:fldCharType="separate"/>
      </w:r>
      <w:r w:rsidR="00E54D64">
        <w:rPr>
          <w:noProof/>
        </w:rPr>
        <w:t>3</w:t>
      </w:r>
      <w:ins w:id="1396"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1397" w:author="Gabriel Correa" w:date="2015-08-28T07:30:00Z">
        <w:r w:rsidR="00E54D64">
          <w:rPr>
            <w:noProof/>
          </w:rPr>
          <w:t>1</w:t>
        </w:r>
      </w:ins>
      <w:ins w:id="1398" w:author="Gabriel Correa" w:date="2015-08-28T00:22:00Z">
        <w:r w:rsidR="00F002B6">
          <w:fldChar w:fldCharType="end"/>
        </w:r>
      </w:ins>
      <w:bookmarkEnd w:id="1393"/>
      <w:ins w:id="1399" w:author="Gabriel Correa" w:date="2015-08-27T19:58:00Z">
        <w:r>
          <w:t xml:space="preserve">:   Tipos de directivas </w:t>
        </w:r>
      </w:ins>
      <w:ins w:id="1400" w:author="Gabriel Correa" w:date="2015-08-27T19:59:00Z">
        <w:r>
          <w:t>identificadas</w:t>
        </w:r>
      </w:ins>
      <w:ins w:id="1401" w:author="Gabriel Correa" w:date="2015-08-27T20:04:00Z">
        <w:r w:rsidR="007525DC">
          <w:t xml:space="preserve"> </w:t>
        </w:r>
      </w:ins>
      <w:ins w:id="1402" w:author="Gabriel Correa" w:date="2015-08-27T19:58:00Z">
        <w:r>
          <w:t xml:space="preserve">en el estudio de </w:t>
        </w:r>
      </w:ins>
      <w:ins w:id="1403" w:author="Gabriel Correa" w:date="2015-08-27T19:59:00Z">
        <w:r>
          <w:t xml:space="preserve">Dekel </w:t>
        </w:r>
      </w:ins>
      <w:ins w:id="1404" w:author="Gabriel Correa" w:date="2015-08-27T19:58:00Z">
        <w:r>
          <w:t>et al.</w:t>
        </w:r>
      </w:ins>
    </w:p>
    <w:tbl>
      <w:tblPr>
        <w:tblStyle w:val="Estilo2"/>
        <w:tblW w:w="0" w:type="auto"/>
        <w:tblInd w:w="2376" w:type="dxa"/>
        <w:tblLook w:val="04A0" w:firstRow="1" w:lastRow="0" w:firstColumn="1" w:lastColumn="0" w:noHBand="0" w:noVBand="1"/>
        <w:tblPrChange w:id="1405" w:author="Gabriel Correa" w:date="2015-08-27T19:56:00Z">
          <w:tblPr>
            <w:tblStyle w:val="Tablaconcuadrcula"/>
            <w:tblW w:w="0" w:type="auto"/>
            <w:tblLook w:val="04A0" w:firstRow="1" w:lastRow="0" w:firstColumn="1" w:lastColumn="0" w:noHBand="0" w:noVBand="1"/>
          </w:tblPr>
        </w:tblPrChange>
      </w:tblPr>
      <w:tblGrid>
        <w:gridCol w:w="3543"/>
        <w:tblGridChange w:id="1406">
          <w:tblGrid>
            <w:gridCol w:w="9545"/>
          </w:tblGrid>
        </w:tblGridChange>
      </w:tblGrid>
      <w:tr w:rsidR="00F2084F" w:rsidTr="00F2084F">
        <w:trPr>
          <w:cnfStyle w:val="100000000000" w:firstRow="1" w:lastRow="0" w:firstColumn="0" w:lastColumn="0" w:oddVBand="0" w:evenVBand="0" w:oddHBand="0" w:evenHBand="0" w:firstRowFirstColumn="0" w:firstRowLastColumn="0" w:lastRowFirstColumn="0" w:lastRowLastColumn="0"/>
          <w:ins w:id="1407" w:author="Gabriel Correa" w:date="2015-08-27T19:55:00Z"/>
        </w:trPr>
        <w:tc>
          <w:tcPr>
            <w:cnfStyle w:val="000000000100" w:firstRow="0" w:lastRow="0" w:firstColumn="0" w:lastColumn="0" w:oddVBand="0" w:evenVBand="0" w:oddHBand="0" w:evenHBand="0" w:firstRowFirstColumn="1" w:firstRowLastColumn="0" w:lastRowFirstColumn="0" w:lastRowLastColumn="0"/>
            <w:tcW w:w="3543" w:type="dxa"/>
            <w:tcPrChange w:id="1408" w:author="Gabriel Correa" w:date="2015-08-27T19:56:00Z">
              <w:tcPr>
                <w:tcW w:w="9545" w:type="dxa"/>
              </w:tcPr>
            </w:tcPrChange>
          </w:tcPr>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409" w:author="Gabriel Correa" w:date="2015-08-27T19:56:00Z"/>
              </w:rPr>
              <w:pPrChange w:id="1410"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411" w:author="Gabriel Correa" w:date="2015-08-27T19:56:00Z">
              <w:r>
                <w:t>Restricciones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412" w:author="Gabriel Correa" w:date="2015-08-27T19:56:00Z"/>
              </w:rPr>
              <w:pPrChange w:id="1413"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414" w:author="Gabriel Correa" w:date="2015-08-27T19:56:00Z">
              <w:r>
                <w:t>Protocolos</w:t>
              </w:r>
            </w:ins>
          </w:p>
          <w:p w:rsidR="00F2084F" w:rsidRPr="003B0C7F" w:rsidRDefault="00F2084F">
            <w:pPr>
              <w:jc w:val="center"/>
              <w:cnfStyle w:val="100000000100" w:firstRow="1" w:lastRow="0" w:firstColumn="0" w:lastColumn="0" w:oddVBand="0" w:evenVBand="0" w:oddHBand="0" w:evenHBand="0" w:firstRowFirstColumn="1" w:firstRowLastColumn="0" w:lastRowFirstColumn="0" w:lastRowLastColumn="0"/>
              <w:rPr>
                <w:ins w:id="1415" w:author="Gabriel Correa" w:date="2015-08-27T19:56:00Z"/>
                <w:i/>
                <w:rPrChange w:id="1416" w:author="Gabriel Correa" w:date="2015-08-27T20:05:00Z">
                  <w:rPr>
                    <w:ins w:id="1417" w:author="Gabriel Correa" w:date="2015-08-27T19:56:00Z"/>
                  </w:rPr>
                </w:rPrChange>
              </w:rPr>
              <w:pPrChange w:id="1418"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419" w:author="Gabriel Correa" w:date="2015-08-27T19:56:00Z">
              <w:r w:rsidRPr="003B0C7F">
                <w:rPr>
                  <w:i/>
                  <w:rPrChange w:id="1420" w:author="Gabriel Correa" w:date="2015-08-27T20:05:00Z">
                    <w:rPr/>
                  </w:rPrChange>
                </w:rPr>
                <w:t>Locking</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421" w:author="Gabriel Correa" w:date="2015-08-27T19:56:00Z"/>
              </w:rPr>
              <w:pPrChange w:id="1422"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423" w:author="Gabriel Correa" w:date="2015-08-27T19:56:00Z">
              <w:r>
                <w:t>Parámetros y valores de retorno</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424" w:author="Gabriel Correa" w:date="2015-08-27T19:56:00Z"/>
              </w:rPr>
              <w:pPrChange w:id="1425"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426" w:author="Gabriel Correa" w:date="2015-08-27T19:56:00Z">
              <w:r>
                <w:t>Alternativas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427" w:author="Gabriel Correa" w:date="2015-08-27T19:56:00Z"/>
              </w:rPr>
              <w:pPrChange w:id="1428"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429" w:author="Gabriel Correa" w:date="2015-08-27T19:56:00Z">
              <w:r>
                <w:t>Limitaciones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430" w:author="Gabriel Correa" w:date="2015-08-27T19:56:00Z"/>
              </w:rPr>
              <w:pPrChange w:id="1431"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432" w:author="Gabriel Correa" w:date="2015-08-27T19:56:00Z">
              <w:r>
                <w:t>Efectos secundarios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433" w:author="Gabriel Correa" w:date="2015-08-27T19:56:00Z"/>
              </w:rPr>
              <w:pPrChange w:id="1434"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435" w:author="Gabriel Correa" w:date="2015-08-27T19:56:00Z">
              <w:r>
                <w:t>Desempeño o Rendimiento</w:t>
              </w:r>
            </w:ins>
          </w:p>
          <w:p w:rsidR="00F2084F" w:rsidRPr="003B0C7F" w:rsidRDefault="00F2084F">
            <w:pPr>
              <w:jc w:val="center"/>
              <w:cnfStyle w:val="100000000100" w:firstRow="1" w:lastRow="0" w:firstColumn="0" w:lastColumn="0" w:oddVBand="0" w:evenVBand="0" w:oddHBand="0" w:evenHBand="0" w:firstRowFirstColumn="1" w:firstRowLastColumn="0" w:lastRowFirstColumn="0" w:lastRowLastColumn="0"/>
              <w:rPr>
                <w:ins w:id="1436" w:author="Gabriel Correa" w:date="2015-08-27T19:56:00Z"/>
                <w:i/>
                <w:rPrChange w:id="1437" w:author="Gabriel Correa" w:date="2015-08-27T20:05:00Z">
                  <w:rPr>
                    <w:ins w:id="1438" w:author="Gabriel Correa" w:date="2015-08-27T19:56:00Z"/>
                  </w:rPr>
                </w:rPrChange>
              </w:rPr>
              <w:pPrChange w:id="1439"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440" w:author="Gabriel Correa" w:date="2015-08-27T19:56:00Z">
              <w:r w:rsidRPr="003B0C7F">
                <w:rPr>
                  <w:i/>
                  <w:rPrChange w:id="1441" w:author="Gabriel Correa" w:date="2015-08-27T20:05:00Z">
                    <w:rPr/>
                  </w:rPrChange>
                </w:rPr>
                <w:t>Threading</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442" w:author="Gabriel Correa" w:date="2015-08-27T19:55:00Z"/>
              </w:rPr>
              <w:pPrChange w:id="1443"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444" w:author="Gabriel Correa" w:date="2015-08-27T19:56:00Z">
              <w:r>
                <w:t>Seguridad</w:t>
              </w:r>
            </w:ins>
          </w:p>
        </w:tc>
      </w:tr>
    </w:tbl>
    <w:p w:rsidR="00F2084F" w:rsidRDefault="00F2084F">
      <w:pPr>
        <w:rPr>
          <w:ins w:id="1445" w:author="Gabriel Correa" w:date="2015-08-27T19:48:00Z"/>
        </w:rPr>
        <w:pPrChange w:id="1446" w:author="Gabriel Correa" w:date="2015-08-27T19:48:00Z">
          <w:pPr>
            <w:pStyle w:val="Ttulo2"/>
          </w:pPr>
        </w:pPrChange>
      </w:pPr>
    </w:p>
    <w:p w:rsidR="00EE2482" w:rsidRDefault="00EE2482" w:rsidP="00EE2482">
      <w:pPr>
        <w:pStyle w:val="Ttulo2"/>
      </w:pPr>
      <w:bookmarkStart w:id="1447" w:name="_Toc428510367"/>
      <w:r>
        <w:t>Trabajo de Monperrus et al.</w:t>
      </w:r>
      <w:bookmarkEnd w:id="1447"/>
    </w:p>
    <w:p w:rsidR="001862BB" w:rsidRDefault="00EE2482" w:rsidP="00EE2482">
      <w:pPr>
        <w:rPr>
          <w:ins w:id="1448" w:author="Gabriel Correa" w:date="2015-08-27T13:42:00Z"/>
        </w:rPr>
      </w:pPr>
      <w:del w:id="1449" w:author="Gabriel Correa" w:date="2015-08-27T16:15:00Z">
        <w:r w:rsidRPr="00E02554" w:rsidDel="008910C7">
          <w:delText>Mencionar que el trabajo presenta una buena referencia de comparación al detectar directivas automáticamente, pues el trabajo obtuvo los porcentajes de keywords en cada directiva que encontraron</w:delText>
        </w:r>
      </w:del>
      <w:ins w:id="1450" w:author="Gabriel Correa" w:date="2015-08-27T13:23:00Z">
        <w:r w:rsidR="008910C7">
          <w:t>Monperrus et al.</w:t>
        </w:r>
      </w:ins>
      <w:ins w:id="1451" w:author="Gabriel Correa" w:date="2015-08-27T16:15:00Z">
        <w:r w:rsidR="008910C7">
          <w:t xml:space="preserve"> </w:t>
        </w:r>
      </w:ins>
      <w:customXmlInsRangeStart w:id="1452" w:author="Gabriel Correa" w:date="2015-08-27T16:15:00Z"/>
      <w:sdt>
        <w:sdtPr>
          <w:id w:val="-796991190"/>
          <w:citation/>
        </w:sdtPr>
        <w:sdtEndPr/>
        <w:sdtContent>
          <w:customXmlInsRangeEnd w:id="1452"/>
          <w:ins w:id="1453" w:author="Gabriel Correa" w:date="2015-08-27T16:15:00Z">
            <w:r w:rsidR="008910C7">
              <w:fldChar w:fldCharType="begin"/>
            </w:r>
            <w:r w:rsidR="008910C7">
              <w:instrText xml:space="preserve"> CITATION MMo11 \l 13322 </w:instrText>
            </w:r>
          </w:ins>
          <w:r w:rsidR="008910C7">
            <w:fldChar w:fldCharType="separate"/>
          </w:r>
          <w:ins w:id="1454" w:author="Gabriel Correa" w:date="2015-08-28T07:30:00Z">
            <w:r w:rsidR="00E54D64">
              <w:rPr>
                <w:noProof/>
              </w:rPr>
              <w:t>[</w:t>
            </w:r>
            <w:r w:rsidR="00E54D64">
              <w:rPr>
                <w:noProof/>
              </w:rPr>
              <w:fldChar w:fldCharType="begin"/>
            </w:r>
            <w:r w:rsidR="00E54D64">
              <w:rPr>
                <w:noProof/>
              </w:rPr>
              <w:instrText xml:space="preserve"> HYPERLINK "" \l "MMo11" </w:instrText>
            </w:r>
            <w:r w:rsidR="00E54D64">
              <w:rPr>
                <w:noProof/>
              </w:rPr>
            </w:r>
            <w:r w:rsidR="00E54D64">
              <w:rPr>
                <w:noProof/>
              </w:rPr>
              <w:fldChar w:fldCharType="separate"/>
            </w:r>
            <w:r w:rsidR="00E54D64" w:rsidRPr="00E54D64">
              <w:rPr>
                <w:rStyle w:val="CodeUsercreatedCar"/>
                <w:noProof/>
                <w:shd w:val="clear" w:color="auto" w:fill="auto"/>
                <w:lang w:val="es-CL"/>
                <w:rPrChange w:id="1455" w:author="Gabriel Correa" w:date="2015-08-28T07:30:00Z">
                  <w:rPr>
                    <w:rStyle w:val="CodeUsercreatedCar"/>
                  </w:rPr>
                </w:rPrChange>
              </w:rPr>
              <w:t>4</w:t>
            </w:r>
            <w:r w:rsidR="00E54D64">
              <w:rPr>
                <w:noProof/>
              </w:rPr>
              <w:fldChar w:fldCharType="end"/>
            </w:r>
            <w:r w:rsidR="00E54D64">
              <w:rPr>
                <w:noProof/>
              </w:rPr>
              <w:t>]</w:t>
            </w:r>
          </w:ins>
          <w:ins w:id="1456" w:author="Gabriel Correa" w:date="2015-08-27T16:15:00Z">
            <w:r w:rsidR="008910C7">
              <w:fldChar w:fldCharType="end"/>
            </w:r>
          </w:ins>
          <w:customXmlInsRangeStart w:id="1457" w:author="Gabriel Correa" w:date="2015-08-27T16:15:00Z"/>
        </w:sdtContent>
      </w:sdt>
      <w:customXmlInsRangeEnd w:id="1457"/>
      <w:ins w:id="1458" w:author="Gabriel Correa" w:date="2015-08-27T13:23:00Z">
        <w:r w:rsidR="008910C7">
          <w:t xml:space="preserve"> </w:t>
        </w:r>
        <w:proofErr w:type="gramStart"/>
        <w:r w:rsidR="001862BB">
          <w:t>realizaron</w:t>
        </w:r>
        <w:proofErr w:type="gramEnd"/>
        <w:r w:rsidR="001862BB">
          <w:t xml:space="preserve"> un estudio </w:t>
        </w:r>
      </w:ins>
      <w:ins w:id="1459" w:author="Gabriel Correa" w:date="2015-08-27T13:27:00Z">
        <w:r w:rsidR="001862BB">
          <w:t>en el cual</w:t>
        </w:r>
      </w:ins>
      <w:ins w:id="1460" w:author="Gabriel Correa" w:date="2015-08-27T13:26:00Z">
        <w:r w:rsidR="001862BB">
          <w:t xml:space="preserve"> </w:t>
        </w:r>
      </w:ins>
      <w:ins w:id="1461" w:author="Gabriel Correa" w:date="2015-08-27T13:27:00Z">
        <w:r w:rsidR="001862BB">
          <w:t xml:space="preserve">establecieron </w:t>
        </w:r>
      </w:ins>
      <w:ins w:id="1462" w:author="Gabriel Correa" w:date="2015-08-27T13:26:00Z">
        <w:r w:rsidR="001862BB">
          <w:t xml:space="preserve">una clasificación de </w:t>
        </w:r>
      </w:ins>
      <w:ins w:id="1463" w:author="Gabriel Correa" w:date="2015-08-27T13:27:00Z">
        <w:r w:rsidR="001862BB">
          <w:t xml:space="preserve">directivas. Por observación notaron que las directivas solían contener </w:t>
        </w:r>
      </w:ins>
      <w:ins w:id="1464" w:author="Gabriel Correa" w:date="2015-08-27T13:28:00Z">
        <w:r w:rsidR="001862BB">
          <w:t>algunas palabras clave que se repetían</w:t>
        </w:r>
      </w:ins>
      <w:ins w:id="1465" w:author="Gabriel Correa" w:date="2015-08-27T13:41:00Z">
        <w:r w:rsidR="0050382B">
          <w:t xml:space="preserve"> como pasa en el siguiente </w:t>
        </w:r>
      </w:ins>
      <w:ins w:id="1466" w:author="Gabriel Correa" w:date="2015-08-27T13:28:00Z">
        <w:r w:rsidR="001862BB">
          <w:t xml:space="preserve">ejemplo </w:t>
        </w:r>
      </w:ins>
      <w:ins w:id="1467" w:author="Gabriel Correa" w:date="2015-08-27T13:42:00Z">
        <w:r w:rsidR="0050382B">
          <w:t xml:space="preserve">con </w:t>
        </w:r>
      </w:ins>
      <w:ins w:id="1468" w:author="Gabriel Correa" w:date="2015-08-27T13:30:00Z">
        <w:r w:rsidR="001862BB">
          <w:t xml:space="preserve">la palabra </w:t>
        </w:r>
      </w:ins>
      <w:ins w:id="1469" w:author="Gabriel Correa" w:date="2015-08-27T13:40:00Z">
        <w:r w:rsidR="00CE6E7C">
          <w:t>‘ecouraged’</w:t>
        </w:r>
      </w:ins>
      <w:ins w:id="1470" w:author="Gabriel Correa" w:date="2015-08-27T13:41:00Z">
        <w:r w:rsidR="0050382B">
          <w:t>.</w:t>
        </w:r>
      </w:ins>
    </w:p>
    <w:p w:rsidR="0050382B" w:rsidRDefault="0050382B">
      <w:pPr>
        <w:pStyle w:val="Code02User"/>
        <w:rPr>
          <w:ins w:id="1471" w:author="Gabriel Correa" w:date="2015-08-27T13:42:00Z"/>
        </w:rPr>
        <w:pPrChange w:id="1472" w:author="Gabriel Correa" w:date="2015-08-27T13:43:00Z">
          <w:pPr/>
        </w:pPrChange>
      </w:pPr>
      <w:ins w:id="1473" w:author="Gabriel Correa" w:date="2015-08-27T13:42:00Z">
        <w:r w:rsidRPr="0050382B">
          <w:t>While Deque implementations are not strictly required to prohibit the insertion of null elements, they are strongly encouraged to do so.</w:t>
        </w:r>
      </w:ins>
      <w:ins w:id="1474" w:author="Gabriel Correa" w:date="2015-08-27T17:05:00Z">
        <w:r w:rsidR="00735C55">
          <w:rPr>
            <w:rStyle w:val="Refdenotaalpie"/>
          </w:rPr>
          <w:footnoteReference w:id="2"/>
        </w:r>
      </w:ins>
    </w:p>
    <w:p w:rsidR="0050382B" w:rsidRDefault="0050382B" w:rsidP="00EE2482">
      <w:pPr>
        <w:rPr>
          <w:ins w:id="1476" w:author="Gabriel Correa" w:date="2015-08-27T13:43:00Z"/>
        </w:rPr>
      </w:pPr>
    </w:p>
    <w:p w:rsidR="0050382B" w:rsidRDefault="0050382B">
      <w:pPr>
        <w:pStyle w:val="Code02User"/>
        <w:rPr>
          <w:ins w:id="1477" w:author="Gabriel Correa" w:date="2015-08-27T13:22:00Z"/>
        </w:rPr>
        <w:pPrChange w:id="1478" w:author="Gabriel Correa" w:date="2015-08-27T13:43:00Z">
          <w:pPr/>
        </w:pPrChange>
      </w:pPr>
      <w:ins w:id="1479" w:author="Gabriel Correa" w:date="2015-08-27T13:42:00Z">
        <w:r w:rsidRPr="0050382B">
          <w:t>Subclasses of ClassLoader are encouraged to override {@link #</w:t>
        </w:r>
        <w:proofErr w:type="gramStart"/>
        <w:r w:rsidRPr="0050382B">
          <w:t>findClass(</w:t>
        </w:r>
        <w:proofErr w:type="gramEnd"/>
        <w:r w:rsidRPr="0050382B">
          <w:t>String)}, rather than this method.</w:t>
        </w:r>
      </w:ins>
      <w:ins w:id="1480" w:author="Gabriel Correa" w:date="2015-08-27T17:05:00Z">
        <w:r w:rsidR="00735C55">
          <w:rPr>
            <w:rStyle w:val="Refdenotaalpie"/>
          </w:rPr>
          <w:footnoteReference w:id="3"/>
        </w:r>
      </w:ins>
    </w:p>
    <w:p w:rsidR="001862BB" w:rsidRDefault="001862BB" w:rsidP="00EE2482">
      <w:pPr>
        <w:rPr>
          <w:ins w:id="1482" w:author="Gabriel Correa" w:date="2015-08-27T13:46:00Z"/>
        </w:rPr>
      </w:pPr>
    </w:p>
    <w:p w:rsidR="0050382B" w:rsidRDefault="0050382B" w:rsidP="00EE2482">
      <w:pPr>
        <w:rPr>
          <w:ins w:id="1483" w:author="Gabriel Correa" w:date="2015-08-27T15:27:00Z"/>
        </w:rPr>
      </w:pPr>
      <w:ins w:id="1484" w:author="Gabriel Correa" w:date="2015-08-27T13:46:00Z">
        <w:r>
          <w:lastRenderedPageBreak/>
          <w:t xml:space="preserve">Juntando todas estas palabras claves, a las cuales nos referiremos como </w:t>
        </w:r>
        <w:r>
          <w:rPr>
            <w:i/>
          </w:rPr>
          <w:t>keywords</w:t>
        </w:r>
        <w:r>
          <w:t xml:space="preserve">, ellos </w:t>
        </w:r>
      </w:ins>
      <w:ins w:id="1485" w:author="Gabriel Correa" w:date="2015-08-27T13:47:00Z">
        <w:r>
          <w:t xml:space="preserve">las usaron para extraer de documentación de API a </w:t>
        </w:r>
      </w:ins>
      <w:ins w:id="1486" w:author="Gabriel Correa" w:date="2015-08-27T13:48:00Z">
        <w:r>
          <w:t xml:space="preserve">todos los </w:t>
        </w:r>
      </w:ins>
      <w:ins w:id="1487" w:author="Gabriel Correa" w:date="2015-08-27T13:46:00Z">
        <w:r>
          <w:t xml:space="preserve">comentarios que </w:t>
        </w:r>
      </w:ins>
      <w:ins w:id="1488" w:author="Gabriel Correa" w:date="2015-08-27T13:48:00Z">
        <w:r>
          <w:t>contuvieran</w:t>
        </w:r>
      </w:ins>
      <w:ins w:id="1489" w:author="Gabriel Correa" w:date="2015-08-27T13:46:00Z">
        <w:r>
          <w:t xml:space="preserve"> </w:t>
        </w:r>
      </w:ins>
      <w:ins w:id="1490" w:author="Gabriel Correa" w:date="2015-08-27T13:47:00Z">
        <w:r>
          <w:t>al menos un</w:t>
        </w:r>
      </w:ins>
      <w:ins w:id="1491" w:author="Gabriel Correa" w:date="2015-08-27T13:48:00Z">
        <w:r>
          <w:t xml:space="preserve">o de los </w:t>
        </w:r>
        <w:r>
          <w:rPr>
            <w:i/>
          </w:rPr>
          <w:t>keywords</w:t>
        </w:r>
        <w:r>
          <w:t xml:space="preserve">. </w:t>
        </w:r>
      </w:ins>
      <w:ins w:id="1492" w:author="Gabriel Correa" w:date="2015-08-27T13:50:00Z">
        <w:r w:rsidR="004B3417">
          <w:t>Una vez obtenidos estos comentarios, verificaron manualmente si cada uno era efectivamente una directiva. Mientras revisaban los datos, fueron separando las directivas en tipos y subtipos, formando una taxonom</w:t>
        </w:r>
      </w:ins>
      <w:ins w:id="1493" w:author="Gabriel Correa" w:date="2015-08-27T13:51:00Z">
        <w:r w:rsidR="004B3417">
          <w:t>ía de directivas. Adem</w:t>
        </w:r>
      </w:ins>
      <w:ins w:id="1494" w:author="Gabriel Correa" w:date="2015-08-27T13:52:00Z">
        <w:r w:rsidR="004B3417">
          <w:t xml:space="preserve">ás juntaron estadísticas de cuantas directivas correctas </w:t>
        </w:r>
      </w:ins>
      <w:ins w:id="1495" w:author="Gabriel Correa" w:date="2015-08-27T13:53:00Z">
        <w:r w:rsidR="004B3417">
          <w:t xml:space="preserve">podía adivinar </w:t>
        </w:r>
      </w:ins>
      <w:ins w:id="1496" w:author="Gabriel Correa" w:date="2015-08-27T13:52:00Z">
        <w:r w:rsidR="004B3417">
          <w:t xml:space="preserve">cada </w:t>
        </w:r>
        <w:r w:rsidR="004B3417">
          <w:rPr>
            <w:i/>
          </w:rPr>
          <w:t>keyword</w:t>
        </w:r>
      </w:ins>
      <w:ins w:id="1497" w:author="Gabriel Correa" w:date="2015-08-27T13:53:00Z">
        <w:r w:rsidR="004B3417">
          <w:rPr>
            <w:i/>
          </w:rPr>
          <w:t xml:space="preserve">, </w:t>
        </w:r>
        <w:r w:rsidR="004B3417" w:rsidRPr="004B3417">
          <w:rPr>
            <w:rPrChange w:id="1498" w:author="Gabriel Correa" w:date="2015-08-27T13:53:00Z">
              <w:rPr>
                <w:i/>
              </w:rPr>
            </w:rPrChange>
          </w:rPr>
          <w:t>ya que por ejemplo</w:t>
        </w:r>
        <w:r w:rsidR="004B3417">
          <w:t xml:space="preserve"> la palabra </w:t>
        </w:r>
      </w:ins>
      <w:ins w:id="1499" w:author="Gabriel Correa" w:date="2015-08-27T13:56:00Z">
        <w:r w:rsidR="004B3417">
          <w:rPr>
            <w:i/>
          </w:rPr>
          <w:t>‘should</w:t>
        </w:r>
      </w:ins>
      <w:ins w:id="1500" w:author="Gabriel Correa" w:date="2015-08-27T13:53:00Z">
        <w:r w:rsidR="004B3417">
          <w:rPr>
            <w:i/>
          </w:rPr>
          <w:t>’</w:t>
        </w:r>
      </w:ins>
      <w:ins w:id="1501" w:author="Gabriel Correa" w:date="2015-08-27T13:54:00Z">
        <w:r w:rsidR="004B3417">
          <w:t xml:space="preserve"> junt</w:t>
        </w:r>
      </w:ins>
      <w:ins w:id="1502" w:author="Gabriel Correa" w:date="2015-08-27T13:55:00Z">
        <w:r w:rsidR="004B3417">
          <w:t xml:space="preserve">ó más comentarios que resultaron ser realmente directivas que la palabra </w:t>
        </w:r>
        <w:r w:rsidR="004B3417">
          <w:rPr>
            <w:i/>
          </w:rPr>
          <w:t>‘inherit’</w:t>
        </w:r>
        <w:r w:rsidR="004B3417">
          <w:t>.</w:t>
        </w:r>
      </w:ins>
      <w:ins w:id="1503" w:author="Gabriel Correa" w:date="2015-08-27T15:16:00Z">
        <w:r w:rsidR="00956528">
          <w:t xml:space="preserve"> Una parte de sus resultados se encuentran en la </w:t>
        </w:r>
      </w:ins>
      <w:ins w:id="1504" w:author="Gabriel Correa" w:date="2015-08-27T15:17:00Z">
        <w:r w:rsidR="00956528">
          <w:fldChar w:fldCharType="begin"/>
        </w:r>
        <w:r w:rsidR="00956528">
          <w:instrText xml:space="preserve"> REF _Ref428451968 \h </w:instrText>
        </w:r>
      </w:ins>
      <w:r w:rsidR="00956528">
        <w:fldChar w:fldCharType="separate"/>
      </w:r>
      <w:ins w:id="1505" w:author="Gabriel Correa" w:date="2015-08-28T07:30:00Z">
        <w:r w:rsidR="00E54D64">
          <w:t xml:space="preserve">Imagen </w:t>
        </w:r>
        <w:r w:rsidR="00E54D64">
          <w:rPr>
            <w:noProof/>
          </w:rPr>
          <w:t>3</w:t>
        </w:r>
        <w:r w:rsidR="00E54D64">
          <w:t>.</w:t>
        </w:r>
        <w:r w:rsidR="00E54D64">
          <w:rPr>
            <w:noProof/>
          </w:rPr>
          <w:t>6</w:t>
        </w:r>
      </w:ins>
      <w:ins w:id="1506" w:author="Gabriel Correa" w:date="2015-08-27T15:17:00Z">
        <w:r w:rsidR="00956528">
          <w:fldChar w:fldCharType="end"/>
        </w:r>
      </w:ins>
      <w:ins w:id="1507" w:author="Gabriel Correa" w:date="2015-08-27T15:16:00Z">
        <w:r w:rsidR="00956528">
          <w:t>.</w:t>
        </w:r>
      </w:ins>
    </w:p>
    <w:p w:rsidR="009F019D" w:rsidRDefault="009F019D" w:rsidP="00EE2482">
      <w:pPr>
        <w:rPr>
          <w:ins w:id="1508" w:author="Gabriel Correa" w:date="2015-08-27T15:08:00Z"/>
        </w:rPr>
      </w:pPr>
    </w:p>
    <w:p w:rsidR="00113D0C" w:rsidRDefault="00113D0C">
      <w:pPr>
        <w:keepNext/>
        <w:jc w:val="center"/>
        <w:rPr>
          <w:ins w:id="1509" w:author="Gabriel Correa" w:date="2015-08-27T15:15:00Z"/>
        </w:rPr>
        <w:pPrChange w:id="1510" w:author="Gabriel Correa" w:date="2015-08-27T15:15:00Z">
          <w:pPr>
            <w:jc w:val="center"/>
          </w:pPr>
        </w:pPrChange>
      </w:pPr>
      <w:ins w:id="1511" w:author="Gabriel Correa" w:date="2015-08-27T15:13:00Z">
        <w:r>
          <w:rPr>
            <w:noProof/>
          </w:rPr>
          <w:drawing>
            <wp:inline distT="0" distB="0" distL="0" distR="0" wp14:anchorId="5EE5A2B0" wp14:editId="2A9F2A68">
              <wp:extent cx="5972175" cy="2205355"/>
              <wp:effectExtent l="0" t="0" r="9525" b="444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perrus-results-table.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2205355"/>
                      </a:xfrm>
                      <a:prstGeom prst="rect">
                        <a:avLst/>
                      </a:prstGeom>
                    </pic:spPr>
                  </pic:pic>
                </a:graphicData>
              </a:graphic>
            </wp:inline>
          </w:drawing>
        </w:r>
      </w:ins>
    </w:p>
    <w:p w:rsidR="00113D0C" w:rsidRDefault="00113D0C">
      <w:pPr>
        <w:pStyle w:val="Epgrafe"/>
        <w:jc w:val="center"/>
        <w:rPr>
          <w:ins w:id="1512" w:author="Gabriel Correa" w:date="2015-08-27T15:08:00Z"/>
        </w:rPr>
        <w:pPrChange w:id="1513" w:author="Gabriel Correa" w:date="2015-08-27T15:15:00Z">
          <w:pPr/>
        </w:pPrChange>
      </w:pPr>
      <w:bookmarkStart w:id="1514" w:name="_Ref428451968"/>
      <w:ins w:id="1515" w:author="Gabriel Correa" w:date="2015-08-27T15:15:00Z">
        <w:r>
          <w:t xml:space="preserve">Imagen </w:t>
        </w:r>
      </w:ins>
      <w:ins w:id="1516" w:author="Gabriel Correa" w:date="2015-08-28T07:37:00Z">
        <w:r w:rsidR="00E54D64">
          <w:fldChar w:fldCharType="begin"/>
        </w:r>
        <w:r w:rsidR="00E54D64">
          <w:instrText xml:space="preserve"> STYLEREF 1 \s </w:instrText>
        </w:r>
      </w:ins>
      <w:r w:rsidR="00E54D64">
        <w:fldChar w:fldCharType="separate"/>
      </w:r>
      <w:r w:rsidR="00E54D64">
        <w:rPr>
          <w:noProof/>
        </w:rPr>
        <w:t>3</w:t>
      </w:r>
      <w:ins w:id="1517"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1518" w:author="Gabriel Correa" w:date="2015-08-28T07:37:00Z">
        <w:r w:rsidR="00E54D64">
          <w:rPr>
            <w:noProof/>
          </w:rPr>
          <w:t>6</w:t>
        </w:r>
        <w:r w:rsidR="00E54D64">
          <w:fldChar w:fldCharType="end"/>
        </w:r>
      </w:ins>
      <w:bookmarkEnd w:id="1514"/>
      <w:ins w:id="1519" w:author="Gabriel Correa" w:date="2015-08-27T15:15:00Z">
        <w:r>
          <w:t xml:space="preserve">:   (Parte de los datos de la Tabla 3 del trabajo de Monperrus et al. </w:t>
        </w:r>
      </w:ins>
      <w:customXmlInsRangeStart w:id="1520" w:author="Gabriel Correa" w:date="2015-08-27T15:15:00Z"/>
      <w:sdt>
        <w:sdtPr>
          <w:rPr>
            <w:vanish/>
            <w:highlight w:val="yellow"/>
          </w:rPr>
          <w:id w:val="-93334585"/>
          <w:citation/>
        </w:sdtPr>
        <w:sdtEndPr/>
        <w:sdtContent>
          <w:customXmlInsRangeEnd w:id="1520"/>
          <w:ins w:id="1521" w:author="Gabriel Correa" w:date="2015-08-27T15:15:00Z">
            <w:r>
              <w:fldChar w:fldCharType="begin"/>
            </w:r>
            <w:r>
              <w:instrText xml:space="preserve"> CITATION MMo11 \l 13322 </w:instrText>
            </w:r>
            <w:r>
              <w:fldChar w:fldCharType="separate"/>
            </w:r>
          </w:ins>
          <w:ins w:id="1522" w:author="Gabriel Correa" w:date="2015-08-28T07:30:00Z">
            <w:r w:rsidR="00E54D64">
              <w:rPr>
                <w:noProof/>
              </w:rPr>
              <w:t>[</w:t>
            </w:r>
            <w:r w:rsidR="00E54D64">
              <w:rPr>
                <w:noProof/>
              </w:rPr>
              <w:fldChar w:fldCharType="begin"/>
            </w:r>
            <w:r w:rsidR="00E54D64">
              <w:rPr>
                <w:noProof/>
              </w:rPr>
              <w:instrText xml:space="preserve"> HYPERLINK "" \l "MMo11" </w:instrText>
            </w:r>
            <w:r w:rsidR="00E54D64">
              <w:rPr>
                <w:noProof/>
              </w:rPr>
            </w:r>
            <w:r w:rsidR="00E54D64">
              <w:rPr>
                <w:noProof/>
              </w:rPr>
              <w:fldChar w:fldCharType="separate"/>
            </w:r>
            <w:r w:rsidR="00E54D64" w:rsidRPr="00E54D64">
              <w:rPr>
                <w:rStyle w:val="CodeUsercreatedCar"/>
                <w:noProof/>
                <w:shd w:val="clear" w:color="auto" w:fill="auto"/>
                <w:lang w:val="es-CL"/>
                <w:rPrChange w:id="1523" w:author="Gabriel Correa" w:date="2015-08-28T07:30:00Z">
                  <w:rPr>
                    <w:rStyle w:val="CodeUsercreatedCar"/>
                  </w:rPr>
                </w:rPrChange>
              </w:rPr>
              <w:t>4</w:t>
            </w:r>
            <w:r w:rsidR="00E54D64">
              <w:rPr>
                <w:noProof/>
              </w:rPr>
              <w:fldChar w:fldCharType="end"/>
            </w:r>
            <w:r w:rsidR="00E54D64">
              <w:rPr>
                <w:noProof/>
              </w:rPr>
              <w:t>]</w:t>
            </w:r>
          </w:ins>
          <w:ins w:id="1524" w:author="Gabriel Correa" w:date="2015-08-27T15:15:00Z">
            <w:r>
              <w:fldChar w:fldCharType="end"/>
            </w:r>
          </w:ins>
          <w:customXmlInsRangeStart w:id="1525" w:author="Gabriel Correa" w:date="2015-08-27T15:15:00Z"/>
        </w:sdtContent>
      </w:sdt>
      <w:customXmlInsRangeEnd w:id="1525"/>
      <w:ins w:id="1526" w:author="Gabriel Correa" w:date="2015-08-27T15:15:00Z">
        <w:r>
          <w:t>) Porcentajes de éxito que tiene cada patrón sintáctico para revelar directivas de los comentarios de Java SDK, JFace y Apache Commons Collections. Los números entre paréntesis representan el número de comentarios analizados y los errores corresponden a un 95% de nivel de confianza. Un guión significa que el patrón sintáctico no fue hallado.</w:t>
        </w:r>
      </w:ins>
    </w:p>
    <w:p w:rsidR="0045412B" w:rsidRDefault="00112A7E" w:rsidP="00112A7E">
      <w:pPr>
        <w:rPr>
          <w:ins w:id="1527" w:author="Gabriel Correa" w:date="2015-08-27T15:49:00Z"/>
        </w:rPr>
      </w:pPr>
      <w:ins w:id="1528" w:author="Gabriel Correa" w:date="2015-08-27T15:43:00Z">
        <w:r>
          <w:t xml:space="preserve">La taxonomía que </w:t>
        </w:r>
      </w:ins>
      <w:ins w:id="1529" w:author="Gabriel Correa" w:date="2015-08-28T01:05:00Z">
        <w:r w:rsidR="00A344FB">
          <w:t xml:space="preserve">crearon, </w:t>
        </w:r>
      </w:ins>
      <w:ins w:id="1530" w:author="Gabriel Correa" w:date="2015-08-27T15:43:00Z">
        <w:r>
          <w:t xml:space="preserve">ayuda a comprender un poco más la </w:t>
        </w:r>
        <w:r w:rsidR="00A344FB">
          <w:t>naturaleza de las directivas. L</w:t>
        </w:r>
      </w:ins>
      <w:ins w:id="1531" w:author="Gabriel Correa" w:date="2015-08-28T01:05:00Z">
        <w:r w:rsidR="00A344FB">
          <w:t>o</w:t>
        </w:r>
      </w:ins>
      <w:ins w:id="1532" w:author="Gabriel Correa" w:date="2015-08-27T15:43:00Z">
        <w:r>
          <w:t>s tipos de directivas que distinguieron se encuentra</w:t>
        </w:r>
      </w:ins>
      <w:ins w:id="1533" w:author="Gabriel Correa" w:date="2015-08-28T01:06:00Z">
        <w:r w:rsidR="00A344FB">
          <w:t>n</w:t>
        </w:r>
      </w:ins>
      <w:ins w:id="1534" w:author="Gabriel Correa" w:date="2015-08-27T15:43:00Z">
        <w:r>
          <w:t xml:space="preserve"> en la </w:t>
        </w:r>
      </w:ins>
      <w:ins w:id="1535" w:author="Gabriel Correa" w:date="2015-08-27T15:58:00Z">
        <w:r w:rsidR="00F73B09">
          <w:fldChar w:fldCharType="begin"/>
        </w:r>
        <w:r w:rsidR="00F73B09">
          <w:instrText xml:space="preserve"> REF _Ref428454413 \h </w:instrText>
        </w:r>
      </w:ins>
      <w:r w:rsidR="00F73B09">
        <w:fldChar w:fldCharType="separate"/>
      </w:r>
      <w:ins w:id="1536" w:author="Gabriel Correa" w:date="2015-08-28T07:30:00Z">
        <w:r w:rsidR="00E54D64">
          <w:t xml:space="preserve">Tabla </w:t>
        </w:r>
        <w:r w:rsidR="00E54D64">
          <w:rPr>
            <w:noProof/>
          </w:rPr>
          <w:t>3</w:t>
        </w:r>
        <w:r w:rsidR="00E54D64">
          <w:t>.</w:t>
        </w:r>
        <w:r w:rsidR="00E54D64">
          <w:rPr>
            <w:noProof/>
          </w:rPr>
          <w:t>2</w:t>
        </w:r>
      </w:ins>
      <w:ins w:id="1537" w:author="Gabriel Correa" w:date="2015-08-27T15:58:00Z">
        <w:r w:rsidR="00F73B09">
          <w:fldChar w:fldCharType="end"/>
        </w:r>
      </w:ins>
      <w:ins w:id="1538" w:author="Gabriel Correa" w:date="2015-08-27T15:43:00Z">
        <w:r>
          <w:t>.</w:t>
        </w:r>
      </w:ins>
      <w:ins w:id="1539" w:author="Gabriel Correa" w:date="2015-08-28T01:06:00Z">
        <w:r w:rsidR="00A344FB">
          <w:t xml:space="preserve"> </w:t>
        </w:r>
      </w:ins>
      <w:ins w:id="1540" w:author="Gabriel Correa" w:date="2015-08-27T15:43:00Z">
        <w:r>
          <w:t>Además</w:t>
        </w:r>
      </w:ins>
      <w:ins w:id="1541" w:author="Gabriel Correa" w:date="2015-08-28T01:06:00Z">
        <w:r w:rsidR="00A344FB">
          <w:t>,</w:t>
        </w:r>
      </w:ins>
      <w:ins w:id="1542" w:author="Gabriel Correa" w:date="2015-08-27T15:43:00Z">
        <w:r>
          <w:t xml:space="preserve"> en su estudio </w:t>
        </w:r>
      </w:ins>
      <w:ins w:id="1543" w:author="Gabriel Correa" w:date="2015-08-28T01:07:00Z">
        <w:r w:rsidR="0045412B">
          <w:t>muestran</w:t>
        </w:r>
      </w:ins>
      <w:ins w:id="1544" w:author="Gabriel Correa" w:date="2015-08-27T15:43:00Z">
        <w:r>
          <w:t xml:space="preserve"> ejemplos </w:t>
        </w:r>
      </w:ins>
      <w:ins w:id="1545" w:author="Gabriel Correa" w:date="2015-08-28T01:06:00Z">
        <w:r w:rsidR="00A344FB">
          <w:t>para</w:t>
        </w:r>
        <w:r w:rsidR="0045412B">
          <w:t xml:space="preserve"> cada</w:t>
        </w:r>
      </w:ins>
      <w:ins w:id="1546" w:author="Gabriel Correa" w:date="2015-08-27T15:43:00Z">
        <w:r>
          <w:t xml:space="preserve"> tipo de directiva y definen las características que debe tener una frase para ser </w:t>
        </w:r>
      </w:ins>
      <w:ins w:id="1547" w:author="Gabriel Correa" w:date="2015-08-28T01:09:00Z">
        <w:r w:rsidR="0045412B">
          <w:t>clasificada según corresponda</w:t>
        </w:r>
      </w:ins>
      <w:ins w:id="1548" w:author="Gabriel Correa" w:date="2015-08-27T15:43:00Z">
        <w:r>
          <w:t xml:space="preserve">. En la sección </w:t>
        </w:r>
        <w:r>
          <w:fldChar w:fldCharType="begin"/>
        </w:r>
        <w:r>
          <w:instrText xml:space="preserve"> REF _Ref428453332 \r \h </w:instrText>
        </w:r>
      </w:ins>
      <w:ins w:id="1549" w:author="Gabriel Correa" w:date="2015-08-27T15:43:00Z">
        <w:r>
          <w:fldChar w:fldCharType="separate"/>
        </w:r>
      </w:ins>
      <w:ins w:id="1550" w:author="Gabriel Correa" w:date="2015-08-28T07:30:00Z">
        <w:r w:rsidR="00E54D64">
          <w:t>5</w:t>
        </w:r>
      </w:ins>
      <w:ins w:id="1551" w:author="Gabriel Correa" w:date="2015-08-27T15:43:00Z">
        <w:r>
          <w:fldChar w:fldCharType="end"/>
        </w:r>
        <w:r>
          <w:t xml:space="preserve"> se explica el proceso de revisión manual de comentarios</w:t>
        </w:r>
      </w:ins>
      <w:ins w:id="1552" w:author="Gabriel Correa" w:date="2015-08-28T01:14:00Z">
        <w:r w:rsidR="0045412B">
          <w:t xml:space="preserve"> que fue llevada a cabo en el presente </w:t>
        </w:r>
      </w:ins>
      <w:ins w:id="1553" w:author="Gabriel Correa" w:date="2015-08-28T01:02:00Z">
        <w:r w:rsidR="00A344FB">
          <w:t>estudio</w:t>
        </w:r>
      </w:ins>
      <w:ins w:id="1554" w:author="Gabriel Correa" w:date="2015-08-28T01:14:00Z">
        <w:r w:rsidR="0045412B">
          <w:t>.</w:t>
        </w:r>
      </w:ins>
      <w:ins w:id="1555" w:author="Gabriel Correa" w:date="2015-08-28T01:13:00Z">
        <w:r w:rsidR="0045412B">
          <w:t xml:space="preserve"> </w:t>
        </w:r>
      </w:ins>
      <w:ins w:id="1556" w:author="Gabriel Correa" w:date="2015-08-28T01:11:00Z">
        <w:r w:rsidR="0045412B">
          <w:t xml:space="preserve">Durante </w:t>
        </w:r>
      </w:ins>
      <w:ins w:id="1557" w:author="Gabriel Correa" w:date="2015-08-28T01:17:00Z">
        <w:r w:rsidR="000B2BAA">
          <w:t>esta</w:t>
        </w:r>
      </w:ins>
      <w:ins w:id="1558" w:author="Gabriel Correa" w:date="2015-08-28T01:11:00Z">
        <w:r w:rsidR="0045412B">
          <w:t xml:space="preserve"> revisión </w:t>
        </w:r>
      </w:ins>
      <w:ins w:id="1559" w:author="Gabriel Correa" w:date="2015-08-28T01:16:00Z">
        <w:r w:rsidR="0045412B">
          <w:t xml:space="preserve">fue fundamental </w:t>
        </w:r>
      </w:ins>
      <w:ins w:id="1560" w:author="Gabriel Correa" w:date="2015-08-28T01:15:00Z">
        <w:r w:rsidR="0045412B">
          <w:t>adherir</w:t>
        </w:r>
      </w:ins>
      <w:ins w:id="1561" w:author="Gabriel Correa" w:date="2015-08-28T01:16:00Z">
        <w:r w:rsidR="0045412B">
          <w:t>se</w:t>
        </w:r>
      </w:ins>
      <w:ins w:id="1562" w:author="Gabriel Correa" w:date="2015-08-28T01:15:00Z">
        <w:r w:rsidR="0045412B">
          <w:t xml:space="preserve"> </w:t>
        </w:r>
      </w:ins>
      <w:ins w:id="1563" w:author="Gabriel Correa" w:date="2015-08-28T01:16:00Z">
        <w:r w:rsidR="0045412B">
          <w:t>en lo</w:t>
        </w:r>
      </w:ins>
      <w:ins w:id="1564" w:author="Gabriel Correa" w:date="2015-08-28T01:15:00Z">
        <w:r w:rsidR="0045412B">
          <w:t xml:space="preserve"> posible a las mismas reglas utilizadas por Monperrus et al.</w:t>
        </w:r>
      </w:ins>
    </w:p>
    <w:p w:rsidR="00234004" w:rsidRDefault="00234004">
      <w:pPr>
        <w:pStyle w:val="Epgrafe"/>
        <w:keepNext/>
        <w:rPr>
          <w:ins w:id="1565" w:author="Gabriel Correa" w:date="2015-08-27T15:57:00Z"/>
        </w:rPr>
        <w:pPrChange w:id="1566" w:author="Gabriel Correa" w:date="2015-08-27T15:57:00Z">
          <w:pPr/>
        </w:pPrChange>
      </w:pPr>
      <w:bookmarkStart w:id="1567" w:name="_Ref428454413"/>
      <w:ins w:id="1568" w:author="Gabriel Correa" w:date="2015-08-27T15:57:00Z">
        <w:r>
          <w:lastRenderedPageBreak/>
          <w:t xml:space="preserve">Tabla </w:t>
        </w:r>
      </w:ins>
      <w:ins w:id="1569" w:author="Gabriel Correa" w:date="2015-08-28T00:22:00Z">
        <w:r w:rsidR="00F002B6">
          <w:fldChar w:fldCharType="begin"/>
        </w:r>
        <w:r w:rsidR="00F002B6">
          <w:instrText xml:space="preserve"> STYLEREF 1 \s </w:instrText>
        </w:r>
      </w:ins>
      <w:r w:rsidR="00F002B6">
        <w:fldChar w:fldCharType="separate"/>
      </w:r>
      <w:r w:rsidR="00E54D64">
        <w:rPr>
          <w:noProof/>
        </w:rPr>
        <w:t>3</w:t>
      </w:r>
      <w:ins w:id="1570"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1571" w:author="Gabriel Correa" w:date="2015-08-28T07:30:00Z">
        <w:r w:rsidR="00E54D64">
          <w:rPr>
            <w:noProof/>
          </w:rPr>
          <w:t>2</w:t>
        </w:r>
      </w:ins>
      <w:ins w:id="1572" w:author="Gabriel Correa" w:date="2015-08-28T00:22:00Z">
        <w:r w:rsidR="00F002B6">
          <w:fldChar w:fldCharType="end"/>
        </w:r>
      </w:ins>
      <w:bookmarkEnd w:id="1567"/>
      <w:ins w:id="1573" w:author="Gabriel Correa" w:date="2015-08-27T15:57:00Z">
        <w:r>
          <w:t>:   Taxonomía de directivas usada en el estudio de Monperrus et al.</w:t>
        </w:r>
      </w:ins>
      <w:ins w:id="1574" w:author="Gabriel Correa" w:date="2015-08-27T16:12:00Z">
        <w:r w:rsidR="00103C36">
          <w:t xml:space="preserve"> (</w:t>
        </w:r>
        <w:proofErr w:type="gramStart"/>
        <w:r w:rsidR="00103C36">
          <w:t>traducidas</w:t>
        </w:r>
        <w:proofErr w:type="gramEnd"/>
        <w:r w:rsidR="00103C36">
          <w:t xml:space="preserve"> al español)</w:t>
        </w:r>
      </w:ins>
    </w:p>
    <w:tbl>
      <w:tblPr>
        <w:tblStyle w:val="Estilo2"/>
        <w:tblW w:w="0" w:type="auto"/>
        <w:tblLook w:val="04A0" w:firstRow="1" w:lastRow="0" w:firstColumn="1" w:lastColumn="0" w:noHBand="0" w:noVBand="1"/>
        <w:tblPrChange w:id="1575" w:author="Gabriel Correa" w:date="2015-08-27T15:55:00Z">
          <w:tblPr>
            <w:tblStyle w:val="Tablaconcuadrcula"/>
            <w:tblW w:w="0" w:type="auto"/>
            <w:tblLook w:val="04A0" w:firstRow="1" w:lastRow="0" w:firstColumn="1" w:lastColumn="0" w:noHBand="0" w:noVBand="1"/>
          </w:tblPr>
        </w:tblPrChange>
      </w:tblPr>
      <w:tblGrid>
        <w:gridCol w:w="4772"/>
        <w:gridCol w:w="4773"/>
        <w:tblGridChange w:id="1576">
          <w:tblGrid>
            <w:gridCol w:w="4772"/>
            <w:gridCol w:w="4773"/>
          </w:tblGrid>
        </w:tblGridChange>
      </w:tblGrid>
      <w:tr w:rsidR="00234004" w:rsidTr="00234004">
        <w:trPr>
          <w:cnfStyle w:val="100000000000" w:firstRow="1" w:lastRow="0" w:firstColumn="0" w:lastColumn="0" w:oddVBand="0" w:evenVBand="0" w:oddHBand="0" w:evenHBand="0" w:firstRowFirstColumn="0" w:firstRowLastColumn="0" w:lastRowFirstColumn="0" w:lastRowLastColumn="0"/>
          <w:trHeight w:val="5674"/>
          <w:ins w:id="1577" w:author="Gabriel Correa" w:date="2015-08-27T15:50:00Z"/>
          <w:trPrChange w:id="1578" w:author="Gabriel Correa" w:date="2015-08-27T15:55:00Z">
            <w:trPr>
              <w:trHeight w:val="5674"/>
            </w:trPr>
          </w:trPrChange>
        </w:trPr>
        <w:tc>
          <w:tcPr>
            <w:cnfStyle w:val="000000000100" w:firstRow="0" w:lastRow="0" w:firstColumn="0" w:lastColumn="0" w:oddVBand="0" w:evenVBand="0" w:oddHBand="0" w:evenHBand="0" w:firstRowFirstColumn="1" w:firstRowLastColumn="0" w:lastRowFirstColumn="0" w:lastRowLastColumn="0"/>
            <w:tcW w:w="4772" w:type="dxa"/>
            <w:tcPrChange w:id="1579" w:author="Gabriel Correa" w:date="2015-08-27T15:55:00Z">
              <w:tcPr>
                <w:tcW w:w="4772" w:type="dxa"/>
              </w:tcPr>
            </w:tcPrChange>
          </w:tcPr>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580" w:author="Gabriel Correa" w:date="2015-08-27T15:50:00Z"/>
              </w:rPr>
            </w:pPr>
            <w:ins w:id="1581" w:author="Gabriel Correa" w:date="2015-08-27T15:53:00Z">
              <w:r>
                <w:rPr>
                  <w:noProof/>
                </w:rPr>
                <mc:AlternateContent>
                  <mc:Choice Requires="wps">
                    <w:drawing>
                      <wp:anchor distT="0" distB="0" distL="114300" distR="114300" simplePos="0" relativeHeight="251663360" behindDoc="0" locked="0" layoutInCell="1" allowOverlap="1" wp14:anchorId="372AA3E9" wp14:editId="79DEEA19">
                        <wp:simplePos x="0" y="0"/>
                        <wp:positionH relativeFrom="column">
                          <wp:posOffset>120512</wp:posOffset>
                        </wp:positionH>
                        <wp:positionV relativeFrom="paragraph">
                          <wp:posOffset>165735</wp:posOffset>
                        </wp:positionV>
                        <wp:extent cx="0" cy="2759103"/>
                        <wp:effectExtent l="0" t="0" r="19050" b="22225"/>
                        <wp:wrapNone/>
                        <wp:docPr id="32" name="32 Conector recto"/>
                        <wp:cNvGraphicFramePr/>
                        <a:graphic xmlns:a="http://schemas.openxmlformats.org/drawingml/2006/main">
                          <a:graphicData uri="http://schemas.microsoft.com/office/word/2010/wordprocessingShape">
                            <wps:wsp>
                              <wps:cNvCnPr/>
                              <wps:spPr>
                                <a:xfrm>
                                  <a:off x="0" y="0"/>
                                  <a:ext cx="0" cy="2759103"/>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32 Conector recto"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13.05pt" to="9.5pt,2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" strokecolor="#4a7ebb"/>
                    </w:pict>
                  </mc:Fallback>
                </mc:AlternateContent>
              </w:r>
            </w:ins>
            <w:ins w:id="1582" w:author="Gabriel Correa" w:date="2015-08-27T15:50:00Z">
              <w:r w:rsidRPr="00112A7E">
                <w:t>Directiva de Método:</w:t>
              </w:r>
            </w:ins>
          </w:p>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583" w:author="Gabriel Correa" w:date="2015-08-27T15:50:00Z"/>
                <w:noProof/>
              </w:rPr>
            </w:pPr>
            <w:ins w:id="1584" w:author="Gabriel Correa" w:date="2015-08-27T15:52:00Z">
              <w:r>
                <w:t xml:space="preserve">    </w:t>
              </w:r>
            </w:ins>
            <w:ins w:id="1585" w:author="Gabriel Correa" w:date="2015-08-27T16:11:00Z">
              <w:r w:rsidR="00103C36">
                <w:t xml:space="preserve"> </w:t>
              </w:r>
            </w:ins>
            <w:ins w:id="1586" w:author="Gabriel Correa" w:date="2015-08-27T15:50:00Z">
              <w:r w:rsidRPr="00112A7E">
                <w:t>No null</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587" w:author="Gabriel Correa" w:date="2015-08-27T15:50:00Z"/>
              </w:rPr>
            </w:pPr>
            <w:ins w:id="1588" w:author="Gabriel Correa" w:date="2015-08-27T15:52:00Z">
              <w:r>
                <w:t xml:space="preserve">    </w:t>
              </w:r>
            </w:ins>
            <w:ins w:id="1589" w:author="Gabriel Correa" w:date="2015-08-27T16:11:00Z">
              <w:r w:rsidR="00103C36">
                <w:t xml:space="preserve"> </w:t>
              </w:r>
            </w:ins>
            <w:ins w:id="1590" w:author="Gabriel Correa" w:date="2015-08-27T15:50:00Z">
              <w:r w:rsidRPr="00112A7E">
                <w:t>Valor de retorno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591" w:author="Gabriel Correa" w:date="2015-08-27T15:50:00Z"/>
              </w:rPr>
            </w:pPr>
            <w:ins w:id="1592" w:author="Gabriel Correa" w:date="2015-08-27T15:52:00Z">
              <w:r>
                <w:t xml:space="preserve">    </w:t>
              </w:r>
            </w:ins>
            <w:ins w:id="1593" w:author="Gabriel Correa" w:date="2015-08-27T16:11:00Z">
              <w:r w:rsidR="00103C36">
                <w:t xml:space="preserve"> </w:t>
              </w:r>
            </w:ins>
            <w:ins w:id="1594" w:author="Gabriel Correa" w:date="2015-08-27T15:50:00Z">
              <w:r w:rsidRPr="00112A7E">
                <w:t>Visibilidad del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595" w:author="Gabriel Correa" w:date="2015-08-27T15:50:00Z"/>
              </w:rPr>
            </w:pPr>
            <w:ins w:id="1596" w:author="Gabriel Correa" w:date="2015-08-27T15:52:00Z">
              <w:r>
                <w:t xml:space="preserve">    </w:t>
              </w:r>
            </w:ins>
            <w:ins w:id="1597" w:author="Gabriel Correa" w:date="2015-08-27T16:11:00Z">
              <w:r w:rsidR="00103C36">
                <w:t xml:space="preserve"> </w:t>
              </w:r>
            </w:ins>
            <w:ins w:id="1598" w:author="Gabriel Correa" w:date="2015-08-27T15:50:00Z">
              <w:r w:rsidRPr="00112A7E">
                <w:t xml:space="preserve">Posibles </w:t>
              </w:r>
              <w:commentRangeStart w:id="1599"/>
              <w:r w:rsidRPr="00112A7E">
                <w:t>excepciones</w:t>
              </w:r>
              <w:commentRangeEnd w:id="1599"/>
              <w:r w:rsidRPr="00112A7E">
                <w:commentReference w:id="1599"/>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600" w:author="Gabriel Correa" w:date="2015-08-27T15:50:00Z"/>
              </w:rPr>
            </w:pPr>
            <w:ins w:id="1601" w:author="Gabriel Correa" w:date="2015-08-27T15:52:00Z">
              <w:r>
                <w:t xml:space="preserve">    </w:t>
              </w:r>
            </w:ins>
            <w:ins w:id="1602" w:author="Gabriel Correa" w:date="2015-08-27T16:11:00Z">
              <w:r w:rsidR="00103C36">
                <w:t xml:space="preserve"> </w:t>
              </w:r>
            </w:ins>
            <w:ins w:id="1603" w:author="Gabriel Correa" w:date="2015-08-27T15:50:00Z">
              <w:r w:rsidRPr="00112A7E">
                <w:t>Null permitido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604" w:author="Gabriel Correa" w:date="2015-08-27T15:50:00Z"/>
              </w:rPr>
            </w:pPr>
            <w:ins w:id="1605" w:author="Gabriel Correa" w:date="2015-08-27T15:52:00Z">
              <w:r>
                <w:t xml:space="preserve">    </w:t>
              </w:r>
            </w:ins>
            <w:ins w:id="1606" w:author="Gabriel Correa" w:date="2015-08-27T16:11:00Z">
              <w:r w:rsidR="00103C36">
                <w:t xml:space="preserve"> </w:t>
              </w:r>
            </w:ins>
            <w:ins w:id="1607" w:author="Gabriel Correa" w:date="2015-08-27T15:50:00Z">
              <w:r w:rsidRPr="00112A7E">
                <w:t>Formato de strings</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608" w:author="Gabriel Correa" w:date="2015-08-27T15:50:00Z"/>
              </w:rPr>
            </w:pPr>
            <w:ins w:id="1609" w:author="Gabriel Correa" w:date="2015-08-27T15:52:00Z">
              <w:r>
                <w:t xml:space="preserve">    </w:t>
              </w:r>
            </w:ins>
            <w:ins w:id="1610" w:author="Gabriel Correa" w:date="2015-08-27T16:11:00Z">
              <w:r w:rsidR="00103C36">
                <w:t xml:space="preserve"> </w:t>
              </w:r>
            </w:ins>
            <w:ins w:id="1611" w:author="Gabriel Correa" w:date="2015-08-27T15:50:00Z">
              <w:r w:rsidRPr="00112A7E">
                <w:t>Rango numérico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612" w:author="Gabriel Correa" w:date="2015-08-27T15:50:00Z"/>
              </w:rPr>
            </w:pPr>
            <w:ins w:id="1613" w:author="Gabriel Correa" w:date="2015-08-27T15:52:00Z">
              <w:r>
                <w:t xml:space="preserve">    </w:t>
              </w:r>
            </w:ins>
            <w:ins w:id="1614" w:author="Gabriel Correa" w:date="2015-08-27T15:50:00Z">
              <w:r w:rsidRPr="00112A7E">
                <w:t>Tipo de parámetro de un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615" w:author="Gabriel Correa" w:date="2015-08-27T15:50:00Z"/>
              </w:rPr>
            </w:pPr>
            <w:ins w:id="1616" w:author="Gabriel Correa" w:date="2015-08-27T15:52:00Z">
              <w:r>
                <w:t xml:space="preserve">    </w:t>
              </w:r>
            </w:ins>
            <w:ins w:id="1617" w:author="Gabriel Correa" w:date="2015-08-27T16:11:00Z">
              <w:r w:rsidR="00103C36">
                <w:t xml:space="preserve"> </w:t>
              </w:r>
            </w:ins>
            <w:ins w:id="1618" w:author="Gabriel Correa" w:date="2015-08-27T15:50:00Z">
              <w:r w:rsidRPr="00112A7E">
                <w:t>Correlación entre parámetros de un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619" w:author="Gabriel Correa" w:date="2015-08-27T15:50:00Z"/>
              </w:rPr>
            </w:pPr>
            <w:ins w:id="1620" w:author="Gabriel Correa" w:date="2015-08-27T15:52:00Z">
              <w:r>
                <w:t xml:space="preserve">    </w:t>
              </w:r>
            </w:ins>
            <w:ins w:id="1621" w:author="Gabriel Correa" w:date="2015-08-27T16:11:00Z">
              <w:r w:rsidR="00103C36">
                <w:t xml:space="preserve"> </w:t>
              </w:r>
            </w:ins>
            <w:ins w:id="1622" w:author="Gabriel Correa" w:date="2015-08-27T15:50:00Z">
              <w:r w:rsidRPr="00112A7E">
                <w:t>Post llamada</w:t>
              </w:r>
            </w:ins>
          </w:p>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623" w:author="Gabriel Correa" w:date="2015-08-27T15:50:00Z"/>
              </w:rPr>
            </w:pPr>
            <w:ins w:id="1624" w:author="Gabriel Correa" w:date="2015-08-27T15:52:00Z">
              <w:r>
                <w:t xml:space="preserve">    </w:t>
              </w:r>
            </w:ins>
            <w:ins w:id="1625" w:author="Gabriel Correa" w:date="2015-08-27T16:11:00Z">
              <w:r w:rsidR="00103C36">
                <w:t xml:space="preserve"> </w:t>
              </w:r>
            </w:ins>
            <w:ins w:id="1626" w:author="Gabriel Correa" w:date="2015-08-27T15:50:00Z">
              <w:r w:rsidRPr="00112A7E">
                <w:t>Misceláneo</w:t>
              </w:r>
            </w:ins>
          </w:p>
        </w:tc>
        <w:tc>
          <w:tcPr>
            <w:tcW w:w="4773" w:type="dxa"/>
            <w:tcPrChange w:id="1627" w:author="Gabriel Correa" w:date="2015-08-27T15:55:00Z">
              <w:tcPr>
                <w:tcW w:w="4773" w:type="dxa"/>
              </w:tcPr>
            </w:tcPrChange>
          </w:tcPr>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28" w:author="Gabriel Correa" w:date="2015-08-27T15:50:00Z"/>
              </w:rPr>
            </w:pPr>
            <w:ins w:id="1629" w:author="Gabriel Correa" w:date="2015-08-27T15:53:00Z">
              <w:r>
                <w:rPr>
                  <w:noProof/>
                </w:rPr>
                <mc:AlternateContent>
                  <mc:Choice Requires="wps">
                    <w:drawing>
                      <wp:anchor distT="0" distB="0" distL="114300" distR="114300" simplePos="0" relativeHeight="251661312" behindDoc="0" locked="0" layoutInCell="1" allowOverlap="1" wp14:anchorId="77C7B3B8" wp14:editId="43469699">
                        <wp:simplePos x="0" y="0"/>
                        <wp:positionH relativeFrom="column">
                          <wp:posOffset>119490</wp:posOffset>
                        </wp:positionH>
                        <wp:positionV relativeFrom="paragraph">
                          <wp:posOffset>210820</wp:posOffset>
                        </wp:positionV>
                        <wp:extent cx="0" cy="1685677"/>
                        <wp:effectExtent l="0" t="0" r="19050" b="10160"/>
                        <wp:wrapNone/>
                        <wp:docPr id="25" name="25 Conector recto"/>
                        <wp:cNvGraphicFramePr/>
                        <a:graphic xmlns:a="http://schemas.openxmlformats.org/drawingml/2006/main">
                          <a:graphicData uri="http://schemas.microsoft.com/office/word/2010/wordprocessingShape">
                            <wps:wsp>
                              <wps:cNvCnPr/>
                              <wps:spPr>
                                <a:xfrm>
                                  <a:off x="0" y="0"/>
                                  <a:ext cx="0" cy="16856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5 Conector recto"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pt,16.6pt" to="9.4pt,1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" strokecolor="#4579b8 [3044]"/>
                    </w:pict>
                  </mc:Fallback>
                </mc:AlternateContent>
              </w:r>
            </w:ins>
            <w:ins w:id="1630" w:author="Gabriel Correa" w:date="2015-08-27T15:51:00Z">
              <w:r w:rsidRPr="00112A7E">
                <w:t>Directiva de Subclases: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31" w:author="Gabriel Correa" w:date="2015-08-27T15:50:00Z"/>
              </w:rPr>
            </w:pPr>
            <w:ins w:id="1632" w:author="Gabriel Correa" w:date="2015-08-27T15:52:00Z">
              <w:r>
                <w:t xml:space="preserve">    </w:t>
              </w:r>
            </w:ins>
            <w:ins w:id="1633" w:author="Gabriel Correa" w:date="2015-08-27T16:11:00Z">
              <w:r w:rsidR="00103C36">
                <w:t xml:space="preserve"> </w:t>
              </w:r>
            </w:ins>
            <w:ins w:id="1634" w:author="Gabriel Correa" w:date="2015-08-27T15:51:00Z">
              <w:r w:rsidRPr="00112A7E">
                <w:t>Redefinición de métodos</w:t>
              </w:r>
              <w:r w:rsidRPr="00112A7E">
                <w:rPr>
                  <w:vertAlign w:val="superscript"/>
                </w:rPr>
                <w:footnoteReference w:id="4"/>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37" w:author="Gabriel Correa" w:date="2015-08-27T15:50:00Z"/>
              </w:rPr>
            </w:pPr>
            <w:ins w:id="1638" w:author="Gabriel Correa" w:date="2015-08-27T15:52:00Z">
              <w:r>
                <w:t xml:space="preserve">    </w:t>
              </w:r>
            </w:ins>
            <w:ins w:id="1639" w:author="Gabriel Correa" w:date="2015-08-27T16:11:00Z">
              <w:r w:rsidR="00103C36">
                <w:t xml:space="preserve"> </w:t>
              </w:r>
            </w:ins>
            <w:ins w:id="1640" w:author="Gabriel Correa" w:date="2015-08-27T15:51:00Z">
              <w:r w:rsidRPr="00112A7E">
                <w:t>Identificación de clase extensible</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41" w:author="Gabriel Correa" w:date="2015-08-27T15:50:00Z"/>
              </w:rPr>
            </w:pPr>
            <w:ins w:id="1642" w:author="Gabriel Correa" w:date="2015-08-27T15:52:00Z">
              <w:r>
                <w:t xml:space="preserve">    </w:t>
              </w:r>
            </w:ins>
            <w:ins w:id="1643" w:author="Gabriel Correa" w:date="2015-08-27T16:11:00Z">
              <w:r w:rsidR="00103C36">
                <w:t xml:space="preserve"> </w:t>
              </w:r>
            </w:ins>
            <w:ins w:id="1644" w:author="Gabriel Correa" w:date="2015-08-27T15:51:00Z">
              <w:r w:rsidRPr="00112A7E">
                <w:t>Implementación de método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45" w:author="Gabriel Correa" w:date="2015-08-27T15:50:00Z"/>
              </w:rPr>
            </w:pPr>
            <w:ins w:id="1646" w:author="Gabriel Correa" w:date="2015-08-27T15:52:00Z">
              <w:r>
                <w:t xml:space="preserve">    </w:t>
              </w:r>
            </w:ins>
            <w:ins w:id="1647" w:author="Gabriel Correa" w:date="2015-08-27T16:11:00Z">
              <w:r w:rsidR="00103C36">
                <w:t xml:space="preserve"> </w:t>
              </w:r>
            </w:ins>
            <w:ins w:id="1648" w:author="Gabriel Correa" w:date="2015-08-27T15:51:00Z">
              <w:r w:rsidRPr="00112A7E">
                <w:t>Extensión de métodos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49" w:author="Gabriel Correa" w:date="2015-08-27T15:50:00Z"/>
              </w:rPr>
            </w:pPr>
            <w:ins w:id="1650" w:author="Gabriel Correa" w:date="2015-08-27T15:52:00Z">
              <w:r>
                <w:t xml:space="preserve">    </w:t>
              </w:r>
            </w:ins>
            <w:ins w:id="1651" w:author="Gabriel Correa" w:date="2015-08-27T16:11:00Z">
              <w:r w:rsidR="00103C36">
                <w:t xml:space="preserve"> </w:t>
              </w:r>
            </w:ins>
            <w:ins w:id="1652" w:author="Gabriel Correa" w:date="2015-08-27T15:51:00Z">
              <w:r w:rsidRPr="00103C36">
                <w:rPr>
                  <w:i/>
                  <w:rPrChange w:id="1653" w:author="Gabriel Correa" w:date="2015-08-27T16:11:00Z">
                    <w:rPr/>
                  </w:rPrChange>
                </w:rPr>
                <w:t xml:space="preserve">Non-local consistency </w:t>
              </w:r>
              <w:commentRangeStart w:id="1654"/>
              <w:r w:rsidRPr="00103C36">
                <w:rPr>
                  <w:i/>
                  <w:rPrChange w:id="1655" w:author="Gabriel Correa" w:date="2015-08-27T16:11:00Z">
                    <w:rPr/>
                  </w:rPrChange>
                </w:rPr>
                <w:t>subclassing</w:t>
              </w:r>
              <w:commentRangeEnd w:id="1654"/>
              <w:r w:rsidRPr="00103C36">
                <w:rPr>
                  <w:i/>
                  <w:rPrChange w:id="1656" w:author="Gabriel Correa" w:date="2015-08-27T16:11:00Z">
                    <w:rPr/>
                  </w:rPrChange>
                </w:rPr>
                <w:commentReference w:id="1654"/>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57" w:author="Gabriel Correa" w:date="2015-08-27T15:50:00Z"/>
              </w:rPr>
            </w:pPr>
            <w:ins w:id="1658" w:author="Gabriel Correa" w:date="2015-08-27T15:52:00Z">
              <w:r>
                <w:t xml:space="preserve">    </w:t>
              </w:r>
            </w:ins>
            <w:ins w:id="1659" w:author="Gabriel Correa" w:date="2015-08-27T16:11:00Z">
              <w:r w:rsidR="00103C36">
                <w:t xml:space="preserve"> </w:t>
              </w:r>
            </w:ins>
            <w:ins w:id="1660" w:author="Gabriel Correa" w:date="2015-08-27T15:51:00Z">
              <w:r w:rsidRPr="00112A7E">
                <w:t>Contrato de llamada de un método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61" w:author="Gabriel Correa" w:date="2015-08-27T15:50:00Z"/>
              </w:rPr>
            </w:pPr>
            <w:ins w:id="1662" w:author="Gabriel Correa" w:date="2015-08-27T15:52:00Z">
              <w:r>
                <w:t xml:space="preserve">    </w:t>
              </w:r>
            </w:ins>
            <w:ins w:id="1663" w:author="Gabriel Correa" w:date="2015-08-27T16:11:00Z">
              <w:r w:rsidR="00103C36">
                <w:t xml:space="preserve"> </w:t>
              </w:r>
            </w:ins>
            <w:ins w:id="1664" w:author="Gabriel Correa" w:date="2015-08-27T15:51:00Z">
              <w:r w:rsidRPr="00112A7E">
                <w:t>Misceláneo</w:t>
              </w:r>
            </w:ins>
          </w:p>
          <w:p w:rsidR="00234004" w:rsidRDefault="00103C36" w:rsidP="00112A7E">
            <w:pPr>
              <w:cnfStyle w:val="100000000000" w:firstRow="1" w:lastRow="0" w:firstColumn="0" w:lastColumn="0" w:oddVBand="0" w:evenVBand="0" w:oddHBand="0" w:evenHBand="0" w:firstRowFirstColumn="0" w:firstRowLastColumn="0" w:lastRowFirstColumn="0" w:lastRowLastColumn="0"/>
              <w:rPr>
                <w:ins w:id="1665" w:author="Gabriel Correa" w:date="2015-08-27T15:50:00Z"/>
              </w:rPr>
            </w:pPr>
            <w:ins w:id="1666" w:author="Gabriel Correa" w:date="2015-08-27T15:54:00Z">
              <w:r>
                <w:rPr>
                  <w:noProof/>
                </w:rPr>
                <mc:AlternateContent>
                  <mc:Choice Requires="wps">
                    <w:drawing>
                      <wp:anchor distT="0" distB="0" distL="114300" distR="114300" simplePos="0" relativeHeight="251665408" behindDoc="0" locked="0" layoutInCell="1" allowOverlap="1" wp14:anchorId="060C560F" wp14:editId="224E3533">
                        <wp:simplePos x="0" y="0"/>
                        <wp:positionH relativeFrom="column">
                          <wp:posOffset>119739</wp:posOffset>
                        </wp:positionH>
                        <wp:positionV relativeFrom="paragraph">
                          <wp:posOffset>189589</wp:posOffset>
                        </wp:positionV>
                        <wp:extent cx="0" cy="461176"/>
                        <wp:effectExtent l="0" t="0" r="19050" b="15240"/>
                        <wp:wrapNone/>
                        <wp:docPr id="35" name="35 Conector recto"/>
                        <wp:cNvGraphicFramePr/>
                        <a:graphic xmlns:a="http://schemas.openxmlformats.org/drawingml/2006/main">
                          <a:graphicData uri="http://schemas.microsoft.com/office/word/2010/wordprocessingShape">
                            <wps:wsp>
                              <wps:cNvCnPr/>
                              <wps:spPr>
                                <a:xfrm>
                                  <a:off x="0" y="0"/>
                                  <a:ext cx="0" cy="461176"/>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35 Conector recto"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14.95pt" to="9.4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" strokecolor="#4a7ebb"/>
                    </w:pict>
                  </mc:Fallback>
                </mc:AlternateContent>
              </w:r>
            </w:ins>
            <w:ins w:id="1667" w:author="Gabriel Correa" w:date="2015-08-27T15:51:00Z">
              <w:r w:rsidR="00234004" w:rsidRPr="00112A7E">
                <w:t>Directiva de Estado: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68" w:author="Gabriel Correa" w:date="2015-08-27T15:50:00Z"/>
              </w:rPr>
            </w:pPr>
            <w:ins w:id="1669" w:author="Gabriel Correa" w:date="2015-08-27T15:52:00Z">
              <w:r>
                <w:t xml:space="preserve">    </w:t>
              </w:r>
            </w:ins>
            <w:ins w:id="1670" w:author="Gabriel Correa" w:date="2015-08-27T16:11:00Z">
              <w:r w:rsidR="00103C36">
                <w:t xml:space="preserve"> </w:t>
              </w:r>
            </w:ins>
            <w:ins w:id="1671" w:author="Gabriel Correa" w:date="2015-08-27T15:51:00Z">
              <w:r w:rsidRPr="00112A7E">
                <w:t>Secuencia de llamado de métodos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72" w:author="Gabriel Correa" w:date="2015-08-27T15:50:00Z"/>
              </w:rPr>
            </w:pPr>
            <w:ins w:id="1673" w:author="Gabriel Correa" w:date="2015-08-27T15:52:00Z">
              <w:r>
                <w:t xml:space="preserve">    </w:t>
              </w:r>
            </w:ins>
            <w:ins w:id="1674" w:author="Gabriel Correa" w:date="2015-08-27T16:11:00Z">
              <w:r w:rsidR="00103C36">
                <w:t xml:space="preserve"> </w:t>
              </w:r>
            </w:ins>
            <w:ins w:id="1675" w:author="Gabriel Correa" w:date="2015-08-27T15:51:00Z">
              <w:r w:rsidRPr="00112A7E">
                <w:t>No basados en llamadas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76" w:author="Gabriel Correa" w:date="2015-08-27T15:50:00Z"/>
              </w:rPr>
            </w:pPr>
            <w:ins w:id="1677" w:author="Gabriel Correa" w:date="2015-08-27T15:51:00Z">
              <w:r w:rsidRPr="00112A7E">
                <w:t>Alternativas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78" w:author="Gabriel Correa" w:date="2015-08-27T15:51:00Z"/>
              </w:rPr>
            </w:pPr>
            <w:ins w:id="1679" w:author="Gabriel Correa" w:date="2015-08-27T15:51:00Z">
              <w:r w:rsidRPr="00112A7E">
                <w:t>Sincronización</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680" w:author="Gabriel Correa" w:date="2015-08-27T15:50:00Z"/>
              </w:rPr>
            </w:pPr>
            <w:ins w:id="1681" w:author="Gabriel Correa" w:date="2015-08-27T15:51:00Z">
              <w:r w:rsidRPr="00112A7E">
                <w:t>Misceláneo</w:t>
              </w:r>
            </w:ins>
          </w:p>
        </w:tc>
      </w:tr>
    </w:tbl>
    <w:p w:rsidR="00234004" w:rsidRDefault="00234004" w:rsidP="00112A7E">
      <w:pPr>
        <w:rPr>
          <w:ins w:id="1682" w:author="Gabriel Correa" w:date="2015-08-27T15:50:00Z"/>
        </w:rPr>
      </w:pPr>
    </w:p>
    <w:p w:rsidR="00112A7E" w:rsidRDefault="00112A7E" w:rsidP="00EE2482">
      <w:pPr>
        <w:rPr>
          <w:ins w:id="1683" w:author="Gabriel Correa" w:date="2015-08-27T15:43:00Z"/>
        </w:rPr>
      </w:pPr>
      <w:ins w:id="1684" w:author="Gabriel Correa" w:date="2015-08-27T15:43:00Z">
        <w:r>
          <w:t>El estudio fue realizado sobre un subconjunto de tres APIs populares para Java: Java SDK (java.lang, java.util, java.io, java.math, java.net, java.rmi, java.sql, java.security, java.text, java.applet), JFace (parte del proyecto Ecplips) y Apache Commons Collections. Argumentan que estas APIs constituyen una muestra representativa y que son utilizadas por grandes organizaciones. En total trabajaron con una muestra de 2800 páginas de texto con un promedio de 500 palabras por página.</w:t>
        </w:r>
      </w:ins>
    </w:p>
    <w:p w:rsidR="00113D0C" w:rsidRPr="00C626B1" w:rsidRDefault="00C626B1" w:rsidP="00EE2482">
      <w:pPr>
        <w:rPr>
          <w:ins w:id="1685" w:author="Gabriel Correa" w:date="2015-08-26T22:09:00Z"/>
        </w:rPr>
      </w:pPr>
      <w:ins w:id="1686" w:author="Gabriel Correa" w:date="2015-08-27T15:21:00Z">
        <w:r>
          <w:t>En este trabajo se estudiarán las mismas API c</w:t>
        </w:r>
      </w:ins>
      <w:ins w:id="1687" w:author="Gabriel Correa" w:date="2015-08-27T15:22:00Z">
        <w:r>
          <w:t xml:space="preserve">onsideradas por Monperrus et al. </w:t>
        </w:r>
        <w:proofErr w:type="gramStart"/>
        <w:r>
          <w:t>y</w:t>
        </w:r>
        <w:proofErr w:type="gramEnd"/>
        <w:r>
          <w:t xml:space="preserve"> se usará la lista de </w:t>
        </w:r>
        <w:r>
          <w:rPr>
            <w:i/>
          </w:rPr>
          <w:t>keywords</w:t>
        </w:r>
        <w:r>
          <w:t xml:space="preserve"> para detectar directivas con el </w:t>
        </w:r>
      </w:ins>
      <w:ins w:id="1688" w:author="Gabriel Correa" w:date="2015-08-27T15:23:00Z">
        <w:r>
          <w:t xml:space="preserve">fin de tener un punto de comparación </w:t>
        </w:r>
      </w:ins>
      <w:ins w:id="1689" w:author="Gabriel Correa" w:date="2015-08-27T15:24:00Z">
        <w:r w:rsidR="00B83F4E">
          <w:t>sobre</w:t>
        </w:r>
        <w:r>
          <w:t xml:space="preserve"> la calidad de un programa para </w:t>
        </w:r>
      </w:ins>
      <w:ins w:id="1690" w:author="Gabriel Correa" w:date="2015-08-27T15:25:00Z">
        <w:r w:rsidR="00C202E1">
          <w:t>seleccionar</w:t>
        </w:r>
      </w:ins>
      <w:ins w:id="1691" w:author="Gabriel Correa" w:date="2015-08-27T15:24:00Z">
        <w:r>
          <w:t xml:space="preserve"> las directivas.</w:t>
        </w:r>
      </w:ins>
    </w:p>
    <w:p w:rsidR="00A639ED" w:rsidRPr="00E02554" w:rsidDel="00A639ED" w:rsidRDefault="00A639ED" w:rsidP="00A639ED">
      <w:pPr>
        <w:rPr>
          <w:del w:id="1692" w:author="Gabriel Correa" w:date="2015-08-26T22:09:00Z"/>
        </w:rPr>
      </w:pPr>
      <w:moveToRangeStart w:id="1693" w:author="Gabriel Correa" w:date="2015-08-26T22:09:00Z" w:name="move428390299"/>
      <w:moveTo w:id="1694" w:author="Gabriel Correa" w:date="2015-08-26T22:09:00Z">
        <w:del w:id="1695" w:author="Gabriel Correa" w:date="2015-08-27T14:52:00Z">
          <w:r w:rsidRPr="00E02554" w:rsidDel="009F019D">
            <w:delText xml:space="preserve">y es comparado con el rendimiento de otro método: si un comentario contiene alguna palabras clave, o </w:delText>
          </w:r>
          <w:r w:rsidRPr="00E02554" w:rsidDel="009F019D">
            <w:rPr>
              <w:i/>
            </w:rPr>
            <w:delText>keyword</w:delText>
          </w:r>
          <w:r w:rsidRPr="00E02554" w:rsidDel="009F019D">
            <w:delText>, de cierto conjunto preestablecido, entonces es una directiva.</w:delText>
          </w:r>
          <w:r w:rsidRPr="000326FD" w:rsidDel="009F019D">
            <w:rPr>
              <w:rStyle w:val="Refdecomentario"/>
              <w:sz w:val="24"/>
            </w:rPr>
            <w:commentReference w:id="991"/>
          </w:r>
        </w:del>
      </w:moveTo>
    </w:p>
    <w:moveToRangeEnd w:id="1693"/>
    <w:p w:rsidR="00A639ED" w:rsidRPr="00E02554" w:rsidDel="009F019D" w:rsidRDefault="00A639ED" w:rsidP="00EE2482">
      <w:pPr>
        <w:rPr>
          <w:del w:id="1696" w:author="Gabriel Correa" w:date="2015-08-27T14:52:00Z"/>
        </w:rPr>
      </w:pPr>
    </w:p>
    <w:p w:rsidR="009F019D" w:rsidRPr="008D122B" w:rsidDel="009F019D" w:rsidRDefault="00EE2482">
      <w:pPr>
        <w:rPr>
          <w:del w:id="1697" w:author="Gabriel Correa" w:date="2015-08-27T14:53:00Z"/>
        </w:rPr>
        <w:pPrChange w:id="1698" w:author="Gabriel Correa" w:date="2015-08-27T14:51:00Z">
          <w:pPr>
            <w:pStyle w:val="Ttulo3"/>
          </w:pPr>
        </w:pPrChange>
      </w:pPr>
      <w:del w:id="1699" w:author="Gabriel Correa" w:date="2015-08-27T14:53:00Z">
        <w:r w:rsidDel="009F019D">
          <w:delText>Keywords para detectar directivas</w:delText>
        </w:r>
      </w:del>
    </w:p>
    <w:p w:rsidR="00EF5F34" w:rsidRPr="008D122B" w:rsidDel="004C54E8" w:rsidRDefault="00EE2482">
      <w:pPr>
        <w:rPr>
          <w:del w:id="1700" w:author="Gabriel Correa" w:date="2015-08-27T20:08:00Z"/>
        </w:rPr>
        <w:pPrChange w:id="1701" w:author="Gabriel Correa" w:date="2015-08-27T15:26:00Z">
          <w:pPr>
            <w:pStyle w:val="Ttulo3"/>
          </w:pPr>
        </w:pPrChange>
      </w:pPr>
      <w:del w:id="1702" w:author="Gabriel Correa" w:date="2015-08-27T20:08:00Z">
        <w:r w:rsidDel="004C54E8">
          <w:delText>Taxonomía de directivas</w:delText>
        </w:r>
      </w:del>
    </w:p>
    <w:p w:rsidR="00E62247" w:rsidRDefault="00E62247">
      <w:pPr>
        <w:spacing w:after="200" w:line="276" w:lineRule="auto"/>
        <w:jc w:val="left"/>
        <w:rPr>
          <w:ins w:id="1703" w:author="Gabriel Correa" w:date="2015-08-27T22:56:00Z"/>
          <w:rFonts w:eastAsiaTheme="majorEastAsia" w:cstheme="majorBidi"/>
          <w:b/>
          <w:bCs/>
          <w:color w:val="365F91" w:themeColor="accent1" w:themeShade="BF"/>
          <w:sz w:val="28"/>
          <w:szCs w:val="28"/>
        </w:rPr>
      </w:pPr>
      <w:ins w:id="1704" w:author="Gabriel Correa" w:date="2015-08-27T22:56:00Z">
        <w:r>
          <w:br w:type="page"/>
        </w:r>
      </w:ins>
    </w:p>
    <w:p w:rsidR="00EE2482" w:rsidRDefault="00EE2482" w:rsidP="00EE2482">
      <w:pPr>
        <w:pStyle w:val="Ttulo1"/>
      </w:pPr>
      <w:bookmarkStart w:id="1705" w:name="_Toc428510368"/>
      <w:r>
        <w:lastRenderedPageBreak/>
        <w:t xml:space="preserve">Desarrollo de </w:t>
      </w:r>
      <w:del w:id="1706" w:author="Gabriel Correa" w:date="2015-08-27T22:50:00Z">
        <w:r w:rsidDel="007E2915">
          <w:delText>&lt;NombrePrograma&gt;</w:delText>
        </w:r>
      </w:del>
      <w:ins w:id="1707" w:author="Gabriel Correa" w:date="2015-08-27T22:50:00Z">
        <w:r w:rsidR="007E2915">
          <w:t>CHi</w:t>
        </w:r>
      </w:ins>
      <w:bookmarkEnd w:id="1705"/>
    </w:p>
    <w:p w:rsidR="00EE2482" w:rsidRPr="00E02554" w:rsidDel="007E2915" w:rsidRDefault="00EE2482" w:rsidP="00EE2482">
      <w:pPr>
        <w:rPr>
          <w:del w:id="1708" w:author="Gabriel Correa" w:date="2015-08-27T22:50:00Z"/>
          <w:color w:val="808080" w:themeColor="background1" w:themeShade="80"/>
          <w:szCs w:val="18"/>
          <w:lang w:val="en-US"/>
          <w:rPrChange w:id="1709" w:author="Gabriel Correa" w:date="2015-08-25T14:24:00Z">
            <w:rPr>
              <w:del w:id="1710" w:author="Gabriel Correa" w:date="2015-08-27T22:50:00Z"/>
              <w:color w:val="808080" w:themeColor="background1" w:themeShade="80"/>
              <w:sz w:val="18"/>
              <w:szCs w:val="18"/>
              <w:lang w:val="en-US"/>
            </w:rPr>
          </w:rPrChange>
        </w:rPr>
      </w:pPr>
      <w:del w:id="1711" w:author="Gabriel Correa" w:date="2015-08-27T22:50:00Z">
        <w:r w:rsidRPr="00E02554" w:rsidDel="007E2915">
          <w:rPr>
            <w:color w:val="808080" w:themeColor="background1" w:themeShade="80"/>
            <w:szCs w:val="18"/>
            <w:lang w:val="en-US"/>
            <w:rPrChange w:id="1712" w:author="Gabriel Correa" w:date="2015-08-25T14:24:00Z">
              <w:rPr>
                <w:rFonts w:eastAsiaTheme="majorEastAsia" w:cstheme="majorBidi"/>
                <w:b/>
                <w:bCs/>
                <w:color w:val="808080" w:themeColor="background1" w:themeShade="80"/>
                <w:sz w:val="18"/>
                <w:szCs w:val="18"/>
                <w:lang w:val="en-US"/>
              </w:rPr>
            </w:rPrChange>
          </w:rPr>
          <w:delText>Nombres posibles:  Comments Highlighter (CHI o CHi); Java Api Highlighter (JAH); Jah Api Highlighter (JAH)</w:delText>
        </w:r>
      </w:del>
    </w:p>
    <w:p w:rsidR="00EE2482" w:rsidRPr="00E02554" w:rsidRDefault="00EE2482" w:rsidP="00EE2482">
      <w:del w:id="1713" w:author="Gabriel Correa" w:date="2015-08-27T22:50:00Z">
        <w:r w:rsidRPr="00E02554" w:rsidDel="007E2915">
          <w:delText>&lt;NombrePrograma&gt;</w:delText>
        </w:r>
      </w:del>
      <w:ins w:id="1714" w:author="Gabriel Correa" w:date="2015-08-27T22:50:00Z">
        <w:r w:rsidR="007E2915">
          <w:t>CHi</w:t>
        </w:r>
      </w:ins>
      <w:r w:rsidRPr="00E02554">
        <w:t xml:space="preserve"> </w:t>
      </w:r>
      <w:ins w:id="1715" w:author="Gabriel Correa" w:date="2015-08-27T22:51:00Z">
        <w:r w:rsidR="005F6F2E">
          <w:t xml:space="preserve">es </w:t>
        </w:r>
      </w:ins>
      <w:ins w:id="1716" w:author="Gabriel Correa" w:date="2015-08-28T01:21:00Z">
        <w:r w:rsidR="005F6F2E">
          <w:t>el</w:t>
        </w:r>
      </w:ins>
      <w:ins w:id="1717" w:author="Gabriel Correa" w:date="2015-08-27T22:51:00Z">
        <w:r w:rsidR="007E2915">
          <w:t xml:space="preserve"> </w:t>
        </w:r>
      </w:ins>
      <w:ins w:id="1718" w:author="Gabriel Correa" w:date="2015-08-27T22:53:00Z">
        <w:r w:rsidR="00E62247">
          <w:t>programa</w:t>
        </w:r>
      </w:ins>
      <w:ins w:id="1719" w:author="Gabriel Correa" w:date="2015-08-27T22:52:00Z">
        <w:r w:rsidR="00E62247">
          <w:t xml:space="preserve"> implementad</w:t>
        </w:r>
      </w:ins>
      <w:ins w:id="1720" w:author="Gabriel Correa" w:date="2015-08-27T22:53:00Z">
        <w:r w:rsidR="00E62247">
          <w:t>o</w:t>
        </w:r>
      </w:ins>
      <w:ins w:id="1721" w:author="Gabriel Correa" w:date="2015-08-27T22:52:00Z">
        <w:r w:rsidR="007E2915">
          <w:t xml:space="preserve"> durante este trabajo. F</w:t>
        </w:r>
      </w:ins>
      <w:del w:id="1722" w:author="Gabriel Correa" w:date="2015-08-27T22:52:00Z">
        <w:r w:rsidRPr="00E02554" w:rsidDel="007E2915">
          <w:delText>f</w:delText>
        </w:r>
      </w:del>
      <w:r w:rsidRPr="00E02554">
        <w:t>ue inicialmente concebid</w:t>
      </w:r>
      <w:ins w:id="1723" w:author="Gabriel Correa" w:date="2015-08-27T22:53:00Z">
        <w:r w:rsidR="00E62247">
          <w:t>o</w:t>
        </w:r>
      </w:ins>
      <w:del w:id="1724" w:author="Gabriel Correa" w:date="2015-08-27T22:53:00Z">
        <w:r w:rsidRPr="00E02554" w:rsidDel="00E62247">
          <w:delText>o</w:delText>
        </w:r>
      </w:del>
      <w:r w:rsidRPr="00E02554">
        <w:t xml:space="preserve"> como una manera de facilitar la visualización y revisión manual de comentarios de API, que permitiera destacar visualmente las frases que fueran directivas. Resultó ser algo necesario para </w:t>
      </w:r>
      <w:del w:id="1725" w:author="Gabriel Correa" w:date="2015-08-27T22:54:00Z">
        <w:r w:rsidRPr="00E02554" w:rsidDel="00E62247">
          <w:delText xml:space="preserve">facilitar y </w:delText>
        </w:r>
      </w:del>
      <w:r w:rsidRPr="00E02554">
        <w:t>hacer menos tediosa la revisión manual de más de 3000 comentarios Javadoc. Los resultados de marcar las directivas fueron luego aplicados a Data Mining para obtener modelos que identifiquen automáticamente las directivas en datos futuros.</w:t>
      </w:r>
    </w:p>
    <w:p w:rsidR="00EE2482" w:rsidRPr="00E02554" w:rsidRDefault="00EE2482" w:rsidP="00EE2482">
      <w:r w:rsidRPr="00E02554">
        <w:t>Finalmente</w:t>
      </w:r>
      <w:ins w:id="1726" w:author="Gabriel Correa" w:date="2015-08-28T01:21:00Z">
        <w:r w:rsidR="005F6F2E">
          <w:t>,</w:t>
        </w:r>
      </w:ins>
      <w:r w:rsidRPr="00E02554">
        <w:t xml:space="preserve"> el </w:t>
      </w:r>
      <w:del w:id="1727" w:author="Gabriel Correa" w:date="2015-08-28T01:22:00Z">
        <w:r w:rsidRPr="00E02554" w:rsidDel="005F6F2E">
          <w:delText xml:space="preserve">esfuerzo </w:delText>
        </w:r>
      </w:del>
      <w:ins w:id="1728" w:author="Gabriel Correa" w:date="2015-08-28T01:22:00Z">
        <w:r w:rsidR="005F6F2E">
          <w:t>desarrollo</w:t>
        </w:r>
        <w:r w:rsidR="005F6F2E" w:rsidRPr="00E02554">
          <w:t xml:space="preserve"> </w:t>
        </w:r>
      </w:ins>
      <w:r w:rsidRPr="00E02554">
        <w:t xml:space="preserve">concluyó en un software que va a poder facilitar futuras revisiónes semi-automáticas de documentación de API y que automatiza el pre-procesamiento necesario para poder aplicar algoritmos de Machine Learning en Weka a estos datos. El programa es una aplicación web, diseñado así para ser de fácil acceso para un usuario, requiriendo solo de un browser. También al ser una aplicación web, un browser permite visualizar el HTML que tiene un comentario javadoc, mejorando la visualización de la </w:t>
      </w:r>
      <w:commentRangeStart w:id="1729"/>
      <w:r w:rsidRPr="00E02554">
        <w:t>documentación</w:t>
      </w:r>
      <w:commentRangeEnd w:id="1729"/>
      <w:r w:rsidRPr="00E02554">
        <w:rPr>
          <w:rStyle w:val="Refdecomentario"/>
          <w:sz w:val="24"/>
          <w:rPrChange w:id="1730" w:author="Gabriel Correa" w:date="2015-08-25T14:24:00Z">
            <w:rPr>
              <w:rStyle w:val="Refdecomentario"/>
              <w:rFonts w:eastAsiaTheme="majorEastAsia" w:cstheme="majorBidi"/>
              <w:b/>
              <w:bCs/>
              <w:color w:val="4F81BD" w:themeColor="accent1"/>
            </w:rPr>
          </w:rPrChange>
        </w:rPr>
        <w:commentReference w:id="1729"/>
      </w:r>
      <w:r w:rsidRPr="00E02554">
        <w:t>.</w:t>
      </w:r>
    </w:p>
    <w:p w:rsidR="006B458F" w:rsidRPr="00E02554" w:rsidRDefault="006B458F" w:rsidP="006B458F">
      <w:r w:rsidRPr="00E02554">
        <w:t xml:space="preserve">El objetivo principal de </w:t>
      </w:r>
      <w:del w:id="1731" w:author="Gabriel Correa" w:date="2015-08-27T22:50:00Z">
        <w:r w:rsidRPr="00E02554" w:rsidDel="007E2915">
          <w:delText>&lt;NombrePrograma&gt;</w:delText>
        </w:r>
      </w:del>
      <w:ins w:id="1732" w:author="Gabriel Correa" w:date="2015-08-27T22:50:00Z">
        <w:r w:rsidR="007E2915">
          <w:t>CHi</w:t>
        </w:r>
      </w:ins>
      <w:r w:rsidRPr="00E02554">
        <w:t xml:space="preserve"> es facilitar la clasificación, manual o semi-automática, de frases en la documentación de las API así como también, permitir una fácil visualización y navegación de los comentarios. </w:t>
      </w:r>
      <w:del w:id="1733" w:author="Gabriel Correa" w:date="2015-08-27T22:50:00Z">
        <w:r w:rsidRPr="00E02554" w:rsidDel="007E2915">
          <w:delText>&lt;NombrePrograma&gt;</w:delText>
        </w:r>
      </w:del>
      <w:ins w:id="1734" w:author="Gabriel Correa" w:date="2015-08-27T22:50:00Z">
        <w:r w:rsidR="007E2915">
          <w:t>CHi</w:t>
        </w:r>
      </w:ins>
      <w:r w:rsidRPr="00E02554">
        <w:t xml:space="preserve"> ayuda a destacar directivas dentro de los comentarios de una API.</w:t>
      </w:r>
    </w:p>
    <w:p w:rsidR="006B458F" w:rsidRPr="00E02554" w:rsidRDefault="006B458F" w:rsidP="00EE2482"/>
    <w:p w:rsidR="00EE2482" w:rsidRDefault="006B458F" w:rsidP="00EE2482">
      <w:pPr>
        <w:pStyle w:val="Ttulo2"/>
      </w:pPr>
      <w:bookmarkStart w:id="1735" w:name="_Toc428510369"/>
      <w:r>
        <w:t xml:space="preserve">Usuarios </w:t>
      </w:r>
      <w:r w:rsidR="00EE2482">
        <w:t>Final</w:t>
      </w:r>
      <w:r>
        <w:t>es</w:t>
      </w:r>
      <w:bookmarkEnd w:id="1735"/>
    </w:p>
    <w:p w:rsidR="00EE2482" w:rsidRDefault="00EE2482" w:rsidP="00EE2482">
      <w:pPr>
        <w:pStyle w:val="Prrafodelista"/>
      </w:pPr>
    </w:p>
    <w:p w:rsidR="00EE2482" w:rsidRPr="00E02554" w:rsidRDefault="00EE2482" w:rsidP="00EE2482">
      <w:r w:rsidRPr="00E02554">
        <w:t>Los usuarios finales son principalmente dos. A continuación se describen ambos usuarios a los cuales está destinada la aplicación</w:t>
      </w:r>
      <w:r w:rsidR="001C670B" w:rsidRPr="00E02554">
        <w:t>.</w:t>
      </w:r>
    </w:p>
    <w:p w:rsidR="00EE2482" w:rsidRDefault="007F6B63" w:rsidP="004E5880">
      <w:pPr>
        <w:pStyle w:val="Ttulo3"/>
      </w:pPr>
      <w:bookmarkStart w:id="1736" w:name="_Ref428316602"/>
      <w:bookmarkStart w:id="1737" w:name="_Toc428510370"/>
      <w:r>
        <w:t xml:space="preserve">Usuario </w:t>
      </w:r>
      <w:r w:rsidR="004E5880">
        <w:t xml:space="preserve">Encargado de Documentar una </w:t>
      </w:r>
      <w:r w:rsidR="00EE2482" w:rsidRPr="00473570">
        <w:t>API</w:t>
      </w:r>
      <w:bookmarkEnd w:id="1736"/>
      <w:bookmarkEnd w:id="1737"/>
    </w:p>
    <w:p w:rsidR="00EE2482" w:rsidRPr="00E02554" w:rsidRDefault="00EE2482" w:rsidP="00EE2482">
      <w:r w:rsidRPr="00E02554">
        <w:t xml:space="preserve">Es una persona </w:t>
      </w:r>
      <w:r w:rsidR="004E5880" w:rsidRPr="00E02554">
        <w:t xml:space="preserve">que </w:t>
      </w:r>
      <w:del w:id="1738" w:author="Gabriel Correa" w:date="2015-08-28T01:23:00Z">
        <w:r w:rsidR="004E5880" w:rsidRPr="00E02554" w:rsidDel="00FF6ABF">
          <w:delText>está documentando</w:delText>
        </w:r>
      </w:del>
      <w:ins w:id="1739" w:author="Gabriel Correa" w:date="2015-08-28T01:23:00Z">
        <w:r w:rsidR="00FF6ABF">
          <w:t>debe documentar</w:t>
        </w:r>
      </w:ins>
      <w:r w:rsidR="004E5880" w:rsidRPr="00E02554">
        <w:t xml:space="preserve"> una librería con javadoc y </w:t>
      </w:r>
      <w:r w:rsidR="007F6B63" w:rsidRPr="00E02554">
        <w:t xml:space="preserve">le interesa </w:t>
      </w:r>
      <w:r w:rsidRPr="00E02554">
        <w:t>destacar las directivas de su AP</w:t>
      </w:r>
      <w:r w:rsidR="004E5880" w:rsidRPr="00E02554">
        <w:t xml:space="preserve">I. Quiere que los usuarios que </w:t>
      </w:r>
      <w:r w:rsidRPr="00E02554">
        <w:t>lean su documentación puedan advertir con mayor facilidad l</w:t>
      </w:r>
      <w:r w:rsidR="004E5880" w:rsidRPr="00E02554">
        <w:t xml:space="preserve">as instrucciones importantes </w:t>
      </w:r>
      <w:r w:rsidRPr="00E02554">
        <w:t xml:space="preserve">sobre el uso correcto de la librería. Entonces </w:t>
      </w:r>
      <w:r w:rsidR="007F6B63" w:rsidRPr="00E02554">
        <w:t xml:space="preserve">puede </w:t>
      </w:r>
      <w:r w:rsidRPr="00E02554">
        <w:t>usa</w:t>
      </w:r>
      <w:r w:rsidR="007F6B63" w:rsidRPr="00E02554">
        <w:t>r</w:t>
      </w:r>
      <w:r w:rsidRPr="00E02554">
        <w:t xml:space="preserve"> el progra</w:t>
      </w:r>
      <w:r w:rsidR="004E5880" w:rsidRPr="00E02554">
        <w:t xml:space="preserve">ma para que las directivas sean </w:t>
      </w:r>
      <w:r w:rsidRPr="00E02554">
        <w:t>detectadas automát</w:t>
      </w:r>
      <w:r w:rsidR="004E5880" w:rsidRPr="00E02554">
        <w:t xml:space="preserve">icamente. Luego si desea puede </w:t>
      </w:r>
      <w:r w:rsidRPr="00E02554">
        <w:t>revisar y corregir manualmente las directivas que fueron detectadas usando la aplicación.</w:t>
      </w:r>
    </w:p>
    <w:p w:rsidR="002E1EA1" w:rsidRPr="00E02554" w:rsidRDefault="002E1EA1" w:rsidP="00EE2482">
      <w:r w:rsidRPr="00E02554">
        <w:t xml:space="preserve">Este tipo de usuario documenta potencialmente una librería grande con varias clases y comentarios. Revisar manualmente todos los comentarios en búsqueda de las directivas es un proceso demasiado largo, pero con </w:t>
      </w:r>
      <w:del w:id="1740" w:author="Gabriel Correa" w:date="2015-08-27T22:50:00Z">
        <w:r w:rsidRPr="00E02554" w:rsidDel="007E2915">
          <w:delText>&lt;NombrePrograma&gt;</w:delText>
        </w:r>
      </w:del>
      <w:ins w:id="1741" w:author="Gabriel Correa" w:date="2015-08-27T22:50:00Z">
        <w:r w:rsidR="007E2915">
          <w:t>CHi</w:t>
        </w:r>
      </w:ins>
      <w:r w:rsidRPr="00E02554">
        <w:t xml:space="preserve"> </w:t>
      </w:r>
      <w:del w:id="1742" w:author="Gabriel Correa" w:date="2015-08-28T01:25:00Z">
        <w:r w:rsidRPr="00E02554" w:rsidDel="00FF6ABF">
          <w:delText xml:space="preserve">las </w:delText>
        </w:r>
      </w:del>
      <w:ins w:id="1743" w:author="Gabriel Correa" w:date="2015-08-28T01:26:00Z">
        <w:r w:rsidR="00FF6ABF">
          <w:t xml:space="preserve">alto porcentaje </w:t>
        </w:r>
      </w:ins>
      <w:del w:id="1744" w:author="Gabriel Correa" w:date="2015-08-28T01:25:00Z">
        <w:r w:rsidRPr="00E02554" w:rsidDel="00FF6ABF">
          <w:delText xml:space="preserve">gran mayoría </w:delText>
        </w:r>
      </w:del>
      <w:r w:rsidRPr="00E02554">
        <w:t xml:space="preserve">de las directivas son destacadas automáticamente. Luego el usuario puede revisar las frases destacadas porque algunas de ellas pueden ser realmente comentarios normales. </w:t>
      </w:r>
      <w:r w:rsidR="00021069" w:rsidRPr="00E02554">
        <w:t>Se asume que e</w:t>
      </w:r>
      <w:r w:rsidRPr="00E02554">
        <w:t xml:space="preserve">l usuario necesita que el programa pueda </w:t>
      </w:r>
      <w:r w:rsidR="00021069" w:rsidRPr="00E02554">
        <w:t>detectar más del 85% de las directivas.</w:t>
      </w:r>
    </w:p>
    <w:p w:rsidR="00EE2482" w:rsidRPr="00E02554" w:rsidRDefault="00EE2482" w:rsidP="00EE2482"/>
    <w:p w:rsidR="00EE2482" w:rsidRDefault="007F6B63" w:rsidP="007F6B63">
      <w:pPr>
        <w:pStyle w:val="Ttulo3"/>
      </w:pPr>
      <w:bookmarkStart w:id="1745" w:name="_Toc428510371"/>
      <w:r>
        <w:t xml:space="preserve">Usuario </w:t>
      </w:r>
      <w:r w:rsidR="00EE2482" w:rsidRPr="00473570">
        <w:t>In</w:t>
      </w:r>
      <w:r w:rsidR="001C670B">
        <w:t>vestigador de Text Mining</w:t>
      </w:r>
      <w:bookmarkEnd w:id="1745"/>
    </w:p>
    <w:p w:rsidR="00EE2482" w:rsidRPr="00E02554" w:rsidRDefault="00EE2482" w:rsidP="00EE2482">
      <w:r w:rsidRPr="00E02554">
        <w:t>Un investigador o desarrollador que desea aplicar Text Mi</w:t>
      </w:r>
      <w:r w:rsidR="007F6B63" w:rsidRPr="00E02554">
        <w:t xml:space="preserve">ning a la documentación de una </w:t>
      </w:r>
      <w:r w:rsidRPr="00E02554">
        <w:t xml:space="preserve">API o bien a un conjunto de comentarios de código fuente. Posiblemente incluso crear </w:t>
      </w:r>
      <w:r w:rsidRPr="00E02554">
        <w:tab/>
      </w:r>
      <w:r w:rsidR="007F6B63" w:rsidRPr="00E02554">
        <w:t xml:space="preserve">mejores modelos de predicción </w:t>
      </w:r>
      <w:r w:rsidRPr="00E02554">
        <w:t xml:space="preserve">de directivas. Va a usar el programa para pre-procesar </w:t>
      </w:r>
      <w:r w:rsidRPr="00E02554">
        <w:tab/>
        <w:t xml:space="preserve">datos que luego usará en Weka u otra </w:t>
      </w:r>
      <w:r w:rsidR="007F6B63" w:rsidRPr="00E02554">
        <w:t>h</w:t>
      </w:r>
      <w:r w:rsidRPr="00E02554">
        <w:t>erramienta s</w:t>
      </w:r>
      <w:r w:rsidR="007F6B63" w:rsidRPr="00E02554">
        <w:t xml:space="preserve">imilar. Puede además modificar </w:t>
      </w:r>
      <w:r w:rsidRPr="00E02554">
        <w:t xml:space="preserve">manualmente cuáles son las </w:t>
      </w:r>
      <w:r w:rsidR="002204E3" w:rsidRPr="00E02554">
        <w:t xml:space="preserve">directivas en la aplicación web para editar su set de datos con mayor </w:t>
      </w:r>
      <w:commentRangeStart w:id="1746"/>
      <w:r w:rsidR="002204E3" w:rsidRPr="00E02554">
        <w:t>facilidad</w:t>
      </w:r>
      <w:commentRangeEnd w:id="1746"/>
      <w:r w:rsidR="00BF7FE6">
        <w:rPr>
          <w:rStyle w:val="Refdecomentario"/>
        </w:rPr>
        <w:commentReference w:id="1746"/>
      </w:r>
      <w:r w:rsidR="002204E3" w:rsidRPr="00E02554">
        <w:t>.</w:t>
      </w:r>
    </w:p>
    <w:p w:rsidR="00083495" w:rsidRPr="00E02554" w:rsidRDefault="002204E3" w:rsidP="00EE2482">
      <w:r w:rsidRPr="00E02554">
        <w:t xml:space="preserve">El pre-procesamiento de datos para aplicar Text Mining puede ser tedioso. En el caso de texto de la documentación de una API, el pre-proceso de esta información significa extraer todos los comentarios de cada archivo de código fuente, posiblemente separarlo por frases y luego dejar los </w:t>
      </w:r>
      <w:r w:rsidRPr="00E02554">
        <w:lastRenderedPageBreak/>
        <w:t xml:space="preserve">datos en un formato compatible con Weka por ejemplo. Es por </w:t>
      </w:r>
      <w:del w:id="1747" w:author="Gabriel Correa" w:date="2015-08-28T01:27:00Z">
        <w:r w:rsidRPr="00E02554" w:rsidDel="00BF7FE6">
          <w:delText xml:space="preserve">esto </w:delText>
        </w:r>
      </w:del>
      <w:ins w:id="1748" w:author="Gabriel Correa" w:date="2015-08-28T01:27:00Z">
        <w:r w:rsidR="00BF7FE6">
          <w:t>esta razón</w:t>
        </w:r>
        <w:r w:rsidR="00BF7FE6" w:rsidRPr="00E02554">
          <w:t xml:space="preserve"> </w:t>
        </w:r>
      </w:ins>
      <w:r w:rsidRPr="00E02554">
        <w:t xml:space="preserve">que </w:t>
      </w:r>
      <w:del w:id="1749" w:author="Gabriel Correa" w:date="2015-08-28T01:28:00Z">
        <w:r w:rsidRPr="00E02554" w:rsidDel="00BF7FE6">
          <w:delText>este tipo</w:delText>
        </w:r>
      </w:del>
      <w:ins w:id="1750" w:author="Gabriel Correa" w:date="2015-08-28T01:28:00Z">
        <w:r w:rsidR="00BF7FE6">
          <w:t>un</w:t>
        </w:r>
      </w:ins>
      <w:del w:id="1751" w:author="Gabriel Correa" w:date="2015-08-28T01:28:00Z">
        <w:r w:rsidRPr="00E02554" w:rsidDel="00BF7FE6">
          <w:delText xml:space="preserve"> de</w:delText>
        </w:r>
      </w:del>
      <w:r w:rsidRPr="00E02554">
        <w:t xml:space="preserve"> usuario puede tener interés en </w:t>
      </w:r>
      <w:del w:id="1752" w:author="Gabriel Correa" w:date="2015-08-28T01:28:00Z">
        <w:r w:rsidRPr="00E02554" w:rsidDel="00BF7FE6">
          <w:delText xml:space="preserve">utilizar </w:delText>
        </w:r>
      </w:del>
      <w:ins w:id="1753" w:author="Gabriel Correa" w:date="2015-08-28T01:28:00Z">
        <w:r w:rsidR="00BF7FE6">
          <w:t>usar las funciones de</w:t>
        </w:r>
        <w:r w:rsidR="00BF7FE6" w:rsidRPr="00E02554">
          <w:t xml:space="preserve"> </w:t>
        </w:r>
      </w:ins>
      <w:del w:id="1754" w:author="Gabriel Correa" w:date="2015-08-27T22:50:00Z">
        <w:r w:rsidRPr="00E02554" w:rsidDel="007E2915">
          <w:delText>&lt;NombrePrograma&gt;</w:delText>
        </w:r>
      </w:del>
      <w:ins w:id="1755" w:author="Gabriel Correa" w:date="2015-08-27T22:50:00Z">
        <w:r w:rsidR="007E2915">
          <w:t>CHi</w:t>
        </w:r>
      </w:ins>
      <w:r w:rsidRPr="00E02554">
        <w:t>.</w:t>
      </w:r>
    </w:p>
    <w:p w:rsidR="00EE2482" w:rsidRPr="00E02554" w:rsidRDefault="00EE2482" w:rsidP="00EE2482"/>
    <w:p w:rsidR="007F6B63" w:rsidRDefault="007F6B63" w:rsidP="007F6B63">
      <w:pPr>
        <w:pStyle w:val="Ttulo2"/>
      </w:pPr>
      <w:bookmarkStart w:id="1756" w:name="_Toc428510372"/>
      <w:r>
        <w:t>Casos de Uso</w:t>
      </w:r>
      <w:bookmarkEnd w:id="1756"/>
    </w:p>
    <w:p w:rsidR="007F6B63" w:rsidRDefault="007F6B63" w:rsidP="007F6B63">
      <w:pPr>
        <w:pStyle w:val="Ttulo3"/>
      </w:pPr>
      <w:bookmarkStart w:id="1757" w:name="_Ref428278205"/>
      <w:bookmarkStart w:id="1758" w:name="_Toc428510373"/>
      <w:r>
        <w:t xml:space="preserve">Documentador de </w:t>
      </w:r>
      <w:commentRangeStart w:id="1759"/>
      <w:r>
        <w:t>API</w:t>
      </w:r>
      <w:commentRangeEnd w:id="1759"/>
      <w:r>
        <w:rPr>
          <w:rStyle w:val="Refdecomentario"/>
          <w:rFonts w:asciiTheme="minorHAnsi" w:eastAsiaTheme="minorEastAsia" w:hAnsiTheme="minorHAnsi" w:cstheme="minorBidi"/>
          <w:b w:val="0"/>
          <w:bCs w:val="0"/>
          <w:i/>
          <w:iCs/>
          <w:color w:val="auto"/>
        </w:rPr>
        <w:commentReference w:id="1759"/>
      </w:r>
      <w:bookmarkEnd w:id="1757"/>
      <w:bookmarkEnd w:id="1758"/>
    </w:p>
    <w:p w:rsidR="007F6B63" w:rsidRPr="00E02554" w:rsidRDefault="007F6B63" w:rsidP="007F6B63">
      <w:r w:rsidRPr="00E02554">
        <w:t xml:space="preserve">Usuario crea nuevo proyecto seleccionando una carpeta en su directorio local. Su carpeta contiene los archivos con extensión .java y contiene más carpetas internas que a su vez contienen otros archivos .java. La carpeta también contiene archivos .txt y .html los cuales </w:t>
      </w:r>
      <w:commentRangeStart w:id="1760"/>
      <w:r w:rsidRPr="00E02554">
        <w:t>no son considerados</w:t>
      </w:r>
      <w:commentRangeEnd w:id="1760"/>
      <w:r w:rsidRPr="00E02554">
        <w:rPr>
          <w:rStyle w:val="Refdecomentario"/>
          <w:sz w:val="24"/>
          <w:rPrChange w:id="1761" w:author="Gabriel Correa" w:date="2015-08-25T14:24:00Z">
            <w:rPr>
              <w:rStyle w:val="Refdecomentario"/>
              <w:rFonts w:eastAsiaTheme="majorEastAsia" w:cstheme="majorBidi"/>
              <w:b/>
              <w:bCs/>
              <w:color w:val="4F81BD" w:themeColor="accent1"/>
            </w:rPr>
          </w:rPrChange>
        </w:rPr>
        <w:commentReference w:id="1760"/>
      </w:r>
      <w:r w:rsidRPr="00E02554">
        <w:t xml:space="preserve">. Para terminar de crear el proyecto elige si el programa va a destacar las directivas o si el proyecto comenzará sin frases destacadas. Tiene tres opciones: no adivinar directivas, adivinar usando el clasificador de Machine Learning o adivinar usando </w:t>
      </w:r>
      <w:commentRangeStart w:id="1762"/>
      <w:r w:rsidRPr="00E02554">
        <w:t>keywords</w:t>
      </w:r>
      <w:commentRangeEnd w:id="1762"/>
      <w:r w:rsidRPr="00E02554">
        <w:rPr>
          <w:rStyle w:val="Refdecomentario"/>
          <w:sz w:val="24"/>
          <w:rPrChange w:id="1763" w:author="Gabriel Correa" w:date="2015-08-25T14:24:00Z">
            <w:rPr>
              <w:rStyle w:val="Refdecomentario"/>
              <w:rFonts w:eastAsiaTheme="majorEastAsia" w:cstheme="majorBidi"/>
              <w:b/>
              <w:bCs/>
              <w:color w:val="4F81BD" w:themeColor="accent1"/>
            </w:rPr>
          </w:rPrChange>
        </w:rPr>
        <w:commentReference w:id="1762"/>
      </w:r>
      <w:r w:rsidRPr="00E02554">
        <w:t>. El usuario elige adivinar automáticamente las directivas con un clasificador de Machine Learning</w:t>
      </w:r>
      <w:bookmarkStart w:id="1764" w:name="_GoBack"/>
      <w:bookmarkEnd w:id="1764"/>
      <w:del w:id="1765" w:author="Gabriel Correa" w:date="2015-08-28T07:43:00Z">
        <w:r w:rsidRPr="00E02554" w:rsidDel="0067283D">
          <w:rPr>
            <w:rStyle w:val="Refdenotaalpie"/>
          </w:rPr>
          <w:footnoteReference w:id="5"/>
        </w:r>
      </w:del>
      <w:r w:rsidRPr="00E02554">
        <w:t xml:space="preserve"> que viene con la aplicación.</w:t>
      </w:r>
    </w:p>
    <w:p w:rsidR="007F6B63" w:rsidRPr="00E02554" w:rsidRDefault="007F6B63" w:rsidP="007F6B63">
      <w:r w:rsidRPr="00E02554">
        <w:t>Luego, la página toma unos segundos en procesar los archivos y después aparece el primer comentario de API, indicando que el proyecto ya ha sido creado y está listo para ser manualmente revisado.</w:t>
      </w:r>
    </w:p>
    <w:p w:rsidR="007F6B63" w:rsidRPr="00E02554" w:rsidRDefault="007F6B63" w:rsidP="007F6B63">
      <w:r w:rsidRPr="00E02554">
        <w:t xml:space="preserve">El usuario decide revisar una parte de las frases destacadas por el programa, usando las flechas y tecla de espacio de su teclado. Corrige algunas frases destacadas como directiva porque no eran instrucciones importantes y el programa se equivocó clasificando esos casos. Pero el usuario encuentra varios otros casos que si están correctamente adivinados por el programa. El usuario no revisa las frases no destacadas pues son demasiadas y sabe que es poco probable encontrar directivas que no fueron detectadas porque el clasificador de Machine learning de </w:t>
      </w:r>
      <w:del w:id="1768" w:author="Gabriel Correa" w:date="2015-08-27T22:50:00Z">
        <w:r w:rsidRPr="00E02554" w:rsidDel="007E2915">
          <w:delText>&lt;NombrePrograma&gt;</w:delText>
        </w:r>
      </w:del>
      <w:ins w:id="1769" w:author="Gabriel Correa" w:date="2015-08-27T22:50:00Z">
        <w:r w:rsidR="007E2915">
          <w:t>CHi</w:t>
        </w:r>
      </w:ins>
      <w:r w:rsidRPr="00E02554">
        <w:t xml:space="preserve"> suele equivocarse poco en </w:t>
      </w:r>
      <w:commentRangeStart w:id="1770"/>
      <w:r w:rsidRPr="00E02554">
        <w:t>esto</w:t>
      </w:r>
      <w:commentRangeEnd w:id="1770"/>
      <w:r w:rsidR="001876CD" w:rsidRPr="00E02554">
        <w:rPr>
          <w:rStyle w:val="Refdecomentario"/>
          <w:sz w:val="24"/>
          <w:rPrChange w:id="1771" w:author="Gabriel Correa" w:date="2015-08-25T14:24:00Z">
            <w:rPr>
              <w:rStyle w:val="Refdecomentario"/>
              <w:rFonts w:eastAsiaTheme="majorEastAsia" w:cstheme="majorBidi"/>
              <w:b/>
              <w:bCs/>
              <w:color w:val="4F81BD" w:themeColor="accent1"/>
            </w:rPr>
          </w:rPrChange>
        </w:rPr>
        <w:commentReference w:id="1770"/>
      </w:r>
      <w:r w:rsidRPr="00E02554">
        <w:t>.</w:t>
      </w:r>
    </w:p>
    <w:p w:rsidR="007F6B63" w:rsidRPr="00E02554" w:rsidRDefault="007F6B63" w:rsidP="007F6B63"/>
    <w:p w:rsidR="007F6B63" w:rsidRDefault="007F6B63" w:rsidP="007F6B63">
      <w:pPr>
        <w:pStyle w:val="Ttulo3"/>
      </w:pPr>
      <w:bookmarkStart w:id="1772" w:name="_Toc428510374"/>
      <w:r>
        <w:t>Investigador de Text Mining</w:t>
      </w:r>
      <w:bookmarkEnd w:id="1772"/>
    </w:p>
    <w:p w:rsidR="007F6B63" w:rsidRPr="00E02554" w:rsidRDefault="007F6B63" w:rsidP="007F6B63">
      <w:r w:rsidRPr="00E02554">
        <w:t xml:space="preserve">Usuario crea nuevo proyecto seleccionando una carpeta en su directorio local. Su carpeta contiene los archivos con extensión .java y contiene más carpetas internas que a su vez contienen otros archivos .java. La carpeta contiene otros archivos .txt y .html, pero estos </w:t>
      </w:r>
      <w:commentRangeStart w:id="1773"/>
      <w:r w:rsidRPr="00E02554">
        <w:t>no son considerados</w:t>
      </w:r>
      <w:commentRangeEnd w:id="1773"/>
      <w:r w:rsidRPr="00E02554">
        <w:rPr>
          <w:rStyle w:val="Refdecomentario"/>
          <w:sz w:val="24"/>
          <w:rPrChange w:id="1774" w:author="Gabriel Correa" w:date="2015-08-25T14:24:00Z">
            <w:rPr>
              <w:rStyle w:val="Refdecomentario"/>
              <w:rFonts w:eastAsiaTheme="majorEastAsia" w:cstheme="majorBidi"/>
              <w:b/>
              <w:bCs/>
              <w:color w:val="4F81BD" w:themeColor="accent1"/>
            </w:rPr>
          </w:rPrChange>
        </w:rPr>
        <w:commentReference w:id="1773"/>
      </w:r>
      <w:r w:rsidRPr="00E02554">
        <w:t>.</w:t>
      </w:r>
    </w:p>
    <w:p w:rsidR="007F6B63" w:rsidRPr="00E02554" w:rsidRDefault="007F6B63" w:rsidP="007F6B63">
      <w:r w:rsidRPr="00E02554">
        <w:t>Luego de seleccionar la carpeta, la página toma unos segundos en procesar los archivos y luego muestra el primer comentario de API, indicando que el proyecto ya ha sido creado y está listo para ser manualmente revisado.</w:t>
      </w:r>
    </w:p>
    <w:p w:rsidR="007F6B63" w:rsidRPr="00E02554" w:rsidRDefault="007F6B63" w:rsidP="007F6B63">
      <w:r w:rsidRPr="00E02554">
        <w:t>El usuario revisa y marca varias frases de la documentación de su API, usando las flechas y tecla de espacio de su teclado y cuando ha terminado, presiona el botón de exportar datos para generar un archivo .csv y un archivo .arff.</w:t>
      </w:r>
    </w:p>
    <w:p w:rsidR="007F6B63" w:rsidRPr="00E02554" w:rsidRDefault="007F6B63" w:rsidP="007F6B63">
      <w:r w:rsidRPr="00E02554">
        <w:t>El usuario luego aplica algoritmos de Machine Learning o análisis de Text Mining en el programa Weka abriendo el archivo .arff que contiene las frases de documentación que él manualmente revisó. Ahora puede probar con distintos clasificadores en esos datos para mejorar su modelo predictivo de directivas, con el fin de obtener un clasificador que en el futuro pueda adivinar con más precisión cuales frases son directivas dentro de la documentación de una API.</w:t>
      </w:r>
    </w:p>
    <w:p w:rsidR="007F6B63" w:rsidRPr="00E02554" w:rsidRDefault="007F6B63" w:rsidP="007F6B63"/>
    <w:p w:rsidR="00EE2482" w:rsidRDefault="00EE2482" w:rsidP="00EE2482">
      <w:pPr>
        <w:pStyle w:val="Ttulo2"/>
      </w:pPr>
      <w:bookmarkStart w:id="1775" w:name="_Toc428510375"/>
      <w:r>
        <w:lastRenderedPageBreak/>
        <w:t xml:space="preserve">Interfaz de </w:t>
      </w:r>
      <w:del w:id="1776" w:author="Gabriel Correa" w:date="2015-08-27T22:50:00Z">
        <w:r w:rsidDel="007E2915">
          <w:delText>&lt;NombrePrograma&gt;</w:delText>
        </w:r>
      </w:del>
      <w:ins w:id="1777" w:author="Gabriel Correa" w:date="2015-08-27T22:50:00Z">
        <w:r w:rsidR="007E2915">
          <w:t>CHi</w:t>
        </w:r>
      </w:ins>
      <w:bookmarkEnd w:id="1775"/>
    </w:p>
    <w:p w:rsidR="00EE2482" w:rsidRPr="00E02554" w:rsidRDefault="00EE2482" w:rsidP="00EE2482">
      <w:r w:rsidRPr="00E02554">
        <w:t xml:space="preserve">En la siguiente imagen se muestra la interfaz de </w:t>
      </w:r>
      <w:del w:id="1778" w:author="Gabriel Correa" w:date="2015-08-27T22:50:00Z">
        <w:r w:rsidRPr="00E02554" w:rsidDel="007E2915">
          <w:delText>&lt;NombrePrograma&gt;</w:delText>
        </w:r>
      </w:del>
      <w:ins w:id="1779" w:author="Gabriel Correa" w:date="2015-08-27T22:50:00Z">
        <w:r w:rsidR="007E2915">
          <w:t>CHi</w:t>
        </w:r>
      </w:ins>
      <w:r w:rsidRPr="00E02554">
        <w:t xml:space="preserve"> y luego se detalla cada componente y funcionalidad.</w:t>
      </w:r>
    </w:p>
    <w:p w:rsidR="00EE2482" w:rsidRPr="00E02554" w:rsidRDefault="00EE2482" w:rsidP="00EE2482">
      <w:r w:rsidRPr="007C2995">
        <w:rPr>
          <w:noProof/>
        </w:rPr>
        <w:drawing>
          <wp:inline distT="0" distB="0" distL="0" distR="0" wp14:anchorId="2D5B9E66" wp14:editId="2ED883BA">
            <wp:extent cx="6106795" cy="3637915"/>
            <wp:effectExtent l="0" t="0" r="8255" b="63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web.bmp"/>
                    <pic:cNvPicPr/>
                  </pic:nvPicPr>
                  <pic:blipFill>
                    <a:blip r:embed="rId23">
                      <a:extLst>
                        <a:ext uri="{28A0092B-C50C-407E-A947-70E740481C1C}">
                          <a14:useLocalDpi xmlns:a14="http://schemas.microsoft.com/office/drawing/2010/main" val="0"/>
                        </a:ext>
                      </a:extLst>
                    </a:blip>
                    <a:stretch>
                      <a:fillRect/>
                    </a:stretch>
                  </pic:blipFill>
                  <pic:spPr>
                    <a:xfrm>
                      <a:off x="0" y="0"/>
                      <a:ext cx="6106795" cy="3637915"/>
                    </a:xfrm>
                    <a:prstGeom prst="rect">
                      <a:avLst/>
                    </a:prstGeom>
                  </pic:spPr>
                </pic:pic>
              </a:graphicData>
            </a:graphic>
          </wp:inline>
        </w:drawing>
      </w:r>
    </w:p>
    <w:p w:rsidR="00EE2482" w:rsidRPr="00E02554" w:rsidRDefault="00EE2482" w:rsidP="00EE2482">
      <w:pPr>
        <w:jc w:val="center"/>
        <w:rPr>
          <w:color w:val="A6A6A6" w:themeColor="background1" w:themeShade="A6"/>
          <w:szCs w:val="20"/>
          <w:rPrChange w:id="1780" w:author="Gabriel Correa" w:date="2015-08-25T14:24:00Z">
            <w:rPr>
              <w:color w:val="A6A6A6" w:themeColor="background1" w:themeShade="A6"/>
              <w:sz w:val="20"/>
              <w:szCs w:val="20"/>
            </w:rPr>
          </w:rPrChange>
        </w:rPr>
      </w:pPr>
      <w:r w:rsidRPr="00E02554">
        <w:rPr>
          <w:color w:val="A6A6A6" w:themeColor="background1" w:themeShade="A6"/>
          <w:szCs w:val="20"/>
          <w:rPrChange w:id="1781" w:author="Gabriel Correa" w:date="2015-08-25T14:24:00Z">
            <w:rPr>
              <w:rFonts w:eastAsiaTheme="majorEastAsia" w:cstheme="majorBidi"/>
              <w:b/>
              <w:bCs/>
              <w:color w:val="A6A6A6" w:themeColor="background1" w:themeShade="A6"/>
              <w:sz w:val="20"/>
              <w:szCs w:val="20"/>
            </w:rPr>
          </w:rPrChange>
        </w:rPr>
        <w:t>(</w:t>
      </w:r>
      <w:proofErr w:type="gramStart"/>
      <w:r w:rsidRPr="00E02554">
        <w:rPr>
          <w:color w:val="A6A6A6" w:themeColor="background1" w:themeShade="A6"/>
          <w:szCs w:val="20"/>
          <w:rPrChange w:id="1782" w:author="Gabriel Correa" w:date="2015-08-25T14:24:00Z">
            <w:rPr>
              <w:rFonts w:eastAsiaTheme="majorEastAsia" w:cstheme="majorBidi"/>
              <w:b/>
              <w:bCs/>
              <w:color w:val="A6A6A6" w:themeColor="background1" w:themeShade="A6"/>
              <w:sz w:val="20"/>
              <w:szCs w:val="20"/>
            </w:rPr>
          </w:rPrChange>
        </w:rPr>
        <w:t>esta</w:t>
      </w:r>
      <w:proofErr w:type="gramEnd"/>
      <w:r w:rsidRPr="00E02554">
        <w:rPr>
          <w:color w:val="A6A6A6" w:themeColor="background1" w:themeShade="A6"/>
          <w:szCs w:val="20"/>
          <w:rPrChange w:id="1783" w:author="Gabriel Correa" w:date="2015-08-25T14:24:00Z">
            <w:rPr>
              <w:rFonts w:eastAsiaTheme="majorEastAsia" w:cstheme="majorBidi"/>
              <w:b/>
              <w:bCs/>
              <w:color w:val="A6A6A6" w:themeColor="background1" w:themeShade="A6"/>
              <w:sz w:val="20"/>
              <w:szCs w:val="20"/>
            </w:rPr>
          </w:rPrChange>
        </w:rPr>
        <w:t xml:space="preserve"> imagen va a ser actualizada y mejorada después)</w:t>
      </w:r>
    </w:p>
    <w:p w:rsidR="00EE2482" w:rsidRPr="00E02554" w:rsidRDefault="00EE2482" w:rsidP="00EE2482"/>
    <w:p w:rsidR="00EE2482" w:rsidRPr="00E02554" w:rsidRDefault="00EE2482" w:rsidP="00EE2482"/>
    <w:p w:rsidR="00EE2482" w:rsidRDefault="00EE2482" w:rsidP="00112E72">
      <w:pPr>
        <w:pStyle w:val="Prrafodelista"/>
        <w:numPr>
          <w:ilvl w:val="0"/>
          <w:numId w:val="52"/>
        </w:numPr>
        <w:pPrChange w:id="1784" w:author="Gabriel Correa" w:date="2015-08-28T07:28:00Z">
          <w:pPr>
            <w:pStyle w:val="Prrafodelista"/>
            <w:numPr>
              <w:numId w:val="33"/>
            </w:numPr>
            <w:ind w:hanging="360"/>
          </w:pPr>
        </w:pPrChange>
      </w:pPr>
      <w:r>
        <w:t>Comenzar nuevo proyecto</w:t>
      </w:r>
      <w:r w:rsidRPr="007E36A7">
        <w:t xml:space="preserve"> </w:t>
      </w:r>
    </w:p>
    <w:p w:rsidR="00EE2482" w:rsidRDefault="00EE2482" w:rsidP="00112E72">
      <w:pPr>
        <w:ind w:left="1416"/>
        <w:pPrChange w:id="1785" w:author="Gabriel Correa" w:date="2015-08-28T07:28:00Z">
          <w:pPr>
            <w:pStyle w:val="Prrafodelista"/>
            <w:ind w:left="1440"/>
          </w:pPr>
        </w:pPrChange>
      </w:pPr>
      <w:r>
        <w:t>Selecciona la carpeta que contiene tu código fuente Java.</w:t>
      </w:r>
    </w:p>
    <w:p w:rsidR="00EE2482" w:rsidRDefault="00EE2482" w:rsidP="00112E72">
      <w:pPr>
        <w:pStyle w:val="Prrafodelista"/>
        <w:numPr>
          <w:ilvl w:val="0"/>
          <w:numId w:val="52"/>
        </w:numPr>
        <w:pPrChange w:id="1786" w:author="Gabriel Correa" w:date="2015-08-28T07:28:00Z">
          <w:pPr>
            <w:pStyle w:val="Prrafodelista"/>
            <w:numPr>
              <w:numId w:val="33"/>
            </w:numPr>
            <w:ind w:hanging="360"/>
          </w:pPr>
        </w:pPrChange>
      </w:pPr>
      <w:r>
        <w:t>Abrir proyecto</w:t>
      </w:r>
    </w:p>
    <w:p w:rsidR="00EE2482" w:rsidRDefault="00EE2482" w:rsidP="00EE2482">
      <w:pPr>
        <w:pStyle w:val="Prrafodelista"/>
        <w:ind w:left="1440"/>
      </w:pPr>
      <w:proofErr w:type="gramStart"/>
      <w:r>
        <w:t>Continua</w:t>
      </w:r>
      <w:proofErr w:type="gramEnd"/>
      <w:r>
        <w:t xml:space="preserve"> revisando un proyecto ya existente.</w:t>
      </w:r>
    </w:p>
    <w:p w:rsidR="00EE2482" w:rsidRDefault="00EE2482" w:rsidP="00112E72">
      <w:pPr>
        <w:pStyle w:val="Prrafodelista"/>
        <w:numPr>
          <w:ilvl w:val="0"/>
          <w:numId w:val="52"/>
        </w:numPr>
        <w:pPrChange w:id="1787" w:author="Gabriel Correa" w:date="2015-08-28T07:29:00Z">
          <w:pPr>
            <w:pStyle w:val="Prrafodelista"/>
            <w:numPr>
              <w:numId w:val="33"/>
            </w:numPr>
            <w:ind w:hanging="360"/>
          </w:pPr>
        </w:pPrChange>
      </w:pPr>
      <w:r>
        <w:t>Navegación con botones (se recomienda usar hotkeys)</w:t>
      </w:r>
    </w:p>
    <w:p w:rsidR="00EE2482" w:rsidRDefault="00EE2482" w:rsidP="00112E72">
      <w:pPr>
        <w:pStyle w:val="Prrafodelista"/>
        <w:ind w:left="1416"/>
        <w:pPrChange w:id="1788" w:author="Gabriel Correa" w:date="2015-08-28T07:29:00Z">
          <w:pPr>
            <w:pStyle w:val="Prrafodelista"/>
            <w:ind w:left="1440"/>
          </w:pPr>
        </w:pPrChange>
      </w:pPr>
      <w:r>
        <w:t>Anda al anterior o siguiente comentario/frase y destaca una frase. Se recomienda usar las teclas de acceso rápido (teclas de flechas y tecla de espacio).</w:t>
      </w:r>
    </w:p>
    <w:p w:rsidR="00EE2482" w:rsidRDefault="00EE2482" w:rsidP="00112E72">
      <w:pPr>
        <w:pStyle w:val="Prrafodelista"/>
        <w:numPr>
          <w:ilvl w:val="0"/>
          <w:numId w:val="52"/>
        </w:numPr>
        <w:pPrChange w:id="1789" w:author="Gabriel Correa" w:date="2015-08-28T07:29:00Z">
          <w:pPr>
            <w:pStyle w:val="Prrafodelista"/>
            <w:numPr>
              <w:numId w:val="33"/>
            </w:numPr>
            <w:ind w:hanging="360"/>
          </w:pPr>
        </w:pPrChange>
      </w:pPr>
      <w:r>
        <w:t>Información</w:t>
      </w:r>
    </w:p>
    <w:p w:rsidR="00EE2482" w:rsidRDefault="00EE2482" w:rsidP="00EE2482">
      <w:pPr>
        <w:pStyle w:val="Prrafodelista"/>
        <w:ind w:left="1440"/>
      </w:pPr>
      <w:r>
        <w:t>ID y path del comentario actual.</w:t>
      </w:r>
    </w:p>
    <w:p w:rsidR="00EE2482" w:rsidRDefault="00EE2482" w:rsidP="00112E72">
      <w:pPr>
        <w:pStyle w:val="Prrafodelista"/>
        <w:numPr>
          <w:ilvl w:val="0"/>
          <w:numId w:val="52"/>
        </w:numPr>
        <w:pPrChange w:id="1790" w:author="Gabriel Correa" w:date="2015-08-28T07:29:00Z">
          <w:pPr>
            <w:pStyle w:val="Prrafodelista"/>
            <w:numPr>
              <w:numId w:val="33"/>
            </w:numPr>
            <w:ind w:hanging="360"/>
          </w:pPr>
        </w:pPrChange>
      </w:pPr>
      <w:r>
        <w:t>Visualización de comentarios</w:t>
      </w:r>
    </w:p>
    <w:p w:rsidR="00EE2482" w:rsidRDefault="00EE2482" w:rsidP="00EE2482">
      <w:pPr>
        <w:pStyle w:val="Prrafodelista"/>
        <w:ind w:left="1440"/>
      </w:pPr>
      <w:r>
        <w:t>Zona donde se despliegan los comentarios.</w:t>
      </w:r>
    </w:p>
    <w:p w:rsidR="00EE2482" w:rsidRDefault="00EE2482" w:rsidP="00112E72">
      <w:pPr>
        <w:pStyle w:val="Prrafodelista"/>
        <w:numPr>
          <w:ilvl w:val="0"/>
          <w:numId w:val="52"/>
        </w:numPr>
        <w:pPrChange w:id="1791" w:author="Gabriel Correa" w:date="2015-08-28T07:29:00Z">
          <w:pPr>
            <w:pStyle w:val="Prrafodelista"/>
            <w:numPr>
              <w:numId w:val="33"/>
            </w:numPr>
            <w:ind w:hanging="360"/>
          </w:pPr>
        </w:pPrChange>
      </w:pPr>
      <w:r>
        <w:t>Ver IDs modificados</w:t>
      </w:r>
    </w:p>
    <w:p w:rsidR="00EE2482" w:rsidRDefault="00EE2482" w:rsidP="00EE2482">
      <w:pPr>
        <w:pStyle w:val="Prrafodelista"/>
        <w:ind w:left="1440"/>
      </w:pPr>
      <w:r>
        <w:t>Ver lista de IDs modificados hasta ahora. Puede ser útil en ciertas circunstancias, como por ejemplo para saber cuál fue la última ID que revisaste.</w:t>
      </w:r>
    </w:p>
    <w:p w:rsidR="00EE2482" w:rsidRDefault="00EE2482" w:rsidP="00112E72">
      <w:pPr>
        <w:pStyle w:val="Prrafodelista"/>
        <w:numPr>
          <w:ilvl w:val="0"/>
          <w:numId w:val="52"/>
        </w:numPr>
        <w:pPrChange w:id="1792" w:author="Gabriel Correa" w:date="2015-08-28T07:29:00Z">
          <w:pPr>
            <w:pStyle w:val="Prrafodelista"/>
            <w:numPr>
              <w:numId w:val="33"/>
            </w:numPr>
            <w:ind w:hanging="360"/>
          </w:pPr>
        </w:pPrChange>
      </w:pPr>
      <w:r>
        <w:t>Exportar proyecto</w:t>
      </w:r>
    </w:p>
    <w:p w:rsidR="00EE2482" w:rsidRDefault="00EE2482" w:rsidP="00EE2482">
      <w:pPr>
        <w:pStyle w:val="Prrafodelista"/>
        <w:ind w:left="1440"/>
      </w:pPr>
      <w:r>
        <w:t>Exportar las marcas manualmente realizadas a .csv y .arff.</w:t>
      </w:r>
    </w:p>
    <w:p w:rsidR="00EE2482" w:rsidRDefault="00EE2482" w:rsidP="00112E72">
      <w:pPr>
        <w:pStyle w:val="Prrafodelista"/>
        <w:numPr>
          <w:ilvl w:val="0"/>
          <w:numId w:val="52"/>
        </w:numPr>
        <w:pPrChange w:id="1793" w:author="Gabriel Correa" w:date="2015-08-28T07:29:00Z">
          <w:pPr>
            <w:pStyle w:val="Prrafodelista"/>
            <w:numPr>
              <w:numId w:val="33"/>
            </w:numPr>
            <w:ind w:hanging="360"/>
          </w:pPr>
        </w:pPrChange>
      </w:pPr>
      <w:r>
        <w:t>Borrar datos</w:t>
      </w:r>
    </w:p>
    <w:p w:rsidR="00EE2482" w:rsidRDefault="00EE2482" w:rsidP="00EE2482">
      <w:pPr>
        <w:pStyle w:val="Prrafodelista"/>
        <w:ind w:left="1440"/>
      </w:pPr>
      <w:r>
        <w:t>Borrar todas las marcas manualmente realizadas.</w:t>
      </w:r>
    </w:p>
    <w:p w:rsidR="00EE2482" w:rsidRDefault="00EE2482" w:rsidP="00EE2482">
      <w:pPr>
        <w:pStyle w:val="Prrafodelista"/>
      </w:pPr>
    </w:p>
    <w:p w:rsidR="00EE2482" w:rsidRDefault="00EE2482" w:rsidP="00EE2482">
      <w:pPr>
        <w:pStyle w:val="Ttulo2"/>
      </w:pPr>
      <w:bookmarkStart w:id="1794" w:name="_Toc428510376"/>
      <w:r>
        <w:t xml:space="preserve">Implementación de </w:t>
      </w:r>
      <w:del w:id="1795" w:author="Gabriel Correa" w:date="2015-08-27T22:50:00Z">
        <w:r w:rsidDel="007E2915">
          <w:delText>&lt;NombrePrograma&gt;</w:delText>
        </w:r>
      </w:del>
      <w:ins w:id="1796" w:author="Gabriel Correa" w:date="2015-08-27T22:50:00Z">
        <w:r w:rsidR="007E2915">
          <w:t>CHi</w:t>
        </w:r>
      </w:ins>
      <w:bookmarkEnd w:id="1794"/>
    </w:p>
    <w:p w:rsidR="00EE2482" w:rsidRDefault="00E62247" w:rsidP="00EE2482">
      <w:pPr>
        <w:pStyle w:val="Prrafodelista"/>
        <w:numPr>
          <w:ilvl w:val="0"/>
          <w:numId w:val="19"/>
        </w:numPr>
      </w:pPr>
      <w:ins w:id="1797" w:author="Gabriel Correa" w:date="2015-08-27T22:54:00Z">
        <w:r>
          <w:t>[[</w:t>
        </w:r>
      </w:ins>
      <w:r w:rsidR="00EE2482">
        <w:t>Extracción de comentarios de varios archivos en una carpeta</w:t>
      </w:r>
      <w:ins w:id="1798" w:author="Gabriel Correa" w:date="2015-08-27T22:54:00Z">
        <w:r>
          <w:t>]]</w:t>
        </w:r>
      </w:ins>
    </w:p>
    <w:p w:rsidR="00EE2482" w:rsidRDefault="00E62247" w:rsidP="00EE2482">
      <w:pPr>
        <w:pStyle w:val="Prrafodelista"/>
        <w:numPr>
          <w:ilvl w:val="0"/>
          <w:numId w:val="19"/>
        </w:numPr>
      </w:pPr>
      <w:ins w:id="1799" w:author="Gabriel Correa" w:date="2015-08-27T22:54:00Z">
        <w:r>
          <w:t>[[</w:t>
        </w:r>
      </w:ins>
      <w:r w:rsidR="00EE2482">
        <w:t>Mostrar capacidades de la página, imágenes, input, output, hablar de importancia de hotkeys, hablar de dificultades encontradas para lograr una buena visualización de comentarios</w:t>
      </w:r>
      <w:ins w:id="1800" w:author="Gabriel Correa" w:date="2015-08-27T22:54:00Z">
        <w:r>
          <w:t>]]</w:t>
        </w:r>
      </w:ins>
    </w:p>
    <w:p w:rsidR="00EE2482" w:rsidRDefault="00E62247" w:rsidP="00EE2482">
      <w:pPr>
        <w:pStyle w:val="Prrafodelista"/>
        <w:numPr>
          <w:ilvl w:val="0"/>
          <w:numId w:val="19"/>
        </w:numPr>
      </w:pPr>
      <w:ins w:id="1801" w:author="Gabriel Correa" w:date="2015-08-27T22:54:00Z">
        <w:r>
          <w:t>[[</w:t>
        </w:r>
      </w:ins>
      <w:r w:rsidR="00EE2482">
        <w:t>Visualización de comentarios</w:t>
      </w:r>
      <w:ins w:id="1802" w:author="Gabriel Correa" w:date="2015-08-27T21:07:00Z">
        <w:r w:rsidR="00E00962">
          <w:t>, incluir quizás intentos fallidos</w:t>
        </w:r>
      </w:ins>
      <w:ins w:id="1803" w:author="Gabriel Correa" w:date="2015-08-27T22:54:00Z">
        <w:r>
          <w:t>]]</w:t>
        </w:r>
      </w:ins>
    </w:p>
    <w:p w:rsidR="00EE2482" w:rsidRDefault="00E62247" w:rsidP="00EE2482">
      <w:pPr>
        <w:pStyle w:val="Prrafodelista"/>
        <w:numPr>
          <w:ilvl w:val="0"/>
          <w:numId w:val="19"/>
        </w:numPr>
      </w:pPr>
      <w:ins w:id="1804" w:author="Gabriel Correa" w:date="2015-08-27T22:54:00Z">
        <w:r>
          <w:t>[[</w:t>
        </w:r>
      </w:ins>
      <w:r w:rsidR="00EE2482">
        <w:t>Extracción de comentarios</w:t>
      </w:r>
      <w:ins w:id="1805" w:author="Gabriel Correa" w:date="2015-08-27T22:54:00Z">
        <w:r>
          <w:t>]]</w:t>
        </w:r>
      </w:ins>
    </w:p>
    <w:p w:rsidR="00EE2482" w:rsidRDefault="00E62247" w:rsidP="00EE2482">
      <w:pPr>
        <w:pStyle w:val="Prrafodelista"/>
        <w:numPr>
          <w:ilvl w:val="0"/>
          <w:numId w:val="19"/>
        </w:numPr>
      </w:pPr>
      <w:ins w:id="1806" w:author="Gabriel Correa" w:date="2015-08-27T22:54:00Z">
        <w:r>
          <w:t>[[</w:t>
        </w:r>
      </w:ins>
      <w:r w:rsidR="00EE2482">
        <w:t>Pre-proceso de comentarios</w:t>
      </w:r>
      <w:ins w:id="1807" w:author="Gabriel Correa" w:date="2015-08-27T22:54:00Z">
        <w:r>
          <w:t>]]</w:t>
        </w:r>
      </w:ins>
    </w:p>
    <w:p w:rsidR="00EE2482" w:rsidRDefault="00E62247" w:rsidP="00EE2482">
      <w:pPr>
        <w:pStyle w:val="Prrafodelista"/>
        <w:numPr>
          <w:ilvl w:val="0"/>
          <w:numId w:val="19"/>
        </w:numPr>
      </w:pPr>
      <w:ins w:id="1808" w:author="Gabriel Correa" w:date="2015-08-27T22:54:00Z">
        <w:r>
          <w:t>[[</w:t>
        </w:r>
      </w:ins>
      <w:r w:rsidR="00EE2482">
        <w:t>Exportación de resultados</w:t>
      </w:r>
      <w:ins w:id="1809" w:author="Gabriel Correa" w:date="2015-08-27T22:54:00Z">
        <w:r>
          <w:t>]]</w:t>
        </w:r>
      </w:ins>
    </w:p>
    <w:p w:rsidR="00EE2482" w:rsidRDefault="00E62247" w:rsidP="00EE2482">
      <w:pPr>
        <w:pStyle w:val="Prrafodelista"/>
        <w:numPr>
          <w:ilvl w:val="0"/>
          <w:numId w:val="19"/>
        </w:numPr>
        <w:rPr>
          <w:ins w:id="1810" w:author="Gabriel Correa" w:date="2015-08-27T21:05:00Z"/>
        </w:rPr>
      </w:pPr>
      <w:ins w:id="1811" w:author="Gabriel Correa" w:date="2015-08-27T22:54:00Z">
        <w:r>
          <w:t>[[</w:t>
        </w:r>
      </w:ins>
      <w:r w:rsidR="00EE2482">
        <w:t>Detalles de cliente-servidor</w:t>
      </w:r>
      <w:ins w:id="1812" w:author="Gabriel Correa" w:date="2015-08-27T22:54:00Z">
        <w:r>
          <w:t>]]</w:t>
        </w:r>
      </w:ins>
    </w:p>
    <w:p w:rsidR="00E00962" w:rsidRPr="006661A8" w:rsidRDefault="00E62247" w:rsidP="00EE2482">
      <w:pPr>
        <w:pStyle w:val="Prrafodelista"/>
        <w:numPr>
          <w:ilvl w:val="0"/>
          <w:numId w:val="19"/>
        </w:numPr>
      </w:pPr>
      <w:ins w:id="1813" w:author="Gabriel Correa" w:date="2015-08-27T22:54:00Z">
        <w:r>
          <w:t>[[</w:t>
        </w:r>
      </w:ins>
      <w:ins w:id="1814" w:author="Gabriel Correa" w:date="2015-08-27T21:05:00Z">
        <w:r w:rsidR="00E00962">
          <w:t>Regex usadas</w:t>
        </w:r>
      </w:ins>
      <w:ins w:id="1815" w:author="Gabriel Correa" w:date="2015-08-27T22:55:00Z">
        <w:r>
          <w:t>]]</w:t>
        </w:r>
      </w:ins>
    </w:p>
    <w:p w:rsidR="00EE2482" w:rsidRDefault="00EE2482" w:rsidP="00EE2482">
      <w:pPr>
        <w:pStyle w:val="Ttulo2"/>
      </w:pPr>
      <w:bookmarkStart w:id="1816" w:name="_Toc428510377"/>
      <w:r>
        <w:t xml:space="preserve">Trabajo Futuro para </w:t>
      </w:r>
      <w:del w:id="1817" w:author="Gabriel Correa" w:date="2015-08-27T22:50:00Z">
        <w:r w:rsidDel="007E2915">
          <w:delText>&lt;NombrePrograma&gt;</w:delText>
        </w:r>
      </w:del>
      <w:ins w:id="1818" w:author="Gabriel Correa" w:date="2015-08-27T22:50:00Z">
        <w:r w:rsidR="007E2915">
          <w:t>CHi</w:t>
        </w:r>
      </w:ins>
      <w:bookmarkEnd w:id="1816"/>
    </w:p>
    <w:p w:rsidR="00EE2482" w:rsidRDefault="00E62247" w:rsidP="00EE2482">
      <w:pPr>
        <w:pStyle w:val="Prrafodelista"/>
        <w:numPr>
          <w:ilvl w:val="0"/>
          <w:numId w:val="19"/>
        </w:numPr>
      </w:pPr>
      <w:ins w:id="1819" w:author="Gabriel Correa" w:date="2015-08-27T22:55:00Z">
        <w:r>
          <w:t>[[</w:t>
        </w:r>
      </w:ins>
      <w:r w:rsidR="00EE2482">
        <w:t>Extensibilidad a otros lenguajes</w:t>
      </w:r>
      <w:ins w:id="1820" w:author="Gabriel Correa" w:date="2015-08-27T22:55:00Z">
        <w:r>
          <w:t>]]</w:t>
        </w:r>
      </w:ins>
    </w:p>
    <w:p w:rsidR="00EE2482" w:rsidRDefault="00E62247" w:rsidP="00EE2482">
      <w:pPr>
        <w:pStyle w:val="Prrafodelista"/>
        <w:numPr>
          <w:ilvl w:val="0"/>
          <w:numId w:val="19"/>
        </w:numPr>
      </w:pPr>
      <w:ins w:id="1821" w:author="Gabriel Correa" w:date="2015-08-27T22:55:00Z">
        <w:r>
          <w:t>[[</w:t>
        </w:r>
      </w:ins>
      <w:r w:rsidR="00EE2482">
        <w:t>Extensibilidad a más clases de comentarios non-directive</w:t>
      </w:r>
      <w:proofErr w:type="gramStart"/>
      <w:r w:rsidR="00EE2482">
        <w:t>,directive</w:t>
      </w:r>
      <w:proofErr w:type="gramEnd"/>
      <w:r w:rsidR="00EE2482">
        <w:t>,…</w:t>
      </w:r>
      <w:ins w:id="1822" w:author="Gabriel Correa" w:date="2015-08-27T22:55:00Z">
        <w:r>
          <w:t>]]</w:t>
        </w:r>
      </w:ins>
    </w:p>
    <w:p w:rsidR="00EE2482" w:rsidRDefault="00E62247" w:rsidP="00EE2482">
      <w:pPr>
        <w:pStyle w:val="Prrafodelista"/>
        <w:numPr>
          <w:ilvl w:val="0"/>
          <w:numId w:val="19"/>
        </w:numPr>
      </w:pPr>
      <w:ins w:id="1823" w:author="Gabriel Correa" w:date="2015-08-27T22:55:00Z">
        <w:r>
          <w:t>[[</w:t>
        </w:r>
      </w:ins>
      <w:r w:rsidR="00EE2482">
        <w:t>Desarrollo Futuro e Ideas Propuestas (ej. Insertar directivas en el javadoc original pasado por el usuario)</w:t>
      </w:r>
      <w:ins w:id="1824" w:author="Gabriel Correa" w:date="2015-08-27T22:55:00Z">
        <w:r>
          <w:t>]]</w:t>
        </w:r>
      </w:ins>
    </w:p>
    <w:p w:rsidR="00EE2482" w:rsidRPr="006661A8" w:rsidRDefault="00E62247" w:rsidP="00EE2482">
      <w:pPr>
        <w:pStyle w:val="Prrafodelista"/>
        <w:numPr>
          <w:ilvl w:val="0"/>
          <w:numId w:val="19"/>
        </w:numPr>
      </w:pPr>
      <w:ins w:id="1825" w:author="Gabriel Correa" w:date="2015-08-27T22:55:00Z">
        <w:r>
          <w:t>[[</w:t>
        </w:r>
      </w:ins>
      <w:r w:rsidR="00EE2482">
        <w:t>Falta insertar directivas en el texto original</w:t>
      </w:r>
      <w:ins w:id="1826" w:author="Gabriel Correa" w:date="2015-08-27T22:55:00Z">
        <w:r>
          <w:t>]]</w:t>
        </w:r>
      </w:ins>
    </w:p>
    <w:p w:rsidR="00141176" w:rsidRDefault="00141176">
      <w:pPr>
        <w:spacing w:after="200" w:line="276" w:lineRule="auto"/>
        <w:jc w:val="left"/>
        <w:rPr>
          <w:ins w:id="1827" w:author="Gabriel Correa" w:date="2015-08-26T11:36:00Z"/>
          <w:rFonts w:eastAsiaTheme="majorEastAsia" w:cstheme="majorBidi"/>
          <w:b/>
          <w:bCs/>
          <w:color w:val="365F91" w:themeColor="accent1" w:themeShade="BF"/>
          <w:sz w:val="28"/>
          <w:szCs w:val="28"/>
        </w:rPr>
      </w:pPr>
      <w:bookmarkStart w:id="1828" w:name="_Ref427234276"/>
      <w:ins w:id="1829" w:author="Gabriel Correa" w:date="2015-08-26T11:36:00Z">
        <w:r>
          <w:br w:type="page"/>
        </w:r>
      </w:ins>
    </w:p>
    <w:p w:rsidR="00EE2482" w:rsidDel="006E029D" w:rsidRDefault="00EE2482" w:rsidP="00EE2482">
      <w:pPr>
        <w:pStyle w:val="Ttulo1"/>
        <w:rPr>
          <w:del w:id="1830" w:author="Gabriel Correa" w:date="2015-08-26T11:37:00Z"/>
        </w:rPr>
      </w:pPr>
      <w:bookmarkStart w:id="1831" w:name="_Toc428510378"/>
      <w:r>
        <w:lastRenderedPageBreak/>
        <w:t>Revisión Manual de Comentarios de API</w:t>
      </w:r>
      <w:bookmarkEnd w:id="1828"/>
      <w:bookmarkEnd w:id="1831"/>
    </w:p>
    <w:p w:rsidR="00EE2482" w:rsidDel="006E029D" w:rsidRDefault="00EE2482">
      <w:pPr>
        <w:pStyle w:val="Ttulo1"/>
        <w:rPr>
          <w:del w:id="1832" w:author="Gabriel Correa" w:date="2015-08-26T11:37:00Z"/>
        </w:rPr>
        <w:pPrChange w:id="1833" w:author="Gabriel Correa" w:date="2015-08-26T11:37:00Z">
          <w:pPr>
            <w:pStyle w:val="Prrafodelista"/>
            <w:numPr>
              <w:numId w:val="23"/>
            </w:numPr>
            <w:ind w:hanging="360"/>
          </w:pPr>
        </w:pPrChange>
      </w:pPr>
      <w:del w:id="1834" w:author="Gabriel Correa" w:date="2015-08-26T11:37:00Z">
        <w:r w:rsidDel="006E029D">
          <w:delText>Explicar Datos del trabajo de Monperrus.</w:delText>
        </w:r>
        <w:bookmarkStart w:id="1835" w:name="_Toc428443025"/>
        <w:bookmarkStart w:id="1836" w:name="_Toc428443101"/>
        <w:bookmarkStart w:id="1837" w:name="_Toc428510379"/>
        <w:bookmarkEnd w:id="1835"/>
        <w:bookmarkEnd w:id="1836"/>
        <w:bookmarkEnd w:id="1837"/>
      </w:del>
    </w:p>
    <w:p w:rsidR="00EE2482" w:rsidDel="006E029D" w:rsidRDefault="00EE2482">
      <w:pPr>
        <w:pStyle w:val="Ttulo1"/>
        <w:rPr>
          <w:del w:id="1838" w:author="Gabriel Correa" w:date="2015-08-26T11:37:00Z"/>
        </w:rPr>
        <w:pPrChange w:id="1839" w:author="Gabriel Correa" w:date="2015-08-26T11:37:00Z">
          <w:pPr>
            <w:pStyle w:val="Prrafodelista"/>
            <w:numPr>
              <w:numId w:val="23"/>
            </w:numPr>
            <w:ind w:hanging="360"/>
          </w:pPr>
        </w:pPrChange>
      </w:pPr>
      <w:del w:id="1840" w:author="Gabriel Correa" w:date="2015-08-26T11:37:00Z">
        <w:r w:rsidDel="006E029D">
          <w:delText>Preparación de los datos de Monperrus, venían en .xml. los necesitamos en .csv</w:delText>
        </w:r>
        <w:r w:rsidRPr="005E1628" w:rsidDel="006E029D">
          <w:delText xml:space="preserve"> </w:delText>
        </w:r>
        <w:bookmarkStart w:id="1841" w:name="_Toc428443026"/>
        <w:bookmarkStart w:id="1842" w:name="_Toc428443102"/>
        <w:bookmarkStart w:id="1843" w:name="_Toc428510380"/>
        <w:bookmarkEnd w:id="1841"/>
        <w:bookmarkEnd w:id="1842"/>
        <w:bookmarkEnd w:id="1843"/>
      </w:del>
    </w:p>
    <w:p w:rsidR="00EE2482" w:rsidRDefault="00EE2482">
      <w:pPr>
        <w:pStyle w:val="Ttulo1"/>
        <w:pPrChange w:id="1844" w:author="Gabriel Correa" w:date="2015-08-26T11:37:00Z">
          <w:pPr>
            <w:pStyle w:val="Prrafodelista"/>
          </w:pPr>
        </w:pPrChange>
      </w:pPr>
      <w:bookmarkStart w:id="1845" w:name="_Ref428453332"/>
      <w:bookmarkStart w:id="1846" w:name="_Toc428510381"/>
      <w:bookmarkEnd w:id="1846"/>
    </w:p>
    <w:bookmarkEnd w:id="1845"/>
    <w:p w:rsidR="00EE2482" w:rsidRPr="00E02554" w:rsidRDefault="00EE2482" w:rsidP="00EE2482">
      <w:r w:rsidRPr="00E02554">
        <w:t>Fue necesario realizar una revisión manual de comentarios para obtener datos requeridos por las herramientas de Machine Learning</w:t>
      </w:r>
      <w:del w:id="1847" w:author="Gabriel Correa" w:date="2015-08-28T01:33:00Z">
        <w:r w:rsidRPr="00E02554" w:rsidDel="00083495">
          <w:delText>. E</w:delText>
        </w:r>
      </w:del>
      <w:ins w:id="1848" w:author="Gabriel Correa" w:date="2015-08-28T01:33:00Z">
        <w:r w:rsidR="00083495">
          <w:t xml:space="preserve">, </w:t>
        </w:r>
      </w:ins>
      <w:ins w:id="1849" w:author="Gabriel Correa" w:date="2015-08-28T01:34:00Z">
        <w:r w:rsidR="00083495">
          <w:t xml:space="preserve">para </w:t>
        </w:r>
      </w:ins>
      <w:del w:id="1850" w:author="Gabriel Correa" w:date="2015-08-28T01:32:00Z">
        <w:r w:rsidRPr="00E02554" w:rsidDel="00083495">
          <w:delText>s decir, fue para que el programa tuviera</w:delText>
        </w:r>
      </w:del>
      <w:del w:id="1851" w:author="Gabriel Correa" w:date="2015-08-28T01:34:00Z">
        <w:r w:rsidRPr="00E02554" w:rsidDel="00083495">
          <w:delText xml:space="preserve"> ejemplos </w:delText>
        </w:r>
      </w:del>
      <w:del w:id="1852" w:author="Gabriel Correa" w:date="2015-08-28T01:33:00Z">
        <w:r w:rsidRPr="00E02554" w:rsidDel="00083495">
          <w:delText xml:space="preserve">con los </w:delText>
        </w:r>
      </w:del>
      <w:del w:id="1853" w:author="Gabriel Correa" w:date="2015-08-28T01:34:00Z">
        <w:r w:rsidRPr="00E02554" w:rsidDel="00083495">
          <w:delText xml:space="preserve">cuales pudiera </w:delText>
        </w:r>
      </w:del>
      <w:ins w:id="1854" w:author="Gabriel Correa" w:date="2015-08-28T01:34:00Z">
        <w:r w:rsidR="00083495">
          <w:t xml:space="preserve">poder </w:t>
        </w:r>
      </w:ins>
      <w:r w:rsidRPr="00E02554">
        <w:t xml:space="preserve">aprender a clasificar comentarios de API. De hecho, se realizaron dos etapas de revisiones manuales la cuales ayudaron a formar los </w:t>
      </w:r>
      <w:r w:rsidRPr="00E02554">
        <w:rPr>
          <w:i/>
        </w:rPr>
        <w:t>datos preliminares</w:t>
      </w:r>
      <w:r w:rsidRPr="00E02554">
        <w:t xml:space="preserve"> y los </w:t>
      </w:r>
      <w:r w:rsidRPr="00E02554">
        <w:rPr>
          <w:i/>
        </w:rPr>
        <w:t>datos finales</w:t>
      </w:r>
      <w:r w:rsidRPr="00E02554">
        <w:t>. Los datos preliminares no resultaron ser de la calidad esperada, lo cual dio razones para formar un refinado set de datos finales.</w:t>
      </w:r>
    </w:p>
    <w:p w:rsidR="00EE2482" w:rsidRPr="00656E07" w:rsidRDefault="00EE2482" w:rsidP="00EE2482">
      <w:r w:rsidRPr="00E02554">
        <w:t xml:space="preserve">Cada comentario de API fue separado por las frases que lo componen. Durante la revisión de los datos preliminares, las frases fueron asignadas a la clase </w:t>
      </w:r>
      <w:ins w:id="1855" w:author="Gabriel Correa" w:date="2015-08-27T14:58:00Z">
        <w:r w:rsidR="00656E07">
          <w:rPr>
            <w:i/>
          </w:rPr>
          <w:t>n</w:t>
        </w:r>
      </w:ins>
      <w:del w:id="1856" w:author="Gabriel Correa" w:date="2015-08-27T14:58:00Z">
        <w:r w:rsidRPr="00E02554" w:rsidDel="00656E07">
          <w:rPr>
            <w:i/>
          </w:rPr>
          <w:delText>N</w:delText>
        </w:r>
      </w:del>
      <w:r w:rsidRPr="00E02554">
        <w:rPr>
          <w:i/>
        </w:rPr>
        <w:t>o-directiva</w:t>
      </w:r>
      <w:r w:rsidRPr="00E02554">
        <w:t xml:space="preserve">, </w:t>
      </w:r>
      <w:ins w:id="1857" w:author="Gabriel Correa" w:date="2015-08-27T14:58:00Z">
        <w:r w:rsidR="00656E07">
          <w:rPr>
            <w:i/>
          </w:rPr>
          <w:t>d</w:t>
        </w:r>
      </w:ins>
      <w:del w:id="1858" w:author="Gabriel Correa" w:date="2015-08-27T14:58:00Z">
        <w:r w:rsidRPr="00E02554" w:rsidDel="00656E07">
          <w:rPr>
            <w:i/>
          </w:rPr>
          <w:delText>D</w:delText>
        </w:r>
      </w:del>
      <w:r w:rsidRPr="00E02554">
        <w:rPr>
          <w:i/>
        </w:rPr>
        <w:t>irectiva</w:t>
      </w:r>
      <w:r w:rsidRPr="00E02554">
        <w:t xml:space="preserve">, o a la clase </w:t>
      </w:r>
      <w:r w:rsidRPr="00E02554">
        <w:rPr>
          <w:i/>
        </w:rPr>
        <w:t>Por-revisar</w:t>
      </w:r>
      <w:r w:rsidRPr="00E02554">
        <w:t xml:space="preserve">, mientras que en los datos finales las frases fueron asignadas a la clase </w:t>
      </w:r>
      <w:ins w:id="1859" w:author="Gabriel Correa" w:date="2015-08-27T14:57:00Z">
        <w:r w:rsidR="00656E07">
          <w:rPr>
            <w:i/>
          </w:rPr>
          <w:t>n</w:t>
        </w:r>
      </w:ins>
      <w:del w:id="1860" w:author="Gabriel Correa" w:date="2015-08-27T14:57:00Z">
        <w:r w:rsidRPr="00E02554" w:rsidDel="00656E07">
          <w:rPr>
            <w:i/>
          </w:rPr>
          <w:delText>N</w:delText>
        </w:r>
      </w:del>
      <w:r w:rsidRPr="00E02554">
        <w:rPr>
          <w:i/>
        </w:rPr>
        <w:t>o-directiva</w:t>
      </w:r>
      <w:r w:rsidRPr="00E02554">
        <w:t xml:space="preserve">, </w:t>
      </w:r>
      <w:ins w:id="1861" w:author="Gabriel Correa" w:date="2015-08-27T14:57:00Z">
        <w:r w:rsidR="00656E07">
          <w:rPr>
            <w:i/>
          </w:rPr>
          <w:t>d</w:t>
        </w:r>
      </w:ins>
      <w:del w:id="1862" w:author="Gabriel Correa" w:date="2015-08-27T14:57:00Z">
        <w:r w:rsidRPr="00E02554" w:rsidDel="00656E07">
          <w:rPr>
            <w:i/>
          </w:rPr>
          <w:delText>D</w:delText>
        </w:r>
      </w:del>
      <w:r w:rsidRPr="00E02554">
        <w:rPr>
          <w:i/>
        </w:rPr>
        <w:t>irectiva</w:t>
      </w:r>
      <w:r w:rsidRPr="00E02554">
        <w:t xml:space="preserve">, </w:t>
      </w:r>
      <w:ins w:id="1863" w:author="Gabriel Correa" w:date="2015-08-27T14:57:00Z">
        <w:r w:rsidR="00656E07">
          <w:rPr>
            <w:i/>
          </w:rPr>
          <w:t>s</w:t>
        </w:r>
      </w:ins>
      <w:del w:id="1864" w:author="Gabriel Correa" w:date="2015-08-27T14:57:00Z">
        <w:r w:rsidRPr="00E02554" w:rsidDel="00656E07">
          <w:rPr>
            <w:i/>
          </w:rPr>
          <w:delText>S</w:delText>
        </w:r>
      </w:del>
      <w:r w:rsidRPr="00E02554">
        <w:rPr>
          <w:i/>
        </w:rPr>
        <w:t>emi-directiva</w:t>
      </w:r>
      <w:r w:rsidRPr="00E02554">
        <w:t xml:space="preserve"> o a la clase </w:t>
      </w:r>
      <w:ins w:id="1865" w:author="Gabriel Correa" w:date="2015-08-27T14:57:00Z">
        <w:r w:rsidR="00656E07">
          <w:rPr>
            <w:i/>
          </w:rPr>
          <w:t>d</w:t>
        </w:r>
      </w:ins>
      <w:del w:id="1866" w:author="Gabriel Correa" w:date="2015-08-27T14:57:00Z">
        <w:r w:rsidRPr="00E02554" w:rsidDel="00656E07">
          <w:rPr>
            <w:i/>
          </w:rPr>
          <w:delText>D</w:delText>
        </w:r>
      </w:del>
      <w:r w:rsidRPr="00E02554">
        <w:rPr>
          <w:i/>
        </w:rPr>
        <w:t>irectiva-null</w:t>
      </w:r>
      <w:r w:rsidRPr="00E02554">
        <w:t>.</w:t>
      </w:r>
      <w:ins w:id="1867" w:author="Gabriel Correa" w:date="2015-08-27T14:59:00Z">
        <w:r w:rsidR="00656E07">
          <w:t xml:space="preserve"> Las clases </w:t>
        </w:r>
        <w:r w:rsidR="00656E07" w:rsidRPr="00656E07">
          <w:rPr>
            <w:i/>
            <w:rPrChange w:id="1868" w:author="Gabriel Correa" w:date="2015-08-27T15:02:00Z">
              <w:rPr/>
            </w:rPrChange>
          </w:rPr>
          <w:t>semi-directiva</w:t>
        </w:r>
        <w:r w:rsidR="00656E07">
          <w:t xml:space="preserve"> y </w:t>
        </w:r>
        <w:r w:rsidR="00656E07" w:rsidRPr="00656E07">
          <w:rPr>
            <w:i/>
            <w:rPrChange w:id="1869" w:author="Gabriel Correa" w:date="2015-08-27T15:02:00Z">
              <w:rPr/>
            </w:rPrChange>
          </w:rPr>
          <w:t>directiva-null</w:t>
        </w:r>
        <w:r w:rsidR="00656E07">
          <w:t xml:space="preserve"> </w:t>
        </w:r>
      </w:ins>
      <w:ins w:id="1870" w:author="Gabriel Correa" w:date="2015-08-27T15:00:00Z">
        <w:r w:rsidR="00656E07">
          <w:t>se incluyeron para dejar la posibilidad abierta a usar esta distinción de clases de alg</w:t>
        </w:r>
      </w:ins>
      <w:ins w:id="1871" w:author="Gabriel Correa" w:date="2015-08-27T15:01:00Z">
        <w:r w:rsidR="00656E07">
          <w:t xml:space="preserve">ún modo, pero finalmente no se usaron estas dos clases y fueron consideradas dentro de la clase </w:t>
        </w:r>
      </w:ins>
      <w:ins w:id="1872" w:author="Gabriel Correa" w:date="2015-08-27T15:02:00Z">
        <w:r w:rsidR="00656E07">
          <w:rPr>
            <w:i/>
          </w:rPr>
          <w:t>directiva</w:t>
        </w:r>
        <w:r w:rsidR="00656E07">
          <w:t>.</w:t>
        </w:r>
      </w:ins>
    </w:p>
    <w:p w:rsidR="00A61987" w:rsidRPr="00E02554" w:rsidRDefault="00A61987" w:rsidP="00EE2482">
      <w:r w:rsidRPr="00E02554">
        <w:t xml:space="preserve">Todos los comentarios fueron </w:t>
      </w:r>
      <w:r w:rsidR="001C74EE" w:rsidRPr="00E02554">
        <w:t>extraídos</w:t>
      </w:r>
      <w:r w:rsidRPr="00E02554">
        <w:t xml:space="preserve"> del código fuente de JFace, Apache Commons</w:t>
      </w:r>
      <w:ins w:id="1873" w:author="Gabriel Correa" w:date="2015-08-27T14:55:00Z">
        <w:r w:rsidR="009F019D">
          <w:t xml:space="preserve"> Collections</w:t>
        </w:r>
      </w:ins>
      <w:r w:rsidRPr="00E02554">
        <w:t xml:space="preserve"> y Java, los cuales </w:t>
      </w:r>
      <w:r w:rsidR="001C74EE" w:rsidRPr="00E02554">
        <w:t xml:space="preserve">se extrajo </w:t>
      </w:r>
      <w:r w:rsidRPr="00E02554">
        <w:t xml:space="preserve">un total de </w:t>
      </w:r>
      <w:r w:rsidR="001C74EE" w:rsidRPr="00E02554">
        <w:t>71603 frases siendo Java la librería con mayor cantidad de frases (45270) y Apache Commons</w:t>
      </w:r>
      <w:ins w:id="1874" w:author="Gabriel Correa" w:date="2015-08-27T14:55:00Z">
        <w:r w:rsidR="009F019D">
          <w:t xml:space="preserve"> Collections</w:t>
        </w:r>
      </w:ins>
      <w:r w:rsidR="001C74EE" w:rsidRPr="00E02554">
        <w:t xml:space="preserve"> la librería con menor cantidad de frases (7101).</w:t>
      </w:r>
      <w:ins w:id="1875" w:author="Gabriel Correa" w:date="2015-08-27T14:55:00Z">
        <w:r w:rsidR="009F019D">
          <w:t xml:space="preserve"> </w:t>
        </w:r>
      </w:ins>
      <w:ins w:id="1876" w:author="Gabriel Correa" w:date="2015-08-27T14:56:00Z">
        <w:r w:rsidR="00DA5F63">
          <w:t xml:space="preserve">A lo largo </w:t>
        </w:r>
      </w:ins>
      <w:ins w:id="1877" w:author="Gabriel Correa" w:date="2015-08-27T14:55:00Z">
        <w:r w:rsidR="00DA5F63">
          <w:t>del trabajo Apache Commons Collections será referido como Apache o Apache Commons</w:t>
        </w:r>
      </w:ins>
      <w:ins w:id="1878" w:author="Gabriel Correa" w:date="2015-08-27T14:57:00Z">
        <w:r w:rsidR="00656E07">
          <w:t>.</w:t>
        </w:r>
      </w:ins>
    </w:p>
    <w:p w:rsidR="00EE2482" w:rsidRPr="00E02554" w:rsidRDefault="00EE2482" w:rsidP="00EE2482">
      <w:r w:rsidRPr="00E02554">
        <w:t xml:space="preserve">La revisión manual de comentarios fue realizada usando </w:t>
      </w:r>
      <w:del w:id="1879" w:author="Gabriel Correa" w:date="2015-08-27T22:50:00Z">
        <w:r w:rsidRPr="00E02554" w:rsidDel="007E2915">
          <w:delText>&lt;NombrePrograma&gt;</w:delText>
        </w:r>
      </w:del>
      <w:ins w:id="1880" w:author="Gabriel Correa" w:date="2015-08-27T22:50:00Z">
        <w:r w:rsidR="007E2915">
          <w:t>CHi</w:t>
        </w:r>
      </w:ins>
      <w:r w:rsidRPr="00E02554">
        <w:t>. El uso de la herramienta sin duda agilizó el proceso de revisión principalmente porque mejora la legibilidad de los comentarios y porque permite el uso de hotkeys (o teclas de acceso rápido) para navegar por la lista de comentarios y asignar clases a las frases.</w:t>
      </w:r>
    </w:p>
    <w:p w:rsidR="00EE2482" w:rsidRPr="00E02554" w:rsidRDefault="00EE2482" w:rsidP="00EE2482"/>
    <w:p w:rsidR="00EE2482" w:rsidRPr="00E02554" w:rsidRDefault="00EE2482" w:rsidP="00EE2482">
      <w:r w:rsidRPr="00E02554">
        <w:t xml:space="preserve">La clasificación manual de comentarios no es un proceso objetivo, pues no existe una metodología ni pauta para separar los comentarios en clases. Aun si existiera una, es difícil imaginar que esta fuera objetiva y siempre correcta. Para mejorar la validez de los experimentos y resultados, la mayoría de los comentarios fueron revisados y clasificados por dos personas con </w:t>
      </w:r>
      <w:del w:id="1881" w:author="Gabriel Correa" w:date="2015-08-28T01:38:00Z">
        <w:r w:rsidRPr="00E02554" w:rsidDel="00083495">
          <w:delText xml:space="preserve">conocimientos </w:delText>
        </w:r>
      </w:del>
      <w:ins w:id="1882" w:author="Gabriel Correa" w:date="2015-08-28T01:38:00Z">
        <w:r w:rsidR="00083495">
          <w:t xml:space="preserve">capacitadas </w:t>
        </w:r>
      </w:ins>
      <w:r w:rsidRPr="00E02554">
        <w:t xml:space="preserve">en el tema de directivas y documentación de API. Cada comentario fue leído y asignado por los revisadores de forma separada e independiente y los resultados fueron </w:t>
      </w:r>
      <w:ins w:id="1883" w:author="Gabriel Correa" w:date="2015-08-28T01:39:00Z">
        <w:r w:rsidR="002408D2" w:rsidRPr="00E02554">
          <w:t xml:space="preserve">posteriormente </w:t>
        </w:r>
      </w:ins>
      <w:r w:rsidRPr="00E02554">
        <w:t>comparados</w:t>
      </w:r>
      <w:del w:id="1884" w:author="Gabriel Correa" w:date="2015-08-28T01:39:00Z">
        <w:r w:rsidRPr="00E02554" w:rsidDel="002408D2">
          <w:delText xml:space="preserve"> posteriormente</w:delText>
        </w:r>
      </w:del>
      <w:r w:rsidRPr="00E02554">
        <w:t xml:space="preserve">. Las diferencias </w:t>
      </w:r>
      <w:del w:id="1885" w:author="Gabriel Correa" w:date="2015-08-28T01:41:00Z">
        <w:r w:rsidRPr="00E02554" w:rsidDel="002408D2">
          <w:delText xml:space="preserve">de </w:delText>
        </w:r>
      </w:del>
      <w:ins w:id="1886" w:author="Gabriel Correa" w:date="2015-08-28T01:41:00Z">
        <w:r w:rsidR="002408D2">
          <w:t>entre los</w:t>
        </w:r>
        <w:r w:rsidR="002408D2" w:rsidRPr="00E02554">
          <w:t xml:space="preserve"> </w:t>
        </w:r>
      </w:ins>
      <w:r w:rsidRPr="00E02554">
        <w:t xml:space="preserve">resultados fueron </w:t>
      </w:r>
      <w:del w:id="1887" w:author="Gabriel Correa" w:date="2015-08-28T01:42:00Z">
        <w:r w:rsidRPr="00E02554" w:rsidDel="002408D2">
          <w:delText xml:space="preserve">revisadas </w:delText>
        </w:r>
      </w:del>
      <w:ins w:id="1888" w:author="Gabriel Correa" w:date="2015-08-28T01:42:00Z">
        <w:r w:rsidR="002408D2">
          <w:t xml:space="preserve">examinadas nuevamente </w:t>
        </w:r>
      </w:ins>
      <w:del w:id="1889" w:author="Gabriel Correa" w:date="2015-08-28T01:43:00Z">
        <w:r w:rsidRPr="00E02554" w:rsidDel="002408D2">
          <w:delText>y a veces conversadas para</w:delText>
        </w:r>
      </w:del>
      <w:ins w:id="1890" w:author="Gabriel Correa" w:date="2015-08-28T01:43:00Z">
        <w:r w:rsidR="002408D2">
          <w:t>con el fin de</w:t>
        </w:r>
      </w:ins>
      <w:r w:rsidRPr="00E02554">
        <w:t xml:space="preserve"> llegar a un acuerdo </w:t>
      </w:r>
      <w:del w:id="1891" w:author="Gabriel Correa" w:date="2015-08-28T01:43:00Z">
        <w:r w:rsidRPr="00E02554" w:rsidDel="002408D2">
          <w:delText xml:space="preserve">sobre </w:delText>
        </w:r>
      </w:del>
      <w:ins w:id="1892" w:author="Gabriel Correa" w:date="2015-08-28T01:43:00Z">
        <w:r w:rsidR="002408D2">
          <w:t>sobre la mejor clasificación del comentario</w:t>
        </w:r>
      </w:ins>
      <w:del w:id="1893" w:author="Gabriel Correa" w:date="2015-08-28T01:43:00Z">
        <w:r w:rsidRPr="00E02554" w:rsidDel="002408D2">
          <w:delText>la mejor decisión</w:delText>
        </w:r>
      </w:del>
      <w:r w:rsidRPr="00E02554">
        <w:t xml:space="preserve">. Durante las revisiones, </w:t>
      </w:r>
      <w:del w:id="1894" w:author="Gabriel Correa" w:date="2015-08-28T01:44:00Z">
        <w:r w:rsidRPr="00E02554" w:rsidDel="00DD025C">
          <w:delText xml:space="preserve"> </w:delText>
        </w:r>
      </w:del>
      <w:r w:rsidRPr="00E02554">
        <w:t xml:space="preserve">fueron </w:t>
      </w:r>
      <w:del w:id="1895" w:author="Gabriel Correa" w:date="2015-08-28T01:44:00Z">
        <w:r w:rsidRPr="00E02554" w:rsidDel="00DD025C">
          <w:delText xml:space="preserve">pocas </w:delText>
        </w:r>
      </w:del>
      <w:ins w:id="1896" w:author="Gabriel Correa" w:date="2015-08-28T01:44:00Z">
        <w:r w:rsidR="00DD025C">
          <w:t xml:space="preserve">escasas </w:t>
        </w:r>
      </w:ins>
      <w:r w:rsidRPr="00E02554">
        <w:t>las diferencias entre asignaciones de un revisador con las del otro.</w:t>
      </w:r>
    </w:p>
    <w:p w:rsidR="00EE2482" w:rsidRPr="00E02554" w:rsidRDefault="00EE2482" w:rsidP="00EE2482"/>
    <w:p w:rsidR="00EE2482" w:rsidRDefault="00EE2482" w:rsidP="00EE2482">
      <w:pPr>
        <w:pStyle w:val="Ttulo2"/>
      </w:pPr>
      <w:bookmarkStart w:id="1897" w:name="_Ref427776260"/>
      <w:bookmarkStart w:id="1898" w:name="_Toc428510382"/>
      <w:r>
        <w:t>Revisión de los datos preliminares</w:t>
      </w:r>
      <w:bookmarkEnd w:id="1897"/>
      <w:bookmarkEnd w:id="1898"/>
    </w:p>
    <w:p w:rsidR="00EE2482" w:rsidRPr="00E02554" w:rsidRDefault="00EE2482" w:rsidP="00EE2482">
      <w:r w:rsidRPr="00E02554">
        <w:t xml:space="preserve">Los datos preliminares consisten de </w:t>
      </w:r>
      <w:r w:rsidR="00C0201B" w:rsidRPr="00E02554">
        <w:t>1374</w:t>
      </w:r>
      <w:r w:rsidRPr="00E02554">
        <w:t xml:space="preserve"> comentarios javadoc formando un total de 8876 frases. </w:t>
      </w:r>
      <w:ins w:id="1899" w:author="Gabriel Correa" w:date="2015-08-28T01:46:00Z">
        <w:r w:rsidR="00FB354B">
          <w:t xml:space="preserve">Cada uno de </w:t>
        </w:r>
      </w:ins>
      <w:del w:id="1900" w:author="Gabriel Correa" w:date="2015-08-28T01:45:00Z">
        <w:r w:rsidRPr="00E02554" w:rsidDel="00FB354B">
          <w:delText>Los comentarios javadoc usados</w:delText>
        </w:r>
      </w:del>
      <w:ins w:id="1901" w:author="Gabriel Correa" w:date="2015-08-28T01:46:00Z">
        <w:r w:rsidR="00FB354B">
          <w:t>e</w:t>
        </w:r>
      </w:ins>
      <w:ins w:id="1902" w:author="Gabriel Correa" w:date="2015-08-28T01:45:00Z">
        <w:r w:rsidR="00FB354B">
          <w:t>stos comentarios</w:t>
        </w:r>
      </w:ins>
      <w:r w:rsidRPr="00E02554">
        <w:t xml:space="preserve"> consiste</w:t>
      </w:r>
      <w:del w:id="1903" w:author="Gabriel Correa" w:date="2015-08-28T01:46:00Z">
        <w:r w:rsidRPr="00E02554" w:rsidDel="00FB354B">
          <w:delText>n</w:delText>
        </w:r>
      </w:del>
      <w:r w:rsidRPr="00E02554">
        <w:t xml:space="preserve"> </w:t>
      </w:r>
      <w:del w:id="1904" w:author="Gabriel Correa" w:date="2015-08-28T01:46:00Z">
        <w:r w:rsidRPr="00E02554" w:rsidDel="00FB354B">
          <w:delText xml:space="preserve">cada uno </w:delText>
        </w:r>
      </w:del>
      <w:r w:rsidRPr="00E02554">
        <w:t>de un bloque de comentario multil</w:t>
      </w:r>
      <w:ins w:id="1905" w:author="Gabriel Correa" w:date="2015-08-28T01:46:00Z">
        <w:r w:rsidR="00FB354B">
          <w:t>í</w:t>
        </w:r>
      </w:ins>
      <w:del w:id="1906" w:author="Gabriel Correa" w:date="2015-08-28T01:46:00Z">
        <w:r w:rsidRPr="00E02554" w:rsidDel="00FB354B">
          <w:delText>i</w:delText>
        </w:r>
      </w:del>
      <w:r w:rsidRPr="00E02554">
        <w:t>nea correspondiente a un método, campo o clase como en el ejemplo a continuación:</w:t>
      </w:r>
    </w:p>
    <w:p w:rsidR="00EE2482" w:rsidRPr="002421C0" w:rsidRDefault="00EE2482" w:rsidP="00EE2482">
      <w:pPr>
        <w:pStyle w:val="Code02User"/>
      </w:pPr>
      <w:r w:rsidRPr="00C53644">
        <w:rPr>
          <w:lang w:val="es-CL"/>
        </w:rPr>
        <w:t xml:space="preserve">    </w:t>
      </w:r>
      <w:r w:rsidRPr="002421C0">
        <w:t>/**</w:t>
      </w:r>
    </w:p>
    <w:p w:rsidR="00EE2482" w:rsidRPr="002421C0" w:rsidRDefault="00EE2482" w:rsidP="00EE2482">
      <w:pPr>
        <w:pStyle w:val="Code02User"/>
      </w:pPr>
      <w:r w:rsidRPr="002421C0">
        <w:t xml:space="preserve">     * Constructs a new empty &lt;code&gt;ArrayStack&lt;/code&gt;. The initial size</w:t>
      </w:r>
    </w:p>
    <w:p w:rsidR="00EE2482" w:rsidRPr="002421C0" w:rsidRDefault="00EE2482" w:rsidP="00EE2482">
      <w:pPr>
        <w:pStyle w:val="Code02User"/>
      </w:pPr>
      <w:r w:rsidRPr="002421C0">
        <w:t xml:space="preserve">     * is controlled by &lt;code&gt;ArrayList&lt;/code&gt; and is currently 10.</w:t>
      </w:r>
    </w:p>
    <w:p w:rsidR="00EE2482" w:rsidRPr="00C53644" w:rsidRDefault="00EE2482" w:rsidP="00EE2482">
      <w:pPr>
        <w:pStyle w:val="Code02User"/>
        <w:rPr>
          <w:lang w:val="es-CL"/>
        </w:rPr>
      </w:pPr>
      <w:r w:rsidRPr="002421C0">
        <w:t xml:space="preserve">     </w:t>
      </w:r>
      <w:r w:rsidRPr="00C53644">
        <w:rPr>
          <w:lang w:val="es-CL"/>
        </w:rPr>
        <w:t>*/</w:t>
      </w:r>
    </w:p>
    <w:p w:rsidR="00EE2482" w:rsidRPr="00E02554" w:rsidRDefault="00EE2482" w:rsidP="00EE2482">
      <w:r w:rsidRPr="00E02554">
        <w:lastRenderedPageBreak/>
        <w:t>Los datos preliminares son extraidos de la documentación oficial de Eclipse JFace y Apache Commons abarcando 151 clases de JFace y 17 clases de Apache Commons.</w:t>
      </w:r>
      <w:r w:rsidRPr="00E02554">
        <w:rPr>
          <w:rStyle w:val="Refdenotaalpie"/>
        </w:rPr>
        <w:footnoteReference w:id="6"/>
      </w:r>
    </w:p>
    <w:p w:rsidR="00EE2482" w:rsidRPr="00E02554" w:rsidRDefault="00EE2482" w:rsidP="00EE2482">
      <w:r w:rsidRPr="00E02554">
        <w:t xml:space="preserve">La intención inicial de revisar estos datos era obtener frases de clase no-directivas, </w:t>
      </w:r>
      <w:del w:id="1907" w:author="Gabriel Correa" w:date="2015-08-28T01:46:00Z">
        <w:r w:rsidRPr="00E02554" w:rsidDel="0054587C">
          <w:delText xml:space="preserve">juntarlas </w:delText>
        </w:r>
      </w:del>
      <w:ins w:id="1908" w:author="Gabriel Correa" w:date="2015-08-28T01:46:00Z">
        <w:r w:rsidR="0054587C">
          <w:t>unirlas</w:t>
        </w:r>
        <w:r w:rsidR="0054587C" w:rsidRPr="00E02554">
          <w:t xml:space="preserve"> </w:t>
        </w:r>
      </w:ins>
      <w:r w:rsidRPr="00E02554">
        <w:t>con las directivas del estudio de Monperrus para obtener un set de datos balanceado – con mismo número de directivas que de no-directivas – con el cual realizar aprendizaje de máquina y Text Mining. Este plan consistía en revisar 2000 comentarios de cada una de las tres API: JFace, Apache Commons y Java. Pero las revisiones toman tiempo y no fue suficiente como para revisar los 6000 comentarios en total.</w:t>
      </w:r>
    </w:p>
    <w:p w:rsidR="00EE2482" w:rsidRPr="00E02554" w:rsidRDefault="00EE2482" w:rsidP="00EE2482">
      <w:r w:rsidRPr="00E02554">
        <w:t xml:space="preserve">Por ser un campo nuevo la aplicación de Text Mining a comentarios de API, el proyecto no tenía garantías de obtener resultados interesantes usando Machine Learning por lo que se usaron los datos preliminares para realizar una serie de experimentos de Text Mining en Weka para tantear los resultados. Los resultados se encuentran en </w:t>
      </w:r>
      <w:r w:rsidRPr="002B58BF">
        <w:rPr>
          <w:rStyle w:val="Refdecomentario"/>
          <w:sz w:val="24"/>
        </w:rPr>
        <w:commentReference w:id="1909"/>
      </w:r>
      <w:ins w:id="1910" w:author="Gabriel Correa" w:date="2015-08-28T07:25:00Z">
        <w:r w:rsidR="00EC0283">
          <w:t xml:space="preserve">la sección </w:t>
        </w:r>
        <w:r w:rsidR="00EC0283">
          <w:fldChar w:fldCharType="begin"/>
        </w:r>
        <w:r w:rsidR="00EC0283">
          <w:instrText xml:space="preserve"> REF _Ref428510048 \r \h </w:instrText>
        </w:r>
      </w:ins>
      <w:r w:rsidR="00EC0283">
        <w:fldChar w:fldCharType="separate"/>
      </w:r>
      <w:ins w:id="1911" w:author="Gabriel Correa" w:date="2015-08-28T07:30:00Z">
        <w:r w:rsidR="00E54D64">
          <w:t>7.1</w:t>
        </w:r>
      </w:ins>
      <w:ins w:id="1912" w:author="Gabriel Correa" w:date="2015-08-28T07:25:00Z">
        <w:r w:rsidR="00EC0283">
          <w:fldChar w:fldCharType="end"/>
        </w:r>
      </w:ins>
      <w:del w:id="1913" w:author="Gabriel Correa" w:date="2015-08-28T07:24:00Z">
        <w:r w:rsidRPr="00E02554" w:rsidDel="00EC0283">
          <w:delText>[[Referencia a sección de resultados pendiente]].</w:delText>
        </w:r>
      </w:del>
    </w:p>
    <w:p w:rsidR="00EE2482" w:rsidRDefault="00EE2482" w:rsidP="00EE2482">
      <w:pPr>
        <w:pStyle w:val="Ttulo3"/>
      </w:pPr>
      <w:bookmarkStart w:id="1914" w:name="_Toc428510383"/>
      <w:r>
        <w:t>Método de Revisión de Datos Preliminares</w:t>
      </w:r>
      <w:bookmarkEnd w:id="1914"/>
    </w:p>
    <w:p w:rsidR="00EE2482" w:rsidRPr="00E02554" w:rsidRDefault="00EE2482" w:rsidP="00EE2482">
      <w:del w:id="1915" w:author="Gabriel Correa" w:date="2015-08-28T01:47:00Z">
        <w:r w:rsidRPr="00E02554" w:rsidDel="0054587C">
          <w:delText>Como se mencionó antes</w:delText>
        </w:r>
      </w:del>
      <w:ins w:id="1916" w:author="Gabriel Correa" w:date="2015-08-28T01:47:00Z">
        <w:r w:rsidR="0054587C">
          <w:t>Como fue mencionado anteriormente</w:t>
        </w:r>
      </w:ins>
      <w:r w:rsidRPr="00E02554">
        <w:t>, la clasificación manual de comentarios en directivas y no-directivas no tiene la cualidad de ser un proceso objetivo. Es por esta razón que la asignación de comentarios fue realizada por dos personas para respaldar la validez de las elecciones. Los datos preliminares fueron revisados por el autor del trabajo y por el profesor guía</w:t>
      </w:r>
      <w:del w:id="1917" w:author="Gabriel Correa" w:date="2015-08-28T01:48:00Z">
        <w:r w:rsidRPr="00E02554" w:rsidDel="0054587C">
          <w:delText xml:space="preserve"> a</w:delText>
        </w:r>
      </w:del>
      <w:r w:rsidRPr="00E02554">
        <w:t xml:space="preserve"> asociado a apoyar el trabajo, Dr. Romain Robbes</w:t>
      </w:r>
      <w:r w:rsidRPr="00E02554">
        <w:rPr>
          <w:rStyle w:val="Refdenotaalpie"/>
        </w:rPr>
        <w:footnoteReference w:id="7"/>
      </w:r>
      <w:r w:rsidRPr="00E02554">
        <w:t xml:space="preserve"> profesor en el Departamento de Ciencias de la Computación de la Universidad de Chile.</w:t>
      </w:r>
    </w:p>
    <w:p w:rsidR="00EE2482" w:rsidRPr="00E02554" w:rsidRDefault="00EE2482" w:rsidP="00EE2482">
      <w:r w:rsidRPr="00E02554">
        <w:t>La metodología usada para realizar la revisión de comentarios de los datos preliminares es como sigue. A cada frase, perteneciente a un comentario de API, se le asigna una de las siguientes clases:</w:t>
      </w:r>
    </w:p>
    <w:p w:rsidR="00EE2482" w:rsidRDefault="00EE2482" w:rsidP="00EE2482">
      <w:pPr>
        <w:pStyle w:val="Prrafodelista"/>
        <w:numPr>
          <w:ilvl w:val="0"/>
          <w:numId w:val="30"/>
        </w:numPr>
      </w:pPr>
      <w:r w:rsidRPr="000C4E83">
        <w:rPr>
          <w:i/>
        </w:rPr>
        <w:t>No-directiva</w:t>
      </w:r>
      <w:r>
        <w:t xml:space="preserve"> si es un comentario normal, no es una instrucción crucial o importante</w:t>
      </w:r>
    </w:p>
    <w:p w:rsidR="00EE2482" w:rsidRDefault="00EE2482" w:rsidP="00EE2482">
      <w:pPr>
        <w:pStyle w:val="Prrafodelista"/>
        <w:numPr>
          <w:ilvl w:val="0"/>
          <w:numId w:val="30"/>
        </w:numPr>
      </w:pPr>
      <w:r w:rsidRPr="000C4E83">
        <w:rPr>
          <w:i/>
        </w:rPr>
        <w:t>Directiva</w:t>
      </w:r>
      <w:r>
        <w:t xml:space="preserve"> si es un comentario importante para evitar errores o bugs, o si es una instrucción sobre el correcto uso de la API</w:t>
      </w:r>
    </w:p>
    <w:p w:rsidR="00EE2482" w:rsidRDefault="00EE2482" w:rsidP="00EE2482">
      <w:pPr>
        <w:pStyle w:val="Prrafodelista"/>
        <w:numPr>
          <w:ilvl w:val="0"/>
          <w:numId w:val="30"/>
        </w:numPr>
      </w:pPr>
      <w:r w:rsidRPr="000C4E83">
        <w:rPr>
          <w:i/>
        </w:rPr>
        <w:t>Por-revisar</w:t>
      </w:r>
      <w:r>
        <w:t xml:space="preserve"> si es un comentario ambiguo que será revisado posteriormente por el grupo de revisadores </w:t>
      </w:r>
    </w:p>
    <w:p w:rsidR="00EE2482" w:rsidRPr="00E02554" w:rsidRDefault="00EE2482" w:rsidP="00EE2482">
      <w:r w:rsidRPr="00E02554">
        <w:t>Si no hay más frases, se procede a unir los resultados. Presencialmente los revisadores recorren cada frase y:</w:t>
      </w:r>
    </w:p>
    <w:p w:rsidR="00EE2482" w:rsidRDefault="00EE2482" w:rsidP="00EE2482">
      <w:pPr>
        <w:pStyle w:val="Prrafodelista"/>
        <w:numPr>
          <w:ilvl w:val="0"/>
          <w:numId w:val="31"/>
        </w:numPr>
      </w:pPr>
      <w:r>
        <w:t>Si no hay diferencias se sigue a la siguiente frase</w:t>
      </w:r>
    </w:p>
    <w:p w:rsidR="00EE2482" w:rsidRDefault="00EE2482" w:rsidP="00EE2482">
      <w:pPr>
        <w:pStyle w:val="Prrafodelista"/>
        <w:numPr>
          <w:ilvl w:val="0"/>
          <w:numId w:val="31"/>
        </w:numPr>
      </w:pPr>
      <w:r>
        <w:t>De otro modo, se conversa y se llega a un acuerdo, dejando una sola de las clases asignada a la frase</w:t>
      </w:r>
    </w:p>
    <w:p w:rsidR="00EE2482" w:rsidRDefault="00EE2482" w:rsidP="00EE2482">
      <w:pPr>
        <w:pStyle w:val="Ttulo3"/>
      </w:pPr>
      <w:bookmarkStart w:id="1918" w:name="_Toc428510384"/>
      <w:r>
        <w:t>Observaciones sobre los datos preliminares</w:t>
      </w:r>
      <w:bookmarkEnd w:id="1918"/>
    </w:p>
    <w:p w:rsidR="00EE2482" w:rsidRPr="00E02554" w:rsidRDefault="00EE2482" w:rsidP="00EE2482">
      <w:r w:rsidRPr="00E02554">
        <w:t xml:space="preserve">Como </w:t>
      </w:r>
      <w:ins w:id="1919" w:author="Gabriel Correa" w:date="2015-08-28T01:49:00Z">
        <w:r w:rsidR="00CE4EFC">
          <w:t>ya fue</w:t>
        </w:r>
      </w:ins>
      <w:del w:id="1920" w:author="Gabriel Correa" w:date="2015-08-28T01:49:00Z">
        <w:r w:rsidRPr="00E02554" w:rsidDel="00CE4EFC">
          <w:delText>se</w:delText>
        </w:r>
      </w:del>
      <w:r w:rsidRPr="00E02554">
        <w:t xml:space="preserve"> </w:t>
      </w:r>
      <w:del w:id="1921" w:author="Gabriel Correa" w:date="2015-08-28T01:49:00Z">
        <w:r w:rsidRPr="00E02554" w:rsidDel="00CE4EFC">
          <w:delText xml:space="preserve">mencionó </w:delText>
        </w:r>
      </w:del>
      <w:ins w:id="1922" w:author="Gabriel Correa" w:date="2015-08-28T01:49:00Z">
        <w:r w:rsidR="00CE4EFC">
          <w:t>indicado</w:t>
        </w:r>
      </w:ins>
      <w:del w:id="1923" w:author="Gabriel Correa" w:date="2015-08-28T01:49:00Z">
        <w:r w:rsidRPr="00E02554" w:rsidDel="00CE4EFC">
          <w:delText>antes</w:delText>
        </w:r>
      </w:del>
      <w:r w:rsidRPr="00E02554">
        <w:t>, los datos preliminares fueron usados en experimentos de Text Mining para conseguir información temprana de los resultados. Pero se observaron algunos problemas relacionados con el conjunto de datos.</w:t>
      </w:r>
    </w:p>
    <w:p w:rsidR="00EE2482" w:rsidRPr="00E02554" w:rsidRDefault="00EE2482" w:rsidP="00EE2482">
      <w:r w:rsidRPr="00E02554">
        <w:t xml:space="preserve">De partida no se incluyen datos de la librería Java, y hay gran cantidad de comentarios correspondientes a la API de JFace, pero pocos comentarios de Apache Commons. Los datos preliminares no tienen una distribución justa entre las tres librerías usadas. Como se desea lograr una forma de adivinar directivas sobre cualquier API, usar solo los datos de Jface es un estudio </w:t>
      </w:r>
      <w:r w:rsidRPr="00E02554">
        <w:lastRenderedPageBreak/>
        <w:t>no representativo o menos objetivo. Lo deseable es usar las documentaciones tres librerías ampliamente usadas como base para aprender a detectar directivas de otras API, y se espera que estas no sean muy distintas en vocabulario de las tres librerías usadas. Esta es una de las razones de porque se prefieren los datos finales a los preliminares.</w:t>
      </w:r>
    </w:p>
    <w:p w:rsidR="00EE2482" w:rsidRPr="00E02554" w:rsidRDefault="00EE2482" w:rsidP="00EE2482">
      <w:r w:rsidRPr="00E02554">
        <w:t>Los comentarios fueron revisados en orden por paquetes y clases. Esto empeoró aún más la distribución justa de los comentarios, porque como no se revisaron todas las clases de JFace ni de Apache Commons, solo se abarcan algunas clases de estas librerías. Por esto los datos preliminares son demasiado específicos.</w:t>
      </w:r>
    </w:p>
    <w:p w:rsidR="00EE2482" w:rsidRPr="00E02554" w:rsidRDefault="00EE2482" w:rsidP="00EE2482">
      <w:r w:rsidRPr="00E02554">
        <w:t xml:space="preserve">Un inconveniente de </w:t>
      </w:r>
      <w:del w:id="1924" w:author="Gabriel Correa" w:date="2015-08-28T01:50:00Z">
        <w:r w:rsidRPr="00E02554" w:rsidDel="00CE4EFC">
          <w:delText xml:space="preserve">usar </w:delText>
        </w:r>
      </w:del>
      <w:r w:rsidRPr="00E02554">
        <w:t xml:space="preserve">revisar los comentarios en orden, es que se encuentran muchas frases repetidas e idénticas. Comentarios de la misma clase o paquete suelen tener comentarios o partes de ellos repetidos. Incluso hay ciertos comentarios de API que se repiten globalmente en toda una librería. Esto puede causar </w:t>
      </w:r>
      <w:r w:rsidRPr="00CE4EFC">
        <w:rPr>
          <w:i/>
          <w:rPrChange w:id="1925" w:author="Gabriel Correa" w:date="2015-08-28T01:50:00Z">
            <w:rPr/>
          </w:rPrChange>
        </w:rPr>
        <w:t>overfitting</w:t>
      </w:r>
      <w:r w:rsidRPr="00E02554">
        <w:t xml:space="preserve"> en los modelos de predicción de Machine Learning. Overfitting es en Data Mining cuando los datos usados como entrada son muy específicos de cierto dominio y funcionan muy bien para predecir correctamente </w:t>
      </w:r>
      <w:ins w:id="1926" w:author="Gabriel Correa" w:date="2015-08-28T01:51:00Z">
        <w:r w:rsidR="00CE4EFC">
          <w:t xml:space="preserve">los </w:t>
        </w:r>
      </w:ins>
      <w:r w:rsidRPr="00E02554">
        <w:t xml:space="preserve">datos de el mismo dominio, pero </w:t>
      </w:r>
      <w:ins w:id="1927" w:author="Gabriel Correa" w:date="2015-08-28T01:52:00Z">
        <w:r w:rsidR="00CE4EFC">
          <w:t xml:space="preserve">no </w:t>
        </w:r>
      </w:ins>
      <w:r w:rsidRPr="00E02554">
        <w:t xml:space="preserve">funcionan </w:t>
      </w:r>
      <w:del w:id="1928" w:author="Gabriel Correa" w:date="2015-08-28T01:52:00Z">
        <w:r w:rsidRPr="00E02554" w:rsidDel="00CE4EFC">
          <w:delText xml:space="preserve">mal </w:delText>
        </w:r>
      </w:del>
      <w:ins w:id="1929" w:author="Gabriel Correa" w:date="2015-08-28T01:52:00Z">
        <w:r w:rsidR="00CE4EFC">
          <w:t xml:space="preserve">de manera adecuada </w:t>
        </w:r>
      </w:ins>
      <w:r w:rsidRPr="00E02554">
        <w:t xml:space="preserve">prediciendo datos normales que suelen distribuirse por todos los dominios posibles del asunto. En este caso, si solo se usan algunas clases de JFace, se puede obtener un programa que adivine bien directivas en otras clases de JFace, pero mal en documentación de Java, Apache Commons u otras librerías. Incluso puede suceder que adivine mal otras clases de JFace que sean muy distintas a las consideradas por los datos preliminares. </w:t>
      </w:r>
      <w:ins w:id="1930" w:author="Gabriel Correa" w:date="2015-08-28T01:54:00Z">
        <w:r w:rsidR="00CE4EFC">
          <w:t xml:space="preserve">Siempre se aspira </w:t>
        </w:r>
      </w:ins>
      <w:ins w:id="1931" w:author="Gabriel Correa" w:date="2015-08-28T01:57:00Z">
        <w:r w:rsidR="00CE4EFC">
          <w:t xml:space="preserve">a evitar la presencia de </w:t>
        </w:r>
      </w:ins>
      <w:ins w:id="1932" w:author="Gabriel Correa" w:date="2015-08-28T01:55:00Z">
        <w:r w:rsidR="00CE4EFC" w:rsidRPr="00CE4EFC">
          <w:rPr>
            <w:i/>
            <w:rPrChange w:id="1933" w:author="Gabriel Correa" w:date="2015-08-28T01:55:00Z">
              <w:rPr/>
            </w:rPrChange>
          </w:rPr>
          <w:t>o</w:t>
        </w:r>
      </w:ins>
      <w:del w:id="1934" w:author="Gabriel Correa" w:date="2015-08-28T01:55:00Z">
        <w:r w:rsidRPr="00CE4EFC" w:rsidDel="00CE4EFC">
          <w:rPr>
            <w:i/>
            <w:rPrChange w:id="1935" w:author="Gabriel Correa" w:date="2015-08-28T01:55:00Z">
              <w:rPr/>
            </w:rPrChange>
          </w:rPr>
          <w:delText>O</w:delText>
        </w:r>
      </w:del>
      <w:r w:rsidRPr="00CE4EFC">
        <w:rPr>
          <w:i/>
          <w:rPrChange w:id="1936" w:author="Gabriel Correa" w:date="2015-08-28T01:55:00Z">
            <w:rPr/>
          </w:rPrChange>
        </w:rPr>
        <w:t>verfitting</w:t>
      </w:r>
      <w:r w:rsidRPr="00E02554">
        <w:t xml:space="preserve"> </w:t>
      </w:r>
      <w:del w:id="1937" w:author="Gabriel Correa" w:date="2015-08-28T01:55:00Z">
        <w:r w:rsidRPr="00E02554" w:rsidDel="00CE4EFC">
          <w:delText>es algo que</w:delText>
        </w:r>
      </w:del>
      <w:del w:id="1938" w:author="Gabriel Correa" w:date="2015-08-28T01:53:00Z">
        <w:r w:rsidRPr="00E02554" w:rsidDel="00CE4EFC">
          <w:delText xml:space="preserve"> se</w:delText>
        </w:r>
      </w:del>
      <w:del w:id="1939" w:author="Gabriel Correa" w:date="2015-08-28T01:55:00Z">
        <w:r w:rsidRPr="00E02554" w:rsidDel="00CE4EFC">
          <w:delText xml:space="preserve"> siempre se intenta evitar </w:delText>
        </w:r>
      </w:del>
      <w:r w:rsidRPr="00E02554">
        <w:t>en Data Mining. En los datos finales se trabaja con un subconjunto aleatorio de cada API para reducir la posibilidad de tener overfitting.</w:t>
      </w:r>
    </w:p>
    <w:p w:rsidR="00EE2482" w:rsidRPr="00E02554" w:rsidRDefault="00EE2482" w:rsidP="00EE2482">
      <w:r w:rsidRPr="00E02554">
        <w:t>Por otra parte</w:t>
      </w:r>
      <w:ins w:id="1940" w:author="Gabriel Correa" w:date="2015-08-28T01:57:00Z">
        <w:r w:rsidR="00F37E72">
          <w:t>,</w:t>
        </w:r>
      </w:ins>
      <w:r w:rsidRPr="00E02554">
        <w:t xml:space="preserve"> los datos preliminares tienen algunas frases </w:t>
      </w:r>
      <w:del w:id="1941" w:author="Gabriel Correa" w:date="2015-08-28T01:58:00Z">
        <w:r w:rsidRPr="00E02554" w:rsidDel="00F37E72">
          <w:delText xml:space="preserve">mal </w:delText>
        </w:r>
      </w:del>
      <w:r w:rsidRPr="00E02554">
        <w:t>separadas</w:t>
      </w:r>
      <w:ins w:id="1942" w:author="Gabriel Correa" w:date="2015-08-28T01:58:00Z">
        <w:r w:rsidR="00F37E72">
          <w:t xml:space="preserve"> de forma incorrecta</w:t>
        </w:r>
      </w:ins>
      <w:r w:rsidRPr="00E02554">
        <w:t>. Hay varias frases que están incorrectamente separadas en dos, tres o más partes. Por ejemplo, al separar las frases, correctamente se decidió comenzar una nueva frase al encontrar @param o @return, pero incorrectamente se hace lo mismo al encontrar @link. El siguiente es un ejemplo de esto:</w:t>
      </w:r>
    </w:p>
    <w:p w:rsidR="00EE2482" w:rsidRPr="00E02554" w:rsidRDefault="00EE2482" w:rsidP="00EE2482">
      <w:r w:rsidRPr="007C2995">
        <w:rPr>
          <w:noProof/>
        </w:rPr>
        <w:drawing>
          <wp:inline distT="0" distB="0" distL="0" distR="0" wp14:anchorId="1B5D7D99" wp14:editId="6CA81C7D">
            <wp:extent cx="6106795" cy="3635375"/>
            <wp:effectExtent l="0" t="0" r="8255" b="317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frases-mal-separadas.PNG"/>
                    <pic:cNvPicPr/>
                  </pic:nvPicPr>
                  <pic:blipFill>
                    <a:blip r:embed="rId24">
                      <a:extLst>
                        <a:ext uri="{28A0092B-C50C-407E-A947-70E740481C1C}">
                          <a14:useLocalDpi xmlns:a14="http://schemas.microsoft.com/office/drawing/2010/main" val="0"/>
                        </a:ext>
                      </a:extLst>
                    </a:blip>
                    <a:stretch>
                      <a:fillRect/>
                    </a:stretch>
                  </pic:blipFill>
                  <pic:spPr>
                    <a:xfrm>
                      <a:off x="0" y="0"/>
                      <a:ext cx="6106795" cy="3635375"/>
                    </a:xfrm>
                    <a:prstGeom prst="rect">
                      <a:avLst/>
                    </a:prstGeom>
                  </pic:spPr>
                </pic:pic>
              </a:graphicData>
            </a:graphic>
          </wp:inline>
        </w:drawing>
      </w:r>
    </w:p>
    <w:p w:rsidR="00EE2482" w:rsidRPr="00E02554" w:rsidRDefault="00EE2482" w:rsidP="00EE2482">
      <w:r w:rsidRPr="00E02554">
        <w:lastRenderedPageBreak/>
        <w:t xml:space="preserve">Las frases incorrectamente separadas ensucian los resultados en la aplicación de Text Mining. Además son tediosas de clasificar manualmente en </w:t>
      </w:r>
      <w:del w:id="1943" w:author="Gabriel Correa" w:date="2015-08-27T22:50:00Z">
        <w:r w:rsidRPr="00E02554" w:rsidDel="007E2915">
          <w:delText>&lt;NombrePrograma&gt;</w:delText>
        </w:r>
      </w:del>
      <w:ins w:id="1944" w:author="Gabriel Correa" w:date="2015-08-27T22:50:00Z">
        <w:r w:rsidR="007E2915">
          <w:t>CHi</w:t>
        </w:r>
      </w:ins>
      <w:r w:rsidRPr="00E02554">
        <w:t xml:space="preserve"> y no representan frases reales de una documentación normal.</w:t>
      </w:r>
    </w:p>
    <w:p w:rsidR="00EE2482" w:rsidRPr="00E02554" w:rsidRDefault="00EE2482" w:rsidP="00EE2482"/>
    <w:p w:rsidR="00EE2482" w:rsidRPr="00E02554" w:rsidRDefault="00EE2482" w:rsidP="00EE2482"/>
    <w:p w:rsidR="00EE2482" w:rsidRDefault="00EE2482" w:rsidP="00EE2482">
      <w:pPr>
        <w:pStyle w:val="Ttulo2"/>
      </w:pPr>
      <w:bookmarkStart w:id="1945" w:name="_Ref428320675"/>
      <w:bookmarkStart w:id="1946" w:name="_Toc428510385"/>
      <w:r>
        <w:t xml:space="preserve">Revisión de los </w:t>
      </w:r>
      <w:r w:rsidRPr="004305A0">
        <w:t>datos</w:t>
      </w:r>
      <w:r>
        <w:t xml:space="preserve"> finales</w:t>
      </w:r>
      <w:bookmarkEnd w:id="1945"/>
      <w:bookmarkEnd w:id="1946"/>
    </w:p>
    <w:p w:rsidR="00EE2482" w:rsidRPr="00E02554" w:rsidRDefault="00EE2482" w:rsidP="00EE2482">
      <w:r w:rsidRPr="00E02554">
        <w:t xml:space="preserve">Los datos finales consisten de </w:t>
      </w:r>
      <w:r w:rsidR="00C0201B" w:rsidRPr="00E02554">
        <w:t>1205</w:t>
      </w:r>
      <w:r w:rsidRPr="00E02554">
        <w:t xml:space="preserve"> comentarios javadoc, conteniendo </w:t>
      </w:r>
      <w:r w:rsidR="00F54211" w:rsidRPr="00E02554">
        <w:t xml:space="preserve">5903 </w:t>
      </w:r>
      <w:r w:rsidRPr="00E02554">
        <w:t xml:space="preserve"> frases, extraidos de las documentaciones de API de JFace, Apache Commons y Java. A diferencia de los datos preliminares, incluyen las tres API tomando </w:t>
      </w:r>
      <w:r w:rsidR="00C0201B" w:rsidRPr="00E02554">
        <w:t>cerca de 400</w:t>
      </w:r>
      <w:r w:rsidRPr="00E02554">
        <w:t xml:space="preserve"> comentarios  de cada librería, extraidos de forma aleatorea</w:t>
      </w:r>
      <w:r w:rsidR="00C0201B" w:rsidRPr="00E02554">
        <w:t>.</w:t>
      </w:r>
      <w:r w:rsidR="00CE752A" w:rsidRPr="00E02554">
        <w:t xml:space="preserve"> </w:t>
      </w:r>
    </w:p>
    <w:p w:rsidR="00EE2482" w:rsidRPr="00E02554" w:rsidRDefault="00EE2482" w:rsidP="00EE2482">
      <w:r w:rsidRPr="00E02554">
        <w:t xml:space="preserve">En los datos finales no se incluyen comentarios de campos ni de clases; sólo comentarios de métodos. Se notó que los comentarios de campos y variables suelen ser </w:t>
      </w:r>
      <w:r w:rsidRPr="00E02554">
        <w:rPr>
          <w:i/>
        </w:rPr>
        <w:t>no-directivas</w:t>
      </w:r>
      <w:r w:rsidRPr="00E02554">
        <w:t xml:space="preserve"> formadas por solo una o dos frases, y que los comentarios de clases suelen ser complicados y bastante extensos. Además, clasificar frases de un comentario de clase puede ser complicado</w:t>
      </w:r>
      <w:ins w:id="1947" w:author="Gabriel Correa" w:date="2015-08-28T02:04:00Z">
        <w:r w:rsidR="00D811A6">
          <w:t>,</w:t>
        </w:r>
      </w:ins>
      <w:r w:rsidRPr="00E02554">
        <w:t xml:space="preserve"> porque </w:t>
      </w:r>
      <w:ins w:id="1948" w:author="Gabriel Correa" w:date="2015-08-28T02:04:00Z">
        <w:r w:rsidR="00D811A6">
          <w:t>en ocaciones</w:t>
        </w:r>
      </w:ins>
      <w:del w:id="1949" w:author="Gabriel Correa" w:date="2015-08-28T02:04:00Z">
        <w:r w:rsidRPr="00E02554" w:rsidDel="00D811A6">
          <w:delText>a veces</w:delText>
        </w:r>
      </w:del>
      <w:r w:rsidRPr="00E02554">
        <w:t xml:space="preserve"> es necesario una comprensión profunda de esta clase y su relación con el resto de la librería. Los comentarios de métodos parecen ser los más abundantes y enriquecedores para el aprendizaje de máquina. Al menos en la documentación de las tres librerías consideradas.</w:t>
      </w:r>
    </w:p>
    <w:p w:rsidR="00EE2482" w:rsidRPr="00E02554" w:rsidRDefault="00EE2482" w:rsidP="00EE2482">
      <w:r w:rsidRPr="00E02554">
        <w:t xml:space="preserve">Las frases que comienzan con el javadoc tag </w:t>
      </w:r>
      <w:r w:rsidRPr="00E02554">
        <w:rPr>
          <w:i/>
        </w:rPr>
        <w:t xml:space="preserve">@throws </w:t>
      </w:r>
      <w:r w:rsidRPr="00E02554">
        <w:t xml:space="preserve">o </w:t>
      </w:r>
      <w:r w:rsidRPr="00E02554">
        <w:rPr>
          <w:i/>
        </w:rPr>
        <w:t>@exception</w:t>
      </w:r>
      <w:r w:rsidRPr="00E02554">
        <w:t xml:space="preserve"> se encuentran omitidas de los datos finales. Es decir, un comentario con </w:t>
      </w:r>
      <w:r w:rsidRPr="00E02554">
        <w:rPr>
          <w:i/>
        </w:rPr>
        <w:t>@throws en la última frase</w:t>
      </w:r>
      <w:r w:rsidRPr="00E02554">
        <w:t xml:space="preserve">, por ejemplo, es dejado con todas sus frases menos la última. Este tipo de frases suelen ser suficientemente importantes como para ser destacadas, pero se decidió clasificarlas como </w:t>
      </w:r>
      <w:r w:rsidRPr="00E02554">
        <w:rPr>
          <w:i/>
        </w:rPr>
        <w:t>no-directivas</w:t>
      </w:r>
      <w:r w:rsidRPr="00E02554">
        <w:t xml:space="preserve"> pues ya tienen un javadoc tag que las identifica. Un lector de la documentación</w:t>
      </w:r>
      <w:del w:id="1950" w:author="Gabriel Correa" w:date="2015-08-28T02:08:00Z">
        <w:r w:rsidRPr="00E02554" w:rsidDel="006A350C">
          <w:delText xml:space="preserve"> ya</w:delText>
        </w:r>
      </w:del>
      <w:r w:rsidRPr="00E02554">
        <w:t xml:space="preserve"> sabe que debe </w:t>
      </w:r>
      <w:del w:id="1951" w:author="Gabriel Correa" w:date="2015-08-28T02:08:00Z">
        <w:r w:rsidRPr="00E02554" w:rsidDel="006A350C">
          <w:delText xml:space="preserve">buscar </w:delText>
        </w:r>
      </w:del>
      <w:ins w:id="1952" w:author="Gabriel Correa" w:date="2015-08-28T02:08:00Z">
        <w:r w:rsidR="006A350C">
          <w:t xml:space="preserve">revisar </w:t>
        </w:r>
      </w:ins>
      <w:r w:rsidRPr="00E02554">
        <w:t xml:space="preserve">las líneas </w:t>
      </w:r>
      <w:del w:id="1953" w:author="Gabriel Correa" w:date="2015-08-28T02:05:00Z">
        <w:r w:rsidRPr="00E02554" w:rsidDel="006A350C">
          <w:delText xml:space="preserve">con </w:delText>
        </w:r>
      </w:del>
      <w:ins w:id="1954" w:author="Gabriel Correa" w:date="2015-08-28T02:05:00Z">
        <w:r w:rsidR="006A350C">
          <w:t>que contienen</w:t>
        </w:r>
        <w:r w:rsidR="006A350C" w:rsidRPr="00E02554">
          <w:t xml:space="preserve"> </w:t>
        </w:r>
      </w:ins>
      <w:r w:rsidRPr="00E02554">
        <w:rPr>
          <w:i/>
        </w:rPr>
        <w:t xml:space="preserve">@throws </w:t>
      </w:r>
      <w:r w:rsidRPr="00E02554">
        <w:t xml:space="preserve">o </w:t>
      </w:r>
      <w:r w:rsidRPr="00E02554">
        <w:rPr>
          <w:i/>
        </w:rPr>
        <w:t xml:space="preserve">@exception </w:t>
      </w:r>
      <w:r w:rsidRPr="00E02554">
        <w:t xml:space="preserve">para </w:t>
      </w:r>
      <w:del w:id="1955" w:author="Gabriel Correa" w:date="2015-08-28T02:05:00Z">
        <w:r w:rsidRPr="00E02554" w:rsidDel="006A350C">
          <w:delText xml:space="preserve">ver </w:delText>
        </w:r>
      </w:del>
      <w:ins w:id="1956" w:author="Gabriel Correa" w:date="2015-08-28T02:06:00Z">
        <w:r w:rsidR="006A350C">
          <w:t>así dar cuenta</w:t>
        </w:r>
      </w:ins>
      <w:ins w:id="1957" w:author="Gabriel Correa" w:date="2015-08-28T02:05:00Z">
        <w:r w:rsidR="006A350C">
          <w:t xml:space="preserve"> de</w:t>
        </w:r>
        <w:r w:rsidR="006A350C" w:rsidRPr="00E02554">
          <w:t xml:space="preserve"> </w:t>
        </w:r>
      </w:ins>
      <w:r w:rsidRPr="00E02554">
        <w:t xml:space="preserve">las </w:t>
      </w:r>
      <w:ins w:id="1958" w:author="Gabriel Correa" w:date="2015-08-28T02:05:00Z">
        <w:r w:rsidR="006A350C">
          <w:t>e</w:t>
        </w:r>
      </w:ins>
      <w:del w:id="1959" w:author="Gabriel Correa" w:date="2015-08-28T02:05:00Z">
        <w:r w:rsidRPr="00E02554" w:rsidDel="006A350C">
          <w:delText>E</w:delText>
        </w:r>
      </w:del>
      <w:r w:rsidRPr="00E02554">
        <w:t xml:space="preserve">xcepciones </w:t>
      </w:r>
      <w:ins w:id="1960" w:author="Gabriel Correa" w:date="2015-08-28T02:05:00Z">
        <w:r w:rsidR="006A350C">
          <w:t xml:space="preserve">que </w:t>
        </w:r>
      </w:ins>
      <w:r w:rsidRPr="00E02554">
        <w:t xml:space="preserve">podría </w:t>
      </w:r>
      <w:del w:id="1961" w:author="Gabriel Correa" w:date="2015-08-28T02:06:00Z">
        <w:r w:rsidRPr="00E02554" w:rsidDel="006A350C">
          <w:delText xml:space="preserve">generar </w:delText>
        </w:r>
      </w:del>
      <w:ins w:id="1962" w:author="Gabriel Correa" w:date="2015-08-28T02:08:00Z">
        <w:r w:rsidR="006A350C">
          <w:t>ocasionar</w:t>
        </w:r>
      </w:ins>
      <w:ins w:id="1963" w:author="Gabriel Correa" w:date="2015-08-28T02:06:00Z">
        <w:r w:rsidR="006A350C" w:rsidRPr="00E02554">
          <w:t xml:space="preserve"> </w:t>
        </w:r>
      </w:ins>
      <w:r w:rsidRPr="00E02554">
        <w:t>un método. No están incluidas en los datos finales para disminuir el ruido de datos no constructivos en el proceso de Text Mining.</w:t>
      </w:r>
    </w:p>
    <w:p w:rsidR="00EE2482" w:rsidRPr="00E02554" w:rsidRDefault="00EE2482" w:rsidP="00EE2482">
      <w:r w:rsidRPr="00E02554">
        <w:t>Además, todo javadoc con dos o menos frases fue omitido. Estos suelen ser no-directivas de métodos simples que son usualmente son auto-explicativos.</w:t>
      </w:r>
    </w:p>
    <w:p w:rsidR="00EE2482" w:rsidRDefault="00EE2482" w:rsidP="00EE2482">
      <w:pPr>
        <w:pStyle w:val="Ttulo3"/>
      </w:pPr>
      <w:bookmarkStart w:id="1964" w:name="_Toc428510386"/>
      <w:r>
        <w:t>Método de revisión de los datos finales</w:t>
      </w:r>
      <w:bookmarkEnd w:id="1964"/>
    </w:p>
    <w:p w:rsidR="00EE2482" w:rsidRPr="00E02554" w:rsidRDefault="00EE2482" w:rsidP="00EE2482">
      <w:r w:rsidRPr="00E02554">
        <w:t>A diferencia de los datos preliminares, estos datos fueron manualmente revisados no por ambos revisadores, sinó que por solo uno de ellos. La documentación de Java fue revisada por Romain Robbes. La documentación de Apache Commons y JFace fue revisada por el autor del trabajo.</w:t>
      </w:r>
    </w:p>
    <w:p w:rsidR="00EE2482" w:rsidRPr="00E02554" w:rsidDel="00E62247" w:rsidRDefault="00EE2482" w:rsidP="00EE2482">
      <w:pPr>
        <w:rPr>
          <w:del w:id="1965" w:author="Gabriel Correa" w:date="2015-08-27T22:55:00Z"/>
        </w:rPr>
      </w:pPr>
      <w:r w:rsidRPr="00E02554">
        <w:t>En estos datos las frases son asignadas a u</w:t>
      </w:r>
      <w:commentRangeStart w:id="1966"/>
      <w:r w:rsidRPr="00E02554">
        <w:t xml:space="preserve">na de las clases </w:t>
      </w:r>
      <w:r w:rsidRPr="00E02554">
        <w:rPr>
          <w:i/>
        </w:rPr>
        <w:t>no-directiva</w:t>
      </w:r>
      <w:r w:rsidRPr="00E02554">
        <w:t xml:space="preserve">, </w:t>
      </w:r>
      <w:r w:rsidRPr="00E02554">
        <w:rPr>
          <w:i/>
        </w:rPr>
        <w:t>directiva</w:t>
      </w:r>
      <w:r w:rsidRPr="00E02554">
        <w:t xml:space="preserve">, </w:t>
      </w:r>
      <w:r w:rsidRPr="00E02554">
        <w:rPr>
          <w:i/>
        </w:rPr>
        <w:t>semi-directiva</w:t>
      </w:r>
      <w:r w:rsidRPr="00E02554">
        <w:t xml:space="preserve"> o </w:t>
      </w:r>
      <w:r w:rsidRPr="00E02554">
        <w:rPr>
          <w:i/>
        </w:rPr>
        <w:t>directiva-null</w:t>
      </w:r>
      <w:r w:rsidRPr="00E02554">
        <w:t xml:space="preserve">. Una frase es asignada a semi-directiva si es un consejo o una instrucción que no necesariamente es una directiva. Esta clase de comentarios de API corresponde a un segundo nivel de importancia de instrucciones, después del primer nivel de importancia que son los comentarios de clase directiva. Por otra parte, las frases asignadas a directiva-null son comentarios que tratan sobre el uso del valor especial </w:t>
      </w:r>
      <w:r w:rsidRPr="00E02554">
        <w:rPr>
          <w:i/>
        </w:rPr>
        <w:t>null.</w:t>
      </w:r>
      <w:r w:rsidRPr="00E02554">
        <w:t xml:space="preserve"> Estos comentarios suelen advertir que algún parámetro puede o no puede ser null, o que cierto método puede retornar null. La regla a seguir es: “si es instrucción importante (o directiva) pero trata principalmente sobre el valor </w:t>
      </w:r>
      <w:r w:rsidRPr="00E02554">
        <w:rPr>
          <w:i/>
        </w:rPr>
        <w:t>null</w:t>
      </w:r>
      <w:r w:rsidRPr="00E02554">
        <w:t xml:space="preserve"> es </w:t>
      </w:r>
      <w:r w:rsidRPr="00E02554">
        <w:rPr>
          <w:i/>
        </w:rPr>
        <w:t>directiva-null</w:t>
      </w:r>
      <w:r w:rsidRPr="00E02554">
        <w:t xml:space="preserve">. Si es instrucción importante que menciona </w:t>
      </w:r>
      <w:r w:rsidRPr="00E02554">
        <w:rPr>
          <w:i/>
        </w:rPr>
        <w:t>null</w:t>
      </w:r>
      <w:r w:rsidRPr="00E02554">
        <w:t xml:space="preserve"> pero trata principalmente sobre otra advertencia es </w:t>
      </w:r>
      <w:r w:rsidRPr="00E02554">
        <w:rPr>
          <w:i/>
        </w:rPr>
        <w:t>directiva.</w:t>
      </w:r>
      <w:r w:rsidRPr="00E02554">
        <w:t xml:space="preserve"> En otro caso es </w:t>
      </w:r>
      <w:r w:rsidRPr="00E02554">
        <w:rPr>
          <w:i/>
        </w:rPr>
        <w:t>no-directiva</w:t>
      </w:r>
      <w:r w:rsidRPr="00E02554">
        <w:t xml:space="preserve"> (una </w:t>
      </w:r>
      <w:r w:rsidRPr="00E02554">
        <w:rPr>
          <w:i/>
        </w:rPr>
        <w:t xml:space="preserve">semi-directiva </w:t>
      </w:r>
      <w:r w:rsidRPr="00E02554">
        <w:t xml:space="preserve">que habla sobre el uso de </w:t>
      </w:r>
      <w:r w:rsidRPr="00E02554">
        <w:rPr>
          <w:i/>
        </w:rPr>
        <w:t>null,</w:t>
      </w:r>
      <w:r w:rsidRPr="00E02554">
        <w:t xml:space="preserve"> se anota como una </w:t>
      </w:r>
      <w:r w:rsidRPr="00E02554">
        <w:rPr>
          <w:i/>
        </w:rPr>
        <w:t>directiva-null</w:t>
      </w:r>
      <w:r w:rsidRPr="00E02554">
        <w:t>).</w:t>
      </w:r>
      <w:commentRangeEnd w:id="1966"/>
      <w:r w:rsidRPr="002B58BF">
        <w:rPr>
          <w:rStyle w:val="Refdecomentario"/>
          <w:sz w:val="24"/>
        </w:rPr>
        <w:commentReference w:id="1966"/>
      </w:r>
    </w:p>
    <w:p w:rsidR="00EE2482" w:rsidRPr="00E02554" w:rsidRDefault="00EE2482" w:rsidP="00EE2482"/>
    <w:p w:rsidR="00E62247" w:rsidRDefault="00E62247">
      <w:pPr>
        <w:spacing w:after="200" w:line="276" w:lineRule="auto"/>
        <w:jc w:val="left"/>
        <w:rPr>
          <w:ins w:id="1967" w:author="Gabriel Correa" w:date="2015-08-27T22:55:00Z"/>
          <w:rFonts w:eastAsiaTheme="majorEastAsia" w:cstheme="majorBidi"/>
          <w:b/>
          <w:bCs/>
          <w:color w:val="365F91" w:themeColor="accent1" w:themeShade="BF"/>
          <w:sz w:val="28"/>
          <w:szCs w:val="28"/>
        </w:rPr>
      </w:pPr>
      <w:ins w:id="1968" w:author="Gabriel Correa" w:date="2015-08-27T22:55:00Z">
        <w:r>
          <w:br w:type="page"/>
        </w:r>
      </w:ins>
    </w:p>
    <w:p w:rsidR="0001797F" w:rsidRPr="00E02554" w:rsidDel="00E62247" w:rsidRDefault="0001797F" w:rsidP="00EE2482">
      <w:pPr>
        <w:rPr>
          <w:del w:id="1969" w:author="Gabriel Correa" w:date="2015-08-27T22:55:00Z"/>
        </w:rPr>
      </w:pPr>
      <w:bookmarkStart w:id="1970" w:name="_Toc428510387"/>
      <w:bookmarkEnd w:id="1970"/>
    </w:p>
    <w:p w:rsidR="0001797F" w:rsidRPr="00E02554" w:rsidDel="00E62247" w:rsidRDefault="0001797F" w:rsidP="00EE2482">
      <w:pPr>
        <w:rPr>
          <w:del w:id="1971" w:author="Gabriel Correa" w:date="2015-08-27T22:55:00Z"/>
        </w:rPr>
      </w:pPr>
      <w:bookmarkStart w:id="1972" w:name="_Toc428510388"/>
      <w:bookmarkEnd w:id="1972"/>
    </w:p>
    <w:p w:rsidR="00EE2482" w:rsidRDefault="00EE2482" w:rsidP="00EE2482">
      <w:pPr>
        <w:pStyle w:val="Ttulo1"/>
      </w:pPr>
      <w:bookmarkStart w:id="1973" w:name="_Toc428510389"/>
      <w:r>
        <w:t>Aplicación de Text Mining</w:t>
      </w:r>
      <w:bookmarkEnd w:id="1973"/>
    </w:p>
    <w:p w:rsidR="00EE2482" w:rsidRDefault="00EE2482" w:rsidP="00EE2482">
      <w:pPr>
        <w:pStyle w:val="Prrafodelista"/>
        <w:numPr>
          <w:ilvl w:val="0"/>
          <w:numId w:val="24"/>
        </w:numPr>
      </w:pPr>
      <w:r>
        <w:t xml:space="preserve">Mencionar cuales son los que pueden ser usados como machine </w:t>
      </w:r>
      <w:proofErr w:type="gramStart"/>
      <w:r>
        <w:t>learning ,</w:t>
      </w:r>
      <w:proofErr w:type="gramEnd"/>
      <w:r>
        <w:t xml:space="preserve"> aprendiendo con cada set de datos nuevos, usando la api de java.</w:t>
      </w:r>
    </w:p>
    <w:p w:rsidR="00EE2482" w:rsidRDefault="00EE2482" w:rsidP="00EE2482">
      <w:pPr>
        <w:pStyle w:val="Prrafodelista"/>
        <w:numPr>
          <w:ilvl w:val="0"/>
          <w:numId w:val="24"/>
        </w:numPr>
      </w:pPr>
      <w:r>
        <w:t>Mencionar overfitting y lo que se hizo para evitar tener overfitting</w:t>
      </w:r>
    </w:p>
    <w:p w:rsidR="00EE2482" w:rsidRPr="00E02554" w:rsidRDefault="00EE2482" w:rsidP="00EE2482">
      <w:r w:rsidRPr="00E02554">
        <w:t>El objetivo de realizar Text Mining y usar algoritmos de Machine Learning es lograr obtener un programa que destaque automáticamente las directivas de los comentarios normales de documentaciones de API. Una forma de lograr estas clasificaciones es usar Weka, un ambiente de herramientas para realizar Data Mining y aplicar algoritmos de Machine Learning. En la sección</w:t>
      </w:r>
      <w:ins w:id="1974" w:author="Gabriel Correa" w:date="2015-08-28T07:26:00Z">
        <w:r w:rsidR="00367314">
          <w:t xml:space="preserve"> </w:t>
        </w:r>
        <w:r w:rsidR="00367314">
          <w:fldChar w:fldCharType="begin"/>
        </w:r>
        <w:r w:rsidR="00367314">
          <w:instrText xml:space="preserve"> REF _Ref428510145 \r \h </w:instrText>
        </w:r>
      </w:ins>
      <w:r w:rsidR="00367314">
        <w:fldChar w:fldCharType="separate"/>
      </w:r>
      <w:ins w:id="1975" w:author="Gabriel Correa" w:date="2015-08-28T07:30:00Z">
        <w:r w:rsidR="00E54D64">
          <w:t>6.1</w:t>
        </w:r>
      </w:ins>
      <w:ins w:id="1976" w:author="Gabriel Correa" w:date="2015-08-28T07:26:00Z">
        <w:r w:rsidR="00367314">
          <w:fldChar w:fldCharType="end"/>
        </w:r>
      </w:ins>
      <w:r w:rsidRPr="00E02554">
        <w:t xml:space="preserve"> </w:t>
      </w:r>
      <w:ins w:id="1977" w:author="Gabriel Correa" w:date="2015-08-28T07:26:00Z">
        <w:r w:rsidR="00367314">
          <w:t>s</w:t>
        </w:r>
      </w:ins>
      <w:commentRangeStart w:id="1978"/>
      <w:del w:id="1979" w:author="Gabriel Correa" w:date="2015-08-28T07:26:00Z">
        <w:r w:rsidRPr="00E02554" w:rsidDel="00367314">
          <w:delText xml:space="preserve">[[***]] </w:delText>
        </w:r>
        <w:commentRangeEnd w:id="1978"/>
        <w:r w:rsidRPr="002B58BF" w:rsidDel="00367314">
          <w:rPr>
            <w:rStyle w:val="Refdecomentario"/>
            <w:sz w:val="24"/>
          </w:rPr>
          <w:commentReference w:id="1978"/>
        </w:r>
        <w:r w:rsidRPr="00E02554" w:rsidDel="00367314">
          <w:delText>s</w:delText>
        </w:r>
      </w:del>
      <w:r w:rsidRPr="00E02554">
        <w:t>e encuentra una breve introducción a Weka.</w:t>
      </w:r>
    </w:p>
    <w:p w:rsidR="00EE2482" w:rsidRPr="00E02554" w:rsidRDefault="00EE2482" w:rsidP="00EE2482">
      <w:r w:rsidRPr="00E02554">
        <w:t>Sin duda, un programa que clasifique directivas no puede evitar equivocarse en algunos casos porque los comentarios de código fuente en lenguaje natural pueden adoptar millones de combinaciones de palabras. No hay una regla existente que nos pueda determinar con certeza si un comentario es una directiva o si no lo es. Por esto es que solo se pueden realizar aproximaciones, o Machine Learning en nuestro caso, para acercarse a un buen resultado.</w:t>
      </w:r>
    </w:p>
    <w:p w:rsidR="00EE2482" w:rsidRPr="00E02554" w:rsidRDefault="00EE2482" w:rsidP="00EE2482">
      <w:r w:rsidRPr="00E02554">
        <w:t xml:space="preserve">En esta sección se describe el diseño y detalle de los experimentos realizados en Weka usando los datos preliminares y datos finales discutidos en la sección </w:t>
      </w:r>
      <w:r w:rsidRPr="00D471E1">
        <w:fldChar w:fldCharType="begin"/>
      </w:r>
      <w:r w:rsidRPr="00E02554">
        <w:instrText xml:space="preserve"> REF _Ref427234276 \n \h </w:instrText>
      </w:r>
      <w:r w:rsidRPr="00D471E1">
        <w:fldChar w:fldCharType="separate"/>
      </w:r>
      <w:ins w:id="1980" w:author="Gabriel Correa" w:date="2015-08-28T07:30:00Z">
        <w:r w:rsidR="00E54D64">
          <w:t>0</w:t>
        </w:r>
      </w:ins>
      <w:del w:id="1981" w:author="Gabriel Correa" w:date="2015-08-27T12:46:00Z">
        <w:r w:rsidR="001809B5" w:rsidDel="00763E46">
          <w:delText>4</w:delText>
        </w:r>
      </w:del>
      <w:r w:rsidRPr="00D471E1">
        <w:fldChar w:fldCharType="end"/>
      </w:r>
      <w:r w:rsidRPr="00E02554">
        <w:t xml:space="preserve">, los cuales abarcan ejemplos de las API de JFace, Apache Commons y Java. La mayoría de los experimentos buscan encontrar el mejor rendimiento clasificando las directivas, mientras </w:t>
      </w:r>
      <w:commentRangeStart w:id="1982"/>
      <w:r w:rsidRPr="00E02554">
        <w:t xml:space="preserve">que otros experimentos </w:t>
      </w:r>
      <w:commentRangeEnd w:id="1982"/>
      <w:r w:rsidRPr="002B58BF">
        <w:rPr>
          <w:rStyle w:val="Refdecomentario"/>
          <w:sz w:val="24"/>
        </w:rPr>
        <w:commentReference w:id="1982"/>
      </w:r>
      <w:r w:rsidRPr="00E02554">
        <w:t>buscan obtener información intrínseca al dominio de los datos y el problema estudiado.</w:t>
      </w:r>
    </w:p>
    <w:p w:rsidR="00EE2482" w:rsidRDefault="00EE2482" w:rsidP="00EE2482">
      <w:pPr>
        <w:pStyle w:val="Ttulo2"/>
      </w:pPr>
      <w:bookmarkStart w:id="1983" w:name="_Ref428510142"/>
      <w:bookmarkStart w:id="1984" w:name="_Ref428510145"/>
      <w:bookmarkStart w:id="1985" w:name="_Toc428510390"/>
      <w:r>
        <w:t>Weka</w:t>
      </w:r>
      <w:bookmarkEnd w:id="1983"/>
      <w:bookmarkEnd w:id="1984"/>
      <w:bookmarkEnd w:id="1985"/>
    </w:p>
    <w:p w:rsidR="00EE2482" w:rsidRPr="00E02554" w:rsidRDefault="00EE2482" w:rsidP="00EE2482">
      <w:r w:rsidRPr="00E02554">
        <w:t xml:space="preserve">Weka es una plataforma de software para el uso de Machine Learning y Data Mining. Posee una interfaz gráfica como también un API en Java para usar sus funcionalidades. Los componentes de Weka usados en este estudio son su explorador, su experimentador </w:t>
      </w:r>
      <w:commentRangeStart w:id="1986"/>
      <w:r w:rsidRPr="00E02554">
        <w:t>y su API</w:t>
      </w:r>
      <w:commentRangeEnd w:id="1986"/>
      <w:r w:rsidRPr="00BF7FE6">
        <w:rPr>
          <w:rStyle w:val="Refdecomentario"/>
          <w:sz w:val="24"/>
        </w:rPr>
        <w:commentReference w:id="1986"/>
      </w:r>
      <w:r w:rsidRPr="00E02554">
        <w:t xml:space="preserve">. </w:t>
      </w:r>
      <w:del w:id="1987" w:author="Gabriel Correa" w:date="2015-08-28T07:38:00Z">
        <w:r w:rsidRPr="00E02554" w:rsidDel="00E54D64">
          <w:delText xml:space="preserve">Las </w:delText>
        </w:r>
      </w:del>
      <w:ins w:id="1988" w:author="Gabriel Correa" w:date="2015-08-28T07:38:00Z">
        <w:r w:rsidR="00E54D64">
          <w:t>La</w:t>
        </w:r>
        <w:r w:rsidR="00E54D64" w:rsidRPr="00E02554">
          <w:t xml:space="preserve"> </w:t>
        </w:r>
      </w:ins>
      <w:del w:id="1989" w:author="Gabriel Correa" w:date="2015-08-28T07:38:00Z">
        <w:r w:rsidRPr="00E02554" w:rsidDel="00E54D64">
          <w:delText>imágenes</w:delText>
        </w:r>
      </w:del>
      <w:ins w:id="1990" w:author="Gabriel Correa" w:date="2015-08-28T07:38:00Z">
        <w:r w:rsidR="00E54D64">
          <w:fldChar w:fldCharType="begin"/>
        </w:r>
        <w:r w:rsidR="00E54D64">
          <w:instrText xml:space="preserve"> REF _Ref428510824 \h </w:instrText>
        </w:r>
      </w:ins>
      <w:r w:rsidR="00E54D64">
        <w:fldChar w:fldCharType="separate"/>
      </w:r>
      <w:ins w:id="1991" w:author="Gabriel Correa" w:date="2015-08-28T07:38:00Z">
        <w:r w:rsidR="00E54D64">
          <w:t xml:space="preserve">Imagen </w:t>
        </w:r>
        <w:r w:rsidR="00E54D64">
          <w:rPr>
            <w:noProof/>
          </w:rPr>
          <w:t>6</w:t>
        </w:r>
        <w:r w:rsidR="00E54D64">
          <w:t>.</w:t>
        </w:r>
        <w:r w:rsidR="00E54D64">
          <w:rPr>
            <w:noProof/>
          </w:rPr>
          <w:t>1</w:t>
        </w:r>
        <w:r w:rsidR="00E54D64">
          <w:fldChar w:fldCharType="end"/>
        </w:r>
      </w:ins>
      <w:del w:id="1992" w:author="Gabriel Correa" w:date="2015-08-28T07:37:00Z">
        <w:r w:rsidRPr="00E02554" w:rsidDel="00E54D64">
          <w:delText xml:space="preserve"> [[**]]</w:delText>
        </w:r>
      </w:del>
      <w:r w:rsidRPr="00E02554">
        <w:t xml:space="preserve"> </w:t>
      </w:r>
      <w:del w:id="1993" w:author="Gabriel Correa" w:date="2015-08-28T07:38:00Z">
        <w:r w:rsidRPr="00E02554" w:rsidDel="00E54D64">
          <w:delText xml:space="preserve">[[**]] </w:delText>
        </w:r>
      </w:del>
      <w:del w:id="1994" w:author="Gabriel Correa" w:date="2015-08-28T07:39:00Z">
        <w:r w:rsidRPr="00E02554" w:rsidDel="00E54D64">
          <w:delText>y</w:delText>
        </w:r>
      </w:del>
      <w:ins w:id="1995" w:author="Gabriel Correa" w:date="2015-08-28T07:39:00Z">
        <w:r w:rsidR="00E54D64">
          <w:t>e</w:t>
        </w:r>
      </w:ins>
      <w:del w:id="1996" w:author="Gabriel Correa" w:date="2015-08-28T07:38:00Z">
        <w:r w:rsidRPr="00E02554" w:rsidDel="00E54D64">
          <w:delText xml:space="preserve"> [[**]] </w:delText>
        </w:r>
      </w:del>
      <w:ins w:id="1997" w:author="Gabriel Correa" w:date="2015-08-28T07:38:00Z">
        <w:r w:rsidR="00E54D64">
          <w:t xml:space="preserve"> </w:t>
        </w:r>
        <w:r w:rsidR="00E54D64">
          <w:fldChar w:fldCharType="begin"/>
        </w:r>
        <w:r w:rsidR="00E54D64">
          <w:instrText xml:space="preserve"> REF _Ref428510864 \h </w:instrText>
        </w:r>
      </w:ins>
      <w:r w:rsidR="00E54D64">
        <w:fldChar w:fldCharType="separate"/>
      </w:r>
      <w:ins w:id="1998" w:author="Gabriel Correa" w:date="2015-08-28T07:38:00Z">
        <w:r w:rsidR="00E54D64">
          <w:t xml:space="preserve">Imagen </w:t>
        </w:r>
        <w:r w:rsidR="00E54D64">
          <w:rPr>
            <w:noProof/>
          </w:rPr>
          <w:t>6</w:t>
        </w:r>
        <w:r w:rsidR="00E54D64">
          <w:t>.</w:t>
        </w:r>
        <w:r w:rsidR="00E54D64">
          <w:rPr>
            <w:noProof/>
          </w:rPr>
          <w:t>2</w:t>
        </w:r>
        <w:r w:rsidR="00E54D64">
          <w:fldChar w:fldCharType="end"/>
        </w:r>
        <w:r w:rsidR="00E54D64">
          <w:t xml:space="preserve"> </w:t>
        </w:r>
      </w:ins>
      <w:r w:rsidRPr="00E02554">
        <w:t>muestran la interfaz gráfica de</w:t>
      </w:r>
      <w:ins w:id="1999" w:author="Gabriel Correa" w:date="2015-08-28T07:31:00Z">
        <w:r w:rsidR="00E54D64">
          <w:t>l Explorador y el Experimentador de</w:t>
        </w:r>
      </w:ins>
      <w:r w:rsidRPr="00E02554">
        <w:t xml:space="preserve"> Weka</w:t>
      </w:r>
      <w:ins w:id="2000" w:author="Gabriel Correa" w:date="2015-08-28T07:31:00Z">
        <w:r w:rsidR="00E54D64">
          <w:t xml:space="preserve"> respectivamente</w:t>
        </w:r>
      </w:ins>
      <w:r w:rsidRPr="00E02554">
        <w:t>.</w:t>
      </w:r>
    </w:p>
    <w:p w:rsidR="00EE2482" w:rsidRPr="00E02554" w:rsidDel="00E54D64" w:rsidRDefault="00EE2482" w:rsidP="00EE2482">
      <w:pPr>
        <w:rPr>
          <w:del w:id="2001" w:author="Gabriel Correa" w:date="2015-08-28T07:31:00Z"/>
        </w:rPr>
      </w:pPr>
    </w:p>
    <w:p w:rsidR="00EE2482" w:rsidRPr="00E02554" w:rsidDel="00E54D64" w:rsidRDefault="00EE2482" w:rsidP="00EE2482">
      <w:pPr>
        <w:jc w:val="center"/>
        <w:rPr>
          <w:del w:id="2002" w:author="Gabriel Correa" w:date="2015-08-28T07:31:00Z"/>
          <w:rPrChange w:id="2003" w:author="Gabriel Correa" w:date="2015-08-25T14:24:00Z">
            <w:rPr>
              <w:del w:id="2004" w:author="Gabriel Correa" w:date="2015-08-28T07:31:00Z"/>
              <w:lang w:val="en-US"/>
            </w:rPr>
          </w:rPrChange>
        </w:rPr>
      </w:pPr>
      <w:del w:id="2005" w:author="Gabriel Correa" w:date="2015-08-28T07:31:00Z">
        <w:r w:rsidRPr="00E02554" w:rsidDel="00E54D64">
          <w:rPr>
            <w:rPrChange w:id="2006" w:author="Gabriel Correa" w:date="2015-08-25T14:24:00Z">
              <w:rPr>
                <w:lang w:val="en-US"/>
              </w:rPr>
            </w:rPrChange>
          </w:rPr>
          <w:delText>[[img de Weka welcome Windows]]</w:delText>
        </w:r>
      </w:del>
    </w:p>
    <w:p w:rsidR="00EE2482" w:rsidRPr="00E02554" w:rsidRDefault="00EE2482" w:rsidP="00EE2482">
      <w:pPr>
        <w:jc w:val="center"/>
        <w:rPr>
          <w:rPrChange w:id="2007" w:author="Gabriel Correa" w:date="2015-08-25T14:24:00Z">
            <w:rPr>
              <w:lang w:val="en-US"/>
            </w:rPr>
          </w:rPrChange>
        </w:rPr>
      </w:pPr>
    </w:p>
    <w:p w:rsidR="00E54D64" w:rsidRDefault="00E54D64" w:rsidP="00E54D64">
      <w:pPr>
        <w:keepNext/>
        <w:jc w:val="center"/>
        <w:rPr>
          <w:ins w:id="2008" w:author="Gabriel Correa" w:date="2015-08-28T07:37:00Z"/>
        </w:rPr>
        <w:pPrChange w:id="2009" w:author="Gabriel Correa" w:date="2015-08-28T07:37:00Z">
          <w:pPr>
            <w:jc w:val="center"/>
          </w:pPr>
        </w:pPrChange>
      </w:pPr>
      <w:ins w:id="2010" w:author="Gabriel Correa" w:date="2015-08-28T07:35:00Z">
        <w:r>
          <w:rPr>
            <w:noProof/>
          </w:rPr>
          <w:drawing>
            <wp:inline distT="0" distB="0" distL="0" distR="0" wp14:anchorId="4B096FB5" wp14:editId="440F5F7A">
              <wp:extent cx="4003221" cy="280800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ka-UI-Explorer.PNG"/>
                      <pic:cNvPicPr/>
                    </pic:nvPicPr>
                    <pic:blipFill>
                      <a:blip r:embed="rId25">
                        <a:extLst>
                          <a:ext uri="{28A0092B-C50C-407E-A947-70E740481C1C}">
                            <a14:useLocalDpi xmlns:a14="http://schemas.microsoft.com/office/drawing/2010/main" val="0"/>
                          </a:ext>
                        </a:extLst>
                      </a:blip>
                      <a:stretch>
                        <a:fillRect/>
                      </a:stretch>
                    </pic:blipFill>
                    <pic:spPr>
                      <a:xfrm>
                        <a:off x="0" y="0"/>
                        <a:ext cx="4003221" cy="2808000"/>
                      </a:xfrm>
                      <a:prstGeom prst="rect">
                        <a:avLst/>
                      </a:prstGeom>
                    </pic:spPr>
                  </pic:pic>
                </a:graphicData>
              </a:graphic>
            </wp:inline>
          </w:drawing>
        </w:r>
      </w:ins>
    </w:p>
    <w:p w:rsidR="00E54D64" w:rsidRDefault="00E54D64" w:rsidP="00E54D64">
      <w:pPr>
        <w:pStyle w:val="Epgrafe"/>
        <w:jc w:val="center"/>
        <w:rPr>
          <w:ins w:id="2011" w:author="Gabriel Correa" w:date="2015-08-28T07:37:00Z"/>
        </w:rPr>
        <w:pPrChange w:id="2012" w:author="Gabriel Correa" w:date="2015-08-28T07:37:00Z">
          <w:pPr>
            <w:pStyle w:val="Epgrafe"/>
          </w:pPr>
        </w:pPrChange>
      </w:pPr>
      <w:bookmarkStart w:id="2013" w:name="_Ref428510824"/>
      <w:ins w:id="2014" w:author="Gabriel Correa" w:date="2015-08-28T07:37:00Z">
        <w:r>
          <w:t xml:space="preserve">Imagen </w:t>
        </w:r>
        <w:r>
          <w:fldChar w:fldCharType="begin"/>
        </w:r>
        <w:r>
          <w:instrText xml:space="preserve"> STYLEREF 1 \s </w:instrText>
        </w:r>
      </w:ins>
      <w:r>
        <w:fldChar w:fldCharType="separate"/>
      </w:r>
      <w:r>
        <w:rPr>
          <w:noProof/>
        </w:rPr>
        <w:t>6</w:t>
      </w:r>
      <w:ins w:id="2015" w:author="Gabriel Correa" w:date="2015-08-28T07:37:00Z">
        <w:r>
          <w:fldChar w:fldCharType="end"/>
        </w:r>
        <w:r>
          <w:t>.</w:t>
        </w:r>
        <w:r>
          <w:fldChar w:fldCharType="begin"/>
        </w:r>
        <w:r>
          <w:instrText xml:space="preserve"> SEQ Imagen \* ARABIC \s 1 </w:instrText>
        </w:r>
      </w:ins>
      <w:r>
        <w:fldChar w:fldCharType="separate"/>
      </w:r>
      <w:ins w:id="2016" w:author="Gabriel Correa" w:date="2015-08-28T07:37:00Z">
        <w:r>
          <w:rPr>
            <w:noProof/>
          </w:rPr>
          <w:t>1</w:t>
        </w:r>
        <w:r>
          <w:fldChar w:fldCharType="end"/>
        </w:r>
        <w:bookmarkEnd w:id="2013"/>
        <w:r>
          <w:t>:   Interfaz gráfica del explorado de Weka.</w:t>
        </w:r>
      </w:ins>
    </w:p>
    <w:p w:rsidR="00EE2482" w:rsidRPr="00E02554" w:rsidDel="00E54D64" w:rsidRDefault="00EE2482" w:rsidP="00E54D64">
      <w:pPr>
        <w:jc w:val="center"/>
        <w:rPr>
          <w:del w:id="2017" w:author="Gabriel Correa" w:date="2015-08-28T07:35:00Z"/>
        </w:rPr>
        <w:pPrChange w:id="2018" w:author="Gabriel Correa" w:date="2015-08-28T07:36:00Z">
          <w:pPr>
            <w:jc w:val="center"/>
          </w:pPr>
        </w:pPrChange>
      </w:pPr>
      <w:del w:id="2019" w:author="Gabriel Correa" w:date="2015-08-28T07:35:00Z">
        <w:r w:rsidRPr="00E02554" w:rsidDel="00E54D64">
          <w:delText>[[img de Weka Explorer]]</w:delText>
        </w:r>
      </w:del>
    </w:p>
    <w:p w:rsidR="00EE2482" w:rsidRPr="00E02554" w:rsidRDefault="00EE2482" w:rsidP="00E54D64">
      <w:pPr>
        <w:jc w:val="center"/>
        <w:pPrChange w:id="2020" w:author="Gabriel Correa" w:date="2015-08-28T07:36:00Z">
          <w:pPr>
            <w:jc w:val="center"/>
          </w:pPr>
        </w:pPrChange>
      </w:pPr>
    </w:p>
    <w:p w:rsidR="00E54D64" w:rsidRDefault="00E54D64" w:rsidP="00EE2482">
      <w:pPr>
        <w:rPr>
          <w:ins w:id="2021" w:author="Gabriel Correa" w:date="2015-08-28T07:36:00Z"/>
        </w:rPr>
      </w:pPr>
    </w:p>
    <w:p w:rsidR="00E54D64" w:rsidRDefault="00E54D64" w:rsidP="00E54D64">
      <w:pPr>
        <w:keepNext/>
        <w:jc w:val="center"/>
        <w:rPr>
          <w:ins w:id="2022" w:author="Gabriel Correa" w:date="2015-08-28T07:37:00Z"/>
        </w:rPr>
        <w:pPrChange w:id="2023" w:author="Gabriel Correa" w:date="2015-08-28T07:37:00Z">
          <w:pPr>
            <w:jc w:val="center"/>
          </w:pPr>
        </w:pPrChange>
      </w:pPr>
      <w:ins w:id="2024" w:author="Gabriel Correa" w:date="2015-08-28T07:36:00Z">
        <w:r>
          <w:rPr>
            <w:noProof/>
          </w:rPr>
          <w:drawing>
            <wp:inline distT="0" distB="0" distL="0" distR="0" wp14:anchorId="1CCE944E" wp14:editId="3C1C24AA">
              <wp:extent cx="3807559" cy="2808000"/>
              <wp:effectExtent l="0" t="0" r="254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ka-UI-Experimenter.PNG"/>
                      <pic:cNvPicPr/>
                    </pic:nvPicPr>
                    <pic:blipFill>
                      <a:blip r:embed="rId26">
                        <a:extLst>
                          <a:ext uri="{28A0092B-C50C-407E-A947-70E740481C1C}">
                            <a14:useLocalDpi xmlns:a14="http://schemas.microsoft.com/office/drawing/2010/main" val="0"/>
                          </a:ext>
                        </a:extLst>
                      </a:blip>
                      <a:stretch>
                        <a:fillRect/>
                      </a:stretch>
                    </pic:blipFill>
                    <pic:spPr>
                      <a:xfrm>
                        <a:off x="0" y="0"/>
                        <a:ext cx="3807559" cy="2808000"/>
                      </a:xfrm>
                      <a:prstGeom prst="rect">
                        <a:avLst/>
                      </a:prstGeom>
                    </pic:spPr>
                  </pic:pic>
                </a:graphicData>
              </a:graphic>
            </wp:inline>
          </w:drawing>
        </w:r>
      </w:ins>
    </w:p>
    <w:p w:rsidR="00E54D64" w:rsidRDefault="00E54D64" w:rsidP="00E54D64">
      <w:pPr>
        <w:pStyle w:val="Epgrafe"/>
        <w:jc w:val="center"/>
        <w:rPr>
          <w:ins w:id="2025" w:author="Gabriel Correa" w:date="2015-08-28T07:36:00Z"/>
        </w:rPr>
        <w:pPrChange w:id="2026" w:author="Gabriel Correa" w:date="2015-08-28T07:37:00Z">
          <w:pPr/>
        </w:pPrChange>
      </w:pPr>
      <w:bookmarkStart w:id="2027" w:name="_Ref428510864"/>
      <w:ins w:id="2028" w:author="Gabriel Correa" w:date="2015-08-28T07:37:00Z">
        <w:r>
          <w:t xml:space="preserve">Imagen </w:t>
        </w:r>
        <w:r>
          <w:fldChar w:fldCharType="begin"/>
        </w:r>
        <w:r>
          <w:instrText xml:space="preserve"> STYLEREF 1 \s </w:instrText>
        </w:r>
      </w:ins>
      <w:r>
        <w:fldChar w:fldCharType="separate"/>
      </w:r>
      <w:r>
        <w:rPr>
          <w:noProof/>
        </w:rPr>
        <w:t>6</w:t>
      </w:r>
      <w:ins w:id="2029" w:author="Gabriel Correa" w:date="2015-08-28T07:37:00Z">
        <w:r>
          <w:fldChar w:fldCharType="end"/>
        </w:r>
        <w:r>
          <w:t>.</w:t>
        </w:r>
        <w:r>
          <w:fldChar w:fldCharType="begin"/>
        </w:r>
        <w:r>
          <w:instrText xml:space="preserve"> SEQ Imagen \* ARABIC \s 1 </w:instrText>
        </w:r>
      </w:ins>
      <w:r>
        <w:fldChar w:fldCharType="separate"/>
      </w:r>
      <w:ins w:id="2030" w:author="Gabriel Correa" w:date="2015-08-28T07:37:00Z">
        <w:r>
          <w:rPr>
            <w:noProof/>
          </w:rPr>
          <w:t>2</w:t>
        </w:r>
        <w:r>
          <w:fldChar w:fldCharType="end"/>
        </w:r>
        <w:bookmarkEnd w:id="2027"/>
        <w:r>
          <w:t>:   Interfaz gráfica del experimentador de Weka.</w:t>
        </w:r>
      </w:ins>
    </w:p>
    <w:p w:rsidR="00EE2482" w:rsidRPr="00E02554" w:rsidDel="00E54D64" w:rsidRDefault="00EE2482" w:rsidP="00EE2482">
      <w:pPr>
        <w:jc w:val="center"/>
        <w:rPr>
          <w:del w:id="2031" w:author="Gabriel Correa" w:date="2015-08-28T07:36:00Z"/>
        </w:rPr>
      </w:pPr>
      <w:del w:id="2032" w:author="Gabriel Correa" w:date="2015-08-28T07:36:00Z">
        <w:r w:rsidRPr="00E02554" w:rsidDel="00E54D64">
          <w:delText>[[img de Weka Experimenter]]</w:delText>
        </w:r>
      </w:del>
    </w:p>
    <w:p w:rsidR="00EE2482" w:rsidRPr="00E02554" w:rsidRDefault="00EE2482" w:rsidP="00EE2482">
      <w:r w:rsidRPr="00E02554">
        <w:t xml:space="preserve">El programa es entrenado con datos que deben ser guardados en un archivo </w:t>
      </w:r>
      <w:r w:rsidRPr="00E02554">
        <w:rPr>
          <w:i/>
        </w:rPr>
        <w:t>.arff</w:t>
      </w:r>
      <w:r w:rsidRPr="00E02554">
        <w:t xml:space="preserve"> el cual posee un formato particular, pero muy similar a los archivos </w:t>
      </w:r>
      <w:r w:rsidRPr="00E02554">
        <w:rPr>
          <w:i/>
        </w:rPr>
        <w:t>.csv</w:t>
      </w:r>
      <w:r w:rsidRPr="00E02554">
        <w:t xml:space="preserve">. Es un archivo con instancias de datos, cada instancia en una línea con valores separados por coma representando un vector de valores. En este trabajo cada instancia es un vector </w:t>
      </w:r>
      <m:oMath>
        <m:r>
          <w:rPr>
            <w:rFonts w:ascii="Cambria Math" w:hAnsi="Cambria Math"/>
          </w:rPr>
          <m:t>(string,tipo_de_co</m:t>
        </m:r>
        <m:r>
          <w:rPr>
            <w:rFonts w:ascii="Cambria Math" w:hAnsi="Cambria Math"/>
          </w:rPr>
          <m:t>mentario)</m:t>
        </m:r>
      </m:oMath>
      <w:r w:rsidRPr="00E02554">
        <w:t xml:space="preserve"> donde </w:t>
      </w:r>
      <m:oMath>
        <m:r>
          <w:rPr>
            <w:rFonts w:ascii="Cambria Math" w:hAnsi="Cambria Math"/>
          </w:rPr>
          <m:t>string</m:t>
        </m:r>
      </m:oMath>
      <w:r w:rsidRPr="00E02554">
        <w:t xml:space="preserve"> es texto y </w:t>
      </w:r>
      <m:oMath>
        <m:r>
          <w:rPr>
            <w:rFonts w:ascii="Cambria Math" w:hAnsi="Cambria Math"/>
          </w:rPr>
          <m:t>tipo_de_comentario</m:t>
        </m:r>
      </m:oMath>
      <w:r w:rsidRPr="00E02554">
        <w:t xml:space="preserve"> es uno de los valores {</w:t>
      </w:r>
      <w:r w:rsidRPr="00E02554">
        <w:rPr>
          <w:i/>
        </w:rPr>
        <w:t>non-directive</w:t>
      </w:r>
      <w:proofErr w:type="gramStart"/>
      <w:r w:rsidRPr="00E02554">
        <w:rPr>
          <w:i/>
        </w:rPr>
        <w:t>,directive,semi</w:t>
      </w:r>
      <w:proofErr w:type="gramEnd"/>
      <w:r w:rsidRPr="00E02554">
        <w:rPr>
          <w:i/>
        </w:rPr>
        <w:t>-directive,null-directive</w:t>
      </w:r>
      <w:r w:rsidRPr="00E02554">
        <w:t>} o posiblemente solo {</w:t>
      </w:r>
      <w:r w:rsidRPr="00E02554">
        <w:rPr>
          <w:i/>
        </w:rPr>
        <w:t>non-directive,directive</w:t>
      </w:r>
      <w:r w:rsidRPr="00E02554">
        <w:t>}.</w:t>
      </w:r>
    </w:p>
    <w:p w:rsidR="00264224" w:rsidRPr="00113DC6" w:rsidRDefault="00264224" w:rsidP="00264224">
      <w:pPr>
        <w:pStyle w:val="Ttulo3"/>
      </w:pPr>
      <w:bookmarkStart w:id="2033" w:name="_Ref427782605"/>
      <w:bookmarkStart w:id="2034" w:name="_Toc428510391"/>
      <w:r>
        <w:t>Filtros</w:t>
      </w:r>
      <w:bookmarkEnd w:id="2033"/>
      <w:bookmarkEnd w:id="2034"/>
    </w:p>
    <w:p w:rsidR="00CC77A6" w:rsidRPr="00E02554" w:rsidRDefault="00EE2482" w:rsidP="00EE2482">
      <w:r w:rsidRPr="00E02554">
        <w:t xml:space="preserve">Weka posee una serie de filtros que facilitan la manipulación de las instancias y atributos de los datos. Es común aplicar un filtro de Weka llamado </w:t>
      </w:r>
      <w:r w:rsidRPr="00E02554">
        <w:rPr>
          <w:i/>
        </w:rPr>
        <w:t>StringToWordVector</w:t>
      </w:r>
      <w:r w:rsidRPr="00E02554">
        <w:t xml:space="preserve"> c</w:t>
      </w:r>
      <w:r w:rsidR="00CC77A6" w:rsidRPr="00E02554">
        <w:t>uando se trabaja con frases de texto</w:t>
      </w:r>
      <w:r w:rsidRPr="00E02554">
        <w:t xml:space="preserve"> y </w:t>
      </w:r>
      <w:r w:rsidR="00CC77A6" w:rsidRPr="00E02554">
        <w:t xml:space="preserve">de hecho </w:t>
      </w:r>
      <w:r w:rsidRPr="00E02554">
        <w:t xml:space="preserve">es </w:t>
      </w:r>
      <w:r w:rsidR="00CC77A6" w:rsidRPr="00E02554">
        <w:t>usado en todos los experimentos de este trabajo.</w:t>
      </w:r>
    </w:p>
    <w:p w:rsidR="00EE2482" w:rsidRPr="00E02554" w:rsidRDefault="00EE2482" w:rsidP="00EE2482">
      <w:r w:rsidRPr="00E02554">
        <w:t xml:space="preserve">Lo que hace </w:t>
      </w:r>
      <w:r w:rsidR="00FB48A8" w:rsidRPr="00E02554">
        <w:t xml:space="preserve">el filtro es </w:t>
      </w:r>
      <w:r w:rsidRPr="00E02554">
        <w:t xml:space="preserve">transformar cada instancia de texto a una lista de las palabras que forman </w:t>
      </w:r>
      <w:r w:rsidR="00CC77A6" w:rsidRPr="00E02554">
        <w:t>ese</w:t>
      </w:r>
      <w:r w:rsidRPr="00E02554">
        <w:t xml:space="preserve"> texto.</w:t>
      </w:r>
      <w:r w:rsidR="00FB48A8" w:rsidRPr="00E02554">
        <w:t xml:space="preserve"> Esto facilita el análisis</w:t>
      </w:r>
      <w:r w:rsidRPr="00E02554">
        <w:t xml:space="preserve"> </w:t>
      </w:r>
      <w:r w:rsidR="00FB48A8" w:rsidRPr="00E02554">
        <w:t>del texto y de hecho es necesario para entrenar los algoritmos de clasificación</w:t>
      </w:r>
      <w:r w:rsidRPr="00E02554">
        <w:t xml:space="preserve">. </w:t>
      </w:r>
      <w:r w:rsidR="005644DD" w:rsidRPr="00E02554">
        <w:t xml:space="preserve">La </w:t>
      </w:r>
      <w:r w:rsidR="005644DD" w:rsidRPr="00D471E1">
        <w:fldChar w:fldCharType="begin"/>
      </w:r>
      <w:r w:rsidR="005644DD" w:rsidRPr="00E02554">
        <w:instrText xml:space="preserve"> REF _Ref427781501 \h </w:instrText>
      </w:r>
      <w:r w:rsidR="005644DD" w:rsidRPr="00D471E1">
        <w:fldChar w:fldCharType="separate"/>
      </w:r>
      <w:ins w:id="2035" w:author="Gabriel Correa" w:date="2015-08-28T07:30:00Z">
        <w:r w:rsidR="00E54D64">
          <w:t xml:space="preserve">Imagen </w:t>
        </w:r>
        <w:r w:rsidR="00E54D64">
          <w:rPr>
            <w:noProof/>
          </w:rPr>
          <w:t>6</w:t>
        </w:r>
        <w:r w:rsidR="00E54D64">
          <w:t>.</w:t>
        </w:r>
        <w:r w:rsidR="00E54D64">
          <w:rPr>
            <w:noProof/>
          </w:rPr>
          <w:t>1</w:t>
        </w:r>
      </w:ins>
      <w:del w:id="2036" w:author="Gabriel Correa" w:date="2015-08-26T03:09:00Z">
        <w:r w:rsidR="005644DD" w:rsidRPr="00E02554" w:rsidDel="005D2320">
          <w:delText xml:space="preserve">Imagen </w:delText>
        </w:r>
        <w:r w:rsidR="005644DD" w:rsidRPr="00E02554" w:rsidDel="005D2320">
          <w:rPr>
            <w:noProof/>
          </w:rPr>
          <w:delText>1</w:delText>
        </w:r>
      </w:del>
      <w:r w:rsidR="005644DD" w:rsidRPr="00D471E1">
        <w:fldChar w:fldCharType="end"/>
      </w:r>
      <w:r w:rsidR="005644DD" w:rsidRPr="00E02554">
        <w:t xml:space="preserve"> </w:t>
      </w:r>
      <w:r w:rsidR="00A55BB9" w:rsidRPr="00E02554">
        <w:t xml:space="preserve">muestra dos instancias de </w:t>
      </w:r>
      <w:r w:rsidR="00CC77A6" w:rsidRPr="00E02554">
        <w:t>texto antes y después de haber sido pasado por este filtro. E</w:t>
      </w:r>
      <w:r w:rsidR="00C71BE5" w:rsidRPr="00E02554">
        <w:t>l filtro tiene parámetros</w:t>
      </w:r>
      <w:r w:rsidR="00CC77A6" w:rsidRPr="00E02554">
        <w:t xml:space="preserve"> que cambian su comportamiento </w:t>
      </w:r>
      <w:r w:rsidR="00C71BE5" w:rsidRPr="00E02554">
        <w:t xml:space="preserve">y en este trabajo se ha experimentado con algunos de ellos. Los parámetros usados </w:t>
      </w:r>
      <w:r w:rsidR="00CC77A6" w:rsidRPr="00E02554">
        <w:t xml:space="preserve">son </w:t>
      </w:r>
      <w:r w:rsidR="00C71BE5" w:rsidRPr="00E02554">
        <w:t>descritos</w:t>
      </w:r>
      <w:r w:rsidR="00CC77A6" w:rsidRPr="00E02554">
        <w:t xml:space="preserve"> en la </w:t>
      </w:r>
      <w:del w:id="2037" w:author="Gabriel Correa" w:date="2015-08-28T07:40:00Z">
        <w:r w:rsidR="00CC77A6" w:rsidRPr="00E02554" w:rsidDel="0061230D">
          <w:delText>tabla</w:delText>
        </w:r>
        <w:r w:rsidR="009D010D" w:rsidRPr="00E02554" w:rsidDel="0061230D">
          <w:delText xml:space="preserve"> </w:delText>
        </w:r>
      </w:del>
      <w:ins w:id="2038" w:author="Gabriel Correa" w:date="2015-08-28T07:40:00Z">
        <w:r w:rsidR="0061230D">
          <w:fldChar w:fldCharType="begin"/>
        </w:r>
        <w:r w:rsidR="0061230D">
          <w:instrText xml:space="preserve"> REF _Ref428510933 \h </w:instrText>
        </w:r>
      </w:ins>
      <w:r w:rsidR="0061230D">
        <w:fldChar w:fldCharType="separate"/>
      </w:r>
      <w:ins w:id="2039" w:author="Gabriel Correa" w:date="2015-08-28T07:40:00Z">
        <w:r w:rsidR="0061230D">
          <w:t xml:space="preserve">Tabla </w:t>
        </w:r>
        <w:r w:rsidR="0061230D">
          <w:rPr>
            <w:noProof/>
          </w:rPr>
          <w:t>6</w:t>
        </w:r>
        <w:r w:rsidR="0061230D">
          <w:t>.</w:t>
        </w:r>
        <w:r w:rsidR="0061230D">
          <w:rPr>
            <w:noProof/>
          </w:rPr>
          <w:t>1</w:t>
        </w:r>
        <w:r w:rsidR="0061230D">
          <w:fldChar w:fldCharType="end"/>
        </w:r>
      </w:ins>
      <w:del w:id="2040" w:author="Gabriel Correa" w:date="2015-08-28T07:39:00Z">
        <w:r w:rsidR="009D010D" w:rsidRPr="00E02554" w:rsidDel="0061230D">
          <w:delText>[[**]]</w:delText>
        </w:r>
      </w:del>
      <w:r w:rsidR="00CC77A6" w:rsidRPr="00E02554">
        <w:t xml:space="preserve">. </w:t>
      </w:r>
    </w:p>
    <w:p w:rsidR="002B468D" w:rsidRPr="00E02554" w:rsidRDefault="00371DB8" w:rsidP="002B468D">
      <w:pPr>
        <w:keepNext/>
        <w:jc w:val="center"/>
      </w:pPr>
      <w:r w:rsidRPr="007C2995">
        <w:rPr>
          <w:noProof/>
        </w:rPr>
        <w:drawing>
          <wp:inline distT="0" distB="0" distL="0" distR="0" wp14:anchorId="6A1C9373" wp14:editId="65519E1B">
            <wp:extent cx="4910584" cy="1398575"/>
            <wp:effectExtent l="0" t="0" r="444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tringToWordVector.png"/>
                    <pic:cNvPicPr/>
                  </pic:nvPicPr>
                  <pic:blipFill>
                    <a:blip r:embed="rId27">
                      <a:extLst>
                        <a:ext uri="{28A0092B-C50C-407E-A947-70E740481C1C}">
                          <a14:useLocalDpi xmlns:a14="http://schemas.microsoft.com/office/drawing/2010/main" val="0"/>
                        </a:ext>
                      </a:extLst>
                    </a:blip>
                    <a:stretch>
                      <a:fillRect/>
                    </a:stretch>
                  </pic:blipFill>
                  <pic:spPr>
                    <a:xfrm>
                      <a:off x="0" y="0"/>
                      <a:ext cx="4921344" cy="1401639"/>
                    </a:xfrm>
                    <a:prstGeom prst="rect">
                      <a:avLst/>
                    </a:prstGeom>
                  </pic:spPr>
                </pic:pic>
              </a:graphicData>
            </a:graphic>
          </wp:inline>
        </w:drawing>
      </w:r>
    </w:p>
    <w:p w:rsidR="00CC77A6" w:rsidRDefault="002B468D" w:rsidP="007918D4">
      <w:pPr>
        <w:pStyle w:val="Epgrafe"/>
        <w:ind w:left="1416" w:right="1820" w:firstLine="1"/>
      </w:pPr>
      <w:bookmarkStart w:id="2041" w:name="_Ref428285832"/>
      <w:bookmarkStart w:id="2042" w:name="_Ref427781501"/>
      <w:r>
        <w:t xml:space="preserve">Imagen </w:t>
      </w:r>
      <w:ins w:id="2043" w:author="Gabriel Correa" w:date="2015-08-28T07:37:00Z">
        <w:r w:rsidR="00E54D64">
          <w:fldChar w:fldCharType="begin"/>
        </w:r>
        <w:r w:rsidR="00E54D64">
          <w:instrText xml:space="preserve"> STYLEREF 1 \s </w:instrText>
        </w:r>
      </w:ins>
      <w:r w:rsidR="00E54D64">
        <w:fldChar w:fldCharType="separate"/>
      </w:r>
      <w:r w:rsidR="00E54D64">
        <w:rPr>
          <w:noProof/>
        </w:rPr>
        <w:t>6</w:t>
      </w:r>
      <w:ins w:id="2044"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2045" w:author="Gabriel Correa" w:date="2015-08-28T07:37:00Z">
        <w:r w:rsidR="00E54D64">
          <w:rPr>
            <w:noProof/>
          </w:rPr>
          <w:t>3</w:t>
        </w:r>
        <w:r w:rsidR="00E54D64">
          <w:fldChar w:fldCharType="end"/>
        </w:r>
      </w:ins>
      <w:del w:id="2046"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1</w:delText>
        </w:r>
        <w:r w:rsidR="005D2320" w:rsidDel="005D2320">
          <w:rPr>
            <w:noProof/>
          </w:rPr>
          <w:fldChar w:fldCharType="end"/>
        </w:r>
      </w:del>
      <w:bookmarkEnd w:id="2041"/>
      <w:del w:id="2047"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1</w:delText>
        </w:r>
        <w:r w:rsidR="002D2EC0" w:rsidDel="00F80B4D">
          <w:rPr>
            <w:noProof/>
          </w:rPr>
          <w:fldChar w:fldCharType="end"/>
        </w:r>
      </w:del>
      <w:bookmarkEnd w:id="2042"/>
      <w:r>
        <w:t>:</w:t>
      </w:r>
      <w:r w:rsidR="007918D4">
        <w:t xml:space="preserve">   Filtro StringToWordVector siendo aplicado sobre dos instancias de texto resultando en una lista de las palabras que lo forman</w:t>
      </w:r>
      <w:r w:rsidR="004A1D4A">
        <w:t>.</w:t>
      </w:r>
    </w:p>
    <w:p w:rsidR="00CC77A6" w:rsidRPr="00E02554" w:rsidRDefault="00CC77A6" w:rsidP="00CC77A6">
      <w:pPr>
        <w:jc w:val="center"/>
      </w:pPr>
    </w:p>
    <w:tbl>
      <w:tblPr>
        <w:tblStyle w:val="Sombreadoclaro"/>
        <w:tblW w:w="0" w:type="auto"/>
        <w:tblInd w:w="817" w:type="dxa"/>
        <w:tblLook w:val="04A0" w:firstRow="1" w:lastRow="0" w:firstColumn="1" w:lastColumn="0" w:noHBand="0" w:noVBand="1"/>
      </w:tblPr>
      <w:tblGrid>
        <w:gridCol w:w="2802"/>
        <w:gridCol w:w="4879"/>
      </w:tblGrid>
      <w:tr w:rsidR="009977FE" w:rsidTr="0058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9977FE" w:rsidRPr="00E02554" w:rsidRDefault="009977FE" w:rsidP="00CC77A6">
            <w:pPr>
              <w:jc w:val="center"/>
              <w:rPr>
                <w:rPrChange w:id="2048" w:author="Gabriel Correa" w:date="2015-08-25T14:24:00Z">
                  <w:rPr>
                    <w:b w:val="0"/>
                    <w:bCs w:val="0"/>
                    <w:color w:val="auto"/>
                  </w:rPr>
                </w:rPrChange>
              </w:rPr>
            </w:pPr>
            <w:r w:rsidRPr="00E02554">
              <w:lastRenderedPageBreak/>
              <w:t>Parámetro</w:t>
            </w:r>
          </w:p>
        </w:tc>
        <w:tc>
          <w:tcPr>
            <w:tcW w:w="4879" w:type="dxa"/>
          </w:tcPr>
          <w:p w:rsidR="009977FE" w:rsidRPr="00E02554" w:rsidRDefault="009977FE" w:rsidP="00CC77A6">
            <w:pPr>
              <w:jc w:val="center"/>
              <w:cnfStyle w:val="100000000000" w:firstRow="1" w:lastRow="0" w:firstColumn="0" w:lastColumn="0" w:oddVBand="0" w:evenVBand="0" w:oddHBand="0" w:evenHBand="0" w:firstRowFirstColumn="0" w:firstRowLastColumn="0" w:lastRowFirstColumn="0" w:lastRowLastColumn="0"/>
              <w:rPr>
                <w:rPrChange w:id="2049" w:author="Gabriel Correa" w:date="2015-08-25T14:24:00Z">
                  <w:rPr>
                    <w:b w:val="0"/>
                    <w:bCs w:val="0"/>
                    <w:color w:val="auto"/>
                  </w:rPr>
                </w:rPrChange>
              </w:rPr>
            </w:pPr>
            <w:commentRangeStart w:id="2050"/>
            <w:r w:rsidRPr="00E02554">
              <w:t>Descripción</w:t>
            </w:r>
            <w:commentRangeEnd w:id="2050"/>
            <w:r w:rsidRPr="00E02554">
              <w:rPr>
                <w:rStyle w:val="Refdecomentario"/>
                <w:sz w:val="24"/>
                <w:rPrChange w:id="2051" w:author="Gabriel Correa" w:date="2015-08-25T14:24:00Z">
                  <w:rPr>
                    <w:rStyle w:val="Refdecomentario"/>
                  </w:rPr>
                </w:rPrChange>
              </w:rPr>
              <w:commentReference w:id="2050"/>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2052" w:author="Gabriel Correa" w:date="2015-08-25T14:24:00Z">
                  <w:rPr>
                    <w:b w:val="0"/>
                    <w:bCs w:val="0"/>
                    <w:color w:val="auto"/>
                  </w:rPr>
                </w:rPrChange>
              </w:rPr>
            </w:pPr>
            <w:r w:rsidRPr="00E02554">
              <w:t>attributeIndices</w:t>
            </w:r>
          </w:p>
        </w:tc>
        <w:tc>
          <w:tcPr>
            <w:tcW w:w="4879" w:type="dxa"/>
          </w:tcPr>
          <w:p w:rsidR="00C71BE5" w:rsidRPr="00E02554" w:rsidRDefault="00DB61BB" w:rsidP="00CC77A6">
            <w:pPr>
              <w:jc w:val="center"/>
              <w:cnfStyle w:val="000000100000" w:firstRow="0" w:lastRow="0" w:firstColumn="0" w:lastColumn="0" w:oddVBand="0" w:evenVBand="0" w:oddHBand="1" w:evenHBand="0" w:firstRowFirstColumn="0" w:firstRowLastColumn="0" w:lastRowFirstColumn="0" w:lastRowLastColumn="0"/>
              <w:rPr>
                <w:rPrChange w:id="2053" w:author="Gabriel Correa" w:date="2015-08-25T14:24:00Z">
                  <w:rPr>
                    <w:color w:val="auto"/>
                  </w:rPr>
                </w:rPrChange>
              </w:rPr>
            </w:pPr>
            <w:r w:rsidRPr="00E02554">
              <w:t>Rango de atributos donde va a ser aplicado el filtro. Siempre toma el valor de ‘</w:t>
            </w:r>
            <w:r w:rsidRPr="00E02554">
              <w:rPr>
                <w:i/>
              </w:rPr>
              <w:t>first’</w:t>
            </w:r>
            <w:r w:rsidRPr="00E02554">
              <w:t xml:space="preserve"> en los experimentos realizados</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2054" w:author="Gabriel Correa" w:date="2015-08-25T14:24:00Z">
                  <w:rPr>
                    <w:b w:val="0"/>
                    <w:bCs w:val="0"/>
                    <w:color w:val="auto"/>
                  </w:rPr>
                </w:rPrChange>
              </w:rPr>
            </w:pPr>
            <w:r w:rsidRPr="00E02554">
              <w:t>lowerCaseTokens</w:t>
            </w:r>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2055" w:author="Gabriel Correa" w:date="2015-08-25T14:24:00Z">
                  <w:rPr>
                    <w:color w:val="auto"/>
                  </w:rPr>
                </w:rPrChange>
              </w:rPr>
            </w:pPr>
            <w:r w:rsidRPr="00E02554">
              <w:t xml:space="preserve">Si es </w:t>
            </w:r>
            <w:r w:rsidRPr="00E02554">
              <w:rPr>
                <w:i/>
              </w:rPr>
              <w:t>true</w:t>
            </w:r>
            <w:r w:rsidRPr="00E02554">
              <w:t xml:space="preserve"> c</w:t>
            </w:r>
            <w:r w:rsidR="00DB61BB" w:rsidRPr="00E02554">
              <w:t>ada palabra resultante queda completamente en minúsculas</w:t>
            </w:r>
            <w:r w:rsidRPr="00E02554">
              <w:t xml:space="preserve">. </w:t>
            </w:r>
            <w:r w:rsidRPr="00E02554">
              <w:rPr>
                <w:i/>
              </w:rPr>
              <w:t>False</w:t>
            </w:r>
            <w:r w:rsidRPr="00E02554">
              <w:t xml:space="preserve"> no hace ni modifica nada</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2056" w:author="Gabriel Correa" w:date="2015-08-25T14:24:00Z">
                  <w:rPr>
                    <w:b w:val="0"/>
                    <w:bCs w:val="0"/>
                    <w:color w:val="auto"/>
                  </w:rPr>
                </w:rPrChange>
              </w:rPr>
            </w:pPr>
            <w:commentRangeStart w:id="2057"/>
            <w:r w:rsidRPr="00E02554">
              <w:t>minTermFreq</w:t>
            </w:r>
            <w:commentRangeEnd w:id="2057"/>
            <w:r w:rsidRPr="00E02554">
              <w:rPr>
                <w:rStyle w:val="Refdecomentario"/>
                <w:sz w:val="24"/>
                <w:rPrChange w:id="2058" w:author="Gabriel Correa" w:date="2015-08-25T14:24:00Z">
                  <w:rPr>
                    <w:rStyle w:val="Refdecomentario"/>
                  </w:rPr>
                </w:rPrChange>
              </w:rPr>
              <w:commentReference w:id="2057"/>
            </w:r>
          </w:p>
        </w:tc>
        <w:tc>
          <w:tcPr>
            <w:tcW w:w="4879" w:type="dxa"/>
          </w:tcPr>
          <w:p w:rsidR="00C71BE5" w:rsidRPr="00E02554" w:rsidRDefault="00DB61BB" w:rsidP="00DB61BB">
            <w:pPr>
              <w:jc w:val="center"/>
              <w:cnfStyle w:val="000000100000" w:firstRow="0" w:lastRow="0" w:firstColumn="0" w:lastColumn="0" w:oddVBand="0" w:evenVBand="0" w:oddHBand="1" w:evenHBand="0" w:firstRowFirstColumn="0" w:firstRowLastColumn="0" w:lastRowFirstColumn="0" w:lastRowLastColumn="0"/>
              <w:rPr>
                <w:rPrChange w:id="2059" w:author="Gabriel Correa" w:date="2015-08-25T14:24:00Z">
                  <w:rPr>
                    <w:color w:val="auto"/>
                  </w:rPr>
                </w:rPrChange>
              </w:rPr>
            </w:pPr>
            <w:r w:rsidRPr="00E02554">
              <w:t>Mínima cantidad de veces que debe aparecer una palabra en todas las instancias de los datos filtrados para ser considerada en el vector resultante</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2060" w:author="Gabriel Correa" w:date="2015-08-25T14:24:00Z">
                  <w:rPr>
                    <w:b w:val="0"/>
                    <w:bCs w:val="0"/>
                    <w:color w:val="auto"/>
                  </w:rPr>
                </w:rPrChange>
              </w:rPr>
            </w:pPr>
            <w:r w:rsidRPr="00E02554">
              <w:t>outputWordCounts</w:t>
            </w:r>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2061" w:author="Gabriel Correa" w:date="2015-08-25T14:24:00Z">
                  <w:rPr>
                    <w:color w:val="auto"/>
                  </w:rPr>
                </w:rPrChange>
              </w:rPr>
            </w:pPr>
            <w:r w:rsidRPr="00E02554">
              <w:t xml:space="preserve">Si es </w:t>
            </w:r>
            <w:r w:rsidRPr="00E02554">
              <w:rPr>
                <w:i/>
              </w:rPr>
              <w:t>true</w:t>
            </w:r>
            <w:r w:rsidRPr="00E02554">
              <w:t xml:space="preserve"> los vectores tienen </w:t>
            </w:r>
            <w:proofErr w:type="gramStart"/>
            <w:r w:rsidRPr="00E02554">
              <w:t>valores equivalente</w:t>
            </w:r>
            <w:proofErr w:type="gramEnd"/>
            <w:r w:rsidRPr="00E02554">
              <w:t xml:space="preserve"> a la cantidad de veces que apareció cada palabra. Si es </w:t>
            </w:r>
            <w:r w:rsidRPr="00E02554">
              <w:rPr>
                <w:i/>
              </w:rPr>
              <w:t>false</w:t>
            </w:r>
            <w:r w:rsidRPr="00E02554">
              <w:t xml:space="preserve"> el vector contiene sólo los valores 0 y 1</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2062" w:author="Gabriel Correa" w:date="2015-08-25T14:24:00Z">
                  <w:rPr>
                    <w:b w:val="0"/>
                    <w:bCs w:val="0"/>
                    <w:color w:val="auto"/>
                  </w:rPr>
                </w:rPrChange>
              </w:rPr>
            </w:pPr>
            <w:r w:rsidRPr="00E02554">
              <w:t>stemmer</w:t>
            </w:r>
          </w:p>
        </w:tc>
        <w:tc>
          <w:tcPr>
            <w:tcW w:w="4879" w:type="dxa"/>
          </w:tcPr>
          <w:p w:rsidR="00C71BE5" w:rsidRPr="00E02554" w:rsidRDefault="00FF3FD9" w:rsidP="00CC77A6">
            <w:pPr>
              <w:jc w:val="center"/>
              <w:cnfStyle w:val="000000100000" w:firstRow="0" w:lastRow="0" w:firstColumn="0" w:lastColumn="0" w:oddVBand="0" w:evenVBand="0" w:oddHBand="1" w:evenHBand="0" w:firstRowFirstColumn="0" w:firstRowLastColumn="0" w:lastRowFirstColumn="0" w:lastRowLastColumn="0"/>
              <w:rPr>
                <w:rPrChange w:id="2063" w:author="Gabriel Correa" w:date="2015-08-25T14:24:00Z">
                  <w:rPr>
                    <w:color w:val="auto"/>
                  </w:rPr>
                </w:rPrChange>
              </w:rPr>
            </w:pPr>
            <w:r w:rsidRPr="00E02554">
              <w:t xml:space="preserve">El algoritmo de </w:t>
            </w:r>
            <w:r w:rsidRPr="00E02554">
              <w:rPr>
                <w:i/>
              </w:rPr>
              <w:t>stemming</w:t>
            </w:r>
            <w:r w:rsidRPr="00E02554">
              <w:t xml:space="preserve"> a usar por el filtro</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2064" w:author="Gabriel Correa" w:date="2015-08-25T14:24:00Z">
                  <w:rPr>
                    <w:b w:val="0"/>
                    <w:bCs w:val="0"/>
                    <w:color w:val="auto"/>
                  </w:rPr>
                </w:rPrChange>
              </w:rPr>
            </w:pPr>
            <w:r w:rsidRPr="00E02554">
              <w:t>stopwords</w:t>
            </w:r>
          </w:p>
        </w:tc>
        <w:tc>
          <w:tcPr>
            <w:tcW w:w="4879" w:type="dxa"/>
          </w:tcPr>
          <w:p w:rsidR="00C71BE5" w:rsidRPr="00E02554" w:rsidRDefault="00FF3FD9" w:rsidP="00CC77A6">
            <w:pPr>
              <w:jc w:val="center"/>
              <w:cnfStyle w:val="000000000000" w:firstRow="0" w:lastRow="0" w:firstColumn="0" w:lastColumn="0" w:oddVBand="0" w:evenVBand="0" w:oddHBand="0" w:evenHBand="0" w:firstRowFirstColumn="0" w:firstRowLastColumn="0" w:lastRowFirstColumn="0" w:lastRowLastColumn="0"/>
              <w:rPr>
                <w:rPrChange w:id="2065" w:author="Gabriel Correa" w:date="2015-08-25T14:24:00Z">
                  <w:rPr>
                    <w:color w:val="auto"/>
                  </w:rPr>
                </w:rPrChange>
              </w:rPr>
            </w:pPr>
            <w:r w:rsidRPr="00E02554">
              <w:t xml:space="preserve">Archivo de texto con lista de palabras </w:t>
            </w:r>
            <w:r w:rsidRPr="00E02554">
              <w:rPr>
                <w:i/>
              </w:rPr>
              <w:t>stopwords</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2066" w:author="Gabriel Correa" w:date="2015-08-25T14:24:00Z">
                  <w:rPr>
                    <w:b w:val="0"/>
                    <w:bCs w:val="0"/>
                    <w:color w:val="auto"/>
                  </w:rPr>
                </w:rPrChange>
              </w:rPr>
            </w:pPr>
            <w:commentRangeStart w:id="2067"/>
            <w:r w:rsidRPr="00E02554">
              <w:t>tokenizer</w:t>
            </w:r>
            <w:commentRangeEnd w:id="2067"/>
            <w:r w:rsidR="00FF3FD9" w:rsidRPr="00E02554">
              <w:rPr>
                <w:rStyle w:val="Refdecomentario"/>
                <w:sz w:val="24"/>
                <w:rPrChange w:id="2068" w:author="Gabriel Correa" w:date="2015-08-25T14:24:00Z">
                  <w:rPr>
                    <w:rStyle w:val="Refdecomentario"/>
                  </w:rPr>
                </w:rPrChange>
              </w:rPr>
              <w:commentReference w:id="2067"/>
            </w:r>
          </w:p>
        </w:tc>
        <w:tc>
          <w:tcPr>
            <w:tcW w:w="4879" w:type="dxa"/>
          </w:tcPr>
          <w:p w:rsidR="00C71BE5" w:rsidRPr="00E02554" w:rsidRDefault="00FF3FD9" w:rsidP="00C54DAD">
            <w:pPr>
              <w:jc w:val="center"/>
              <w:cnfStyle w:val="000000100000" w:firstRow="0" w:lastRow="0" w:firstColumn="0" w:lastColumn="0" w:oddVBand="0" w:evenVBand="0" w:oddHBand="1" w:evenHBand="0" w:firstRowFirstColumn="0" w:firstRowLastColumn="0" w:lastRowFirstColumn="0" w:lastRowLastColumn="0"/>
              <w:rPr>
                <w:rPrChange w:id="2069" w:author="Gabriel Correa" w:date="2015-08-25T14:24:00Z">
                  <w:rPr>
                    <w:color w:val="auto"/>
                  </w:rPr>
                </w:rPrChange>
              </w:rPr>
            </w:pPr>
            <w:r w:rsidRPr="00E02554">
              <w:t>Tokenizer encargado de serparar la frase en sus palabras.</w:t>
            </w:r>
            <w:r w:rsidR="00101D69" w:rsidRPr="00E02554">
              <w:t xml:space="preserve"> Puede ser elegido un ‘</w:t>
            </w:r>
            <w:r w:rsidR="00101D69" w:rsidRPr="00E02554">
              <w:rPr>
                <w:i/>
              </w:rPr>
              <w:t>n-gram tokenizer</w:t>
            </w:r>
            <w:r w:rsidR="00101D69" w:rsidRPr="00E02554">
              <w:t>’ que</w:t>
            </w:r>
            <w:r w:rsidR="00020501" w:rsidRPr="00E02554">
              <w:t xml:space="preserve"> permite</w:t>
            </w:r>
            <w:r w:rsidR="00101D69" w:rsidRPr="00E02554">
              <w:t xml:space="preserve"> separa</w:t>
            </w:r>
            <w:r w:rsidR="00020501" w:rsidRPr="00E02554">
              <w:t>r</w:t>
            </w:r>
            <w:r w:rsidR="00101D69" w:rsidRPr="00E02554">
              <w:t xml:space="preserve"> la frase en grupos</w:t>
            </w:r>
            <w:r w:rsidR="00C54DAD" w:rsidRPr="00E02554">
              <w:t xml:space="preserve"> de </w:t>
            </w:r>
            <w:r w:rsidR="00C54DAD" w:rsidRPr="00E02554">
              <w:rPr>
                <w:i/>
              </w:rPr>
              <w:t>n</w:t>
            </w:r>
            <w:r w:rsidR="00C54DAD" w:rsidRPr="00E02554">
              <w:t xml:space="preserve"> </w:t>
            </w:r>
            <w:r w:rsidR="00101D69" w:rsidRPr="00E02554">
              <w:t xml:space="preserve"> p</w:t>
            </w:r>
            <w:r w:rsidR="00C54DAD" w:rsidRPr="00E02554">
              <w:t>alabras contiguas</w:t>
            </w:r>
            <w:r w:rsidR="00101D69" w:rsidRPr="00E02554">
              <w:t>.</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2070" w:author="Gabriel Correa" w:date="2015-08-25T14:24:00Z">
                  <w:rPr>
                    <w:b w:val="0"/>
                    <w:bCs w:val="0"/>
                    <w:color w:val="auto"/>
                  </w:rPr>
                </w:rPrChange>
              </w:rPr>
            </w:pPr>
            <w:r w:rsidRPr="00E02554">
              <w:t>useStoplist</w:t>
            </w:r>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2071" w:author="Gabriel Correa" w:date="2015-08-25T14:24:00Z">
                  <w:rPr>
                    <w:color w:val="auto"/>
                  </w:rPr>
                </w:rPrChange>
              </w:rPr>
            </w:pPr>
            <w:r w:rsidRPr="00E02554">
              <w:rPr>
                <w:i/>
              </w:rPr>
              <w:t>True es aplicar stopwords</w:t>
            </w:r>
          </w:p>
        </w:tc>
      </w:tr>
      <w:tr w:rsidR="00DB61BB"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DB61BB" w:rsidRPr="00E02554" w:rsidRDefault="00DB61BB" w:rsidP="00CC77A6">
            <w:pPr>
              <w:jc w:val="center"/>
              <w:rPr>
                <w:rPrChange w:id="2072" w:author="Gabriel Correa" w:date="2015-08-25T14:24:00Z">
                  <w:rPr>
                    <w:b w:val="0"/>
                    <w:bCs w:val="0"/>
                    <w:color w:val="auto"/>
                  </w:rPr>
                </w:rPrChange>
              </w:rPr>
            </w:pPr>
            <w:commentRangeStart w:id="2073"/>
            <w:r w:rsidRPr="00E02554">
              <w:t>wordsToKeep</w:t>
            </w:r>
            <w:commentRangeEnd w:id="2073"/>
            <w:r w:rsidRPr="00E02554">
              <w:rPr>
                <w:rStyle w:val="Refdecomentario"/>
                <w:sz w:val="24"/>
                <w:rPrChange w:id="2074" w:author="Gabriel Correa" w:date="2015-08-25T14:24:00Z">
                  <w:rPr>
                    <w:rStyle w:val="Refdecomentario"/>
                  </w:rPr>
                </w:rPrChange>
              </w:rPr>
              <w:commentReference w:id="2073"/>
            </w:r>
          </w:p>
        </w:tc>
        <w:tc>
          <w:tcPr>
            <w:tcW w:w="4879" w:type="dxa"/>
          </w:tcPr>
          <w:p w:rsidR="00DB61BB" w:rsidRPr="00E02554" w:rsidRDefault="00FF3FD9" w:rsidP="00AC3D22">
            <w:pPr>
              <w:keepNext/>
              <w:jc w:val="center"/>
              <w:cnfStyle w:val="000000100000" w:firstRow="0" w:lastRow="0" w:firstColumn="0" w:lastColumn="0" w:oddVBand="0" w:evenVBand="0" w:oddHBand="1" w:evenHBand="0" w:firstRowFirstColumn="0" w:firstRowLastColumn="0" w:lastRowFirstColumn="0" w:lastRowLastColumn="0"/>
              <w:rPr>
                <w:rPrChange w:id="2075" w:author="Gabriel Correa" w:date="2015-08-25T14:24:00Z">
                  <w:rPr>
                    <w:color w:val="auto"/>
                  </w:rPr>
                </w:rPrChange>
              </w:rPr>
            </w:pPr>
            <w:r w:rsidRPr="00E02554">
              <w:t>Tamaño aporximado del vector resultante</w:t>
            </w:r>
          </w:p>
        </w:tc>
      </w:tr>
    </w:tbl>
    <w:p w:rsidR="00C71BE5" w:rsidRDefault="00AC3D22" w:rsidP="00AC3D22">
      <w:pPr>
        <w:pStyle w:val="Epgrafe"/>
      </w:pPr>
      <w:bookmarkStart w:id="2076" w:name="_Ref428510933"/>
      <w:r>
        <w:t xml:space="preserve">Tabla </w:t>
      </w:r>
      <w:ins w:id="2077" w:author="Gabriel Correa" w:date="2015-08-28T00:22:00Z">
        <w:r w:rsidR="00F002B6">
          <w:fldChar w:fldCharType="begin"/>
        </w:r>
        <w:r w:rsidR="00F002B6">
          <w:instrText xml:space="preserve"> STYLEREF 1 \s </w:instrText>
        </w:r>
      </w:ins>
      <w:r w:rsidR="00F002B6">
        <w:fldChar w:fldCharType="separate"/>
      </w:r>
      <w:r w:rsidR="00E54D64">
        <w:rPr>
          <w:noProof/>
        </w:rPr>
        <w:t>6</w:t>
      </w:r>
      <w:ins w:id="2078"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2079" w:author="Gabriel Correa" w:date="2015-08-28T07:30:00Z">
        <w:r w:rsidR="00E54D64">
          <w:rPr>
            <w:noProof/>
          </w:rPr>
          <w:t>1</w:t>
        </w:r>
      </w:ins>
      <w:ins w:id="2080" w:author="Gabriel Correa" w:date="2015-08-28T00:22:00Z">
        <w:r w:rsidR="00F002B6">
          <w:fldChar w:fldCharType="end"/>
        </w:r>
      </w:ins>
      <w:bookmarkEnd w:id="2076"/>
      <w:del w:id="2081"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5</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1</w:delText>
        </w:r>
        <w:r w:rsidR="005D2320" w:rsidDel="008F24AB">
          <w:rPr>
            <w:noProof/>
          </w:rPr>
          <w:fldChar w:fldCharType="end"/>
        </w:r>
      </w:del>
      <w:del w:id="2082" w:author="Gabriel Correa" w:date="2015-08-25T13:41:00Z">
        <w:r w:rsidR="002D2EC0" w:rsidDel="007123F7">
          <w:fldChar w:fldCharType="begin"/>
        </w:r>
        <w:r w:rsidR="002D2EC0" w:rsidDel="007123F7">
          <w:delInstrText xml:space="preserve"> SEQ Tabla \* ARABIC </w:delInstrText>
        </w:r>
        <w:r w:rsidR="002D2EC0" w:rsidDel="007123F7">
          <w:fldChar w:fldCharType="separate"/>
        </w:r>
        <w:r w:rsidR="00F76D9A" w:rsidDel="007123F7">
          <w:rPr>
            <w:noProof/>
          </w:rPr>
          <w:delText>1</w:delText>
        </w:r>
        <w:r w:rsidR="002D2EC0" w:rsidDel="007123F7">
          <w:rPr>
            <w:noProof/>
          </w:rPr>
          <w:fldChar w:fldCharType="end"/>
        </w:r>
      </w:del>
      <w:r>
        <w:t xml:space="preserve">:   </w:t>
      </w:r>
      <w:r w:rsidR="004A1D4A">
        <w:t>Parámetros del filtro StringToWordVector probados en los experimentos realizados.</w:t>
      </w:r>
    </w:p>
    <w:p w:rsidR="00CC77A6" w:rsidRPr="00E02554" w:rsidRDefault="00F32EF1" w:rsidP="00EE2482">
      <w:r w:rsidRPr="00E02554">
        <w:t>La mejor forma de aplicar el filtro StringToWordVector es dentro del clasificador ‘</w:t>
      </w:r>
      <w:r w:rsidRPr="00E02554">
        <w:rPr>
          <w:i/>
        </w:rPr>
        <w:t>FilteredClassifier</w:t>
      </w:r>
      <w:r w:rsidRPr="00E02554">
        <w:t>’, el cual aplica el filtro y luego entrena un clasificador especificado por el usuario sobre los datos filtrados.</w:t>
      </w:r>
    </w:p>
    <w:p w:rsidR="00EE2482" w:rsidRPr="00E02554" w:rsidRDefault="00EE2482" w:rsidP="00EE2482"/>
    <w:p w:rsidR="00EE2482" w:rsidDel="00A672A2" w:rsidRDefault="00EE2482" w:rsidP="00EE2482">
      <w:pPr>
        <w:rPr>
          <w:del w:id="2083" w:author="Gabriel Correa" w:date="2015-08-28T07:40:00Z"/>
        </w:rPr>
      </w:pPr>
      <w:r w:rsidRPr="00E02554">
        <w:t xml:space="preserve">En la pestaña ‘Classify’ de la ventana se entrenan los algoritmos de clasificación con los datos pasados al programa. Aquí se elige algún clasificador el cual es entrenado con los datos, y luego del entrenamiento se prueban con un archivo con datos de prueba llamado </w:t>
      </w:r>
      <w:r w:rsidRPr="00E02554">
        <w:rPr>
          <w:i/>
        </w:rPr>
        <w:t xml:space="preserve">test </w:t>
      </w:r>
      <w:r w:rsidRPr="00E02554">
        <w:t>set o realizando</w:t>
      </w:r>
      <w:r w:rsidRPr="00E02554">
        <w:rPr>
          <w:i/>
        </w:rPr>
        <w:t xml:space="preserve"> cross-validation</w:t>
      </w:r>
      <w:r w:rsidRPr="00E02554">
        <w:t xml:space="preserve">. Alternativamente se puede entrenar al clasificador con un porcentaje de los datos de entrada y probar su rendimiento con el resto de los datos. Los resultados aparecen en la misma pestaña una vez </w:t>
      </w:r>
      <w:proofErr w:type="gramStart"/>
      <w:r w:rsidRPr="00E02554">
        <w:t>terminado</w:t>
      </w:r>
      <w:proofErr w:type="gramEnd"/>
      <w:r w:rsidRPr="00E02554">
        <w:t xml:space="preserve"> el análisis. Estos son valores que representan el rendimiento del clasificador entrenado sobre los datos de prueba y son explicados en la sección </w:t>
      </w:r>
      <w:r w:rsidR="00051D89" w:rsidRPr="00D471E1">
        <w:fldChar w:fldCharType="begin"/>
      </w:r>
      <w:r w:rsidR="00051D89" w:rsidRPr="00E02554">
        <w:instrText xml:space="preserve"> REF _Ref427525428 \r \h </w:instrText>
      </w:r>
      <w:r w:rsidR="00051D89" w:rsidRPr="00D471E1">
        <w:fldChar w:fldCharType="separate"/>
      </w:r>
      <w:ins w:id="2084" w:author="Gabriel Correa" w:date="2015-08-28T07:30:00Z">
        <w:r w:rsidR="00E54D64">
          <w:t>6.2</w:t>
        </w:r>
      </w:ins>
      <w:del w:id="2085" w:author="Gabriel Correa" w:date="2015-08-26T03:09:00Z">
        <w:r w:rsidR="00051D89" w:rsidRPr="00E02554" w:rsidDel="005D2320">
          <w:delText>5.3</w:delText>
        </w:r>
      </w:del>
      <w:r w:rsidR="00051D89" w:rsidRPr="00D471E1">
        <w:fldChar w:fldCharType="end"/>
      </w:r>
      <w:r w:rsidR="00051D89" w:rsidRPr="00E02554">
        <w:t>.</w:t>
      </w:r>
    </w:p>
    <w:p w:rsidR="00A672A2" w:rsidRPr="00E02554" w:rsidRDefault="00A672A2">
      <w:pPr>
        <w:rPr>
          <w:ins w:id="2086" w:author="Gabriel Correa" w:date="2015-08-28T07:40:00Z"/>
        </w:rPr>
      </w:pPr>
    </w:p>
    <w:p w:rsidR="00EE2482" w:rsidRPr="00E02554" w:rsidDel="00A672A2" w:rsidRDefault="00EE2482" w:rsidP="00EE2482">
      <w:pPr>
        <w:rPr>
          <w:del w:id="2087" w:author="Gabriel Correa" w:date="2015-08-28T07:40:00Z"/>
        </w:rPr>
      </w:pPr>
      <w:del w:id="2088" w:author="Gabriel Correa" w:date="2015-08-28T07:40:00Z">
        <w:r w:rsidRPr="00E02554" w:rsidDel="00A672A2">
          <w:delText>[[*ver después si es necesario hablar de las pestañas ‘Select Attributes’ y ‘Cluster’</w:delText>
        </w:r>
        <w:commentRangeStart w:id="2089"/>
        <w:r w:rsidRPr="00E02554" w:rsidDel="00A672A2">
          <w:delText>*]]</w:delText>
        </w:r>
        <w:commentRangeEnd w:id="2089"/>
        <w:r w:rsidRPr="00794D09" w:rsidDel="00A672A2">
          <w:rPr>
            <w:rStyle w:val="Refdecomentario"/>
            <w:sz w:val="24"/>
          </w:rPr>
          <w:commentReference w:id="2089"/>
        </w:r>
      </w:del>
    </w:p>
    <w:p w:rsidR="00EE2482" w:rsidRPr="00E02554" w:rsidRDefault="00EE2482" w:rsidP="00EE2482"/>
    <w:p w:rsidR="00E04B5C" w:rsidRDefault="00E04B5C" w:rsidP="00E04B5C">
      <w:pPr>
        <w:pStyle w:val="Ttulo2"/>
      </w:pPr>
      <w:bookmarkStart w:id="2090" w:name="_Ref427777109"/>
      <w:bookmarkStart w:id="2091" w:name="_Ref427525428"/>
      <w:bookmarkStart w:id="2092" w:name="_Toc428510392"/>
      <w:r>
        <w:t>Clasificadores y parámetros probados</w:t>
      </w:r>
      <w:bookmarkEnd w:id="2090"/>
      <w:bookmarkEnd w:id="2092"/>
    </w:p>
    <w:p w:rsidR="00E04B5C" w:rsidRPr="00E02554" w:rsidRDefault="00E04B5C" w:rsidP="00E04B5C">
      <w:r w:rsidRPr="00E02554">
        <w:t>Los clasificadores y distintos parámetros probados, con el fin de encontrar las combinaciones con mejores rendimientos predictivos, se encuentran en las tablas a continuación.</w:t>
      </w:r>
    </w:p>
    <w:tbl>
      <w:tblPr>
        <w:tblStyle w:val="TableNormal"/>
        <w:tblW w:w="9180" w:type="dxa"/>
        <w:tblInd w:w="-108" w:type="dxa"/>
        <w:tblLook w:val="04A0" w:firstRow="1" w:lastRow="0" w:firstColumn="1" w:lastColumn="0" w:noHBand="0" w:noVBand="1"/>
      </w:tblPr>
      <w:tblGrid>
        <w:gridCol w:w="3369"/>
        <w:gridCol w:w="3118"/>
        <w:gridCol w:w="2693"/>
      </w:tblGrid>
      <w:tr w:rsidR="00E04B5C" w:rsidTr="00146E86">
        <w:tc>
          <w:tcPr>
            <w:tcW w:w="3369" w:type="dxa"/>
          </w:tcPr>
          <w:tbl>
            <w:tblPr>
              <w:tblStyle w:val="Estilo2"/>
              <w:tblW w:w="2693" w:type="dxa"/>
              <w:tblInd w:w="534" w:type="dxa"/>
              <w:tblLook w:val="04A0" w:firstRow="1" w:lastRow="0" w:firstColumn="1" w:lastColumn="0" w:noHBand="0" w:noVBand="1"/>
            </w:tblPr>
            <w:tblGrid>
              <w:gridCol w:w="2738"/>
            </w:tblGrid>
            <w:tr w:rsidR="00E04B5C" w:rsidRPr="003B7063" w:rsidTr="00146E86">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2693" w:type="dxa"/>
                  <w:noWrap/>
                  <w:hideMark/>
                </w:tcPr>
                <w:p w:rsidR="00E04B5C" w:rsidRPr="00E02554" w:rsidRDefault="00E04B5C" w:rsidP="00146E86">
                  <w:pPr>
                    <w:ind w:left="-118" w:firstLine="118"/>
                    <w:rPr>
                      <w:rFonts w:eastAsia="Times New Roman" w:cs="Calibri"/>
                      <w:color w:val="000000"/>
                      <w:rPrChange w:id="2093" w:author="Gabriel Correa" w:date="2015-08-25T14:24:00Z">
                        <w:rPr>
                          <w:rFonts w:ascii="Calibri" w:eastAsia="Times New Roman" w:hAnsi="Calibri" w:cs="Calibri"/>
                          <w:color w:val="000000"/>
                        </w:rPr>
                      </w:rPrChange>
                    </w:rPr>
                  </w:pPr>
                  <w:r w:rsidRPr="00E02554">
                    <w:rPr>
                      <w:rFonts w:eastAsia="Times New Roman" w:cs="Calibri"/>
                      <w:color w:val="000000"/>
                      <w:rPrChange w:id="2094" w:author="Gabriel Correa" w:date="2015-08-25T14:24:00Z">
                        <w:rPr>
                          <w:rFonts w:ascii="Calibri" w:eastAsia="Times New Roman" w:hAnsi="Calibri" w:cs="Calibri"/>
                          <w:color w:val="000000"/>
                        </w:rPr>
                      </w:rPrChange>
                    </w:rPr>
                    <w:lastRenderedPageBreak/>
                    <w:t>Clasificadores</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095" w:author="Gabriel Correa" w:date="2015-08-25T14:24:00Z">
                        <w:rPr>
                          <w:rFonts w:ascii="Calibri" w:eastAsia="Times New Roman" w:hAnsi="Calibri" w:cs="Calibri"/>
                          <w:color w:val="000000"/>
                        </w:rPr>
                      </w:rPrChange>
                    </w:rPr>
                  </w:pPr>
                  <w:r w:rsidRPr="00E02554">
                    <w:rPr>
                      <w:rFonts w:eastAsia="Times New Roman" w:cs="Calibri"/>
                      <w:color w:val="000000"/>
                      <w:rPrChange w:id="2096" w:author="Gabriel Correa" w:date="2015-08-25T14:24:00Z">
                        <w:rPr>
                          <w:rFonts w:ascii="Calibri" w:eastAsia="Times New Roman" w:hAnsi="Calibri" w:cs="Calibri"/>
                          <w:color w:val="000000"/>
                        </w:rPr>
                      </w:rPrChange>
                    </w:rPr>
                    <w:t>ZeroR</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097" w:author="Gabriel Correa" w:date="2015-08-25T14:24:00Z">
                        <w:rPr>
                          <w:rFonts w:ascii="Calibri" w:eastAsia="Times New Roman" w:hAnsi="Calibri" w:cs="Calibri"/>
                          <w:color w:val="000000"/>
                        </w:rPr>
                      </w:rPrChange>
                    </w:rPr>
                  </w:pPr>
                  <w:r w:rsidRPr="00E02554">
                    <w:rPr>
                      <w:rFonts w:eastAsia="Times New Roman" w:cs="Calibri"/>
                      <w:color w:val="000000"/>
                      <w:rPrChange w:id="2098" w:author="Gabriel Correa" w:date="2015-08-25T14:24:00Z">
                        <w:rPr>
                          <w:rFonts w:ascii="Calibri" w:eastAsia="Times New Roman" w:hAnsi="Calibri" w:cs="Calibri"/>
                          <w:color w:val="000000"/>
                        </w:rPr>
                      </w:rPrChange>
                    </w:rPr>
                    <w:t>OneR</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099" w:author="Gabriel Correa" w:date="2015-08-25T14:24:00Z">
                        <w:rPr>
                          <w:rFonts w:ascii="Calibri" w:eastAsia="Times New Roman" w:hAnsi="Calibri" w:cs="Calibri"/>
                          <w:color w:val="000000"/>
                        </w:rPr>
                      </w:rPrChange>
                    </w:rPr>
                  </w:pPr>
                  <w:r w:rsidRPr="00E02554">
                    <w:rPr>
                      <w:rFonts w:eastAsia="Times New Roman" w:cs="Calibri"/>
                      <w:color w:val="000000"/>
                      <w:rPrChange w:id="2100" w:author="Gabriel Correa" w:date="2015-08-25T14:24:00Z">
                        <w:rPr>
                          <w:rFonts w:ascii="Calibri" w:eastAsia="Times New Roman" w:hAnsi="Calibri" w:cs="Calibri"/>
                          <w:color w:val="000000"/>
                        </w:rPr>
                      </w:rPrChange>
                    </w:rPr>
                    <w:t>PART</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101" w:author="Gabriel Correa" w:date="2015-08-25T14:24:00Z">
                        <w:rPr>
                          <w:rFonts w:ascii="Calibri" w:eastAsia="Times New Roman" w:hAnsi="Calibri" w:cs="Calibri"/>
                          <w:color w:val="000000"/>
                        </w:rPr>
                      </w:rPrChange>
                    </w:rPr>
                  </w:pPr>
                  <w:r w:rsidRPr="00E02554">
                    <w:rPr>
                      <w:rFonts w:eastAsia="Times New Roman" w:cs="Calibri"/>
                      <w:color w:val="000000"/>
                      <w:rPrChange w:id="2102" w:author="Gabriel Correa" w:date="2015-08-25T14:24:00Z">
                        <w:rPr>
                          <w:rFonts w:ascii="Calibri" w:eastAsia="Times New Roman" w:hAnsi="Calibri" w:cs="Calibri"/>
                          <w:color w:val="000000"/>
                        </w:rPr>
                      </w:rPrChange>
                    </w:rPr>
                    <w:t>NaiveBayes</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103" w:author="Gabriel Correa" w:date="2015-08-25T14:24:00Z">
                        <w:rPr>
                          <w:rFonts w:ascii="Calibri" w:eastAsia="Times New Roman" w:hAnsi="Calibri" w:cs="Calibri"/>
                          <w:color w:val="000000"/>
                        </w:rPr>
                      </w:rPrChange>
                    </w:rPr>
                  </w:pPr>
                  <w:r w:rsidRPr="00E02554">
                    <w:rPr>
                      <w:rFonts w:eastAsia="Times New Roman" w:cs="Calibri"/>
                      <w:color w:val="000000"/>
                      <w:rPrChange w:id="2104" w:author="Gabriel Correa" w:date="2015-08-25T14:24:00Z">
                        <w:rPr>
                          <w:rFonts w:ascii="Calibri" w:eastAsia="Times New Roman" w:hAnsi="Calibri" w:cs="Calibri"/>
                          <w:color w:val="000000"/>
                        </w:rPr>
                      </w:rPrChange>
                    </w:rPr>
                    <w:t>NaiveBayesMultinomial</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105" w:author="Gabriel Correa" w:date="2015-08-25T14:24:00Z">
                        <w:rPr>
                          <w:rFonts w:ascii="Calibri" w:eastAsia="Times New Roman" w:hAnsi="Calibri" w:cs="Calibri"/>
                          <w:color w:val="000000"/>
                        </w:rPr>
                      </w:rPrChange>
                    </w:rPr>
                  </w:pPr>
                  <w:r w:rsidRPr="00E02554">
                    <w:rPr>
                      <w:rFonts w:eastAsia="Times New Roman" w:cs="Calibri"/>
                      <w:color w:val="000000"/>
                      <w:rPrChange w:id="2106" w:author="Gabriel Correa" w:date="2015-08-25T14:24:00Z">
                        <w:rPr>
                          <w:rFonts w:ascii="Calibri" w:eastAsia="Times New Roman" w:hAnsi="Calibri" w:cs="Calibri"/>
                          <w:color w:val="000000"/>
                        </w:rPr>
                      </w:rPrChange>
                    </w:rPr>
                    <w:t>BayesianLogisticRegresion</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107" w:author="Gabriel Correa" w:date="2015-08-25T14:24:00Z">
                        <w:rPr>
                          <w:rFonts w:ascii="Calibri" w:eastAsia="Times New Roman" w:hAnsi="Calibri" w:cs="Calibri"/>
                          <w:color w:val="000000"/>
                        </w:rPr>
                      </w:rPrChange>
                    </w:rPr>
                  </w:pPr>
                  <w:r w:rsidRPr="00E02554">
                    <w:rPr>
                      <w:rFonts w:eastAsia="Times New Roman" w:cs="Calibri"/>
                      <w:color w:val="000000"/>
                      <w:rPrChange w:id="2108" w:author="Gabriel Correa" w:date="2015-08-25T14:24:00Z">
                        <w:rPr>
                          <w:rFonts w:ascii="Calibri" w:eastAsia="Times New Roman" w:hAnsi="Calibri" w:cs="Calibri"/>
                          <w:color w:val="000000"/>
                        </w:rPr>
                      </w:rPrChange>
                    </w:rPr>
                    <w:t>AdaBoostM1</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109" w:author="Gabriel Correa" w:date="2015-08-25T14:24:00Z">
                        <w:rPr>
                          <w:rFonts w:ascii="Calibri" w:eastAsia="Times New Roman" w:hAnsi="Calibri" w:cs="Calibri"/>
                          <w:color w:val="000000"/>
                        </w:rPr>
                      </w:rPrChange>
                    </w:rPr>
                  </w:pPr>
                  <w:r w:rsidRPr="00E02554">
                    <w:rPr>
                      <w:rFonts w:eastAsia="Times New Roman" w:cs="Calibri"/>
                      <w:color w:val="000000"/>
                      <w:rPrChange w:id="2110" w:author="Gabriel Correa" w:date="2015-08-25T14:24:00Z">
                        <w:rPr>
                          <w:rFonts w:ascii="Calibri" w:eastAsia="Times New Roman" w:hAnsi="Calibri" w:cs="Calibri"/>
                          <w:color w:val="000000"/>
                        </w:rPr>
                      </w:rPrChange>
                    </w:rPr>
                    <w:t>DMNBtext</w:t>
                  </w:r>
                </w:p>
                <w:p w:rsidR="00E04B5C" w:rsidRPr="00E02554" w:rsidRDefault="00E04B5C" w:rsidP="00146E86">
                  <w:pPr>
                    <w:ind w:left="-118" w:firstLine="118"/>
                    <w:rPr>
                      <w:rFonts w:eastAsia="Times New Roman" w:cs="Calibri"/>
                      <w:color w:val="000000"/>
                      <w:rPrChange w:id="2111" w:author="Gabriel Correa" w:date="2015-08-25T14:24:00Z">
                        <w:rPr>
                          <w:rFonts w:ascii="Calibri" w:eastAsia="Times New Roman" w:hAnsi="Calibri" w:cs="Calibri"/>
                          <w:color w:val="000000"/>
                        </w:rPr>
                      </w:rPrChange>
                    </w:rPr>
                  </w:pPr>
                  <w:r w:rsidRPr="00E02554">
                    <w:rPr>
                      <w:rFonts w:eastAsia="Times New Roman" w:cs="Calibri"/>
                      <w:color w:val="000000"/>
                      <w:rPrChange w:id="2112" w:author="Gabriel Correa" w:date="2015-08-25T14:24:00Z">
                        <w:rPr>
                          <w:rFonts w:ascii="Calibri" w:eastAsia="Times New Roman" w:hAnsi="Calibri" w:cs="Calibri"/>
                          <w:color w:val="000000"/>
                        </w:rPr>
                      </w:rPrChange>
                    </w:rPr>
                    <w:t xml:space="preserve">IBk </w:t>
                  </w:r>
                  <w:r w:rsidRPr="00E02554">
                    <w:rPr>
                      <w:rFonts w:eastAsia="Times New Roman" w:cs="Calibri"/>
                      <w:i/>
                      <w:color w:val="000000"/>
                      <w:rPrChange w:id="2113" w:author="Gabriel Correa" w:date="2015-08-25T14:24:00Z">
                        <w:rPr>
                          <w:rFonts w:ascii="Calibri" w:eastAsia="Times New Roman" w:hAnsi="Calibri" w:cs="Calibri"/>
                          <w:i/>
                          <w:color w:val="000000"/>
                        </w:rPr>
                      </w:rPrChange>
                    </w:rPr>
                    <w:t xml:space="preserve">         </w:t>
                  </w:r>
                  <w:r w:rsidRPr="00E02554">
                    <w:rPr>
                      <w:rStyle w:val="nfasissutil"/>
                    </w:rPr>
                    <w:t>(sólo datos finales)</w:t>
                  </w:r>
                </w:p>
                <w:p w:rsidR="00E04B5C" w:rsidRPr="00E02554" w:rsidRDefault="00E04B5C" w:rsidP="00146E86">
                  <w:pPr>
                    <w:ind w:left="-118" w:firstLine="118"/>
                    <w:rPr>
                      <w:rFonts w:eastAsia="Times New Roman" w:cs="Calibri"/>
                      <w:color w:val="000000"/>
                      <w:rPrChange w:id="2114" w:author="Gabriel Correa" w:date="2015-08-25T14:24:00Z">
                        <w:rPr>
                          <w:rFonts w:ascii="Calibri" w:eastAsia="Times New Roman" w:hAnsi="Calibri" w:cs="Calibri"/>
                          <w:color w:val="000000"/>
                        </w:rPr>
                      </w:rPrChange>
                    </w:rPr>
                  </w:pPr>
                  <w:r w:rsidRPr="00E02554">
                    <w:rPr>
                      <w:rFonts w:eastAsia="Times New Roman" w:cs="Calibri"/>
                      <w:color w:val="000000"/>
                      <w:rPrChange w:id="2115" w:author="Gabriel Correa" w:date="2015-08-25T14:24:00Z">
                        <w:rPr>
                          <w:rFonts w:ascii="Calibri" w:eastAsia="Times New Roman" w:hAnsi="Calibri" w:cs="Calibri"/>
                          <w:color w:val="000000"/>
                        </w:rPr>
                      </w:rPrChange>
                    </w:rPr>
                    <w:t xml:space="preserve">Logistic </w:t>
                  </w:r>
                  <w:r w:rsidRPr="00E02554">
                    <w:rPr>
                      <w:rFonts w:eastAsia="Times New Roman" w:cs="Calibri"/>
                      <w:i/>
                      <w:color w:val="000000"/>
                      <w:rPrChange w:id="2116" w:author="Gabriel Correa" w:date="2015-08-25T14:24:00Z">
                        <w:rPr>
                          <w:rFonts w:ascii="Calibri" w:eastAsia="Times New Roman" w:hAnsi="Calibri" w:cs="Calibri"/>
                          <w:i/>
                          <w:color w:val="000000"/>
                        </w:rPr>
                      </w:rPrChange>
                    </w:rPr>
                    <w:t xml:space="preserve"> </w:t>
                  </w:r>
                  <w:r w:rsidRPr="00E02554">
                    <w:rPr>
                      <w:rStyle w:val="nfasissutil"/>
                    </w:rPr>
                    <w:t>(sólo datos finales)</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117" w:author="Gabriel Correa" w:date="2015-08-25T14:24:00Z">
                        <w:rPr>
                          <w:rFonts w:ascii="Calibri" w:eastAsia="Times New Roman" w:hAnsi="Calibri" w:cs="Calibri"/>
                          <w:color w:val="000000"/>
                        </w:rPr>
                      </w:rPrChange>
                    </w:rPr>
                  </w:pPr>
                  <w:r w:rsidRPr="00E02554">
                    <w:rPr>
                      <w:rFonts w:eastAsia="Times New Roman" w:cs="Calibri"/>
                      <w:color w:val="000000"/>
                      <w:rPrChange w:id="2118" w:author="Gabriel Correa" w:date="2015-08-25T14:24:00Z">
                        <w:rPr>
                          <w:rFonts w:ascii="Calibri" w:eastAsia="Times New Roman" w:hAnsi="Calibri" w:cs="Calibri"/>
                          <w:color w:val="000000"/>
                        </w:rPr>
                      </w:rPrChange>
                    </w:rPr>
                    <w:t>LibSVM</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119" w:author="Gabriel Correa" w:date="2015-08-25T14:24:00Z">
                        <w:rPr>
                          <w:rFonts w:ascii="Calibri" w:eastAsia="Times New Roman" w:hAnsi="Calibri" w:cs="Calibri"/>
                          <w:color w:val="000000"/>
                        </w:rPr>
                      </w:rPrChange>
                    </w:rPr>
                  </w:pPr>
                  <w:r w:rsidRPr="00E02554">
                    <w:rPr>
                      <w:rFonts w:eastAsia="Times New Roman" w:cs="Calibri"/>
                      <w:color w:val="000000"/>
                      <w:rPrChange w:id="2120" w:author="Gabriel Correa" w:date="2015-08-25T14:24:00Z">
                        <w:rPr>
                          <w:rFonts w:ascii="Calibri" w:eastAsia="Times New Roman" w:hAnsi="Calibri" w:cs="Calibri"/>
                          <w:color w:val="000000"/>
                        </w:rPr>
                      </w:rPrChange>
                    </w:rPr>
                    <w:t>SMO</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121" w:author="Gabriel Correa" w:date="2015-08-25T14:24:00Z">
                        <w:rPr>
                          <w:rFonts w:ascii="Calibri" w:eastAsia="Times New Roman" w:hAnsi="Calibri" w:cs="Calibri"/>
                          <w:color w:val="000000"/>
                        </w:rPr>
                      </w:rPrChange>
                    </w:rPr>
                  </w:pPr>
                  <w:r w:rsidRPr="00E02554">
                    <w:rPr>
                      <w:rFonts w:eastAsia="Times New Roman" w:cs="Calibri"/>
                      <w:color w:val="000000"/>
                      <w:rPrChange w:id="2122" w:author="Gabriel Correa" w:date="2015-08-25T14:24:00Z">
                        <w:rPr>
                          <w:rFonts w:ascii="Calibri" w:eastAsia="Times New Roman" w:hAnsi="Calibri" w:cs="Calibri"/>
                          <w:color w:val="000000"/>
                        </w:rPr>
                      </w:rPrChange>
                    </w:rPr>
                    <w:t>RandomForest</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2123" w:author="Gabriel Correa" w:date="2015-08-25T14:24:00Z">
                        <w:rPr>
                          <w:rFonts w:ascii="Calibri" w:eastAsia="Times New Roman" w:hAnsi="Calibri" w:cs="Calibri"/>
                          <w:color w:val="000000"/>
                        </w:rPr>
                      </w:rPrChange>
                    </w:rPr>
                  </w:pPr>
                  <w:r w:rsidRPr="00E02554">
                    <w:rPr>
                      <w:rFonts w:eastAsia="Times New Roman" w:cs="Calibri"/>
                      <w:color w:val="000000"/>
                      <w:rPrChange w:id="2124" w:author="Gabriel Correa" w:date="2015-08-25T14:24:00Z">
                        <w:rPr>
                          <w:rFonts w:ascii="Calibri" w:eastAsia="Times New Roman" w:hAnsi="Calibri" w:cs="Calibri"/>
                          <w:color w:val="000000"/>
                        </w:rPr>
                      </w:rPrChange>
                    </w:rPr>
                    <w:t>J48</w:t>
                  </w:r>
                </w:p>
              </w:tc>
            </w:tr>
          </w:tbl>
          <w:p w:rsidR="00E04B5C" w:rsidRDefault="00E04B5C" w:rsidP="00146E86"/>
        </w:tc>
        <w:tc>
          <w:tcPr>
            <w:tcW w:w="3118" w:type="dxa"/>
          </w:tcPr>
          <w:tbl>
            <w:tblPr>
              <w:tblStyle w:val="Estilo2"/>
              <w:tblW w:w="0" w:type="auto"/>
              <w:tblLook w:val="04A0" w:firstRow="1" w:lastRow="0" w:firstColumn="1" w:lastColumn="0" w:noHBand="0" w:noVBand="1"/>
            </w:tblPr>
            <w:tblGrid>
              <w:gridCol w:w="2976"/>
            </w:tblGrid>
            <w:tr w:rsidR="00E04B5C" w:rsidRPr="003B7063" w:rsidTr="00146E86">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2976" w:type="dxa"/>
                  <w:noWrap/>
                  <w:hideMark/>
                </w:tcPr>
                <w:p w:rsidR="00E04B5C" w:rsidRPr="00E02554" w:rsidRDefault="00E04B5C" w:rsidP="00146E86">
                  <w:pPr>
                    <w:rPr>
                      <w:rFonts w:eastAsia="Times New Roman" w:cs="Calibri"/>
                      <w:color w:val="000000"/>
                      <w:rPrChange w:id="2125" w:author="Gabriel Correa" w:date="2015-08-25T14:24:00Z">
                        <w:rPr>
                          <w:rFonts w:ascii="Calibri" w:eastAsia="Times New Roman" w:hAnsi="Calibri" w:cs="Calibri"/>
                          <w:color w:val="000000"/>
                        </w:rPr>
                      </w:rPrChange>
                    </w:rPr>
                  </w:pPr>
                  <w:r w:rsidRPr="00E02554">
                    <w:rPr>
                      <w:rFonts w:eastAsia="Times New Roman" w:cs="Calibri"/>
                      <w:color w:val="000000"/>
                      <w:rPrChange w:id="2126" w:author="Gabriel Correa" w:date="2015-08-25T14:24:00Z">
                        <w:rPr>
                          <w:rFonts w:ascii="Calibri" w:eastAsia="Times New Roman" w:hAnsi="Calibri" w:cs="Calibri"/>
                          <w:color w:val="000000"/>
                        </w:rPr>
                      </w:rPrChange>
                    </w:rPr>
                    <w:t>Parámetros StringToWordVector</w:t>
                  </w:r>
                </w:p>
              </w:tc>
            </w:tr>
            <w:tr w:rsidR="00E04B5C" w:rsidRPr="003B7063" w:rsidTr="00146E86">
              <w:trPr>
                <w:trHeight w:val="300"/>
              </w:trPr>
              <w:tc>
                <w:tcPr>
                  <w:tcW w:w="2976" w:type="dxa"/>
                  <w:noWrap/>
                  <w:hideMark/>
                </w:tcPr>
                <w:p w:rsidR="00E04B5C" w:rsidRPr="00E02554" w:rsidRDefault="00E04B5C" w:rsidP="00146E86">
                  <w:pPr>
                    <w:rPr>
                      <w:rFonts w:eastAsia="Times New Roman" w:cs="Calibri"/>
                      <w:color w:val="000000"/>
                      <w:rPrChange w:id="2127" w:author="Gabriel Correa" w:date="2015-08-25T14:24:00Z">
                        <w:rPr>
                          <w:rFonts w:ascii="Calibri" w:eastAsia="Times New Roman" w:hAnsi="Calibri" w:cs="Calibri"/>
                          <w:color w:val="000000"/>
                        </w:rPr>
                      </w:rPrChange>
                    </w:rPr>
                  </w:pPr>
                  <w:r w:rsidRPr="00E02554">
                    <w:rPr>
                      <w:rFonts w:eastAsia="Times New Roman" w:cs="Calibri"/>
                      <w:color w:val="000000"/>
                      <w:rPrChange w:id="2128" w:author="Gabriel Correa" w:date="2015-08-25T14:24:00Z">
                        <w:rPr>
                          <w:rFonts w:ascii="Calibri" w:eastAsia="Times New Roman" w:hAnsi="Calibri" w:cs="Calibri"/>
                          <w:color w:val="000000"/>
                        </w:rPr>
                      </w:rPrChange>
                    </w:rPr>
                    <w:t>Stemming</w:t>
                  </w:r>
                </w:p>
              </w:tc>
            </w:tr>
            <w:tr w:rsidR="00E04B5C" w:rsidRPr="003B7063" w:rsidTr="00146E86">
              <w:trPr>
                <w:trHeight w:val="300"/>
              </w:trPr>
              <w:tc>
                <w:tcPr>
                  <w:tcW w:w="2976" w:type="dxa"/>
                  <w:noWrap/>
                  <w:hideMark/>
                </w:tcPr>
                <w:p w:rsidR="00E04B5C" w:rsidRPr="00E02554" w:rsidRDefault="00E04B5C" w:rsidP="00146E86">
                  <w:pPr>
                    <w:rPr>
                      <w:rFonts w:eastAsia="Times New Roman" w:cs="Calibri"/>
                      <w:color w:val="000000"/>
                      <w:rPrChange w:id="2129" w:author="Gabriel Correa" w:date="2015-08-25T14:24:00Z">
                        <w:rPr>
                          <w:rFonts w:ascii="Calibri" w:eastAsia="Times New Roman" w:hAnsi="Calibri" w:cs="Calibri"/>
                          <w:color w:val="000000"/>
                        </w:rPr>
                      </w:rPrChange>
                    </w:rPr>
                  </w:pPr>
                  <w:r w:rsidRPr="00E02554">
                    <w:rPr>
                      <w:rFonts w:eastAsia="Times New Roman" w:cs="Calibri"/>
                      <w:color w:val="000000"/>
                      <w:rPrChange w:id="2130" w:author="Gabriel Correa" w:date="2015-08-25T14:24:00Z">
                        <w:rPr>
                          <w:rFonts w:ascii="Calibri" w:eastAsia="Times New Roman" w:hAnsi="Calibri" w:cs="Calibri"/>
                          <w:color w:val="000000"/>
                        </w:rPr>
                      </w:rPrChange>
                    </w:rPr>
                    <w:t>StopWords</w:t>
                  </w:r>
                </w:p>
              </w:tc>
            </w:tr>
            <w:tr w:rsidR="00E04B5C" w:rsidRPr="003B7063" w:rsidTr="00146E86">
              <w:trPr>
                <w:trHeight w:val="300"/>
              </w:trPr>
              <w:tc>
                <w:tcPr>
                  <w:tcW w:w="2976" w:type="dxa"/>
                  <w:noWrap/>
                  <w:hideMark/>
                </w:tcPr>
                <w:p w:rsidR="00E04B5C" w:rsidRPr="00E02554" w:rsidRDefault="00E04B5C" w:rsidP="00146E86">
                  <w:pPr>
                    <w:rPr>
                      <w:rFonts w:eastAsia="Times New Roman" w:cs="Calibri"/>
                      <w:color w:val="000000"/>
                      <w:rPrChange w:id="2131" w:author="Gabriel Correa" w:date="2015-08-25T14:24:00Z">
                        <w:rPr>
                          <w:rFonts w:ascii="Calibri" w:eastAsia="Times New Roman" w:hAnsi="Calibri" w:cs="Calibri"/>
                          <w:color w:val="000000"/>
                        </w:rPr>
                      </w:rPrChange>
                    </w:rPr>
                  </w:pPr>
                  <w:r w:rsidRPr="00E02554">
                    <w:rPr>
                      <w:rFonts w:eastAsia="Times New Roman" w:cs="Calibri"/>
                      <w:color w:val="000000"/>
                      <w:rPrChange w:id="2132" w:author="Gabriel Correa" w:date="2015-08-25T14:24:00Z">
                        <w:rPr>
                          <w:rFonts w:ascii="Calibri" w:eastAsia="Times New Roman" w:hAnsi="Calibri" w:cs="Calibri"/>
                          <w:color w:val="000000"/>
                        </w:rPr>
                      </w:rPrChange>
                    </w:rPr>
                    <w:t>n-gram</w:t>
                  </w:r>
                </w:p>
              </w:tc>
            </w:tr>
          </w:tbl>
          <w:p w:rsidR="00E04B5C" w:rsidRDefault="00E04B5C" w:rsidP="00146E86"/>
        </w:tc>
        <w:tc>
          <w:tcPr>
            <w:tcW w:w="2693" w:type="dxa"/>
          </w:tcPr>
          <w:tbl>
            <w:tblPr>
              <w:tblStyle w:val="Estilo2"/>
              <w:tblW w:w="0" w:type="auto"/>
              <w:tblLook w:val="04A0" w:firstRow="1" w:lastRow="0" w:firstColumn="1" w:lastColumn="0" w:noHBand="0" w:noVBand="1"/>
            </w:tblPr>
            <w:tblGrid>
              <w:gridCol w:w="2422"/>
            </w:tblGrid>
            <w:tr w:rsidR="00E04B5C" w:rsidRPr="003B7063" w:rsidTr="00146E86">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2422" w:type="dxa"/>
                  <w:noWrap/>
                  <w:hideMark/>
                </w:tcPr>
                <w:p w:rsidR="00E04B5C" w:rsidRPr="00E02554" w:rsidRDefault="00E04B5C" w:rsidP="00146E86">
                  <w:pPr>
                    <w:rPr>
                      <w:rFonts w:eastAsia="Times New Roman" w:cs="Calibri"/>
                      <w:color w:val="000000"/>
                      <w:rPrChange w:id="2133" w:author="Gabriel Correa" w:date="2015-08-25T14:24:00Z">
                        <w:rPr>
                          <w:rFonts w:ascii="Calibri" w:eastAsia="Times New Roman" w:hAnsi="Calibri" w:cs="Calibri"/>
                          <w:color w:val="000000"/>
                        </w:rPr>
                      </w:rPrChange>
                    </w:rPr>
                  </w:pPr>
                  <w:r w:rsidRPr="00E02554">
                    <w:rPr>
                      <w:rFonts w:eastAsia="Times New Roman" w:cs="Calibri"/>
                      <w:color w:val="000000"/>
                      <w:rPrChange w:id="2134" w:author="Gabriel Correa" w:date="2015-08-25T14:24:00Z">
                        <w:rPr>
                          <w:rFonts w:ascii="Calibri" w:eastAsia="Times New Roman" w:hAnsi="Calibri" w:cs="Calibri"/>
                          <w:color w:val="000000"/>
                        </w:rPr>
                      </w:rPrChange>
                    </w:rPr>
                    <w:t>Parámetros de SMO</w:t>
                  </w:r>
                </w:p>
              </w:tc>
            </w:tr>
            <w:tr w:rsidR="00E04B5C" w:rsidRPr="003B7063" w:rsidTr="00146E86">
              <w:trPr>
                <w:trHeight w:val="300"/>
              </w:trPr>
              <w:tc>
                <w:tcPr>
                  <w:tcW w:w="2422" w:type="dxa"/>
                  <w:noWrap/>
                  <w:hideMark/>
                </w:tcPr>
                <w:p w:rsidR="00E04B5C" w:rsidRPr="00E02554" w:rsidRDefault="00E04B5C" w:rsidP="00146E86">
                  <w:pPr>
                    <w:rPr>
                      <w:rFonts w:eastAsia="Times New Roman" w:cs="Calibri"/>
                      <w:color w:val="000000"/>
                      <w:rPrChange w:id="2135" w:author="Gabriel Correa" w:date="2015-08-25T14:24:00Z">
                        <w:rPr>
                          <w:rFonts w:ascii="Calibri" w:eastAsia="Times New Roman" w:hAnsi="Calibri" w:cs="Calibri"/>
                          <w:color w:val="000000"/>
                        </w:rPr>
                      </w:rPrChange>
                    </w:rPr>
                  </w:pPr>
                  <w:r w:rsidRPr="00E02554">
                    <w:rPr>
                      <w:rFonts w:eastAsia="Times New Roman" w:cs="Calibri"/>
                      <w:color w:val="000000"/>
                      <w:rPrChange w:id="2136" w:author="Gabriel Correa" w:date="2015-08-25T14:24:00Z">
                        <w:rPr>
                          <w:rFonts w:ascii="Calibri" w:eastAsia="Times New Roman" w:hAnsi="Calibri" w:cs="Calibri"/>
                          <w:color w:val="000000"/>
                        </w:rPr>
                      </w:rPrChange>
                    </w:rPr>
                    <w:t>kernel type</w:t>
                  </w:r>
                </w:p>
              </w:tc>
            </w:tr>
            <w:tr w:rsidR="00E04B5C" w:rsidRPr="003B7063" w:rsidTr="00146E86">
              <w:trPr>
                <w:trHeight w:val="300"/>
              </w:trPr>
              <w:tc>
                <w:tcPr>
                  <w:tcW w:w="2422" w:type="dxa"/>
                  <w:noWrap/>
                  <w:hideMark/>
                </w:tcPr>
                <w:p w:rsidR="00E04B5C" w:rsidRPr="00E02554" w:rsidRDefault="00E04B5C" w:rsidP="00146E86">
                  <w:pPr>
                    <w:rPr>
                      <w:rFonts w:eastAsia="Times New Roman" w:cs="Calibri"/>
                      <w:color w:val="000000"/>
                      <w:rPrChange w:id="2137" w:author="Gabriel Correa" w:date="2015-08-25T14:24:00Z">
                        <w:rPr>
                          <w:rFonts w:ascii="Calibri" w:eastAsia="Times New Roman" w:hAnsi="Calibri" w:cs="Calibri"/>
                          <w:color w:val="000000"/>
                        </w:rPr>
                      </w:rPrChange>
                    </w:rPr>
                  </w:pPr>
                  <w:r w:rsidRPr="00E02554">
                    <w:rPr>
                      <w:rFonts w:eastAsia="Times New Roman" w:cs="Calibri"/>
                      <w:color w:val="000000"/>
                      <w:rPrChange w:id="2138" w:author="Gabriel Correa" w:date="2015-08-25T14:24:00Z">
                        <w:rPr>
                          <w:rFonts w:ascii="Calibri" w:eastAsia="Times New Roman" w:hAnsi="Calibri" w:cs="Calibri"/>
                          <w:color w:val="000000"/>
                        </w:rPr>
                      </w:rPrChange>
                    </w:rPr>
                    <w:t>c coefficient</w:t>
                  </w:r>
                </w:p>
              </w:tc>
            </w:tr>
          </w:tbl>
          <w:p w:rsidR="00E04B5C" w:rsidRDefault="00E04B5C" w:rsidP="00146E86"/>
        </w:tc>
      </w:tr>
    </w:tbl>
    <w:p w:rsidR="00E04B5C" w:rsidRPr="00E02554" w:rsidRDefault="00E04B5C" w:rsidP="00E04B5C"/>
    <w:p w:rsidR="00E04B5C" w:rsidRPr="00E02554" w:rsidRDefault="00E04B5C" w:rsidP="00E04B5C"/>
    <w:p w:rsidR="00E04B5C" w:rsidRPr="00E02554" w:rsidRDefault="00E04B5C" w:rsidP="00E04B5C">
      <w:r w:rsidRPr="00E02554">
        <w:t>Los clasificadores usados fueron seleccionados por diversas razones. Algunos fueron probados porque son comunes en Data Mining en general, otros son comunes particularmente en Text Mining y otros son mencionados en otros estudios con distintos datos. La siguiente tabla resume a cada clasificador.</w:t>
      </w:r>
    </w:p>
    <w:tbl>
      <w:tblPr>
        <w:tblStyle w:val="Estilo2"/>
        <w:tblW w:w="0" w:type="auto"/>
        <w:jc w:val="center"/>
        <w:tblLook w:val="04A0" w:firstRow="1" w:lastRow="0" w:firstColumn="1" w:lastColumn="0" w:noHBand="0" w:noVBand="1"/>
      </w:tblPr>
      <w:tblGrid>
        <w:gridCol w:w="2856"/>
        <w:gridCol w:w="2561"/>
      </w:tblGrid>
      <w:tr w:rsidR="00E04B5C" w:rsidRPr="00AC6922" w:rsidTr="00146E86">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561" w:type="dxa"/>
            <w:noWrap/>
            <w:hideMark/>
          </w:tcPr>
          <w:p w:rsidR="00E04B5C" w:rsidRPr="00E02554" w:rsidRDefault="00E04B5C" w:rsidP="00146E86">
            <w:r w:rsidRPr="00E02554">
              <w:t>Clasificador</w:t>
            </w:r>
          </w:p>
        </w:tc>
        <w:tc>
          <w:tcPr>
            <w:tcW w:w="2561" w:type="dxa"/>
          </w:tcPr>
          <w:p w:rsidR="00E04B5C" w:rsidRPr="00E02554" w:rsidRDefault="00E04B5C" w:rsidP="00146E86">
            <w:pPr>
              <w:cnfStyle w:val="100000000000" w:firstRow="1" w:lastRow="0" w:firstColumn="0" w:lastColumn="0" w:oddVBand="0" w:evenVBand="0" w:oddHBand="0" w:evenHBand="0" w:firstRowFirstColumn="0" w:firstRowLastColumn="0" w:lastRowFirstColumn="0" w:lastRowLastColumn="0"/>
            </w:pPr>
            <w:r w:rsidRPr="00E02554">
              <w:t>Descripción</w:t>
            </w:r>
          </w:p>
        </w:tc>
      </w:tr>
      <w:tr w:rsidR="00E04B5C" w:rsidRPr="00AC6922" w:rsidTr="00146E86">
        <w:trPr>
          <w:trHeight w:val="300"/>
          <w:jc w:val="center"/>
        </w:trPr>
        <w:tc>
          <w:tcPr>
            <w:tcW w:w="2561" w:type="dxa"/>
            <w:noWrap/>
            <w:hideMark/>
          </w:tcPr>
          <w:p w:rsidR="00E04B5C" w:rsidRPr="00E02554" w:rsidRDefault="00E04B5C" w:rsidP="00146E86">
            <w:r w:rsidRPr="00E02554">
              <w:t>ZeroR</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OneR</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PART</w:t>
            </w:r>
          </w:p>
        </w:tc>
        <w:tc>
          <w:tcPr>
            <w:tcW w:w="2561" w:type="dxa"/>
          </w:tcPr>
          <w:p w:rsidR="00E04B5C" w:rsidRPr="00E02554" w:rsidRDefault="00E04B5C" w:rsidP="00146E86">
            <w:r w:rsidRPr="00E02554">
              <w:t>[[ todos pendientes ]]</w:t>
            </w:r>
          </w:p>
        </w:tc>
      </w:tr>
      <w:tr w:rsidR="00E04B5C" w:rsidRPr="00AC6922" w:rsidTr="00146E86">
        <w:trPr>
          <w:trHeight w:val="300"/>
          <w:jc w:val="center"/>
        </w:trPr>
        <w:tc>
          <w:tcPr>
            <w:tcW w:w="2561" w:type="dxa"/>
            <w:noWrap/>
            <w:hideMark/>
          </w:tcPr>
          <w:p w:rsidR="00E04B5C" w:rsidRPr="00E02554" w:rsidRDefault="00E04B5C" w:rsidP="00146E86">
            <w:r w:rsidRPr="00E02554">
              <w:t>NaiveBayes</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NaiveBayesMultinomial</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BayesianLogisticRegresion</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AdaBoostM1</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DMNBtext</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LibSVM</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SMO</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lastRenderedPageBreak/>
              <w:t>RandomForest</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J48</w:t>
            </w:r>
          </w:p>
        </w:tc>
        <w:tc>
          <w:tcPr>
            <w:tcW w:w="2561" w:type="dxa"/>
          </w:tcPr>
          <w:p w:rsidR="00E04B5C" w:rsidRPr="00AC6922" w:rsidRDefault="00E04B5C" w:rsidP="00146E86"/>
        </w:tc>
      </w:tr>
    </w:tbl>
    <w:p w:rsidR="00E04B5C" w:rsidRPr="00E02554" w:rsidRDefault="00E04B5C" w:rsidP="00E04B5C"/>
    <w:p w:rsidR="00E04B5C" w:rsidRPr="00E02554" w:rsidRDefault="00E04B5C" w:rsidP="00E04B5C"/>
    <w:p w:rsidR="00E04B5C" w:rsidRPr="00E02554" w:rsidRDefault="00E04B5C" w:rsidP="00E04B5C"/>
    <w:p w:rsidR="00E04B5C" w:rsidRPr="00E02554" w:rsidDel="001F6414" w:rsidRDefault="00E04B5C" w:rsidP="00E04B5C">
      <w:pPr>
        <w:rPr>
          <w:del w:id="2139" w:author="Gabriel Correa" w:date="2015-08-28T07:40:00Z"/>
        </w:rPr>
      </w:pPr>
      <w:del w:id="2140" w:author="Gabriel Correa" w:date="2015-08-28T07:40:00Z">
        <w:r w:rsidRPr="00E02554" w:rsidDel="001F6414">
          <w:delText xml:space="preserve"> [[ ToDo: discusión de los parámetros probados ]]</w:delText>
        </w:r>
      </w:del>
    </w:p>
    <w:p w:rsidR="00EE2482" w:rsidRDefault="00EE2482" w:rsidP="00EE2482">
      <w:pPr>
        <w:pStyle w:val="Ttulo2"/>
      </w:pPr>
      <w:bookmarkStart w:id="2141" w:name="_Ref428286694"/>
      <w:bookmarkStart w:id="2142" w:name="_Toc428510393"/>
      <w:r>
        <w:t>Evaluación del rendimiento de un clasificador</w:t>
      </w:r>
      <w:bookmarkEnd w:id="2091"/>
      <w:bookmarkEnd w:id="2141"/>
      <w:bookmarkEnd w:id="2142"/>
    </w:p>
    <w:p w:rsidR="00EE2482" w:rsidRPr="00E02554" w:rsidRDefault="00EE2482" w:rsidP="00EE2482">
      <w:r w:rsidRPr="00E02554">
        <w:t xml:space="preserve">Cada experimento realizado en Weka entregó resultados los cuales fueron comparados entre sí, para identificar cuál era mejor detectando directivas de API. Pero los resultados entregan varios números de los cuales no todos son igualmente útiles para describir cuán bueno es un clasificador para identificar directivas. Para comparar el rendimiento de los clasificadores se decide considerar un subconjunto de las métricas de los resultados. A continuación se muestra un ejemplo de resultado en Weka en la </w:t>
      </w:r>
      <w:r w:rsidRPr="00D471E1">
        <w:fldChar w:fldCharType="begin"/>
      </w:r>
      <w:r w:rsidRPr="00E02554">
        <w:instrText xml:space="preserve"> REF _Ref427747502 \h </w:instrText>
      </w:r>
      <w:r w:rsidRPr="00D471E1">
        <w:fldChar w:fldCharType="separate"/>
      </w:r>
      <w:ins w:id="2143" w:author="Gabriel Correa" w:date="2015-08-28T07:30:00Z">
        <w:r w:rsidR="00E54D64">
          <w:t xml:space="preserve">Imagen </w:t>
        </w:r>
        <w:r w:rsidR="00E54D64">
          <w:rPr>
            <w:noProof/>
          </w:rPr>
          <w:t>6</w:t>
        </w:r>
        <w:r w:rsidR="00E54D64">
          <w:t>.</w:t>
        </w:r>
        <w:r w:rsidR="00E54D64">
          <w:rPr>
            <w:noProof/>
          </w:rPr>
          <w:t>2</w:t>
        </w:r>
      </w:ins>
      <w:del w:id="2144" w:author="Gabriel Correa" w:date="2015-08-26T03:09:00Z">
        <w:r w:rsidR="00AF41C2" w:rsidRPr="00E02554" w:rsidDel="005D2320">
          <w:delText xml:space="preserve">Imagen </w:delText>
        </w:r>
        <w:r w:rsidR="00AF41C2" w:rsidRPr="00E02554" w:rsidDel="005D2320">
          <w:rPr>
            <w:noProof/>
          </w:rPr>
          <w:delText>1</w:delText>
        </w:r>
      </w:del>
      <w:r w:rsidRPr="00D471E1">
        <w:fldChar w:fldCharType="end"/>
      </w:r>
      <w:r w:rsidRPr="00E02554">
        <w:t xml:space="preserve"> y luego se detallan las métricas usadas en este trabajo para evaluar la calidad de los modelos de predicción.</w:t>
      </w:r>
    </w:p>
    <w:p w:rsidR="00EE2482" w:rsidRPr="00E02554" w:rsidRDefault="00EE2482" w:rsidP="00EE2482"/>
    <w:p w:rsidR="00EE2482" w:rsidRPr="00E02554" w:rsidRDefault="00EE2482" w:rsidP="00EE2482">
      <w:pPr>
        <w:keepNext/>
      </w:pPr>
      <w:r w:rsidRPr="007C2995">
        <w:rPr>
          <w:noProof/>
        </w:rPr>
        <w:drawing>
          <wp:inline distT="0" distB="0" distL="0" distR="0" wp14:anchorId="670337C6" wp14:editId="017F82B9">
            <wp:extent cx="6106795" cy="3474085"/>
            <wp:effectExtent l="0" t="0" r="8255"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usados-en-resultados-de-weka.png"/>
                    <pic:cNvPicPr/>
                  </pic:nvPicPr>
                  <pic:blipFill>
                    <a:blip r:embed="rId28">
                      <a:extLst>
                        <a:ext uri="{28A0092B-C50C-407E-A947-70E740481C1C}">
                          <a14:useLocalDpi xmlns:a14="http://schemas.microsoft.com/office/drawing/2010/main" val="0"/>
                        </a:ext>
                      </a:extLst>
                    </a:blip>
                    <a:stretch>
                      <a:fillRect/>
                    </a:stretch>
                  </pic:blipFill>
                  <pic:spPr>
                    <a:xfrm>
                      <a:off x="0" y="0"/>
                      <a:ext cx="6106795" cy="3474085"/>
                    </a:xfrm>
                    <a:prstGeom prst="rect">
                      <a:avLst/>
                    </a:prstGeom>
                  </pic:spPr>
                </pic:pic>
              </a:graphicData>
            </a:graphic>
          </wp:inline>
        </w:drawing>
      </w:r>
    </w:p>
    <w:p w:rsidR="00EE2482" w:rsidRDefault="00EE2482" w:rsidP="00EE2482">
      <w:pPr>
        <w:pStyle w:val="Epgrafe"/>
      </w:pPr>
      <w:bookmarkStart w:id="2145" w:name="_Ref427747502"/>
      <w:bookmarkStart w:id="2146" w:name="_Ref427747488"/>
      <w:r>
        <w:t xml:space="preserve">Imagen </w:t>
      </w:r>
      <w:ins w:id="2147" w:author="Gabriel Correa" w:date="2015-08-28T07:37:00Z">
        <w:r w:rsidR="00E54D64">
          <w:fldChar w:fldCharType="begin"/>
        </w:r>
        <w:r w:rsidR="00E54D64">
          <w:instrText xml:space="preserve"> STYLEREF 1 \s </w:instrText>
        </w:r>
      </w:ins>
      <w:r w:rsidR="00E54D64">
        <w:fldChar w:fldCharType="separate"/>
      </w:r>
      <w:r w:rsidR="00E54D64">
        <w:rPr>
          <w:noProof/>
        </w:rPr>
        <w:t>6</w:t>
      </w:r>
      <w:ins w:id="2148"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2149" w:author="Gabriel Correa" w:date="2015-08-28T07:37:00Z">
        <w:r w:rsidR="00E54D64">
          <w:rPr>
            <w:noProof/>
          </w:rPr>
          <w:t>4</w:t>
        </w:r>
        <w:r w:rsidR="00E54D64">
          <w:fldChar w:fldCharType="end"/>
        </w:r>
      </w:ins>
      <w:del w:id="2150"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2</w:delText>
        </w:r>
        <w:r w:rsidR="005D2320" w:rsidDel="005D2320">
          <w:rPr>
            <w:noProof/>
          </w:rPr>
          <w:fldChar w:fldCharType="end"/>
        </w:r>
      </w:del>
      <w:del w:id="2151"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2</w:delText>
        </w:r>
        <w:r w:rsidR="002D2EC0" w:rsidDel="00F80B4D">
          <w:rPr>
            <w:noProof/>
          </w:rPr>
          <w:fldChar w:fldCharType="end"/>
        </w:r>
      </w:del>
      <w:bookmarkEnd w:id="2145"/>
      <w:r>
        <w:t xml:space="preserve">:   </w:t>
      </w:r>
      <w:bookmarkStart w:id="2152" w:name="_Ref427747507"/>
      <w:r>
        <w:t>Métricas usadas para evaluar el rendimiento de los clasificadores en este trabajo aparecen destacadas dentro de cuadros en estos resultados de Weka.</w:t>
      </w:r>
      <w:bookmarkEnd w:id="2146"/>
      <w:bookmarkEnd w:id="2152"/>
    </w:p>
    <w:p w:rsidR="00EE2482" w:rsidRDefault="00EE2482" w:rsidP="00EE2482">
      <w:pPr>
        <w:rPr>
          <w:ins w:id="2153" w:author="Gabriel Correa" w:date="2015-08-28T02:22:00Z"/>
        </w:rPr>
      </w:pPr>
    </w:p>
    <w:p w:rsidR="00080CBE" w:rsidDel="00080CBE" w:rsidRDefault="00080CBE">
      <w:pPr>
        <w:pStyle w:val="Ttulo3"/>
        <w:rPr>
          <w:del w:id="2154" w:author="Gabriel Correa" w:date="2015-08-28T02:24:00Z"/>
        </w:rPr>
        <w:pPrChange w:id="2155" w:author="Gabriel Correa" w:date="2015-08-28T02:24:00Z">
          <w:pPr/>
        </w:pPrChange>
      </w:pPr>
      <w:bookmarkStart w:id="2156" w:name="_Toc428510394"/>
      <w:ins w:id="2157" w:author="Gabriel Correa" w:date="2015-08-28T02:22:00Z">
        <w:r>
          <w:t>Métricas principales</w:t>
        </w:r>
      </w:ins>
      <w:bookmarkEnd w:id="2156"/>
    </w:p>
    <w:p w:rsidR="00080CBE" w:rsidRPr="00080CBE" w:rsidRDefault="00080CBE">
      <w:pPr>
        <w:pStyle w:val="Ttulo3"/>
        <w:rPr>
          <w:ins w:id="2158" w:author="Gabriel Correa" w:date="2015-08-28T02:24:00Z"/>
        </w:rPr>
        <w:pPrChange w:id="2159" w:author="Gabriel Correa" w:date="2015-08-28T02:24:00Z">
          <w:pPr/>
        </w:pPrChange>
      </w:pPr>
      <w:bookmarkStart w:id="2160" w:name="_Toc428510395"/>
      <w:bookmarkEnd w:id="2160"/>
    </w:p>
    <w:p w:rsidR="00EE2482" w:rsidRPr="00080CBE" w:rsidDel="00080CBE" w:rsidRDefault="00EE2482">
      <w:pPr>
        <w:pStyle w:val="Ttulo3"/>
        <w:rPr>
          <w:del w:id="2161" w:author="Gabriel Correa" w:date="2015-08-28T02:22:00Z"/>
          <w:rStyle w:val="nfasissutil"/>
          <w:rPrChange w:id="2162" w:author="Gabriel Correa" w:date="2015-08-28T02:22:00Z">
            <w:rPr>
              <w:del w:id="2163" w:author="Gabriel Correa" w:date="2015-08-28T02:22:00Z"/>
              <w:rStyle w:val="nfasisintenso"/>
              <w:b w:val="0"/>
              <w:bCs w:val="0"/>
              <w:sz w:val="18"/>
              <w:szCs w:val="18"/>
            </w:rPr>
          </w:rPrChange>
        </w:rPr>
        <w:pPrChange w:id="2164" w:author="Gabriel Correa" w:date="2015-08-28T02:23:00Z">
          <w:pPr/>
        </w:pPrChange>
      </w:pPr>
      <w:del w:id="2165" w:author="Gabriel Correa" w:date="2015-08-28T02:22:00Z">
        <w:r w:rsidRPr="00080CBE" w:rsidDel="00080CBE">
          <w:rPr>
            <w:rStyle w:val="nfasissutil"/>
            <w:rPrChange w:id="2166" w:author="Gabriel Correa" w:date="2015-08-28T02:22:00Z">
              <w:rPr>
                <w:rStyle w:val="nfasisintenso"/>
              </w:rPr>
            </w:rPrChange>
          </w:rPr>
          <w:delText>Métricas principales:</w:delText>
        </w:r>
      </w:del>
    </w:p>
    <w:p w:rsidR="00EE2482" w:rsidRPr="00E02554" w:rsidRDefault="00EE2482">
      <w:pPr>
        <w:pStyle w:val="Ttulo4"/>
        <w:pPrChange w:id="2167" w:author="Gabriel Correa" w:date="2015-08-28T02:24:00Z">
          <w:pPr/>
        </w:pPrChange>
      </w:pPr>
      <w:r w:rsidRPr="00E02554">
        <w:t>Confusion Matrix:</w:t>
      </w:r>
    </w:p>
    <w:p w:rsidR="00080CBE" w:rsidRPr="00E02554" w:rsidRDefault="00EE2482">
      <w:pPr>
        <w:ind w:left="708"/>
        <w:pPrChange w:id="2168" w:author="Gabriel Correa" w:date="2015-08-28T02:17:00Z">
          <w:pPr>
            <w:ind w:left="1440"/>
          </w:pPr>
        </w:pPrChange>
      </w:pPr>
      <w:r w:rsidRPr="00E02554">
        <w:t>Es una matriz que resume los resultados mostrando cuántas instancias fueron clasificadas por cada clase y a qué clase pertenecían realmente. Las posiciones de la matriz representan</w:t>
      </w:r>
      <w:ins w:id="2169" w:author="Gabriel Correa" w:date="2015-08-28T02:17:00Z">
        <w:r w:rsidR="00080CBE">
          <w:t xml:space="preserve"> lo siguiente:</w:t>
        </w:r>
      </w:ins>
    </w:p>
    <w:p w:rsidR="00EE2482" w:rsidRPr="00E02554" w:rsidRDefault="00253CD4">
      <w:pPr>
        <w:jc w:val="center"/>
        <w:pPrChange w:id="2170" w:author="Gabriel Correa" w:date="2015-08-28T02:15:00Z">
          <w:pPr/>
        </w:pPrChange>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VP</m:t>
                    </m:r>
                  </m:e>
                  <m:e>
                    <m:r>
                      <w:rPr>
                        <w:rFonts w:ascii="Cambria Math" w:hAnsi="Cambria Math"/>
                      </w:rPr>
                      <m:t>FN</m:t>
                    </m:r>
                  </m:e>
                </m:mr>
                <m:mr>
                  <m:e>
                    <m:r>
                      <w:rPr>
                        <w:rFonts w:ascii="Cambria Math" w:hAnsi="Cambria Math"/>
                      </w:rPr>
                      <m:t>FP</m:t>
                    </m:r>
                  </m:e>
                  <m:e>
                    <m:r>
                      <w:rPr>
                        <w:rFonts w:ascii="Cambria Math" w:hAnsi="Cambria Math"/>
                      </w:rPr>
                      <m:t>VN</m:t>
                    </m:r>
                  </m:e>
                </m:mr>
              </m:m>
            </m:e>
          </m:d>
          <m:r>
            <w:rPr>
              <w:rFonts w:ascii="Cambria Math" w:hAnsi="Cambria Math"/>
            </w:rPr>
            <m:t xml:space="preserve">     </m:t>
          </m:r>
          <m:m>
            <m:mPr>
              <m:mcs>
                <m:mc>
                  <m:mcPr>
                    <m:count m:val="1"/>
                    <m:mcJc m:val="center"/>
                  </m:mcPr>
                </m:mc>
              </m:mcs>
              <m:ctrlPr>
                <w:rPr>
                  <w:rFonts w:ascii="Cambria Math" w:hAnsi="Cambria Math"/>
                  <w:i/>
                </w:rPr>
              </m:ctrlPr>
            </m:mPr>
            <m:mr>
              <m:e>
                <m:r>
                  <m:rPr>
                    <m:sty m:val="b"/>
                  </m:rPr>
                  <w:rPr>
                    <w:rFonts w:ascii="Cambria Math" w:hAnsi="Cambria Math"/>
                  </w:rPr>
                  <m:t>VP</m:t>
                </m:r>
                <m:r>
                  <m:rPr>
                    <m:sty m:val="p"/>
                  </m:rPr>
                  <w:rPr>
                    <w:rFonts w:ascii="Cambria Math" w:hAnsi="Cambria Math"/>
                  </w:rPr>
                  <m:t xml:space="preserve">: Verdadero positivo     </m:t>
                </m:r>
                <m:r>
                  <m:rPr>
                    <m:sty m:val="b"/>
                  </m:rPr>
                  <w:rPr>
                    <w:rFonts w:ascii="Cambria Math" w:hAnsi="Cambria Math"/>
                  </w:rPr>
                  <m:t>FN</m:t>
                </m:r>
                <m:r>
                  <m:rPr>
                    <m:sty m:val="p"/>
                  </m:rPr>
                  <w:rPr>
                    <w:rFonts w:ascii="Cambria Math" w:hAnsi="Cambria Math"/>
                  </w:rPr>
                  <m:t>: Falso negativo</m:t>
                </m:r>
              </m:e>
            </m:mr>
            <m:mr>
              <m:e>
                <m:r>
                  <m:rPr>
                    <m:sty m:val="b"/>
                  </m:rPr>
                  <w:rPr>
                    <w:rFonts w:ascii="Cambria Math" w:hAnsi="Cambria Math"/>
                  </w:rPr>
                  <m:t xml:space="preserve">          FP</m:t>
                </m:r>
                <m:r>
                  <m:rPr>
                    <m:sty m:val="p"/>
                  </m:rPr>
                  <w:rPr>
                    <w:rFonts w:ascii="Cambria Math" w:hAnsi="Cambria Math"/>
                  </w:rPr>
                  <m:t xml:space="preserve">: Falso positivo              </m:t>
                </m:r>
                <m:r>
                  <m:rPr>
                    <m:sty m:val="b"/>
                  </m:rPr>
                  <w:rPr>
                    <w:rFonts w:ascii="Cambria Math" w:hAnsi="Cambria Math"/>
                  </w:rPr>
                  <m:t>VN</m:t>
                </m:r>
                <m:r>
                  <m:rPr>
                    <m:sty m:val="p"/>
                  </m:rPr>
                  <w:rPr>
                    <w:rFonts w:ascii="Cambria Math" w:hAnsi="Cambria Math"/>
                  </w:rPr>
                  <m:t>: Verdadero negativo</m:t>
                </m:r>
              </m:e>
            </m:mr>
          </m:m>
        </m:oMath>
      </m:oMathPara>
    </w:p>
    <w:p w:rsidR="00EE2482" w:rsidRPr="00E02554" w:rsidRDefault="00EE2482" w:rsidP="00EE2482">
      <m:oMathPara>
        <m:oMath>
          <m:r>
            <m:rPr>
              <m:sty m:val="bi"/>
            </m:rPr>
            <w:rPr>
              <w:rFonts w:ascii="Cambria Math" w:hAnsi="Cambria Math"/>
            </w:rPr>
            <m:t>VP:</m:t>
          </m:r>
          <m:r>
            <w:rPr>
              <w:rFonts w:ascii="Cambria Math" w:hAnsi="Cambria Math"/>
            </w:rPr>
            <m:t>directivas correctamente adivinadas</m:t>
          </m:r>
        </m:oMath>
      </m:oMathPara>
    </w:p>
    <w:p w:rsidR="00EE2482" w:rsidRPr="00E02554" w:rsidRDefault="00EE2482" w:rsidP="00EE2482">
      <m:oMathPara>
        <m:oMath>
          <m:r>
            <m:rPr>
              <m:sty m:val="bi"/>
            </m:rPr>
            <w:rPr>
              <w:rFonts w:ascii="Cambria Math" w:hAnsi="Cambria Math"/>
            </w:rPr>
            <m:t>VN:</m:t>
          </m:r>
          <m:r>
            <w:rPr>
              <w:rFonts w:ascii="Cambria Math" w:hAnsi="Cambria Math"/>
            </w:rPr>
            <m:t>no directivas correctamente adivinadas</m:t>
          </m:r>
        </m:oMath>
      </m:oMathPara>
    </w:p>
    <w:p w:rsidR="00EE2482" w:rsidRPr="00E02554" w:rsidRDefault="00EE2482" w:rsidP="00EE2482">
      <m:oMathPara>
        <m:oMath>
          <m:r>
            <m:rPr>
              <m:sty m:val="bi"/>
            </m:rPr>
            <w:rPr>
              <w:rFonts w:ascii="Cambria Math" w:hAnsi="Cambria Math"/>
            </w:rPr>
            <m:t>FN:</m:t>
          </m:r>
          <m:r>
            <w:rPr>
              <w:rFonts w:ascii="Cambria Math" w:hAnsi="Cambria Math"/>
            </w:rPr>
            <m:t>directivas incorrectamente clasificadas como no directivas</m:t>
          </m:r>
        </m:oMath>
      </m:oMathPara>
    </w:p>
    <w:p w:rsidR="00EE2482" w:rsidRPr="00E02554" w:rsidDel="00080CBE" w:rsidRDefault="00EE2482" w:rsidP="00EE2482">
      <w:pPr>
        <w:rPr>
          <w:del w:id="2171" w:author="Gabriel Correa" w:date="2015-08-28T02:16:00Z"/>
        </w:rPr>
      </w:pPr>
      <m:oMathPara>
        <m:oMath>
          <m:r>
            <m:rPr>
              <m:sty m:val="bi"/>
            </m:rPr>
            <w:rPr>
              <w:rFonts w:ascii="Cambria Math" w:hAnsi="Cambria Math"/>
            </w:rPr>
            <m:t>FP:</m:t>
          </m:r>
          <m:r>
            <w:rPr>
              <w:rFonts w:ascii="Cambria Math" w:hAnsi="Cambria Math"/>
            </w:rPr>
            <m:t>no directivas incorrectamente clasificadas como directi</m:t>
          </m:r>
          <m:r>
            <w:rPr>
              <w:rFonts w:ascii="Cambria Math" w:hAnsi="Cambria Math"/>
            </w:rPr>
            <m:t>vas</m:t>
          </m:r>
        </m:oMath>
      </m:oMathPara>
    </w:p>
    <w:p w:rsidR="00EE2482" w:rsidRPr="00E02554" w:rsidRDefault="00EE2482" w:rsidP="00EE2482"/>
    <w:p w:rsidR="00EE2482" w:rsidDel="00080CBE" w:rsidRDefault="00EE2482">
      <w:pPr>
        <w:ind w:left="708"/>
        <w:rPr>
          <w:del w:id="2172" w:author="Gabriel Correa" w:date="2015-08-28T02:19:00Z"/>
          <w:rStyle w:val="nfasisintenso"/>
          <w:i w:val="0"/>
        </w:rPr>
        <w:pPrChange w:id="2173" w:author="Gabriel Correa" w:date="2015-08-28T02:21:00Z">
          <w:pPr/>
        </w:pPrChange>
      </w:pPr>
      <w:del w:id="2174" w:author="Gabriel Correa" w:date="2015-08-28T02:15:00Z">
        <w:r w:rsidRPr="00E02554" w:rsidDel="00080CBE">
          <w:tab/>
        </w:r>
        <w:r w:rsidRPr="00E02554" w:rsidDel="00080CBE">
          <w:tab/>
        </w:r>
      </w:del>
      <w:r w:rsidRPr="00E02554">
        <w:t xml:space="preserve">y </w:t>
      </w:r>
      <w:r w:rsidRPr="00080CBE">
        <w:t xml:space="preserve">como ejemplo, en la </w:t>
      </w:r>
      <w:r w:rsidRPr="00080CBE">
        <w:fldChar w:fldCharType="begin"/>
      </w:r>
      <w:r w:rsidRPr="00080CBE">
        <w:instrText xml:space="preserve"> REF _Ref427747502 \h </w:instrText>
      </w:r>
      <w:r w:rsidR="00080CBE">
        <w:instrText xml:space="preserve"> \* MERGEFORMAT </w:instrText>
      </w:r>
      <w:r w:rsidRPr="00080CBE">
        <w:fldChar w:fldCharType="separate"/>
      </w:r>
      <w:ins w:id="2175" w:author="Gabriel Correa" w:date="2015-08-28T07:30:00Z">
        <w:r w:rsidR="00E54D64">
          <w:t>Imagen 6.2</w:t>
        </w:r>
      </w:ins>
      <w:del w:id="2176" w:author="Gabriel Correa" w:date="2015-08-26T03:09:00Z">
        <w:r w:rsidR="00AF41C2" w:rsidRPr="00080CBE" w:rsidDel="005D2320">
          <w:delText xml:space="preserve">Imagen </w:delText>
        </w:r>
        <w:r w:rsidR="00AF41C2" w:rsidRPr="00080CBE" w:rsidDel="005D2320">
          <w:rPr>
            <w:rPrChange w:id="2177" w:author="Gabriel Correa" w:date="2015-08-28T02:21:00Z">
              <w:rPr>
                <w:noProof/>
              </w:rPr>
            </w:rPrChange>
          </w:rPr>
          <w:delText>1</w:delText>
        </w:r>
      </w:del>
      <w:r w:rsidRPr="00080CBE">
        <w:fldChar w:fldCharType="end"/>
      </w:r>
      <w:r w:rsidRPr="00080CBE">
        <w:t xml:space="preserve"> se observa que en los datos de prueba hay 29+4=33</w:t>
      </w:r>
      <w:ins w:id="2178" w:author="Gabriel Correa" w:date="2015-08-28T02:16:00Z">
        <w:r w:rsidR="00080CBE" w:rsidRPr="00080CBE">
          <w:t xml:space="preserve"> </w:t>
        </w:r>
      </w:ins>
      <w:del w:id="2179" w:author="Gabriel Correa" w:date="2015-08-28T02:16:00Z">
        <w:r w:rsidRPr="00080CBE" w:rsidDel="00080CBE">
          <w:tab/>
        </w:r>
        <w:r w:rsidRPr="00080CBE" w:rsidDel="00080CBE">
          <w:tab/>
        </w:r>
        <w:r w:rsidRPr="00080CBE" w:rsidDel="00080CBE">
          <w:tab/>
        </w:r>
      </w:del>
      <w:r w:rsidRPr="00080CBE">
        <w:t>directivas de las cuales 29 fueron clasificadas correctamente y 4 fueron clasificadas</w:t>
      </w:r>
      <w:del w:id="2180" w:author="Gabriel Correa" w:date="2015-08-28T02:16:00Z">
        <w:r w:rsidRPr="00080CBE" w:rsidDel="00080CBE">
          <w:tab/>
        </w:r>
      </w:del>
      <w:ins w:id="2181" w:author="Gabriel Correa" w:date="2015-08-28T02:16:00Z">
        <w:r w:rsidR="00080CBE" w:rsidRPr="00080CBE">
          <w:t xml:space="preserve"> </w:t>
        </w:r>
      </w:ins>
      <w:del w:id="2182" w:author="Gabriel Correa" w:date="2015-08-28T02:16:00Z">
        <w:r w:rsidRPr="00080CBE" w:rsidDel="00080CBE">
          <w:tab/>
        </w:r>
        <w:r w:rsidRPr="00080CBE" w:rsidDel="00080CBE">
          <w:tab/>
        </w:r>
      </w:del>
      <w:r w:rsidRPr="00080CBE">
        <w:t>incorrectamente mientras que 50+117=167 son no-directivas de las cuales 117 fueron</w:t>
      </w:r>
      <w:ins w:id="2183" w:author="Gabriel Correa" w:date="2015-08-28T02:16:00Z">
        <w:r w:rsidR="00080CBE" w:rsidRPr="00080CBE">
          <w:t xml:space="preserve"> </w:t>
        </w:r>
      </w:ins>
      <w:del w:id="2184" w:author="Gabriel Correa" w:date="2015-08-28T02:16:00Z">
        <w:r w:rsidRPr="00080CBE" w:rsidDel="00080CBE">
          <w:tab/>
        </w:r>
        <w:r w:rsidRPr="00080CBE" w:rsidDel="00080CBE">
          <w:tab/>
        </w:r>
        <w:r w:rsidRPr="00080CBE" w:rsidDel="00080CBE">
          <w:tab/>
        </w:r>
      </w:del>
      <w:r w:rsidRPr="00080CBE">
        <w:t>clasificadas correctamente y 50 fueron clasificadas</w:t>
      </w:r>
      <w:r w:rsidRPr="00E02554">
        <w:t xml:space="preserve"> incorrectamente.</w:t>
      </w:r>
    </w:p>
    <w:p w:rsidR="00080CBE" w:rsidRPr="00E02554" w:rsidRDefault="00080CBE">
      <w:pPr>
        <w:ind w:left="708"/>
        <w:rPr>
          <w:ins w:id="2185" w:author="Gabriel Correa" w:date="2015-08-28T02:19:00Z"/>
        </w:rPr>
        <w:pPrChange w:id="2186" w:author="Gabriel Correa" w:date="2015-08-28T02:21:00Z">
          <w:pPr/>
        </w:pPrChange>
      </w:pPr>
    </w:p>
    <w:p w:rsidR="00EE2482" w:rsidDel="00080CBE" w:rsidRDefault="00EE2482">
      <w:pPr>
        <w:rPr>
          <w:del w:id="2187" w:author="Gabriel Correa" w:date="2015-08-28T02:19:00Z"/>
          <w:rStyle w:val="nfasisintenso"/>
          <w:i w:val="0"/>
        </w:rPr>
      </w:pPr>
    </w:p>
    <w:p w:rsidR="00080CBE" w:rsidRPr="00E02554" w:rsidRDefault="00080CBE" w:rsidP="00080CBE">
      <w:pPr>
        <w:rPr>
          <w:ins w:id="2188" w:author="Gabriel Correa" w:date="2015-08-28T02:20:00Z"/>
          <w:rStyle w:val="nfasisintenso"/>
          <w:i w:val="0"/>
        </w:rPr>
      </w:pPr>
    </w:p>
    <w:p w:rsidR="00EE2482" w:rsidRPr="00E02554" w:rsidDel="00080CBE" w:rsidRDefault="00EE2482">
      <w:pPr>
        <w:rPr>
          <w:del w:id="2189" w:author="Gabriel Correa" w:date="2015-08-28T02:19:00Z"/>
          <w:rStyle w:val="nfasisintenso"/>
          <w:i w:val="0"/>
        </w:rPr>
      </w:pPr>
    </w:p>
    <w:p w:rsidR="00EE2482" w:rsidRPr="00E02554" w:rsidDel="00080CBE" w:rsidRDefault="00EE2482">
      <w:pPr>
        <w:rPr>
          <w:del w:id="2190" w:author="Gabriel Correa" w:date="2015-08-28T02:20:00Z"/>
          <w:rStyle w:val="nfasisintenso"/>
          <w:i w:val="0"/>
        </w:rPr>
      </w:pPr>
    </w:p>
    <w:p w:rsidR="00EE2482" w:rsidRPr="00E02554" w:rsidRDefault="00EE2482">
      <w:pPr>
        <w:pStyle w:val="Ttulo4"/>
        <w:pPrChange w:id="2191" w:author="Gabriel Correa" w:date="2015-08-28T02:23:00Z">
          <w:pPr/>
        </w:pPrChange>
      </w:pPr>
      <w:r w:rsidRPr="00080CBE">
        <w:t>Recall</w:t>
      </w:r>
      <w:r w:rsidRPr="00E02554">
        <w:t xml:space="preserve"> </w:t>
      </w:r>
      <w:ins w:id="2192" w:author="Gabriel Correa" w:date="2015-08-28T02:19:00Z">
        <w:r w:rsidR="00080CBE">
          <w:t>(</w:t>
        </w:r>
      </w:ins>
      <w:r w:rsidRPr="00E02554">
        <w:t>de la clase ‘directive’</w:t>
      </w:r>
      <w:ins w:id="2193" w:author="Gabriel Correa" w:date="2015-08-28T02:19:00Z">
        <w:r w:rsidR="00080CBE">
          <w:t>)</w:t>
        </w:r>
      </w:ins>
      <w:r w:rsidRPr="00E02554">
        <w:t>:</w:t>
      </w:r>
    </w:p>
    <w:p w:rsidR="00EE2482" w:rsidRPr="00E02554" w:rsidRDefault="00EE2482">
      <w:pPr>
        <w:ind w:left="708"/>
        <w:pPrChange w:id="2194" w:author="Gabriel Correa" w:date="2015-08-28T02:21:00Z">
          <w:pPr>
            <w:ind w:left="1440"/>
          </w:pPr>
        </w:pPrChange>
      </w:pPr>
      <w:r w:rsidRPr="00E02554">
        <w:t xml:space="preserve">Proporción de instancias correctamente clasificadas como directiva </w:t>
      </w:r>
      <w:proofErr w:type="gramStart"/>
      <w:r w:rsidRPr="00E02554">
        <w:t>dividido</w:t>
      </w:r>
      <w:proofErr w:type="gramEnd"/>
      <w:r w:rsidRPr="00E02554">
        <w:t xml:space="preserve"> por el total de instancias que realmente son directivas. Según la definición de la matriz de confusión más arriba es:</w:t>
      </w:r>
    </w:p>
    <w:p w:rsidR="00EE2482" w:rsidRPr="00E02554" w:rsidRDefault="00EE2482" w:rsidP="00EE2482">
      <m:oMathPara>
        <m:oMath>
          <m:r>
            <w:rPr>
              <w:rFonts w:ascii="Cambria Math" w:hAnsi="Cambria Math"/>
            </w:rPr>
            <m:t>recall=</m:t>
          </m:r>
          <m:f>
            <m:fPr>
              <m:ctrlPr>
                <w:rPr>
                  <w:rFonts w:ascii="Cambria Math" w:hAnsi="Cambria Math"/>
                  <w:i/>
                </w:rPr>
              </m:ctrlPr>
            </m:fPr>
            <m:num>
              <m:r>
                <w:rPr>
                  <w:rFonts w:ascii="Cambria Math" w:hAnsi="Cambria Math"/>
                </w:rPr>
                <m:t>VP</m:t>
              </m:r>
            </m:num>
            <m:den>
              <m:r>
                <w:rPr>
                  <w:rFonts w:ascii="Cambria Math" w:hAnsi="Cambria Math"/>
                </w:rPr>
                <m:t>VP+FN</m:t>
              </m:r>
            </m:den>
          </m:f>
        </m:oMath>
      </m:oMathPara>
    </w:p>
    <w:p w:rsidR="00EE2482" w:rsidRDefault="00EE2482">
      <w:pPr>
        <w:ind w:left="708"/>
        <w:rPr>
          <w:ins w:id="2195" w:author="Gabriel Correa" w:date="2015-08-28T02:20:00Z"/>
        </w:rPr>
        <w:pPrChange w:id="2196" w:author="Gabriel Correa" w:date="2015-08-28T02:19:00Z">
          <w:pPr/>
        </w:pPrChange>
      </w:pPr>
      <w:r w:rsidRPr="00E02554">
        <w:t xml:space="preserve">Un </w:t>
      </w:r>
      <w:r w:rsidRPr="00080CBE">
        <w:t xml:space="preserve">clasificador con valor de </w:t>
      </w:r>
      <w:r w:rsidRPr="00080CBE">
        <w:rPr>
          <w:rPrChange w:id="2197" w:author="Gabriel Correa" w:date="2015-08-28T02:21:00Z">
            <w:rPr>
              <w:i/>
            </w:rPr>
          </w:rPrChange>
        </w:rPr>
        <w:t>recall</w:t>
      </w:r>
      <w:r w:rsidRPr="00080CBE">
        <w:t xml:space="preserve"> 0.5 en la clase </w:t>
      </w:r>
      <w:r w:rsidRPr="00080CBE">
        <w:rPr>
          <w:rPrChange w:id="2198" w:author="Gabriel Correa" w:date="2015-08-28T02:21:00Z">
            <w:rPr>
              <w:i/>
            </w:rPr>
          </w:rPrChange>
        </w:rPr>
        <w:t xml:space="preserve">directiva </w:t>
      </w:r>
      <w:r w:rsidRPr="00080CBE">
        <w:t xml:space="preserve">debería adivinar aproximadamente la mitad de las directivas. Entonces un valor de </w:t>
      </w:r>
      <w:r w:rsidRPr="00080CBE">
        <w:rPr>
          <w:rPrChange w:id="2199" w:author="Gabriel Correa" w:date="2015-08-28T02:21:00Z">
            <w:rPr>
              <w:i/>
            </w:rPr>
          </w:rPrChange>
        </w:rPr>
        <w:t>recall</w:t>
      </w:r>
      <w:r w:rsidRPr="00080CBE">
        <w:t xml:space="preserve"> bajo debe entenderse como un modelo que no se da cuenta de la existencia de varias directivas</w:t>
      </w:r>
      <w:r w:rsidR="00C76209" w:rsidRPr="00080CBE">
        <w:t xml:space="preserve">. </w:t>
      </w:r>
      <w:r w:rsidRPr="00080CBE">
        <w:t xml:space="preserve">De este modo, podría pasar en un caso con </w:t>
      </w:r>
      <w:r w:rsidRPr="00080CBE">
        <w:rPr>
          <w:rPrChange w:id="2200" w:author="Gabriel Correa" w:date="2015-08-28T02:21:00Z">
            <w:rPr>
              <w:i/>
            </w:rPr>
          </w:rPrChange>
        </w:rPr>
        <w:t>recall</w:t>
      </w:r>
      <w:r w:rsidRPr="00080CBE">
        <w:t xml:space="preserve"> bajo que varías instrucciones críticas no sean destacadas. </w:t>
      </w:r>
      <w:r w:rsidR="00851D29" w:rsidRPr="00080CBE">
        <w:t>En este trabajo es un error muy indeseado porque durante la post-revisión manual en</w:t>
      </w:r>
      <w:r w:rsidR="00851D29" w:rsidRPr="00E02554">
        <w:t xml:space="preserve"> </w:t>
      </w:r>
      <w:del w:id="2201" w:author="Gabriel Correa" w:date="2015-08-27T22:50:00Z">
        <w:r w:rsidR="00851D29" w:rsidRPr="00E02554" w:rsidDel="007E2915">
          <w:delText>&lt;NombrePrograma&gt;</w:delText>
        </w:r>
      </w:del>
      <w:ins w:id="2202" w:author="Gabriel Correa" w:date="2015-08-27T22:50:00Z">
        <w:r w:rsidR="007E2915">
          <w:t>CHi</w:t>
        </w:r>
      </w:ins>
      <w:r w:rsidR="00851D29" w:rsidRPr="00E02554">
        <w:t xml:space="preserve">  un usuario puede corregir las frases destacadas incorrectamente (i.e. que deben ser de tipo </w:t>
      </w:r>
      <w:r w:rsidR="00851D29" w:rsidRPr="00E02554">
        <w:rPr>
          <w:i/>
        </w:rPr>
        <w:t>no-directiva</w:t>
      </w:r>
      <w:r w:rsidR="00851D29" w:rsidRPr="00E02554">
        <w:t>)</w:t>
      </w:r>
      <w:r w:rsidR="009A4A93" w:rsidRPr="00E02554">
        <w:t xml:space="preserve"> pero no puede destacar las frases que no fueron correctamente clasificadas como directiva (</w:t>
      </w:r>
      <w:del w:id="2203" w:author="Gabriel Correa" w:date="2015-08-28T07:42:00Z">
        <w:r w:rsidR="009A4A93" w:rsidRPr="00E02554" w:rsidDel="001F6414">
          <w:delText>sección</w:delText>
        </w:r>
      </w:del>
      <w:ins w:id="2204" w:author="Gabriel Correa" w:date="2015-08-28T07:42:00Z">
        <w:r w:rsidR="001F6414" w:rsidRPr="00E02554">
          <w:t>seccion</w:t>
        </w:r>
        <w:r w:rsidR="001F6414">
          <w:t>es</w:t>
        </w:r>
      </w:ins>
      <w:del w:id="2205" w:author="Gabriel Correa" w:date="2015-08-28T07:41:00Z">
        <w:r w:rsidR="009A4A93" w:rsidRPr="00E02554" w:rsidDel="001F6414">
          <w:delText xml:space="preserve"> </w:delText>
        </w:r>
      </w:del>
      <w:ins w:id="2206" w:author="Gabriel Correa" w:date="2015-08-28T07:41:00Z">
        <w:r w:rsidR="001F6414">
          <w:t xml:space="preserve"> </w:t>
        </w:r>
      </w:ins>
      <w:ins w:id="2207" w:author="Gabriel Correa" w:date="2015-08-28T07:42:00Z">
        <w:r w:rsidR="001F6414">
          <w:fldChar w:fldCharType="begin"/>
        </w:r>
        <w:r w:rsidR="001F6414">
          <w:instrText xml:space="preserve"> REF _Ref428316602 \r \h </w:instrText>
        </w:r>
      </w:ins>
      <w:r w:rsidR="001F6414">
        <w:fldChar w:fldCharType="separate"/>
      </w:r>
      <w:ins w:id="2208" w:author="Gabriel Correa" w:date="2015-08-28T07:42:00Z">
        <w:r w:rsidR="001F6414">
          <w:t>4.1.1</w:t>
        </w:r>
        <w:r w:rsidR="001F6414">
          <w:fldChar w:fldCharType="end"/>
        </w:r>
        <w:r w:rsidR="001F6414">
          <w:t xml:space="preserve"> y </w:t>
        </w:r>
        <w:r w:rsidR="001F6414">
          <w:fldChar w:fldCharType="begin"/>
        </w:r>
        <w:r w:rsidR="001F6414">
          <w:instrText xml:space="preserve"> REF _Ref428278205 \r \h </w:instrText>
        </w:r>
      </w:ins>
      <w:r w:rsidR="001F6414">
        <w:fldChar w:fldCharType="separate"/>
      </w:r>
      <w:ins w:id="2209" w:author="Gabriel Correa" w:date="2015-08-28T07:42:00Z">
        <w:r w:rsidR="001F6414">
          <w:t>4.2.1</w:t>
        </w:r>
        <w:r w:rsidR="001F6414">
          <w:fldChar w:fldCharType="end"/>
        </w:r>
      </w:ins>
      <w:del w:id="2210" w:author="Gabriel Correa" w:date="2015-08-28T07:41:00Z">
        <w:r w:rsidR="009A4A93" w:rsidRPr="00E02554" w:rsidDel="001F6414">
          <w:delText>[[**</w:delText>
        </w:r>
        <w:r w:rsidR="00C76209" w:rsidRPr="00E02554" w:rsidDel="001F6414">
          <w:delText xml:space="preserve">ver </w:delText>
        </w:r>
        <w:r w:rsidR="009A4A93" w:rsidRPr="00E02554" w:rsidDel="001F6414">
          <w:delText xml:space="preserve">caso de uso </w:delText>
        </w:r>
        <w:r w:rsidR="00C76209" w:rsidRPr="00E02554" w:rsidDel="001F6414">
          <w:delText xml:space="preserve">2 </w:delText>
        </w:r>
        <w:r w:rsidR="009A4A93" w:rsidRPr="00E02554" w:rsidDel="001F6414">
          <w:delText>y (opcionalmente tmbn los: )objetivos**]]</w:delText>
        </w:r>
      </w:del>
      <w:r w:rsidR="009A4A93" w:rsidRPr="00E02554">
        <w:t>)</w:t>
      </w:r>
    </w:p>
    <w:p w:rsidR="00080CBE" w:rsidRPr="00E02554" w:rsidRDefault="00080CBE">
      <w:pPr>
        <w:ind w:left="708"/>
        <w:pPrChange w:id="2211" w:author="Gabriel Correa" w:date="2015-08-28T02:19:00Z">
          <w:pPr/>
        </w:pPrChange>
      </w:pPr>
    </w:p>
    <w:p w:rsidR="00EE2482" w:rsidRPr="00E02554" w:rsidRDefault="00EE2482">
      <w:pPr>
        <w:pStyle w:val="Ttulo4"/>
        <w:pPrChange w:id="2212" w:author="Gabriel Correa" w:date="2015-08-28T02:24:00Z">
          <w:pPr/>
        </w:pPrChange>
      </w:pPr>
      <w:r w:rsidRPr="00E02554">
        <w:t xml:space="preserve">Precision </w:t>
      </w:r>
      <w:ins w:id="2213" w:author="Gabriel Correa" w:date="2015-08-28T02:19:00Z">
        <w:r w:rsidR="00080CBE">
          <w:t>(</w:t>
        </w:r>
      </w:ins>
      <w:r w:rsidRPr="00E02554">
        <w:t>de la clase ‘directive’</w:t>
      </w:r>
      <w:ins w:id="2214" w:author="Gabriel Correa" w:date="2015-08-28T02:19:00Z">
        <w:r w:rsidR="00080CBE">
          <w:t>)</w:t>
        </w:r>
      </w:ins>
      <w:r w:rsidRPr="00E02554">
        <w:t>:</w:t>
      </w:r>
    </w:p>
    <w:p w:rsidR="00EE2482" w:rsidRPr="00E02554" w:rsidRDefault="00EE2482">
      <w:pPr>
        <w:ind w:left="708"/>
        <w:pPrChange w:id="2215" w:author="Gabriel Correa" w:date="2015-08-28T02:20:00Z">
          <w:pPr>
            <w:ind w:left="1440"/>
          </w:pPr>
        </w:pPrChange>
      </w:pPr>
      <w:r w:rsidRPr="00E02554">
        <w:t xml:space="preserve">Proporción de instancias que realmente son de clase </w:t>
      </w:r>
      <w:proofErr w:type="gramStart"/>
      <w:r w:rsidRPr="00E02554">
        <w:t>A</w:t>
      </w:r>
      <w:proofErr w:type="gramEnd"/>
      <w:r w:rsidRPr="00E02554">
        <w:t xml:space="preserve"> dividido por el total de instancias clasificadas como A. Según la definición de la matriz de confusión más arriba es:</w:t>
      </w:r>
    </w:p>
    <w:p w:rsidR="00EE2482" w:rsidRPr="00080CBE" w:rsidDel="00080CBE" w:rsidRDefault="00EE2482">
      <w:pPr>
        <w:rPr>
          <w:del w:id="2216" w:author="Gabriel Correa" w:date="2015-08-28T02:20:00Z"/>
        </w:rPr>
        <w:pPrChange w:id="2217" w:author="Gabriel Correa" w:date="2015-08-28T02:20:00Z">
          <w:pPr>
            <w:ind w:left="1440"/>
          </w:pPr>
        </w:pPrChange>
      </w:pPr>
      <m:oMathPara>
        <m:oMath>
          <m:r>
            <w:rPr>
              <w:rFonts w:ascii="Cambria Math" w:hAnsi="Cambria Math"/>
            </w:rPr>
            <m:t>precision=</m:t>
          </m:r>
          <m:f>
            <m:fPr>
              <m:ctrlPr>
                <w:rPr>
                  <w:rFonts w:ascii="Cambria Math" w:hAnsi="Cambria Math"/>
                  <w:i/>
                </w:rPr>
              </m:ctrlPr>
            </m:fPr>
            <m:num>
              <m:r>
                <w:rPr>
                  <w:rFonts w:ascii="Cambria Math" w:hAnsi="Cambria Math"/>
                </w:rPr>
                <m:t>VP</m:t>
              </m:r>
            </m:num>
            <m:den>
              <m:r>
                <w:rPr>
                  <w:rFonts w:ascii="Cambria Math" w:hAnsi="Cambria Math"/>
                </w:rPr>
                <m:t>VP+FP</m:t>
              </m:r>
            </m:den>
          </m:f>
        </m:oMath>
      </m:oMathPara>
    </w:p>
    <w:p w:rsidR="00EE2482" w:rsidRPr="00E02554" w:rsidRDefault="00EE2482">
      <w:pPr>
        <w:pPrChange w:id="2218" w:author="Gabriel Correa" w:date="2015-08-28T02:20:00Z">
          <w:pPr>
            <w:ind w:left="1440"/>
          </w:pPr>
        </w:pPrChange>
      </w:pPr>
    </w:p>
    <w:p w:rsidR="00EE2482" w:rsidRDefault="00EE2482">
      <w:pPr>
        <w:ind w:left="708"/>
        <w:rPr>
          <w:ins w:id="2219" w:author="Gabriel Correa" w:date="2015-08-28T02:20:00Z"/>
        </w:rPr>
        <w:pPrChange w:id="2220" w:author="Gabriel Correa" w:date="2015-08-28T02:20:00Z">
          <w:pPr/>
        </w:pPrChange>
      </w:pPr>
      <w:r w:rsidRPr="00E02554">
        <w:t xml:space="preserve">Un clasificador con valor de </w:t>
      </w:r>
      <w:r w:rsidRPr="00E02554">
        <w:rPr>
          <w:i/>
        </w:rPr>
        <w:t>precisión</w:t>
      </w:r>
      <w:r w:rsidRPr="00E02554">
        <w:t xml:space="preserve"> 0.5 en la clase </w:t>
      </w:r>
      <w:r w:rsidRPr="00E02554">
        <w:rPr>
          <w:i/>
        </w:rPr>
        <w:t xml:space="preserve">directiva </w:t>
      </w:r>
      <w:r w:rsidRPr="00E02554">
        <w:t xml:space="preserve">resultaría en que de todas las frases de API destacadas, aproximadamente la mitad sería </w:t>
      </w:r>
      <w:r w:rsidRPr="00E02554">
        <w:rPr>
          <w:i/>
        </w:rPr>
        <w:t>no-directivas</w:t>
      </w:r>
      <w:r w:rsidRPr="00E02554">
        <w:t xml:space="preserve"> y la otra mitad serían realmente </w:t>
      </w:r>
      <w:r w:rsidRPr="00E02554">
        <w:rPr>
          <w:i/>
        </w:rPr>
        <w:t>directivas</w:t>
      </w:r>
      <w:r w:rsidRPr="00E02554">
        <w:t>. Es decir, muchas frases destacadas no serán realmente d</w:t>
      </w:r>
      <w:r w:rsidR="00AC03C3" w:rsidRPr="00E02554">
        <w:t>irectivas</w:t>
      </w:r>
      <w:r w:rsidRPr="00E02554">
        <w:t>. Este tipo de error</w:t>
      </w:r>
      <w:r w:rsidR="00AC03C3" w:rsidRPr="00E02554">
        <w:t xml:space="preserve"> es indeseado pero menos que los errores asociados a un </w:t>
      </w:r>
      <w:r w:rsidR="00AC03C3" w:rsidRPr="00E02554">
        <w:rPr>
          <w:i/>
        </w:rPr>
        <w:t>recall</w:t>
      </w:r>
      <w:r w:rsidR="00AC03C3" w:rsidRPr="00E02554">
        <w:t xml:space="preserve"> bajo, porque durante la post-revisión manual en </w:t>
      </w:r>
      <w:del w:id="2221" w:author="Gabriel Correa" w:date="2015-08-27T22:50:00Z">
        <w:r w:rsidR="00AC03C3" w:rsidRPr="00E02554" w:rsidDel="007E2915">
          <w:delText>&lt;NombrePrograma&gt;</w:delText>
        </w:r>
      </w:del>
      <w:ins w:id="2222" w:author="Gabriel Correa" w:date="2015-08-27T22:50:00Z">
        <w:r w:rsidR="007E2915">
          <w:t>CHi</w:t>
        </w:r>
      </w:ins>
      <w:r w:rsidR="00AC03C3" w:rsidRPr="00E02554">
        <w:t xml:space="preserve"> un usuario si podrá corregir estos errores al revisar las frases destacadas. Es un error menos grave, pero si el error es muy grande la corrección manual puede tardar mucho tiempo, por lo que sí es importante que las precisiones no sean muy bajas.</w:t>
      </w:r>
    </w:p>
    <w:p w:rsidR="00080CBE" w:rsidRPr="00E02554" w:rsidRDefault="00080CBE">
      <w:pPr>
        <w:ind w:left="708"/>
        <w:pPrChange w:id="2223" w:author="Gabriel Correa" w:date="2015-08-28T02:20:00Z">
          <w:pPr/>
        </w:pPrChange>
      </w:pPr>
    </w:p>
    <w:p w:rsidR="00EE2482" w:rsidRPr="00E02554" w:rsidRDefault="00EE2482" w:rsidP="00EE2482">
      <w:r w:rsidRPr="00E02554">
        <w:rPr>
          <w:b/>
          <w:i/>
        </w:rPr>
        <w:t>F-Measure</w:t>
      </w:r>
      <w:r w:rsidRPr="00E02554">
        <w:t xml:space="preserve"> de la clase ‘</w:t>
      </w:r>
      <w:r w:rsidRPr="00E02554">
        <w:rPr>
          <w:i/>
        </w:rPr>
        <w:t>directive’</w:t>
      </w:r>
      <w:r w:rsidRPr="00E02554">
        <w:t>:</w:t>
      </w:r>
    </w:p>
    <w:p w:rsidR="00EE2482" w:rsidRPr="00E02554" w:rsidRDefault="00EE2482">
      <w:pPr>
        <w:ind w:left="708"/>
        <w:rPr>
          <w:i/>
        </w:rPr>
        <w:pPrChange w:id="2224" w:author="Gabriel Correa" w:date="2015-08-28T02:25:00Z">
          <w:pPr/>
        </w:pPrChange>
      </w:pPr>
      <w:del w:id="2225" w:author="Gabriel Correa" w:date="2015-08-28T02:24:00Z">
        <w:r w:rsidRPr="00E02554" w:rsidDel="00080CBE">
          <w:lastRenderedPageBreak/>
          <w:tab/>
        </w:r>
        <w:r w:rsidRPr="00E02554" w:rsidDel="00080CBE">
          <w:tab/>
        </w:r>
      </w:del>
      <w:r w:rsidRPr="00E02554">
        <w:t xml:space="preserve">Un valor que representa promedio ponderado de los valores </w:t>
      </w:r>
      <w:r w:rsidRPr="00E02554">
        <w:rPr>
          <w:i/>
        </w:rPr>
        <w:t xml:space="preserve">recall </w:t>
      </w:r>
      <w:r w:rsidRPr="00E02554">
        <w:t xml:space="preserve">y </w:t>
      </w:r>
      <w:r w:rsidRPr="00E02554">
        <w:rPr>
          <w:i/>
        </w:rPr>
        <w:t>precision.</w:t>
      </w:r>
    </w:p>
    <w:p w:rsidR="00EE2482" w:rsidRPr="00080CBE" w:rsidDel="00080CBE" w:rsidRDefault="00EE2482" w:rsidP="00EE2482">
      <w:pPr>
        <w:rPr>
          <w:del w:id="2226" w:author="Gabriel Correa" w:date="2015-08-28T02:24:00Z"/>
          <w:rStyle w:val="nfasisintenso"/>
        </w:rPr>
      </w:pPr>
      <m:oMathPara>
        <m:oMath>
          <m:r>
            <w:rPr>
              <w:rFonts w:ascii="Cambria Math" w:hAnsi="Cambria Math"/>
            </w:rPr>
            <m:t xml:space="preserve">F Measure= </m:t>
          </m:r>
          <m:f>
            <m:fPr>
              <m:ctrlPr>
                <w:rPr>
                  <w:rFonts w:ascii="Cambria Math" w:hAnsi="Cambria Math"/>
                  <w:i/>
                </w:rPr>
              </m:ctrlPr>
            </m:fPr>
            <m:num>
              <m:r>
                <w:rPr>
                  <w:rFonts w:ascii="Cambria Math" w:hAnsi="Cambria Math"/>
                </w:rPr>
                <m:t>2*recall*precision</m:t>
              </m:r>
            </m:num>
            <m:den>
              <m:r>
                <w:rPr>
                  <w:rFonts w:ascii="Cambria Math" w:hAnsi="Cambria Math"/>
                </w:rPr>
                <m:t>recall+precision</m:t>
              </m:r>
            </m:den>
          </m:f>
        </m:oMath>
      </m:oMathPara>
    </w:p>
    <w:p w:rsidR="00080CBE" w:rsidRDefault="00080CBE" w:rsidP="00EE2482">
      <w:pPr>
        <w:rPr>
          <w:ins w:id="2227" w:author="Gabriel Correa" w:date="2015-08-28T02:24:00Z"/>
          <w:rStyle w:val="nfasisintenso"/>
        </w:rPr>
      </w:pPr>
    </w:p>
    <w:p w:rsidR="00080CBE" w:rsidRPr="00E02554" w:rsidRDefault="00080CBE">
      <w:pPr>
        <w:pStyle w:val="Ttulo3"/>
        <w:rPr>
          <w:ins w:id="2228" w:author="Gabriel Correa" w:date="2015-08-28T02:24:00Z"/>
        </w:rPr>
        <w:pPrChange w:id="2229" w:author="Gabriel Correa" w:date="2015-08-28T02:25:00Z">
          <w:pPr/>
        </w:pPrChange>
      </w:pPr>
      <w:bookmarkStart w:id="2230" w:name="_Toc428510396"/>
      <w:ins w:id="2231" w:author="Gabriel Correa" w:date="2015-08-28T02:24:00Z">
        <w:r>
          <w:rPr>
            <w:rStyle w:val="nfasisintenso"/>
          </w:rPr>
          <w:t>M</w:t>
        </w:r>
      </w:ins>
      <w:ins w:id="2232" w:author="Gabriel Correa" w:date="2015-08-28T02:25:00Z">
        <w:r>
          <w:rPr>
            <w:rStyle w:val="nfasisintenso"/>
          </w:rPr>
          <w:t>étricas secundarias</w:t>
        </w:r>
      </w:ins>
      <w:bookmarkEnd w:id="2230"/>
    </w:p>
    <w:p w:rsidR="00EE2482" w:rsidRPr="00E02554" w:rsidDel="00080CBE" w:rsidRDefault="00EE2482" w:rsidP="00080CBE">
      <w:pPr>
        <w:rPr>
          <w:del w:id="2233" w:author="Gabriel Correa" w:date="2015-08-28T02:24:00Z"/>
          <w:rStyle w:val="nfasisintenso"/>
        </w:rPr>
      </w:pPr>
      <w:del w:id="2234" w:author="Gabriel Correa" w:date="2015-08-28T02:24:00Z">
        <w:r w:rsidRPr="00E02554" w:rsidDel="00080CBE">
          <w:rPr>
            <w:rStyle w:val="nfasisintenso"/>
          </w:rPr>
          <w:delText>Métricas secundarias:</w:delText>
        </w:r>
      </w:del>
    </w:p>
    <w:p w:rsidR="00EE2482" w:rsidRPr="00E02554" w:rsidRDefault="00EE2482" w:rsidP="00EE2482">
      <w:r w:rsidRPr="00E02554">
        <w:t>Además de las métricas primarias es importante revisar los valores ROC Area y Kappa Statistic pues entregan información estadísticamente corregida de los resultados. ROC Area es una métrica común en Data Mining mientras que Kappa Statistic es una métrica común en estadística. Lo que se busca es que estos valores no resulten ser muy menos que 1, pues esto indicaría algún posible problema con la validez estadística de los datos.</w:t>
      </w:r>
    </w:p>
    <w:p w:rsidR="00EE2482" w:rsidRPr="00E02554" w:rsidRDefault="00EE2482">
      <w:pPr>
        <w:pStyle w:val="Ttulo4"/>
        <w:pPrChange w:id="2235" w:author="Gabriel Correa" w:date="2015-08-28T02:25:00Z">
          <w:pPr/>
        </w:pPrChange>
      </w:pPr>
      <w:r w:rsidRPr="00E02554">
        <w:t>ROC Area:</w:t>
      </w:r>
    </w:p>
    <w:p w:rsidR="00EE2482" w:rsidRPr="00E02554" w:rsidRDefault="00EE2482">
      <w:pPr>
        <w:ind w:left="708"/>
        <w:pPrChange w:id="2236" w:author="Gabriel Correa" w:date="2015-08-28T02:25:00Z">
          <w:pPr>
            <w:ind w:left="1440"/>
          </w:pPr>
        </w:pPrChange>
      </w:pPr>
      <w:r w:rsidRPr="00E02554">
        <w:t>Los mejores</w:t>
      </w:r>
      <w:r w:rsidR="00282A91" w:rsidRPr="00E02554">
        <w:t xml:space="preserve"> clasificadores se aproximan a</w:t>
      </w:r>
      <w:r w:rsidRPr="00E02554">
        <w:t>l valor 1, mientras que un valor de 0.5 es comparable a adivinar las clases por azar.</w:t>
      </w:r>
    </w:p>
    <w:p w:rsidR="00146E86" w:rsidRPr="00080CBE" w:rsidRDefault="00146E86">
      <w:pPr>
        <w:ind w:left="708"/>
        <w:pPrChange w:id="2237" w:author="Gabriel Correa" w:date="2015-08-28T02:25:00Z">
          <w:pPr>
            <w:ind w:left="1440"/>
          </w:pPr>
        </w:pPrChange>
      </w:pPr>
      <w:r w:rsidRPr="00E02554">
        <w:t xml:space="preserve">Es </w:t>
      </w:r>
      <w:r w:rsidRPr="00080CBE">
        <w:t xml:space="preserve">una medida de la exactitud de un clasificador. Se calcula tomando el área bajo la curva del gráfico de </w:t>
      </w:r>
      <w:r w:rsidR="00282A91" w:rsidRPr="00080CBE">
        <w:t xml:space="preserve">la </w:t>
      </w:r>
      <w:r w:rsidR="00282A91" w:rsidRPr="00080CBE">
        <w:rPr>
          <w:rPrChange w:id="2238" w:author="Gabriel Correa" w:date="2015-08-28T02:25:00Z">
            <w:rPr>
              <w:i/>
            </w:rPr>
          </w:rPrChange>
        </w:rPr>
        <w:t>recall</w:t>
      </w:r>
      <w:r w:rsidRPr="00080CBE">
        <w:rPr>
          <w:rPrChange w:id="2239" w:author="Gabriel Correa" w:date="2015-08-28T02:25:00Z">
            <w:rPr>
              <w:i/>
            </w:rPr>
          </w:rPrChange>
        </w:rPr>
        <w:t xml:space="preserve"> </w:t>
      </w:r>
      <w:r w:rsidR="00282A91" w:rsidRPr="00080CBE">
        <w:t xml:space="preserve">(eje y) vs la proporción de FP (eje x) con </w:t>
      </w:r>
      <m:oMath>
        <m:r>
          <w:rPr>
            <w:rFonts w:ascii="Cambria Math" w:hAnsi="Cambria Math"/>
          </w:rPr>
          <m:t>proporci</m:t>
        </m:r>
        <m:r>
          <w:rPr>
            <w:rFonts w:ascii="Cambria Math" w:hAnsi="Cambria Math" w:hint="eastAsia"/>
          </w:rPr>
          <m:t>ó</m:t>
        </m:r>
        <m:r>
          <w:rPr>
            <w:rFonts w:ascii="Cambria Math" w:hAnsi="Cambria Math"/>
          </w:rPr>
          <m:t>n de FP=</m:t>
        </m:r>
        <m:f>
          <m:fPr>
            <m:ctrlPr>
              <w:rPr>
                <w:rFonts w:ascii="Cambria Math" w:hAnsi="Cambria Math"/>
                <w:i/>
              </w:rPr>
            </m:ctrlPr>
          </m:fPr>
          <m:num>
            <m:r>
              <w:rPr>
                <w:rFonts w:ascii="Cambria Math" w:hAnsi="Cambria Math"/>
              </w:rPr>
              <m:t>FP</m:t>
            </m:r>
          </m:num>
          <m:den>
            <m:r>
              <w:rPr>
                <w:rFonts w:ascii="Cambria Math" w:hAnsi="Cambria Math"/>
              </w:rPr>
              <m:t>(FP+VN)</m:t>
            </m:r>
          </m:den>
        </m:f>
      </m:oMath>
      <w:r w:rsidR="002C2843" w:rsidRPr="00080CBE">
        <w:t>.</w:t>
      </w:r>
    </w:p>
    <w:p w:rsidR="00EE2482" w:rsidRPr="00E02554" w:rsidRDefault="00EE2482">
      <w:pPr>
        <w:pStyle w:val="Ttulo4"/>
        <w:pPrChange w:id="2240" w:author="Gabriel Correa" w:date="2015-08-28T02:25:00Z">
          <w:pPr/>
        </w:pPrChange>
      </w:pPr>
      <w:r w:rsidRPr="00E02554">
        <w:t>Kappa statistic:</w:t>
      </w:r>
    </w:p>
    <w:p w:rsidR="00EE2482" w:rsidRPr="00E02554" w:rsidDel="00080CBE" w:rsidRDefault="00EE2482">
      <w:pPr>
        <w:ind w:left="708"/>
        <w:rPr>
          <w:del w:id="2241" w:author="Gabriel Correa" w:date="2015-08-28T02:25:00Z"/>
        </w:rPr>
        <w:pPrChange w:id="2242" w:author="Gabriel Correa" w:date="2015-08-28T02:25:00Z">
          <w:pPr>
            <w:ind w:left="1440"/>
          </w:pPr>
        </w:pPrChange>
      </w:pPr>
      <w:r w:rsidRPr="00E02554">
        <w:t xml:space="preserve">Un </w:t>
      </w:r>
      <w:r w:rsidRPr="00080CBE">
        <w:t>valor mayor a 0 significa que el clasificador es mejor que adivinar al azar, y su valor máximo</w:t>
      </w:r>
      <w:r w:rsidRPr="00E02554">
        <w:t xml:space="preserve"> es 1.</w:t>
      </w:r>
    </w:p>
    <w:p w:rsidR="00EE2482" w:rsidRPr="00E02554" w:rsidRDefault="00EE2482">
      <w:pPr>
        <w:ind w:left="708"/>
        <w:pPrChange w:id="2243" w:author="Gabriel Correa" w:date="2015-08-28T02:25:00Z">
          <w:pPr/>
        </w:pPrChange>
      </w:pPr>
    </w:p>
    <w:p w:rsidR="00EE2482" w:rsidRDefault="00EE2482" w:rsidP="00EE2482">
      <w:pPr>
        <w:rPr>
          <w:ins w:id="2244" w:author="Gabriel Correa" w:date="2015-08-28T02:54:00Z"/>
        </w:rPr>
      </w:pPr>
    </w:p>
    <w:p w:rsidR="00163EA8" w:rsidRDefault="00163EA8">
      <w:pPr>
        <w:pStyle w:val="Ttulo3"/>
        <w:rPr>
          <w:ins w:id="2245" w:author="Gabriel Correa" w:date="2015-08-28T02:54:00Z"/>
        </w:rPr>
        <w:pPrChange w:id="2246" w:author="Gabriel Correa" w:date="2015-08-28T02:54:00Z">
          <w:pPr/>
        </w:pPrChange>
      </w:pPr>
      <w:bookmarkStart w:id="2247" w:name="_Toc428510397"/>
      <w:ins w:id="2248" w:author="Gabriel Correa" w:date="2015-08-28T02:54:00Z">
        <w:r>
          <w:t>Criterio de comparación entre modelos de clasificación en Weka</w:t>
        </w:r>
        <w:bookmarkEnd w:id="2247"/>
      </w:ins>
    </w:p>
    <w:p w:rsidR="00163EA8" w:rsidRDefault="00163EA8" w:rsidP="00163EA8">
      <w:pPr>
        <w:rPr>
          <w:ins w:id="2249" w:author="Gabriel Correa" w:date="2015-08-28T02:54:00Z"/>
        </w:rPr>
      </w:pPr>
    </w:p>
    <w:p w:rsidR="00163EA8" w:rsidRDefault="00163EA8" w:rsidP="00163EA8">
      <w:pPr>
        <w:rPr>
          <w:ins w:id="2250" w:author="Gabriel Correa" w:date="2015-08-28T02:54:00Z"/>
        </w:rPr>
      </w:pPr>
      <w:ins w:id="2251" w:author="Gabriel Correa" w:date="2015-08-28T02:54:00Z">
        <w:r>
          <w:t>Lo principal es maximizar lo más posible el valor de recall. Después de eso, se desea que el valor de precision sea alto y siempre mayor a 0.5. Además se requiere que ROC Area y Kappa Statistic sean en lo posible mayor a 0.75 y 0.5 respectivamente. El valor de F-Measure, el cual depende solo de recall y precision, suele ser mayor a 0.7 cuando un resultado es bueno. Alternativamente se puede maximizar recall y después maximizar F-Measure, lo cual tiene un efecto similar a medir recall y precision.</w:t>
        </w:r>
      </w:ins>
    </w:p>
    <w:p w:rsidR="00163EA8" w:rsidRPr="00E02554" w:rsidRDefault="00163EA8" w:rsidP="00EE2482">
      <w:ins w:id="2252" w:author="Gabriel Correa" w:date="2015-08-28T02:54:00Z">
        <w:r>
          <w:t>Hay una excepción a la regala de maximizar recall. Esto puede ocurrir si un resultado presenta un valor muy alto de F-Measure y al clasificador se le puede aplicar una matriz de costos. Esto es tratado en mayor detalle en las secciones 6.2.1 y 6.2.6.</w:t>
        </w:r>
      </w:ins>
    </w:p>
    <w:p w:rsidR="006B1126" w:rsidRDefault="006B1126" w:rsidP="00EE2482">
      <w:pPr>
        <w:rPr>
          <w:ins w:id="2253" w:author="Gabriel Correa" w:date="2015-08-27T23:57:00Z"/>
        </w:rPr>
      </w:pPr>
      <w:ins w:id="2254" w:author="Gabriel Correa" w:date="2015-08-28T00:00:00Z">
        <w:r>
          <w:t>Un lector</w:t>
        </w:r>
      </w:ins>
      <w:ins w:id="2255" w:author="Gabriel Correa" w:date="2015-08-28T02:26:00Z">
        <w:r w:rsidR="00080CBE">
          <w:t>,</w:t>
        </w:r>
      </w:ins>
      <w:ins w:id="2256" w:author="Gabriel Correa" w:date="2015-08-28T00:00:00Z">
        <w:r>
          <w:t xml:space="preserve"> </w:t>
        </w:r>
      </w:ins>
      <w:ins w:id="2257" w:author="Gabriel Correa" w:date="2015-08-28T02:26:00Z">
        <w:r w:rsidR="00080CBE">
          <w:t>a</w:t>
        </w:r>
      </w:ins>
      <w:ins w:id="2258" w:author="Gabriel Correa" w:date="2015-08-27T23:59:00Z">
        <w:r>
          <w:t>l no comprender en detalle el significado de recall, F</w:t>
        </w:r>
      </w:ins>
      <w:ins w:id="2259" w:author="Gabriel Correa" w:date="2015-08-28T00:00:00Z">
        <w:r>
          <w:t xml:space="preserve">-Measure, ROC Area </w:t>
        </w:r>
      </w:ins>
      <w:ins w:id="2260" w:author="Gabriel Correa" w:date="2015-08-28T00:02:00Z">
        <w:r>
          <w:t>puede necesitar alguna referencia que</w:t>
        </w:r>
      </w:ins>
      <w:ins w:id="2261" w:author="Gabriel Correa" w:date="2015-08-28T00:07:00Z">
        <w:r w:rsidR="0097244B">
          <w:t xml:space="preserve"> le</w:t>
        </w:r>
      </w:ins>
      <w:ins w:id="2262" w:author="Gabriel Correa" w:date="2015-08-28T00:02:00Z">
        <w:r>
          <w:t xml:space="preserve"> sirva de guía para saber si un resultado es bueno, regular o malo.</w:t>
        </w:r>
      </w:ins>
      <w:ins w:id="2263" w:author="Gabriel Correa" w:date="2015-08-28T00:07:00Z">
        <w:r w:rsidR="0097244B">
          <w:t xml:space="preserve"> </w:t>
        </w:r>
      </w:ins>
      <w:ins w:id="2264" w:author="Gabriel Correa" w:date="2015-08-28T03:07:00Z">
        <w:r w:rsidR="00D001BA">
          <w:t xml:space="preserve">La </w:t>
        </w:r>
      </w:ins>
      <w:ins w:id="2265" w:author="Gabriel Correa" w:date="2015-08-28T03:11:00Z">
        <w:r w:rsidR="00D001BA">
          <w:fldChar w:fldCharType="begin"/>
        </w:r>
        <w:r w:rsidR="00D001BA">
          <w:instrText xml:space="preserve"> REF _Ref428494791 \h </w:instrText>
        </w:r>
      </w:ins>
      <w:r w:rsidR="00D001BA">
        <w:fldChar w:fldCharType="separate"/>
      </w:r>
      <w:ins w:id="2266" w:author="Gabriel Correa" w:date="2015-08-28T07:30:00Z">
        <w:r w:rsidR="00E54D64">
          <w:t xml:space="preserve">Tabla </w:t>
        </w:r>
        <w:r w:rsidR="00E54D64">
          <w:rPr>
            <w:noProof/>
          </w:rPr>
          <w:t>6</w:t>
        </w:r>
        <w:r w:rsidR="00E54D64">
          <w:t>.</w:t>
        </w:r>
        <w:r w:rsidR="00E54D64">
          <w:rPr>
            <w:noProof/>
          </w:rPr>
          <w:t>2</w:t>
        </w:r>
      </w:ins>
      <w:ins w:id="2267" w:author="Gabriel Correa" w:date="2015-08-28T03:11:00Z">
        <w:r w:rsidR="00D001BA">
          <w:fldChar w:fldCharType="end"/>
        </w:r>
      </w:ins>
      <w:ins w:id="2268" w:author="Gabriel Correa" w:date="2015-08-28T03:07:00Z">
        <w:r w:rsidR="00D001BA">
          <w:t xml:space="preserve"> muestra un ejemplo de cu</w:t>
        </w:r>
      </w:ins>
      <w:ins w:id="2269" w:author="Gabriel Correa" w:date="2015-08-28T03:08:00Z">
        <w:r w:rsidR="00D001BA">
          <w:t>áles resultados son mejores que otros para dar a conocer l</w:t>
        </w:r>
      </w:ins>
      <w:ins w:id="2270" w:author="Gabriel Correa" w:date="2015-08-28T03:09:00Z">
        <w:r w:rsidR="00D001BA">
          <w:t>os resultados que satisfacen de mejor manera a los objetivos de este trabajo</w:t>
        </w:r>
      </w:ins>
      <w:ins w:id="2271" w:author="Gabriel Correa" w:date="2015-08-28T03:20:00Z">
        <w:r w:rsidR="00BC49A6">
          <w:t>, que es detectar la mayor cantidad de directivas</w:t>
        </w:r>
      </w:ins>
      <w:ins w:id="2272" w:author="Gabriel Correa" w:date="2015-08-28T03:21:00Z">
        <w:r w:rsidR="00BC49A6">
          <w:t xml:space="preserve"> manteniendo bajo control el número de falsos positivos.</w:t>
        </w:r>
      </w:ins>
    </w:p>
    <w:p w:rsidR="00EE2482" w:rsidRPr="00E02554" w:rsidDel="00D001BA" w:rsidRDefault="00EE2482">
      <w:pPr>
        <w:jc w:val="center"/>
        <w:rPr>
          <w:del w:id="2273" w:author="Gabriel Correa" w:date="2015-08-28T03:10:00Z"/>
        </w:rPr>
        <w:pPrChange w:id="2274" w:author="Gabriel Correa" w:date="2015-08-28T03:27:00Z">
          <w:pPr/>
        </w:pPrChange>
      </w:pPr>
      <w:del w:id="2275" w:author="Gabriel Correa" w:date="2015-08-28T03:10:00Z">
        <w:r w:rsidRPr="00E02554" w:rsidDel="00D001BA">
          <w:delText xml:space="preserve">En este trabajo se </w:delText>
        </w:r>
      </w:del>
      <w:del w:id="2276" w:author="Gabriel Correa" w:date="2015-08-27T23:56:00Z">
        <w:r w:rsidRPr="00E02554" w:rsidDel="006B1126">
          <w:delText xml:space="preserve">consideran los </w:delText>
        </w:r>
      </w:del>
      <w:del w:id="2277" w:author="Gabriel Correa" w:date="2015-08-28T03:10:00Z">
        <w:r w:rsidRPr="00E02554" w:rsidDel="00D001BA">
          <w:delText>resultados buenos, regulares o malos según la siguiente escala:</w:delText>
        </w:r>
      </w:del>
    </w:p>
    <w:p w:rsidR="00F002B6" w:rsidRDefault="00F002B6">
      <w:pPr>
        <w:pStyle w:val="Epgrafe"/>
        <w:keepNext/>
        <w:jc w:val="center"/>
        <w:rPr>
          <w:ins w:id="2278" w:author="Gabriel Correa" w:date="2015-08-28T00:22:00Z"/>
        </w:rPr>
        <w:pPrChange w:id="2279" w:author="Gabriel Correa" w:date="2015-08-28T03:27:00Z">
          <w:pPr/>
        </w:pPrChange>
      </w:pPr>
      <w:bookmarkStart w:id="2280" w:name="_Ref428494791"/>
      <w:ins w:id="2281" w:author="Gabriel Correa" w:date="2015-08-28T00:22:00Z">
        <w:r>
          <w:t xml:space="preserve">Tabla </w:t>
        </w:r>
        <w:r>
          <w:fldChar w:fldCharType="begin"/>
        </w:r>
        <w:r>
          <w:instrText xml:space="preserve"> STYLEREF 1 \s </w:instrText>
        </w:r>
      </w:ins>
      <w:r>
        <w:fldChar w:fldCharType="separate"/>
      </w:r>
      <w:r w:rsidR="00E54D64">
        <w:rPr>
          <w:noProof/>
        </w:rPr>
        <w:t>6</w:t>
      </w:r>
      <w:ins w:id="2282" w:author="Gabriel Correa" w:date="2015-08-28T00:22:00Z">
        <w:r>
          <w:fldChar w:fldCharType="end"/>
        </w:r>
        <w:r>
          <w:t>.</w:t>
        </w:r>
        <w:r>
          <w:fldChar w:fldCharType="begin"/>
        </w:r>
        <w:r>
          <w:instrText xml:space="preserve"> SEQ Tabla \* ARABIC \s 1 </w:instrText>
        </w:r>
      </w:ins>
      <w:r>
        <w:fldChar w:fldCharType="separate"/>
      </w:r>
      <w:ins w:id="2283" w:author="Gabriel Correa" w:date="2015-08-28T07:30:00Z">
        <w:r w:rsidR="00E54D64">
          <w:rPr>
            <w:noProof/>
          </w:rPr>
          <w:t>2</w:t>
        </w:r>
      </w:ins>
      <w:ins w:id="2284" w:author="Gabriel Correa" w:date="2015-08-28T00:22:00Z">
        <w:r>
          <w:fldChar w:fldCharType="end"/>
        </w:r>
        <w:bookmarkEnd w:id="2280"/>
        <w:r>
          <w:t xml:space="preserve">:   </w:t>
        </w:r>
      </w:ins>
      <w:ins w:id="2285" w:author="Gabriel Correa" w:date="2015-08-28T03:11:00Z">
        <w:r w:rsidR="004D47B1">
          <w:t>Ejemplos de cuáles resultados ser</w:t>
        </w:r>
        <w:r w:rsidR="00BC49A6">
          <w:t xml:space="preserve">ían </w:t>
        </w:r>
      </w:ins>
      <w:ins w:id="2286" w:author="Gabriel Correa" w:date="2015-08-28T03:19:00Z">
        <w:r w:rsidR="00BC49A6">
          <w:t>los mejores según los objetivos de este trabajo.</w:t>
        </w:r>
      </w:ins>
    </w:p>
    <w:tbl>
      <w:tblPr>
        <w:tblStyle w:val="Estilo2"/>
        <w:tblW w:w="6381" w:type="dxa"/>
        <w:jc w:val="center"/>
        <w:tblInd w:w="108" w:type="dxa"/>
        <w:tblLook w:val="04A0" w:firstRow="1" w:lastRow="0" w:firstColumn="1" w:lastColumn="0" w:noHBand="0" w:noVBand="1"/>
        <w:tblPrChange w:id="2287" w:author="Gabriel Correa" w:date="2015-08-28T03:26:00Z">
          <w:tblPr>
            <w:tblStyle w:val="Estilo2"/>
            <w:tblW w:w="8082" w:type="dxa"/>
            <w:tblInd w:w="108" w:type="dxa"/>
            <w:tblLook w:val="04A0" w:firstRow="1" w:lastRow="0" w:firstColumn="1" w:lastColumn="0" w:noHBand="0" w:noVBand="1"/>
          </w:tblPr>
        </w:tblPrChange>
      </w:tblPr>
      <w:tblGrid>
        <w:gridCol w:w="1418"/>
        <w:gridCol w:w="1559"/>
        <w:gridCol w:w="1136"/>
        <w:gridCol w:w="2268"/>
        <w:tblGridChange w:id="2288">
          <w:tblGrid>
            <w:gridCol w:w="1418"/>
            <w:gridCol w:w="1559"/>
            <w:gridCol w:w="1136"/>
            <w:gridCol w:w="2268"/>
          </w:tblGrid>
        </w:tblGridChange>
      </w:tblGrid>
      <w:tr w:rsidR="00BC49A6" w:rsidTr="004C2708">
        <w:trPr>
          <w:cnfStyle w:val="100000000000" w:firstRow="1" w:lastRow="0" w:firstColumn="0" w:lastColumn="0" w:oddVBand="0" w:evenVBand="0" w:oddHBand="0" w:evenHBand="0" w:firstRowFirstColumn="0" w:firstRowLastColumn="0" w:lastRowFirstColumn="0" w:lastRowLastColumn="0"/>
          <w:jc w:val="center"/>
        </w:trPr>
        <w:tc>
          <w:tcPr>
            <w:cnfStyle w:val="000000000100" w:firstRow="0" w:lastRow="0" w:firstColumn="0" w:lastColumn="0" w:oddVBand="0" w:evenVBand="0" w:oddHBand="0" w:evenHBand="0" w:firstRowFirstColumn="1" w:firstRowLastColumn="0" w:lastRowFirstColumn="0" w:lastRowLastColumn="0"/>
            <w:tcW w:w="1418" w:type="dxa"/>
            <w:tcPrChange w:id="2289" w:author="Gabriel Correa" w:date="2015-08-28T03:26:00Z">
              <w:tcPr>
                <w:tcW w:w="1418" w:type="dxa"/>
              </w:tcPr>
            </w:tcPrChange>
          </w:tcPr>
          <w:p w:rsidR="00BC49A6" w:rsidRPr="00E02554" w:rsidRDefault="00BC49A6" w:rsidP="00BF7FE6">
            <w:pPr>
              <w:jc w:val="center"/>
              <w:cnfStyle w:val="100000000100" w:firstRow="1" w:lastRow="0" w:firstColumn="0" w:lastColumn="0" w:oddVBand="0" w:evenVBand="0" w:oddHBand="0" w:evenHBand="0" w:firstRowFirstColumn="1" w:firstRowLastColumn="0" w:lastRowFirstColumn="0" w:lastRowLastColumn="0"/>
              <w:rPr>
                <w:i/>
                <w:lang w:val="en-US"/>
              </w:rPr>
            </w:pPr>
            <w:del w:id="2290" w:author="Gabriel Correa" w:date="2015-08-27T23:38:00Z">
              <w:r w:rsidRPr="00E02554" w:rsidDel="00677C9B">
                <w:rPr>
                  <w:i/>
                  <w:lang w:val="en-US"/>
                </w:rPr>
                <w:delText xml:space="preserve">F-Measure, </w:delText>
              </w:r>
            </w:del>
            <w:r w:rsidRPr="00E02554">
              <w:rPr>
                <w:i/>
                <w:lang w:val="en-US"/>
              </w:rPr>
              <w:t>Recall</w:t>
            </w:r>
            <w:del w:id="2291" w:author="Gabriel Correa" w:date="2015-08-28T00:26:00Z">
              <w:r w:rsidRPr="00E02554" w:rsidDel="007E6B00">
                <w:rPr>
                  <w:i/>
                  <w:lang w:val="en-US"/>
                </w:rPr>
                <w:delText xml:space="preserve">, </w:delText>
              </w:r>
            </w:del>
            <w:del w:id="2292" w:author="Gabriel Correa" w:date="2015-08-28T00:25:00Z">
              <w:r w:rsidRPr="00E02554" w:rsidDel="00F002B6">
                <w:rPr>
                  <w:i/>
                  <w:lang w:val="en-US"/>
                </w:rPr>
                <w:delText>Precision</w:delText>
              </w:r>
            </w:del>
            <w:del w:id="2293" w:author="Gabriel Correa" w:date="2015-08-28T00:26:00Z">
              <w:r w:rsidRPr="00E02554" w:rsidDel="007E6B00">
                <w:rPr>
                  <w:i/>
                  <w:lang w:val="en-US"/>
                </w:rPr>
                <w:delText xml:space="preserve">, </w:delText>
              </w:r>
            </w:del>
            <w:del w:id="2294" w:author="Gabriel Correa" w:date="2015-08-28T00:24:00Z">
              <w:r w:rsidRPr="00E02554" w:rsidDel="00F002B6">
                <w:rPr>
                  <w:i/>
                  <w:lang w:val="en-US"/>
                </w:rPr>
                <w:delText>ROC Area</w:delText>
              </w:r>
            </w:del>
          </w:p>
        </w:tc>
        <w:tc>
          <w:tcPr>
            <w:tcW w:w="1559" w:type="dxa"/>
            <w:tcPrChange w:id="2295" w:author="Gabriel Correa" w:date="2015-08-28T03:26:00Z">
              <w:tcPr>
                <w:tcW w:w="1559" w:type="dxa"/>
              </w:tcPr>
            </w:tcPrChange>
          </w:tcPr>
          <w:p w:rsidR="00BC49A6" w:rsidRPr="00E02554" w:rsidRDefault="00BC49A6" w:rsidP="00BF7FE6">
            <w:pPr>
              <w:jc w:val="center"/>
              <w:cnfStyle w:val="100000000000" w:firstRow="1" w:lastRow="0" w:firstColumn="0" w:lastColumn="0" w:oddVBand="0" w:evenVBand="0" w:oddHBand="0" w:evenHBand="0" w:firstRowFirstColumn="0" w:firstRowLastColumn="0" w:lastRowFirstColumn="0" w:lastRowLastColumn="0"/>
              <w:rPr>
                <w:i/>
                <w:lang w:val="en-US"/>
              </w:rPr>
            </w:pPr>
            <w:ins w:id="2296" w:author="Gabriel Correa" w:date="2015-08-28T00:25:00Z">
              <w:r w:rsidRPr="00E02554">
                <w:rPr>
                  <w:i/>
                  <w:lang w:val="en-US"/>
                </w:rPr>
                <w:t xml:space="preserve">F-Measure </w:t>
              </w:r>
            </w:ins>
          </w:p>
        </w:tc>
        <w:tc>
          <w:tcPr>
            <w:tcW w:w="1136" w:type="dxa"/>
            <w:tcPrChange w:id="2297" w:author="Gabriel Correa" w:date="2015-08-28T03:26:00Z">
              <w:tcPr>
                <w:tcW w:w="1136" w:type="dxa"/>
              </w:tcPr>
            </w:tcPrChange>
          </w:tcPr>
          <w:p w:rsidR="00BC49A6" w:rsidRPr="00E02554" w:rsidRDefault="00BC49A6" w:rsidP="00BF7FE6">
            <w:pPr>
              <w:jc w:val="center"/>
              <w:cnfStyle w:val="100000000000" w:firstRow="1" w:lastRow="0" w:firstColumn="0" w:lastColumn="0" w:oddVBand="0" w:evenVBand="0" w:oddHBand="0" w:evenHBand="0" w:firstRowFirstColumn="0" w:firstRowLastColumn="0" w:lastRowFirstColumn="0" w:lastRowLastColumn="0"/>
              <w:rPr>
                <w:i/>
                <w:lang w:val="en-US"/>
              </w:rPr>
            </w:pPr>
            <w:ins w:id="2298" w:author="Gabriel Correa" w:date="2015-08-28T00:25:00Z">
              <w:r w:rsidRPr="00E02554">
                <w:rPr>
                  <w:i/>
                  <w:lang w:val="en-US"/>
                </w:rPr>
                <w:t xml:space="preserve">Precision </w:t>
              </w:r>
            </w:ins>
          </w:p>
        </w:tc>
        <w:tc>
          <w:tcPr>
            <w:tcW w:w="2268" w:type="dxa"/>
            <w:tcPrChange w:id="2299" w:author="Gabriel Correa" w:date="2015-08-28T03:26:00Z">
              <w:tcPr>
                <w:tcW w:w="2268" w:type="dxa"/>
              </w:tcPr>
            </w:tcPrChange>
          </w:tcPr>
          <w:p w:rsidR="00BC49A6" w:rsidRPr="00E02554" w:rsidRDefault="00BC49A6" w:rsidP="00B10007">
            <w:pPr>
              <w:jc w:val="center"/>
              <w:cnfStyle w:val="100000000000" w:firstRow="1" w:lastRow="0" w:firstColumn="0" w:lastColumn="0" w:oddVBand="0" w:evenVBand="0" w:oddHBand="0" w:evenHBand="0" w:firstRowFirstColumn="0" w:firstRowLastColumn="0" w:lastRowFirstColumn="0" w:lastRowLastColumn="0"/>
            </w:pPr>
            <w:r w:rsidRPr="00E02554">
              <w:t>Calidad del resultado</w:t>
            </w:r>
          </w:p>
        </w:tc>
      </w:tr>
      <w:tr w:rsidR="004C2708" w:rsidTr="004C2708">
        <w:tblPrEx>
          <w:tblPrExChange w:id="2300" w:author="Gabriel Correa" w:date="2015-08-28T03:26:00Z">
            <w:tblPrEx>
              <w:tblW w:w="6381" w:type="dxa"/>
            </w:tblPrEx>
          </w:tblPrExChange>
        </w:tblPrEx>
        <w:trPr>
          <w:jc w:val="center"/>
          <w:ins w:id="2301" w:author="Gabriel Correa" w:date="2015-08-28T03:26:00Z"/>
        </w:trPr>
        <w:tc>
          <w:tcPr>
            <w:tcW w:w="1418" w:type="dxa"/>
            <w:vAlign w:val="bottom"/>
            <w:tcPrChange w:id="2302" w:author="Gabriel Correa" w:date="2015-08-28T03:26:00Z">
              <w:tcPr>
                <w:tcW w:w="1418" w:type="dxa"/>
              </w:tcPr>
            </w:tcPrChange>
          </w:tcPr>
          <w:p w:rsidR="004C2708" w:rsidRPr="00E02554" w:rsidDel="00677C9B" w:rsidRDefault="004C2708" w:rsidP="00BF7FE6">
            <w:pPr>
              <w:jc w:val="center"/>
              <w:rPr>
                <w:ins w:id="2303" w:author="Gabriel Correa" w:date="2015-08-28T03:26:00Z"/>
                <w:i/>
                <w:lang w:val="en-US"/>
              </w:rPr>
            </w:pPr>
            <w:ins w:id="2304" w:author="Gabriel Correa" w:date="2015-08-28T03:26:00Z">
              <w:r w:rsidRPr="0084013E">
                <w:rPr>
                  <w:rFonts w:ascii="Calibri" w:eastAsia="Times New Roman" w:hAnsi="Calibri" w:cs="Calibri"/>
                  <w:color w:val="000000"/>
                  <w:sz w:val="22"/>
                </w:rPr>
                <w:t>0.97</w:t>
              </w:r>
            </w:ins>
          </w:p>
        </w:tc>
        <w:tc>
          <w:tcPr>
            <w:tcW w:w="1559" w:type="dxa"/>
            <w:vAlign w:val="bottom"/>
            <w:tcPrChange w:id="2305" w:author="Gabriel Correa" w:date="2015-08-28T03:26:00Z">
              <w:tcPr>
                <w:tcW w:w="1559" w:type="dxa"/>
              </w:tcPr>
            </w:tcPrChange>
          </w:tcPr>
          <w:p w:rsidR="004C2708" w:rsidRPr="00E02554" w:rsidRDefault="004C2708" w:rsidP="00BF7FE6">
            <w:pPr>
              <w:jc w:val="center"/>
              <w:rPr>
                <w:ins w:id="2306" w:author="Gabriel Correa" w:date="2015-08-28T03:26:00Z"/>
                <w:i/>
                <w:lang w:val="en-US"/>
              </w:rPr>
            </w:pPr>
            <w:ins w:id="2307" w:author="Gabriel Correa" w:date="2015-08-28T03:26:00Z">
              <w:r w:rsidRPr="0084013E">
                <w:rPr>
                  <w:rFonts w:ascii="Calibri" w:eastAsia="Times New Roman" w:hAnsi="Calibri" w:cs="Calibri"/>
                  <w:color w:val="000000"/>
                  <w:sz w:val="22"/>
                </w:rPr>
                <w:t>0.74</w:t>
              </w:r>
            </w:ins>
          </w:p>
        </w:tc>
        <w:tc>
          <w:tcPr>
            <w:tcW w:w="1136" w:type="dxa"/>
            <w:vAlign w:val="bottom"/>
            <w:tcPrChange w:id="2308" w:author="Gabriel Correa" w:date="2015-08-28T03:26:00Z">
              <w:tcPr>
                <w:tcW w:w="1136" w:type="dxa"/>
              </w:tcPr>
            </w:tcPrChange>
          </w:tcPr>
          <w:p w:rsidR="004C2708" w:rsidRPr="00E02554" w:rsidRDefault="004C2708" w:rsidP="00BF7FE6">
            <w:pPr>
              <w:jc w:val="center"/>
              <w:rPr>
                <w:ins w:id="2309" w:author="Gabriel Correa" w:date="2015-08-28T03:26:00Z"/>
                <w:i/>
                <w:lang w:val="en-US"/>
              </w:rPr>
            </w:pPr>
            <w:ins w:id="2310" w:author="Gabriel Correa" w:date="2015-08-28T03:26:00Z">
              <w:r w:rsidRPr="0084013E">
                <w:rPr>
                  <w:rFonts w:ascii="Calibri" w:eastAsia="Times New Roman" w:hAnsi="Calibri" w:cs="Calibri"/>
                  <w:color w:val="000000"/>
                  <w:sz w:val="22"/>
                </w:rPr>
                <w:t>0.6</w:t>
              </w:r>
            </w:ins>
          </w:p>
        </w:tc>
        <w:tc>
          <w:tcPr>
            <w:tcW w:w="2268" w:type="dxa"/>
            <w:vAlign w:val="bottom"/>
            <w:tcPrChange w:id="2311" w:author="Gabriel Correa" w:date="2015-08-28T03:26:00Z">
              <w:tcPr>
                <w:tcW w:w="2268" w:type="dxa"/>
              </w:tcPr>
            </w:tcPrChange>
          </w:tcPr>
          <w:p w:rsidR="004C2708" w:rsidRPr="00E02554" w:rsidRDefault="004C2708" w:rsidP="00B10007">
            <w:pPr>
              <w:jc w:val="center"/>
              <w:rPr>
                <w:ins w:id="2312" w:author="Gabriel Correa" w:date="2015-08-28T03:26:00Z"/>
              </w:rPr>
            </w:pPr>
            <w:ins w:id="2313" w:author="Gabriel Correa" w:date="2015-08-28T03:26:00Z">
              <w:r w:rsidRPr="0084013E">
                <w:rPr>
                  <w:rFonts w:ascii="Calibri" w:eastAsia="Times New Roman" w:hAnsi="Calibri" w:cs="Calibri"/>
                  <w:color w:val="000000"/>
                  <w:sz w:val="22"/>
                </w:rPr>
                <w:t>excelente</w:t>
              </w:r>
            </w:ins>
          </w:p>
        </w:tc>
      </w:tr>
      <w:tr w:rsidR="004C2708" w:rsidTr="004C2708">
        <w:tblPrEx>
          <w:tblPrExChange w:id="2314" w:author="Gabriel Correa" w:date="2015-08-28T03:26:00Z">
            <w:tblPrEx>
              <w:tblW w:w="6381" w:type="dxa"/>
            </w:tblPrEx>
          </w:tblPrExChange>
        </w:tblPrEx>
        <w:trPr>
          <w:jc w:val="center"/>
          <w:ins w:id="2315" w:author="Gabriel Correa" w:date="2015-08-28T03:26:00Z"/>
        </w:trPr>
        <w:tc>
          <w:tcPr>
            <w:tcW w:w="1418" w:type="dxa"/>
            <w:vAlign w:val="bottom"/>
            <w:tcPrChange w:id="2316" w:author="Gabriel Correa" w:date="2015-08-28T03:26:00Z">
              <w:tcPr>
                <w:tcW w:w="1418" w:type="dxa"/>
                <w:vAlign w:val="bottom"/>
              </w:tcPr>
            </w:tcPrChange>
          </w:tcPr>
          <w:p w:rsidR="004C2708" w:rsidRPr="0084013E" w:rsidRDefault="004C2708" w:rsidP="00BF7FE6">
            <w:pPr>
              <w:jc w:val="center"/>
              <w:rPr>
                <w:ins w:id="2317" w:author="Gabriel Correa" w:date="2015-08-28T03:26:00Z"/>
                <w:rFonts w:ascii="Calibri" w:eastAsia="Times New Roman" w:hAnsi="Calibri" w:cs="Calibri"/>
                <w:color w:val="000000"/>
                <w:sz w:val="22"/>
              </w:rPr>
            </w:pPr>
            <w:ins w:id="2318" w:author="Gabriel Correa" w:date="2015-08-28T03:26:00Z">
              <w:r w:rsidRPr="0084013E">
                <w:rPr>
                  <w:rFonts w:ascii="Calibri" w:eastAsia="Times New Roman" w:hAnsi="Calibri" w:cs="Calibri"/>
                  <w:color w:val="000000"/>
                  <w:sz w:val="22"/>
                </w:rPr>
                <w:t>0.93</w:t>
              </w:r>
            </w:ins>
          </w:p>
        </w:tc>
        <w:tc>
          <w:tcPr>
            <w:tcW w:w="1559" w:type="dxa"/>
            <w:vAlign w:val="bottom"/>
            <w:tcPrChange w:id="2319" w:author="Gabriel Correa" w:date="2015-08-28T03:26:00Z">
              <w:tcPr>
                <w:tcW w:w="1559" w:type="dxa"/>
                <w:vAlign w:val="bottom"/>
              </w:tcPr>
            </w:tcPrChange>
          </w:tcPr>
          <w:p w:rsidR="004C2708" w:rsidRPr="0084013E" w:rsidRDefault="004C2708" w:rsidP="00BF7FE6">
            <w:pPr>
              <w:jc w:val="center"/>
              <w:rPr>
                <w:ins w:id="2320" w:author="Gabriel Correa" w:date="2015-08-28T03:26:00Z"/>
                <w:rFonts w:ascii="Calibri" w:eastAsia="Times New Roman" w:hAnsi="Calibri" w:cs="Calibri"/>
                <w:color w:val="000000"/>
                <w:sz w:val="22"/>
              </w:rPr>
            </w:pPr>
            <w:ins w:id="2321" w:author="Gabriel Correa" w:date="2015-08-28T03:26:00Z">
              <w:r w:rsidRPr="0084013E">
                <w:rPr>
                  <w:rFonts w:ascii="Calibri" w:eastAsia="Times New Roman" w:hAnsi="Calibri" w:cs="Calibri"/>
                  <w:color w:val="000000"/>
                  <w:sz w:val="22"/>
                </w:rPr>
                <w:t>0.77</w:t>
              </w:r>
            </w:ins>
          </w:p>
        </w:tc>
        <w:tc>
          <w:tcPr>
            <w:tcW w:w="1136" w:type="dxa"/>
            <w:vAlign w:val="bottom"/>
            <w:tcPrChange w:id="2322" w:author="Gabriel Correa" w:date="2015-08-28T03:26:00Z">
              <w:tcPr>
                <w:tcW w:w="1136" w:type="dxa"/>
                <w:vAlign w:val="bottom"/>
              </w:tcPr>
            </w:tcPrChange>
          </w:tcPr>
          <w:p w:rsidR="004C2708" w:rsidRPr="0084013E" w:rsidRDefault="004C2708" w:rsidP="00BF7FE6">
            <w:pPr>
              <w:jc w:val="center"/>
              <w:rPr>
                <w:ins w:id="2323" w:author="Gabriel Correa" w:date="2015-08-28T03:26:00Z"/>
                <w:rFonts w:ascii="Calibri" w:eastAsia="Times New Roman" w:hAnsi="Calibri" w:cs="Calibri"/>
                <w:color w:val="000000"/>
                <w:sz w:val="22"/>
              </w:rPr>
            </w:pPr>
            <w:ins w:id="2324" w:author="Gabriel Correa" w:date="2015-08-28T03:26:00Z">
              <w:r w:rsidRPr="0084013E">
                <w:rPr>
                  <w:rFonts w:ascii="Calibri" w:eastAsia="Times New Roman" w:hAnsi="Calibri" w:cs="Calibri"/>
                  <w:color w:val="000000"/>
                  <w:sz w:val="22"/>
                </w:rPr>
                <w:t>0.66</w:t>
              </w:r>
            </w:ins>
          </w:p>
        </w:tc>
        <w:tc>
          <w:tcPr>
            <w:tcW w:w="2268" w:type="dxa"/>
            <w:vAlign w:val="bottom"/>
            <w:tcPrChange w:id="2325" w:author="Gabriel Correa" w:date="2015-08-28T03:26:00Z">
              <w:tcPr>
                <w:tcW w:w="2268" w:type="dxa"/>
                <w:vAlign w:val="bottom"/>
              </w:tcPr>
            </w:tcPrChange>
          </w:tcPr>
          <w:p w:rsidR="004C2708" w:rsidRPr="0084013E" w:rsidRDefault="004C2708" w:rsidP="00B10007">
            <w:pPr>
              <w:jc w:val="center"/>
              <w:rPr>
                <w:ins w:id="2326" w:author="Gabriel Correa" w:date="2015-08-28T03:26:00Z"/>
                <w:rFonts w:ascii="Calibri" w:eastAsia="Times New Roman" w:hAnsi="Calibri" w:cs="Calibri"/>
                <w:color w:val="000000"/>
                <w:sz w:val="22"/>
              </w:rPr>
            </w:pPr>
            <w:ins w:id="2327" w:author="Gabriel Correa" w:date="2015-08-28T03:26:00Z">
              <w:r w:rsidRPr="0084013E">
                <w:rPr>
                  <w:rFonts w:ascii="Calibri" w:eastAsia="Times New Roman" w:hAnsi="Calibri" w:cs="Calibri"/>
                  <w:color w:val="000000"/>
                  <w:sz w:val="22"/>
                </w:rPr>
                <w:t>excelente</w:t>
              </w:r>
            </w:ins>
          </w:p>
        </w:tc>
      </w:tr>
      <w:tr w:rsidR="004C2708" w:rsidTr="004C2708">
        <w:tblPrEx>
          <w:tblPrExChange w:id="2328" w:author="Gabriel Correa" w:date="2015-08-28T03:26:00Z">
            <w:tblPrEx>
              <w:tblW w:w="6381" w:type="dxa"/>
            </w:tblPrEx>
          </w:tblPrExChange>
        </w:tblPrEx>
        <w:trPr>
          <w:jc w:val="center"/>
          <w:ins w:id="2329" w:author="Gabriel Correa" w:date="2015-08-28T03:26:00Z"/>
        </w:trPr>
        <w:tc>
          <w:tcPr>
            <w:tcW w:w="1418" w:type="dxa"/>
            <w:vAlign w:val="bottom"/>
            <w:tcPrChange w:id="2330" w:author="Gabriel Correa" w:date="2015-08-28T03:26:00Z">
              <w:tcPr>
                <w:tcW w:w="1418" w:type="dxa"/>
                <w:vAlign w:val="bottom"/>
              </w:tcPr>
            </w:tcPrChange>
          </w:tcPr>
          <w:p w:rsidR="004C2708" w:rsidRPr="0084013E" w:rsidRDefault="004C2708" w:rsidP="00BF7FE6">
            <w:pPr>
              <w:jc w:val="center"/>
              <w:rPr>
                <w:ins w:id="2331" w:author="Gabriel Correa" w:date="2015-08-28T03:26:00Z"/>
                <w:rFonts w:ascii="Calibri" w:eastAsia="Times New Roman" w:hAnsi="Calibri" w:cs="Calibri"/>
                <w:color w:val="000000"/>
                <w:sz w:val="22"/>
              </w:rPr>
            </w:pPr>
            <w:ins w:id="2332" w:author="Gabriel Correa" w:date="2015-08-28T03:26:00Z">
              <w:r w:rsidRPr="0084013E">
                <w:rPr>
                  <w:rFonts w:ascii="Calibri" w:eastAsia="Times New Roman" w:hAnsi="Calibri" w:cs="Calibri"/>
                  <w:color w:val="000000"/>
                  <w:sz w:val="22"/>
                </w:rPr>
                <w:lastRenderedPageBreak/>
                <w:t>0.89</w:t>
              </w:r>
            </w:ins>
          </w:p>
        </w:tc>
        <w:tc>
          <w:tcPr>
            <w:tcW w:w="1559" w:type="dxa"/>
            <w:vAlign w:val="bottom"/>
            <w:tcPrChange w:id="2333" w:author="Gabriel Correa" w:date="2015-08-28T03:26:00Z">
              <w:tcPr>
                <w:tcW w:w="1559" w:type="dxa"/>
                <w:vAlign w:val="bottom"/>
              </w:tcPr>
            </w:tcPrChange>
          </w:tcPr>
          <w:p w:rsidR="004C2708" w:rsidRPr="0084013E" w:rsidRDefault="004C2708" w:rsidP="00BF7FE6">
            <w:pPr>
              <w:jc w:val="center"/>
              <w:rPr>
                <w:ins w:id="2334" w:author="Gabriel Correa" w:date="2015-08-28T03:26:00Z"/>
                <w:rFonts w:ascii="Calibri" w:eastAsia="Times New Roman" w:hAnsi="Calibri" w:cs="Calibri"/>
                <w:color w:val="000000"/>
                <w:sz w:val="22"/>
              </w:rPr>
            </w:pPr>
            <w:ins w:id="2335" w:author="Gabriel Correa" w:date="2015-08-28T03:26:00Z">
              <w:r w:rsidRPr="0084013E">
                <w:rPr>
                  <w:rFonts w:ascii="Calibri" w:eastAsia="Times New Roman" w:hAnsi="Calibri" w:cs="Calibri"/>
                  <w:color w:val="000000"/>
                  <w:sz w:val="22"/>
                </w:rPr>
                <w:t>0.78</w:t>
              </w:r>
            </w:ins>
          </w:p>
        </w:tc>
        <w:tc>
          <w:tcPr>
            <w:tcW w:w="1136" w:type="dxa"/>
            <w:vAlign w:val="bottom"/>
            <w:tcPrChange w:id="2336" w:author="Gabriel Correa" w:date="2015-08-28T03:26:00Z">
              <w:tcPr>
                <w:tcW w:w="1136" w:type="dxa"/>
                <w:vAlign w:val="bottom"/>
              </w:tcPr>
            </w:tcPrChange>
          </w:tcPr>
          <w:p w:rsidR="004C2708" w:rsidRPr="0084013E" w:rsidRDefault="004C2708" w:rsidP="00BF7FE6">
            <w:pPr>
              <w:jc w:val="center"/>
              <w:rPr>
                <w:ins w:id="2337" w:author="Gabriel Correa" w:date="2015-08-28T03:26:00Z"/>
                <w:rFonts w:ascii="Calibri" w:eastAsia="Times New Roman" w:hAnsi="Calibri" w:cs="Calibri"/>
                <w:color w:val="000000"/>
                <w:sz w:val="22"/>
              </w:rPr>
            </w:pPr>
            <w:ins w:id="2338" w:author="Gabriel Correa" w:date="2015-08-28T03:26:00Z">
              <w:r w:rsidRPr="0084013E">
                <w:rPr>
                  <w:rFonts w:ascii="Calibri" w:eastAsia="Times New Roman" w:hAnsi="Calibri" w:cs="Calibri"/>
                  <w:color w:val="000000"/>
                  <w:sz w:val="22"/>
                </w:rPr>
                <w:t>0.7</w:t>
              </w:r>
            </w:ins>
          </w:p>
        </w:tc>
        <w:tc>
          <w:tcPr>
            <w:tcW w:w="2268" w:type="dxa"/>
            <w:vAlign w:val="bottom"/>
            <w:tcPrChange w:id="2339" w:author="Gabriel Correa" w:date="2015-08-28T03:26:00Z">
              <w:tcPr>
                <w:tcW w:w="2268" w:type="dxa"/>
                <w:vAlign w:val="bottom"/>
              </w:tcPr>
            </w:tcPrChange>
          </w:tcPr>
          <w:p w:rsidR="004C2708" w:rsidRPr="0084013E" w:rsidRDefault="004C2708" w:rsidP="00B10007">
            <w:pPr>
              <w:jc w:val="center"/>
              <w:rPr>
                <w:ins w:id="2340" w:author="Gabriel Correa" w:date="2015-08-28T03:26:00Z"/>
                <w:rFonts w:ascii="Calibri" w:eastAsia="Times New Roman" w:hAnsi="Calibri" w:cs="Calibri"/>
                <w:color w:val="000000"/>
                <w:sz w:val="22"/>
              </w:rPr>
            </w:pPr>
            <w:ins w:id="2341" w:author="Gabriel Correa" w:date="2015-08-28T03:26:00Z">
              <w:r w:rsidRPr="0084013E">
                <w:rPr>
                  <w:rFonts w:ascii="Calibri" w:eastAsia="Times New Roman" w:hAnsi="Calibri" w:cs="Calibri"/>
                  <w:color w:val="000000"/>
                  <w:sz w:val="22"/>
                </w:rPr>
                <w:t>bueno</w:t>
              </w:r>
            </w:ins>
          </w:p>
        </w:tc>
      </w:tr>
      <w:tr w:rsidR="004C2708" w:rsidTr="004C2708">
        <w:tblPrEx>
          <w:tblPrExChange w:id="2342" w:author="Gabriel Correa" w:date="2015-08-28T03:26:00Z">
            <w:tblPrEx>
              <w:tblW w:w="6381" w:type="dxa"/>
            </w:tblPrEx>
          </w:tblPrExChange>
        </w:tblPrEx>
        <w:trPr>
          <w:jc w:val="center"/>
          <w:ins w:id="2343" w:author="Gabriel Correa" w:date="2015-08-28T03:26:00Z"/>
        </w:trPr>
        <w:tc>
          <w:tcPr>
            <w:tcW w:w="1418" w:type="dxa"/>
            <w:vAlign w:val="bottom"/>
            <w:tcPrChange w:id="2344" w:author="Gabriel Correa" w:date="2015-08-28T03:26:00Z">
              <w:tcPr>
                <w:tcW w:w="1418" w:type="dxa"/>
                <w:vAlign w:val="bottom"/>
              </w:tcPr>
            </w:tcPrChange>
          </w:tcPr>
          <w:p w:rsidR="004C2708" w:rsidRPr="0084013E" w:rsidRDefault="004C2708" w:rsidP="00BF7FE6">
            <w:pPr>
              <w:jc w:val="center"/>
              <w:rPr>
                <w:ins w:id="2345" w:author="Gabriel Correa" w:date="2015-08-28T03:26:00Z"/>
                <w:rFonts w:ascii="Calibri" w:eastAsia="Times New Roman" w:hAnsi="Calibri" w:cs="Calibri"/>
                <w:color w:val="000000"/>
                <w:sz w:val="22"/>
              </w:rPr>
            </w:pPr>
            <w:ins w:id="2346" w:author="Gabriel Correa" w:date="2015-08-28T03:26:00Z">
              <w:r w:rsidRPr="0084013E">
                <w:rPr>
                  <w:rFonts w:ascii="Calibri" w:eastAsia="Times New Roman" w:hAnsi="Calibri" w:cs="Calibri"/>
                  <w:color w:val="000000"/>
                  <w:sz w:val="22"/>
                </w:rPr>
                <w:t>0.89</w:t>
              </w:r>
            </w:ins>
          </w:p>
        </w:tc>
        <w:tc>
          <w:tcPr>
            <w:tcW w:w="1559" w:type="dxa"/>
            <w:vAlign w:val="bottom"/>
            <w:tcPrChange w:id="2347" w:author="Gabriel Correa" w:date="2015-08-28T03:26:00Z">
              <w:tcPr>
                <w:tcW w:w="1559" w:type="dxa"/>
                <w:vAlign w:val="bottom"/>
              </w:tcPr>
            </w:tcPrChange>
          </w:tcPr>
          <w:p w:rsidR="004C2708" w:rsidRPr="0084013E" w:rsidRDefault="004C2708" w:rsidP="00BF7FE6">
            <w:pPr>
              <w:jc w:val="center"/>
              <w:rPr>
                <w:ins w:id="2348" w:author="Gabriel Correa" w:date="2015-08-28T03:26:00Z"/>
                <w:rFonts w:ascii="Calibri" w:eastAsia="Times New Roman" w:hAnsi="Calibri" w:cs="Calibri"/>
                <w:color w:val="000000"/>
                <w:sz w:val="22"/>
              </w:rPr>
            </w:pPr>
            <w:ins w:id="2349" w:author="Gabriel Correa" w:date="2015-08-28T03:26:00Z">
              <w:r w:rsidRPr="0084013E">
                <w:rPr>
                  <w:rFonts w:ascii="Calibri" w:eastAsia="Times New Roman" w:hAnsi="Calibri" w:cs="Calibri"/>
                  <w:color w:val="000000"/>
                  <w:sz w:val="22"/>
                </w:rPr>
                <w:t>0.75</w:t>
              </w:r>
            </w:ins>
          </w:p>
        </w:tc>
        <w:tc>
          <w:tcPr>
            <w:tcW w:w="1136" w:type="dxa"/>
            <w:vAlign w:val="bottom"/>
            <w:tcPrChange w:id="2350" w:author="Gabriel Correa" w:date="2015-08-28T03:26:00Z">
              <w:tcPr>
                <w:tcW w:w="1136" w:type="dxa"/>
                <w:vAlign w:val="bottom"/>
              </w:tcPr>
            </w:tcPrChange>
          </w:tcPr>
          <w:p w:rsidR="004C2708" w:rsidRPr="0084013E" w:rsidRDefault="004C2708" w:rsidP="00BF7FE6">
            <w:pPr>
              <w:jc w:val="center"/>
              <w:rPr>
                <w:ins w:id="2351" w:author="Gabriel Correa" w:date="2015-08-28T03:26:00Z"/>
                <w:rFonts w:ascii="Calibri" w:eastAsia="Times New Roman" w:hAnsi="Calibri" w:cs="Calibri"/>
                <w:color w:val="000000"/>
                <w:sz w:val="22"/>
              </w:rPr>
            </w:pPr>
            <w:ins w:id="2352" w:author="Gabriel Correa" w:date="2015-08-28T03:26:00Z">
              <w:r w:rsidRPr="0084013E">
                <w:rPr>
                  <w:rFonts w:ascii="Calibri" w:eastAsia="Times New Roman" w:hAnsi="Calibri" w:cs="Calibri"/>
                  <w:color w:val="000000"/>
                  <w:sz w:val="22"/>
                </w:rPr>
                <w:t>0.65</w:t>
              </w:r>
            </w:ins>
          </w:p>
        </w:tc>
        <w:tc>
          <w:tcPr>
            <w:tcW w:w="2268" w:type="dxa"/>
            <w:vAlign w:val="bottom"/>
            <w:tcPrChange w:id="2353" w:author="Gabriel Correa" w:date="2015-08-28T03:26:00Z">
              <w:tcPr>
                <w:tcW w:w="2268" w:type="dxa"/>
                <w:vAlign w:val="bottom"/>
              </w:tcPr>
            </w:tcPrChange>
          </w:tcPr>
          <w:p w:rsidR="004C2708" w:rsidRPr="0084013E" w:rsidRDefault="004C2708" w:rsidP="00B10007">
            <w:pPr>
              <w:jc w:val="center"/>
              <w:rPr>
                <w:ins w:id="2354" w:author="Gabriel Correa" w:date="2015-08-28T03:26:00Z"/>
                <w:rFonts w:ascii="Calibri" w:eastAsia="Times New Roman" w:hAnsi="Calibri" w:cs="Calibri"/>
                <w:color w:val="000000"/>
                <w:sz w:val="22"/>
              </w:rPr>
            </w:pPr>
            <w:ins w:id="2355" w:author="Gabriel Correa" w:date="2015-08-28T03:26:00Z">
              <w:r w:rsidRPr="0084013E">
                <w:rPr>
                  <w:rFonts w:ascii="Calibri" w:eastAsia="Times New Roman" w:hAnsi="Calibri" w:cs="Calibri"/>
                  <w:color w:val="000000"/>
                  <w:sz w:val="22"/>
                </w:rPr>
                <w:t>bueno</w:t>
              </w:r>
            </w:ins>
          </w:p>
        </w:tc>
      </w:tr>
      <w:tr w:rsidR="004C2708" w:rsidTr="004C2708">
        <w:tblPrEx>
          <w:tblPrExChange w:id="2356" w:author="Gabriel Correa" w:date="2015-08-28T03:26:00Z">
            <w:tblPrEx>
              <w:tblW w:w="6381" w:type="dxa"/>
            </w:tblPrEx>
          </w:tblPrExChange>
        </w:tblPrEx>
        <w:trPr>
          <w:jc w:val="center"/>
          <w:ins w:id="2357" w:author="Gabriel Correa" w:date="2015-08-28T03:26:00Z"/>
        </w:trPr>
        <w:tc>
          <w:tcPr>
            <w:tcW w:w="1418" w:type="dxa"/>
            <w:vAlign w:val="bottom"/>
            <w:tcPrChange w:id="2358" w:author="Gabriel Correa" w:date="2015-08-28T03:26:00Z">
              <w:tcPr>
                <w:tcW w:w="1418" w:type="dxa"/>
                <w:vAlign w:val="bottom"/>
              </w:tcPr>
            </w:tcPrChange>
          </w:tcPr>
          <w:p w:rsidR="004C2708" w:rsidRPr="0084013E" w:rsidRDefault="004C2708" w:rsidP="00BF7FE6">
            <w:pPr>
              <w:jc w:val="center"/>
              <w:rPr>
                <w:ins w:id="2359" w:author="Gabriel Correa" w:date="2015-08-28T03:26:00Z"/>
                <w:rFonts w:ascii="Calibri" w:eastAsia="Times New Roman" w:hAnsi="Calibri" w:cs="Calibri"/>
                <w:color w:val="000000"/>
                <w:sz w:val="22"/>
              </w:rPr>
            </w:pPr>
            <w:ins w:id="2360" w:author="Gabriel Correa" w:date="2015-08-28T03:26:00Z">
              <w:r w:rsidRPr="0084013E">
                <w:rPr>
                  <w:rFonts w:ascii="Calibri" w:eastAsia="Times New Roman" w:hAnsi="Calibri" w:cs="Calibri"/>
                  <w:color w:val="000000"/>
                  <w:sz w:val="22"/>
                </w:rPr>
                <w:t>0.8</w:t>
              </w:r>
            </w:ins>
          </w:p>
        </w:tc>
        <w:tc>
          <w:tcPr>
            <w:tcW w:w="1559" w:type="dxa"/>
            <w:vAlign w:val="bottom"/>
            <w:tcPrChange w:id="2361" w:author="Gabriel Correa" w:date="2015-08-28T03:26:00Z">
              <w:tcPr>
                <w:tcW w:w="1559" w:type="dxa"/>
                <w:vAlign w:val="bottom"/>
              </w:tcPr>
            </w:tcPrChange>
          </w:tcPr>
          <w:p w:rsidR="004C2708" w:rsidRPr="0084013E" w:rsidRDefault="004C2708" w:rsidP="00BF7FE6">
            <w:pPr>
              <w:jc w:val="center"/>
              <w:rPr>
                <w:ins w:id="2362" w:author="Gabriel Correa" w:date="2015-08-28T03:26:00Z"/>
                <w:rFonts w:ascii="Calibri" w:eastAsia="Times New Roman" w:hAnsi="Calibri" w:cs="Calibri"/>
                <w:color w:val="000000"/>
                <w:sz w:val="22"/>
              </w:rPr>
            </w:pPr>
            <w:ins w:id="2363" w:author="Gabriel Correa" w:date="2015-08-28T03:26:00Z">
              <w:r w:rsidRPr="0084013E">
                <w:rPr>
                  <w:rFonts w:ascii="Calibri" w:eastAsia="Times New Roman" w:hAnsi="Calibri" w:cs="Calibri"/>
                  <w:color w:val="000000"/>
                  <w:sz w:val="22"/>
                </w:rPr>
                <w:t>0.80</w:t>
              </w:r>
            </w:ins>
          </w:p>
        </w:tc>
        <w:tc>
          <w:tcPr>
            <w:tcW w:w="1136" w:type="dxa"/>
            <w:vAlign w:val="bottom"/>
            <w:tcPrChange w:id="2364" w:author="Gabriel Correa" w:date="2015-08-28T03:26:00Z">
              <w:tcPr>
                <w:tcW w:w="1136" w:type="dxa"/>
                <w:vAlign w:val="bottom"/>
              </w:tcPr>
            </w:tcPrChange>
          </w:tcPr>
          <w:p w:rsidR="004C2708" w:rsidRPr="0084013E" w:rsidRDefault="004C2708" w:rsidP="00BF7FE6">
            <w:pPr>
              <w:jc w:val="center"/>
              <w:rPr>
                <w:ins w:id="2365" w:author="Gabriel Correa" w:date="2015-08-28T03:26:00Z"/>
                <w:rFonts w:ascii="Calibri" w:eastAsia="Times New Roman" w:hAnsi="Calibri" w:cs="Calibri"/>
                <w:color w:val="000000"/>
                <w:sz w:val="22"/>
              </w:rPr>
            </w:pPr>
            <w:ins w:id="2366" w:author="Gabriel Correa" w:date="2015-08-28T03:26:00Z">
              <w:r w:rsidRPr="0084013E">
                <w:rPr>
                  <w:rFonts w:ascii="Calibri" w:eastAsia="Times New Roman" w:hAnsi="Calibri" w:cs="Calibri"/>
                  <w:color w:val="000000"/>
                  <w:sz w:val="22"/>
                </w:rPr>
                <w:t>0.8</w:t>
              </w:r>
            </w:ins>
          </w:p>
        </w:tc>
        <w:tc>
          <w:tcPr>
            <w:tcW w:w="2268" w:type="dxa"/>
            <w:vAlign w:val="bottom"/>
            <w:tcPrChange w:id="2367" w:author="Gabriel Correa" w:date="2015-08-28T03:26:00Z">
              <w:tcPr>
                <w:tcW w:w="2268" w:type="dxa"/>
                <w:vAlign w:val="bottom"/>
              </w:tcPr>
            </w:tcPrChange>
          </w:tcPr>
          <w:p w:rsidR="004C2708" w:rsidRPr="0084013E" w:rsidRDefault="004C2708" w:rsidP="00B10007">
            <w:pPr>
              <w:jc w:val="center"/>
              <w:rPr>
                <w:ins w:id="2368" w:author="Gabriel Correa" w:date="2015-08-28T03:26:00Z"/>
                <w:rFonts w:ascii="Calibri" w:eastAsia="Times New Roman" w:hAnsi="Calibri" w:cs="Calibri"/>
                <w:color w:val="000000"/>
                <w:sz w:val="22"/>
              </w:rPr>
            </w:pPr>
            <w:ins w:id="2369" w:author="Gabriel Correa" w:date="2015-08-28T03:26:00Z">
              <w:r w:rsidRPr="0084013E">
                <w:rPr>
                  <w:rFonts w:ascii="Calibri" w:eastAsia="Times New Roman" w:hAnsi="Calibri" w:cs="Calibri"/>
                  <w:color w:val="000000"/>
                  <w:sz w:val="22"/>
                </w:rPr>
                <w:t>bueno/regular</w:t>
              </w:r>
            </w:ins>
          </w:p>
        </w:tc>
      </w:tr>
      <w:tr w:rsidR="004C2708" w:rsidTr="004C2708">
        <w:tblPrEx>
          <w:tblPrExChange w:id="2370" w:author="Gabriel Correa" w:date="2015-08-28T03:26:00Z">
            <w:tblPrEx>
              <w:tblW w:w="6381" w:type="dxa"/>
            </w:tblPrEx>
          </w:tblPrExChange>
        </w:tblPrEx>
        <w:trPr>
          <w:jc w:val="center"/>
          <w:ins w:id="2371" w:author="Gabriel Correa" w:date="2015-08-28T03:26:00Z"/>
        </w:trPr>
        <w:tc>
          <w:tcPr>
            <w:tcW w:w="1418" w:type="dxa"/>
            <w:vAlign w:val="bottom"/>
            <w:tcPrChange w:id="2372" w:author="Gabriel Correa" w:date="2015-08-28T03:26:00Z">
              <w:tcPr>
                <w:tcW w:w="1418" w:type="dxa"/>
                <w:vAlign w:val="bottom"/>
              </w:tcPr>
            </w:tcPrChange>
          </w:tcPr>
          <w:p w:rsidR="004C2708" w:rsidRPr="0084013E" w:rsidRDefault="004C2708" w:rsidP="00BF7FE6">
            <w:pPr>
              <w:jc w:val="center"/>
              <w:rPr>
                <w:ins w:id="2373" w:author="Gabriel Correa" w:date="2015-08-28T03:26:00Z"/>
                <w:rFonts w:ascii="Calibri" w:eastAsia="Times New Roman" w:hAnsi="Calibri" w:cs="Calibri"/>
                <w:color w:val="000000"/>
                <w:sz w:val="22"/>
              </w:rPr>
            </w:pPr>
            <w:ins w:id="2374" w:author="Gabriel Correa" w:date="2015-08-28T03:26:00Z">
              <w:r w:rsidRPr="0084013E">
                <w:rPr>
                  <w:rFonts w:ascii="Calibri" w:eastAsia="Times New Roman" w:hAnsi="Calibri" w:cs="Calibri"/>
                  <w:color w:val="000000"/>
                  <w:sz w:val="22"/>
                </w:rPr>
                <w:t>0.6</w:t>
              </w:r>
            </w:ins>
          </w:p>
        </w:tc>
        <w:tc>
          <w:tcPr>
            <w:tcW w:w="1559" w:type="dxa"/>
            <w:vAlign w:val="bottom"/>
            <w:tcPrChange w:id="2375" w:author="Gabriel Correa" w:date="2015-08-28T03:26:00Z">
              <w:tcPr>
                <w:tcW w:w="1559" w:type="dxa"/>
                <w:vAlign w:val="bottom"/>
              </w:tcPr>
            </w:tcPrChange>
          </w:tcPr>
          <w:p w:rsidR="004C2708" w:rsidRPr="0084013E" w:rsidRDefault="004C2708" w:rsidP="00BF7FE6">
            <w:pPr>
              <w:jc w:val="center"/>
              <w:rPr>
                <w:ins w:id="2376" w:author="Gabriel Correa" w:date="2015-08-28T03:26:00Z"/>
                <w:rFonts w:ascii="Calibri" w:eastAsia="Times New Roman" w:hAnsi="Calibri" w:cs="Calibri"/>
                <w:color w:val="000000"/>
                <w:sz w:val="22"/>
              </w:rPr>
            </w:pPr>
            <w:ins w:id="2377" w:author="Gabriel Correa" w:date="2015-08-28T03:26:00Z">
              <w:r w:rsidRPr="0084013E">
                <w:rPr>
                  <w:rFonts w:ascii="Calibri" w:eastAsia="Times New Roman" w:hAnsi="Calibri" w:cs="Calibri"/>
                  <w:color w:val="000000"/>
                  <w:sz w:val="22"/>
                </w:rPr>
                <w:t>0.55</w:t>
              </w:r>
            </w:ins>
          </w:p>
        </w:tc>
        <w:tc>
          <w:tcPr>
            <w:tcW w:w="1136" w:type="dxa"/>
            <w:vAlign w:val="bottom"/>
            <w:tcPrChange w:id="2378" w:author="Gabriel Correa" w:date="2015-08-28T03:26:00Z">
              <w:tcPr>
                <w:tcW w:w="1136" w:type="dxa"/>
                <w:vAlign w:val="bottom"/>
              </w:tcPr>
            </w:tcPrChange>
          </w:tcPr>
          <w:p w:rsidR="004C2708" w:rsidRPr="0084013E" w:rsidRDefault="004C2708" w:rsidP="00BF7FE6">
            <w:pPr>
              <w:jc w:val="center"/>
              <w:rPr>
                <w:ins w:id="2379" w:author="Gabriel Correa" w:date="2015-08-28T03:26:00Z"/>
                <w:rFonts w:ascii="Calibri" w:eastAsia="Times New Roman" w:hAnsi="Calibri" w:cs="Calibri"/>
                <w:color w:val="000000"/>
                <w:sz w:val="22"/>
              </w:rPr>
            </w:pPr>
            <w:ins w:id="2380" w:author="Gabriel Correa" w:date="2015-08-28T03:26:00Z">
              <w:r w:rsidRPr="0084013E">
                <w:rPr>
                  <w:rFonts w:ascii="Calibri" w:eastAsia="Times New Roman" w:hAnsi="Calibri" w:cs="Calibri"/>
                  <w:color w:val="000000"/>
                  <w:sz w:val="22"/>
                </w:rPr>
                <w:t>0.5</w:t>
              </w:r>
            </w:ins>
          </w:p>
        </w:tc>
        <w:tc>
          <w:tcPr>
            <w:tcW w:w="2268" w:type="dxa"/>
            <w:vAlign w:val="bottom"/>
            <w:tcPrChange w:id="2381" w:author="Gabriel Correa" w:date="2015-08-28T03:26:00Z">
              <w:tcPr>
                <w:tcW w:w="2268" w:type="dxa"/>
                <w:vAlign w:val="bottom"/>
              </w:tcPr>
            </w:tcPrChange>
          </w:tcPr>
          <w:p w:rsidR="004C2708" w:rsidRPr="0084013E" w:rsidRDefault="004C2708" w:rsidP="00B10007">
            <w:pPr>
              <w:jc w:val="center"/>
              <w:rPr>
                <w:ins w:id="2382" w:author="Gabriel Correa" w:date="2015-08-28T03:26:00Z"/>
                <w:rFonts w:ascii="Calibri" w:eastAsia="Times New Roman" w:hAnsi="Calibri" w:cs="Calibri"/>
                <w:color w:val="000000"/>
                <w:sz w:val="22"/>
              </w:rPr>
            </w:pPr>
            <w:ins w:id="2383" w:author="Gabriel Correa" w:date="2015-08-28T03:26:00Z">
              <w:r w:rsidRPr="0084013E">
                <w:rPr>
                  <w:rFonts w:ascii="Calibri" w:eastAsia="Times New Roman" w:hAnsi="Calibri" w:cs="Calibri"/>
                  <w:color w:val="000000"/>
                  <w:sz w:val="22"/>
                </w:rPr>
                <w:t>malo</w:t>
              </w:r>
            </w:ins>
          </w:p>
        </w:tc>
      </w:tr>
      <w:tr w:rsidR="004C2708" w:rsidTr="004C2708">
        <w:tblPrEx>
          <w:tblPrExChange w:id="2384" w:author="Gabriel Correa" w:date="2015-08-28T03:26:00Z">
            <w:tblPrEx>
              <w:tblW w:w="6381" w:type="dxa"/>
            </w:tblPrEx>
          </w:tblPrExChange>
        </w:tblPrEx>
        <w:trPr>
          <w:jc w:val="center"/>
          <w:ins w:id="2385" w:author="Gabriel Correa" w:date="2015-08-28T03:26:00Z"/>
        </w:trPr>
        <w:tc>
          <w:tcPr>
            <w:tcW w:w="1418" w:type="dxa"/>
            <w:vAlign w:val="bottom"/>
            <w:tcPrChange w:id="2386" w:author="Gabriel Correa" w:date="2015-08-28T03:26:00Z">
              <w:tcPr>
                <w:tcW w:w="1418" w:type="dxa"/>
                <w:vAlign w:val="bottom"/>
              </w:tcPr>
            </w:tcPrChange>
          </w:tcPr>
          <w:p w:rsidR="004C2708" w:rsidRPr="0084013E" w:rsidRDefault="004C2708" w:rsidP="00BF7FE6">
            <w:pPr>
              <w:jc w:val="center"/>
              <w:rPr>
                <w:ins w:id="2387" w:author="Gabriel Correa" w:date="2015-08-28T03:26:00Z"/>
                <w:rFonts w:ascii="Calibri" w:eastAsia="Times New Roman" w:hAnsi="Calibri" w:cs="Calibri"/>
                <w:color w:val="000000"/>
                <w:sz w:val="22"/>
              </w:rPr>
            </w:pPr>
            <w:ins w:id="2388" w:author="Gabriel Correa" w:date="2015-08-28T03:26:00Z">
              <w:r w:rsidRPr="0084013E">
                <w:rPr>
                  <w:rFonts w:ascii="Calibri" w:eastAsia="Times New Roman" w:hAnsi="Calibri" w:cs="Calibri"/>
                  <w:color w:val="000000"/>
                  <w:sz w:val="22"/>
                </w:rPr>
                <w:t>0.4</w:t>
              </w:r>
            </w:ins>
          </w:p>
        </w:tc>
        <w:tc>
          <w:tcPr>
            <w:tcW w:w="1559" w:type="dxa"/>
            <w:vAlign w:val="bottom"/>
            <w:tcPrChange w:id="2389" w:author="Gabriel Correa" w:date="2015-08-28T03:26:00Z">
              <w:tcPr>
                <w:tcW w:w="1559" w:type="dxa"/>
                <w:vAlign w:val="bottom"/>
              </w:tcPr>
            </w:tcPrChange>
          </w:tcPr>
          <w:p w:rsidR="004C2708" w:rsidRPr="0084013E" w:rsidRDefault="004C2708" w:rsidP="00BF7FE6">
            <w:pPr>
              <w:jc w:val="center"/>
              <w:rPr>
                <w:ins w:id="2390" w:author="Gabriel Correa" w:date="2015-08-28T03:26:00Z"/>
                <w:rFonts w:ascii="Calibri" w:eastAsia="Times New Roman" w:hAnsi="Calibri" w:cs="Calibri"/>
                <w:color w:val="000000"/>
                <w:sz w:val="22"/>
              </w:rPr>
            </w:pPr>
            <w:ins w:id="2391" w:author="Gabriel Correa" w:date="2015-08-28T03:26:00Z">
              <w:r w:rsidRPr="0084013E">
                <w:rPr>
                  <w:rFonts w:ascii="Calibri" w:eastAsia="Times New Roman" w:hAnsi="Calibri" w:cs="Calibri"/>
                  <w:color w:val="000000"/>
                  <w:sz w:val="22"/>
                </w:rPr>
                <w:t>0.48</w:t>
              </w:r>
            </w:ins>
          </w:p>
        </w:tc>
        <w:tc>
          <w:tcPr>
            <w:tcW w:w="1136" w:type="dxa"/>
            <w:vAlign w:val="bottom"/>
            <w:tcPrChange w:id="2392" w:author="Gabriel Correa" w:date="2015-08-28T03:26:00Z">
              <w:tcPr>
                <w:tcW w:w="1136" w:type="dxa"/>
                <w:vAlign w:val="bottom"/>
              </w:tcPr>
            </w:tcPrChange>
          </w:tcPr>
          <w:p w:rsidR="004C2708" w:rsidRPr="0084013E" w:rsidRDefault="004C2708" w:rsidP="00BF7FE6">
            <w:pPr>
              <w:jc w:val="center"/>
              <w:rPr>
                <w:ins w:id="2393" w:author="Gabriel Correa" w:date="2015-08-28T03:26:00Z"/>
                <w:rFonts w:ascii="Calibri" w:eastAsia="Times New Roman" w:hAnsi="Calibri" w:cs="Calibri"/>
                <w:color w:val="000000"/>
                <w:sz w:val="22"/>
              </w:rPr>
            </w:pPr>
            <w:ins w:id="2394" w:author="Gabriel Correa" w:date="2015-08-28T03:26:00Z">
              <w:r w:rsidRPr="0084013E">
                <w:rPr>
                  <w:rFonts w:ascii="Calibri" w:eastAsia="Times New Roman" w:hAnsi="Calibri" w:cs="Calibri"/>
                  <w:color w:val="000000"/>
                  <w:sz w:val="22"/>
                </w:rPr>
                <w:t>0.6</w:t>
              </w:r>
            </w:ins>
          </w:p>
        </w:tc>
        <w:tc>
          <w:tcPr>
            <w:tcW w:w="2268" w:type="dxa"/>
            <w:vAlign w:val="bottom"/>
            <w:tcPrChange w:id="2395" w:author="Gabriel Correa" w:date="2015-08-28T03:26:00Z">
              <w:tcPr>
                <w:tcW w:w="2268" w:type="dxa"/>
                <w:vAlign w:val="bottom"/>
              </w:tcPr>
            </w:tcPrChange>
          </w:tcPr>
          <w:p w:rsidR="004C2708" w:rsidRPr="0084013E" w:rsidRDefault="004C2708" w:rsidP="00B10007">
            <w:pPr>
              <w:jc w:val="center"/>
              <w:rPr>
                <w:ins w:id="2396" w:author="Gabriel Correa" w:date="2015-08-28T03:26:00Z"/>
                <w:rFonts w:ascii="Calibri" w:eastAsia="Times New Roman" w:hAnsi="Calibri" w:cs="Calibri"/>
                <w:color w:val="000000"/>
                <w:sz w:val="22"/>
              </w:rPr>
            </w:pPr>
            <w:ins w:id="2397" w:author="Gabriel Correa" w:date="2015-08-28T03:26:00Z">
              <w:r w:rsidRPr="0084013E">
                <w:rPr>
                  <w:rFonts w:ascii="Calibri" w:eastAsia="Times New Roman" w:hAnsi="Calibri" w:cs="Calibri"/>
                  <w:color w:val="000000"/>
                  <w:sz w:val="22"/>
                </w:rPr>
                <w:t>muy malo</w:t>
              </w:r>
            </w:ins>
          </w:p>
        </w:tc>
      </w:tr>
      <w:tr w:rsidR="00BC49A6" w:rsidDel="0084013E" w:rsidTr="004C2708">
        <w:trPr>
          <w:jc w:val="center"/>
          <w:del w:id="2398" w:author="Gabriel Correa" w:date="2015-08-28T03:25:00Z"/>
        </w:trPr>
        <w:tc>
          <w:tcPr>
            <w:tcW w:w="1418" w:type="dxa"/>
            <w:tcPrChange w:id="2399" w:author="Gabriel Correa" w:date="2015-08-28T03:26:00Z">
              <w:tcPr>
                <w:tcW w:w="1418" w:type="dxa"/>
              </w:tcPr>
            </w:tcPrChange>
          </w:tcPr>
          <w:p w:rsidR="00BC49A6" w:rsidRPr="00E02554" w:rsidDel="0084013E" w:rsidRDefault="00BC49A6" w:rsidP="00B10007">
            <w:pPr>
              <w:jc w:val="center"/>
              <w:rPr>
                <w:del w:id="2400" w:author="Gabriel Correa" w:date="2015-08-28T03:25:00Z"/>
              </w:rPr>
            </w:pPr>
            <w:del w:id="2401" w:author="Gabriel Correa" w:date="2015-08-28T03:25:00Z">
              <w:r w:rsidRPr="00E02554" w:rsidDel="0084013E">
                <w:delText>0.85 – 1</w:delText>
              </w:r>
            </w:del>
          </w:p>
        </w:tc>
        <w:tc>
          <w:tcPr>
            <w:tcW w:w="1559" w:type="dxa"/>
            <w:tcPrChange w:id="2402" w:author="Gabriel Correa" w:date="2015-08-28T03:26:00Z">
              <w:tcPr>
                <w:tcW w:w="1559" w:type="dxa"/>
              </w:tcPr>
            </w:tcPrChange>
          </w:tcPr>
          <w:p w:rsidR="00BC49A6" w:rsidRPr="00E02554" w:rsidDel="0084013E" w:rsidRDefault="00BC49A6" w:rsidP="00B10007">
            <w:pPr>
              <w:jc w:val="center"/>
              <w:rPr>
                <w:del w:id="2403" w:author="Gabriel Correa" w:date="2015-08-28T03:25:00Z"/>
              </w:rPr>
            </w:pPr>
          </w:p>
        </w:tc>
        <w:tc>
          <w:tcPr>
            <w:tcW w:w="1136" w:type="dxa"/>
            <w:tcPrChange w:id="2404" w:author="Gabriel Correa" w:date="2015-08-28T03:26:00Z">
              <w:tcPr>
                <w:tcW w:w="1136" w:type="dxa"/>
              </w:tcPr>
            </w:tcPrChange>
          </w:tcPr>
          <w:p w:rsidR="00BC49A6" w:rsidRPr="00E02554" w:rsidDel="0084013E" w:rsidRDefault="00BC49A6" w:rsidP="00B10007">
            <w:pPr>
              <w:jc w:val="center"/>
              <w:rPr>
                <w:del w:id="2405" w:author="Gabriel Correa" w:date="2015-08-28T03:25:00Z"/>
              </w:rPr>
            </w:pPr>
          </w:p>
        </w:tc>
        <w:tc>
          <w:tcPr>
            <w:tcW w:w="2268" w:type="dxa"/>
            <w:tcPrChange w:id="2406" w:author="Gabriel Correa" w:date="2015-08-28T03:26:00Z">
              <w:tcPr>
                <w:tcW w:w="2268" w:type="dxa"/>
              </w:tcPr>
            </w:tcPrChange>
          </w:tcPr>
          <w:p w:rsidR="00BC49A6" w:rsidRPr="00E02554" w:rsidDel="0084013E" w:rsidRDefault="00BC49A6" w:rsidP="00B10007">
            <w:pPr>
              <w:jc w:val="center"/>
              <w:rPr>
                <w:del w:id="2407" w:author="Gabriel Correa" w:date="2015-08-28T03:25:00Z"/>
              </w:rPr>
            </w:pPr>
            <w:del w:id="2408" w:author="Gabriel Correa" w:date="2015-08-28T03:25:00Z">
              <w:r w:rsidRPr="00E02554" w:rsidDel="0084013E">
                <w:delText>Bueno</w:delText>
              </w:r>
            </w:del>
          </w:p>
        </w:tc>
      </w:tr>
      <w:tr w:rsidR="00BC49A6" w:rsidDel="0084013E" w:rsidTr="004C2708">
        <w:trPr>
          <w:jc w:val="center"/>
          <w:del w:id="2409" w:author="Gabriel Correa" w:date="2015-08-28T03:25:00Z"/>
        </w:trPr>
        <w:tc>
          <w:tcPr>
            <w:tcW w:w="1418" w:type="dxa"/>
            <w:tcPrChange w:id="2410" w:author="Gabriel Correa" w:date="2015-08-28T03:26:00Z">
              <w:tcPr>
                <w:tcW w:w="1418" w:type="dxa"/>
              </w:tcPr>
            </w:tcPrChange>
          </w:tcPr>
          <w:p w:rsidR="00BC49A6" w:rsidRPr="00E02554" w:rsidDel="0084013E" w:rsidRDefault="00BC49A6" w:rsidP="00B10007">
            <w:pPr>
              <w:jc w:val="center"/>
              <w:rPr>
                <w:del w:id="2411" w:author="Gabriel Correa" w:date="2015-08-28T03:25:00Z"/>
              </w:rPr>
            </w:pPr>
            <w:del w:id="2412" w:author="Gabriel Correa" w:date="2015-08-28T03:25:00Z">
              <w:r w:rsidRPr="00E02554" w:rsidDel="0084013E">
                <w:delText>0.7 – 0.85</w:delText>
              </w:r>
            </w:del>
          </w:p>
        </w:tc>
        <w:tc>
          <w:tcPr>
            <w:tcW w:w="1559" w:type="dxa"/>
            <w:tcPrChange w:id="2413" w:author="Gabriel Correa" w:date="2015-08-28T03:26:00Z">
              <w:tcPr>
                <w:tcW w:w="1559" w:type="dxa"/>
              </w:tcPr>
            </w:tcPrChange>
          </w:tcPr>
          <w:p w:rsidR="00BC49A6" w:rsidRPr="00E02554" w:rsidDel="0084013E" w:rsidRDefault="00BC49A6" w:rsidP="00B10007">
            <w:pPr>
              <w:jc w:val="center"/>
              <w:rPr>
                <w:del w:id="2414" w:author="Gabriel Correa" w:date="2015-08-28T03:25:00Z"/>
              </w:rPr>
            </w:pPr>
          </w:p>
        </w:tc>
        <w:tc>
          <w:tcPr>
            <w:tcW w:w="1136" w:type="dxa"/>
            <w:tcPrChange w:id="2415" w:author="Gabriel Correa" w:date="2015-08-28T03:26:00Z">
              <w:tcPr>
                <w:tcW w:w="1136" w:type="dxa"/>
              </w:tcPr>
            </w:tcPrChange>
          </w:tcPr>
          <w:p w:rsidR="00BC49A6" w:rsidRPr="00E02554" w:rsidDel="0084013E" w:rsidRDefault="00BC49A6" w:rsidP="00B10007">
            <w:pPr>
              <w:jc w:val="center"/>
              <w:rPr>
                <w:del w:id="2416" w:author="Gabriel Correa" w:date="2015-08-28T03:25:00Z"/>
              </w:rPr>
            </w:pPr>
          </w:p>
        </w:tc>
        <w:tc>
          <w:tcPr>
            <w:tcW w:w="2268" w:type="dxa"/>
            <w:tcPrChange w:id="2417" w:author="Gabriel Correa" w:date="2015-08-28T03:26:00Z">
              <w:tcPr>
                <w:tcW w:w="2268" w:type="dxa"/>
              </w:tcPr>
            </w:tcPrChange>
          </w:tcPr>
          <w:p w:rsidR="00BC49A6" w:rsidRPr="00E02554" w:rsidDel="0084013E" w:rsidRDefault="00BC49A6" w:rsidP="00B10007">
            <w:pPr>
              <w:jc w:val="center"/>
              <w:rPr>
                <w:del w:id="2418" w:author="Gabriel Correa" w:date="2015-08-28T03:25:00Z"/>
              </w:rPr>
            </w:pPr>
            <w:del w:id="2419" w:author="Gabriel Correa" w:date="2015-08-28T03:25:00Z">
              <w:r w:rsidRPr="00E02554" w:rsidDel="0084013E">
                <w:delText>Regular</w:delText>
              </w:r>
            </w:del>
          </w:p>
        </w:tc>
      </w:tr>
      <w:tr w:rsidR="00BC49A6" w:rsidDel="0084013E" w:rsidTr="004C2708">
        <w:trPr>
          <w:jc w:val="center"/>
          <w:del w:id="2420" w:author="Gabriel Correa" w:date="2015-08-28T03:25:00Z"/>
        </w:trPr>
        <w:tc>
          <w:tcPr>
            <w:tcW w:w="1418" w:type="dxa"/>
            <w:tcPrChange w:id="2421" w:author="Gabriel Correa" w:date="2015-08-28T03:26:00Z">
              <w:tcPr>
                <w:tcW w:w="1418" w:type="dxa"/>
              </w:tcPr>
            </w:tcPrChange>
          </w:tcPr>
          <w:p w:rsidR="00BC49A6" w:rsidRPr="00E02554" w:rsidDel="0084013E" w:rsidRDefault="00BC49A6" w:rsidP="00B10007">
            <w:pPr>
              <w:jc w:val="center"/>
              <w:rPr>
                <w:del w:id="2422" w:author="Gabriel Correa" w:date="2015-08-28T03:25:00Z"/>
              </w:rPr>
            </w:pPr>
            <w:del w:id="2423" w:author="Gabriel Correa" w:date="2015-08-28T03:25:00Z">
              <w:r w:rsidRPr="00E02554" w:rsidDel="0084013E">
                <w:delText>0.5 – 0.7</w:delText>
              </w:r>
            </w:del>
          </w:p>
        </w:tc>
        <w:tc>
          <w:tcPr>
            <w:tcW w:w="1559" w:type="dxa"/>
            <w:tcPrChange w:id="2424" w:author="Gabriel Correa" w:date="2015-08-28T03:26:00Z">
              <w:tcPr>
                <w:tcW w:w="1559" w:type="dxa"/>
              </w:tcPr>
            </w:tcPrChange>
          </w:tcPr>
          <w:p w:rsidR="00BC49A6" w:rsidRPr="00E02554" w:rsidDel="0084013E" w:rsidRDefault="00BC49A6" w:rsidP="00B10007">
            <w:pPr>
              <w:jc w:val="center"/>
              <w:rPr>
                <w:del w:id="2425" w:author="Gabriel Correa" w:date="2015-08-28T03:25:00Z"/>
              </w:rPr>
            </w:pPr>
          </w:p>
        </w:tc>
        <w:tc>
          <w:tcPr>
            <w:tcW w:w="1136" w:type="dxa"/>
            <w:tcPrChange w:id="2426" w:author="Gabriel Correa" w:date="2015-08-28T03:26:00Z">
              <w:tcPr>
                <w:tcW w:w="1136" w:type="dxa"/>
              </w:tcPr>
            </w:tcPrChange>
          </w:tcPr>
          <w:p w:rsidR="00BC49A6" w:rsidRPr="00E02554" w:rsidDel="0084013E" w:rsidRDefault="00BC49A6" w:rsidP="00B10007">
            <w:pPr>
              <w:jc w:val="center"/>
              <w:rPr>
                <w:del w:id="2427" w:author="Gabriel Correa" w:date="2015-08-28T03:25:00Z"/>
              </w:rPr>
            </w:pPr>
          </w:p>
        </w:tc>
        <w:tc>
          <w:tcPr>
            <w:tcW w:w="2268" w:type="dxa"/>
            <w:tcPrChange w:id="2428" w:author="Gabriel Correa" w:date="2015-08-28T03:26:00Z">
              <w:tcPr>
                <w:tcW w:w="2268" w:type="dxa"/>
              </w:tcPr>
            </w:tcPrChange>
          </w:tcPr>
          <w:p w:rsidR="00BC49A6" w:rsidRPr="00E02554" w:rsidDel="0084013E" w:rsidRDefault="00BC49A6" w:rsidP="00B10007">
            <w:pPr>
              <w:jc w:val="center"/>
              <w:rPr>
                <w:del w:id="2429" w:author="Gabriel Correa" w:date="2015-08-28T03:25:00Z"/>
              </w:rPr>
            </w:pPr>
            <w:del w:id="2430" w:author="Gabriel Correa" w:date="2015-08-28T03:25:00Z">
              <w:r w:rsidRPr="00E02554" w:rsidDel="0084013E">
                <w:delText>Malo</w:delText>
              </w:r>
            </w:del>
          </w:p>
        </w:tc>
      </w:tr>
    </w:tbl>
    <w:p w:rsidR="00EE2482" w:rsidRPr="00E02554" w:rsidRDefault="00EE2482" w:rsidP="00EE2482"/>
    <w:p w:rsidR="00EE2482" w:rsidRPr="00BF7FE6" w:rsidDel="00794D09" w:rsidRDefault="00EE2482" w:rsidP="00EE2482">
      <w:pPr>
        <w:rPr>
          <w:del w:id="2431" w:author="Gabriel Correa" w:date="2015-08-28T03:27:00Z"/>
        </w:rPr>
      </w:pPr>
      <w:del w:id="2432" w:author="Gabriel Correa" w:date="2015-08-27T23:39:00Z">
        <w:r w:rsidRPr="00E02554" w:rsidDel="00677C9B">
          <w:delText xml:space="preserve">Lo ideal </w:delText>
        </w:r>
      </w:del>
      <w:del w:id="2433" w:author="Gabriel Correa" w:date="2015-08-27T23:38:00Z">
        <w:r w:rsidRPr="00E02554" w:rsidDel="00677C9B">
          <w:delText xml:space="preserve">es un clasificador con </w:delText>
        </w:r>
        <w:r w:rsidR="001868B1" w:rsidRPr="00E02554" w:rsidDel="00677C9B">
          <w:rPr>
            <w:i/>
          </w:rPr>
          <w:delText>F-measure</w:delText>
        </w:r>
        <w:r w:rsidRPr="00E02554" w:rsidDel="00677C9B">
          <w:rPr>
            <w:i/>
          </w:rPr>
          <w:delText xml:space="preserve"> </w:delText>
        </w:r>
        <w:r w:rsidRPr="00E02554" w:rsidDel="00677C9B">
          <w:delText>igual a 1, junto con que ROC Area y Kappa Statistic sean valores buenos según la tabla de arriba. Sin embargo esto es altamente improbable en la práctica es por eso que para comparar modelos se usara el criterio descrito a continuación.</w:delText>
        </w:r>
      </w:del>
    </w:p>
    <w:p w:rsidR="00EE2482" w:rsidRPr="00E02554" w:rsidRDefault="00EE2482" w:rsidP="00EE2482"/>
    <w:tbl>
      <w:tblPr>
        <w:tblStyle w:val="TableNormal"/>
        <w:tblW w:w="7513" w:type="dxa"/>
        <w:tblInd w:w="709" w:type="dxa"/>
        <w:tblLook w:val="04A0" w:firstRow="1" w:lastRow="0" w:firstColumn="1" w:lastColumn="0" w:noHBand="0" w:noVBand="1"/>
      </w:tblPr>
      <w:tblGrid>
        <w:gridCol w:w="7513"/>
      </w:tblGrid>
      <w:tr w:rsidR="00EE2482" w:rsidDel="00794D09" w:rsidTr="00B10007">
        <w:trPr>
          <w:del w:id="2434" w:author="Gabriel Correa" w:date="2015-08-28T03:27:00Z"/>
        </w:trPr>
        <w:tc>
          <w:tcPr>
            <w:tcW w:w="7513" w:type="dxa"/>
          </w:tcPr>
          <w:p w:rsidR="00EE2482" w:rsidRPr="00E02554" w:rsidDel="00794D09" w:rsidRDefault="00EE2482" w:rsidP="00B10007">
            <w:pPr>
              <w:rPr>
                <w:del w:id="2435" w:author="Gabriel Correa" w:date="2015-08-28T03:27:00Z"/>
              </w:rPr>
            </w:pPr>
            <w:del w:id="2436" w:author="Gabriel Correa" w:date="2015-08-28T03:27:00Z">
              <w:r w:rsidRPr="00E02554" w:rsidDel="00794D09">
                <w:rPr>
                  <w:rStyle w:val="nfasisintenso"/>
                </w:rPr>
                <w:delText>Criterio de comparación entre modelos de clasificación en Weka</w:delText>
              </w:r>
            </w:del>
          </w:p>
        </w:tc>
      </w:tr>
      <w:tr w:rsidR="00EE2482" w:rsidDel="00794D09" w:rsidTr="00B10007">
        <w:trPr>
          <w:del w:id="2437" w:author="Gabriel Correa" w:date="2015-08-28T03:27:00Z"/>
        </w:trPr>
        <w:tc>
          <w:tcPr>
            <w:tcW w:w="7513" w:type="dxa"/>
          </w:tcPr>
          <w:p w:rsidR="00B91F8E" w:rsidRPr="00B91F8E" w:rsidDel="00794D09" w:rsidRDefault="00EE2482" w:rsidP="00B91F8E">
            <w:pPr>
              <w:ind w:left="720"/>
              <w:rPr>
                <w:del w:id="2438" w:author="Gabriel Correa" w:date="2015-08-28T03:27:00Z"/>
                <w:rPrChange w:id="2439" w:author="Gabriel Correa" w:date="2015-08-28T02:42:00Z">
                  <w:rPr>
                    <w:del w:id="2440" w:author="Gabriel Correa" w:date="2015-08-28T03:27:00Z"/>
                    <w:i/>
                  </w:rPr>
                </w:rPrChange>
              </w:rPr>
            </w:pPr>
            <w:del w:id="2441" w:author="Gabriel Correa" w:date="2015-08-28T00:47:00Z">
              <w:r w:rsidRPr="00E02554" w:rsidDel="000B3DFC">
                <w:delText>Para obtener los mejores clasificadores se compararán l</w:delText>
              </w:r>
              <w:r w:rsidR="00442427" w:rsidRPr="00E02554" w:rsidDel="000B3DFC">
                <w:delText xml:space="preserve">os valores de </w:delText>
              </w:r>
              <w:r w:rsidR="00442427" w:rsidRPr="00E02554" w:rsidDel="000B3DFC">
                <w:rPr>
                  <w:i/>
                </w:rPr>
                <w:delText>F-measure</w:delText>
              </w:r>
            </w:del>
            <w:del w:id="2442" w:author="Gabriel Correa" w:date="2015-08-27T23:45:00Z">
              <w:r w:rsidR="00442427" w:rsidRPr="00E02554" w:rsidDel="00677C9B">
                <w:delText xml:space="preserve">, </w:delText>
              </w:r>
              <w:r w:rsidR="00442427" w:rsidRPr="00E02554" w:rsidDel="00677C9B">
                <w:rPr>
                  <w:i/>
                </w:rPr>
                <w:delText>recall</w:delText>
              </w:r>
              <w:r w:rsidR="00442427" w:rsidRPr="00E02554" w:rsidDel="00677C9B">
                <w:delText xml:space="preserve"> </w:delText>
              </w:r>
              <w:r w:rsidR="00442427" w:rsidRPr="00E02554" w:rsidDel="000F0B3D">
                <w:delText>y</w:delText>
              </w:r>
            </w:del>
            <w:del w:id="2443" w:author="Gabriel Correa" w:date="2015-08-28T00:47:00Z">
              <w:r w:rsidR="00442427" w:rsidRPr="00E02554" w:rsidDel="000B3DFC">
                <w:delText xml:space="preserve"> </w:delText>
              </w:r>
              <w:r w:rsidR="00442427" w:rsidRPr="00E02554" w:rsidDel="000B3DFC">
                <w:rPr>
                  <w:i/>
                </w:rPr>
                <w:delText>precision</w:delText>
              </w:r>
            </w:del>
            <w:del w:id="2444" w:author="Gabriel Correa" w:date="2015-08-28T00:43:00Z">
              <w:r w:rsidRPr="00E02554" w:rsidDel="000B3DFC">
                <w:delText xml:space="preserve"> </w:delText>
              </w:r>
            </w:del>
            <w:del w:id="2445" w:author="Gabriel Correa" w:date="2015-08-28T00:49:00Z">
              <w:r w:rsidRPr="00E02554" w:rsidDel="000B3DFC">
                <w:delText xml:space="preserve">revisando que </w:delText>
              </w:r>
            </w:del>
            <w:del w:id="2446" w:author="Gabriel Correa" w:date="2015-08-27T23:48:00Z">
              <w:r w:rsidRPr="00E02554" w:rsidDel="000F0B3D">
                <w:delText xml:space="preserve">los valores de las métricas secundarias </w:delText>
              </w:r>
            </w:del>
            <w:del w:id="2447" w:author="Gabriel Correa" w:date="2015-08-27T23:49:00Z">
              <w:r w:rsidRPr="00E02554" w:rsidDel="000F0B3D">
                <w:delText>sean regular o buenas</w:delText>
              </w:r>
            </w:del>
            <w:del w:id="2448" w:author="Gabriel Correa" w:date="2015-08-28T00:49:00Z">
              <w:r w:rsidRPr="00E02554" w:rsidDel="000B3DFC">
                <w:delText>, y si es necesario analizar con mayor detalle se recurrirá a observar la matriz de confusión de cada clasificador.</w:delText>
              </w:r>
            </w:del>
          </w:p>
        </w:tc>
      </w:tr>
    </w:tbl>
    <w:p w:rsidR="00EE2482" w:rsidRPr="00E02554" w:rsidRDefault="00EE2482" w:rsidP="00EE2482">
      <w:pPr>
        <w:rPr>
          <w:rStyle w:val="nfasisintenso"/>
        </w:rPr>
      </w:pPr>
    </w:p>
    <w:p w:rsidR="00EE2482" w:rsidRPr="00E02554" w:rsidRDefault="00EE2482" w:rsidP="00EE2482">
      <w:pPr>
        <w:rPr>
          <w:b/>
          <w:bCs/>
          <w:i/>
          <w:iCs/>
          <w:color w:val="4F81BD" w:themeColor="accent1"/>
        </w:rPr>
      </w:pPr>
      <w:r w:rsidRPr="00E02554">
        <w:rPr>
          <w:rStyle w:val="nfasisintenso"/>
        </w:rPr>
        <w:t>Métricas no usadas:</w:t>
      </w:r>
    </w:p>
    <w:p w:rsidR="00EE2482" w:rsidRPr="00E02554" w:rsidRDefault="00EE2482" w:rsidP="00EE2482">
      <w:r w:rsidRPr="00E02554">
        <w:t xml:space="preserve">Otros valores no fueron usados porque no representan fielmente a la calidad de un clasificador para detectar directivas. La </w:t>
      </w:r>
      <w:r w:rsidRPr="00D471E1">
        <w:fldChar w:fldCharType="begin"/>
      </w:r>
      <w:r w:rsidRPr="00E02554">
        <w:instrText xml:space="preserve"> REF _Ref427749541 \h </w:instrText>
      </w:r>
      <w:r w:rsidRPr="00D471E1">
        <w:fldChar w:fldCharType="separate"/>
      </w:r>
      <w:ins w:id="2449" w:author="Gabriel Correa" w:date="2015-08-28T07:30:00Z">
        <w:r w:rsidR="00E54D64">
          <w:t xml:space="preserve">Imagen </w:t>
        </w:r>
        <w:r w:rsidR="00E54D64">
          <w:rPr>
            <w:noProof/>
          </w:rPr>
          <w:t>6</w:t>
        </w:r>
        <w:r w:rsidR="00E54D64">
          <w:t>.</w:t>
        </w:r>
        <w:r w:rsidR="00E54D64">
          <w:rPr>
            <w:noProof/>
          </w:rPr>
          <w:t>3</w:t>
        </w:r>
      </w:ins>
      <w:del w:id="2450" w:author="Gabriel Correa" w:date="2015-08-26T03:09:00Z">
        <w:r w:rsidR="00AF41C2" w:rsidRPr="00E02554" w:rsidDel="005D2320">
          <w:delText xml:space="preserve">Imagen </w:delText>
        </w:r>
        <w:r w:rsidR="00AF41C2" w:rsidRPr="00E02554" w:rsidDel="005D2320">
          <w:rPr>
            <w:noProof/>
          </w:rPr>
          <w:delText>2</w:delText>
        </w:r>
      </w:del>
      <w:r w:rsidRPr="00D471E1">
        <w:fldChar w:fldCharType="end"/>
      </w:r>
      <w:r w:rsidRPr="00E02554">
        <w:t xml:space="preserve"> </w:t>
      </w:r>
      <w:r w:rsidRPr="00D471E1">
        <w:fldChar w:fldCharType="begin"/>
      </w:r>
      <w:r w:rsidRPr="00E02554">
        <w:instrText xml:space="preserve"> REF _Ref427749544 \p \h </w:instrText>
      </w:r>
      <w:r w:rsidRPr="00D471E1">
        <w:fldChar w:fldCharType="separate"/>
      </w:r>
      <w:r w:rsidR="00E54D64">
        <w:t>más adelante</w:t>
      </w:r>
      <w:r w:rsidRPr="00D471E1">
        <w:fldChar w:fldCharType="end"/>
      </w:r>
      <w:r w:rsidRPr="00E02554">
        <w:t xml:space="preserve"> muestra los resultados de un clasificador que puede parecer muy bueno a simple vista pero no necesariamente lo es. El valor ‘</w:t>
      </w:r>
      <w:r w:rsidRPr="00E02554">
        <w:rPr>
          <w:i/>
        </w:rPr>
        <w:t>Correctly Classified Instances</w:t>
      </w:r>
      <w:r w:rsidRPr="00E02554">
        <w:t>’ es muy bueno solo porque los datos de prueba tienen muchas más frases normales que directivas</w:t>
      </w:r>
      <w:r w:rsidR="00401D06" w:rsidRPr="00E02554">
        <w:t xml:space="preserve">, pues es un set de datos </w:t>
      </w:r>
      <w:r w:rsidR="00401D06" w:rsidRPr="00E02554">
        <w:rPr>
          <w:i/>
        </w:rPr>
        <w:t>desbalanceado</w:t>
      </w:r>
      <w:r w:rsidR="00401D06" w:rsidRPr="00E02554">
        <w:t>,</w:t>
      </w:r>
      <w:r w:rsidRPr="00E02554">
        <w:t xml:space="preserve"> y el clasificador identificó muchas frases normales pero pocas directivas. De hecho es fácil identificar las no-directivas, basta con usar Zero-R, un clasificador que solo elige la clase más común para cada frase resultando en un 83.5% de frases correctamente clasificadas. Mirando la matriz de confusión vemos que 167 no-directivas fueron correctamente clasificadas, 0 no-directivas fueron incorrectamente clasificadas como directivas, 21 directivas fueron correctamente clasificadas y 12 de ellas fueron incorrectamente clasificadas como no-directivas. Es un modelo que no detecta muy bien las directivas: </w:t>
      </w:r>
      <w:r w:rsidRPr="00E02554">
        <w:rPr>
          <w:i/>
        </w:rPr>
        <w:t>recall</w:t>
      </w:r>
      <w:r w:rsidRPr="00E02554">
        <w:t xml:space="preserve"> de directive tiene un valor bajo de 0.636 pero </w:t>
      </w:r>
      <w:r w:rsidR="00135330" w:rsidRPr="00E02554">
        <w:t xml:space="preserve">por otra parte tiene </w:t>
      </w:r>
      <w:r w:rsidRPr="00E02554">
        <w:t xml:space="preserve">una buena precisión de 1. Si solo miráramos ROC Area y </w:t>
      </w:r>
      <w:r w:rsidRPr="00E02554">
        <w:rPr>
          <w:i/>
        </w:rPr>
        <w:t>correctly classified instances</w:t>
      </w:r>
      <w:r w:rsidRPr="00E02554">
        <w:t xml:space="preserve"> no se notaría que el modelo no detecta bien a las directivas. Además, si se usaran los valores de la fila ‘</w:t>
      </w:r>
      <w:r w:rsidRPr="00E02554">
        <w:rPr>
          <w:i/>
        </w:rPr>
        <w:t>Weighted Avg.</w:t>
      </w:r>
      <w:r w:rsidRPr="00E02554">
        <w:t xml:space="preserve">’ no se notaría que hay un </w:t>
      </w:r>
      <w:r w:rsidRPr="00E02554">
        <w:rPr>
          <w:i/>
        </w:rPr>
        <w:t>recall</w:t>
      </w:r>
      <w:r w:rsidRPr="00E02554">
        <w:t xml:space="preserve"> de solo 0.636 para las directivas. Por estas razones se usa el s</w:t>
      </w:r>
      <w:r w:rsidR="00135330" w:rsidRPr="00E02554">
        <w:t>ubconjunto de métricas detallado antes.</w:t>
      </w:r>
    </w:p>
    <w:p w:rsidR="00EE2482" w:rsidRPr="00E02554" w:rsidRDefault="00EE2482" w:rsidP="00EE2482">
      <w:pPr>
        <w:keepNext/>
      </w:pPr>
      <w:r w:rsidRPr="007C2995">
        <w:rPr>
          <w:noProof/>
        </w:rPr>
        <w:lastRenderedPageBreak/>
        <w:drawing>
          <wp:inline distT="0" distB="0" distL="0" distR="0" wp14:anchorId="13C693E1" wp14:editId="4423D9B5">
            <wp:extent cx="6106795" cy="3707130"/>
            <wp:effectExtent l="0" t="0" r="8255" b="762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NO-usados-en-resultados-de-weka.png"/>
                    <pic:cNvPicPr/>
                  </pic:nvPicPr>
                  <pic:blipFill>
                    <a:blip r:embed="rId29">
                      <a:extLst>
                        <a:ext uri="{28A0092B-C50C-407E-A947-70E740481C1C}">
                          <a14:useLocalDpi xmlns:a14="http://schemas.microsoft.com/office/drawing/2010/main" val="0"/>
                        </a:ext>
                      </a:extLst>
                    </a:blip>
                    <a:stretch>
                      <a:fillRect/>
                    </a:stretch>
                  </pic:blipFill>
                  <pic:spPr>
                    <a:xfrm>
                      <a:off x="0" y="0"/>
                      <a:ext cx="6106795" cy="3707130"/>
                    </a:xfrm>
                    <a:prstGeom prst="rect">
                      <a:avLst/>
                    </a:prstGeom>
                  </pic:spPr>
                </pic:pic>
              </a:graphicData>
            </a:graphic>
          </wp:inline>
        </w:drawing>
      </w:r>
    </w:p>
    <w:p w:rsidR="00EE2482" w:rsidRDefault="00EE2482" w:rsidP="00EE2482">
      <w:pPr>
        <w:pStyle w:val="Epgrafe"/>
      </w:pPr>
      <w:bookmarkStart w:id="2451" w:name="_Ref427749541"/>
      <w:bookmarkStart w:id="2452" w:name="_Ref427749544"/>
      <w:r>
        <w:t xml:space="preserve">Imagen </w:t>
      </w:r>
      <w:ins w:id="2453" w:author="Gabriel Correa" w:date="2015-08-28T07:37:00Z">
        <w:r w:rsidR="00E54D64">
          <w:fldChar w:fldCharType="begin"/>
        </w:r>
        <w:r w:rsidR="00E54D64">
          <w:instrText xml:space="preserve"> STYLEREF 1 \s </w:instrText>
        </w:r>
      </w:ins>
      <w:r w:rsidR="00E54D64">
        <w:fldChar w:fldCharType="separate"/>
      </w:r>
      <w:r w:rsidR="00E54D64">
        <w:rPr>
          <w:noProof/>
        </w:rPr>
        <w:t>6</w:t>
      </w:r>
      <w:ins w:id="2454"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2455" w:author="Gabriel Correa" w:date="2015-08-28T07:37:00Z">
        <w:r w:rsidR="00E54D64">
          <w:rPr>
            <w:noProof/>
          </w:rPr>
          <w:t>5</w:t>
        </w:r>
        <w:r w:rsidR="00E54D64">
          <w:fldChar w:fldCharType="end"/>
        </w:r>
      </w:ins>
      <w:del w:id="2456"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del w:id="2457"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3</w:delText>
        </w:r>
        <w:r w:rsidR="002D2EC0" w:rsidDel="00F80B4D">
          <w:rPr>
            <w:noProof/>
          </w:rPr>
          <w:fldChar w:fldCharType="end"/>
        </w:r>
      </w:del>
      <w:bookmarkEnd w:id="2451"/>
      <w:r>
        <w:t xml:space="preserve">:   Resultados del clasificador llamado </w:t>
      </w:r>
      <w:r w:rsidRPr="00473570">
        <w:rPr>
          <w:i/>
        </w:rPr>
        <w:t>One-R</w:t>
      </w:r>
      <w:r>
        <w:t xml:space="preserve"> sobre los datos preliminares (desbalanceados) para servir de ejemplo de que hay métricas que no representan la calidad de un clasificador para detectar directivas.</w:t>
      </w:r>
      <w:bookmarkEnd w:id="2452"/>
    </w:p>
    <w:p w:rsidR="00135330" w:rsidRPr="00E02554" w:rsidRDefault="00135330" w:rsidP="00135330"/>
    <w:p w:rsidR="00135330" w:rsidRPr="00E02554" w:rsidRDefault="00135330" w:rsidP="00135330">
      <w:pPr>
        <w:rPr>
          <w:b/>
          <w:bCs/>
          <w:i/>
          <w:iCs/>
          <w:color w:val="4F81BD" w:themeColor="accent1"/>
        </w:rPr>
      </w:pPr>
      <w:r w:rsidRPr="00E02554">
        <w:rPr>
          <w:rStyle w:val="nfasisintenso"/>
        </w:rPr>
        <w:t>Resultados con 4 clases:</w:t>
      </w:r>
    </w:p>
    <w:p w:rsidR="00135330" w:rsidRPr="00E02554" w:rsidRDefault="00135330" w:rsidP="00135330">
      <w:r w:rsidRPr="00E02554">
        <w:t xml:space="preserve">Se realizaron experimentos con 4 clases para conocer el rendimiento de los clasificadores intentando clasificar más de solo dos clases. Con cuatro clases de comentarios es más complicado definir una metodología para comparar los resultados como se hizo para los casos con dos clases, basta ver en la </w:t>
      </w:r>
      <w:r w:rsidRPr="00D471E1">
        <w:fldChar w:fldCharType="begin"/>
      </w:r>
      <w:r w:rsidRPr="00E02554">
        <w:instrText xml:space="preserve"> REF _Ref427750071 \h </w:instrText>
      </w:r>
      <w:r w:rsidRPr="00D471E1">
        <w:fldChar w:fldCharType="separate"/>
      </w:r>
      <w:ins w:id="2458" w:author="Gabriel Correa" w:date="2015-08-28T07:30:00Z">
        <w:r w:rsidR="00E54D64">
          <w:t xml:space="preserve">Imagen </w:t>
        </w:r>
        <w:r w:rsidR="00E54D64">
          <w:rPr>
            <w:noProof/>
          </w:rPr>
          <w:t>6</w:t>
        </w:r>
        <w:r w:rsidR="00E54D64">
          <w:t>.</w:t>
        </w:r>
        <w:r w:rsidR="00E54D64">
          <w:rPr>
            <w:noProof/>
          </w:rPr>
          <w:t>4</w:t>
        </w:r>
      </w:ins>
      <w:del w:id="2459" w:author="Gabriel Correa" w:date="2015-08-26T03:09:00Z">
        <w:r w:rsidR="00AF41C2" w:rsidRPr="00E02554" w:rsidDel="005D2320">
          <w:delText xml:space="preserve">Imagen </w:delText>
        </w:r>
        <w:r w:rsidR="00AF41C2" w:rsidRPr="00E02554" w:rsidDel="005D2320">
          <w:rPr>
            <w:noProof/>
          </w:rPr>
          <w:delText>3</w:delText>
        </w:r>
      </w:del>
      <w:r w:rsidRPr="00D471E1">
        <w:fldChar w:fldCharType="end"/>
      </w:r>
      <w:r w:rsidRPr="00E02554">
        <w:t xml:space="preserve"> que ahora la matriz de confusión es de 4 filas por 4 columnas.</w:t>
      </w:r>
    </w:p>
    <w:p w:rsidR="00135330" w:rsidRPr="00E02554" w:rsidRDefault="00135330" w:rsidP="00135330">
      <w:pPr>
        <w:rPr>
          <w:i/>
        </w:rPr>
      </w:pPr>
      <w:r w:rsidRPr="00E02554">
        <w:t xml:space="preserve">Idealmente se busca que los errores adivinando directivas, semi-directivas y directivas-null sean lo menor posible y al mismo tiempo que </w:t>
      </w:r>
      <w:proofErr w:type="gramStart"/>
      <w:r w:rsidRPr="00E02554">
        <w:t xml:space="preserve">pocas </w:t>
      </w:r>
      <w:r w:rsidRPr="00E02554">
        <w:rPr>
          <w:i/>
        </w:rPr>
        <w:t>no-directivas</w:t>
      </w:r>
      <w:proofErr w:type="gramEnd"/>
      <w:r w:rsidRPr="00E02554">
        <w:t xml:space="preserve"> sean incorrectamente adivinadas. En otras palabras: “que las clases </w:t>
      </w:r>
      <w:r w:rsidRPr="00E02554">
        <w:rPr>
          <w:i/>
        </w:rPr>
        <w:t>directiva, semi-</w:t>
      </w:r>
      <w:r w:rsidRPr="00E02554">
        <w:t>directiva y directiva</w:t>
      </w:r>
      <w:r w:rsidRPr="00E02554">
        <w:rPr>
          <w:i/>
        </w:rPr>
        <w:t>-null</w:t>
      </w:r>
      <w:r w:rsidRPr="00E02554">
        <w:t xml:space="preserve"> tengan un valor de </w:t>
      </w:r>
      <w:r w:rsidRPr="00E02554">
        <w:rPr>
          <w:i/>
        </w:rPr>
        <w:t>‘recall’</w:t>
      </w:r>
      <w:r w:rsidRPr="00E02554">
        <w:t xml:space="preserve"> y de ‘</w:t>
      </w:r>
      <w:r w:rsidRPr="00E02554">
        <w:rPr>
          <w:i/>
        </w:rPr>
        <w:t>precision’</w:t>
      </w:r>
      <w:r w:rsidRPr="00E02554">
        <w:t xml:space="preserve"> lo más cercano a 1 posible, mientras que el valor ‘</w:t>
      </w:r>
      <w:r w:rsidRPr="00E02554">
        <w:rPr>
          <w:i/>
        </w:rPr>
        <w:t xml:space="preserve">recall’ de </w:t>
      </w:r>
      <w:r w:rsidRPr="00E02554">
        <w:t xml:space="preserve">la clase </w:t>
      </w:r>
      <w:r w:rsidRPr="00E02554">
        <w:rPr>
          <w:i/>
        </w:rPr>
        <w:t>no-directiva</w:t>
      </w:r>
      <w:r w:rsidRPr="00E02554">
        <w:t xml:space="preserve"> sea suficientemente cercano a 1”.</w:t>
      </w:r>
    </w:p>
    <w:p w:rsidR="00135330" w:rsidRPr="00E02554" w:rsidRDefault="00135330" w:rsidP="00135330"/>
    <w:p w:rsidR="00EE2482" w:rsidRPr="00E02554" w:rsidRDefault="00EE2482" w:rsidP="00EE2482">
      <w:pPr>
        <w:keepNext/>
      </w:pPr>
      <w:r w:rsidRPr="007C2995">
        <w:rPr>
          <w:noProof/>
        </w:rPr>
        <w:lastRenderedPageBreak/>
        <w:drawing>
          <wp:inline distT="0" distB="0" distL="0" distR="0" wp14:anchorId="2E63D839" wp14:editId="476ACE4F">
            <wp:extent cx="6106795" cy="3950660"/>
            <wp:effectExtent l="0" t="0" r="8255" b="0"/>
            <wp:docPr id="7" name="Imagen 7" descr="C:\Users\gabo\AppData\Local\Monosnap\Temp\Weka Explorer 2015-08-17 15.5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o\AppData\Local\Monosnap\Temp\Weka Explorer 2015-08-17 15.52.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6795" cy="3950660"/>
                    </a:xfrm>
                    <a:prstGeom prst="rect">
                      <a:avLst/>
                    </a:prstGeom>
                    <a:noFill/>
                    <a:ln>
                      <a:noFill/>
                    </a:ln>
                  </pic:spPr>
                </pic:pic>
              </a:graphicData>
            </a:graphic>
          </wp:inline>
        </w:drawing>
      </w:r>
    </w:p>
    <w:p w:rsidR="00EE2482" w:rsidRDefault="00EE2482" w:rsidP="00EE2482">
      <w:pPr>
        <w:pStyle w:val="Epgrafe"/>
      </w:pPr>
      <w:bookmarkStart w:id="2460" w:name="_Ref427750071"/>
      <w:r>
        <w:t xml:space="preserve">Imagen </w:t>
      </w:r>
      <w:ins w:id="2461" w:author="Gabriel Correa" w:date="2015-08-28T07:37:00Z">
        <w:r w:rsidR="00E54D64">
          <w:fldChar w:fldCharType="begin"/>
        </w:r>
        <w:r w:rsidR="00E54D64">
          <w:instrText xml:space="preserve"> STYLEREF 1 \s </w:instrText>
        </w:r>
      </w:ins>
      <w:r w:rsidR="00E54D64">
        <w:fldChar w:fldCharType="separate"/>
      </w:r>
      <w:r w:rsidR="00E54D64">
        <w:rPr>
          <w:noProof/>
        </w:rPr>
        <w:t>6</w:t>
      </w:r>
      <w:ins w:id="2462"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2463" w:author="Gabriel Correa" w:date="2015-08-28T07:37:00Z">
        <w:r w:rsidR="00E54D64">
          <w:rPr>
            <w:noProof/>
          </w:rPr>
          <w:t>6</w:t>
        </w:r>
        <w:r w:rsidR="00E54D64">
          <w:fldChar w:fldCharType="end"/>
        </w:r>
      </w:ins>
      <w:del w:id="2464"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4</w:delText>
        </w:r>
        <w:r w:rsidR="005D2320" w:rsidDel="005D2320">
          <w:rPr>
            <w:noProof/>
          </w:rPr>
          <w:fldChar w:fldCharType="end"/>
        </w:r>
      </w:del>
      <w:del w:id="2465"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4</w:delText>
        </w:r>
        <w:r w:rsidR="002D2EC0" w:rsidDel="00F80B4D">
          <w:rPr>
            <w:noProof/>
          </w:rPr>
          <w:fldChar w:fldCharType="end"/>
        </w:r>
      </w:del>
      <w:bookmarkEnd w:id="2460"/>
      <w:r>
        <w:t>:   Resultados de Weka como ejemplo de los experimentos realizados con 4 clases.</w:t>
      </w:r>
    </w:p>
    <w:p w:rsidR="00135330" w:rsidRPr="00E02554" w:rsidRDefault="00135330" w:rsidP="00EE2482"/>
    <w:p w:rsidR="00EE2482" w:rsidRPr="00E02554" w:rsidRDefault="00EE2482" w:rsidP="00EE2482">
      <w:r w:rsidRPr="00E02554">
        <w:t>Sin embargo, los resultados de este trabajo están lejos de alcanzar el ideal buscado y fue necesario comparar los resultados de otra manera. Al menos interesa saber cuánta diferencia existe entre intentar clasificar sólo dos clases (</w:t>
      </w:r>
      <w:r w:rsidRPr="00E02554">
        <w:rPr>
          <w:i/>
        </w:rPr>
        <w:t xml:space="preserve">no-directiva </w:t>
      </w:r>
      <w:r w:rsidRPr="00E02554">
        <w:t xml:space="preserve">y </w:t>
      </w:r>
      <w:r w:rsidRPr="00E02554">
        <w:rPr>
          <w:i/>
        </w:rPr>
        <w:t>directiva</w:t>
      </w:r>
      <w:r w:rsidRPr="00E02554">
        <w:t xml:space="preserve">) versus clasificar cuatro clases. Notemos que las clases </w:t>
      </w:r>
      <w:r w:rsidRPr="00E02554">
        <w:rPr>
          <w:i/>
        </w:rPr>
        <w:t>semi-directiva</w:t>
      </w:r>
      <w:r w:rsidRPr="00E02554">
        <w:t xml:space="preserve"> y </w:t>
      </w:r>
      <w:r w:rsidRPr="00E02554">
        <w:rPr>
          <w:i/>
        </w:rPr>
        <w:t>directiva-null</w:t>
      </w:r>
      <w:r w:rsidRPr="00E02554">
        <w:t xml:space="preserve"> son subclases de </w:t>
      </w:r>
      <w:r w:rsidRPr="00E02554">
        <w:rPr>
          <w:i/>
        </w:rPr>
        <w:t>directiva</w:t>
      </w:r>
      <w:r w:rsidRPr="00E02554">
        <w:t xml:space="preserve"> y que los experimentos con cuatro clases son para obtener información acerca de si es posible adivinar no sólo directivas de no-directivas, sinó que también los subtipos de directivas. Sería mucho mejor poder predecir correctamente los distintos tipos de advertencias en documentación de API para poder destacarlas con diferentes colores por ejemplo, pero si no es realmente factible lograr esto, sería suficiente con poder separar en dos clases. Para comparar entre los resultados con cuatro clases y los con solo dos clases se decide realizar los siguientes dos pasos:</w:t>
      </w:r>
    </w:p>
    <w:p w:rsidR="00EE2482" w:rsidRDefault="00EE2482" w:rsidP="00EE2482">
      <w:pPr>
        <w:pStyle w:val="Prrafodelista"/>
        <w:numPr>
          <w:ilvl w:val="0"/>
          <w:numId w:val="33"/>
        </w:numPr>
      </w:pPr>
      <w:r>
        <w:t>Transformar la matriz de confusión a una matriz de 2x2 de esta forma:</w:t>
      </w:r>
    </w:p>
    <w:p w:rsidR="00EE2482" w:rsidRDefault="00253CD4" w:rsidP="00EE2482">
      <w:pPr>
        <w:pStyle w:val="Prrafodelista"/>
      </w:pPr>
      <m:oMath>
        <m:d>
          <m:dPr>
            <m:begChr m:val=""/>
            <m:endChr m:val="]"/>
            <m:ctrlPr>
              <w:rPr>
                <w:rFonts w:ascii="Cambria Math" w:hAnsi="Cambria Math"/>
                <w:i/>
              </w:rPr>
            </m:ctrlPr>
          </m:d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e>
                      <m:sSub>
                        <m:sSubPr>
                          <m:ctrlPr>
                            <w:rPr>
                              <w:rFonts w:ascii="Cambria Math" w:hAnsi="Cambria Math"/>
                              <w:i/>
                            </w:rPr>
                          </m:ctrlPr>
                        </m:sSubPr>
                        <m:e>
                          <m:r>
                            <w:rPr>
                              <w:rFonts w:ascii="Cambria Math" w:hAnsi="Cambria Math"/>
                            </w:rPr>
                            <m:t>m</m:t>
                          </m:r>
                        </m:e>
                        <m:sub>
                          <m:r>
                            <w:rPr>
                              <w:rFonts w:ascii="Cambria Math" w:hAnsi="Cambria Math"/>
                            </w:rPr>
                            <m:t>1,3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1,4</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e>
                      <m:sSub>
                        <m:sSubPr>
                          <m:ctrlPr>
                            <w:rPr>
                              <w:rFonts w:ascii="Cambria Math" w:hAnsi="Cambria Math"/>
                              <w:i/>
                            </w:rPr>
                          </m:ctrlPr>
                        </m:sSubPr>
                        <m:e>
                          <m:r>
                            <w:rPr>
                              <w:rFonts w:ascii="Cambria Math" w:hAnsi="Cambria Math"/>
                            </w:rPr>
                            <m:t>m</m:t>
                          </m:r>
                        </m:e>
                        <m:sub>
                          <m:r>
                            <w:rPr>
                              <w:rFonts w:ascii="Cambria Math" w:hAnsi="Cambria Math"/>
                            </w:rPr>
                            <m:t>2,3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2,4</m:t>
                          </m:r>
                        </m:sub>
                      </m:sSub>
                    </m:e>
                  </m:mr>
                  <m:mr>
                    <m:e>
                      <m:sSub>
                        <m:sSubPr>
                          <m:ctrlPr>
                            <w:rPr>
                              <w:rFonts w:ascii="Cambria Math" w:hAnsi="Cambria Math"/>
                              <w:i/>
                            </w:rPr>
                          </m:ctrlPr>
                        </m:sSubPr>
                        <m:e>
                          <m:r>
                            <w:rPr>
                              <w:rFonts w:ascii="Cambria Math" w:hAnsi="Cambria Math"/>
                            </w:rPr>
                            <m:t>m</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3,3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3,4</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4,1</m:t>
                          </m:r>
                        </m:sub>
                      </m:sSub>
                    </m:e>
                    <m:e>
                      <m:sSub>
                        <m:sSubPr>
                          <m:ctrlPr>
                            <w:rPr>
                              <w:rFonts w:ascii="Cambria Math" w:hAnsi="Cambria Math"/>
                              <w:i/>
                            </w:rPr>
                          </m:ctrlPr>
                        </m:sSubPr>
                        <m:e>
                          <m:r>
                            <w:rPr>
                              <w:rFonts w:ascii="Cambria Math" w:hAnsi="Cambria Math"/>
                            </w:rPr>
                            <m:t>m</m:t>
                          </m:r>
                        </m:e>
                        <m:sub>
                          <m:r>
                            <w:rPr>
                              <w:rFonts w:ascii="Cambria Math" w:hAnsi="Cambria Math"/>
                            </w:rPr>
                            <m:t>4,2</m:t>
                          </m:r>
                        </m:sub>
                      </m:sSub>
                    </m:e>
                    <m:e>
                      <m:sSub>
                        <m:sSubPr>
                          <m:ctrlPr>
                            <w:rPr>
                              <w:rFonts w:ascii="Cambria Math" w:hAnsi="Cambria Math"/>
                              <w:i/>
                            </w:rPr>
                          </m:ctrlPr>
                        </m:sSubPr>
                        <m:e>
                          <m:r>
                            <w:rPr>
                              <w:rFonts w:ascii="Cambria Math" w:hAnsi="Cambria Math"/>
                            </w:rPr>
                            <m:t>m</m:t>
                          </m:r>
                        </m:e>
                        <m:sub>
                          <m:r>
                            <w:rPr>
                              <w:rFonts w:ascii="Cambria Math" w:hAnsi="Cambria Math"/>
                            </w:rPr>
                            <m:t>4,3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4,4</m:t>
                          </m:r>
                        </m:sub>
                      </m:sSub>
                    </m:e>
                  </m:mr>
                </m:m>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1,2</m:t>
                          </m:r>
                        </m:sub>
                      </m:sSub>
                    </m:e>
                  </m:mr>
                  <m:mr>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2,1</m:t>
                          </m:r>
                        </m:sub>
                      </m:sSub>
                    </m:e>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2,2</m:t>
                          </m:r>
                        </m:sub>
                      </m:sSub>
                    </m:e>
                  </m:mr>
                </m:m>
              </m:e>
            </m:d>
          </m:e>
        </m:d>
        <m:r>
          <w:rPr>
            <w:rFonts w:ascii="Cambria Math" w:hAnsi="Cambria Math"/>
          </w:rPr>
          <m:t xml:space="preserve">     donde      </m:t>
        </m:r>
        <m:m>
          <m:mPr>
            <m:mcs>
              <m:mc>
                <m:mcPr>
                  <m:count m:val="1"/>
                  <m:mcJc m:val="center"/>
                </m:mcPr>
              </m:mc>
            </m:mcs>
            <m:ctrlPr>
              <w:rPr>
                <w:rFonts w:ascii="Cambria Math" w:hAnsi="Cambria Math"/>
                <w:i/>
              </w:rPr>
            </m:ctrlPr>
          </m:mPr>
          <m:mr>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1,4</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4,1</m:t>
                  </m:r>
                </m:sub>
              </m:sSub>
            </m:e>
          </m:mr>
          <m:mr>
            <m:e>
              <m:sSub>
                <m:sSubPr>
                  <m:ctrlPr>
                    <w:rPr>
                      <w:rFonts w:ascii="Cambria Math" w:hAnsi="Cambria Math"/>
                      <w:i/>
                    </w:rPr>
                  </m:ctrlPr>
                </m:sSubPr>
                <m:e>
                  <m:r>
                    <w:rPr>
                      <w:rFonts w:ascii="Cambria Math" w:hAnsi="Cambria Math"/>
                    </w:rPr>
                    <m:t>m'</m:t>
                  </m:r>
                </m:e>
                <m:sub>
                  <m:r>
                    <w:rPr>
                      <w:rFonts w:ascii="Cambria Math" w:hAnsi="Cambria Math"/>
                    </w:rPr>
                    <m:t>2,2</m:t>
                  </m:r>
                </m:sub>
              </m:sSub>
              <m:r>
                <w:rPr>
                  <w:rFonts w:ascii="Cambria Math" w:hAnsi="Cambria Math"/>
                </w:rPr>
                <m:t>=</m:t>
              </m:r>
              <m:nary>
                <m:naryPr>
                  <m:chr m:val="∑"/>
                  <m:limLoc m:val="undOvr"/>
                  <m:ctrlPr>
                    <w:rPr>
                      <w:rFonts w:ascii="Cambria Math" w:hAnsi="Cambria Math"/>
                      <w:i/>
                    </w:rPr>
                  </m:ctrlPr>
                </m:naryPr>
                <m:sub>
                  <m:r>
                    <w:rPr>
                      <w:rFonts w:ascii="Cambria Math" w:hAnsi="Cambria Math"/>
                    </w:rPr>
                    <m:t>i=2</m:t>
                  </m:r>
                </m:sub>
                <m:sup>
                  <m:r>
                    <w:rPr>
                      <w:rFonts w:ascii="Cambria Math" w:hAnsi="Cambria Math"/>
                    </w:rPr>
                    <m:t>4</m:t>
                  </m:r>
                </m:sup>
                <m:e>
                  <m:nary>
                    <m:naryPr>
                      <m:chr m:val="∑"/>
                      <m:limLoc m:val="subSup"/>
                      <m:ctrlPr>
                        <w:rPr>
                          <w:rFonts w:ascii="Cambria Math" w:hAnsi="Cambria Math"/>
                          <w:i/>
                        </w:rPr>
                      </m:ctrlPr>
                    </m:naryPr>
                    <m:sub>
                      <m:r>
                        <w:rPr>
                          <w:rFonts w:ascii="Cambria Math" w:hAnsi="Cambria Math"/>
                        </w:rPr>
                        <m:t>j=2</m:t>
                      </m:r>
                    </m:sub>
                    <m:sup>
                      <m:r>
                        <w:rPr>
                          <w:rFonts w:ascii="Cambria Math" w:hAnsi="Cambria Math"/>
                        </w:rPr>
                        <m:t>4</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e>
              </m:nary>
            </m:e>
          </m:mr>
        </m:m>
        <m:r>
          <w:rPr>
            <w:rFonts w:ascii="Cambria Math" w:hAnsi="Cambria Math"/>
          </w:rPr>
          <m:t xml:space="preserve">       </m:t>
        </m:r>
      </m:oMath>
      <w:r w:rsidR="00EE2482">
        <w:t xml:space="preserve">  </w:t>
      </w:r>
    </w:p>
    <w:p w:rsidR="00EE2482" w:rsidRDefault="00EE2482" w:rsidP="00EE2482">
      <w:pPr>
        <w:pStyle w:val="Prrafodelista"/>
        <w:numPr>
          <w:ilvl w:val="0"/>
          <w:numId w:val="33"/>
        </w:numPr>
        <w:spacing w:before="240"/>
      </w:pPr>
      <w:r>
        <w:t xml:space="preserve">Comparar </w:t>
      </w:r>
      <w:r>
        <w:rPr>
          <w:i/>
        </w:rPr>
        <w:t xml:space="preserve">recall </w:t>
      </w:r>
      <w:r>
        <w:t xml:space="preserve">y </w:t>
      </w:r>
      <w:r>
        <w:rPr>
          <w:i/>
        </w:rPr>
        <w:t>precisión</w:t>
      </w:r>
      <w:r>
        <w:t xml:space="preserve"> del mismo modo que con resultados con dos clases</w:t>
      </w:r>
    </w:p>
    <w:p w:rsidR="00EE2482" w:rsidRPr="00E02554" w:rsidRDefault="00EE2482" w:rsidP="00EE2482"/>
    <w:p w:rsidR="00EE2482" w:rsidRPr="00E02554" w:rsidDel="00FE0F76" w:rsidRDefault="00EE2482" w:rsidP="00EE2482">
      <w:pPr>
        <w:rPr>
          <w:del w:id="2466" w:author="Gabriel Correa" w:date="2015-08-26T03:38:00Z"/>
        </w:rPr>
      </w:pPr>
      <w:r w:rsidRPr="00E02554">
        <w:lastRenderedPageBreak/>
        <w:t>Aun teniendo este método, puede ser necesario analizar la matriz de confusión con cuatro clases en detalle para comprender los resultados de cada experimento con cuatro clases.</w:t>
      </w:r>
    </w:p>
    <w:p w:rsidR="00EE2482" w:rsidRDefault="00EE2482">
      <w:pPr>
        <w:pPrChange w:id="2467" w:author="Gabriel Correa" w:date="2015-08-26T03:38:00Z">
          <w:pPr>
            <w:pStyle w:val="Ttulo2"/>
          </w:pPr>
        </w:pPrChange>
      </w:pPr>
      <w:del w:id="2468" w:author="Gabriel Correa" w:date="2015-08-26T03:38:00Z">
        <w:r w:rsidDel="00FE0F76">
          <w:delText>Discusión</w:delText>
        </w:r>
      </w:del>
    </w:p>
    <w:p w:rsidR="004D1858" w:rsidRPr="00E02554" w:rsidDel="00FE0F76" w:rsidRDefault="004D1858" w:rsidP="004D1858">
      <w:pPr>
        <w:rPr>
          <w:del w:id="2469" w:author="Gabriel Correa" w:date="2015-08-26T03:38:00Z"/>
        </w:rPr>
      </w:pPr>
      <w:del w:id="2470" w:author="Gabriel Correa" w:date="2015-08-26T03:38:00Z">
        <w:r w:rsidRPr="00E02554" w:rsidDel="00FE0F76">
          <w:delText>[[.. pendiente]]</w:delText>
        </w:r>
        <w:bookmarkStart w:id="2471" w:name="_Toc428443038"/>
        <w:bookmarkStart w:id="2472" w:name="_Toc428443114"/>
        <w:bookmarkEnd w:id="2471"/>
        <w:bookmarkEnd w:id="2472"/>
      </w:del>
    </w:p>
    <w:p w:rsidR="00E62247" w:rsidRDefault="00E62247">
      <w:pPr>
        <w:spacing w:after="200" w:line="276" w:lineRule="auto"/>
        <w:jc w:val="left"/>
        <w:rPr>
          <w:ins w:id="2473" w:author="Gabriel Correa" w:date="2015-08-27T22:56:00Z"/>
          <w:rFonts w:eastAsiaTheme="majorEastAsia" w:cstheme="majorBidi"/>
          <w:b/>
          <w:bCs/>
          <w:color w:val="365F91" w:themeColor="accent1" w:themeShade="BF"/>
          <w:sz w:val="28"/>
          <w:szCs w:val="28"/>
        </w:rPr>
      </w:pPr>
      <w:ins w:id="2474" w:author="Gabriel Correa" w:date="2015-08-27T22:56:00Z">
        <w:r>
          <w:br w:type="page"/>
        </w:r>
      </w:ins>
    </w:p>
    <w:p w:rsidR="00EE2482" w:rsidRDefault="00EE2482" w:rsidP="00EE2482">
      <w:pPr>
        <w:pStyle w:val="Ttulo1"/>
      </w:pPr>
      <w:bookmarkStart w:id="2475" w:name="_Toc428510398"/>
      <w:r>
        <w:lastRenderedPageBreak/>
        <w:t>Resultados</w:t>
      </w:r>
      <w:bookmarkEnd w:id="2475"/>
    </w:p>
    <w:p w:rsidR="00EE2482" w:rsidRPr="00E02554" w:rsidRDefault="00EE2482" w:rsidP="00EE2482">
      <w:r w:rsidRPr="00E02554">
        <w:t>En esta sección se detallan los resultados de los experimentos realizados en Weka, que tienen el propósito de encontrar un buen modelo para adivinar las directivas dentro de una documentación de API.</w:t>
      </w:r>
    </w:p>
    <w:p w:rsidR="00EE2482" w:rsidRPr="00E02554" w:rsidDel="0024748E" w:rsidRDefault="00EE2482">
      <w:pPr>
        <w:rPr>
          <w:del w:id="2476" w:author="Gabriel Correa" w:date="2015-08-26T03:37:00Z"/>
        </w:rPr>
      </w:pPr>
      <w:r w:rsidRPr="00E02554">
        <w:t xml:space="preserve">Para comparar la efectividad de cada modelo se usa la metodología explicada en la sección </w:t>
      </w:r>
      <w:r w:rsidRPr="00D471E1">
        <w:fldChar w:fldCharType="begin"/>
      </w:r>
      <w:r w:rsidRPr="00E02554">
        <w:instrText xml:space="preserve"> REF _Ref427525428 \r \h </w:instrText>
      </w:r>
      <w:r w:rsidR="0024748E">
        <w:instrText xml:space="preserve"> \* MERGEFORMAT </w:instrText>
      </w:r>
      <w:r w:rsidRPr="00D471E1">
        <w:fldChar w:fldCharType="separate"/>
      </w:r>
      <w:ins w:id="2477" w:author="Gabriel Correa" w:date="2015-08-28T07:30:00Z">
        <w:r w:rsidR="00E54D64">
          <w:t>6.2</w:t>
        </w:r>
      </w:ins>
      <w:del w:id="2478" w:author="Gabriel Correa" w:date="2015-08-26T03:09:00Z">
        <w:r w:rsidR="00AF41C2" w:rsidRPr="00E02554" w:rsidDel="005D2320">
          <w:delText>5.3</w:delText>
        </w:r>
      </w:del>
      <w:r w:rsidRPr="00D471E1">
        <w:fldChar w:fldCharType="end"/>
      </w:r>
      <w:ins w:id="2479" w:author="Gabriel Correa" w:date="2015-08-26T03:37:00Z">
        <w:r w:rsidR="0024748E">
          <w:t>.</w:t>
        </w:r>
      </w:ins>
      <w:del w:id="2480" w:author="Gabriel Correa" w:date="2015-08-26T03:37:00Z">
        <w:r w:rsidRPr="00E02554" w:rsidDel="0024748E">
          <w:delText>:</w:delText>
        </w:r>
      </w:del>
      <w:ins w:id="2481" w:author="Gabriel Correa" w:date="2015-08-26T03:37:00Z">
        <w:r w:rsidR="0024748E">
          <w:t xml:space="preserve"> </w:t>
        </w:r>
      </w:ins>
      <w:del w:id="2482" w:author="Gabriel Correa" w:date="2015-08-26T03:37:00Z">
        <w:r w:rsidRPr="00E02554" w:rsidDel="0024748E">
          <w:delText xml:space="preserve"> </w:delText>
        </w:r>
      </w:del>
      <w:del w:id="2483" w:author="Gabriel Correa" w:date="2015-08-26T03:36:00Z">
        <w:r w:rsidRPr="00E02554" w:rsidDel="0024748E">
          <w:delText>‘</w:delText>
        </w:r>
      </w:del>
      <w:del w:id="2484" w:author="Gabriel Correa" w:date="2015-08-26T03:37:00Z">
        <w:r w:rsidRPr="00D471E1" w:rsidDel="0024748E">
          <w:fldChar w:fldCharType="begin"/>
        </w:r>
        <w:r w:rsidRPr="00E02554" w:rsidDel="0024748E">
          <w:delInstrText xml:space="preserve"> REF _Ref427525428 \h </w:delInstrText>
        </w:r>
      </w:del>
      <w:r w:rsidR="0024748E">
        <w:instrText xml:space="preserve"> \* MERGEFORMAT </w:instrText>
      </w:r>
      <w:del w:id="2485" w:author="Gabriel Correa" w:date="2015-08-26T03:37:00Z">
        <w:r w:rsidRPr="00D471E1" w:rsidDel="0024748E">
          <w:fldChar w:fldCharType="separate"/>
        </w:r>
      </w:del>
      <w:del w:id="2486" w:author="Gabriel Correa" w:date="2015-08-26T03:09:00Z">
        <w:r w:rsidR="00AF41C2" w:rsidRPr="00E02554" w:rsidDel="005D2320">
          <w:delText>Evaluación del rendimiento de un clasificador</w:delText>
        </w:r>
      </w:del>
      <w:del w:id="2487" w:author="Gabriel Correa" w:date="2015-08-26T03:37:00Z">
        <w:r w:rsidRPr="00D471E1" w:rsidDel="0024748E">
          <w:fldChar w:fldCharType="end"/>
        </w:r>
        <w:r w:rsidRPr="00E02554" w:rsidDel="0024748E">
          <w:delText>’.</w:delText>
        </w:r>
      </w:del>
      <w:ins w:id="2488" w:author="Gabriel Correa" w:date="2015-08-26T03:37:00Z">
        <w:r w:rsidR="0024748E">
          <w:t xml:space="preserve"> </w:t>
        </w:r>
      </w:ins>
    </w:p>
    <w:p w:rsidR="008B2647" w:rsidRPr="00E02554" w:rsidRDefault="008B2647" w:rsidP="00EE2482">
      <w:r w:rsidRPr="00E02554">
        <w:t>Todos los experimentos fueron realizados en Weka 3.6.12 en Windows 7 con 3 GB de memoria RAM y procesador i5 M430 2.27 GHz. Fue usado Java versión 1.8.0_51 configurado con una memoria máxima de 989.9MB en tiempo de ejecución.</w:t>
      </w:r>
    </w:p>
    <w:p w:rsidR="00EE2482" w:rsidRDefault="00EE2482" w:rsidP="00EE2482">
      <w:pPr>
        <w:pStyle w:val="Ttulo2"/>
      </w:pPr>
      <w:bookmarkStart w:id="2489" w:name="_Ref428510048"/>
      <w:bookmarkStart w:id="2490" w:name="_Toc428510399"/>
      <w:r>
        <w:t>Resultados Preliminares</w:t>
      </w:r>
      <w:bookmarkEnd w:id="2489"/>
      <w:bookmarkEnd w:id="2490"/>
    </w:p>
    <w:p w:rsidR="00FA29EE" w:rsidRPr="00E02554" w:rsidRDefault="007E039C" w:rsidP="007E039C">
      <w:r w:rsidRPr="00E02554">
        <w:t>Los resultad</w:t>
      </w:r>
      <w:r w:rsidR="00BC7FD4">
        <w:t>os preliminares provienen de</w:t>
      </w:r>
      <w:r w:rsidRPr="00E02554">
        <w:t xml:space="preserve"> experimentos realizados en</w:t>
      </w:r>
      <w:r w:rsidR="00BC7FD4">
        <w:t xml:space="preserve"> el Explorador de</w:t>
      </w:r>
      <w:r w:rsidRPr="00E02554">
        <w:t xml:space="preserve"> Weka usando los datos preliminares descritos en la sección </w:t>
      </w:r>
      <w:r w:rsidRPr="00D471E1">
        <w:fldChar w:fldCharType="begin"/>
      </w:r>
      <w:r w:rsidRPr="00E02554">
        <w:instrText xml:space="preserve"> REF _Ref427776260 \r \h </w:instrText>
      </w:r>
      <w:r w:rsidRPr="00D471E1">
        <w:fldChar w:fldCharType="separate"/>
      </w:r>
      <w:ins w:id="2491" w:author="Gabriel Correa" w:date="2015-08-28T07:30:00Z">
        <w:r w:rsidR="00E54D64">
          <w:t>5.1</w:t>
        </w:r>
      </w:ins>
      <w:del w:id="2492" w:author="Gabriel Correa" w:date="2015-08-28T07:30:00Z">
        <w:r w:rsidR="00763E46" w:rsidDel="00E54D64">
          <w:delText>4.1</w:delText>
        </w:r>
      </w:del>
      <w:r w:rsidRPr="00D471E1">
        <w:fldChar w:fldCharType="end"/>
      </w:r>
      <w:r w:rsidRPr="00E02554">
        <w:t>.</w:t>
      </w:r>
      <w:r w:rsidR="00CD7DC2" w:rsidRPr="00E02554">
        <w:t xml:space="preserve"> Todos estos experimentos fueron realizados con la sig</w:t>
      </w:r>
      <w:r w:rsidR="00FA29EE" w:rsidRPr="00E02554">
        <w:t>uiente configuración:</w:t>
      </w:r>
    </w:p>
    <w:tbl>
      <w:tblPr>
        <w:tblStyle w:val="Sombreadoclaro"/>
        <w:tblW w:w="9073" w:type="dxa"/>
        <w:tblInd w:w="108" w:type="dxa"/>
        <w:tblLook w:val="04A0" w:firstRow="1" w:lastRow="0" w:firstColumn="1" w:lastColumn="0" w:noHBand="0" w:noVBand="1"/>
      </w:tblPr>
      <w:tblGrid>
        <w:gridCol w:w="2977"/>
        <w:gridCol w:w="6096"/>
      </w:tblGrid>
      <w:tr w:rsidR="00FA29EE" w:rsidTr="006D2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FA29EE" w:rsidRPr="00E02554" w:rsidRDefault="00FA29EE" w:rsidP="007E039C">
            <w:r w:rsidRPr="00E02554">
              <w:t>Datos de prueba</w:t>
            </w:r>
          </w:p>
        </w:tc>
        <w:tc>
          <w:tcPr>
            <w:tcW w:w="6096" w:type="dxa"/>
          </w:tcPr>
          <w:p w:rsidR="00FA29EE" w:rsidRPr="006D2024" w:rsidRDefault="00FA29EE" w:rsidP="007E039C">
            <w:pPr>
              <w:cnfStyle w:val="100000000000" w:firstRow="1" w:lastRow="0" w:firstColumn="0" w:lastColumn="0" w:oddVBand="0" w:evenVBand="0" w:oddHBand="0" w:evenHBand="0" w:firstRowFirstColumn="0" w:firstRowLastColumn="0" w:lastRowFirstColumn="0" w:lastRowLastColumn="0"/>
              <w:rPr>
                <w:b w:val="0"/>
              </w:rPr>
            </w:pPr>
            <w:r w:rsidRPr="006D2024">
              <w:rPr>
                <w:b w:val="0"/>
              </w:rPr>
              <w:t xml:space="preserve">200 frases </w:t>
            </w:r>
            <w:r w:rsidR="00104E69" w:rsidRPr="006D2024">
              <w:rPr>
                <w:b w:val="0"/>
              </w:rPr>
              <w:t>extraídas</w:t>
            </w:r>
            <w:r w:rsidRPr="006D2024">
              <w:rPr>
                <w:b w:val="0"/>
              </w:rPr>
              <w:t xml:space="preserve"> al azar del set de datos preliminar</w:t>
            </w:r>
          </w:p>
        </w:tc>
      </w:tr>
      <w:tr w:rsidR="00FA29EE" w:rsidTr="006D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FA29EE" w:rsidRPr="00E02554" w:rsidRDefault="00FA29EE" w:rsidP="007E039C">
            <w:r w:rsidRPr="00E02554">
              <w:t>Datos de entrenamiento</w:t>
            </w:r>
          </w:p>
        </w:tc>
        <w:tc>
          <w:tcPr>
            <w:tcW w:w="6096" w:type="dxa"/>
            <w:tcBorders>
              <w:top w:val="single" w:sz="8" w:space="0" w:color="000000" w:themeColor="text1"/>
              <w:bottom w:val="single" w:sz="8" w:space="0" w:color="auto"/>
            </w:tcBorders>
            <w:shd w:val="clear" w:color="auto" w:fill="auto"/>
          </w:tcPr>
          <w:p w:rsidR="00FA29EE" w:rsidRPr="00E02554" w:rsidRDefault="00FA29EE" w:rsidP="007E039C">
            <w:pPr>
              <w:cnfStyle w:val="000000100000" w:firstRow="0" w:lastRow="0" w:firstColumn="0" w:lastColumn="0" w:oddVBand="0" w:evenVBand="0" w:oddHBand="1" w:evenHBand="0" w:firstRowFirstColumn="0" w:firstRowLastColumn="0" w:lastRowFirstColumn="0" w:lastRowLastColumn="0"/>
            </w:pPr>
            <w:r w:rsidRPr="00E02554">
              <w:t>8876 - 200 = 8676 frases del set de datos preliminar</w:t>
            </w:r>
          </w:p>
        </w:tc>
      </w:tr>
      <w:tr w:rsidR="00FA29EE" w:rsidTr="006D2024">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FA29EE" w:rsidRPr="00E02554" w:rsidRDefault="00FA29EE" w:rsidP="007E039C">
            <w:r w:rsidRPr="00E02554">
              <w:t>Clasificador</w:t>
            </w:r>
          </w:p>
        </w:tc>
        <w:tc>
          <w:tcPr>
            <w:tcW w:w="6096" w:type="dxa"/>
            <w:tcBorders>
              <w:top w:val="single" w:sz="8" w:space="0" w:color="auto"/>
              <w:bottom w:val="single" w:sz="8" w:space="0" w:color="auto"/>
            </w:tcBorders>
          </w:tcPr>
          <w:p w:rsidR="00FA29EE" w:rsidRPr="00E02554" w:rsidRDefault="00FA29EE" w:rsidP="00104E69">
            <w:pPr>
              <w:cnfStyle w:val="000000000000" w:firstRow="0" w:lastRow="0" w:firstColumn="0" w:lastColumn="0" w:oddVBand="0" w:evenVBand="0" w:oddHBand="0" w:evenHBand="0" w:firstRowFirstColumn="0" w:firstRowLastColumn="0" w:lastRowFirstColumn="0" w:lastRowLastColumn="0"/>
            </w:pPr>
            <w:r w:rsidRPr="00E02554">
              <w:t>FilteredClassifier con filtro StringToWordVector</w:t>
            </w:r>
            <w:r w:rsidR="00F32EF1" w:rsidRPr="00E02554">
              <w:t xml:space="preserve"> (ver sección </w:t>
            </w:r>
            <w:r w:rsidR="00F32EF1" w:rsidRPr="00D471E1">
              <w:fldChar w:fldCharType="begin"/>
            </w:r>
            <w:r w:rsidR="00F32EF1" w:rsidRPr="00E02554">
              <w:instrText xml:space="preserve"> REF _Ref427782605 \r \h </w:instrText>
            </w:r>
            <w:r w:rsidR="006D2024">
              <w:instrText xml:space="preserve"> \* MERGEFORMAT </w:instrText>
            </w:r>
            <w:r w:rsidR="00F32EF1" w:rsidRPr="00D471E1">
              <w:rPr>
                <w:color w:val="auto"/>
                <w:rPrChange w:id="2493" w:author="Gabriel Correa" w:date="2015-08-25T14:24:00Z">
                  <w:rPr/>
                </w:rPrChange>
              </w:rPr>
              <w:fldChar w:fldCharType="separate"/>
            </w:r>
            <w:ins w:id="2494" w:author="Gabriel Correa" w:date="2015-08-28T07:30:00Z">
              <w:r w:rsidR="00E54D64">
                <w:t>6.1.1</w:t>
              </w:r>
            </w:ins>
            <w:del w:id="2495" w:author="Gabriel Correa" w:date="2015-08-28T07:30:00Z">
              <w:r w:rsidR="00763E46" w:rsidDel="00E54D64">
                <w:delText>5.1.1</w:delText>
              </w:r>
            </w:del>
            <w:r w:rsidR="00F32EF1" w:rsidRPr="00D471E1">
              <w:fldChar w:fldCharType="end"/>
            </w:r>
            <w:r w:rsidR="00F32EF1" w:rsidRPr="00E02554">
              <w:t>)</w:t>
            </w:r>
            <w:r w:rsidRPr="00E02554">
              <w:t xml:space="preserve"> y con </w:t>
            </w:r>
            <w:r w:rsidR="00104E69" w:rsidRPr="00E02554">
              <w:t xml:space="preserve">todos </w:t>
            </w:r>
            <w:r w:rsidRPr="00E02554">
              <w:t>los clasificadores</w:t>
            </w:r>
            <w:r w:rsidR="00104E69" w:rsidRPr="00E02554">
              <w:t xml:space="preserve"> descritos en sección </w:t>
            </w:r>
            <w:r w:rsidR="00104E69" w:rsidRPr="00D471E1">
              <w:fldChar w:fldCharType="begin"/>
            </w:r>
            <w:r w:rsidR="00104E69" w:rsidRPr="00E02554">
              <w:instrText xml:space="preserve"> REF _Ref427777109 \r \h </w:instrText>
            </w:r>
            <w:r w:rsidR="006D2024">
              <w:instrText xml:space="preserve"> \* MERGEFORMAT </w:instrText>
            </w:r>
            <w:r w:rsidR="00104E69" w:rsidRPr="00D471E1">
              <w:rPr>
                <w:color w:val="auto"/>
                <w:rPrChange w:id="2496" w:author="Gabriel Correa" w:date="2015-08-25T14:24:00Z">
                  <w:rPr/>
                </w:rPrChange>
              </w:rPr>
              <w:fldChar w:fldCharType="separate"/>
            </w:r>
            <w:ins w:id="2497" w:author="Gabriel Correa" w:date="2015-08-28T07:30:00Z">
              <w:r w:rsidR="00E54D64">
                <w:t>6.2</w:t>
              </w:r>
            </w:ins>
            <w:del w:id="2498" w:author="Gabriel Correa" w:date="2015-08-28T07:30:00Z">
              <w:r w:rsidR="00763E46" w:rsidDel="00E54D64">
                <w:delText>5.2</w:delText>
              </w:r>
            </w:del>
            <w:r w:rsidR="00104E69" w:rsidRPr="00D471E1">
              <w:fldChar w:fldCharType="end"/>
            </w:r>
            <w:r w:rsidR="00104E69" w:rsidRPr="00E02554">
              <w:t>.</w:t>
            </w:r>
          </w:p>
        </w:tc>
      </w:tr>
      <w:tr w:rsidR="00FA29EE" w:rsidTr="006D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FA29EE" w:rsidRPr="00E02554" w:rsidRDefault="00104E69" w:rsidP="007E039C">
            <w:r w:rsidRPr="00E02554">
              <w:t>StringToWordVector</w:t>
            </w:r>
          </w:p>
        </w:tc>
        <w:tc>
          <w:tcPr>
            <w:tcW w:w="6096" w:type="dxa"/>
            <w:tcBorders>
              <w:top w:val="single" w:sz="8" w:space="0" w:color="auto"/>
            </w:tcBorders>
            <w:shd w:val="clear" w:color="auto" w:fill="auto"/>
          </w:tcPr>
          <w:p w:rsidR="00104E69" w:rsidRPr="00E02554" w:rsidRDefault="00104E69" w:rsidP="00104E69">
            <w:pPr>
              <w:cnfStyle w:val="000000100000" w:firstRow="0" w:lastRow="0" w:firstColumn="0" w:lastColumn="0" w:oddVBand="0" w:evenVBand="0" w:oddHBand="1" w:evenHBand="0" w:firstRowFirstColumn="0" w:firstRowLastColumn="0" w:lastRowFirstColumn="0" w:lastRowLastColumn="0"/>
            </w:pPr>
            <w:r w:rsidRPr="00E02554">
              <w:t>Parámetros por defectos excepto por:</w:t>
            </w:r>
          </w:p>
          <w:p w:rsidR="00FA29EE"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rsidRPr="00104E69">
              <w:rPr>
                <w:i/>
              </w:rPr>
              <w:t>attributeIndices=first</w:t>
            </w:r>
          </w:p>
          <w:p w:rsidR="00104E69"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
              </w:rPr>
            </w:pPr>
            <w:r w:rsidRPr="00104E69">
              <w:rPr>
                <w:i/>
              </w:rPr>
              <w:t>lowerCaseTokens</w:t>
            </w:r>
            <w:r>
              <w:rPr>
                <w:i/>
              </w:rPr>
              <w:t>=true</w:t>
            </w:r>
          </w:p>
        </w:tc>
      </w:tr>
    </w:tbl>
    <w:p w:rsidR="00FA29EE" w:rsidRPr="00E02554" w:rsidRDefault="00FA29EE" w:rsidP="007E039C"/>
    <w:p w:rsidR="00EE2482" w:rsidRPr="00E02554" w:rsidRDefault="00EE2482" w:rsidP="00EE2482">
      <w:r w:rsidRPr="00E02554">
        <w:t>La siguiente tabla muestra los rendimientos en Weka de los clasificadores usado</w:t>
      </w:r>
      <w:r w:rsidR="00B10007" w:rsidRPr="00E02554">
        <w:t>s usando los datos preliminares y ordenados de menor a mayor primero según F-Measure y luego por Recall.</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EE2482" w:rsidTr="00B10007">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61" w:type="dxa"/>
          </w:tcPr>
          <w:p w:rsidR="00EE2482" w:rsidRPr="00E02554" w:rsidRDefault="00EE2482" w:rsidP="00B10007">
            <w:r w:rsidRPr="00E02554">
              <w:t>Clasificador</w:t>
            </w:r>
          </w:p>
        </w:tc>
        <w:tc>
          <w:tcPr>
            <w:tcW w:w="1411"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F-Measure</w:t>
            </w:r>
          </w:p>
        </w:tc>
        <w:tc>
          <w:tcPr>
            <w:tcW w:w="1411"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 xml:space="preserve">Recall </w:t>
            </w:r>
          </w:p>
        </w:tc>
        <w:tc>
          <w:tcPr>
            <w:tcW w:w="1511"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Precision</w:t>
            </w:r>
          </w:p>
        </w:tc>
        <w:tc>
          <w:tcPr>
            <w:tcW w:w="1288"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 xml:space="preserve">ROC Area </w:t>
            </w:r>
          </w:p>
        </w:tc>
        <w:tc>
          <w:tcPr>
            <w:tcW w:w="1559"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Kappa Statistic</w:t>
            </w:r>
          </w:p>
        </w:tc>
      </w:tr>
      <w:tr w:rsidR="00EE2482" w:rsidTr="00B10007">
        <w:tc>
          <w:tcPr>
            <w:tcW w:w="2561" w:type="dxa"/>
            <w:vAlign w:val="bottom"/>
          </w:tcPr>
          <w:p w:rsidR="00EE2482" w:rsidRPr="00E02554" w:rsidRDefault="00EE2482" w:rsidP="00B10007">
            <w:r w:rsidRPr="00E02554">
              <w:rPr>
                <w:rFonts w:cs="Calibri"/>
                <w:color w:val="000000"/>
                <w:rPrChange w:id="2499" w:author="Gabriel Correa" w:date="2015-08-25T14:24:00Z">
                  <w:rPr>
                    <w:rFonts w:ascii="Calibri" w:eastAsiaTheme="majorEastAsia" w:hAnsi="Calibri" w:cs="Calibri"/>
                    <w:b/>
                    <w:bCs/>
                    <w:color w:val="000000"/>
                    <w:sz w:val="26"/>
                    <w:szCs w:val="26"/>
                  </w:rPr>
                </w:rPrChange>
              </w:rPr>
              <w:t>ZeroR</w:t>
            </w:r>
          </w:p>
        </w:tc>
        <w:tc>
          <w:tcPr>
            <w:tcW w:w="1411" w:type="dxa"/>
            <w:vAlign w:val="bottom"/>
          </w:tcPr>
          <w:p w:rsidR="00EE2482" w:rsidRPr="00E02554" w:rsidRDefault="00EE2482" w:rsidP="00B10007">
            <w:pPr>
              <w:rPr>
                <w:rFonts w:cs="Calibri"/>
                <w:color w:val="000000"/>
                <w:rPrChange w:id="2500" w:author="Gabriel Correa" w:date="2015-08-25T14:24:00Z">
                  <w:rPr>
                    <w:rFonts w:ascii="Calibri" w:hAnsi="Calibri" w:cs="Calibri"/>
                    <w:color w:val="000000"/>
                  </w:rPr>
                </w:rPrChange>
              </w:rPr>
            </w:pPr>
            <w:r w:rsidRPr="00E02554">
              <w:rPr>
                <w:rFonts w:cs="Calibri"/>
                <w:color w:val="000000"/>
                <w:rPrChange w:id="2501" w:author="Gabriel Correa" w:date="2015-08-25T14:24:00Z">
                  <w:rPr>
                    <w:rFonts w:ascii="Calibri" w:eastAsiaTheme="majorEastAsia" w:hAnsi="Calibri" w:cs="Calibri"/>
                    <w:b/>
                    <w:bCs/>
                    <w:color w:val="000000"/>
                    <w:sz w:val="26"/>
                    <w:szCs w:val="26"/>
                  </w:rPr>
                </w:rPrChange>
              </w:rPr>
              <w:t>0</w:t>
            </w:r>
          </w:p>
        </w:tc>
        <w:tc>
          <w:tcPr>
            <w:tcW w:w="1411" w:type="dxa"/>
            <w:vAlign w:val="bottom"/>
          </w:tcPr>
          <w:p w:rsidR="00EE2482" w:rsidRPr="00E02554" w:rsidRDefault="00EE2482" w:rsidP="00B10007">
            <w:r w:rsidRPr="00E02554">
              <w:rPr>
                <w:rFonts w:cs="Calibri"/>
                <w:color w:val="000000"/>
                <w:rPrChange w:id="2502" w:author="Gabriel Correa" w:date="2015-08-25T14:24:00Z">
                  <w:rPr>
                    <w:rFonts w:ascii="Calibri" w:eastAsiaTheme="majorEastAsia" w:hAnsi="Calibri" w:cs="Calibri"/>
                    <w:b/>
                    <w:bCs/>
                    <w:color w:val="000000"/>
                    <w:sz w:val="26"/>
                    <w:szCs w:val="26"/>
                  </w:rPr>
                </w:rPrChange>
              </w:rPr>
              <w:t>0</w:t>
            </w:r>
          </w:p>
        </w:tc>
        <w:tc>
          <w:tcPr>
            <w:tcW w:w="1511" w:type="dxa"/>
            <w:vAlign w:val="bottom"/>
          </w:tcPr>
          <w:p w:rsidR="00EE2482" w:rsidRPr="00E02554" w:rsidRDefault="00EE2482" w:rsidP="00B10007">
            <w:r w:rsidRPr="00E02554">
              <w:rPr>
                <w:rFonts w:cs="Calibri"/>
                <w:color w:val="000000"/>
                <w:rPrChange w:id="2503" w:author="Gabriel Correa" w:date="2015-08-25T14:24:00Z">
                  <w:rPr>
                    <w:rFonts w:ascii="Calibri" w:eastAsiaTheme="majorEastAsia" w:hAnsi="Calibri" w:cs="Calibri"/>
                    <w:b/>
                    <w:bCs/>
                    <w:color w:val="000000"/>
                    <w:sz w:val="26"/>
                    <w:szCs w:val="26"/>
                  </w:rPr>
                </w:rPrChange>
              </w:rPr>
              <w:t>0</w:t>
            </w:r>
          </w:p>
        </w:tc>
        <w:tc>
          <w:tcPr>
            <w:tcW w:w="1288" w:type="dxa"/>
            <w:vAlign w:val="bottom"/>
          </w:tcPr>
          <w:p w:rsidR="00EE2482" w:rsidRPr="00E02554" w:rsidRDefault="00EE2482" w:rsidP="00B10007">
            <w:r w:rsidRPr="00E02554">
              <w:rPr>
                <w:rFonts w:cs="Calibri"/>
                <w:color w:val="000000"/>
                <w:rPrChange w:id="2504" w:author="Gabriel Correa" w:date="2015-08-25T14:24:00Z">
                  <w:rPr>
                    <w:rFonts w:ascii="Calibri" w:eastAsiaTheme="majorEastAsia" w:hAnsi="Calibri" w:cs="Calibri"/>
                    <w:b/>
                    <w:bCs/>
                    <w:color w:val="000000"/>
                    <w:sz w:val="26"/>
                    <w:szCs w:val="26"/>
                  </w:rPr>
                </w:rPrChange>
              </w:rPr>
              <w:t>0.50</w:t>
            </w:r>
          </w:p>
        </w:tc>
        <w:tc>
          <w:tcPr>
            <w:tcW w:w="1559" w:type="dxa"/>
            <w:vAlign w:val="bottom"/>
          </w:tcPr>
          <w:p w:rsidR="00EE2482" w:rsidRPr="00E02554" w:rsidRDefault="00EE2482" w:rsidP="00B10007">
            <w:r w:rsidRPr="00E02554">
              <w:rPr>
                <w:rFonts w:cs="Calibri"/>
                <w:color w:val="000000"/>
                <w:rPrChange w:id="2505" w:author="Gabriel Correa" w:date="2015-08-25T14:24:00Z">
                  <w:rPr>
                    <w:rFonts w:ascii="Calibri" w:eastAsiaTheme="majorEastAsia" w:hAnsi="Calibri" w:cs="Calibri"/>
                    <w:b/>
                    <w:bCs/>
                    <w:color w:val="000000"/>
                    <w:sz w:val="26"/>
                    <w:szCs w:val="26"/>
                  </w:rPr>
                </w:rPrChange>
              </w:rPr>
              <w:t>0</w:t>
            </w:r>
          </w:p>
        </w:tc>
      </w:tr>
      <w:tr w:rsidR="00EE2482" w:rsidTr="00B10007">
        <w:tc>
          <w:tcPr>
            <w:tcW w:w="2561" w:type="dxa"/>
            <w:vAlign w:val="bottom"/>
          </w:tcPr>
          <w:p w:rsidR="00EE2482" w:rsidRPr="00E02554" w:rsidRDefault="00EE2482" w:rsidP="00B10007">
            <w:r w:rsidRPr="00E02554">
              <w:rPr>
                <w:rFonts w:cs="Calibri"/>
                <w:color w:val="000000"/>
                <w:rPrChange w:id="2506" w:author="Gabriel Correa" w:date="2015-08-25T14:24:00Z">
                  <w:rPr>
                    <w:rFonts w:ascii="Calibri" w:eastAsiaTheme="majorEastAsia" w:hAnsi="Calibri" w:cs="Calibri"/>
                    <w:b/>
                    <w:bCs/>
                    <w:color w:val="000000"/>
                    <w:sz w:val="26"/>
                    <w:szCs w:val="26"/>
                  </w:rPr>
                </w:rPrChange>
              </w:rPr>
              <w:t>AdaBoostM1</w:t>
            </w:r>
          </w:p>
        </w:tc>
        <w:tc>
          <w:tcPr>
            <w:tcW w:w="1411" w:type="dxa"/>
            <w:vAlign w:val="bottom"/>
          </w:tcPr>
          <w:p w:rsidR="00EE2482" w:rsidRPr="00E02554" w:rsidRDefault="00EE2482" w:rsidP="00B10007">
            <w:pPr>
              <w:rPr>
                <w:rFonts w:cs="Calibri"/>
                <w:color w:val="000000"/>
                <w:rPrChange w:id="2507" w:author="Gabriel Correa" w:date="2015-08-25T14:24:00Z">
                  <w:rPr>
                    <w:rFonts w:ascii="Calibri" w:hAnsi="Calibri" w:cs="Calibri"/>
                    <w:color w:val="000000"/>
                  </w:rPr>
                </w:rPrChange>
              </w:rPr>
            </w:pPr>
            <w:r w:rsidRPr="00E02554">
              <w:rPr>
                <w:rFonts w:cs="Calibri"/>
                <w:color w:val="000000"/>
                <w:rPrChange w:id="2508" w:author="Gabriel Correa" w:date="2015-08-25T14:24:00Z">
                  <w:rPr>
                    <w:rFonts w:ascii="Calibri" w:eastAsiaTheme="majorEastAsia" w:hAnsi="Calibri" w:cs="Calibri"/>
                    <w:b/>
                    <w:bCs/>
                    <w:color w:val="000000"/>
                    <w:sz w:val="26"/>
                    <w:szCs w:val="26"/>
                  </w:rPr>
                </w:rPrChange>
              </w:rPr>
              <w:t>0.54</w:t>
            </w:r>
          </w:p>
        </w:tc>
        <w:tc>
          <w:tcPr>
            <w:tcW w:w="1411" w:type="dxa"/>
            <w:vAlign w:val="bottom"/>
          </w:tcPr>
          <w:p w:rsidR="00EE2482" w:rsidRPr="00E02554" w:rsidRDefault="00EE2482" w:rsidP="00B10007">
            <w:r w:rsidRPr="00E02554">
              <w:rPr>
                <w:rFonts w:cs="Calibri"/>
                <w:color w:val="000000"/>
                <w:rPrChange w:id="2509"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EE2482" w:rsidRPr="00E02554" w:rsidRDefault="00EE2482" w:rsidP="00B10007">
            <w:r w:rsidRPr="00E02554">
              <w:rPr>
                <w:rFonts w:cs="Calibri"/>
                <w:color w:val="000000"/>
                <w:rPrChange w:id="2510" w:author="Gabriel Correa" w:date="2015-08-25T14:24:00Z">
                  <w:rPr>
                    <w:rFonts w:ascii="Calibri" w:eastAsiaTheme="majorEastAsia" w:hAnsi="Calibri" w:cs="Calibri"/>
                    <w:b/>
                    <w:bCs/>
                    <w:color w:val="000000"/>
                    <w:sz w:val="26"/>
                    <w:szCs w:val="26"/>
                  </w:rPr>
                </w:rPrChange>
              </w:rPr>
              <w:t>0.57</w:t>
            </w:r>
          </w:p>
        </w:tc>
        <w:tc>
          <w:tcPr>
            <w:tcW w:w="1288" w:type="dxa"/>
            <w:vAlign w:val="bottom"/>
          </w:tcPr>
          <w:p w:rsidR="00EE2482" w:rsidRPr="00E02554" w:rsidRDefault="00EE2482" w:rsidP="00B10007">
            <w:r w:rsidRPr="00E02554">
              <w:rPr>
                <w:rFonts w:cs="Calibri"/>
                <w:color w:val="000000"/>
                <w:rPrChange w:id="2511" w:author="Gabriel Correa" w:date="2015-08-25T14:24:00Z">
                  <w:rPr>
                    <w:rFonts w:ascii="Calibri" w:eastAsiaTheme="majorEastAsia" w:hAnsi="Calibri" w:cs="Calibri"/>
                    <w:b/>
                    <w:bCs/>
                    <w:color w:val="000000"/>
                    <w:sz w:val="26"/>
                    <w:szCs w:val="26"/>
                  </w:rPr>
                </w:rPrChange>
              </w:rPr>
              <w:t>0.88</w:t>
            </w:r>
          </w:p>
        </w:tc>
        <w:tc>
          <w:tcPr>
            <w:tcW w:w="1559" w:type="dxa"/>
            <w:vAlign w:val="bottom"/>
          </w:tcPr>
          <w:p w:rsidR="00EE2482" w:rsidRPr="00E02554" w:rsidRDefault="00EE2482" w:rsidP="00B10007">
            <w:r w:rsidRPr="00E02554">
              <w:rPr>
                <w:rFonts w:cs="Calibri"/>
                <w:color w:val="000000"/>
                <w:rPrChange w:id="2512" w:author="Gabriel Correa" w:date="2015-08-25T14:24:00Z">
                  <w:rPr>
                    <w:rFonts w:ascii="Calibri" w:eastAsiaTheme="majorEastAsia" w:hAnsi="Calibri" w:cs="Calibri"/>
                    <w:b/>
                    <w:bCs/>
                    <w:color w:val="000000"/>
                    <w:sz w:val="26"/>
                    <w:szCs w:val="26"/>
                  </w:rPr>
                </w:rPrChange>
              </w:rPr>
              <w:t>0.45</w:t>
            </w:r>
          </w:p>
        </w:tc>
      </w:tr>
      <w:tr w:rsidR="00EE2482" w:rsidTr="00B10007">
        <w:tc>
          <w:tcPr>
            <w:tcW w:w="2561" w:type="dxa"/>
            <w:vAlign w:val="bottom"/>
          </w:tcPr>
          <w:p w:rsidR="00EE2482" w:rsidRPr="00E02554" w:rsidRDefault="00EE2482" w:rsidP="00B10007">
            <w:r w:rsidRPr="00E02554">
              <w:rPr>
                <w:rFonts w:cs="Calibri"/>
                <w:color w:val="000000"/>
                <w:rPrChange w:id="2513" w:author="Gabriel Correa" w:date="2015-08-25T14:24:00Z">
                  <w:rPr>
                    <w:rFonts w:ascii="Calibri" w:eastAsiaTheme="majorEastAsia" w:hAnsi="Calibri" w:cs="Calibri"/>
                    <w:b/>
                    <w:bCs/>
                    <w:color w:val="000000"/>
                    <w:sz w:val="26"/>
                    <w:szCs w:val="26"/>
                  </w:rPr>
                </w:rPrChange>
              </w:rPr>
              <w:t>DMNBtext</w:t>
            </w:r>
          </w:p>
        </w:tc>
        <w:tc>
          <w:tcPr>
            <w:tcW w:w="1411" w:type="dxa"/>
            <w:vAlign w:val="bottom"/>
          </w:tcPr>
          <w:p w:rsidR="00EE2482" w:rsidRPr="00E02554" w:rsidRDefault="00EE2482" w:rsidP="00B10007">
            <w:pPr>
              <w:rPr>
                <w:rFonts w:cs="Calibri"/>
                <w:color w:val="000000"/>
                <w:rPrChange w:id="2514" w:author="Gabriel Correa" w:date="2015-08-25T14:24:00Z">
                  <w:rPr>
                    <w:rFonts w:ascii="Calibri" w:hAnsi="Calibri" w:cs="Calibri"/>
                    <w:color w:val="000000"/>
                  </w:rPr>
                </w:rPrChange>
              </w:rPr>
            </w:pPr>
            <w:r w:rsidRPr="00E02554">
              <w:rPr>
                <w:rFonts w:cs="Calibri"/>
                <w:color w:val="000000"/>
                <w:rPrChange w:id="2515" w:author="Gabriel Correa" w:date="2015-08-25T14:24:00Z">
                  <w:rPr>
                    <w:rFonts w:ascii="Calibri" w:eastAsiaTheme="majorEastAsia" w:hAnsi="Calibri" w:cs="Calibri"/>
                    <w:b/>
                    <w:bCs/>
                    <w:color w:val="000000"/>
                    <w:sz w:val="26"/>
                    <w:szCs w:val="26"/>
                  </w:rPr>
                </w:rPrChange>
              </w:rPr>
              <w:t>0.63</w:t>
            </w:r>
          </w:p>
        </w:tc>
        <w:tc>
          <w:tcPr>
            <w:tcW w:w="1411" w:type="dxa"/>
            <w:vAlign w:val="bottom"/>
          </w:tcPr>
          <w:p w:rsidR="00EE2482" w:rsidRPr="00E02554" w:rsidRDefault="00EE2482" w:rsidP="00B10007">
            <w:r w:rsidRPr="00E02554">
              <w:rPr>
                <w:rFonts w:cs="Calibri"/>
                <w:color w:val="000000"/>
                <w:rPrChange w:id="2516"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EE2482" w:rsidRPr="00E02554" w:rsidRDefault="00EE2482" w:rsidP="00B10007">
            <w:r w:rsidRPr="00E02554">
              <w:rPr>
                <w:rFonts w:cs="Calibri"/>
                <w:color w:val="000000"/>
                <w:rPrChange w:id="2517" w:author="Gabriel Correa" w:date="2015-08-25T14:24:00Z">
                  <w:rPr>
                    <w:rFonts w:ascii="Calibri" w:eastAsiaTheme="majorEastAsia" w:hAnsi="Calibri" w:cs="Calibri"/>
                    <w:b/>
                    <w:bCs/>
                    <w:color w:val="000000"/>
                    <w:sz w:val="26"/>
                    <w:szCs w:val="26"/>
                  </w:rPr>
                </w:rPrChange>
              </w:rPr>
              <w:t>0.81</w:t>
            </w:r>
          </w:p>
        </w:tc>
        <w:tc>
          <w:tcPr>
            <w:tcW w:w="1288" w:type="dxa"/>
            <w:vAlign w:val="bottom"/>
          </w:tcPr>
          <w:p w:rsidR="00EE2482" w:rsidRPr="00E02554" w:rsidRDefault="00EE2482" w:rsidP="00B10007">
            <w:r w:rsidRPr="00E02554">
              <w:rPr>
                <w:rFonts w:cs="Calibri"/>
                <w:color w:val="000000"/>
                <w:rPrChange w:id="2518"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EE2482" w:rsidRPr="00E02554" w:rsidRDefault="00EE2482" w:rsidP="00B10007">
            <w:r w:rsidRPr="00E02554">
              <w:rPr>
                <w:rFonts w:cs="Calibri"/>
                <w:color w:val="000000"/>
                <w:rPrChange w:id="2519" w:author="Gabriel Correa" w:date="2015-08-25T14:24:00Z">
                  <w:rPr>
                    <w:rFonts w:ascii="Calibri" w:eastAsiaTheme="majorEastAsia" w:hAnsi="Calibri" w:cs="Calibri"/>
                    <w:b/>
                    <w:bCs/>
                    <w:color w:val="000000"/>
                    <w:sz w:val="26"/>
                    <w:szCs w:val="26"/>
                  </w:rPr>
                </w:rPrChange>
              </w:rPr>
              <w:t>0.58</w:t>
            </w:r>
          </w:p>
        </w:tc>
      </w:tr>
      <w:tr w:rsidR="00EE2482" w:rsidTr="00B10007">
        <w:tc>
          <w:tcPr>
            <w:tcW w:w="2561" w:type="dxa"/>
            <w:vAlign w:val="bottom"/>
          </w:tcPr>
          <w:p w:rsidR="00EE2482" w:rsidRPr="00E02554" w:rsidRDefault="00EE2482" w:rsidP="00B10007">
            <w:r w:rsidRPr="00E02554">
              <w:rPr>
                <w:rFonts w:cs="Calibri"/>
                <w:color w:val="000000"/>
                <w:rPrChange w:id="2520" w:author="Gabriel Correa" w:date="2015-08-25T14:24:00Z">
                  <w:rPr>
                    <w:rFonts w:ascii="Calibri" w:eastAsiaTheme="majorEastAsia" w:hAnsi="Calibri" w:cs="Calibri"/>
                    <w:b/>
                    <w:bCs/>
                    <w:color w:val="000000"/>
                    <w:sz w:val="26"/>
                    <w:szCs w:val="26"/>
                  </w:rPr>
                </w:rPrChange>
              </w:rPr>
              <w:t>NaiveBayes</w:t>
            </w:r>
          </w:p>
        </w:tc>
        <w:tc>
          <w:tcPr>
            <w:tcW w:w="1411" w:type="dxa"/>
            <w:vAlign w:val="bottom"/>
          </w:tcPr>
          <w:p w:rsidR="00EE2482" w:rsidRPr="00E02554" w:rsidRDefault="00EE2482" w:rsidP="00B10007">
            <w:pPr>
              <w:rPr>
                <w:rFonts w:cs="Calibri"/>
                <w:color w:val="000000"/>
                <w:rPrChange w:id="2521" w:author="Gabriel Correa" w:date="2015-08-25T14:24:00Z">
                  <w:rPr>
                    <w:rFonts w:ascii="Calibri" w:hAnsi="Calibri" w:cs="Calibri"/>
                    <w:color w:val="000000"/>
                  </w:rPr>
                </w:rPrChange>
              </w:rPr>
            </w:pPr>
            <w:r w:rsidRPr="00E02554">
              <w:rPr>
                <w:rFonts w:cs="Calibri"/>
                <w:color w:val="000000"/>
                <w:rPrChange w:id="2522" w:author="Gabriel Correa" w:date="2015-08-25T14:24:00Z">
                  <w:rPr>
                    <w:rFonts w:ascii="Calibri" w:eastAsiaTheme="majorEastAsia" w:hAnsi="Calibri" w:cs="Calibri"/>
                    <w:b/>
                    <w:bCs/>
                    <w:color w:val="000000"/>
                    <w:sz w:val="26"/>
                    <w:szCs w:val="26"/>
                  </w:rPr>
                </w:rPrChange>
              </w:rPr>
              <w:t>0.64</w:t>
            </w:r>
          </w:p>
        </w:tc>
        <w:tc>
          <w:tcPr>
            <w:tcW w:w="1411" w:type="dxa"/>
            <w:vAlign w:val="bottom"/>
          </w:tcPr>
          <w:p w:rsidR="00EE2482" w:rsidRPr="00E02554" w:rsidRDefault="00EE2482" w:rsidP="00B10007">
            <w:r w:rsidRPr="00E02554">
              <w:rPr>
                <w:rFonts w:cs="Calibri"/>
                <w:color w:val="000000"/>
                <w:rPrChange w:id="2523" w:author="Gabriel Correa" w:date="2015-08-25T14:24:00Z">
                  <w:rPr>
                    <w:rFonts w:ascii="Calibri" w:eastAsiaTheme="majorEastAsia" w:hAnsi="Calibri" w:cs="Calibri"/>
                    <w:b/>
                    <w:bCs/>
                    <w:color w:val="000000"/>
                    <w:sz w:val="26"/>
                    <w:szCs w:val="26"/>
                  </w:rPr>
                </w:rPrChange>
              </w:rPr>
              <w:t>0.82</w:t>
            </w:r>
          </w:p>
        </w:tc>
        <w:tc>
          <w:tcPr>
            <w:tcW w:w="1511" w:type="dxa"/>
            <w:vAlign w:val="bottom"/>
          </w:tcPr>
          <w:p w:rsidR="00EE2482" w:rsidRPr="00E02554" w:rsidRDefault="00EE2482" w:rsidP="00B10007">
            <w:r w:rsidRPr="00E02554">
              <w:rPr>
                <w:rFonts w:cs="Calibri"/>
                <w:color w:val="000000"/>
                <w:rPrChange w:id="2524" w:author="Gabriel Correa" w:date="2015-08-25T14:24:00Z">
                  <w:rPr>
                    <w:rFonts w:ascii="Calibri" w:eastAsiaTheme="majorEastAsia" w:hAnsi="Calibri" w:cs="Calibri"/>
                    <w:b/>
                    <w:bCs/>
                    <w:color w:val="000000"/>
                    <w:sz w:val="26"/>
                    <w:szCs w:val="26"/>
                  </w:rPr>
                </w:rPrChange>
              </w:rPr>
              <w:t>0.53</w:t>
            </w:r>
          </w:p>
        </w:tc>
        <w:tc>
          <w:tcPr>
            <w:tcW w:w="1288" w:type="dxa"/>
            <w:vAlign w:val="bottom"/>
          </w:tcPr>
          <w:p w:rsidR="00EE2482" w:rsidRPr="00E02554" w:rsidRDefault="00EE2482" w:rsidP="00B10007">
            <w:r w:rsidRPr="00E02554">
              <w:rPr>
                <w:rFonts w:cs="Calibri"/>
                <w:color w:val="000000"/>
                <w:rPrChange w:id="2525" w:author="Gabriel Correa" w:date="2015-08-25T14:24:00Z">
                  <w:rPr>
                    <w:rFonts w:ascii="Calibri" w:eastAsiaTheme="majorEastAsia" w:hAnsi="Calibri" w:cs="Calibri"/>
                    <w:b/>
                    <w:bCs/>
                    <w:color w:val="000000"/>
                    <w:sz w:val="26"/>
                    <w:szCs w:val="26"/>
                  </w:rPr>
                </w:rPrChange>
              </w:rPr>
              <w:t>0.90</w:t>
            </w:r>
          </w:p>
        </w:tc>
        <w:tc>
          <w:tcPr>
            <w:tcW w:w="1559" w:type="dxa"/>
            <w:vAlign w:val="bottom"/>
          </w:tcPr>
          <w:p w:rsidR="00EE2482" w:rsidRPr="00E02554" w:rsidRDefault="00EE2482" w:rsidP="00B10007">
            <w:r w:rsidRPr="00E02554">
              <w:rPr>
                <w:rFonts w:cs="Calibri"/>
                <w:color w:val="000000"/>
                <w:rPrChange w:id="2526" w:author="Gabriel Correa" w:date="2015-08-25T14:24:00Z">
                  <w:rPr>
                    <w:rFonts w:ascii="Calibri" w:eastAsiaTheme="majorEastAsia" w:hAnsi="Calibri" w:cs="Calibri"/>
                    <w:b/>
                    <w:bCs/>
                    <w:color w:val="000000"/>
                    <w:sz w:val="26"/>
                    <w:szCs w:val="26"/>
                  </w:rPr>
                </w:rPrChange>
              </w:rPr>
              <w:t>0.55</w:t>
            </w:r>
          </w:p>
        </w:tc>
      </w:tr>
      <w:tr w:rsidR="00EE2482" w:rsidTr="00B10007">
        <w:tc>
          <w:tcPr>
            <w:tcW w:w="2561" w:type="dxa"/>
            <w:vAlign w:val="bottom"/>
          </w:tcPr>
          <w:p w:rsidR="00EE2482" w:rsidRPr="00E02554" w:rsidRDefault="00EE2482" w:rsidP="00B10007">
            <w:r w:rsidRPr="00E02554">
              <w:rPr>
                <w:rFonts w:cs="Calibri"/>
                <w:color w:val="000000"/>
                <w:rPrChange w:id="2527" w:author="Gabriel Correa" w:date="2015-08-25T14:24:00Z">
                  <w:rPr>
                    <w:rFonts w:ascii="Calibri" w:eastAsiaTheme="majorEastAsia" w:hAnsi="Calibri" w:cs="Calibri"/>
                    <w:b/>
                    <w:bCs/>
                    <w:color w:val="000000"/>
                    <w:sz w:val="26"/>
                    <w:szCs w:val="26"/>
                  </w:rPr>
                </w:rPrChange>
              </w:rPr>
              <w:t>NaiveBayesMultinomial</w:t>
            </w:r>
          </w:p>
        </w:tc>
        <w:tc>
          <w:tcPr>
            <w:tcW w:w="1411" w:type="dxa"/>
            <w:vAlign w:val="bottom"/>
          </w:tcPr>
          <w:p w:rsidR="00EE2482" w:rsidRPr="00E02554" w:rsidRDefault="00EE2482" w:rsidP="00B10007">
            <w:pPr>
              <w:rPr>
                <w:rFonts w:cs="Calibri"/>
                <w:color w:val="000000"/>
                <w:rPrChange w:id="2528" w:author="Gabriel Correa" w:date="2015-08-25T14:24:00Z">
                  <w:rPr>
                    <w:rFonts w:ascii="Calibri" w:hAnsi="Calibri" w:cs="Calibri"/>
                    <w:color w:val="000000"/>
                  </w:rPr>
                </w:rPrChange>
              </w:rPr>
            </w:pPr>
            <w:r w:rsidRPr="00E02554">
              <w:rPr>
                <w:rFonts w:cs="Calibri"/>
                <w:color w:val="000000"/>
                <w:rPrChange w:id="2529" w:author="Gabriel Correa" w:date="2015-08-25T14:24:00Z">
                  <w:rPr>
                    <w:rFonts w:ascii="Calibri" w:eastAsiaTheme="majorEastAsia" w:hAnsi="Calibri" w:cs="Calibri"/>
                    <w:b/>
                    <w:bCs/>
                    <w:color w:val="000000"/>
                    <w:sz w:val="26"/>
                    <w:szCs w:val="26"/>
                  </w:rPr>
                </w:rPrChange>
              </w:rPr>
              <w:t>0.65</w:t>
            </w:r>
          </w:p>
        </w:tc>
        <w:tc>
          <w:tcPr>
            <w:tcW w:w="1411" w:type="dxa"/>
            <w:vAlign w:val="bottom"/>
          </w:tcPr>
          <w:p w:rsidR="00EE2482" w:rsidRPr="00E02554" w:rsidRDefault="00EE2482" w:rsidP="00B10007">
            <w:r w:rsidRPr="00E02554">
              <w:rPr>
                <w:rFonts w:cs="Calibri"/>
                <w:color w:val="000000"/>
                <w:rPrChange w:id="2530"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EE2482" w:rsidRPr="00E02554" w:rsidRDefault="00EE2482" w:rsidP="00B10007">
            <w:r w:rsidRPr="00E02554">
              <w:rPr>
                <w:rFonts w:cs="Calibri"/>
                <w:color w:val="000000"/>
                <w:rPrChange w:id="2531" w:author="Gabriel Correa" w:date="2015-08-25T14:24:00Z">
                  <w:rPr>
                    <w:rFonts w:ascii="Calibri" w:eastAsiaTheme="majorEastAsia" w:hAnsi="Calibri" w:cs="Calibri"/>
                    <w:b/>
                    <w:bCs/>
                    <w:color w:val="000000"/>
                    <w:sz w:val="26"/>
                    <w:szCs w:val="26"/>
                  </w:rPr>
                </w:rPrChange>
              </w:rPr>
              <w:t>0.66</w:t>
            </w:r>
          </w:p>
        </w:tc>
        <w:tc>
          <w:tcPr>
            <w:tcW w:w="1288" w:type="dxa"/>
            <w:vAlign w:val="bottom"/>
          </w:tcPr>
          <w:p w:rsidR="00EE2482" w:rsidRPr="00E02554" w:rsidRDefault="00EE2482" w:rsidP="00B10007">
            <w:r w:rsidRPr="00E02554">
              <w:rPr>
                <w:rFonts w:cs="Calibri"/>
                <w:color w:val="000000"/>
                <w:rPrChange w:id="2532" w:author="Gabriel Correa" w:date="2015-08-25T14:24:00Z">
                  <w:rPr>
                    <w:rFonts w:ascii="Calibri" w:eastAsiaTheme="majorEastAsia" w:hAnsi="Calibri" w:cs="Calibri"/>
                    <w:b/>
                    <w:bCs/>
                    <w:color w:val="000000"/>
                    <w:sz w:val="26"/>
                    <w:szCs w:val="26"/>
                  </w:rPr>
                </w:rPrChange>
              </w:rPr>
              <w:t>0.87</w:t>
            </w:r>
          </w:p>
        </w:tc>
        <w:tc>
          <w:tcPr>
            <w:tcW w:w="1559" w:type="dxa"/>
            <w:vAlign w:val="bottom"/>
          </w:tcPr>
          <w:p w:rsidR="00EE2482" w:rsidRPr="00E02554" w:rsidRDefault="00EE2482" w:rsidP="00B10007">
            <w:r w:rsidRPr="00E02554">
              <w:rPr>
                <w:rFonts w:cs="Calibri"/>
                <w:color w:val="000000"/>
                <w:rPrChange w:id="2533" w:author="Gabriel Correa" w:date="2015-08-25T14:24:00Z">
                  <w:rPr>
                    <w:rFonts w:ascii="Calibri" w:eastAsiaTheme="majorEastAsia" w:hAnsi="Calibri" w:cs="Calibri"/>
                    <w:b/>
                    <w:bCs/>
                    <w:color w:val="000000"/>
                    <w:sz w:val="26"/>
                    <w:szCs w:val="26"/>
                  </w:rPr>
                </w:rPrChange>
              </w:rPr>
              <w:t>0.58</w:t>
            </w:r>
          </w:p>
        </w:tc>
      </w:tr>
      <w:tr w:rsidR="00EE2482" w:rsidTr="00B10007">
        <w:tc>
          <w:tcPr>
            <w:tcW w:w="2561" w:type="dxa"/>
            <w:vAlign w:val="bottom"/>
          </w:tcPr>
          <w:p w:rsidR="00EE2482" w:rsidRPr="00E02554" w:rsidRDefault="00EE2482" w:rsidP="00B10007">
            <w:r w:rsidRPr="00E02554">
              <w:rPr>
                <w:rFonts w:cs="Calibri"/>
                <w:color w:val="000000"/>
                <w:rPrChange w:id="2534" w:author="Gabriel Correa" w:date="2015-08-25T14:24:00Z">
                  <w:rPr>
                    <w:rFonts w:ascii="Calibri" w:eastAsiaTheme="majorEastAsia" w:hAnsi="Calibri" w:cs="Calibri"/>
                    <w:b/>
                    <w:bCs/>
                    <w:color w:val="000000"/>
                    <w:sz w:val="26"/>
                    <w:szCs w:val="26"/>
                  </w:rPr>
                </w:rPrChange>
              </w:rPr>
              <w:t>BayesianLogisticRegresion</w:t>
            </w:r>
          </w:p>
        </w:tc>
        <w:tc>
          <w:tcPr>
            <w:tcW w:w="1411" w:type="dxa"/>
            <w:vAlign w:val="bottom"/>
          </w:tcPr>
          <w:p w:rsidR="00EE2482" w:rsidRPr="00E02554" w:rsidRDefault="00EE2482" w:rsidP="00B10007">
            <w:pPr>
              <w:rPr>
                <w:rFonts w:cs="Calibri"/>
                <w:color w:val="000000"/>
                <w:rPrChange w:id="2535" w:author="Gabriel Correa" w:date="2015-08-25T14:24:00Z">
                  <w:rPr>
                    <w:rFonts w:ascii="Calibri" w:hAnsi="Calibri" w:cs="Calibri"/>
                    <w:color w:val="000000"/>
                  </w:rPr>
                </w:rPrChange>
              </w:rPr>
            </w:pPr>
            <w:r w:rsidRPr="00E02554">
              <w:rPr>
                <w:rFonts w:cs="Calibri"/>
                <w:color w:val="000000"/>
                <w:rPrChange w:id="2536" w:author="Gabriel Correa" w:date="2015-08-25T14:24:00Z">
                  <w:rPr>
                    <w:rFonts w:ascii="Calibri" w:eastAsiaTheme="majorEastAsia" w:hAnsi="Calibri" w:cs="Calibri"/>
                    <w:b/>
                    <w:bCs/>
                    <w:color w:val="000000"/>
                    <w:sz w:val="26"/>
                    <w:szCs w:val="26"/>
                  </w:rPr>
                </w:rPrChange>
              </w:rPr>
              <w:t>0.70</w:t>
            </w:r>
          </w:p>
        </w:tc>
        <w:tc>
          <w:tcPr>
            <w:tcW w:w="1411" w:type="dxa"/>
            <w:vAlign w:val="bottom"/>
          </w:tcPr>
          <w:p w:rsidR="00EE2482" w:rsidRPr="00E02554" w:rsidRDefault="00EE2482" w:rsidP="00B10007">
            <w:r w:rsidRPr="00E02554">
              <w:rPr>
                <w:rFonts w:cs="Calibri"/>
                <w:color w:val="000000"/>
                <w:rPrChange w:id="2537"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EE2482" w:rsidRPr="00E02554" w:rsidRDefault="00EE2482" w:rsidP="00B10007">
            <w:r w:rsidRPr="00E02554">
              <w:rPr>
                <w:rFonts w:cs="Calibri"/>
                <w:color w:val="000000"/>
                <w:rPrChange w:id="2538" w:author="Gabriel Correa" w:date="2015-08-25T14:24:00Z">
                  <w:rPr>
                    <w:rFonts w:ascii="Calibri" w:eastAsiaTheme="majorEastAsia" w:hAnsi="Calibri" w:cs="Calibri"/>
                    <w:b/>
                    <w:bCs/>
                    <w:color w:val="000000"/>
                    <w:sz w:val="26"/>
                    <w:szCs w:val="26"/>
                  </w:rPr>
                </w:rPrChange>
              </w:rPr>
              <w:t>0.73</w:t>
            </w:r>
          </w:p>
        </w:tc>
        <w:tc>
          <w:tcPr>
            <w:tcW w:w="1288" w:type="dxa"/>
            <w:vAlign w:val="bottom"/>
          </w:tcPr>
          <w:p w:rsidR="00EE2482" w:rsidRPr="00E02554" w:rsidRDefault="00EE2482" w:rsidP="00B10007">
            <w:r w:rsidRPr="00E02554">
              <w:rPr>
                <w:rFonts w:cs="Calibri"/>
                <w:color w:val="000000"/>
                <w:rPrChange w:id="2539"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EE2482" w:rsidRPr="00E02554" w:rsidRDefault="00EE2482" w:rsidP="00B10007">
            <w:r w:rsidRPr="00E02554">
              <w:rPr>
                <w:rFonts w:cs="Calibri"/>
                <w:color w:val="000000"/>
                <w:rPrChange w:id="2540" w:author="Gabriel Correa" w:date="2015-08-25T14:24:00Z">
                  <w:rPr>
                    <w:rFonts w:ascii="Calibri" w:eastAsiaTheme="majorEastAsia" w:hAnsi="Calibri" w:cs="Calibri"/>
                    <w:b/>
                    <w:bCs/>
                    <w:color w:val="000000"/>
                    <w:sz w:val="26"/>
                    <w:szCs w:val="26"/>
                  </w:rPr>
                </w:rPrChange>
              </w:rPr>
              <w:t>0.06</w:t>
            </w:r>
          </w:p>
        </w:tc>
      </w:tr>
      <w:tr w:rsidR="00EE2482" w:rsidTr="00B10007">
        <w:tc>
          <w:tcPr>
            <w:tcW w:w="2561" w:type="dxa"/>
            <w:vAlign w:val="bottom"/>
          </w:tcPr>
          <w:p w:rsidR="00EE2482" w:rsidRPr="00E02554" w:rsidRDefault="00EE2482" w:rsidP="00B10007">
            <w:r w:rsidRPr="00E02554">
              <w:rPr>
                <w:rFonts w:cs="Calibri"/>
                <w:color w:val="000000"/>
                <w:rPrChange w:id="2541" w:author="Gabriel Correa" w:date="2015-08-25T14:24:00Z">
                  <w:rPr>
                    <w:rFonts w:ascii="Calibri" w:eastAsiaTheme="majorEastAsia" w:hAnsi="Calibri" w:cs="Calibri"/>
                    <w:b/>
                    <w:bCs/>
                    <w:color w:val="000000"/>
                    <w:sz w:val="26"/>
                    <w:szCs w:val="26"/>
                  </w:rPr>
                </w:rPrChange>
              </w:rPr>
              <w:t>PART</w:t>
            </w:r>
          </w:p>
        </w:tc>
        <w:tc>
          <w:tcPr>
            <w:tcW w:w="1411" w:type="dxa"/>
            <w:vAlign w:val="bottom"/>
          </w:tcPr>
          <w:p w:rsidR="00EE2482" w:rsidRPr="00E02554" w:rsidRDefault="00EE2482" w:rsidP="00B10007">
            <w:pPr>
              <w:rPr>
                <w:rFonts w:cs="Calibri"/>
                <w:color w:val="000000"/>
                <w:rPrChange w:id="2542" w:author="Gabriel Correa" w:date="2015-08-25T14:24:00Z">
                  <w:rPr>
                    <w:rFonts w:ascii="Calibri" w:hAnsi="Calibri" w:cs="Calibri"/>
                    <w:color w:val="000000"/>
                  </w:rPr>
                </w:rPrChange>
              </w:rPr>
            </w:pPr>
            <w:r w:rsidRPr="00E02554">
              <w:rPr>
                <w:rFonts w:cs="Calibri"/>
                <w:color w:val="000000"/>
                <w:rPrChange w:id="2543"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EE2482" w:rsidRPr="00E02554" w:rsidRDefault="00EE2482" w:rsidP="00B10007">
            <w:r w:rsidRPr="00E02554">
              <w:rPr>
                <w:rFonts w:cs="Calibri"/>
                <w:color w:val="000000"/>
                <w:rPrChange w:id="2544" w:author="Gabriel Correa" w:date="2015-08-25T14:24:00Z">
                  <w:rPr>
                    <w:rFonts w:ascii="Calibri" w:eastAsiaTheme="majorEastAsia" w:hAnsi="Calibri" w:cs="Calibri"/>
                    <w:b/>
                    <w:bCs/>
                    <w:color w:val="000000"/>
                    <w:sz w:val="26"/>
                    <w:szCs w:val="26"/>
                  </w:rPr>
                </w:rPrChange>
              </w:rPr>
              <w:t>0.76</w:t>
            </w:r>
          </w:p>
        </w:tc>
        <w:tc>
          <w:tcPr>
            <w:tcW w:w="1511" w:type="dxa"/>
            <w:vAlign w:val="bottom"/>
          </w:tcPr>
          <w:p w:rsidR="00EE2482" w:rsidRPr="00E02554" w:rsidRDefault="00EE2482" w:rsidP="00B10007">
            <w:r w:rsidRPr="00E02554">
              <w:rPr>
                <w:rFonts w:cs="Calibri"/>
                <w:color w:val="000000"/>
                <w:rPrChange w:id="2545" w:author="Gabriel Correa" w:date="2015-08-25T14:24:00Z">
                  <w:rPr>
                    <w:rFonts w:ascii="Calibri" w:eastAsiaTheme="majorEastAsia" w:hAnsi="Calibri" w:cs="Calibri"/>
                    <w:b/>
                    <w:bCs/>
                    <w:color w:val="000000"/>
                    <w:sz w:val="26"/>
                    <w:szCs w:val="26"/>
                  </w:rPr>
                </w:rPrChange>
              </w:rPr>
              <w:t>0.76</w:t>
            </w:r>
          </w:p>
        </w:tc>
        <w:tc>
          <w:tcPr>
            <w:tcW w:w="1288" w:type="dxa"/>
            <w:vAlign w:val="bottom"/>
          </w:tcPr>
          <w:p w:rsidR="00EE2482" w:rsidRPr="00E02554" w:rsidRDefault="00EE2482" w:rsidP="00B10007">
            <w:r w:rsidRPr="00E02554">
              <w:rPr>
                <w:rFonts w:cs="Calibri"/>
                <w:color w:val="000000"/>
                <w:rPrChange w:id="2546"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EE2482" w:rsidRPr="00E02554" w:rsidRDefault="00EE2482" w:rsidP="00B10007">
            <w:r w:rsidRPr="00E02554">
              <w:rPr>
                <w:rFonts w:cs="Calibri"/>
                <w:color w:val="000000"/>
                <w:rPrChange w:id="2547" w:author="Gabriel Correa" w:date="2015-08-25T14:24:00Z">
                  <w:rPr>
                    <w:rFonts w:ascii="Calibri" w:eastAsiaTheme="majorEastAsia" w:hAnsi="Calibri" w:cs="Calibri"/>
                    <w:b/>
                    <w:bCs/>
                    <w:color w:val="000000"/>
                    <w:sz w:val="26"/>
                    <w:szCs w:val="26"/>
                  </w:rPr>
                </w:rPrChange>
              </w:rPr>
              <w:t>0.71</w:t>
            </w:r>
          </w:p>
        </w:tc>
      </w:tr>
      <w:tr w:rsidR="00EE2482" w:rsidTr="00B10007">
        <w:tc>
          <w:tcPr>
            <w:tcW w:w="2561" w:type="dxa"/>
            <w:vAlign w:val="bottom"/>
          </w:tcPr>
          <w:p w:rsidR="00EE2482" w:rsidRPr="00E02554" w:rsidRDefault="00EE2482" w:rsidP="00B10007">
            <w:r w:rsidRPr="00E02554">
              <w:rPr>
                <w:rFonts w:cs="Calibri"/>
                <w:color w:val="000000"/>
                <w:rPrChange w:id="2548" w:author="Gabriel Correa" w:date="2015-08-25T14:24:00Z">
                  <w:rPr>
                    <w:rFonts w:ascii="Calibri" w:eastAsiaTheme="majorEastAsia" w:hAnsi="Calibri" w:cs="Calibri"/>
                    <w:b/>
                    <w:bCs/>
                    <w:color w:val="000000"/>
                    <w:sz w:val="26"/>
                    <w:szCs w:val="26"/>
                  </w:rPr>
                </w:rPrChange>
              </w:rPr>
              <w:t>RandomForest</w:t>
            </w:r>
          </w:p>
        </w:tc>
        <w:tc>
          <w:tcPr>
            <w:tcW w:w="1411" w:type="dxa"/>
            <w:vAlign w:val="bottom"/>
          </w:tcPr>
          <w:p w:rsidR="00EE2482" w:rsidRPr="00E02554" w:rsidRDefault="00EE2482" w:rsidP="00B10007">
            <w:pPr>
              <w:rPr>
                <w:rFonts w:cs="Calibri"/>
                <w:color w:val="000000"/>
                <w:rPrChange w:id="2549" w:author="Gabriel Correa" w:date="2015-08-25T14:24:00Z">
                  <w:rPr>
                    <w:rFonts w:ascii="Calibri" w:hAnsi="Calibri" w:cs="Calibri"/>
                    <w:color w:val="000000"/>
                  </w:rPr>
                </w:rPrChange>
              </w:rPr>
            </w:pPr>
            <w:r w:rsidRPr="00E02554">
              <w:rPr>
                <w:rFonts w:cs="Calibri"/>
                <w:color w:val="000000"/>
                <w:rPrChange w:id="2550"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EE2482" w:rsidRPr="00E02554" w:rsidRDefault="00EE2482" w:rsidP="00B10007">
            <w:r w:rsidRPr="00E02554">
              <w:rPr>
                <w:rFonts w:cs="Calibri"/>
                <w:color w:val="000000"/>
                <w:rPrChange w:id="2551"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EE2482" w:rsidRPr="00E02554" w:rsidRDefault="00EE2482" w:rsidP="00B10007">
            <w:r w:rsidRPr="00E02554">
              <w:rPr>
                <w:rFonts w:cs="Calibri"/>
                <w:color w:val="000000"/>
                <w:rPrChange w:id="2552" w:author="Gabriel Correa" w:date="2015-08-25T14:24:00Z">
                  <w:rPr>
                    <w:rFonts w:ascii="Calibri" w:eastAsiaTheme="majorEastAsia" w:hAnsi="Calibri" w:cs="Calibri"/>
                    <w:b/>
                    <w:bCs/>
                    <w:color w:val="000000"/>
                    <w:sz w:val="26"/>
                    <w:szCs w:val="26"/>
                  </w:rPr>
                </w:rPrChange>
              </w:rPr>
              <w:t>0.88</w:t>
            </w:r>
          </w:p>
        </w:tc>
        <w:tc>
          <w:tcPr>
            <w:tcW w:w="1288" w:type="dxa"/>
            <w:vAlign w:val="bottom"/>
          </w:tcPr>
          <w:p w:rsidR="00EE2482" w:rsidRPr="00E02554" w:rsidRDefault="00EE2482" w:rsidP="00B10007">
            <w:r w:rsidRPr="00E02554">
              <w:rPr>
                <w:rFonts w:cs="Calibri"/>
                <w:color w:val="000000"/>
                <w:rPrChange w:id="2553" w:author="Gabriel Correa" w:date="2015-08-25T14:24:00Z">
                  <w:rPr>
                    <w:rFonts w:ascii="Calibri" w:eastAsiaTheme="majorEastAsia" w:hAnsi="Calibri" w:cs="Calibri"/>
                    <w:b/>
                    <w:bCs/>
                    <w:color w:val="000000"/>
                    <w:sz w:val="26"/>
                    <w:szCs w:val="26"/>
                  </w:rPr>
                </w:rPrChange>
              </w:rPr>
              <w:t>0.97</w:t>
            </w:r>
          </w:p>
        </w:tc>
        <w:tc>
          <w:tcPr>
            <w:tcW w:w="1559" w:type="dxa"/>
            <w:vAlign w:val="bottom"/>
          </w:tcPr>
          <w:p w:rsidR="00EE2482" w:rsidRPr="00E02554" w:rsidRDefault="00EE2482" w:rsidP="00B10007">
            <w:r w:rsidRPr="00E02554">
              <w:rPr>
                <w:rFonts w:cs="Calibri"/>
                <w:color w:val="000000"/>
                <w:rPrChange w:id="2554" w:author="Gabriel Correa" w:date="2015-08-25T14:24:00Z">
                  <w:rPr>
                    <w:rFonts w:ascii="Calibri" w:eastAsiaTheme="majorEastAsia" w:hAnsi="Calibri" w:cs="Calibri"/>
                    <w:b/>
                    <w:bCs/>
                    <w:color w:val="000000"/>
                    <w:sz w:val="26"/>
                    <w:szCs w:val="26"/>
                  </w:rPr>
                </w:rPrChange>
              </w:rPr>
              <w:t>0.72</w:t>
            </w:r>
          </w:p>
        </w:tc>
      </w:tr>
      <w:tr w:rsidR="00EE2482" w:rsidTr="00B10007">
        <w:tc>
          <w:tcPr>
            <w:tcW w:w="2561" w:type="dxa"/>
            <w:vAlign w:val="bottom"/>
          </w:tcPr>
          <w:p w:rsidR="00EE2482" w:rsidRPr="00E02554" w:rsidRDefault="00EE2482" w:rsidP="00B10007">
            <w:r w:rsidRPr="00E02554">
              <w:rPr>
                <w:rFonts w:cs="Calibri"/>
                <w:color w:val="000000"/>
                <w:rPrChange w:id="2555" w:author="Gabriel Correa" w:date="2015-08-25T14:24:00Z">
                  <w:rPr>
                    <w:rFonts w:ascii="Calibri" w:eastAsiaTheme="majorEastAsia" w:hAnsi="Calibri" w:cs="Calibri"/>
                    <w:b/>
                    <w:bCs/>
                    <w:color w:val="000000"/>
                    <w:sz w:val="26"/>
                    <w:szCs w:val="26"/>
                  </w:rPr>
                </w:rPrChange>
              </w:rPr>
              <w:t>OneR</w:t>
            </w:r>
          </w:p>
        </w:tc>
        <w:tc>
          <w:tcPr>
            <w:tcW w:w="1411" w:type="dxa"/>
            <w:vAlign w:val="bottom"/>
          </w:tcPr>
          <w:p w:rsidR="00EE2482" w:rsidRPr="00E02554" w:rsidRDefault="00EE2482" w:rsidP="00B10007">
            <w:pPr>
              <w:rPr>
                <w:rFonts w:cs="Calibri"/>
                <w:color w:val="000000"/>
                <w:rPrChange w:id="2556" w:author="Gabriel Correa" w:date="2015-08-25T14:24:00Z">
                  <w:rPr>
                    <w:rFonts w:ascii="Calibri" w:hAnsi="Calibri" w:cs="Calibri"/>
                    <w:color w:val="000000"/>
                  </w:rPr>
                </w:rPrChange>
              </w:rPr>
            </w:pPr>
            <w:r w:rsidRPr="00E02554">
              <w:rPr>
                <w:rFonts w:cs="Calibri"/>
                <w:color w:val="000000"/>
                <w:rPrChange w:id="2557" w:author="Gabriel Correa" w:date="2015-08-25T14:24:00Z">
                  <w:rPr>
                    <w:rFonts w:ascii="Calibri" w:eastAsiaTheme="majorEastAsia" w:hAnsi="Calibri" w:cs="Calibri"/>
                    <w:b/>
                    <w:bCs/>
                    <w:color w:val="000000"/>
                    <w:sz w:val="26"/>
                    <w:szCs w:val="26"/>
                  </w:rPr>
                </w:rPrChange>
              </w:rPr>
              <w:t>0.78</w:t>
            </w:r>
          </w:p>
        </w:tc>
        <w:tc>
          <w:tcPr>
            <w:tcW w:w="1411" w:type="dxa"/>
            <w:vAlign w:val="bottom"/>
          </w:tcPr>
          <w:p w:rsidR="00EE2482" w:rsidRPr="00E02554" w:rsidRDefault="00EE2482" w:rsidP="00B10007">
            <w:r w:rsidRPr="00E02554">
              <w:rPr>
                <w:rFonts w:cs="Calibri"/>
                <w:color w:val="000000"/>
                <w:rPrChange w:id="2558"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EE2482" w:rsidRPr="00E02554" w:rsidRDefault="00EE2482" w:rsidP="00B10007">
            <w:r w:rsidRPr="00E02554">
              <w:rPr>
                <w:rFonts w:cs="Calibri"/>
                <w:color w:val="000000"/>
                <w:rPrChange w:id="2559" w:author="Gabriel Correa" w:date="2015-08-25T14:24:00Z">
                  <w:rPr>
                    <w:rFonts w:ascii="Calibri" w:eastAsiaTheme="majorEastAsia" w:hAnsi="Calibri" w:cs="Calibri"/>
                    <w:b/>
                    <w:bCs/>
                    <w:color w:val="000000"/>
                    <w:sz w:val="26"/>
                    <w:szCs w:val="26"/>
                  </w:rPr>
                </w:rPrChange>
              </w:rPr>
              <w:t>1</w:t>
            </w:r>
          </w:p>
        </w:tc>
        <w:tc>
          <w:tcPr>
            <w:tcW w:w="1288" w:type="dxa"/>
            <w:vAlign w:val="bottom"/>
          </w:tcPr>
          <w:p w:rsidR="00EE2482" w:rsidRPr="00E02554" w:rsidRDefault="00EE2482" w:rsidP="00B10007">
            <w:r w:rsidRPr="00E02554">
              <w:rPr>
                <w:rFonts w:cs="Calibri"/>
                <w:color w:val="000000"/>
                <w:rPrChange w:id="2560" w:author="Gabriel Correa" w:date="2015-08-25T14:24:00Z">
                  <w:rPr>
                    <w:rFonts w:ascii="Calibri" w:eastAsiaTheme="majorEastAsia" w:hAnsi="Calibri" w:cs="Calibri"/>
                    <w:b/>
                    <w:bCs/>
                    <w:color w:val="000000"/>
                    <w:sz w:val="26"/>
                    <w:szCs w:val="26"/>
                  </w:rPr>
                </w:rPrChange>
              </w:rPr>
              <w:t>0.82</w:t>
            </w:r>
          </w:p>
        </w:tc>
        <w:tc>
          <w:tcPr>
            <w:tcW w:w="1559" w:type="dxa"/>
            <w:vAlign w:val="bottom"/>
          </w:tcPr>
          <w:p w:rsidR="00EE2482" w:rsidRPr="00E02554" w:rsidRDefault="00EE2482" w:rsidP="00B10007">
            <w:r w:rsidRPr="00E02554">
              <w:rPr>
                <w:rFonts w:cs="Calibri"/>
                <w:color w:val="000000"/>
                <w:rPrChange w:id="2561" w:author="Gabriel Correa" w:date="2015-08-25T14:24:00Z">
                  <w:rPr>
                    <w:rFonts w:ascii="Calibri" w:eastAsiaTheme="majorEastAsia" w:hAnsi="Calibri" w:cs="Calibri"/>
                    <w:b/>
                    <w:bCs/>
                    <w:color w:val="000000"/>
                    <w:sz w:val="26"/>
                    <w:szCs w:val="26"/>
                  </w:rPr>
                </w:rPrChange>
              </w:rPr>
              <w:t>0.75</w:t>
            </w:r>
          </w:p>
        </w:tc>
      </w:tr>
      <w:tr w:rsidR="00EE2482" w:rsidTr="00B10007">
        <w:tc>
          <w:tcPr>
            <w:tcW w:w="2561" w:type="dxa"/>
            <w:vAlign w:val="bottom"/>
          </w:tcPr>
          <w:p w:rsidR="00EE2482" w:rsidRPr="00E02554" w:rsidRDefault="00EE2482" w:rsidP="00B10007">
            <w:r w:rsidRPr="00E02554">
              <w:rPr>
                <w:rFonts w:cs="Calibri"/>
                <w:color w:val="000000"/>
                <w:rPrChange w:id="2562" w:author="Gabriel Correa" w:date="2015-08-25T14:24:00Z">
                  <w:rPr>
                    <w:rFonts w:ascii="Calibri" w:eastAsiaTheme="majorEastAsia" w:hAnsi="Calibri" w:cs="Calibri"/>
                    <w:b/>
                    <w:bCs/>
                    <w:color w:val="000000"/>
                    <w:sz w:val="26"/>
                    <w:szCs w:val="26"/>
                  </w:rPr>
                </w:rPrChange>
              </w:rPr>
              <w:t>LibSVM</w:t>
            </w:r>
          </w:p>
        </w:tc>
        <w:tc>
          <w:tcPr>
            <w:tcW w:w="1411" w:type="dxa"/>
            <w:vAlign w:val="bottom"/>
          </w:tcPr>
          <w:p w:rsidR="00EE2482" w:rsidRPr="00415C0C" w:rsidRDefault="00EE2482" w:rsidP="00B10007">
            <w:pPr>
              <w:rPr>
                <w:rFonts w:cs="Calibri"/>
                <w:b/>
                <w:color w:val="000000"/>
                <w:rPrChange w:id="2563" w:author="Gabriel Correa" w:date="2015-08-26T03:25:00Z">
                  <w:rPr>
                    <w:rFonts w:ascii="Calibri" w:hAnsi="Calibri" w:cs="Calibri"/>
                    <w:color w:val="000000"/>
                  </w:rPr>
                </w:rPrChange>
              </w:rPr>
            </w:pPr>
            <w:r w:rsidRPr="00415C0C">
              <w:rPr>
                <w:rFonts w:cs="Calibri"/>
                <w:b/>
                <w:color w:val="000000"/>
                <w:rPrChange w:id="2564" w:author="Gabriel Correa" w:date="2015-08-26T03:25:00Z">
                  <w:rPr>
                    <w:rFonts w:ascii="Calibri" w:eastAsiaTheme="majorEastAsia" w:hAnsi="Calibri" w:cs="Calibri"/>
                    <w:b/>
                    <w:bCs/>
                    <w:color w:val="000000"/>
                    <w:sz w:val="26"/>
                    <w:szCs w:val="26"/>
                  </w:rPr>
                </w:rPrChange>
              </w:rPr>
              <w:t>0.81</w:t>
            </w:r>
          </w:p>
        </w:tc>
        <w:tc>
          <w:tcPr>
            <w:tcW w:w="1411" w:type="dxa"/>
            <w:vAlign w:val="bottom"/>
          </w:tcPr>
          <w:p w:rsidR="00EE2482" w:rsidRPr="00415C0C" w:rsidRDefault="00EE2482" w:rsidP="00B10007">
            <w:pPr>
              <w:rPr>
                <w:b/>
                <w:rPrChange w:id="2565" w:author="Gabriel Correa" w:date="2015-08-26T03:25:00Z">
                  <w:rPr/>
                </w:rPrChange>
              </w:rPr>
            </w:pPr>
            <w:r w:rsidRPr="00415C0C">
              <w:rPr>
                <w:rFonts w:cs="Calibri"/>
                <w:b/>
                <w:color w:val="000000"/>
                <w:rPrChange w:id="2566" w:author="Gabriel Correa" w:date="2015-08-26T03:25:00Z">
                  <w:rPr>
                    <w:rFonts w:ascii="Calibri" w:eastAsiaTheme="majorEastAsia" w:hAnsi="Calibri" w:cs="Calibri"/>
                    <w:b/>
                    <w:bCs/>
                    <w:color w:val="000000"/>
                    <w:sz w:val="26"/>
                    <w:szCs w:val="26"/>
                  </w:rPr>
                </w:rPrChange>
              </w:rPr>
              <w:t>0.82</w:t>
            </w:r>
          </w:p>
        </w:tc>
        <w:tc>
          <w:tcPr>
            <w:tcW w:w="1511" w:type="dxa"/>
            <w:vAlign w:val="bottom"/>
          </w:tcPr>
          <w:p w:rsidR="00EE2482" w:rsidRPr="00E02554" w:rsidRDefault="00EE2482" w:rsidP="00B10007">
            <w:r w:rsidRPr="00E02554">
              <w:rPr>
                <w:rFonts w:cs="Calibri"/>
                <w:color w:val="000000"/>
                <w:rPrChange w:id="2567"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EE2482" w:rsidRPr="00E02554" w:rsidRDefault="00EE2482" w:rsidP="00B10007">
            <w:r w:rsidRPr="00E02554">
              <w:rPr>
                <w:rFonts w:cs="Calibri"/>
                <w:color w:val="000000"/>
                <w:rPrChange w:id="2568"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EE2482" w:rsidRPr="00E02554" w:rsidRDefault="00EE2482" w:rsidP="00B10007">
            <w:r w:rsidRPr="00E02554">
              <w:rPr>
                <w:rFonts w:cs="Calibri"/>
                <w:color w:val="000000"/>
                <w:rPrChange w:id="2569" w:author="Gabriel Correa" w:date="2015-08-25T14:24:00Z">
                  <w:rPr>
                    <w:rFonts w:ascii="Calibri" w:eastAsiaTheme="majorEastAsia" w:hAnsi="Calibri" w:cs="Calibri"/>
                    <w:b/>
                    <w:bCs/>
                    <w:color w:val="000000"/>
                    <w:sz w:val="26"/>
                    <w:szCs w:val="26"/>
                  </w:rPr>
                </w:rPrChange>
              </w:rPr>
              <w:t>0.77</w:t>
            </w:r>
          </w:p>
        </w:tc>
      </w:tr>
      <w:tr w:rsidR="00EE2482" w:rsidTr="00B10007">
        <w:tc>
          <w:tcPr>
            <w:tcW w:w="2561" w:type="dxa"/>
            <w:vAlign w:val="bottom"/>
          </w:tcPr>
          <w:p w:rsidR="00EE2482" w:rsidRPr="00E02554" w:rsidRDefault="00EE2482" w:rsidP="00B10007">
            <w:r w:rsidRPr="00E02554">
              <w:rPr>
                <w:rFonts w:cs="Calibri"/>
                <w:color w:val="000000"/>
                <w:rPrChange w:id="2570" w:author="Gabriel Correa" w:date="2015-08-25T14:24:00Z">
                  <w:rPr>
                    <w:rFonts w:ascii="Calibri" w:eastAsiaTheme="majorEastAsia" w:hAnsi="Calibri" w:cs="Calibri"/>
                    <w:b/>
                    <w:bCs/>
                    <w:color w:val="000000"/>
                    <w:sz w:val="26"/>
                    <w:szCs w:val="26"/>
                  </w:rPr>
                </w:rPrChange>
              </w:rPr>
              <w:t>SMO</w:t>
            </w:r>
          </w:p>
        </w:tc>
        <w:tc>
          <w:tcPr>
            <w:tcW w:w="1411" w:type="dxa"/>
            <w:vAlign w:val="bottom"/>
          </w:tcPr>
          <w:p w:rsidR="00EE2482" w:rsidRPr="00415C0C" w:rsidRDefault="00EE2482" w:rsidP="00B10007">
            <w:pPr>
              <w:rPr>
                <w:rFonts w:cs="Calibri"/>
                <w:b/>
                <w:color w:val="000000"/>
                <w:rPrChange w:id="2571" w:author="Gabriel Correa" w:date="2015-08-26T03:25:00Z">
                  <w:rPr>
                    <w:rFonts w:ascii="Calibri" w:hAnsi="Calibri" w:cs="Calibri"/>
                    <w:color w:val="000000"/>
                  </w:rPr>
                </w:rPrChange>
              </w:rPr>
            </w:pPr>
            <w:r w:rsidRPr="00415C0C">
              <w:rPr>
                <w:rFonts w:cs="Calibri"/>
                <w:b/>
                <w:color w:val="000000"/>
                <w:rPrChange w:id="2572" w:author="Gabriel Correa" w:date="2015-08-26T03:25:00Z">
                  <w:rPr>
                    <w:rFonts w:ascii="Calibri" w:eastAsiaTheme="majorEastAsia" w:hAnsi="Calibri" w:cs="Calibri"/>
                    <w:b/>
                    <w:bCs/>
                    <w:color w:val="000000"/>
                    <w:sz w:val="26"/>
                    <w:szCs w:val="26"/>
                  </w:rPr>
                </w:rPrChange>
              </w:rPr>
              <w:t>0.81</w:t>
            </w:r>
          </w:p>
        </w:tc>
        <w:tc>
          <w:tcPr>
            <w:tcW w:w="1411" w:type="dxa"/>
            <w:vAlign w:val="bottom"/>
          </w:tcPr>
          <w:p w:rsidR="00EE2482" w:rsidRPr="00415C0C" w:rsidRDefault="00EE2482" w:rsidP="00B10007">
            <w:pPr>
              <w:rPr>
                <w:b/>
                <w:rPrChange w:id="2573" w:author="Gabriel Correa" w:date="2015-08-26T03:25:00Z">
                  <w:rPr/>
                </w:rPrChange>
              </w:rPr>
            </w:pPr>
            <w:r w:rsidRPr="00415C0C">
              <w:rPr>
                <w:rFonts w:cs="Calibri"/>
                <w:b/>
                <w:color w:val="000000"/>
                <w:rPrChange w:id="2574" w:author="Gabriel Correa" w:date="2015-08-26T03:25:00Z">
                  <w:rPr>
                    <w:rFonts w:ascii="Calibri" w:eastAsiaTheme="majorEastAsia" w:hAnsi="Calibri" w:cs="Calibri"/>
                    <w:b/>
                    <w:bCs/>
                    <w:color w:val="000000"/>
                    <w:sz w:val="26"/>
                    <w:szCs w:val="26"/>
                  </w:rPr>
                </w:rPrChange>
              </w:rPr>
              <w:t>0.82</w:t>
            </w:r>
          </w:p>
        </w:tc>
        <w:tc>
          <w:tcPr>
            <w:tcW w:w="1511" w:type="dxa"/>
            <w:vAlign w:val="bottom"/>
          </w:tcPr>
          <w:p w:rsidR="00EE2482" w:rsidRPr="00E02554" w:rsidRDefault="00EE2482" w:rsidP="00B10007">
            <w:r w:rsidRPr="00E02554">
              <w:rPr>
                <w:rFonts w:cs="Calibri"/>
                <w:color w:val="000000"/>
                <w:rPrChange w:id="2575"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EE2482" w:rsidRPr="00E02554" w:rsidRDefault="00EE2482" w:rsidP="00B10007">
            <w:r w:rsidRPr="00E02554">
              <w:rPr>
                <w:rFonts w:cs="Calibri"/>
                <w:color w:val="000000"/>
                <w:rPrChange w:id="2576"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EE2482" w:rsidRPr="00E02554" w:rsidRDefault="00EE2482" w:rsidP="00B10007">
            <w:r w:rsidRPr="00E02554">
              <w:rPr>
                <w:rFonts w:cs="Calibri"/>
                <w:color w:val="000000"/>
                <w:rPrChange w:id="2577" w:author="Gabriel Correa" w:date="2015-08-25T14:24:00Z">
                  <w:rPr>
                    <w:rFonts w:ascii="Calibri" w:eastAsiaTheme="majorEastAsia" w:hAnsi="Calibri" w:cs="Calibri"/>
                    <w:b/>
                    <w:bCs/>
                    <w:color w:val="000000"/>
                    <w:sz w:val="26"/>
                    <w:szCs w:val="26"/>
                  </w:rPr>
                </w:rPrChange>
              </w:rPr>
              <w:t>0.77</w:t>
            </w:r>
          </w:p>
        </w:tc>
      </w:tr>
      <w:tr w:rsidR="00EE2482" w:rsidTr="00B10007">
        <w:tc>
          <w:tcPr>
            <w:tcW w:w="2561" w:type="dxa"/>
            <w:vAlign w:val="bottom"/>
          </w:tcPr>
          <w:p w:rsidR="00EE2482" w:rsidRPr="00E02554" w:rsidRDefault="00EE2482" w:rsidP="00B10007">
            <w:r w:rsidRPr="00E02554">
              <w:rPr>
                <w:rFonts w:cs="Calibri"/>
                <w:color w:val="000000"/>
                <w:rPrChange w:id="2578" w:author="Gabriel Correa" w:date="2015-08-25T14:24:00Z">
                  <w:rPr>
                    <w:rFonts w:ascii="Calibri" w:eastAsiaTheme="majorEastAsia" w:hAnsi="Calibri" w:cs="Calibri"/>
                    <w:b/>
                    <w:bCs/>
                    <w:color w:val="000000"/>
                    <w:sz w:val="26"/>
                    <w:szCs w:val="26"/>
                  </w:rPr>
                </w:rPrChange>
              </w:rPr>
              <w:t>J48</w:t>
            </w:r>
          </w:p>
        </w:tc>
        <w:tc>
          <w:tcPr>
            <w:tcW w:w="1411" w:type="dxa"/>
            <w:vAlign w:val="bottom"/>
          </w:tcPr>
          <w:p w:rsidR="00EE2482" w:rsidRPr="00415C0C" w:rsidRDefault="00EE2482" w:rsidP="00B10007">
            <w:pPr>
              <w:rPr>
                <w:rFonts w:cs="Calibri"/>
                <w:b/>
                <w:color w:val="000000"/>
                <w:rPrChange w:id="2579" w:author="Gabriel Correa" w:date="2015-08-26T03:25:00Z">
                  <w:rPr>
                    <w:rFonts w:ascii="Calibri" w:hAnsi="Calibri" w:cs="Calibri"/>
                    <w:color w:val="000000"/>
                  </w:rPr>
                </w:rPrChange>
              </w:rPr>
            </w:pPr>
            <w:r w:rsidRPr="00415C0C">
              <w:rPr>
                <w:rFonts w:cs="Calibri"/>
                <w:b/>
                <w:color w:val="000000"/>
                <w:rPrChange w:id="2580" w:author="Gabriel Correa" w:date="2015-08-26T03:25:00Z">
                  <w:rPr>
                    <w:rFonts w:ascii="Calibri" w:eastAsiaTheme="majorEastAsia" w:hAnsi="Calibri" w:cs="Calibri"/>
                    <w:b/>
                    <w:bCs/>
                    <w:color w:val="000000"/>
                    <w:sz w:val="26"/>
                    <w:szCs w:val="26"/>
                  </w:rPr>
                </w:rPrChange>
              </w:rPr>
              <w:t>0.81</w:t>
            </w:r>
          </w:p>
        </w:tc>
        <w:tc>
          <w:tcPr>
            <w:tcW w:w="1411" w:type="dxa"/>
            <w:vAlign w:val="bottom"/>
          </w:tcPr>
          <w:p w:rsidR="00EE2482" w:rsidRPr="00415C0C" w:rsidRDefault="00EE2482" w:rsidP="00B10007">
            <w:pPr>
              <w:rPr>
                <w:b/>
                <w:rPrChange w:id="2581" w:author="Gabriel Correa" w:date="2015-08-26T03:25:00Z">
                  <w:rPr/>
                </w:rPrChange>
              </w:rPr>
            </w:pPr>
            <w:r w:rsidRPr="00415C0C">
              <w:rPr>
                <w:rFonts w:cs="Calibri"/>
                <w:b/>
                <w:color w:val="000000"/>
                <w:rPrChange w:id="2582" w:author="Gabriel Correa" w:date="2015-08-26T03:25:00Z">
                  <w:rPr>
                    <w:rFonts w:ascii="Calibri" w:eastAsiaTheme="majorEastAsia" w:hAnsi="Calibri" w:cs="Calibri"/>
                    <w:b/>
                    <w:bCs/>
                    <w:color w:val="000000"/>
                    <w:sz w:val="26"/>
                    <w:szCs w:val="26"/>
                  </w:rPr>
                </w:rPrChange>
              </w:rPr>
              <w:t>0.85</w:t>
            </w:r>
          </w:p>
        </w:tc>
        <w:tc>
          <w:tcPr>
            <w:tcW w:w="1511" w:type="dxa"/>
            <w:vAlign w:val="bottom"/>
          </w:tcPr>
          <w:p w:rsidR="00EE2482" w:rsidRPr="00E02554" w:rsidRDefault="00EE2482" w:rsidP="00B10007">
            <w:r w:rsidRPr="00E02554">
              <w:rPr>
                <w:rFonts w:cs="Calibri"/>
                <w:color w:val="000000"/>
                <w:rPrChange w:id="2583" w:author="Gabriel Correa" w:date="2015-08-25T14:24:00Z">
                  <w:rPr>
                    <w:rFonts w:ascii="Calibri" w:eastAsiaTheme="majorEastAsia" w:hAnsi="Calibri" w:cs="Calibri"/>
                    <w:b/>
                    <w:bCs/>
                    <w:color w:val="000000"/>
                    <w:sz w:val="26"/>
                    <w:szCs w:val="26"/>
                  </w:rPr>
                </w:rPrChange>
              </w:rPr>
              <w:t>0.78</w:t>
            </w:r>
          </w:p>
        </w:tc>
        <w:tc>
          <w:tcPr>
            <w:tcW w:w="1288" w:type="dxa"/>
            <w:vAlign w:val="bottom"/>
          </w:tcPr>
          <w:p w:rsidR="00EE2482" w:rsidRPr="00E02554" w:rsidRDefault="00EE2482" w:rsidP="00B10007">
            <w:r w:rsidRPr="00E02554">
              <w:rPr>
                <w:rFonts w:cs="Calibri"/>
                <w:color w:val="000000"/>
                <w:rPrChange w:id="2584" w:author="Gabriel Correa" w:date="2015-08-25T14:24:00Z">
                  <w:rPr>
                    <w:rFonts w:ascii="Calibri" w:eastAsiaTheme="majorEastAsia" w:hAnsi="Calibri" w:cs="Calibri"/>
                    <w:b/>
                    <w:bCs/>
                    <w:color w:val="000000"/>
                    <w:sz w:val="26"/>
                    <w:szCs w:val="26"/>
                  </w:rPr>
                </w:rPrChange>
              </w:rPr>
              <w:t>0.96</w:t>
            </w:r>
          </w:p>
        </w:tc>
        <w:tc>
          <w:tcPr>
            <w:tcW w:w="1559" w:type="dxa"/>
            <w:vAlign w:val="bottom"/>
          </w:tcPr>
          <w:p w:rsidR="00EE2482" w:rsidRPr="00E02554" w:rsidRDefault="00EE2482" w:rsidP="00B10007">
            <w:r w:rsidRPr="00E02554">
              <w:rPr>
                <w:rFonts w:cs="Calibri"/>
                <w:color w:val="000000"/>
                <w:rPrChange w:id="2585" w:author="Gabriel Correa" w:date="2015-08-25T14:24:00Z">
                  <w:rPr>
                    <w:rFonts w:ascii="Calibri" w:eastAsiaTheme="majorEastAsia" w:hAnsi="Calibri" w:cs="Calibri"/>
                    <w:b/>
                    <w:bCs/>
                    <w:color w:val="000000"/>
                    <w:sz w:val="26"/>
                    <w:szCs w:val="26"/>
                  </w:rPr>
                </w:rPrChange>
              </w:rPr>
              <w:t>0.77</w:t>
            </w:r>
          </w:p>
        </w:tc>
      </w:tr>
    </w:tbl>
    <w:p w:rsidR="00EE2482" w:rsidRPr="00E02554" w:rsidRDefault="00EE2482" w:rsidP="00EE2482"/>
    <w:p w:rsidR="00EE2482" w:rsidRPr="00E02554" w:rsidRDefault="00B10007" w:rsidP="00EE2482">
      <w:pPr>
        <w:ind w:left="360"/>
      </w:pPr>
      <w:r w:rsidRPr="00E02554">
        <w:t xml:space="preserve">Estos resultados indican que en general hay mejores resultados con LibSVM, SMO y J48 clasificando directivas </w:t>
      </w:r>
      <w:r w:rsidR="00204187" w:rsidRPr="00E02554">
        <w:t xml:space="preserve">sobre un set de datos desbalanceado, en el buen sentido pues los comentarios de API en la realidad suelen tener un desbalance entre directivas y no-directivas porque hay menos directivas que comentarios normales. </w:t>
      </w:r>
    </w:p>
    <w:p w:rsidR="00204187" w:rsidRPr="00E02554" w:rsidRDefault="00204187" w:rsidP="00EE2482">
      <w:pPr>
        <w:ind w:left="360"/>
      </w:pPr>
      <w:r w:rsidRPr="00E02554">
        <w:t xml:space="preserve">Sin embargo, si se quiere encontrar a los clasificadores que mejor detectan a la mayor cantidad de directivas posibles, los resultados se deberían ordenar por el valor de </w:t>
      </w:r>
      <w:r w:rsidRPr="00E02554">
        <w:rPr>
          <w:i/>
        </w:rPr>
        <w:t>recall</w:t>
      </w:r>
      <w:r w:rsidRPr="00E02554">
        <w:t>. Esto resulta en que los mejores para este propósito son nuevamente J48, SMO y LibSVM, pero notemos que Naive Bayes sube 4to lugar, PART sube a 5to lugar y por otra parte OneR baja hasta el 8vo lugar.</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204187" w:rsidTr="00204187">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61" w:type="dxa"/>
            <w:vAlign w:val="center"/>
          </w:tcPr>
          <w:p w:rsidR="00204187" w:rsidRPr="00E02554" w:rsidRDefault="00204187" w:rsidP="00204187">
            <w:r w:rsidRPr="00E02554">
              <w:t>Clasificador</w:t>
            </w:r>
          </w:p>
        </w:tc>
        <w:tc>
          <w:tcPr>
            <w:tcW w:w="14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F-Measure</w:t>
            </w:r>
          </w:p>
        </w:tc>
        <w:tc>
          <w:tcPr>
            <w:tcW w:w="14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Recall</w:t>
            </w:r>
          </w:p>
        </w:tc>
        <w:tc>
          <w:tcPr>
            <w:tcW w:w="15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Precision</w:t>
            </w:r>
          </w:p>
        </w:tc>
        <w:tc>
          <w:tcPr>
            <w:tcW w:w="1288"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ROC Area</w:t>
            </w:r>
          </w:p>
        </w:tc>
        <w:tc>
          <w:tcPr>
            <w:tcW w:w="1559"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Kappa Statistic</w:t>
            </w:r>
          </w:p>
        </w:tc>
      </w:tr>
      <w:tr w:rsidR="00204187" w:rsidTr="00204187">
        <w:tc>
          <w:tcPr>
            <w:tcW w:w="2561" w:type="dxa"/>
            <w:vAlign w:val="center"/>
          </w:tcPr>
          <w:p w:rsidR="00204187" w:rsidRPr="00E02554" w:rsidRDefault="00204187" w:rsidP="00204187">
            <w:pPr>
              <w:rPr>
                <w:rFonts w:cs="Calibri"/>
                <w:color w:val="000000"/>
                <w:rPrChange w:id="2586" w:author="Gabriel Correa" w:date="2015-08-25T14:24:00Z">
                  <w:rPr>
                    <w:rFonts w:ascii="Calibri" w:hAnsi="Calibri" w:cs="Calibri"/>
                    <w:color w:val="000000"/>
                  </w:rPr>
                </w:rPrChange>
              </w:rPr>
            </w:pPr>
            <w:r w:rsidRPr="00E02554">
              <w:rPr>
                <w:rFonts w:cs="Calibri"/>
                <w:color w:val="000000"/>
                <w:rPrChange w:id="2587" w:author="Gabriel Correa" w:date="2015-08-25T14:24:00Z">
                  <w:rPr>
                    <w:rFonts w:ascii="Calibri" w:eastAsiaTheme="majorEastAsia" w:hAnsi="Calibri" w:cs="Calibri"/>
                    <w:b/>
                    <w:bCs/>
                    <w:color w:val="000000"/>
                    <w:sz w:val="26"/>
                    <w:szCs w:val="26"/>
                  </w:rPr>
                </w:rPrChange>
              </w:rPr>
              <w:t>ZeroR</w:t>
            </w:r>
          </w:p>
        </w:tc>
        <w:tc>
          <w:tcPr>
            <w:tcW w:w="1411" w:type="dxa"/>
            <w:vAlign w:val="center"/>
          </w:tcPr>
          <w:p w:rsidR="00204187" w:rsidRPr="00E02554" w:rsidRDefault="00204187" w:rsidP="00204187">
            <w:pPr>
              <w:rPr>
                <w:rFonts w:cs="Calibri"/>
                <w:color w:val="000000"/>
                <w:rPrChange w:id="2588" w:author="Gabriel Correa" w:date="2015-08-25T14:24:00Z">
                  <w:rPr>
                    <w:rFonts w:ascii="Calibri" w:hAnsi="Calibri" w:cs="Calibri"/>
                    <w:color w:val="000000"/>
                  </w:rPr>
                </w:rPrChange>
              </w:rPr>
            </w:pPr>
            <w:r w:rsidRPr="00E02554">
              <w:rPr>
                <w:rFonts w:cs="Calibri"/>
                <w:color w:val="000000"/>
                <w:rPrChange w:id="2589" w:author="Gabriel Correa" w:date="2015-08-25T14:24:00Z">
                  <w:rPr>
                    <w:rFonts w:ascii="Calibri" w:eastAsiaTheme="majorEastAsia" w:hAnsi="Calibri" w:cs="Calibri"/>
                    <w:b/>
                    <w:bCs/>
                    <w:color w:val="000000"/>
                    <w:sz w:val="26"/>
                    <w:szCs w:val="26"/>
                  </w:rPr>
                </w:rPrChange>
              </w:rPr>
              <w:t>0</w:t>
            </w:r>
          </w:p>
        </w:tc>
        <w:tc>
          <w:tcPr>
            <w:tcW w:w="1411" w:type="dxa"/>
            <w:vAlign w:val="center"/>
          </w:tcPr>
          <w:p w:rsidR="00204187" w:rsidRPr="00E02554" w:rsidRDefault="00204187" w:rsidP="00204187">
            <w:pPr>
              <w:rPr>
                <w:rFonts w:cs="Calibri"/>
                <w:color w:val="000000"/>
                <w:rPrChange w:id="2590" w:author="Gabriel Correa" w:date="2015-08-25T14:24:00Z">
                  <w:rPr>
                    <w:rFonts w:ascii="Calibri" w:hAnsi="Calibri" w:cs="Calibri"/>
                    <w:color w:val="000000"/>
                  </w:rPr>
                </w:rPrChange>
              </w:rPr>
            </w:pPr>
            <w:r w:rsidRPr="00E02554">
              <w:rPr>
                <w:rFonts w:cs="Calibri"/>
                <w:color w:val="000000"/>
                <w:rPrChange w:id="2591" w:author="Gabriel Correa" w:date="2015-08-25T14:24:00Z">
                  <w:rPr>
                    <w:rFonts w:ascii="Calibri" w:eastAsiaTheme="majorEastAsia" w:hAnsi="Calibri" w:cs="Calibri"/>
                    <w:b/>
                    <w:bCs/>
                    <w:color w:val="000000"/>
                    <w:sz w:val="26"/>
                    <w:szCs w:val="26"/>
                  </w:rPr>
                </w:rPrChange>
              </w:rPr>
              <w:t>0</w:t>
            </w:r>
          </w:p>
        </w:tc>
        <w:tc>
          <w:tcPr>
            <w:tcW w:w="1511" w:type="dxa"/>
            <w:vAlign w:val="center"/>
          </w:tcPr>
          <w:p w:rsidR="00204187" w:rsidRPr="00E02554" w:rsidRDefault="00204187" w:rsidP="00204187">
            <w:pPr>
              <w:rPr>
                <w:rFonts w:cs="Calibri"/>
                <w:color w:val="000000"/>
                <w:rPrChange w:id="2592" w:author="Gabriel Correa" w:date="2015-08-25T14:24:00Z">
                  <w:rPr>
                    <w:rFonts w:ascii="Calibri" w:hAnsi="Calibri" w:cs="Calibri"/>
                    <w:color w:val="000000"/>
                  </w:rPr>
                </w:rPrChange>
              </w:rPr>
            </w:pPr>
            <w:r w:rsidRPr="00E02554">
              <w:rPr>
                <w:rFonts w:cs="Calibri"/>
                <w:color w:val="000000"/>
                <w:rPrChange w:id="2593" w:author="Gabriel Correa" w:date="2015-08-25T14:24:00Z">
                  <w:rPr>
                    <w:rFonts w:ascii="Calibri" w:eastAsiaTheme="majorEastAsia" w:hAnsi="Calibri" w:cs="Calibri"/>
                    <w:b/>
                    <w:bCs/>
                    <w:color w:val="000000"/>
                    <w:sz w:val="26"/>
                    <w:szCs w:val="26"/>
                  </w:rPr>
                </w:rPrChange>
              </w:rPr>
              <w:t>0</w:t>
            </w:r>
          </w:p>
        </w:tc>
        <w:tc>
          <w:tcPr>
            <w:tcW w:w="1288" w:type="dxa"/>
            <w:vAlign w:val="center"/>
          </w:tcPr>
          <w:p w:rsidR="00204187" w:rsidRPr="00E02554" w:rsidRDefault="00204187" w:rsidP="00204187">
            <w:pPr>
              <w:rPr>
                <w:rFonts w:cs="Calibri"/>
                <w:color w:val="000000"/>
                <w:rPrChange w:id="2594" w:author="Gabriel Correa" w:date="2015-08-25T14:24:00Z">
                  <w:rPr>
                    <w:rFonts w:ascii="Calibri" w:hAnsi="Calibri" w:cs="Calibri"/>
                    <w:color w:val="000000"/>
                  </w:rPr>
                </w:rPrChange>
              </w:rPr>
            </w:pPr>
            <w:r w:rsidRPr="00E02554">
              <w:rPr>
                <w:rFonts w:cs="Calibri"/>
                <w:color w:val="000000"/>
                <w:rPrChange w:id="2595" w:author="Gabriel Correa" w:date="2015-08-25T14:24:00Z">
                  <w:rPr>
                    <w:rFonts w:ascii="Calibri" w:eastAsiaTheme="majorEastAsia" w:hAnsi="Calibri" w:cs="Calibri"/>
                    <w:b/>
                    <w:bCs/>
                    <w:color w:val="000000"/>
                    <w:sz w:val="26"/>
                    <w:szCs w:val="26"/>
                  </w:rPr>
                </w:rPrChange>
              </w:rPr>
              <w:t>0.50</w:t>
            </w:r>
          </w:p>
        </w:tc>
        <w:tc>
          <w:tcPr>
            <w:tcW w:w="1559" w:type="dxa"/>
            <w:vAlign w:val="center"/>
          </w:tcPr>
          <w:p w:rsidR="00204187" w:rsidRPr="00E02554" w:rsidRDefault="00204187" w:rsidP="00204187">
            <w:pPr>
              <w:rPr>
                <w:rFonts w:cs="Calibri"/>
                <w:color w:val="000000"/>
                <w:rPrChange w:id="2596" w:author="Gabriel Correa" w:date="2015-08-25T14:24:00Z">
                  <w:rPr>
                    <w:rFonts w:ascii="Calibri" w:hAnsi="Calibri" w:cs="Calibri"/>
                    <w:color w:val="000000"/>
                  </w:rPr>
                </w:rPrChange>
              </w:rPr>
            </w:pPr>
            <w:r w:rsidRPr="00E02554">
              <w:rPr>
                <w:rFonts w:cs="Calibri"/>
                <w:color w:val="000000"/>
                <w:rPrChange w:id="2597" w:author="Gabriel Correa" w:date="2015-08-25T14:24:00Z">
                  <w:rPr>
                    <w:rFonts w:ascii="Calibri" w:eastAsiaTheme="majorEastAsia" w:hAnsi="Calibri" w:cs="Calibri"/>
                    <w:b/>
                    <w:bCs/>
                    <w:color w:val="000000"/>
                    <w:sz w:val="26"/>
                    <w:szCs w:val="26"/>
                  </w:rPr>
                </w:rPrChange>
              </w:rPr>
              <w:t>0</w:t>
            </w:r>
          </w:p>
        </w:tc>
      </w:tr>
      <w:tr w:rsidR="00204187" w:rsidTr="00204187">
        <w:tc>
          <w:tcPr>
            <w:tcW w:w="2561" w:type="dxa"/>
            <w:vAlign w:val="center"/>
          </w:tcPr>
          <w:p w:rsidR="00204187" w:rsidRPr="00E02554" w:rsidRDefault="00204187" w:rsidP="00204187">
            <w:pPr>
              <w:rPr>
                <w:rFonts w:cs="Calibri"/>
                <w:color w:val="000000"/>
                <w:rPrChange w:id="2598" w:author="Gabriel Correa" w:date="2015-08-25T14:24:00Z">
                  <w:rPr>
                    <w:rFonts w:ascii="Calibri" w:hAnsi="Calibri" w:cs="Calibri"/>
                    <w:color w:val="000000"/>
                  </w:rPr>
                </w:rPrChange>
              </w:rPr>
            </w:pPr>
            <w:r w:rsidRPr="00E02554">
              <w:rPr>
                <w:rFonts w:cs="Calibri"/>
                <w:color w:val="000000"/>
                <w:rPrChange w:id="2599" w:author="Gabriel Correa" w:date="2015-08-25T14:24:00Z">
                  <w:rPr>
                    <w:rFonts w:ascii="Calibri" w:eastAsiaTheme="majorEastAsia" w:hAnsi="Calibri" w:cs="Calibri"/>
                    <w:b/>
                    <w:bCs/>
                    <w:color w:val="000000"/>
                    <w:sz w:val="26"/>
                    <w:szCs w:val="26"/>
                  </w:rPr>
                </w:rPrChange>
              </w:rPr>
              <w:t>AdaBoostM1</w:t>
            </w:r>
          </w:p>
        </w:tc>
        <w:tc>
          <w:tcPr>
            <w:tcW w:w="1411" w:type="dxa"/>
            <w:vAlign w:val="center"/>
          </w:tcPr>
          <w:p w:rsidR="00204187" w:rsidRPr="00E02554" w:rsidRDefault="00204187" w:rsidP="00204187">
            <w:pPr>
              <w:rPr>
                <w:rFonts w:cs="Calibri"/>
                <w:color w:val="000000"/>
                <w:rPrChange w:id="2600" w:author="Gabriel Correa" w:date="2015-08-25T14:24:00Z">
                  <w:rPr>
                    <w:rFonts w:ascii="Calibri" w:hAnsi="Calibri" w:cs="Calibri"/>
                    <w:color w:val="000000"/>
                  </w:rPr>
                </w:rPrChange>
              </w:rPr>
            </w:pPr>
            <w:r w:rsidRPr="00E02554">
              <w:rPr>
                <w:rFonts w:cs="Calibri"/>
                <w:color w:val="000000"/>
                <w:rPrChange w:id="2601" w:author="Gabriel Correa" w:date="2015-08-25T14:24:00Z">
                  <w:rPr>
                    <w:rFonts w:ascii="Calibri" w:eastAsiaTheme="majorEastAsia" w:hAnsi="Calibri" w:cs="Calibri"/>
                    <w:b/>
                    <w:bCs/>
                    <w:color w:val="000000"/>
                    <w:sz w:val="26"/>
                    <w:szCs w:val="26"/>
                  </w:rPr>
                </w:rPrChange>
              </w:rPr>
              <w:t>0.54</w:t>
            </w:r>
          </w:p>
        </w:tc>
        <w:tc>
          <w:tcPr>
            <w:tcW w:w="1411" w:type="dxa"/>
            <w:vAlign w:val="center"/>
          </w:tcPr>
          <w:p w:rsidR="00204187" w:rsidRPr="00E02554" w:rsidRDefault="00204187" w:rsidP="00204187">
            <w:pPr>
              <w:rPr>
                <w:rFonts w:cs="Calibri"/>
                <w:color w:val="000000"/>
                <w:rPrChange w:id="2602" w:author="Gabriel Correa" w:date="2015-08-25T14:24:00Z">
                  <w:rPr>
                    <w:rFonts w:ascii="Calibri" w:hAnsi="Calibri" w:cs="Calibri"/>
                    <w:color w:val="000000"/>
                  </w:rPr>
                </w:rPrChange>
              </w:rPr>
            </w:pPr>
            <w:r w:rsidRPr="00E02554">
              <w:rPr>
                <w:rFonts w:cs="Calibri"/>
                <w:color w:val="000000"/>
                <w:rPrChange w:id="2603" w:author="Gabriel Correa" w:date="2015-08-25T14:24:00Z">
                  <w:rPr>
                    <w:rFonts w:ascii="Calibri" w:eastAsiaTheme="majorEastAsia" w:hAnsi="Calibri" w:cs="Calibri"/>
                    <w:b/>
                    <w:bCs/>
                    <w:color w:val="000000"/>
                    <w:sz w:val="26"/>
                    <w:szCs w:val="26"/>
                  </w:rPr>
                </w:rPrChange>
              </w:rPr>
              <w:t>0.52</w:t>
            </w:r>
          </w:p>
        </w:tc>
        <w:tc>
          <w:tcPr>
            <w:tcW w:w="1511" w:type="dxa"/>
            <w:vAlign w:val="center"/>
          </w:tcPr>
          <w:p w:rsidR="00204187" w:rsidRPr="00E02554" w:rsidRDefault="00204187" w:rsidP="00204187">
            <w:pPr>
              <w:rPr>
                <w:rFonts w:cs="Calibri"/>
                <w:color w:val="000000"/>
                <w:rPrChange w:id="2604" w:author="Gabriel Correa" w:date="2015-08-25T14:24:00Z">
                  <w:rPr>
                    <w:rFonts w:ascii="Calibri" w:hAnsi="Calibri" w:cs="Calibri"/>
                    <w:color w:val="000000"/>
                  </w:rPr>
                </w:rPrChange>
              </w:rPr>
            </w:pPr>
            <w:r w:rsidRPr="00E02554">
              <w:rPr>
                <w:rFonts w:cs="Calibri"/>
                <w:color w:val="000000"/>
                <w:rPrChange w:id="2605" w:author="Gabriel Correa" w:date="2015-08-25T14:24:00Z">
                  <w:rPr>
                    <w:rFonts w:ascii="Calibri" w:eastAsiaTheme="majorEastAsia" w:hAnsi="Calibri" w:cs="Calibri"/>
                    <w:b/>
                    <w:bCs/>
                    <w:color w:val="000000"/>
                    <w:sz w:val="26"/>
                    <w:szCs w:val="26"/>
                  </w:rPr>
                </w:rPrChange>
              </w:rPr>
              <w:t>0.57</w:t>
            </w:r>
          </w:p>
        </w:tc>
        <w:tc>
          <w:tcPr>
            <w:tcW w:w="1288" w:type="dxa"/>
            <w:vAlign w:val="center"/>
          </w:tcPr>
          <w:p w:rsidR="00204187" w:rsidRPr="00E02554" w:rsidRDefault="00204187" w:rsidP="00204187">
            <w:pPr>
              <w:rPr>
                <w:rFonts w:cs="Calibri"/>
                <w:color w:val="000000"/>
                <w:rPrChange w:id="2606" w:author="Gabriel Correa" w:date="2015-08-25T14:24:00Z">
                  <w:rPr>
                    <w:rFonts w:ascii="Calibri" w:hAnsi="Calibri" w:cs="Calibri"/>
                    <w:color w:val="000000"/>
                  </w:rPr>
                </w:rPrChange>
              </w:rPr>
            </w:pPr>
            <w:r w:rsidRPr="00E02554">
              <w:rPr>
                <w:rFonts w:cs="Calibri"/>
                <w:color w:val="000000"/>
                <w:rPrChange w:id="2607" w:author="Gabriel Correa" w:date="2015-08-25T14:24:00Z">
                  <w:rPr>
                    <w:rFonts w:ascii="Calibri" w:eastAsiaTheme="majorEastAsia" w:hAnsi="Calibri" w:cs="Calibri"/>
                    <w:b/>
                    <w:bCs/>
                    <w:color w:val="000000"/>
                    <w:sz w:val="26"/>
                    <w:szCs w:val="26"/>
                  </w:rPr>
                </w:rPrChange>
              </w:rPr>
              <w:t>0.88</w:t>
            </w:r>
          </w:p>
        </w:tc>
        <w:tc>
          <w:tcPr>
            <w:tcW w:w="1559" w:type="dxa"/>
            <w:vAlign w:val="center"/>
          </w:tcPr>
          <w:p w:rsidR="00204187" w:rsidRPr="00E02554" w:rsidRDefault="00204187" w:rsidP="00204187">
            <w:pPr>
              <w:rPr>
                <w:rFonts w:cs="Calibri"/>
                <w:color w:val="000000"/>
                <w:rPrChange w:id="2608" w:author="Gabriel Correa" w:date="2015-08-25T14:24:00Z">
                  <w:rPr>
                    <w:rFonts w:ascii="Calibri" w:hAnsi="Calibri" w:cs="Calibri"/>
                    <w:color w:val="000000"/>
                  </w:rPr>
                </w:rPrChange>
              </w:rPr>
            </w:pPr>
            <w:r w:rsidRPr="00E02554">
              <w:rPr>
                <w:rFonts w:cs="Calibri"/>
                <w:color w:val="000000"/>
                <w:rPrChange w:id="2609" w:author="Gabriel Correa" w:date="2015-08-25T14:24:00Z">
                  <w:rPr>
                    <w:rFonts w:ascii="Calibri" w:eastAsiaTheme="majorEastAsia" w:hAnsi="Calibri" w:cs="Calibri"/>
                    <w:b/>
                    <w:bCs/>
                    <w:color w:val="000000"/>
                    <w:sz w:val="26"/>
                    <w:szCs w:val="26"/>
                  </w:rPr>
                </w:rPrChange>
              </w:rPr>
              <w:t>0.45</w:t>
            </w:r>
          </w:p>
        </w:tc>
      </w:tr>
      <w:tr w:rsidR="00204187" w:rsidTr="00204187">
        <w:tc>
          <w:tcPr>
            <w:tcW w:w="2561" w:type="dxa"/>
            <w:vAlign w:val="center"/>
          </w:tcPr>
          <w:p w:rsidR="00204187" w:rsidRPr="00E02554" w:rsidRDefault="00204187" w:rsidP="00204187">
            <w:pPr>
              <w:rPr>
                <w:rFonts w:cs="Calibri"/>
                <w:color w:val="000000"/>
                <w:rPrChange w:id="2610" w:author="Gabriel Correa" w:date="2015-08-25T14:24:00Z">
                  <w:rPr>
                    <w:rFonts w:ascii="Calibri" w:hAnsi="Calibri" w:cs="Calibri"/>
                    <w:color w:val="000000"/>
                  </w:rPr>
                </w:rPrChange>
              </w:rPr>
            </w:pPr>
            <w:r w:rsidRPr="00E02554">
              <w:rPr>
                <w:rFonts w:cs="Calibri"/>
                <w:color w:val="000000"/>
                <w:rPrChange w:id="2611" w:author="Gabriel Correa" w:date="2015-08-25T14:24:00Z">
                  <w:rPr>
                    <w:rFonts w:ascii="Calibri" w:eastAsiaTheme="majorEastAsia" w:hAnsi="Calibri" w:cs="Calibri"/>
                    <w:b/>
                    <w:bCs/>
                    <w:color w:val="000000"/>
                    <w:sz w:val="26"/>
                    <w:szCs w:val="26"/>
                  </w:rPr>
                </w:rPrChange>
              </w:rPr>
              <w:t>DMNBtext</w:t>
            </w:r>
          </w:p>
        </w:tc>
        <w:tc>
          <w:tcPr>
            <w:tcW w:w="1411" w:type="dxa"/>
            <w:vAlign w:val="center"/>
          </w:tcPr>
          <w:p w:rsidR="00204187" w:rsidRPr="00E02554" w:rsidRDefault="00204187" w:rsidP="00204187">
            <w:pPr>
              <w:rPr>
                <w:rFonts w:cs="Calibri"/>
                <w:color w:val="000000"/>
                <w:rPrChange w:id="2612" w:author="Gabriel Correa" w:date="2015-08-25T14:24:00Z">
                  <w:rPr>
                    <w:rFonts w:ascii="Calibri" w:hAnsi="Calibri" w:cs="Calibri"/>
                    <w:color w:val="000000"/>
                  </w:rPr>
                </w:rPrChange>
              </w:rPr>
            </w:pPr>
            <w:r w:rsidRPr="00E02554">
              <w:rPr>
                <w:rFonts w:cs="Calibri"/>
                <w:color w:val="000000"/>
                <w:rPrChange w:id="2613" w:author="Gabriel Correa" w:date="2015-08-25T14:24:00Z">
                  <w:rPr>
                    <w:rFonts w:ascii="Calibri" w:eastAsiaTheme="majorEastAsia" w:hAnsi="Calibri" w:cs="Calibri"/>
                    <w:b/>
                    <w:bCs/>
                    <w:color w:val="000000"/>
                    <w:sz w:val="26"/>
                    <w:szCs w:val="26"/>
                  </w:rPr>
                </w:rPrChange>
              </w:rPr>
              <w:t>0.63</w:t>
            </w:r>
          </w:p>
        </w:tc>
        <w:tc>
          <w:tcPr>
            <w:tcW w:w="1411" w:type="dxa"/>
            <w:vAlign w:val="center"/>
          </w:tcPr>
          <w:p w:rsidR="00204187" w:rsidRPr="00E02554" w:rsidRDefault="00204187" w:rsidP="00204187">
            <w:pPr>
              <w:rPr>
                <w:rFonts w:cs="Calibri"/>
                <w:color w:val="000000"/>
                <w:rPrChange w:id="2614" w:author="Gabriel Correa" w:date="2015-08-25T14:24:00Z">
                  <w:rPr>
                    <w:rFonts w:ascii="Calibri" w:hAnsi="Calibri" w:cs="Calibri"/>
                    <w:color w:val="000000"/>
                  </w:rPr>
                </w:rPrChange>
              </w:rPr>
            </w:pPr>
            <w:r w:rsidRPr="00E02554">
              <w:rPr>
                <w:rFonts w:cs="Calibri"/>
                <w:color w:val="000000"/>
                <w:rPrChange w:id="2615" w:author="Gabriel Correa" w:date="2015-08-25T14:24:00Z">
                  <w:rPr>
                    <w:rFonts w:ascii="Calibri" w:eastAsiaTheme="majorEastAsia" w:hAnsi="Calibri" w:cs="Calibri"/>
                    <w:b/>
                    <w:bCs/>
                    <w:color w:val="000000"/>
                    <w:sz w:val="26"/>
                    <w:szCs w:val="26"/>
                  </w:rPr>
                </w:rPrChange>
              </w:rPr>
              <w:t>0.52</w:t>
            </w:r>
          </w:p>
        </w:tc>
        <w:tc>
          <w:tcPr>
            <w:tcW w:w="1511" w:type="dxa"/>
            <w:vAlign w:val="center"/>
          </w:tcPr>
          <w:p w:rsidR="00204187" w:rsidRPr="00E02554" w:rsidRDefault="00204187" w:rsidP="00204187">
            <w:pPr>
              <w:rPr>
                <w:rFonts w:cs="Calibri"/>
                <w:color w:val="000000"/>
                <w:rPrChange w:id="2616" w:author="Gabriel Correa" w:date="2015-08-25T14:24:00Z">
                  <w:rPr>
                    <w:rFonts w:ascii="Calibri" w:hAnsi="Calibri" w:cs="Calibri"/>
                    <w:color w:val="000000"/>
                  </w:rPr>
                </w:rPrChange>
              </w:rPr>
            </w:pPr>
            <w:r w:rsidRPr="00E02554">
              <w:rPr>
                <w:rFonts w:cs="Calibri"/>
                <w:color w:val="000000"/>
                <w:rPrChange w:id="2617" w:author="Gabriel Correa" w:date="2015-08-25T14:24:00Z">
                  <w:rPr>
                    <w:rFonts w:ascii="Calibri" w:eastAsiaTheme="majorEastAsia" w:hAnsi="Calibri" w:cs="Calibri"/>
                    <w:b/>
                    <w:bCs/>
                    <w:color w:val="000000"/>
                    <w:sz w:val="26"/>
                    <w:szCs w:val="26"/>
                  </w:rPr>
                </w:rPrChange>
              </w:rPr>
              <w:t>0.81</w:t>
            </w:r>
          </w:p>
        </w:tc>
        <w:tc>
          <w:tcPr>
            <w:tcW w:w="1288" w:type="dxa"/>
            <w:vAlign w:val="center"/>
          </w:tcPr>
          <w:p w:rsidR="00204187" w:rsidRPr="00E02554" w:rsidRDefault="00204187" w:rsidP="00204187">
            <w:pPr>
              <w:rPr>
                <w:rFonts w:cs="Calibri"/>
                <w:color w:val="000000"/>
                <w:rPrChange w:id="2618" w:author="Gabriel Correa" w:date="2015-08-25T14:24:00Z">
                  <w:rPr>
                    <w:rFonts w:ascii="Calibri" w:hAnsi="Calibri" w:cs="Calibri"/>
                    <w:color w:val="000000"/>
                  </w:rPr>
                </w:rPrChange>
              </w:rPr>
            </w:pPr>
            <w:r w:rsidRPr="00E02554">
              <w:rPr>
                <w:rFonts w:cs="Calibri"/>
                <w:color w:val="000000"/>
                <w:rPrChange w:id="2619" w:author="Gabriel Correa" w:date="2015-08-25T14:24:00Z">
                  <w:rPr>
                    <w:rFonts w:ascii="Calibri" w:eastAsiaTheme="majorEastAsia" w:hAnsi="Calibri" w:cs="Calibri"/>
                    <w:b/>
                    <w:bCs/>
                    <w:color w:val="000000"/>
                    <w:sz w:val="26"/>
                    <w:szCs w:val="26"/>
                  </w:rPr>
                </w:rPrChange>
              </w:rPr>
              <w:t>0.81</w:t>
            </w:r>
          </w:p>
        </w:tc>
        <w:tc>
          <w:tcPr>
            <w:tcW w:w="1559" w:type="dxa"/>
            <w:vAlign w:val="center"/>
          </w:tcPr>
          <w:p w:rsidR="00204187" w:rsidRPr="00E02554" w:rsidRDefault="00204187" w:rsidP="00204187">
            <w:pPr>
              <w:rPr>
                <w:rFonts w:cs="Calibri"/>
                <w:color w:val="000000"/>
                <w:rPrChange w:id="2620" w:author="Gabriel Correa" w:date="2015-08-25T14:24:00Z">
                  <w:rPr>
                    <w:rFonts w:ascii="Calibri" w:hAnsi="Calibri" w:cs="Calibri"/>
                    <w:color w:val="000000"/>
                  </w:rPr>
                </w:rPrChange>
              </w:rPr>
            </w:pPr>
            <w:r w:rsidRPr="00E02554">
              <w:rPr>
                <w:rFonts w:cs="Calibri"/>
                <w:color w:val="000000"/>
                <w:rPrChange w:id="2621" w:author="Gabriel Correa" w:date="2015-08-25T14:24:00Z">
                  <w:rPr>
                    <w:rFonts w:ascii="Calibri" w:eastAsiaTheme="majorEastAsia" w:hAnsi="Calibri" w:cs="Calibri"/>
                    <w:b/>
                    <w:bCs/>
                    <w:color w:val="000000"/>
                    <w:sz w:val="26"/>
                    <w:szCs w:val="26"/>
                  </w:rPr>
                </w:rPrChange>
              </w:rPr>
              <w:t>0.58</w:t>
            </w:r>
          </w:p>
        </w:tc>
      </w:tr>
      <w:tr w:rsidR="00204187" w:rsidTr="00204187">
        <w:tc>
          <w:tcPr>
            <w:tcW w:w="2561" w:type="dxa"/>
            <w:vAlign w:val="center"/>
          </w:tcPr>
          <w:p w:rsidR="00204187" w:rsidRPr="00E02554" w:rsidRDefault="00204187" w:rsidP="00204187">
            <w:pPr>
              <w:rPr>
                <w:rFonts w:cs="Calibri"/>
                <w:color w:val="000000"/>
                <w:rPrChange w:id="2622" w:author="Gabriel Correa" w:date="2015-08-25T14:24:00Z">
                  <w:rPr>
                    <w:rFonts w:ascii="Calibri" w:hAnsi="Calibri" w:cs="Calibri"/>
                    <w:color w:val="000000"/>
                  </w:rPr>
                </w:rPrChange>
              </w:rPr>
            </w:pPr>
            <w:r w:rsidRPr="00E02554">
              <w:rPr>
                <w:rFonts w:cs="Calibri"/>
                <w:color w:val="000000"/>
                <w:rPrChange w:id="2623" w:author="Gabriel Correa" w:date="2015-08-25T14:24:00Z">
                  <w:rPr>
                    <w:rFonts w:ascii="Calibri" w:eastAsiaTheme="majorEastAsia" w:hAnsi="Calibri" w:cs="Calibri"/>
                    <w:b/>
                    <w:bCs/>
                    <w:color w:val="000000"/>
                    <w:sz w:val="26"/>
                    <w:szCs w:val="26"/>
                  </w:rPr>
                </w:rPrChange>
              </w:rPr>
              <w:t>NaiveBayesMultinomial</w:t>
            </w:r>
          </w:p>
        </w:tc>
        <w:tc>
          <w:tcPr>
            <w:tcW w:w="1411" w:type="dxa"/>
            <w:vAlign w:val="center"/>
          </w:tcPr>
          <w:p w:rsidR="00204187" w:rsidRPr="00E02554" w:rsidRDefault="00204187" w:rsidP="00204187">
            <w:pPr>
              <w:rPr>
                <w:rFonts w:cs="Calibri"/>
                <w:color w:val="000000"/>
                <w:rPrChange w:id="2624" w:author="Gabriel Correa" w:date="2015-08-25T14:24:00Z">
                  <w:rPr>
                    <w:rFonts w:ascii="Calibri" w:hAnsi="Calibri" w:cs="Calibri"/>
                    <w:color w:val="000000"/>
                  </w:rPr>
                </w:rPrChange>
              </w:rPr>
            </w:pPr>
            <w:r w:rsidRPr="00E02554">
              <w:rPr>
                <w:rFonts w:cs="Calibri"/>
                <w:color w:val="000000"/>
                <w:rPrChange w:id="2625" w:author="Gabriel Correa" w:date="2015-08-25T14:24:00Z">
                  <w:rPr>
                    <w:rFonts w:ascii="Calibri" w:eastAsiaTheme="majorEastAsia" w:hAnsi="Calibri" w:cs="Calibri"/>
                    <w:b/>
                    <w:bCs/>
                    <w:color w:val="000000"/>
                    <w:sz w:val="26"/>
                    <w:szCs w:val="26"/>
                  </w:rPr>
                </w:rPrChange>
              </w:rPr>
              <w:t>0.65</w:t>
            </w:r>
          </w:p>
        </w:tc>
        <w:tc>
          <w:tcPr>
            <w:tcW w:w="1411" w:type="dxa"/>
            <w:vAlign w:val="center"/>
          </w:tcPr>
          <w:p w:rsidR="00204187" w:rsidRPr="00E02554" w:rsidRDefault="00204187" w:rsidP="00204187">
            <w:pPr>
              <w:rPr>
                <w:rFonts w:cs="Calibri"/>
                <w:color w:val="000000"/>
                <w:rPrChange w:id="2626" w:author="Gabriel Correa" w:date="2015-08-25T14:24:00Z">
                  <w:rPr>
                    <w:rFonts w:ascii="Calibri" w:hAnsi="Calibri" w:cs="Calibri"/>
                    <w:color w:val="000000"/>
                  </w:rPr>
                </w:rPrChange>
              </w:rPr>
            </w:pPr>
            <w:r w:rsidRPr="00E02554">
              <w:rPr>
                <w:rFonts w:cs="Calibri"/>
                <w:color w:val="000000"/>
                <w:rPrChange w:id="2627" w:author="Gabriel Correa" w:date="2015-08-25T14:24:00Z">
                  <w:rPr>
                    <w:rFonts w:ascii="Calibri" w:eastAsiaTheme="majorEastAsia" w:hAnsi="Calibri" w:cs="Calibri"/>
                    <w:b/>
                    <w:bCs/>
                    <w:color w:val="000000"/>
                    <w:sz w:val="26"/>
                    <w:szCs w:val="26"/>
                  </w:rPr>
                </w:rPrChange>
              </w:rPr>
              <w:t>0.64</w:t>
            </w:r>
          </w:p>
        </w:tc>
        <w:tc>
          <w:tcPr>
            <w:tcW w:w="1511" w:type="dxa"/>
            <w:vAlign w:val="center"/>
          </w:tcPr>
          <w:p w:rsidR="00204187" w:rsidRPr="00E02554" w:rsidRDefault="00204187" w:rsidP="00204187">
            <w:pPr>
              <w:rPr>
                <w:rFonts w:cs="Calibri"/>
                <w:color w:val="000000"/>
                <w:rPrChange w:id="2628" w:author="Gabriel Correa" w:date="2015-08-25T14:24:00Z">
                  <w:rPr>
                    <w:rFonts w:ascii="Calibri" w:hAnsi="Calibri" w:cs="Calibri"/>
                    <w:color w:val="000000"/>
                  </w:rPr>
                </w:rPrChange>
              </w:rPr>
            </w:pPr>
            <w:r w:rsidRPr="00E02554">
              <w:rPr>
                <w:rFonts w:cs="Calibri"/>
                <w:color w:val="000000"/>
                <w:rPrChange w:id="2629" w:author="Gabriel Correa" w:date="2015-08-25T14:24:00Z">
                  <w:rPr>
                    <w:rFonts w:ascii="Calibri" w:eastAsiaTheme="majorEastAsia" w:hAnsi="Calibri" w:cs="Calibri"/>
                    <w:b/>
                    <w:bCs/>
                    <w:color w:val="000000"/>
                    <w:sz w:val="26"/>
                    <w:szCs w:val="26"/>
                  </w:rPr>
                </w:rPrChange>
              </w:rPr>
              <w:t>0.66</w:t>
            </w:r>
          </w:p>
        </w:tc>
        <w:tc>
          <w:tcPr>
            <w:tcW w:w="1288" w:type="dxa"/>
            <w:vAlign w:val="center"/>
          </w:tcPr>
          <w:p w:rsidR="00204187" w:rsidRPr="00E02554" w:rsidRDefault="00204187" w:rsidP="00204187">
            <w:pPr>
              <w:rPr>
                <w:rFonts w:cs="Calibri"/>
                <w:color w:val="000000"/>
                <w:rPrChange w:id="2630" w:author="Gabriel Correa" w:date="2015-08-25T14:24:00Z">
                  <w:rPr>
                    <w:rFonts w:ascii="Calibri" w:hAnsi="Calibri" w:cs="Calibri"/>
                    <w:color w:val="000000"/>
                  </w:rPr>
                </w:rPrChange>
              </w:rPr>
            </w:pPr>
            <w:r w:rsidRPr="00E02554">
              <w:rPr>
                <w:rFonts w:cs="Calibri"/>
                <w:color w:val="000000"/>
                <w:rPrChange w:id="2631" w:author="Gabriel Correa" w:date="2015-08-25T14:24:00Z">
                  <w:rPr>
                    <w:rFonts w:ascii="Calibri" w:eastAsiaTheme="majorEastAsia" w:hAnsi="Calibri" w:cs="Calibri"/>
                    <w:b/>
                    <w:bCs/>
                    <w:color w:val="000000"/>
                    <w:sz w:val="26"/>
                    <w:szCs w:val="26"/>
                  </w:rPr>
                </w:rPrChange>
              </w:rPr>
              <w:t>0.87</w:t>
            </w:r>
          </w:p>
        </w:tc>
        <w:tc>
          <w:tcPr>
            <w:tcW w:w="1559" w:type="dxa"/>
            <w:vAlign w:val="center"/>
          </w:tcPr>
          <w:p w:rsidR="00204187" w:rsidRPr="00E02554" w:rsidRDefault="00204187" w:rsidP="00204187">
            <w:pPr>
              <w:rPr>
                <w:rFonts w:cs="Calibri"/>
                <w:color w:val="000000"/>
                <w:rPrChange w:id="2632" w:author="Gabriel Correa" w:date="2015-08-25T14:24:00Z">
                  <w:rPr>
                    <w:rFonts w:ascii="Calibri" w:hAnsi="Calibri" w:cs="Calibri"/>
                    <w:color w:val="000000"/>
                  </w:rPr>
                </w:rPrChange>
              </w:rPr>
            </w:pPr>
            <w:r w:rsidRPr="00E02554">
              <w:rPr>
                <w:rFonts w:cs="Calibri"/>
                <w:color w:val="000000"/>
                <w:rPrChange w:id="2633" w:author="Gabriel Correa" w:date="2015-08-25T14:24:00Z">
                  <w:rPr>
                    <w:rFonts w:ascii="Calibri" w:eastAsiaTheme="majorEastAsia" w:hAnsi="Calibri" w:cs="Calibri"/>
                    <w:b/>
                    <w:bCs/>
                    <w:color w:val="000000"/>
                    <w:sz w:val="26"/>
                    <w:szCs w:val="26"/>
                  </w:rPr>
                </w:rPrChange>
              </w:rPr>
              <w:t>0.58</w:t>
            </w:r>
          </w:p>
        </w:tc>
      </w:tr>
      <w:tr w:rsidR="00204187" w:rsidTr="00204187">
        <w:tc>
          <w:tcPr>
            <w:tcW w:w="2561" w:type="dxa"/>
            <w:vAlign w:val="center"/>
          </w:tcPr>
          <w:p w:rsidR="00204187" w:rsidRPr="00E02554" w:rsidRDefault="00204187" w:rsidP="00204187">
            <w:pPr>
              <w:rPr>
                <w:rFonts w:cs="Calibri"/>
                <w:color w:val="000000"/>
                <w:rPrChange w:id="2634" w:author="Gabriel Correa" w:date="2015-08-25T14:24:00Z">
                  <w:rPr>
                    <w:rFonts w:ascii="Calibri" w:hAnsi="Calibri" w:cs="Calibri"/>
                    <w:color w:val="000000"/>
                  </w:rPr>
                </w:rPrChange>
              </w:rPr>
            </w:pPr>
            <w:r w:rsidRPr="00E02554">
              <w:rPr>
                <w:rFonts w:cs="Calibri"/>
                <w:color w:val="000000"/>
                <w:rPrChange w:id="2635" w:author="Gabriel Correa" w:date="2015-08-25T14:24:00Z">
                  <w:rPr>
                    <w:rFonts w:ascii="Calibri" w:eastAsiaTheme="majorEastAsia" w:hAnsi="Calibri" w:cs="Calibri"/>
                    <w:b/>
                    <w:bCs/>
                    <w:color w:val="000000"/>
                    <w:sz w:val="26"/>
                    <w:szCs w:val="26"/>
                  </w:rPr>
                </w:rPrChange>
              </w:rPr>
              <w:t>OneR</w:t>
            </w:r>
          </w:p>
        </w:tc>
        <w:tc>
          <w:tcPr>
            <w:tcW w:w="1411" w:type="dxa"/>
            <w:vAlign w:val="center"/>
          </w:tcPr>
          <w:p w:rsidR="00204187" w:rsidRPr="00E02554" w:rsidRDefault="00204187" w:rsidP="00204187">
            <w:pPr>
              <w:rPr>
                <w:rFonts w:cs="Calibri"/>
                <w:color w:val="000000"/>
                <w:rPrChange w:id="2636" w:author="Gabriel Correa" w:date="2015-08-25T14:24:00Z">
                  <w:rPr>
                    <w:rFonts w:ascii="Calibri" w:hAnsi="Calibri" w:cs="Calibri"/>
                    <w:color w:val="000000"/>
                  </w:rPr>
                </w:rPrChange>
              </w:rPr>
            </w:pPr>
            <w:r w:rsidRPr="00E02554">
              <w:rPr>
                <w:rFonts w:cs="Calibri"/>
                <w:color w:val="000000"/>
                <w:rPrChange w:id="2637" w:author="Gabriel Correa" w:date="2015-08-25T14:24:00Z">
                  <w:rPr>
                    <w:rFonts w:ascii="Calibri" w:eastAsiaTheme="majorEastAsia" w:hAnsi="Calibri" w:cs="Calibri"/>
                    <w:b/>
                    <w:bCs/>
                    <w:color w:val="000000"/>
                    <w:sz w:val="26"/>
                    <w:szCs w:val="26"/>
                  </w:rPr>
                </w:rPrChange>
              </w:rPr>
              <w:t>0.78</w:t>
            </w:r>
          </w:p>
        </w:tc>
        <w:tc>
          <w:tcPr>
            <w:tcW w:w="1411" w:type="dxa"/>
            <w:vAlign w:val="center"/>
          </w:tcPr>
          <w:p w:rsidR="00204187" w:rsidRPr="00E02554" w:rsidRDefault="00204187" w:rsidP="00204187">
            <w:pPr>
              <w:rPr>
                <w:rFonts w:cs="Calibri"/>
                <w:color w:val="000000"/>
                <w:rPrChange w:id="2638" w:author="Gabriel Correa" w:date="2015-08-25T14:24:00Z">
                  <w:rPr>
                    <w:rFonts w:ascii="Calibri" w:hAnsi="Calibri" w:cs="Calibri"/>
                    <w:color w:val="000000"/>
                  </w:rPr>
                </w:rPrChange>
              </w:rPr>
            </w:pPr>
            <w:r w:rsidRPr="00E02554">
              <w:rPr>
                <w:rFonts w:cs="Calibri"/>
                <w:color w:val="000000"/>
                <w:rPrChange w:id="2639" w:author="Gabriel Correa" w:date="2015-08-25T14:24:00Z">
                  <w:rPr>
                    <w:rFonts w:ascii="Calibri" w:eastAsiaTheme="majorEastAsia" w:hAnsi="Calibri" w:cs="Calibri"/>
                    <w:b/>
                    <w:bCs/>
                    <w:color w:val="000000"/>
                    <w:sz w:val="26"/>
                    <w:szCs w:val="26"/>
                  </w:rPr>
                </w:rPrChange>
              </w:rPr>
              <w:t>0.64</w:t>
            </w:r>
          </w:p>
        </w:tc>
        <w:tc>
          <w:tcPr>
            <w:tcW w:w="1511" w:type="dxa"/>
            <w:vAlign w:val="center"/>
          </w:tcPr>
          <w:p w:rsidR="00204187" w:rsidRPr="00E02554" w:rsidRDefault="00204187" w:rsidP="00204187">
            <w:pPr>
              <w:rPr>
                <w:rFonts w:cs="Calibri"/>
                <w:color w:val="000000"/>
                <w:rPrChange w:id="2640" w:author="Gabriel Correa" w:date="2015-08-25T14:24:00Z">
                  <w:rPr>
                    <w:rFonts w:ascii="Calibri" w:hAnsi="Calibri" w:cs="Calibri"/>
                    <w:color w:val="000000"/>
                  </w:rPr>
                </w:rPrChange>
              </w:rPr>
            </w:pPr>
            <w:r w:rsidRPr="00E02554">
              <w:rPr>
                <w:rFonts w:cs="Calibri"/>
                <w:color w:val="000000"/>
                <w:rPrChange w:id="2641" w:author="Gabriel Correa" w:date="2015-08-25T14:24:00Z">
                  <w:rPr>
                    <w:rFonts w:ascii="Calibri" w:eastAsiaTheme="majorEastAsia" w:hAnsi="Calibri" w:cs="Calibri"/>
                    <w:b/>
                    <w:bCs/>
                    <w:color w:val="000000"/>
                    <w:sz w:val="26"/>
                    <w:szCs w:val="26"/>
                  </w:rPr>
                </w:rPrChange>
              </w:rPr>
              <w:t>1</w:t>
            </w:r>
          </w:p>
        </w:tc>
        <w:tc>
          <w:tcPr>
            <w:tcW w:w="1288" w:type="dxa"/>
            <w:vAlign w:val="center"/>
          </w:tcPr>
          <w:p w:rsidR="00204187" w:rsidRPr="00E02554" w:rsidRDefault="00204187" w:rsidP="00204187">
            <w:pPr>
              <w:rPr>
                <w:rFonts w:cs="Calibri"/>
                <w:color w:val="000000"/>
                <w:rPrChange w:id="2642" w:author="Gabriel Correa" w:date="2015-08-25T14:24:00Z">
                  <w:rPr>
                    <w:rFonts w:ascii="Calibri" w:hAnsi="Calibri" w:cs="Calibri"/>
                    <w:color w:val="000000"/>
                  </w:rPr>
                </w:rPrChange>
              </w:rPr>
            </w:pPr>
            <w:r w:rsidRPr="00E02554">
              <w:rPr>
                <w:rFonts w:cs="Calibri"/>
                <w:color w:val="000000"/>
                <w:rPrChange w:id="2643" w:author="Gabriel Correa" w:date="2015-08-25T14:24:00Z">
                  <w:rPr>
                    <w:rFonts w:ascii="Calibri" w:eastAsiaTheme="majorEastAsia" w:hAnsi="Calibri" w:cs="Calibri"/>
                    <w:b/>
                    <w:bCs/>
                    <w:color w:val="000000"/>
                    <w:sz w:val="26"/>
                    <w:szCs w:val="26"/>
                  </w:rPr>
                </w:rPrChange>
              </w:rPr>
              <w:t>0.82</w:t>
            </w:r>
          </w:p>
        </w:tc>
        <w:tc>
          <w:tcPr>
            <w:tcW w:w="1559" w:type="dxa"/>
            <w:vAlign w:val="center"/>
          </w:tcPr>
          <w:p w:rsidR="00204187" w:rsidRPr="00E02554" w:rsidRDefault="00204187" w:rsidP="00204187">
            <w:pPr>
              <w:rPr>
                <w:rFonts w:cs="Calibri"/>
                <w:color w:val="000000"/>
                <w:rPrChange w:id="2644" w:author="Gabriel Correa" w:date="2015-08-25T14:24:00Z">
                  <w:rPr>
                    <w:rFonts w:ascii="Calibri" w:hAnsi="Calibri" w:cs="Calibri"/>
                    <w:color w:val="000000"/>
                  </w:rPr>
                </w:rPrChange>
              </w:rPr>
            </w:pPr>
            <w:r w:rsidRPr="00E02554">
              <w:rPr>
                <w:rFonts w:cs="Calibri"/>
                <w:color w:val="000000"/>
                <w:rPrChange w:id="2645" w:author="Gabriel Correa" w:date="2015-08-25T14:24:00Z">
                  <w:rPr>
                    <w:rFonts w:ascii="Calibri" w:eastAsiaTheme="majorEastAsia" w:hAnsi="Calibri" w:cs="Calibri"/>
                    <w:b/>
                    <w:bCs/>
                    <w:color w:val="000000"/>
                    <w:sz w:val="26"/>
                    <w:szCs w:val="26"/>
                  </w:rPr>
                </w:rPrChange>
              </w:rPr>
              <w:t>0.75</w:t>
            </w:r>
          </w:p>
        </w:tc>
      </w:tr>
      <w:tr w:rsidR="00204187" w:rsidTr="00204187">
        <w:tc>
          <w:tcPr>
            <w:tcW w:w="2561" w:type="dxa"/>
            <w:vAlign w:val="center"/>
          </w:tcPr>
          <w:p w:rsidR="00204187" w:rsidRPr="00E02554" w:rsidRDefault="00204187" w:rsidP="00204187">
            <w:pPr>
              <w:rPr>
                <w:rFonts w:cs="Calibri"/>
                <w:color w:val="000000"/>
                <w:rPrChange w:id="2646" w:author="Gabriel Correa" w:date="2015-08-25T14:24:00Z">
                  <w:rPr>
                    <w:rFonts w:ascii="Calibri" w:hAnsi="Calibri" w:cs="Calibri"/>
                    <w:color w:val="000000"/>
                  </w:rPr>
                </w:rPrChange>
              </w:rPr>
            </w:pPr>
            <w:r w:rsidRPr="00E02554">
              <w:rPr>
                <w:rFonts w:cs="Calibri"/>
                <w:color w:val="000000"/>
                <w:rPrChange w:id="2647" w:author="Gabriel Correa" w:date="2015-08-25T14:24:00Z">
                  <w:rPr>
                    <w:rFonts w:ascii="Calibri" w:eastAsiaTheme="majorEastAsia" w:hAnsi="Calibri" w:cs="Calibri"/>
                    <w:b/>
                    <w:bCs/>
                    <w:color w:val="000000"/>
                    <w:sz w:val="26"/>
                    <w:szCs w:val="26"/>
                  </w:rPr>
                </w:rPrChange>
              </w:rPr>
              <w:t>BayesianLogisticRegresion</w:t>
            </w:r>
          </w:p>
        </w:tc>
        <w:tc>
          <w:tcPr>
            <w:tcW w:w="1411" w:type="dxa"/>
            <w:vAlign w:val="center"/>
          </w:tcPr>
          <w:p w:rsidR="00204187" w:rsidRPr="00E02554" w:rsidRDefault="00204187" w:rsidP="00204187">
            <w:pPr>
              <w:rPr>
                <w:rFonts w:cs="Calibri"/>
                <w:color w:val="000000"/>
                <w:rPrChange w:id="2648" w:author="Gabriel Correa" w:date="2015-08-25T14:24:00Z">
                  <w:rPr>
                    <w:rFonts w:ascii="Calibri" w:hAnsi="Calibri" w:cs="Calibri"/>
                    <w:color w:val="000000"/>
                  </w:rPr>
                </w:rPrChange>
              </w:rPr>
            </w:pPr>
            <w:r w:rsidRPr="00E02554">
              <w:rPr>
                <w:rFonts w:cs="Calibri"/>
                <w:color w:val="000000"/>
                <w:rPrChange w:id="2649" w:author="Gabriel Correa" w:date="2015-08-25T14:24:00Z">
                  <w:rPr>
                    <w:rFonts w:ascii="Calibri" w:eastAsiaTheme="majorEastAsia" w:hAnsi="Calibri" w:cs="Calibri"/>
                    <w:b/>
                    <w:bCs/>
                    <w:color w:val="000000"/>
                    <w:sz w:val="26"/>
                    <w:szCs w:val="26"/>
                  </w:rPr>
                </w:rPrChange>
              </w:rPr>
              <w:t>0.70</w:t>
            </w:r>
          </w:p>
        </w:tc>
        <w:tc>
          <w:tcPr>
            <w:tcW w:w="1411" w:type="dxa"/>
            <w:vAlign w:val="center"/>
          </w:tcPr>
          <w:p w:rsidR="00204187" w:rsidRPr="00E02554" w:rsidRDefault="00204187" w:rsidP="00204187">
            <w:pPr>
              <w:rPr>
                <w:rFonts w:cs="Calibri"/>
                <w:color w:val="000000"/>
                <w:rPrChange w:id="2650" w:author="Gabriel Correa" w:date="2015-08-25T14:24:00Z">
                  <w:rPr>
                    <w:rFonts w:ascii="Calibri" w:hAnsi="Calibri" w:cs="Calibri"/>
                    <w:color w:val="000000"/>
                  </w:rPr>
                </w:rPrChange>
              </w:rPr>
            </w:pPr>
            <w:r w:rsidRPr="00E02554">
              <w:rPr>
                <w:rFonts w:cs="Calibri"/>
                <w:color w:val="000000"/>
                <w:rPrChange w:id="2651" w:author="Gabriel Correa" w:date="2015-08-25T14:24:00Z">
                  <w:rPr>
                    <w:rFonts w:ascii="Calibri" w:eastAsiaTheme="majorEastAsia" w:hAnsi="Calibri" w:cs="Calibri"/>
                    <w:b/>
                    <w:bCs/>
                    <w:color w:val="000000"/>
                    <w:sz w:val="26"/>
                    <w:szCs w:val="26"/>
                  </w:rPr>
                </w:rPrChange>
              </w:rPr>
              <w:t>0.67</w:t>
            </w:r>
          </w:p>
        </w:tc>
        <w:tc>
          <w:tcPr>
            <w:tcW w:w="1511" w:type="dxa"/>
            <w:vAlign w:val="center"/>
          </w:tcPr>
          <w:p w:rsidR="00204187" w:rsidRPr="00E02554" w:rsidRDefault="00204187" w:rsidP="00204187">
            <w:pPr>
              <w:rPr>
                <w:rFonts w:cs="Calibri"/>
                <w:color w:val="000000"/>
                <w:rPrChange w:id="2652" w:author="Gabriel Correa" w:date="2015-08-25T14:24:00Z">
                  <w:rPr>
                    <w:rFonts w:ascii="Calibri" w:hAnsi="Calibri" w:cs="Calibri"/>
                    <w:color w:val="000000"/>
                  </w:rPr>
                </w:rPrChange>
              </w:rPr>
            </w:pPr>
            <w:r w:rsidRPr="00E02554">
              <w:rPr>
                <w:rFonts w:cs="Calibri"/>
                <w:color w:val="000000"/>
                <w:rPrChange w:id="2653" w:author="Gabriel Correa" w:date="2015-08-25T14:24:00Z">
                  <w:rPr>
                    <w:rFonts w:ascii="Calibri" w:eastAsiaTheme="majorEastAsia" w:hAnsi="Calibri" w:cs="Calibri"/>
                    <w:b/>
                    <w:bCs/>
                    <w:color w:val="000000"/>
                    <w:sz w:val="26"/>
                    <w:szCs w:val="26"/>
                  </w:rPr>
                </w:rPrChange>
              </w:rPr>
              <w:t>0.73</w:t>
            </w:r>
          </w:p>
        </w:tc>
        <w:tc>
          <w:tcPr>
            <w:tcW w:w="1288" w:type="dxa"/>
            <w:vAlign w:val="center"/>
          </w:tcPr>
          <w:p w:rsidR="00204187" w:rsidRPr="00E02554" w:rsidRDefault="00204187" w:rsidP="00204187">
            <w:pPr>
              <w:rPr>
                <w:rFonts w:cs="Calibri"/>
                <w:color w:val="000000"/>
                <w:rPrChange w:id="2654" w:author="Gabriel Correa" w:date="2015-08-25T14:24:00Z">
                  <w:rPr>
                    <w:rFonts w:ascii="Calibri" w:hAnsi="Calibri" w:cs="Calibri"/>
                    <w:color w:val="000000"/>
                  </w:rPr>
                </w:rPrChange>
              </w:rPr>
            </w:pPr>
            <w:r w:rsidRPr="00E02554">
              <w:rPr>
                <w:rFonts w:cs="Calibri"/>
                <w:color w:val="000000"/>
                <w:rPrChange w:id="2655" w:author="Gabriel Correa" w:date="2015-08-25T14:24:00Z">
                  <w:rPr>
                    <w:rFonts w:ascii="Calibri" w:eastAsiaTheme="majorEastAsia" w:hAnsi="Calibri" w:cs="Calibri"/>
                    <w:b/>
                    <w:bCs/>
                    <w:color w:val="000000"/>
                    <w:sz w:val="26"/>
                    <w:szCs w:val="26"/>
                  </w:rPr>
                </w:rPrChange>
              </w:rPr>
              <w:t>0.81</w:t>
            </w:r>
          </w:p>
        </w:tc>
        <w:tc>
          <w:tcPr>
            <w:tcW w:w="1559" w:type="dxa"/>
            <w:vAlign w:val="center"/>
          </w:tcPr>
          <w:p w:rsidR="00204187" w:rsidRPr="00E02554" w:rsidRDefault="00204187" w:rsidP="00204187">
            <w:pPr>
              <w:rPr>
                <w:rFonts w:cs="Calibri"/>
                <w:color w:val="000000"/>
                <w:rPrChange w:id="2656" w:author="Gabriel Correa" w:date="2015-08-25T14:24:00Z">
                  <w:rPr>
                    <w:rFonts w:ascii="Calibri" w:hAnsi="Calibri" w:cs="Calibri"/>
                    <w:color w:val="000000"/>
                  </w:rPr>
                </w:rPrChange>
              </w:rPr>
            </w:pPr>
            <w:r w:rsidRPr="00E02554">
              <w:rPr>
                <w:rFonts w:cs="Calibri"/>
                <w:color w:val="000000"/>
                <w:rPrChange w:id="2657" w:author="Gabriel Correa" w:date="2015-08-25T14:24:00Z">
                  <w:rPr>
                    <w:rFonts w:ascii="Calibri" w:eastAsiaTheme="majorEastAsia" w:hAnsi="Calibri" w:cs="Calibri"/>
                    <w:b/>
                    <w:bCs/>
                    <w:color w:val="000000"/>
                    <w:sz w:val="26"/>
                    <w:szCs w:val="26"/>
                  </w:rPr>
                </w:rPrChange>
              </w:rPr>
              <w:t>0.06</w:t>
            </w:r>
          </w:p>
        </w:tc>
      </w:tr>
      <w:tr w:rsidR="00204187" w:rsidTr="00204187">
        <w:tc>
          <w:tcPr>
            <w:tcW w:w="2561" w:type="dxa"/>
            <w:vAlign w:val="center"/>
          </w:tcPr>
          <w:p w:rsidR="00204187" w:rsidRPr="00E02554" w:rsidRDefault="00204187" w:rsidP="00204187">
            <w:pPr>
              <w:rPr>
                <w:rFonts w:cs="Calibri"/>
                <w:color w:val="000000"/>
                <w:rPrChange w:id="2658" w:author="Gabriel Correa" w:date="2015-08-25T14:24:00Z">
                  <w:rPr>
                    <w:rFonts w:ascii="Calibri" w:hAnsi="Calibri" w:cs="Calibri"/>
                    <w:color w:val="000000"/>
                  </w:rPr>
                </w:rPrChange>
              </w:rPr>
            </w:pPr>
            <w:r w:rsidRPr="00E02554">
              <w:rPr>
                <w:rFonts w:cs="Calibri"/>
                <w:color w:val="000000"/>
                <w:rPrChange w:id="2659" w:author="Gabriel Correa" w:date="2015-08-25T14:24:00Z">
                  <w:rPr>
                    <w:rFonts w:ascii="Calibri" w:eastAsiaTheme="majorEastAsia" w:hAnsi="Calibri" w:cs="Calibri"/>
                    <w:b/>
                    <w:bCs/>
                    <w:color w:val="000000"/>
                    <w:sz w:val="26"/>
                    <w:szCs w:val="26"/>
                  </w:rPr>
                </w:rPrChange>
              </w:rPr>
              <w:t>RandomForest</w:t>
            </w:r>
          </w:p>
        </w:tc>
        <w:tc>
          <w:tcPr>
            <w:tcW w:w="1411" w:type="dxa"/>
            <w:vAlign w:val="center"/>
          </w:tcPr>
          <w:p w:rsidR="00204187" w:rsidRPr="00E02554" w:rsidRDefault="00204187" w:rsidP="00204187">
            <w:pPr>
              <w:rPr>
                <w:rFonts w:cs="Calibri"/>
                <w:color w:val="000000"/>
                <w:rPrChange w:id="2660" w:author="Gabriel Correa" w:date="2015-08-25T14:24:00Z">
                  <w:rPr>
                    <w:rFonts w:ascii="Calibri" w:hAnsi="Calibri" w:cs="Calibri"/>
                    <w:color w:val="000000"/>
                  </w:rPr>
                </w:rPrChange>
              </w:rPr>
            </w:pPr>
            <w:r w:rsidRPr="00E02554">
              <w:rPr>
                <w:rFonts w:cs="Calibri"/>
                <w:color w:val="000000"/>
                <w:rPrChange w:id="2661" w:author="Gabriel Correa" w:date="2015-08-25T14:24:00Z">
                  <w:rPr>
                    <w:rFonts w:ascii="Calibri" w:eastAsiaTheme="majorEastAsia" w:hAnsi="Calibri" w:cs="Calibri"/>
                    <w:b/>
                    <w:bCs/>
                    <w:color w:val="000000"/>
                    <w:sz w:val="26"/>
                    <w:szCs w:val="26"/>
                  </w:rPr>
                </w:rPrChange>
              </w:rPr>
              <w:t>0.76</w:t>
            </w:r>
          </w:p>
        </w:tc>
        <w:tc>
          <w:tcPr>
            <w:tcW w:w="1411" w:type="dxa"/>
            <w:vAlign w:val="center"/>
          </w:tcPr>
          <w:p w:rsidR="00204187" w:rsidRPr="00E02554" w:rsidRDefault="00204187" w:rsidP="00204187">
            <w:pPr>
              <w:rPr>
                <w:rFonts w:cs="Calibri"/>
                <w:color w:val="000000"/>
                <w:rPrChange w:id="2662" w:author="Gabriel Correa" w:date="2015-08-25T14:24:00Z">
                  <w:rPr>
                    <w:rFonts w:ascii="Calibri" w:hAnsi="Calibri" w:cs="Calibri"/>
                    <w:color w:val="000000"/>
                  </w:rPr>
                </w:rPrChange>
              </w:rPr>
            </w:pPr>
            <w:r w:rsidRPr="00E02554">
              <w:rPr>
                <w:rFonts w:cs="Calibri"/>
                <w:color w:val="000000"/>
                <w:rPrChange w:id="2663" w:author="Gabriel Correa" w:date="2015-08-25T14:24:00Z">
                  <w:rPr>
                    <w:rFonts w:ascii="Calibri" w:eastAsiaTheme="majorEastAsia" w:hAnsi="Calibri" w:cs="Calibri"/>
                    <w:b/>
                    <w:bCs/>
                    <w:color w:val="000000"/>
                    <w:sz w:val="26"/>
                    <w:szCs w:val="26"/>
                  </w:rPr>
                </w:rPrChange>
              </w:rPr>
              <w:t>0.67</w:t>
            </w:r>
          </w:p>
        </w:tc>
        <w:tc>
          <w:tcPr>
            <w:tcW w:w="1511" w:type="dxa"/>
            <w:vAlign w:val="center"/>
          </w:tcPr>
          <w:p w:rsidR="00204187" w:rsidRPr="00E02554" w:rsidRDefault="00204187" w:rsidP="00204187">
            <w:pPr>
              <w:rPr>
                <w:rFonts w:cs="Calibri"/>
                <w:color w:val="000000"/>
                <w:rPrChange w:id="2664" w:author="Gabriel Correa" w:date="2015-08-25T14:24:00Z">
                  <w:rPr>
                    <w:rFonts w:ascii="Calibri" w:hAnsi="Calibri" w:cs="Calibri"/>
                    <w:color w:val="000000"/>
                  </w:rPr>
                </w:rPrChange>
              </w:rPr>
            </w:pPr>
            <w:r w:rsidRPr="00E02554">
              <w:rPr>
                <w:rFonts w:cs="Calibri"/>
                <w:color w:val="000000"/>
                <w:rPrChange w:id="2665" w:author="Gabriel Correa" w:date="2015-08-25T14:24:00Z">
                  <w:rPr>
                    <w:rFonts w:ascii="Calibri" w:eastAsiaTheme="majorEastAsia" w:hAnsi="Calibri" w:cs="Calibri"/>
                    <w:b/>
                    <w:bCs/>
                    <w:color w:val="000000"/>
                    <w:sz w:val="26"/>
                    <w:szCs w:val="26"/>
                  </w:rPr>
                </w:rPrChange>
              </w:rPr>
              <w:t>0.88</w:t>
            </w:r>
          </w:p>
        </w:tc>
        <w:tc>
          <w:tcPr>
            <w:tcW w:w="1288" w:type="dxa"/>
            <w:vAlign w:val="center"/>
          </w:tcPr>
          <w:p w:rsidR="00204187" w:rsidRPr="00E02554" w:rsidRDefault="00204187" w:rsidP="00204187">
            <w:pPr>
              <w:rPr>
                <w:rFonts w:cs="Calibri"/>
                <w:color w:val="000000"/>
                <w:rPrChange w:id="2666" w:author="Gabriel Correa" w:date="2015-08-25T14:24:00Z">
                  <w:rPr>
                    <w:rFonts w:ascii="Calibri" w:hAnsi="Calibri" w:cs="Calibri"/>
                    <w:color w:val="000000"/>
                  </w:rPr>
                </w:rPrChange>
              </w:rPr>
            </w:pPr>
            <w:r w:rsidRPr="00E02554">
              <w:rPr>
                <w:rFonts w:cs="Calibri"/>
                <w:color w:val="000000"/>
                <w:rPrChange w:id="2667" w:author="Gabriel Correa" w:date="2015-08-25T14:24:00Z">
                  <w:rPr>
                    <w:rFonts w:ascii="Calibri" w:eastAsiaTheme="majorEastAsia" w:hAnsi="Calibri" w:cs="Calibri"/>
                    <w:b/>
                    <w:bCs/>
                    <w:color w:val="000000"/>
                    <w:sz w:val="26"/>
                    <w:szCs w:val="26"/>
                  </w:rPr>
                </w:rPrChange>
              </w:rPr>
              <w:t>0.97</w:t>
            </w:r>
          </w:p>
        </w:tc>
        <w:tc>
          <w:tcPr>
            <w:tcW w:w="1559" w:type="dxa"/>
            <w:vAlign w:val="center"/>
          </w:tcPr>
          <w:p w:rsidR="00204187" w:rsidRPr="00E02554" w:rsidRDefault="00204187" w:rsidP="00204187">
            <w:pPr>
              <w:rPr>
                <w:rFonts w:cs="Calibri"/>
                <w:color w:val="000000"/>
                <w:rPrChange w:id="2668" w:author="Gabriel Correa" w:date="2015-08-25T14:24:00Z">
                  <w:rPr>
                    <w:rFonts w:ascii="Calibri" w:hAnsi="Calibri" w:cs="Calibri"/>
                    <w:color w:val="000000"/>
                  </w:rPr>
                </w:rPrChange>
              </w:rPr>
            </w:pPr>
            <w:r w:rsidRPr="00E02554">
              <w:rPr>
                <w:rFonts w:cs="Calibri"/>
                <w:color w:val="000000"/>
                <w:rPrChange w:id="2669" w:author="Gabriel Correa" w:date="2015-08-25T14:24:00Z">
                  <w:rPr>
                    <w:rFonts w:ascii="Calibri" w:eastAsiaTheme="majorEastAsia" w:hAnsi="Calibri" w:cs="Calibri"/>
                    <w:b/>
                    <w:bCs/>
                    <w:color w:val="000000"/>
                    <w:sz w:val="26"/>
                    <w:szCs w:val="26"/>
                  </w:rPr>
                </w:rPrChange>
              </w:rPr>
              <w:t>0.72</w:t>
            </w:r>
          </w:p>
        </w:tc>
      </w:tr>
      <w:tr w:rsidR="00204187" w:rsidTr="00204187">
        <w:tc>
          <w:tcPr>
            <w:tcW w:w="2561" w:type="dxa"/>
            <w:vAlign w:val="center"/>
          </w:tcPr>
          <w:p w:rsidR="00204187" w:rsidRPr="00E02554" w:rsidRDefault="00204187" w:rsidP="00204187">
            <w:pPr>
              <w:rPr>
                <w:rFonts w:cs="Calibri"/>
                <w:color w:val="000000"/>
                <w:rPrChange w:id="2670" w:author="Gabriel Correa" w:date="2015-08-25T14:24:00Z">
                  <w:rPr>
                    <w:rFonts w:ascii="Calibri" w:hAnsi="Calibri" w:cs="Calibri"/>
                    <w:color w:val="000000"/>
                  </w:rPr>
                </w:rPrChange>
              </w:rPr>
            </w:pPr>
            <w:r w:rsidRPr="00E02554">
              <w:rPr>
                <w:rFonts w:cs="Calibri"/>
                <w:color w:val="000000"/>
                <w:rPrChange w:id="2671" w:author="Gabriel Correa" w:date="2015-08-25T14:24:00Z">
                  <w:rPr>
                    <w:rFonts w:ascii="Calibri" w:eastAsiaTheme="majorEastAsia" w:hAnsi="Calibri" w:cs="Calibri"/>
                    <w:b/>
                    <w:bCs/>
                    <w:color w:val="000000"/>
                    <w:sz w:val="26"/>
                    <w:szCs w:val="26"/>
                  </w:rPr>
                </w:rPrChange>
              </w:rPr>
              <w:t>PART</w:t>
            </w:r>
          </w:p>
        </w:tc>
        <w:tc>
          <w:tcPr>
            <w:tcW w:w="1411" w:type="dxa"/>
            <w:vAlign w:val="center"/>
          </w:tcPr>
          <w:p w:rsidR="00204187" w:rsidRPr="00E02554" w:rsidRDefault="00204187" w:rsidP="00204187">
            <w:pPr>
              <w:rPr>
                <w:rFonts w:cs="Calibri"/>
                <w:color w:val="000000"/>
                <w:rPrChange w:id="2672" w:author="Gabriel Correa" w:date="2015-08-25T14:24:00Z">
                  <w:rPr>
                    <w:rFonts w:ascii="Calibri" w:hAnsi="Calibri" w:cs="Calibri"/>
                    <w:color w:val="000000"/>
                  </w:rPr>
                </w:rPrChange>
              </w:rPr>
            </w:pPr>
            <w:r w:rsidRPr="00E02554">
              <w:rPr>
                <w:rFonts w:cs="Calibri"/>
                <w:color w:val="000000"/>
                <w:rPrChange w:id="2673" w:author="Gabriel Correa" w:date="2015-08-25T14:24:00Z">
                  <w:rPr>
                    <w:rFonts w:ascii="Calibri" w:eastAsiaTheme="majorEastAsia" w:hAnsi="Calibri" w:cs="Calibri"/>
                    <w:b/>
                    <w:bCs/>
                    <w:color w:val="000000"/>
                    <w:sz w:val="26"/>
                    <w:szCs w:val="26"/>
                  </w:rPr>
                </w:rPrChange>
              </w:rPr>
              <w:t>0.76</w:t>
            </w:r>
          </w:p>
        </w:tc>
        <w:tc>
          <w:tcPr>
            <w:tcW w:w="1411" w:type="dxa"/>
            <w:vAlign w:val="center"/>
          </w:tcPr>
          <w:p w:rsidR="00204187" w:rsidRPr="00E02554" w:rsidRDefault="00204187" w:rsidP="00204187">
            <w:pPr>
              <w:rPr>
                <w:rFonts w:cs="Calibri"/>
                <w:color w:val="000000"/>
                <w:rPrChange w:id="2674" w:author="Gabriel Correa" w:date="2015-08-25T14:24:00Z">
                  <w:rPr>
                    <w:rFonts w:ascii="Calibri" w:hAnsi="Calibri" w:cs="Calibri"/>
                    <w:color w:val="000000"/>
                  </w:rPr>
                </w:rPrChange>
              </w:rPr>
            </w:pPr>
            <w:r w:rsidRPr="00E02554">
              <w:rPr>
                <w:rFonts w:cs="Calibri"/>
                <w:color w:val="000000"/>
                <w:rPrChange w:id="2675" w:author="Gabriel Correa" w:date="2015-08-25T14:24:00Z">
                  <w:rPr>
                    <w:rFonts w:ascii="Calibri" w:eastAsiaTheme="majorEastAsia" w:hAnsi="Calibri" w:cs="Calibri"/>
                    <w:b/>
                    <w:bCs/>
                    <w:color w:val="000000"/>
                    <w:sz w:val="26"/>
                    <w:szCs w:val="26"/>
                  </w:rPr>
                </w:rPrChange>
              </w:rPr>
              <w:t>0.76</w:t>
            </w:r>
          </w:p>
        </w:tc>
        <w:tc>
          <w:tcPr>
            <w:tcW w:w="1511" w:type="dxa"/>
            <w:vAlign w:val="center"/>
          </w:tcPr>
          <w:p w:rsidR="00204187" w:rsidRPr="00E02554" w:rsidRDefault="00204187" w:rsidP="00204187">
            <w:pPr>
              <w:rPr>
                <w:rFonts w:cs="Calibri"/>
                <w:color w:val="000000"/>
                <w:rPrChange w:id="2676" w:author="Gabriel Correa" w:date="2015-08-25T14:24:00Z">
                  <w:rPr>
                    <w:rFonts w:ascii="Calibri" w:hAnsi="Calibri" w:cs="Calibri"/>
                    <w:color w:val="000000"/>
                  </w:rPr>
                </w:rPrChange>
              </w:rPr>
            </w:pPr>
            <w:r w:rsidRPr="00E02554">
              <w:rPr>
                <w:rFonts w:cs="Calibri"/>
                <w:color w:val="000000"/>
                <w:rPrChange w:id="2677" w:author="Gabriel Correa" w:date="2015-08-25T14:24:00Z">
                  <w:rPr>
                    <w:rFonts w:ascii="Calibri" w:eastAsiaTheme="majorEastAsia" w:hAnsi="Calibri" w:cs="Calibri"/>
                    <w:b/>
                    <w:bCs/>
                    <w:color w:val="000000"/>
                    <w:sz w:val="26"/>
                    <w:szCs w:val="26"/>
                  </w:rPr>
                </w:rPrChange>
              </w:rPr>
              <w:t>0.76</w:t>
            </w:r>
          </w:p>
        </w:tc>
        <w:tc>
          <w:tcPr>
            <w:tcW w:w="1288" w:type="dxa"/>
            <w:vAlign w:val="center"/>
          </w:tcPr>
          <w:p w:rsidR="00204187" w:rsidRPr="00E02554" w:rsidRDefault="00204187" w:rsidP="00204187">
            <w:pPr>
              <w:rPr>
                <w:rFonts w:cs="Calibri"/>
                <w:color w:val="000000"/>
                <w:rPrChange w:id="2678" w:author="Gabriel Correa" w:date="2015-08-25T14:24:00Z">
                  <w:rPr>
                    <w:rFonts w:ascii="Calibri" w:hAnsi="Calibri" w:cs="Calibri"/>
                    <w:color w:val="000000"/>
                  </w:rPr>
                </w:rPrChange>
              </w:rPr>
            </w:pPr>
            <w:r w:rsidRPr="00E02554">
              <w:rPr>
                <w:rFonts w:cs="Calibri"/>
                <w:color w:val="000000"/>
                <w:rPrChange w:id="2679"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2680" w:author="Gabriel Correa" w:date="2015-08-25T14:24:00Z">
                  <w:rPr>
                    <w:rFonts w:ascii="Calibri" w:hAnsi="Calibri" w:cs="Calibri"/>
                    <w:color w:val="000000"/>
                  </w:rPr>
                </w:rPrChange>
              </w:rPr>
            </w:pPr>
            <w:r w:rsidRPr="00E02554">
              <w:rPr>
                <w:rFonts w:cs="Calibri"/>
                <w:color w:val="000000"/>
                <w:rPrChange w:id="2681" w:author="Gabriel Correa" w:date="2015-08-25T14:24:00Z">
                  <w:rPr>
                    <w:rFonts w:ascii="Calibri" w:eastAsiaTheme="majorEastAsia" w:hAnsi="Calibri" w:cs="Calibri"/>
                    <w:b/>
                    <w:bCs/>
                    <w:color w:val="000000"/>
                    <w:sz w:val="26"/>
                    <w:szCs w:val="26"/>
                  </w:rPr>
                </w:rPrChange>
              </w:rPr>
              <w:t>0.71</w:t>
            </w:r>
          </w:p>
        </w:tc>
      </w:tr>
      <w:tr w:rsidR="00204187" w:rsidTr="00204187">
        <w:tc>
          <w:tcPr>
            <w:tcW w:w="2561" w:type="dxa"/>
            <w:vAlign w:val="center"/>
          </w:tcPr>
          <w:p w:rsidR="00204187" w:rsidRPr="00E02554" w:rsidRDefault="00204187" w:rsidP="00204187">
            <w:pPr>
              <w:rPr>
                <w:rFonts w:cs="Calibri"/>
                <w:color w:val="000000"/>
                <w:rPrChange w:id="2682" w:author="Gabriel Correa" w:date="2015-08-25T14:24:00Z">
                  <w:rPr>
                    <w:rFonts w:ascii="Calibri" w:hAnsi="Calibri" w:cs="Calibri"/>
                    <w:color w:val="000000"/>
                  </w:rPr>
                </w:rPrChange>
              </w:rPr>
            </w:pPr>
            <w:r w:rsidRPr="00E02554">
              <w:rPr>
                <w:rFonts w:cs="Calibri"/>
                <w:color w:val="000000"/>
                <w:rPrChange w:id="2683" w:author="Gabriel Correa" w:date="2015-08-25T14:24:00Z">
                  <w:rPr>
                    <w:rFonts w:ascii="Calibri" w:eastAsiaTheme="majorEastAsia" w:hAnsi="Calibri" w:cs="Calibri"/>
                    <w:b/>
                    <w:bCs/>
                    <w:color w:val="000000"/>
                    <w:sz w:val="26"/>
                    <w:szCs w:val="26"/>
                  </w:rPr>
                </w:rPrChange>
              </w:rPr>
              <w:t>NaiveBayes</w:t>
            </w:r>
          </w:p>
        </w:tc>
        <w:tc>
          <w:tcPr>
            <w:tcW w:w="1411" w:type="dxa"/>
            <w:vAlign w:val="center"/>
          </w:tcPr>
          <w:p w:rsidR="00204187" w:rsidRPr="00E02554" w:rsidRDefault="00204187" w:rsidP="00204187">
            <w:pPr>
              <w:rPr>
                <w:rFonts w:cs="Calibri"/>
                <w:color w:val="000000"/>
                <w:rPrChange w:id="2684" w:author="Gabriel Correa" w:date="2015-08-25T14:24:00Z">
                  <w:rPr>
                    <w:rFonts w:ascii="Calibri" w:hAnsi="Calibri" w:cs="Calibri"/>
                    <w:color w:val="000000"/>
                  </w:rPr>
                </w:rPrChange>
              </w:rPr>
            </w:pPr>
            <w:r w:rsidRPr="00E02554">
              <w:rPr>
                <w:rFonts w:cs="Calibri"/>
                <w:color w:val="000000"/>
                <w:rPrChange w:id="2685" w:author="Gabriel Correa" w:date="2015-08-25T14:24:00Z">
                  <w:rPr>
                    <w:rFonts w:ascii="Calibri" w:eastAsiaTheme="majorEastAsia" w:hAnsi="Calibri" w:cs="Calibri"/>
                    <w:b/>
                    <w:bCs/>
                    <w:color w:val="000000"/>
                    <w:sz w:val="26"/>
                    <w:szCs w:val="26"/>
                  </w:rPr>
                </w:rPrChange>
              </w:rPr>
              <w:t>0.64</w:t>
            </w:r>
          </w:p>
        </w:tc>
        <w:tc>
          <w:tcPr>
            <w:tcW w:w="1411" w:type="dxa"/>
            <w:vAlign w:val="center"/>
          </w:tcPr>
          <w:p w:rsidR="00204187" w:rsidRPr="00415C0C" w:rsidRDefault="00204187" w:rsidP="00204187">
            <w:pPr>
              <w:rPr>
                <w:rFonts w:cs="Calibri"/>
                <w:b/>
                <w:color w:val="000000"/>
                <w:rPrChange w:id="2686" w:author="Gabriel Correa" w:date="2015-08-26T03:25:00Z">
                  <w:rPr>
                    <w:rFonts w:ascii="Calibri" w:hAnsi="Calibri" w:cs="Calibri"/>
                    <w:color w:val="000000"/>
                  </w:rPr>
                </w:rPrChange>
              </w:rPr>
            </w:pPr>
            <w:r w:rsidRPr="00415C0C">
              <w:rPr>
                <w:rFonts w:cs="Calibri"/>
                <w:b/>
                <w:color w:val="000000"/>
                <w:rPrChange w:id="2687"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E02554" w:rsidRDefault="00204187" w:rsidP="00204187">
            <w:pPr>
              <w:rPr>
                <w:rFonts w:cs="Calibri"/>
                <w:color w:val="000000"/>
                <w:rPrChange w:id="2688" w:author="Gabriel Correa" w:date="2015-08-25T14:24:00Z">
                  <w:rPr>
                    <w:rFonts w:ascii="Calibri" w:hAnsi="Calibri" w:cs="Calibri"/>
                    <w:color w:val="000000"/>
                  </w:rPr>
                </w:rPrChange>
              </w:rPr>
            </w:pPr>
            <w:r w:rsidRPr="00E02554">
              <w:rPr>
                <w:rFonts w:cs="Calibri"/>
                <w:color w:val="000000"/>
                <w:rPrChange w:id="2689" w:author="Gabriel Correa" w:date="2015-08-25T14:24:00Z">
                  <w:rPr>
                    <w:rFonts w:ascii="Calibri" w:eastAsiaTheme="majorEastAsia" w:hAnsi="Calibri" w:cs="Calibri"/>
                    <w:b/>
                    <w:bCs/>
                    <w:color w:val="000000"/>
                    <w:sz w:val="26"/>
                    <w:szCs w:val="26"/>
                  </w:rPr>
                </w:rPrChange>
              </w:rPr>
              <w:t>0.53</w:t>
            </w:r>
          </w:p>
        </w:tc>
        <w:tc>
          <w:tcPr>
            <w:tcW w:w="1288" w:type="dxa"/>
            <w:vAlign w:val="center"/>
          </w:tcPr>
          <w:p w:rsidR="00204187" w:rsidRPr="00E02554" w:rsidRDefault="00204187" w:rsidP="00204187">
            <w:pPr>
              <w:rPr>
                <w:rFonts w:cs="Calibri"/>
                <w:color w:val="000000"/>
                <w:rPrChange w:id="2690" w:author="Gabriel Correa" w:date="2015-08-25T14:24:00Z">
                  <w:rPr>
                    <w:rFonts w:ascii="Calibri" w:hAnsi="Calibri" w:cs="Calibri"/>
                    <w:color w:val="000000"/>
                  </w:rPr>
                </w:rPrChange>
              </w:rPr>
            </w:pPr>
            <w:r w:rsidRPr="00E02554">
              <w:rPr>
                <w:rFonts w:cs="Calibri"/>
                <w:color w:val="000000"/>
                <w:rPrChange w:id="2691" w:author="Gabriel Correa" w:date="2015-08-25T14:24:00Z">
                  <w:rPr>
                    <w:rFonts w:ascii="Calibri" w:eastAsiaTheme="majorEastAsia" w:hAnsi="Calibri" w:cs="Calibri"/>
                    <w:b/>
                    <w:bCs/>
                    <w:color w:val="000000"/>
                    <w:sz w:val="26"/>
                    <w:szCs w:val="26"/>
                  </w:rPr>
                </w:rPrChange>
              </w:rPr>
              <w:t>0.90</w:t>
            </w:r>
          </w:p>
        </w:tc>
        <w:tc>
          <w:tcPr>
            <w:tcW w:w="1559" w:type="dxa"/>
            <w:vAlign w:val="center"/>
          </w:tcPr>
          <w:p w:rsidR="00204187" w:rsidRPr="00E02554" w:rsidRDefault="00204187" w:rsidP="00204187">
            <w:pPr>
              <w:rPr>
                <w:rFonts w:cs="Calibri"/>
                <w:color w:val="000000"/>
                <w:rPrChange w:id="2692" w:author="Gabriel Correa" w:date="2015-08-25T14:24:00Z">
                  <w:rPr>
                    <w:rFonts w:ascii="Calibri" w:hAnsi="Calibri" w:cs="Calibri"/>
                    <w:color w:val="000000"/>
                  </w:rPr>
                </w:rPrChange>
              </w:rPr>
            </w:pPr>
            <w:r w:rsidRPr="00E02554">
              <w:rPr>
                <w:rFonts w:cs="Calibri"/>
                <w:color w:val="000000"/>
                <w:rPrChange w:id="2693" w:author="Gabriel Correa" w:date="2015-08-25T14:24:00Z">
                  <w:rPr>
                    <w:rFonts w:ascii="Calibri" w:eastAsiaTheme="majorEastAsia" w:hAnsi="Calibri" w:cs="Calibri"/>
                    <w:b/>
                    <w:bCs/>
                    <w:color w:val="000000"/>
                    <w:sz w:val="26"/>
                    <w:szCs w:val="26"/>
                  </w:rPr>
                </w:rPrChange>
              </w:rPr>
              <w:t>0.55</w:t>
            </w:r>
          </w:p>
        </w:tc>
      </w:tr>
      <w:tr w:rsidR="00204187" w:rsidTr="00204187">
        <w:tc>
          <w:tcPr>
            <w:tcW w:w="2561" w:type="dxa"/>
            <w:vAlign w:val="center"/>
          </w:tcPr>
          <w:p w:rsidR="00204187" w:rsidRPr="00E02554" w:rsidRDefault="00204187" w:rsidP="00204187">
            <w:pPr>
              <w:rPr>
                <w:rFonts w:cs="Calibri"/>
                <w:color w:val="000000"/>
                <w:rPrChange w:id="2694" w:author="Gabriel Correa" w:date="2015-08-25T14:24:00Z">
                  <w:rPr>
                    <w:rFonts w:ascii="Calibri" w:hAnsi="Calibri" w:cs="Calibri"/>
                    <w:color w:val="000000"/>
                  </w:rPr>
                </w:rPrChange>
              </w:rPr>
            </w:pPr>
            <w:r w:rsidRPr="00E02554">
              <w:rPr>
                <w:rFonts w:cs="Calibri"/>
                <w:color w:val="000000"/>
                <w:rPrChange w:id="2695" w:author="Gabriel Correa" w:date="2015-08-25T14:24:00Z">
                  <w:rPr>
                    <w:rFonts w:ascii="Calibri" w:eastAsiaTheme="majorEastAsia" w:hAnsi="Calibri" w:cs="Calibri"/>
                    <w:b/>
                    <w:bCs/>
                    <w:color w:val="000000"/>
                    <w:sz w:val="26"/>
                    <w:szCs w:val="26"/>
                  </w:rPr>
                </w:rPrChange>
              </w:rPr>
              <w:t>LibSVM</w:t>
            </w:r>
          </w:p>
        </w:tc>
        <w:tc>
          <w:tcPr>
            <w:tcW w:w="1411" w:type="dxa"/>
            <w:vAlign w:val="center"/>
          </w:tcPr>
          <w:p w:rsidR="00204187" w:rsidRPr="00415C0C" w:rsidRDefault="00204187" w:rsidP="00204187">
            <w:pPr>
              <w:rPr>
                <w:rFonts w:cs="Calibri"/>
                <w:b/>
                <w:color w:val="000000"/>
                <w:rPrChange w:id="2696" w:author="Gabriel Correa" w:date="2015-08-26T03:25:00Z">
                  <w:rPr>
                    <w:rFonts w:ascii="Calibri" w:hAnsi="Calibri" w:cs="Calibri"/>
                    <w:color w:val="000000"/>
                  </w:rPr>
                </w:rPrChange>
              </w:rPr>
            </w:pPr>
            <w:r w:rsidRPr="00415C0C">
              <w:rPr>
                <w:rFonts w:cs="Calibri"/>
                <w:b/>
                <w:color w:val="000000"/>
                <w:rPrChange w:id="2697"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2698" w:author="Gabriel Correa" w:date="2015-08-26T03:25:00Z">
                  <w:rPr>
                    <w:rFonts w:ascii="Calibri" w:hAnsi="Calibri" w:cs="Calibri"/>
                    <w:color w:val="000000"/>
                  </w:rPr>
                </w:rPrChange>
              </w:rPr>
            </w:pPr>
            <w:r w:rsidRPr="00415C0C">
              <w:rPr>
                <w:rFonts w:cs="Calibri"/>
                <w:b/>
                <w:color w:val="000000"/>
                <w:rPrChange w:id="2699"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E02554" w:rsidRDefault="00204187" w:rsidP="00204187">
            <w:pPr>
              <w:rPr>
                <w:rFonts w:cs="Calibri"/>
                <w:color w:val="000000"/>
                <w:rPrChange w:id="2700" w:author="Gabriel Correa" w:date="2015-08-25T14:24:00Z">
                  <w:rPr>
                    <w:rFonts w:ascii="Calibri" w:hAnsi="Calibri" w:cs="Calibri"/>
                    <w:color w:val="000000"/>
                  </w:rPr>
                </w:rPrChange>
              </w:rPr>
            </w:pPr>
            <w:r w:rsidRPr="00E02554">
              <w:rPr>
                <w:rFonts w:cs="Calibri"/>
                <w:color w:val="000000"/>
                <w:rPrChange w:id="2701" w:author="Gabriel Correa" w:date="2015-08-25T14:24:00Z">
                  <w:rPr>
                    <w:rFonts w:ascii="Calibri" w:eastAsiaTheme="majorEastAsia" w:hAnsi="Calibri" w:cs="Calibri"/>
                    <w:b/>
                    <w:bCs/>
                    <w:color w:val="000000"/>
                    <w:sz w:val="26"/>
                    <w:szCs w:val="26"/>
                  </w:rPr>
                </w:rPrChange>
              </w:rPr>
              <w:t>0.79</w:t>
            </w:r>
          </w:p>
        </w:tc>
        <w:tc>
          <w:tcPr>
            <w:tcW w:w="1288" w:type="dxa"/>
            <w:vAlign w:val="center"/>
          </w:tcPr>
          <w:p w:rsidR="00204187" w:rsidRPr="00E02554" w:rsidRDefault="00204187" w:rsidP="00204187">
            <w:pPr>
              <w:rPr>
                <w:rFonts w:cs="Calibri"/>
                <w:color w:val="000000"/>
                <w:rPrChange w:id="2702" w:author="Gabriel Correa" w:date="2015-08-25T14:24:00Z">
                  <w:rPr>
                    <w:rFonts w:ascii="Calibri" w:hAnsi="Calibri" w:cs="Calibri"/>
                    <w:color w:val="000000"/>
                  </w:rPr>
                </w:rPrChange>
              </w:rPr>
            </w:pPr>
            <w:r w:rsidRPr="00E02554">
              <w:rPr>
                <w:rFonts w:cs="Calibri"/>
                <w:color w:val="000000"/>
                <w:rPrChange w:id="2703"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2704" w:author="Gabriel Correa" w:date="2015-08-25T14:24:00Z">
                  <w:rPr>
                    <w:rFonts w:ascii="Calibri" w:hAnsi="Calibri" w:cs="Calibri"/>
                    <w:color w:val="000000"/>
                  </w:rPr>
                </w:rPrChange>
              </w:rPr>
            </w:pPr>
            <w:r w:rsidRPr="00E02554">
              <w:rPr>
                <w:rFonts w:cs="Calibri"/>
                <w:color w:val="000000"/>
                <w:rPrChange w:id="2705" w:author="Gabriel Correa" w:date="2015-08-25T14:24:00Z">
                  <w:rPr>
                    <w:rFonts w:ascii="Calibri" w:eastAsiaTheme="majorEastAsia" w:hAnsi="Calibri" w:cs="Calibri"/>
                    <w:b/>
                    <w:bCs/>
                    <w:color w:val="000000"/>
                    <w:sz w:val="26"/>
                    <w:szCs w:val="26"/>
                  </w:rPr>
                </w:rPrChange>
              </w:rPr>
              <w:t>0.77</w:t>
            </w:r>
          </w:p>
        </w:tc>
      </w:tr>
      <w:tr w:rsidR="00204187" w:rsidTr="00204187">
        <w:tc>
          <w:tcPr>
            <w:tcW w:w="2561" w:type="dxa"/>
            <w:vAlign w:val="center"/>
          </w:tcPr>
          <w:p w:rsidR="00204187" w:rsidRPr="00E02554" w:rsidRDefault="00204187" w:rsidP="00204187">
            <w:pPr>
              <w:rPr>
                <w:rFonts w:cs="Calibri"/>
                <w:color w:val="000000"/>
                <w:rPrChange w:id="2706" w:author="Gabriel Correa" w:date="2015-08-25T14:24:00Z">
                  <w:rPr>
                    <w:rFonts w:ascii="Calibri" w:hAnsi="Calibri" w:cs="Calibri"/>
                    <w:color w:val="000000"/>
                  </w:rPr>
                </w:rPrChange>
              </w:rPr>
            </w:pPr>
            <w:r w:rsidRPr="00E02554">
              <w:rPr>
                <w:rFonts w:cs="Calibri"/>
                <w:color w:val="000000"/>
                <w:rPrChange w:id="2707" w:author="Gabriel Correa" w:date="2015-08-25T14:24:00Z">
                  <w:rPr>
                    <w:rFonts w:ascii="Calibri" w:eastAsiaTheme="majorEastAsia" w:hAnsi="Calibri" w:cs="Calibri"/>
                    <w:b/>
                    <w:bCs/>
                    <w:color w:val="000000"/>
                    <w:sz w:val="26"/>
                    <w:szCs w:val="26"/>
                  </w:rPr>
                </w:rPrChange>
              </w:rPr>
              <w:t>SMO</w:t>
            </w:r>
          </w:p>
        </w:tc>
        <w:tc>
          <w:tcPr>
            <w:tcW w:w="1411" w:type="dxa"/>
            <w:vAlign w:val="center"/>
          </w:tcPr>
          <w:p w:rsidR="00204187" w:rsidRPr="00415C0C" w:rsidRDefault="00204187" w:rsidP="00204187">
            <w:pPr>
              <w:rPr>
                <w:rFonts w:cs="Calibri"/>
                <w:b/>
                <w:color w:val="000000"/>
                <w:rPrChange w:id="2708" w:author="Gabriel Correa" w:date="2015-08-26T03:25:00Z">
                  <w:rPr>
                    <w:rFonts w:ascii="Calibri" w:hAnsi="Calibri" w:cs="Calibri"/>
                    <w:color w:val="000000"/>
                  </w:rPr>
                </w:rPrChange>
              </w:rPr>
            </w:pPr>
            <w:r w:rsidRPr="00415C0C">
              <w:rPr>
                <w:rFonts w:cs="Calibri"/>
                <w:b/>
                <w:color w:val="000000"/>
                <w:rPrChange w:id="2709"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2710" w:author="Gabriel Correa" w:date="2015-08-26T03:25:00Z">
                  <w:rPr>
                    <w:rFonts w:ascii="Calibri" w:hAnsi="Calibri" w:cs="Calibri"/>
                    <w:color w:val="000000"/>
                  </w:rPr>
                </w:rPrChange>
              </w:rPr>
            </w:pPr>
            <w:r w:rsidRPr="00415C0C">
              <w:rPr>
                <w:rFonts w:cs="Calibri"/>
                <w:b/>
                <w:color w:val="000000"/>
                <w:rPrChange w:id="2711"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E02554" w:rsidRDefault="00204187" w:rsidP="00204187">
            <w:pPr>
              <w:rPr>
                <w:rFonts w:cs="Calibri"/>
                <w:color w:val="000000"/>
                <w:rPrChange w:id="2712" w:author="Gabriel Correa" w:date="2015-08-25T14:24:00Z">
                  <w:rPr>
                    <w:rFonts w:ascii="Calibri" w:hAnsi="Calibri" w:cs="Calibri"/>
                    <w:color w:val="000000"/>
                  </w:rPr>
                </w:rPrChange>
              </w:rPr>
            </w:pPr>
            <w:r w:rsidRPr="00E02554">
              <w:rPr>
                <w:rFonts w:cs="Calibri"/>
                <w:color w:val="000000"/>
                <w:rPrChange w:id="2713" w:author="Gabriel Correa" w:date="2015-08-25T14:24:00Z">
                  <w:rPr>
                    <w:rFonts w:ascii="Calibri" w:eastAsiaTheme="majorEastAsia" w:hAnsi="Calibri" w:cs="Calibri"/>
                    <w:b/>
                    <w:bCs/>
                    <w:color w:val="000000"/>
                    <w:sz w:val="26"/>
                    <w:szCs w:val="26"/>
                  </w:rPr>
                </w:rPrChange>
              </w:rPr>
              <w:t>0.79</w:t>
            </w:r>
          </w:p>
        </w:tc>
        <w:tc>
          <w:tcPr>
            <w:tcW w:w="1288" w:type="dxa"/>
            <w:vAlign w:val="center"/>
          </w:tcPr>
          <w:p w:rsidR="00204187" w:rsidRPr="00E02554" w:rsidRDefault="00204187" w:rsidP="00204187">
            <w:pPr>
              <w:rPr>
                <w:rFonts w:cs="Calibri"/>
                <w:color w:val="000000"/>
                <w:rPrChange w:id="2714" w:author="Gabriel Correa" w:date="2015-08-25T14:24:00Z">
                  <w:rPr>
                    <w:rFonts w:ascii="Calibri" w:hAnsi="Calibri" w:cs="Calibri"/>
                    <w:color w:val="000000"/>
                  </w:rPr>
                </w:rPrChange>
              </w:rPr>
            </w:pPr>
            <w:r w:rsidRPr="00E02554">
              <w:rPr>
                <w:rFonts w:cs="Calibri"/>
                <w:color w:val="000000"/>
                <w:rPrChange w:id="2715"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2716" w:author="Gabriel Correa" w:date="2015-08-25T14:24:00Z">
                  <w:rPr>
                    <w:rFonts w:ascii="Calibri" w:hAnsi="Calibri" w:cs="Calibri"/>
                    <w:color w:val="000000"/>
                  </w:rPr>
                </w:rPrChange>
              </w:rPr>
            </w:pPr>
            <w:r w:rsidRPr="00E02554">
              <w:rPr>
                <w:rFonts w:cs="Calibri"/>
                <w:color w:val="000000"/>
                <w:rPrChange w:id="2717" w:author="Gabriel Correa" w:date="2015-08-25T14:24:00Z">
                  <w:rPr>
                    <w:rFonts w:ascii="Calibri" w:eastAsiaTheme="majorEastAsia" w:hAnsi="Calibri" w:cs="Calibri"/>
                    <w:b/>
                    <w:bCs/>
                    <w:color w:val="000000"/>
                    <w:sz w:val="26"/>
                    <w:szCs w:val="26"/>
                  </w:rPr>
                </w:rPrChange>
              </w:rPr>
              <w:t>0.77</w:t>
            </w:r>
          </w:p>
        </w:tc>
      </w:tr>
      <w:tr w:rsidR="00204187" w:rsidTr="00204187">
        <w:tc>
          <w:tcPr>
            <w:tcW w:w="2561" w:type="dxa"/>
            <w:vAlign w:val="center"/>
          </w:tcPr>
          <w:p w:rsidR="00204187" w:rsidRPr="00E02554" w:rsidRDefault="00204187" w:rsidP="00204187">
            <w:pPr>
              <w:rPr>
                <w:rFonts w:cs="Calibri"/>
                <w:color w:val="000000"/>
                <w:rPrChange w:id="2718" w:author="Gabriel Correa" w:date="2015-08-25T14:24:00Z">
                  <w:rPr>
                    <w:rFonts w:ascii="Calibri" w:hAnsi="Calibri" w:cs="Calibri"/>
                    <w:color w:val="000000"/>
                  </w:rPr>
                </w:rPrChange>
              </w:rPr>
            </w:pPr>
            <w:r w:rsidRPr="00E02554">
              <w:rPr>
                <w:rFonts w:cs="Calibri"/>
                <w:color w:val="000000"/>
                <w:rPrChange w:id="2719" w:author="Gabriel Correa" w:date="2015-08-25T14:24:00Z">
                  <w:rPr>
                    <w:rFonts w:ascii="Calibri" w:eastAsiaTheme="majorEastAsia" w:hAnsi="Calibri" w:cs="Calibri"/>
                    <w:b/>
                    <w:bCs/>
                    <w:color w:val="000000"/>
                    <w:sz w:val="26"/>
                    <w:szCs w:val="26"/>
                  </w:rPr>
                </w:rPrChange>
              </w:rPr>
              <w:t>J48</w:t>
            </w:r>
          </w:p>
        </w:tc>
        <w:tc>
          <w:tcPr>
            <w:tcW w:w="1411" w:type="dxa"/>
            <w:vAlign w:val="center"/>
          </w:tcPr>
          <w:p w:rsidR="00204187" w:rsidRPr="00415C0C" w:rsidRDefault="00204187" w:rsidP="00204187">
            <w:pPr>
              <w:rPr>
                <w:rFonts w:cs="Calibri"/>
                <w:b/>
                <w:color w:val="000000"/>
                <w:rPrChange w:id="2720" w:author="Gabriel Correa" w:date="2015-08-26T03:25:00Z">
                  <w:rPr>
                    <w:rFonts w:ascii="Calibri" w:hAnsi="Calibri" w:cs="Calibri"/>
                    <w:color w:val="000000"/>
                  </w:rPr>
                </w:rPrChange>
              </w:rPr>
            </w:pPr>
            <w:r w:rsidRPr="00415C0C">
              <w:rPr>
                <w:rFonts w:cs="Calibri"/>
                <w:b/>
                <w:color w:val="000000"/>
                <w:rPrChange w:id="2721"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2722" w:author="Gabriel Correa" w:date="2015-08-26T03:25:00Z">
                  <w:rPr>
                    <w:rFonts w:ascii="Calibri" w:hAnsi="Calibri" w:cs="Calibri"/>
                    <w:color w:val="000000"/>
                  </w:rPr>
                </w:rPrChange>
              </w:rPr>
            </w:pPr>
            <w:r w:rsidRPr="00415C0C">
              <w:rPr>
                <w:rFonts w:cs="Calibri"/>
                <w:b/>
                <w:color w:val="000000"/>
                <w:rPrChange w:id="2723" w:author="Gabriel Correa" w:date="2015-08-26T03:25:00Z">
                  <w:rPr>
                    <w:rFonts w:ascii="Calibri" w:eastAsiaTheme="majorEastAsia" w:hAnsi="Calibri" w:cs="Calibri"/>
                    <w:b/>
                    <w:bCs/>
                    <w:color w:val="000000"/>
                    <w:sz w:val="26"/>
                    <w:szCs w:val="26"/>
                  </w:rPr>
                </w:rPrChange>
              </w:rPr>
              <w:t>0.85</w:t>
            </w:r>
          </w:p>
        </w:tc>
        <w:tc>
          <w:tcPr>
            <w:tcW w:w="1511" w:type="dxa"/>
            <w:vAlign w:val="center"/>
          </w:tcPr>
          <w:p w:rsidR="00204187" w:rsidRPr="00E02554" w:rsidRDefault="00204187" w:rsidP="00204187">
            <w:pPr>
              <w:rPr>
                <w:rFonts w:cs="Calibri"/>
                <w:color w:val="000000"/>
                <w:rPrChange w:id="2724" w:author="Gabriel Correa" w:date="2015-08-25T14:24:00Z">
                  <w:rPr>
                    <w:rFonts w:ascii="Calibri" w:hAnsi="Calibri" w:cs="Calibri"/>
                    <w:color w:val="000000"/>
                  </w:rPr>
                </w:rPrChange>
              </w:rPr>
            </w:pPr>
            <w:r w:rsidRPr="00E02554">
              <w:rPr>
                <w:rFonts w:cs="Calibri"/>
                <w:color w:val="000000"/>
                <w:rPrChange w:id="2725" w:author="Gabriel Correa" w:date="2015-08-25T14:24:00Z">
                  <w:rPr>
                    <w:rFonts w:ascii="Calibri" w:eastAsiaTheme="majorEastAsia" w:hAnsi="Calibri" w:cs="Calibri"/>
                    <w:b/>
                    <w:bCs/>
                    <w:color w:val="000000"/>
                    <w:sz w:val="26"/>
                    <w:szCs w:val="26"/>
                  </w:rPr>
                </w:rPrChange>
              </w:rPr>
              <w:t>0.78</w:t>
            </w:r>
          </w:p>
        </w:tc>
        <w:tc>
          <w:tcPr>
            <w:tcW w:w="1288" w:type="dxa"/>
            <w:vAlign w:val="center"/>
          </w:tcPr>
          <w:p w:rsidR="00204187" w:rsidRPr="00E02554" w:rsidRDefault="00204187" w:rsidP="00204187">
            <w:pPr>
              <w:rPr>
                <w:rFonts w:cs="Calibri"/>
                <w:color w:val="000000"/>
                <w:rPrChange w:id="2726" w:author="Gabriel Correa" w:date="2015-08-25T14:24:00Z">
                  <w:rPr>
                    <w:rFonts w:ascii="Calibri" w:hAnsi="Calibri" w:cs="Calibri"/>
                    <w:color w:val="000000"/>
                  </w:rPr>
                </w:rPrChange>
              </w:rPr>
            </w:pPr>
            <w:r w:rsidRPr="00E02554">
              <w:rPr>
                <w:rFonts w:cs="Calibri"/>
                <w:color w:val="000000"/>
                <w:rPrChange w:id="2727" w:author="Gabriel Correa" w:date="2015-08-25T14:24:00Z">
                  <w:rPr>
                    <w:rFonts w:ascii="Calibri" w:eastAsiaTheme="majorEastAsia" w:hAnsi="Calibri" w:cs="Calibri"/>
                    <w:b/>
                    <w:bCs/>
                    <w:color w:val="000000"/>
                    <w:sz w:val="26"/>
                    <w:szCs w:val="26"/>
                  </w:rPr>
                </w:rPrChange>
              </w:rPr>
              <w:t>0.96</w:t>
            </w:r>
          </w:p>
        </w:tc>
        <w:tc>
          <w:tcPr>
            <w:tcW w:w="1559" w:type="dxa"/>
            <w:vAlign w:val="center"/>
          </w:tcPr>
          <w:p w:rsidR="00204187" w:rsidRPr="00E02554" w:rsidRDefault="00204187" w:rsidP="00204187">
            <w:pPr>
              <w:rPr>
                <w:rFonts w:cs="Calibri"/>
                <w:color w:val="000000"/>
                <w:rPrChange w:id="2728" w:author="Gabriel Correa" w:date="2015-08-25T14:24:00Z">
                  <w:rPr>
                    <w:rFonts w:ascii="Calibri" w:hAnsi="Calibri" w:cs="Calibri"/>
                    <w:color w:val="000000"/>
                  </w:rPr>
                </w:rPrChange>
              </w:rPr>
            </w:pPr>
            <w:r w:rsidRPr="00E02554">
              <w:rPr>
                <w:rFonts w:cs="Calibri"/>
                <w:color w:val="000000"/>
                <w:rPrChange w:id="2729" w:author="Gabriel Correa" w:date="2015-08-25T14:24:00Z">
                  <w:rPr>
                    <w:rFonts w:ascii="Calibri" w:eastAsiaTheme="majorEastAsia" w:hAnsi="Calibri" w:cs="Calibri"/>
                    <w:b/>
                    <w:bCs/>
                    <w:color w:val="000000"/>
                    <w:sz w:val="26"/>
                    <w:szCs w:val="26"/>
                  </w:rPr>
                </w:rPrChange>
              </w:rPr>
              <w:t>0.77</w:t>
            </w:r>
          </w:p>
        </w:tc>
      </w:tr>
    </w:tbl>
    <w:p w:rsidR="00204187" w:rsidRPr="00E02554" w:rsidRDefault="00204187" w:rsidP="00EE2482">
      <w:pPr>
        <w:ind w:left="360"/>
      </w:pPr>
    </w:p>
    <w:p w:rsidR="00204187" w:rsidRPr="00E02554" w:rsidRDefault="00204187" w:rsidP="00204187">
      <w:pPr>
        <w:ind w:left="360"/>
      </w:pPr>
      <w:r w:rsidRPr="00E02554">
        <w:t xml:space="preserve">Por otra parte, si se quiere encontrar a los clasificadores que menos ensucian al grupo de frases destacadas con comentarios normales que son confundidas por directivas, los resultados se deberían ordenar por el valor de </w:t>
      </w:r>
      <w:r w:rsidRPr="00E02554">
        <w:rPr>
          <w:i/>
        </w:rPr>
        <w:t>precision</w:t>
      </w:r>
      <w:r w:rsidRPr="00E02554">
        <w:t xml:space="preserve">. Esto resulta en que los mejores para este propósito son </w:t>
      </w:r>
      <w:r w:rsidR="00A4416B" w:rsidRPr="00E02554">
        <w:t>OneR, RandomForest y DMNBtext. Notemos que NaiveBayes queda en penúltimo lugar.</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204187" w:rsidTr="00CD7DC2">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61" w:type="dxa"/>
            <w:vAlign w:val="center"/>
          </w:tcPr>
          <w:p w:rsidR="00204187" w:rsidRPr="00E02554" w:rsidRDefault="00204187" w:rsidP="00CD7DC2">
            <w:r w:rsidRPr="00E02554">
              <w:t>Clasificador</w:t>
            </w:r>
          </w:p>
        </w:tc>
        <w:tc>
          <w:tcPr>
            <w:tcW w:w="1411"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F-Measure</w:t>
            </w:r>
          </w:p>
        </w:tc>
        <w:tc>
          <w:tcPr>
            <w:tcW w:w="1411"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Recall</w:t>
            </w:r>
          </w:p>
        </w:tc>
        <w:tc>
          <w:tcPr>
            <w:tcW w:w="1511"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Precision</w:t>
            </w:r>
          </w:p>
        </w:tc>
        <w:tc>
          <w:tcPr>
            <w:tcW w:w="1288"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ROC Area</w:t>
            </w:r>
          </w:p>
        </w:tc>
        <w:tc>
          <w:tcPr>
            <w:tcW w:w="1559"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Kappa Statistic</w:t>
            </w:r>
          </w:p>
        </w:tc>
      </w:tr>
      <w:tr w:rsidR="00204187" w:rsidTr="00CD7DC2">
        <w:tc>
          <w:tcPr>
            <w:tcW w:w="2561" w:type="dxa"/>
            <w:vAlign w:val="bottom"/>
          </w:tcPr>
          <w:p w:rsidR="00204187" w:rsidRPr="00E02554" w:rsidRDefault="00204187">
            <w:pPr>
              <w:rPr>
                <w:rFonts w:cs="Calibri"/>
                <w:color w:val="000000"/>
                <w:rPrChange w:id="2730" w:author="Gabriel Correa" w:date="2015-08-25T14:24:00Z">
                  <w:rPr>
                    <w:rFonts w:ascii="Calibri" w:hAnsi="Calibri" w:cs="Calibri"/>
                    <w:color w:val="000000"/>
                  </w:rPr>
                </w:rPrChange>
              </w:rPr>
            </w:pPr>
            <w:r w:rsidRPr="00E02554">
              <w:rPr>
                <w:rFonts w:cs="Calibri"/>
                <w:color w:val="000000"/>
                <w:rPrChange w:id="2731" w:author="Gabriel Correa" w:date="2015-08-25T14:24:00Z">
                  <w:rPr>
                    <w:rFonts w:ascii="Calibri" w:eastAsiaTheme="majorEastAsia" w:hAnsi="Calibri" w:cs="Calibri"/>
                    <w:b/>
                    <w:bCs/>
                    <w:color w:val="000000"/>
                    <w:sz w:val="26"/>
                    <w:szCs w:val="26"/>
                  </w:rPr>
                </w:rPrChange>
              </w:rPr>
              <w:t>ZeroR</w:t>
            </w:r>
          </w:p>
        </w:tc>
        <w:tc>
          <w:tcPr>
            <w:tcW w:w="1411" w:type="dxa"/>
            <w:vAlign w:val="bottom"/>
          </w:tcPr>
          <w:p w:rsidR="00204187" w:rsidRPr="00E02554" w:rsidRDefault="00204187">
            <w:pPr>
              <w:jc w:val="right"/>
              <w:rPr>
                <w:rFonts w:cs="Calibri"/>
                <w:color w:val="000000"/>
                <w:rPrChange w:id="2732" w:author="Gabriel Correa" w:date="2015-08-25T14:24:00Z">
                  <w:rPr>
                    <w:rFonts w:ascii="Calibri" w:hAnsi="Calibri" w:cs="Calibri"/>
                    <w:color w:val="000000"/>
                  </w:rPr>
                </w:rPrChange>
              </w:rPr>
            </w:pPr>
            <w:r w:rsidRPr="00E02554">
              <w:rPr>
                <w:rFonts w:cs="Calibri"/>
                <w:color w:val="000000"/>
                <w:rPrChange w:id="2733" w:author="Gabriel Correa" w:date="2015-08-25T14:24:00Z">
                  <w:rPr>
                    <w:rFonts w:ascii="Calibri" w:eastAsiaTheme="majorEastAsia" w:hAnsi="Calibri" w:cs="Calibri"/>
                    <w:b/>
                    <w:bCs/>
                    <w:color w:val="000000"/>
                    <w:sz w:val="26"/>
                    <w:szCs w:val="26"/>
                  </w:rPr>
                </w:rPrChange>
              </w:rPr>
              <w:t>0</w:t>
            </w:r>
          </w:p>
        </w:tc>
        <w:tc>
          <w:tcPr>
            <w:tcW w:w="1411" w:type="dxa"/>
            <w:vAlign w:val="bottom"/>
          </w:tcPr>
          <w:p w:rsidR="00204187" w:rsidRPr="00E02554" w:rsidRDefault="00204187">
            <w:pPr>
              <w:jc w:val="right"/>
              <w:rPr>
                <w:rFonts w:cs="Calibri"/>
                <w:color w:val="000000"/>
                <w:rPrChange w:id="2734" w:author="Gabriel Correa" w:date="2015-08-25T14:24:00Z">
                  <w:rPr>
                    <w:rFonts w:ascii="Calibri" w:hAnsi="Calibri" w:cs="Calibri"/>
                    <w:color w:val="000000"/>
                  </w:rPr>
                </w:rPrChange>
              </w:rPr>
            </w:pPr>
            <w:r w:rsidRPr="00E02554">
              <w:rPr>
                <w:rFonts w:cs="Calibri"/>
                <w:color w:val="000000"/>
                <w:rPrChange w:id="2735" w:author="Gabriel Correa" w:date="2015-08-25T14:24:00Z">
                  <w:rPr>
                    <w:rFonts w:ascii="Calibri" w:eastAsiaTheme="majorEastAsia" w:hAnsi="Calibri" w:cs="Calibri"/>
                    <w:b/>
                    <w:bCs/>
                    <w:color w:val="000000"/>
                    <w:sz w:val="26"/>
                    <w:szCs w:val="26"/>
                  </w:rPr>
                </w:rPrChange>
              </w:rPr>
              <w:t>0</w:t>
            </w:r>
          </w:p>
        </w:tc>
        <w:tc>
          <w:tcPr>
            <w:tcW w:w="1511" w:type="dxa"/>
            <w:vAlign w:val="bottom"/>
          </w:tcPr>
          <w:p w:rsidR="00204187" w:rsidRPr="00E02554" w:rsidRDefault="00204187">
            <w:pPr>
              <w:jc w:val="right"/>
              <w:rPr>
                <w:rFonts w:cs="Calibri"/>
                <w:color w:val="000000"/>
                <w:rPrChange w:id="2736" w:author="Gabriel Correa" w:date="2015-08-25T14:24:00Z">
                  <w:rPr>
                    <w:rFonts w:ascii="Calibri" w:hAnsi="Calibri" w:cs="Calibri"/>
                    <w:color w:val="000000"/>
                  </w:rPr>
                </w:rPrChange>
              </w:rPr>
            </w:pPr>
            <w:r w:rsidRPr="00E02554">
              <w:rPr>
                <w:rFonts w:cs="Calibri"/>
                <w:color w:val="000000"/>
                <w:rPrChange w:id="2737" w:author="Gabriel Correa" w:date="2015-08-25T14:24:00Z">
                  <w:rPr>
                    <w:rFonts w:ascii="Calibri" w:eastAsiaTheme="majorEastAsia" w:hAnsi="Calibri" w:cs="Calibri"/>
                    <w:b/>
                    <w:bCs/>
                    <w:color w:val="000000"/>
                    <w:sz w:val="26"/>
                    <w:szCs w:val="26"/>
                  </w:rPr>
                </w:rPrChange>
              </w:rPr>
              <w:t>0</w:t>
            </w:r>
          </w:p>
        </w:tc>
        <w:tc>
          <w:tcPr>
            <w:tcW w:w="1288" w:type="dxa"/>
            <w:vAlign w:val="bottom"/>
          </w:tcPr>
          <w:p w:rsidR="00204187" w:rsidRPr="00E02554" w:rsidRDefault="00204187">
            <w:pPr>
              <w:jc w:val="right"/>
              <w:rPr>
                <w:rFonts w:cs="Calibri"/>
                <w:color w:val="000000"/>
                <w:rPrChange w:id="2738" w:author="Gabriel Correa" w:date="2015-08-25T14:24:00Z">
                  <w:rPr>
                    <w:rFonts w:ascii="Calibri" w:hAnsi="Calibri" w:cs="Calibri"/>
                    <w:color w:val="000000"/>
                  </w:rPr>
                </w:rPrChange>
              </w:rPr>
            </w:pPr>
            <w:r w:rsidRPr="00E02554">
              <w:rPr>
                <w:rFonts w:cs="Calibri"/>
                <w:color w:val="000000"/>
                <w:rPrChange w:id="2739" w:author="Gabriel Correa" w:date="2015-08-25T14:24:00Z">
                  <w:rPr>
                    <w:rFonts w:ascii="Calibri" w:eastAsiaTheme="majorEastAsia" w:hAnsi="Calibri" w:cs="Calibri"/>
                    <w:b/>
                    <w:bCs/>
                    <w:color w:val="000000"/>
                    <w:sz w:val="26"/>
                    <w:szCs w:val="26"/>
                  </w:rPr>
                </w:rPrChange>
              </w:rPr>
              <w:t>0.50</w:t>
            </w:r>
          </w:p>
        </w:tc>
        <w:tc>
          <w:tcPr>
            <w:tcW w:w="1559" w:type="dxa"/>
            <w:vAlign w:val="bottom"/>
          </w:tcPr>
          <w:p w:rsidR="00204187" w:rsidRPr="00E02554" w:rsidRDefault="00204187">
            <w:pPr>
              <w:jc w:val="right"/>
              <w:rPr>
                <w:rFonts w:cs="Calibri"/>
                <w:color w:val="000000"/>
                <w:rPrChange w:id="2740" w:author="Gabriel Correa" w:date="2015-08-25T14:24:00Z">
                  <w:rPr>
                    <w:rFonts w:ascii="Calibri" w:hAnsi="Calibri" w:cs="Calibri"/>
                    <w:color w:val="000000"/>
                  </w:rPr>
                </w:rPrChange>
              </w:rPr>
            </w:pPr>
            <w:r w:rsidRPr="00E02554">
              <w:rPr>
                <w:rFonts w:cs="Calibri"/>
                <w:color w:val="000000"/>
                <w:rPrChange w:id="2741" w:author="Gabriel Correa" w:date="2015-08-25T14:24:00Z">
                  <w:rPr>
                    <w:rFonts w:ascii="Calibri" w:eastAsiaTheme="majorEastAsia" w:hAnsi="Calibri" w:cs="Calibri"/>
                    <w:b/>
                    <w:bCs/>
                    <w:color w:val="000000"/>
                    <w:sz w:val="26"/>
                    <w:szCs w:val="26"/>
                  </w:rPr>
                </w:rPrChange>
              </w:rPr>
              <w:t>0</w:t>
            </w:r>
          </w:p>
        </w:tc>
      </w:tr>
      <w:tr w:rsidR="00204187" w:rsidTr="00CD7DC2">
        <w:tc>
          <w:tcPr>
            <w:tcW w:w="2561" w:type="dxa"/>
            <w:vAlign w:val="bottom"/>
          </w:tcPr>
          <w:p w:rsidR="00204187" w:rsidRPr="00E02554" w:rsidRDefault="00204187">
            <w:pPr>
              <w:rPr>
                <w:rFonts w:cs="Calibri"/>
                <w:color w:val="000000"/>
                <w:rPrChange w:id="2742" w:author="Gabriel Correa" w:date="2015-08-25T14:24:00Z">
                  <w:rPr>
                    <w:rFonts w:ascii="Calibri" w:hAnsi="Calibri" w:cs="Calibri"/>
                    <w:color w:val="000000"/>
                  </w:rPr>
                </w:rPrChange>
              </w:rPr>
            </w:pPr>
            <w:r w:rsidRPr="00E02554">
              <w:rPr>
                <w:rFonts w:cs="Calibri"/>
                <w:color w:val="000000"/>
                <w:rPrChange w:id="2743" w:author="Gabriel Correa" w:date="2015-08-25T14:24:00Z">
                  <w:rPr>
                    <w:rFonts w:ascii="Calibri" w:eastAsiaTheme="majorEastAsia" w:hAnsi="Calibri" w:cs="Calibri"/>
                    <w:b/>
                    <w:bCs/>
                    <w:color w:val="000000"/>
                    <w:sz w:val="26"/>
                    <w:szCs w:val="26"/>
                  </w:rPr>
                </w:rPrChange>
              </w:rPr>
              <w:t>NaiveBayes</w:t>
            </w:r>
          </w:p>
        </w:tc>
        <w:tc>
          <w:tcPr>
            <w:tcW w:w="1411" w:type="dxa"/>
            <w:vAlign w:val="bottom"/>
          </w:tcPr>
          <w:p w:rsidR="00204187" w:rsidRPr="00E02554" w:rsidRDefault="00204187">
            <w:pPr>
              <w:jc w:val="right"/>
              <w:rPr>
                <w:rFonts w:cs="Calibri"/>
                <w:color w:val="000000"/>
                <w:rPrChange w:id="2744" w:author="Gabriel Correa" w:date="2015-08-25T14:24:00Z">
                  <w:rPr>
                    <w:rFonts w:ascii="Calibri" w:hAnsi="Calibri" w:cs="Calibri"/>
                    <w:color w:val="000000"/>
                  </w:rPr>
                </w:rPrChange>
              </w:rPr>
            </w:pPr>
            <w:r w:rsidRPr="00E02554">
              <w:rPr>
                <w:rFonts w:cs="Calibri"/>
                <w:color w:val="000000"/>
                <w:rPrChange w:id="2745" w:author="Gabriel Correa" w:date="2015-08-25T14:24:00Z">
                  <w:rPr>
                    <w:rFonts w:ascii="Calibri" w:eastAsiaTheme="majorEastAsia" w:hAnsi="Calibri" w:cs="Calibri"/>
                    <w:b/>
                    <w:bCs/>
                    <w:color w:val="000000"/>
                    <w:sz w:val="26"/>
                    <w:szCs w:val="26"/>
                  </w:rPr>
                </w:rPrChange>
              </w:rPr>
              <w:t>0.64</w:t>
            </w:r>
          </w:p>
        </w:tc>
        <w:tc>
          <w:tcPr>
            <w:tcW w:w="1411" w:type="dxa"/>
            <w:vAlign w:val="bottom"/>
          </w:tcPr>
          <w:p w:rsidR="00204187" w:rsidRPr="00415C0C" w:rsidRDefault="00204187">
            <w:pPr>
              <w:jc w:val="right"/>
              <w:rPr>
                <w:rFonts w:cs="Calibri"/>
                <w:b/>
                <w:color w:val="000000"/>
                <w:rPrChange w:id="2746" w:author="Gabriel Correa" w:date="2015-08-26T03:26:00Z">
                  <w:rPr>
                    <w:rFonts w:ascii="Calibri" w:hAnsi="Calibri" w:cs="Calibri"/>
                    <w:color w:val="000000"/>
                  </w:rPr>
                </w:rPrChange>
              </w:rPr>
            </w:pPr>
            <w:r w:rsidRPr="00415C0C">
              <w:rPr>
                <w:rFonts w:cs="Calibri"/>
                <w:b/>
                <w:color w:val="000000"/>
                <w:rPrChange w:id="2747" w:author="Gabriel Correa" w:date="2015-08-26T03:26:00Z">
                  <w:rPr>
                    <w:rFonts w:ascii="Calibri" w:eastAsiaTheme="majorEastAsia" w:hAnsi="Calibri" w:cs="Calibri"/>
                    <w:b/>
                    <w:bCs/>
                    <w:color w:val="000000"/>
                    <w:sz w:val="26"/>
                    <w:szCs w:val="26"/>
                  </w:rPr>
                </w:rPrChange>
              </w:rPr>
              <w:t>0.82</w:t>
            </w:r>
          </w:p>
        </w:tc>
        <w:tc>
          <w:tcPr>
            <w:tcW w:w="1511" w:type="dxa"/>
            <w:vAlign w:val="bottom"/>
          </w:tcPr>
          <w:p w:rsidR="00204187" w:rsidRPr="00E02554" w:rsidRDefault="00204187">
            <w:pPr>
              <w:jc w:val="right"/>
              <w:rPr>
                <w:rFonts w:cs="Calibri"/>
                <w:color w:val="000000"/>
                <w:rPrChange w:id="2748" w:author="Gabriel Correa" w:date="2015-08-25T14:24:00Z">
                  <w:rPr>
                    <w:rFonts w:ascii="Calibri" w:hAnsi="Calibri" w:cs="Calibri"/>
                    <w:color w:val="000000"/>
                  </w:rPr>
                </w:rPrChange>
              </w:rPr>
            </w:pPr>
            <w:r w:rsidRPr="00E02554">
              <w:rPr>
                <w:rFonts w:cs="Calibri"/>
                <w:color w:val="000000"/>
                <w:rPrChange w:id="2749" w:author="Gabriel Correa" w:date="2015-08-25T14:24:00Z">
                  <w:rPr>
                    <w:rFonts w:ascii="Calibri" w:eastAsiaTheme="majorEastAsia" w:hAnsi="Calibri" w:cs="Calibri"/>
                    <w:b/>
                    <w:bCs/>
                    <w:color w:val="000000"/>
                    <w:sz w:val="26"/>
                    <w:szCs w:val="26"/>
                  </w:rPr>
                </w:rPrChange>
              </w:rPr>
              <w:t>0.53</w:t>
            </w:r>
          </w:p>
        </w:tc>
        <w:tc>
          <w:tcPr>
            <w:tcW w:w="1288" w:type="dxa"/>
            <w:vAlign w:val="bottom"/>
          </w:tcPr>
          <w:p w:rsidR="00204187" w:rsidRPr="00E02554" w:rsidRDefault="00204187">
            <w:pPr>
              <w:jc w:val="right"/>
              <w:rPr>
                <w:rFonts w:cs="Calibri"/>
                <w:color w:val="000000"/>
                <w:rPrChange w:id="2750" w:author="Gabriel Correa" w:date="2015-08-25T14:24:00Z">
                  <w:rPr>
                    <w:rFonts w:ascii="Calibri" w:hAnsi="Calibri" w:cs="Calibri"/>
                    <w:color w:val="000000"/>
                  </w:rPr>
                </w:rPrChange>
              </w:rPr>
            </w:pPr>
            <w:r w:rsidRPr="00E02554">
              <w:rPr>
                <w:rFonts w:cs="Calibri"/>
                <w:color w:val="000000"/>
                <w:rPrChange w:id="2751" w:author="Gabriel Correa" w:date="2015-08-25T14:24:00Z">
                  <w:rPr>
                    <w:rFonts w:ascii="Calibri" w:eastAsiaTheme="majorEastAsia" w:hAnsi="Calibri" w:cs="Calibri"/>
                    <w:b/>
                    <w:bCs/>
                    <w:color w:val="000000"/>
                    <w:sz w:val="26"/>
                    <w:szCs w:val="26"/>
                  </w:rPr>
                </w:rPrChange>
              </w:rPr>
              <w:t>0.90</w:t>
            </w:r>
          </w:p>
        </w:tc>
        <w:tc>
          <w:tcPr>
            <w:tcW w:w="1559" w:type="dxa"/>
            <w:vAlign w:val="bottom"/>
          </w:tcPr>
          <w:p w:rsidR="00204187" w:rsidRPr="00E02554" w:rsidRDefault="00204187">
            <w:pPr>
              <w:jc w:val="right"/>
              <w:rPr>
                <w:rFonts w:cs="Calibri"/>
                <w:color w:val="000000"/>
                <w:rPrChange w:id="2752" w:author="Gabriel Correa" w:date="2015-08-25T14:24:00Z">
                  <w:rPr>
                    <w:rFonts w:ascii="Calibri" w:hAnsi="Calibri" w:cs="Calibri"/>
                    <w:color w:val="000000"/>
                  </w:rPr>
                </w:rPrChange>
              </w:rPr>
            </w:pPr>
            <w:r w:rsidRPr="00E02554">
              <w:rPr>
                <w:rFonts w:cs="Calibri"/>
                <w:color w:val="000000"/>
                <w:rPrChange w:id="2753" w:author="Gabriel Correa" w:date="2015-08-25T14:24:00Z">
                  <w:rPr>
                    <w:rFonts w:ascii="Calibri" w:eastAsiaTheme="majorEastAsia" w:hAnsi="Calibri" w:cs="Calibri"/>
                    <w:b/>
                    <w:bCs/>
                    <w:color w:val="000000"/>
                    <w:sz w:val="26"/>
                    <w:szCs w:val="26"/>
                  </w:rPr>
                </w:rPrChange>
              </w:rPr>
              <w:t>0.55</w:t>
            </w:r>
          </w:p>
        </w:tc>
      </w:tr>
      <w:tr w:rsidR="00204187" w:rsidTr="00CD7DC2">
        <w:tc>
          <w:tcPr>
            <w:tcW w:w="2561" w:type="dxa"/>
            <w:vAlign w:val="bottom"/>
          </w:tcPr>
          <w:p w:rsidR="00204187" w:rsidRPr="00E02554" w:rsidRDefault="00204187">
            <w:pPr>
              <w:rPr>
                <w:rFonts w:cs="Calibri"/>
                <w:color w:val="000000"/>
                <w:rPrChange w:id="2754" w:author="Gabriel Correa" w:date="2015-08-25T14:24:00Z">
                  <w:rPr>
                    <w:rFonts w:ascii="Calibri" w:hAnsi="Calibri" w:cs="Calibri"/>
                    <w:color w:val="000000"/>
                  </w:rPr>
                </w:rPrChange>
              </w:rPr>
            </w:pPr>
            <w:r w:rsidRPr="00E02554">
              <w:rPr>
                <w:rFonts w:cs="Calibri"/>
                <w:color w:val="000000"/>
                <w:rPrChange w:id="2755" w:author="Gabriel Correa" w:date="2015-08-25T14:24:00Z">
                  <w:rPr>
                    <w:rFonts w:ascii="Calibri" w:eastAsiaTheme="majorEastAsia" w:hAnsi="Calibri" w:cs="Calibri"/>
                    <w:b/>
                    <w:bCs/>
                    <w:color w:val="000000"/>
                    <w:sz w:val="26"/>
                    <w:szCs w:val="26"/>
                  </w:rPr>
                </w:rPrChange>
              </w:rPr>
              <w:t>AdaBoostM1</w:t>
            </w:r>
          </w:p>
        </w:tc>
        <w:tc>
          <w:tcPr>
            <w:tcW w:w="1411" w:type="dxa"/>
            <w:vAlign w:val="bottom"/>
          </w:tcPr>
          <w:p w:rsidR="00204187" w:rsidRPr="00E02554" w:rsidRDefault="00204187">
            <w:pPr>
              <w:jc w:val="right"/>
              <w:rPr>
                <w:rFonts w:cs="Calibri"/>
                <w:color w:val="000000"/>
                <w:rPrChange w:id="2756" w:author="Gabriel Correa" w:date="2015-08-25T14:24:00Z">
                  <w:rPr>
                    <w:rFonts w:ascii="Calibri" w:hAnsi="Calibri" w:cs="Calibri"/>
                    <w:color w:val="000000"/>
                  </w:rPr>
                </w:rPrChange>
              </w:rPr>
            </w:pPr>
            <w:r w:rsidRPr="00E02554">
              <w:rPr>
                <w:rFonts w:cs="Calibri"/>
                <w:color w:val="000000"/>
                <w:rPrChange w:id="2757" w:author="Gabriel Correa" w:date="2015-08-25T14:24:00Z">
                  <w:rPr>
                    <w:rFonts w:ascii="Calibri" w:eastAsiaTheme="majorEastAsia" w:hAnsi="Calibri" w:cs="Calibri"/>
                    <w:b/>
                    <w:bCs/>
                    <w:color w:val="000000"/>
                    <w:sz w:val="26"/>
                    <w:szCs w:val="26"/>
                  </w:rPr>
                </w:rPrChange>
              </w:rPr>
              <w:t>0.54</w:t>
            </w:r>
          </w:p>
        </w:tc>
        <w:tc>
          <w:tcPr>
            <w:tcW w:w="1411" w:type="dxa"/>
            <w:vAlign w:val="bottom"/>
          </w:tcPr>
          <w:p w:rsidR="00204187" w:rsidRPr="00E02554" w:rsidRDefault="00204187">
            <w:pPr>
              <w:jc w:val="right"/>
              <w:rPr>
                <w:rFonts w:cs="Calibri"/>
                <w:color w:val="000000"/>
                <w:rPrChange w:id="2758" w:author="Gabriel Correa" w:date="2015-08-25T14:24:00Z">
                  <w:rPr>
                    <w:rFonts w:ascii="Calibri" w:hAnsi="Calibri" w:cs="Calibri"/>
                    <w:color w:val="000000"/>
                  </w:rPr>
                </w:rPrChange>
              </w:rPr>
            </w:pPr>
            <w:r w:rsidRPr="00E02554">
              <w:rPr>
                <w:rFonts w:cs="Calibri"/>
                <w:color w:val="000000"/>
                <w:rPrChange w:id="2759"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204187" w:rsidRPr="00E02554" w:rsidRDefault="00204187">
            <w:pPr>
              <w:jc w:val="right"/>
              <w:rPr>
                <w:rFonts w:cs="Calibri"/>
                <w:color w:val="000000"/>
                <w:rPrChange w:id="2760" w:author="Gabriel Correa" w:date="2015-08-25T14:24:00Z">
                  <w:rPr>
                    <w:rFonts w:ascii="Calibri" w:hAnsi="Calibri" w:cs="Calibri"/>
                    <w:color w:val="000000"/>
                  </w:rPr>
                </w:rPrChange>
              </w:rPr>
            </w:pPr>
            <w:r w:rsidRPr="00E02554">
              <w:rPr>
                <w:rFonts w:cs="Calibri"/>
                <w:color w:val="000000"/>
                <w:rPrChange w:id="2761" w:author="Gabriel Correa" w:date="2015-08-25T14:24:00Z">
                  <w:rPr>
                    <w:rFonts w:ascii="Calibri" w:eastAsiaTheme="majorEastAsia" w:hAnsi="Calibri" w:cs="Calibri"/>
                    <w:b/>
                    <w:bCs/>
                    <w:color w:val="000000"/>
                    <w:sz w:val="26"/>
                    <w:szCs w:val="26"/>
                  </w:rPr>
                </w:rPrChange>
              </w:rPr>
              <w:t>0.57</w:t>
            </w:r>
          </w:p>
        </w:tc>
        <w:tc>
          <w:tcPr>
            <w:tcW w:w="1288" w:type="dxa"/>
            <w:vAlign w:val="bottom"/>
          </w:tcPr>
          <w:p w:rsidR="00204187" w:rsidRPr="00E02554" w:rsidRDefault="00204187">
            <w:pPr>
              <w:jc w:val="right"/>
              <w:rPr>
                <w:rFonts w:cs="Calibri"/>
                <w:color w:val="000000"/>
                <w:rPrChange w:id="2762" w:author="Gabriel Correa" w:date="2015-08-25T14:24:00Z">
                  <w:rPr>
                    <w:rFonts w:ascii="Calibri" w:hAnsi="Calibri" w:cs="Calibri"/>
                    <w:color w:val="000000"/>
                  </w:rPr>
                </w:rPrChange>
              </w:rPr>
            </w:pPr>
            <w:r w:rsidRPr="00E02554">
              <w:rPr>
                <w:rFonts w:cs="Calibri"/>
                <w:color w:val="000000"/>
                <w:rPrChange w:id="2763" w:author="Gabriel Correa" w:date="2015-08-25T14:24:00Z">
                  <w:rPr>
                    <w:rFonts w:ascii="Calibri" w:eastAsiaTheme="majorEastAsia" w:hAnsi="Calibri" w:cs="Calibri"/>
                    <w:b/>
                    <w:bCs/>
                    <w:color w:val="000000"/>
                    <w:sz w:val="26"/>
                    <w:szCs w:val="26"/>
                  </w:rPr>
                </w:rPrChange>
              </w:rPr>
              <w:t>0.88</w:t>
            </w:r>
          </w:p>
        </w:tc>
        <w:tc>
          <w:tcPr>
            <w:tcW w:w="1559" w:type="dxa"/>
            <w:vAlign w:val="bottom"/>
          </w:tcPr>
          <w:p w:rsidR="00204187" w:rsidRPr="00E02554" w:rsidRDefault="00204187">
            <w:pPr>
              <w:jc w:val="right"/>
              <w:rPr>
                <w:rFonts w:cs="Calibri"/>
                <w:color w:val="000000"/>
                <w:rPrChange w:id="2764" w:author="Gabriel Correa" w:date="2015-08-25T14:24:00Z">
                  <w:rPr>
                    <w:rFonts w:ascii="Calibri" w:hAnsi="Calibri" w:cs="Calibri"/>
                    <w:color w:val="000000"/>
                  </w:rPr>
                </w:rPrChange>
              </w:rPr>
            </w:pPr>
            <w:r w:rsidRPr="00E02554">
              <w:rPr>
                <w:rFonts w:cs="Calibri"/>
                <w:color w:val="000000"/>
                <w:rPrChange w:id="2765" w:author="Gabriel Correa" w:date="2015-08-25T14:24:00Z">
                  <w:rPr>
                    <w:rFonts w:ascii="Calibri" w:eastAsiaTheme="majorEastAsia" w:hAnsi="Calibri" w:cs="Calibri"/>
                    <w:b/>
                    <w:bCs/>
                    <w:color w:val="000000"/>
                    <w:sz w:val="26"/>
                    <w:szCs w:val="26"/>
                  </w:rPr>
                </w:rPrChange>
              </w:rPr>
              <w:t>0.45</w:t>
            </w:r>
          </w:p>
        </w:tc>
      </w:tr>
      <w:tr w:rsidR="00204187" w:rsidTr="00CD7DC2">
        <w:tc>
          <w:tcPr>
            <w:tcW w:w="2561" w:type="dxa"/>
            <w:vAlign w:val="bottom"/>
          </w:tcPr>
          <w:p w:rsidR="00204187" w:rsidRPr="00E02554" w:rsidRDefault="00204187">
            <w:pPr>
              <w:rPr>
                <w:rFonts w:cs="Calibri"/>
                <w:color w:val="000000"/>
                <w:rPrChange w:id="2766" w:author="Gabriel Correa" w:date="2015-08-25T14:24:00Z">
                  <w:rPr>
                    <w:rFonts w:ascii="Calibri" w:hAnsi="Calibri" w:cs="Calibri"/>
                    <w:color w:val="000000"/>
                  </w:rPr>
                </w:rPrChange>
              </w:rPr>
            </w:pPr>
            <w:r w:rsidRPr="00E02554">
              <w:rPr>
                <w:rFonts w:cs="Calibri"/>
                <w:color w:val="000000"/>
                <w:rPrChange w:id="2767" w:author="Gabriel Correa" w:date="2015-08-25T14:24:00Z">
                  <w:rPr>
                    <w:rFonts w:ascii="Calibri" w:eastAsiaTheme="majorEastAsia" w:hAnsi="Calibri" w:cs="Calibri"/>
                    <w:b/>
                    <w:bCs/>
                    <w:color w:val="000000"/>
                    <w:sz w:val="26"/>
                    <w:szCs w:val="26"/>
                  </w:rPr>
                </w:rPrChange>
              </w:rPr>
              <w:t>NaiveBayesMultinomial</w:t>
            </w:r>
          </w:p>
        </w:tc>
        <w:tc>
          <w:tcPr>
            <w:tcW w:w="1411" w:type="dxa"/>
            <w:vAlign w:val="bottom"/>
          </w:tcPr>
          <w:p w:rsidR="00204187" w:rsidRPr="00E02554" w:rsidRDefault="00204187">
            <w:pPr>
              <w:jc w:val="right"/>
              <w:rPr>
                <w:rFonts w:cs="Calibri"/>
                <w:color w:val="000000"/>
                <w:rPrChange w:id="2768" w:author="Gabriel Correa" w:date="2015-08-25T14:24:00Z">
                  <w:rPr>
                    <w:rFonts w:ascii="Calibri" w:hAnsi="Calibri" w:cs="Calibri"/>
                    <w:color w:val="000000"/>
                  </w:rPr>
                </w:rPrChange>
              </w:rPr>
            </w:pPr>
            <w:r w:rsidRPr="00E02554">
              <w:rPr>
                <w:rFonts w:cs="Calibri"/>
                <w:color w:val="000000"/>
                <w:rPrChange w:id="2769" w:author="Gabriel Correa" w:date="2015-08-25T14:24:00Z">
                  <w:rPr>
                    <w:rFonts w:ascii="Calibri" w:eastAsiaTheme="majorEastAsia" w:hAnsi="Calibri" w:cs="Calibri"/>
                    <w:b/>
                    <w:bCs/>
                    <w:color w:val="000000"/>
                    <w:sz w:val="26"/>
                    <w:szCs w:val="26"/>
                  </w:rPr>
                </w:rPrChange>
              </w:rPr>
              <w:t>0.65</w:t>
            </w:r>
          </w:p>
        </w:tc>
        <w:tc>
          <w:tcPr>
            <w:tcW w:w="1411" w:type="dxa"/>
            <w:vAlign w:val="bottom"/>
          </w:tcPr>
          <w:p w:rsidR="00204187" w:rsidRPr="00E02554" w:rsidRDefault="00204187">
            <w:pPr>
              <w:jc w:val="right"/>
              <w:rPr>
                <w:rFonts w:cs="Calibri"/>
                <w:color w:val="000000"/>
                <w:rPrChange w:id="2770" w:author="Gabriel Correa" w:date="2015-08-25T14:24:00Z">
                  <w:rPr>
                    <w:rFonts w:ascii="Calibri" w:hAnsi="Calibri" w:cs="Calibri"/>
                    <w:color w:val="000000"/>
                  </w:rPr>
                </w:rPrChange>
              </w:rPr>
            </w:pPr>
            <w:r w:rsidRPr="00E02554">
              <w:rPr>
                <w:rFonts w:cs="Calibri"/>
                <w:color w:val="000000"/>
                <w:rPrChange w:id="2771"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204187" w:rsidRPr="00E02554" w:rsidRDefault="00204187">
            <w:pPr>
              <w:jc w:val="right"/>
              <w:rPr>
                <w:rFonts w:cs="Calibri"/>
                <w:color w:val="000000"/>
                <w:rPrChange w:id="2772" w:author="Gabriel Correa" w:date="2015-08-25T14:24:00Z">
                  <w:rPr>
                    <w:rFonts w:ascii="Calibri" w:hAnsi="Calibri" w:cs="Calibri"/>
                    <w:color w:val="000000"/>
                  </w:rPr>
                </w:rPrChange>
              </w:rPr>
            </w:pPr>
            <w:r w:rsidRPr="00E02554">
              <w:rPr>
                <w:rFonts w:cs="Calibri"/>
                <w:color w:val="000000"/>
                <w:rPrChange w:id="2773" w:author="Gabriel Correa" w:date="2015-08-25T14:24:00Z">
                  <w:rPr>
                    <w:rFonts w:ascii="Calibri" w:eastAsiaTheme="majorEastAsia" w:hAnsi="Calibri" w:cs="Calibri"/>
                    <w:b/>
                    <w:bCs/>
                    <w:color w:val="000000"/>
                    <w:sz w:val="26"/>
                    <w:szCs w:val="26"/>
                  </w:rPr>
                </w:rPrChange>
              </w:rPr>
              <w:t>0.66</w:t>
            </w:r>
          </w:p>
        </w:tc>
        <w:tc>
          <w:tcPr>
            <w:tcW w:w="1288" w:type="dxa"/>
            <w:vAlign w:val="bottom"/>
          </w:tcPr>
          <w:p w:rsidR="00204187" w:rsidRPr="00E02554" w:rsidRDefault="00204187">
            <w:pPr>
              <w:jc w:val="right"/>
              <w:rPr>
                <w:rFonts w:cs="Calibri"/>
                <w:color w:val="000000"/>
                <w:rPrChange w:id="2774" w:author="Gabriel Correa" w:date="2015-08-25T14:24:00Z">
                  <w:rPr>
                    <w:rFonts w:ascii="Calibri" w:hAnsi="Calibri" w:cs="Calibri"/>
                    <w:color w:val="000000"/>
                  </w:rPr>
                </w:rPrChange>
              </w:rPr>
            </w:pPr>
            <w:r w:rsidRPr="00E02554">
              <w:rPr>
                <w:rFonts w:cs="Calibri"/>
                <w:color w:val="000000"/>
                <w:rPrChange w:id="2775" w:author="Gabriel Correa" w:date="2015-08-25T14:24:00Z">
                  <w:rPr>
                    <w:rFonts w:ascii="Calibri" w:eastAsiaTheme="majorEastAsia" w:hAnsi="Calibri" w:cs="Calibri"/>
                    <w:b/>
                    <w:bCs/>
                    <w:color w:val="000000"/>
                    <w:sz w:val="26"/>
                    <w:szCs w:val="26"/>
                  </w:rPr>
                </w:rPrChange>
              </w:rPr>
              <w:t>0.87</w:t>
            </w:r>
          </w:p>
        </w:tc>
        <w:tc>
          <w:tcPr>
            <w:tcW w:w="1559" w:type="dxa"/>
            <w:vAlign w:val="bottom"/>
          </w:tcPr>
          <w:p w:rsidR="00204187" w:rsidRPr="00E02554" w:rsidRDefault="00204187">
            <w:pPr>
              <w:jc w:val="right"/>
              <w:rPr>
                <w:rFonts w:cs="Calibri"/>
                <w:color w:val="000000"/>
                <w:rPrChange w:id="2776" w:author="Gabriel Correa" w:date="2015-08-25T14:24:00Z">
                  <w:rPr>
                    <w:rFonts w:ascii="Calibri" w:hAnsi="Calibri" w:cs="Calibri"/>
                    <w:color w:val="000000"/>
                  </w:rPr>
                </w:rPrChange>
              </w:rPr>
            </w:pPr>
            <w:r w:rsidRPr="00E02554">
              <w:rPr>
                <w:rFonts w:cs="Calibri"/>
                <w:color w:val="000000"/>
                <w:rPrChange w:id="2777" w:author="Gabriel Correa" w:date="2015-08-25T14:24:00Z">
                  <w:rPr>
                    <w:rFonts w:ascii="Calibri" w:eastAsiaTheme="majorEastAsia" w:hAnsi="Calibri" w:cs="Calibri"/>
                    <w:b/>
                    <w:bCs/>
                    <w:color w:val="000000"/>
                    <w:sz w:val="26"/>
                    <w:szCs w:val="26"/>
                  </w:rPr>
                </w:rPrChange>
              </w:rPr>
              <w:t>0.58</w:t>
            </w:r>
          </w:p>
        </w:tc>
      </w:tr>
      <w:tr w:rsidR="00204187" w:rsidTr="00CD7DC2">
        <w:tc>
          <w:tcPr>
            <w:tcW w:w="2561" w:type="dxa"/>
            <w:vAlign w:val="bottom"/>
          </w:tcPr>
          <w:p w:rsidR="00204187" w:rsidRPr="00E02554" w:rsidRDefault="00204187">
            <w:pPr>
              <w:rPr>
                <w:rFonts w:cs="Calibri"/>
                <w:color w:val="000000"/>
                <w:rPrChange w:id="2778" w:author="Gabriel Correa" w:date="2015-08-25T14:24:00Z">
                  <w:rPr>
                    <w:rFonts w:ascii="Calibri" w:hAnsi="Calibri" w:cs="Calibri"/>
                    <w:color w:val="000000"/>
                  </w:rPr>
                </w:rPrChange>
              </w:rPr>
            </w:pPr>
            <w:r w:rsidRPr="00E02554">
              <w:rPr>
                <w:rFonts w:cs="Calibri"/>
                <w:color w:val="000000"/>
                <w:rPrChange w:id="2779" w:author="Gabriel Correa" w:date="2015-08-25T14:24:00Z">
                  <w:rPr>
                    <w:rFonts w:ascii="Calibri" w:eastAsiaTheme="majorEastAsia" w:hAnsi="Calibri" w:cs="Calibri"/>
                    <w:b/>
                    <w:bCs/>
                    <w:color w:val="000000"/>
                    <w:sz w:val="26"/>
                    <w:szCs w:val="26"/>
                  </w:rPr>
                </w:rPrChange>
              </w:rPr>
              <w:t>BayesianLogisticRegresion</w:t>
            </w:r>
          </w:p>
        </w:tc>
        <w:tc>
          <w:tcPr>
            <w:tcW w:w="1411" w:type="dxa"/>
            <w:vAlign w:val="bottom"/>
          </w:tcPr>
          <w:p w:rsidR="00204187" w:rsidRPr="00E02554" w:rsidRDefault="00204187">
            <w:pPr>
              <w:jc w:val="right"/>
              <w:rPr>
                <w:rFonts w:cs="Calibri"/>
                <w:color w:val="000000"/>
                <w:rPrChange w:id="2780" w:author="Gabriel Correa" w:date="2015-08-25T14:24:00Z">
                  <w:rPr>
                    <w:rFonts w:ascii="Calibri" w:hAnsi="Calibri" w:cs="Calibri"/>
                    <w:color w:val="000000"/>
                  </w:rPr>
                </w:rPrChange>
              </w:rPr>
            </w:pPr>
            <w:r w:rsidRPr="00E02554">
              <w:rPr>
                <w:rFonts w:cs="Calibri"/>
                <w:color w:val="000000"/>
                <w:rPrChange w:id="2781" w:author="Gabriel Correa" w:date="2015-08-25T14:24:00Z">
                  <w:rPr>
                    <w:rFonts w:ascii="Calibri" w:eastAsiaTheme="majorEastAsia" w:hAnsi="Calibri" w:cs="Calibri"/>
                    <w:b/>
                    <w:bCs/>
                    <w:color w:val="000000"/>
                    <w:sz w:val="26"/>
                    <w:szCs w:val="26"/>
                  </w:rPr>
                </w:rPrChange>
              </w:rPr>
              <w:t>0.70</w:t>
            </w:r>
          </w:p>
        </w:tc>
        <w:tc>
          <w:tcPr>
            <w:tcW w:w="1411" w:type="dxa"/>
            <w:vAlign w:val="bottom"/>
          </w:tcPr>
          <w:p w:rsidR="00204187" w:rsidRPr="00E02554" w:rsidRDefault="00204187">
            <w:pPr>
              <w:jc w:val="right"/>
              <w:rPr>
                <w:rFonts w:cs="Calibri"/>
                <w:color w:val="000000"/>
                <w:rPrChange w:id="2782" w:author="Gabriel Correa" w:date="2015-08-25T14:24:00Z">
                  <w:rPr>
                    <w:rFonts w:ascii="Calibri" w:hAnsi="Calibri" w:cs="Calibri"/>
                    <w:color w:val="000000"/>
                  </w:rPr>
                </w:rPrChange>
              </w:rPr>
            </w:pPr>
            <w:r w:rsidRPr="00E02554">
              <w:rPr>
                <w:rFonts w:cs="Calibri"/>
                <w:color w:val="000000"/>
                <w:rPrChange w:id="2783"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204187" w:rsidRPr="00E02554" w:rsidRDefault="00204187">
            <w:pPr>
              <w:jc w:val="right"/>
              <w:rPr>
                <w:rFonts w:cs="Calibri"/>
                <w:color w:val="000000"/>
                <w:rPrChange w:id="2784" w:author="Gabriel Correa" w:date="2015-08-25T14:24:00Z">
                  <w:rPr>
                    <w:rFonts w:ascii="Calibri" w:hAnsi="Calibri" w:cs="Calibri"/>
                    <w:color w:val="000000"/>
                  </w:rPr>
                </w:rPrChange>
              </w:rPr>
            </w:pPr>
            <w:r w:rsidRPr="00E02554">
              <w:rPr>
                <w:rFonts w:cs="Calibri"/>
                <w:color w:val="000000"/>
                <w:rPrChange w:id="2785" w:author="Gabriel Correa" w:date="2015-08-25T14:24:00Z">
                  <w:rPr>
                    <w:rFonts w:ascii="Calibri" w:eastAsiaTheme="majorEastAsia" w:hAnsi="Calibri" w:cs="Calibri"/>
                    <w:b/>
                    <w:bCs/>
                    <w:color w:val="000000"/>
                    <w:sz w:val="26"/>
                    <w:szCs w:val="26"/>
                  </w:rPr>
                </w:rPrChange>
              </w:rPr>
              <w:t>0.73</w:t>
            </w:r>
          </w:p>
        </w:tc>
        <w:tc>
          <w:tcPr>
            <w:tcW w:w="1288" w:type="dxa"/>
            <w:vAlign w:val="bottom"/>
          </w:tcPr>
          <w:p w:rsidR="00204187" w:rsidRPr="00E02554" w:rsidRDefault="00204187">
            <w:pPr>
              <w:jc w:val="right"/>
              <w:rPr>
                <w:rFonts w:cs="Calibri"/>
                <w:color w:val="000000"/>
                <w:rPrChange w:id="2786" w:author="Gabriel Correa" w:date="2015-08-25T14:24:00Z">
                  <w:rPr>
                    <w:rFonts w:ascii="Calibri" w:hAnsi="Calibri" w:cs="Calibri"/>
                    <w:color w:val="000000"/>
                  </w:rPr>
                </w:rPrChange>
              </w:rPr>
            </w:pPr>
            <w:r w:rsidRPr="00E02554">
              <w:rPr>
                <w:rFonts w:cs="Calibri"/>
                <w:color w:val="000000"/>
                <w:rPrChange w:id="2787"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204187" w:rsidRPr="00E02554" w:rsidRDefault="00204187">
            <w:pPr>
              <w:jc w:val="right"/>
              <w:rPr>
                <w:rFonts w:cs="Calibri"/>
                <w:color w:val="000000"/>
                <w:rPrChange w:id="2788" w:author="Gabriel Correa" w:date="2015-08-25T14:24:00Z">
                  <w:rPr>
                    <w:rFonts w:ascii="Calibri" w:hAnsi="Calibri" w:cs="Calibri"/>
                    <w:color w:val="000000"/>
                  </w:rPr>
                </w:rPrChange>
              </w:rPr>
            </w:pPr>
            <w:r w:rsidRPr="00E02554">
              <w:rPr>
                <w:rFonts w:cs="Calibri"/>
                <w:color w:val="000000"/>
                <w:rPrChange w:id="2789" w:author="Gabriel Correa" w:date="2015-08-25T14:24:00Z">
                  <w:rPr>
                    <w:rFonts w:ascii="Calibri" w:eastAsiaTheme="majorEastAsia" w:hAnsi="Calibri" w:cs="Calibri"/>
                    <w:b/>
                    <w:bCs/>
                    <w:color w:val="000000"/>
                    <w:sz w:val="26"/>
                    <w:szCs w:val="26"/>
                  </w:rPr>
                </w:rPrChange>
              </w:rPr>
              <w:t>0.06</w:t>
            </w:r>
          </w:p>
        </w:tc>
      </w:tr>
      <w:tr w:rsidR="00204187" w:rsidTr="00CD7DC2">
        <w:tc>
          <w:tcPr>
            <w:tcW w:w="2561" w:type="dxa"/>
            <w:vAlign w:val="bottom"/>
          </w:tcPr>
          <w:p w:rsidR="00204187" w:rsidRPr="00E02554" w:rsidRDefault="00204187">
            <w:pPr>
              <w:rPr>
                <w:rFonts w:cs="Calibri"/>
                <w:color w:val="000000"/>
                <w:rPrChange w:id="2790" w:author="Gabriel Correa" w:date="2015-08-25T14:24:00Z">
                  <w:rPr>
                    <w:rFonts w:ascii="Calibri" w:hAnsi="Calibri" w:cs="Calibri"/>
                    <w:color w:val="000000"/>
                  </w:rPr>
                </w:rPrChange>
              </w:rPr>
            </w:pPr>
            <w:r w:rsidRPr="00E02554">
              <w:rPr>
                <w:rFonts w:cs="Calibri"/>
                <w:color w:val="000000"/>
                <w:rPrChange w:id="2791" w:author="Gabriel Correa" w:date="2015-08-25T14:24:00Z">
                  <w:rPr>
                    <w:rFonts w:ascii="Calibri" w:eastAsiaTheme="majorEastAsia" w:hAnsi="Calibri" w:cs="Calibri"/>
                    <w:b/>
                    <w:bCs/>
                    <w:color w:val="000000"/>
                    <w:sz w:val="26"/>
                    <w:szCs w:val="26"/>
                  </w:rPr>
                </w:rPrChange>
              </w:rPr>
              <w:lastRenderedPageBreak/>
              <w:t>PART</w:t>
            </w:r>
          </w:p>
        </w:tc>
        <w:tc>
          <w:tcPr>
            <w:tcW w:w="1411" w:type="dxa"/>
            <w:vAlign w:val="bottom"/>
          </w:tcPr>
          <w:p w:rsidR="00204187" w:rsidRPr="00E02554" w:rsidRDefault="00204187">
            <w:pPr>
              <w:jc w:val="right"/>
              <w:rPr>
                <w:rFonts w:cs="Calibri"/>
                <w:color w:val="000000"/>
                <w:rPrChange w:id="2792" w:author="Gabriel Correa" w:date="2015-08-25T14:24:00Z">
                  <w:rPr>
                    <w:rFonts w:ascii="Calibri" w:hAnsi="Calibri" w:cs="Calibri"/>
                    <w:color w:val="000000"/>
                  </w:rPr>
                </w:rPrChange>
              </w:rPr>
            </w:pPr>
            <w:r w:rsidRPr="00E02554">
              <w:rPr>
                <w:rFonts w:cs="Calibri"/>
                <w:color w:val="000000"/>
                <w:rPrChange w:id="2793"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204187" w:rsidRPr="00E02554" w:rsidRDefault="00204187">
            <w:pPr>
              <w:jc w:val="right"/>
              <w:rPr>
                <w:rFonts w:cs="Calibri"/>
                <w:color w:val="000000"/>
                <w:rPrChange w:id="2794" w:author="Gabriel Correa" w:date="2015-08-25T14:24:00Z">
                  <w:rPr>
                    <w:rFonts w:ascii="Calibri" w:hAnsi="Calibri" w:cs="Calibri"/>
                    <w:color w:val="000000"/>
                  </w:rPr>
                </w:rPrChange>
              </w:rPr>
            </w:pPr>
            <w:r w:rsidRPr="00E02554">
              <w:rPr>
                <w:rFonts w:cs="Calibri"/>
                <w:color w:val="000000"/>
                <w:rPrChange w:id="2795" w:author="Gabriel Correa" w:date="2015-08-25T14:24:00Z">
                  <w:rPr>
                    <w:rFonts w:ascii="Calibri" w:eastAsiaTheme="majorEastAsia" w:hAnsi="Calibri" w:cs="Calibri"/>
                    <w:b/>
                    <w:bCs/>
                    <w:color w:val="000000"/>
                    <w:sz w:val="26"/>
                    <w:szCs w:val="26"/>
                  </w:rPr>
                </w:rPrChange>
              </w:rPr>
              <w:t>0.76</w:t>
            </w:r>
          </w:p>
        </w:tc>
        <w:tc>
          <w:tcPr>
            <w:tcW w:w="1511" w:type="dxa"/>
            <w:vAlign w:val="bottom"/>
          </w:tcPr>
          <w:p w:rsidR="00204187" w:rsidRPr="00E02554" w:rsidRDefault="00204187">
            <w:pPr>
              <w:jc w:val="right"/>
              <w:rPr>
                <w:rFonts w:cs="Calibri"/>
                <w:color w:val="000000"/>
                <w:rPrChange w:id="2796" w:author="Gabriel Correa" w:date="2015-08-25T14:24:00Z">
                  <w:rPr>
                    <w:rFonts w:ascii="Calibri" w:hAnsi="Calibri" w:cs="Calibri"/>
                    <w:color w:val="000000"/>
                  </w:rPr>
                </w:rPrChange>
              </w:rPr>
            </w:pPr>
            <w:r w:rsidRPr="00E02554">
              <w:rPr>
                <w:rFonts w:cs="Calibri"/>
                <w:color w:val="000000"/>
                <w:rPrChange w:id="2797" w:author="Gabriel Correa" w:date="2015-08-25T14:24:00Z">
                  <w:rPr>
                    <w:rFonts w:ascii="Calibri" w:eastAsiaTheme="majorEastAsia" w:hAnsi="Calibri" w:cs="Calibri"/>
                    <w:b/>
                    <w:bCs/>
                    <w:color w:val="000000"/>
                    <w:sz w:val="26"/>
                    <w:szCs w:val="26"/>
                  </w:rPr>
                </w:rPrChange>
              </w:rPr>
              <w:t>0.76</w:t>
            </w:r>
          </w:p>
        </w:tc>
        <w:tc>
          <w:tcPr>
            <w:tcW w:w="1288" w:type="dxa"/>
            <w:vAlign w:val="bottom"/>
          </w:tcPr>
          <w:p w:rsidR="00204187" w:rsidRPr="00E02554" w:rsidRDefault="00204187">
            <w:pPr>
              <w:jc w:val="right"/>
              <w:rPr>
                <w:rFonts w:cs="Calibri"/>
                <w:color w:val="000000"/>
                <w:rPrChange w:id="2798" w:author="Gabriel Correa" w:date="2015-08-25T14:24:00Z">
                  <w:rPr>
                    <w:rFonts w:ascii="Calibri" w:hAnsi="Calibri" w:cs="Calibri"/>
                    <w:color w:val="000000"/>
                  </w:rPr>
                </w:rPrChange>
              </w:rPr>
            </w:pPr>
            <w:r w:rsidRPr="00E02554">
              <w:rPr>
                <w:rFonts w:cs="Calibri"/>
                <w:color w:val="000000"/>
                <w:rPrChange w:id="2799"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204187" w:rsidRPr="00E02554" w:rsidRDefault="00204187">
            <w:pPr>
              <w:jc w:val="right"/>
              <w:rPr>
                <w:rFonts w:cs="Calibri"/>
                <w:color w:val="000000"/>
                <w:rPrChange w:id="2800" w:author="Gabriel Correa" w:date="2015-08-25T14:24:00Z">
                  <w:rPr>
                    <w:rFonts w:ascii="Calibri" w:hAnsi="Calibri" w:cs="Calibri"/>
                    <w:color w:val="000000"/>
                  </w:rPr>
                </w:rPrChange>
              </w:rPr>
            </w:pPr>
            <w:r w:rsidRPr="00E02554">
              <w:rPr>
                <w:rFonts w:cs="Calibri"/>
                <w:color w:val="000000"/>
                <w:rPrChange w:id="2801" w:author="Gabriel Correa" w:date="2015-08-25T14:24:00Z">
                  <w:rPr>
                    <w:rFonts w:ascii="Calibri" w:eastAsiaTheme="majorEastAsia" w:hAnsi="Calibri" w:cs="Calibri"/>
                    <w:b/>
                    <w:bCs/>
                    <w:color w:val="000000"/>
                    <w:sz w:val="26"/>
                    <w:szCs w:val="26"/>
                  </w:rPr>
                </w:rPrChange>
              </w:rPr>
              <w:t>0.71</w:t>
            </w:r>
          </w:p>
        </w:tc>
      </w:tr>
      <w:tr w:rsidR="00204187" w:rsidTr="00CD7DC2">
        <w:tc>
          <w:tcPr>
            <w:tcW w:w="2561" w:type="dxa"/>
            <w:vAlign w:val="bottom"/>
          </w:tcPr>
          <w:p w:rsidR="00204187" w:rsidRPr="00E02554" w:rsidRDefault="00204187">
            <w:pPr>
              <w:rPr>
                <w:rFonts w:cs="Calibri"/>
                <w:color w:val="000000"/>
                <w:rPrChange w:id="2802" w:author="Gabriel Correa" w:date="2015-08-25T14:24:00Z">
                  <w:rPr>
                    <w:rFonts w:ascii="Calibri" w:hAnsi="Calibri" w:cs="Calibri"/>
                    <w:color w:val="000000"/>
                  </w:rPr>
                </w:rPrChange>
              </w:rPr>
            </w:pPr>
            <w:r w:rsidRPr="00E02554">
              <w:rPr>
                <w:rFonts w:cs="Calibri"/>
                <w:color w:val="000000"/>
                <w:rPrChange w:id="2803" w:author="Gabriel Correa" w:date="2015-08-25T14:24:00Z">
                  <w:rPr>
                    <w:rFonts w:ascii="Calibri" w:eastAsiaTheme="majorEastAsia" w:hAnsi="Calibri" w:cs="Calibri"/>
                    <w:b/>
                    <w:bCs/>
                    <w:color w:val="000000"/>
                    <w:sz w:val="26"/>
                    <w:szCs w:val="26"/>
                  </w:rPr>
                </w:rPrChange>
              </w:rPr>
              <w:t>J48</w:t>
            </w:r>
          </w:p>
        </w:tc>
        <w:tc>
          <w:tcPr>
            <w:tcW w:w="1411" w:type="dxa"/>
            <w:vAlign w:val="bottom"/>
          </w:tcPr>
          <w:p w:rsidR="00204187" w:rsidRPr="00415C0C" w:rsidRDefault="00204187">
            <w:pPr>
              <w:jc w:val="right"/>
              <w:rPr>
                <w:rFonts w:cs="Calibri"/>
                <w:b/>
                <w:color w:val="000000"/>
                <w:rPrChange w:id="2804" w:author="Gabriel Correa" w:date="2015-08-26T03:26:00Z">
                  <w:rPr>
                    <w:rFonts w:ascii="Calibri" w:hAnsi="Calibri" w:cs="Calibri"/>
                    <w:color w:val="000000"/>
                  </w:rPr>
                </w:rPrChange>
              </w:rPr>
            </w:pPr>
            <w:r w:rsidRPr="00415C0C">
              <w:rPr>
                <w:rFonts w:cs="Calibri"/>
                <w:b/>
                <w:color w:val="000000"/>
                <w:rPrChange w:id="2805" w:author="Gabriel Correa" w:date="2015-08-26T03:26:00Z">
                  <w:rPr>
                    <w:rFonts w:ascii="Calibri" w:eastAsiaTheme="majorEastAsia" w:hAnsi="Calibri" w:cs="Calibri"/>
                    <w:b/>
                    <w:bCs/>
                    <w:color w:val="000000"/>
                    <w:sz w:val="26"/>
                    <w:szCs w:val="26"/>
                  </w:rPr>
                </w:rPrChange>
              </w:rPr>
              <w:t>0.81</w:t>
            </w:r>
          </w:p>
        </w:tc>
        <w:tc>
          <w:tcPr>
            <w:tcW w:w="1411" w:type="dxa"/>
            <w:vAlign w:val="bottom"/>
          </w:tcPr>
          <w:p w:rsidR="00204187" w:rsidRPr="00415C0C" w:rsidRDefault="00204187">
            <w:pPr>
              <w:jc w:val="right"/>
              <w:rPr>
                <w:rFonts w:cs="Calibri"/>
                <w:b/>
                <w:color w:val="000000"/>
                <w:rPrChange w:id="2806" w:author="Gabriel Correa" w:date="2015-08-26T03:26:00Z">
                  <w:rPr>
                    <w:rFonts w:ascii="Calibri" w:hAnsi="Calibri" w:cs="Calibri"/>
                    <w:color w:val="000000"/>
                  </w:rPr>
                </w:rPrChange>
              </w:rPr>
            </w:pPr>
            <w:r w:rsidRPr="00415C0C">
              <w:rPr>
                <w:rFonts w:cs="Calibri"/>
                <w:b/>
                <w:color w:val="000000"/>
                <w:rPrChange w:id="2807" w:author="Gabriel Correa" w:date="2015-08-26T03:26:00Z">
                  <w:rPr>
                    <w:rFonts w:ascii="Calibri" w:eastAsiaTheme="majorEastAsia" w:hAnsi="Calibri" w:cs="Calibri"/>
                    <w:b/>
                    <w:bCs/>
                    <w:color w:val="000000"/>
                    <w:sz w:val="26"/>
                    <w:szCs w:val="26"/>
                  </w:rPr>
                </w:rPrChange>
              </w:rPr>
              <w:t>0.85</w:t>
            </w:r>
          </w:p>
        </w:tc>
        <w:tc>
          <w:tcPr>
            <w:tcW w:w="1511" w:type="dxa"/>
            <w:vAlign w:val="bottom"/>
          </w:tcPr>
          <w:p w:rsidR="00204187" w:rsidRPr="00E02554" w:rsidRDefault="00204187">
            <w:pPr>
              <w:jc w:val="right"/>
              <w:rPr>
                <w:rFonts w:cs="Calibri"/>
                <w:color w:val="000000"/>
                <w:rPrChange w:id="2808" w:author="Gabriel Correa" w:date="2015-08-25T14:24:00Z">
                  <w:rPr>
                    <w:rFonts w:ascii="Calibri" w:hAnsi="Calibri" w:cs="Calibri"/>
                    <w:color w:val="000000"/>
                  </w:rPr>
                </w:rPrChange>
              </w:rPr>
            </w:pPr>
            <w:r w:rsidRPr="00E02554">
              <w:rPr>
                <w:rFonts w:cs="Calibri"/>
                <w:color w:val="000000"/>
                <w:rPrChange w:id="2809" w:author="Gabriel Correa" w:date="2015-08-25T14:24:00Z">
                  <w:rPr>
                    <w:rFonts w:ascii="Calibri" w:eastAsiaTheme="majorEastAsia" w:hAnsi="Calibri" w:cs="Calibri"/>
                    <w:b/>
                    <w:bCs/>
                    <w:color w:val="000000"/>
                    <w:sz w:val="26"/>
                    <w:szCs w:val="26"/>
                  </w:rPr>
                </w:rPrChange>
              </w:rPr>
              <w:t>0.78</w:t>
            </w:r>
          </w:p>
        </w:tc>
        <w:tc>
          <w:tcPr>
            <w:tcW w:w="1288" w:type="dxa"/>
            <w:vAlign w:val="bottom"/>
          </w:tcPr>
          <w:p w:rsidR="00204187" w:rsidRPr="00E02554" w:rsidRDefault="00204187">
            <w:pPr>
              <w:jc w:val="right"/>
              <w:rPr>
                <w:rFonts w:cs="Calibri"/>
                <w:color w:val="000000"/>
                <w:rPrChange w:id="2810" w:author="Gabriel Correa" w:date="2015-08-25T14:24:00Z">
                  <w:rPr>
                    <w:rFonts w:ascii="Calibri" w:hAnsi="Calibri" w:cs="Calibri"/>
                    <w:color w:val="000000"/>
                  </w:rPr>
                </w:rPrChange>
              </w:rPr>
            </w:pPr>
            <w:r w:rsidRPr="00E02554">
              <w:rPr>
                <w:rFonts w:cs="Calibri"/>
                <w:color w:val="000000"/>
                <w:rPrChange w:id="2811" w:author="Gabriel Correa" w:date="2015-08-25T14:24:00Z">
                  <w:rPr>
                    <w:rFonts w:ascii="Calibri" w:eastAsiaTheme="majorEastAsia" w:hAnsi="Calibri" w:cs="Calibri"/>
                    <w:b/>
                    <w:bCs/>
                    <w:color w:val="000000"/>
                    <w:sz w:val="26"/>
                    <w:szCs w:val="26"/>
                  </w:rPr>
                </w:rPrChange>
              </w:rPr>
              <w:t>0.96</w:t>
            </w:r>
          </w:p>
        </w:tc>
        <w:tc>
          <w:tcPr>
            <w:tcW w:w="1559" w:type="dxa"/>
            <w:vAlign w:val="bottom"/>
          </w:tcPr>
          <w:p w:rsidR="00204187" w:rsidRPr="00E02554" w:rsidRDefault="00204187">
            <w:pPr>
              <w:jc w:val="right"/>
              <w:rPr>
                <w:rFonts w:cs="Calibri"/>
                <w:color w:val="000000"/>
                <w:rPrChange w:id="2812" w:author="Gabriel Correa" w:date="2015-08-25T14:24:00Z">
                  <w:rPr>
                    <w:rFonts w:ascii="Calibri" w:hAnsi="Calibri" w:cs="Calibri"/>
                    <w:color w:val="000000"/>
                  </w:rPr>
                </w:rPrChange>
              </w:rPr>
            </w:pPr>
            <w:r w:rsidRPr="00E02554">
              <w:rPr>
                <w:rFonts w:cs="Calibri"/>
                <w:color w:val="000000"/>
                <w:rPrChange w:id="2813" w:author="Gabriel Correa" w:date="2015-08-25T14:24:00Z">
                  <w:rPr>
                    <w:rFonts w:ascii="Calibri" w:eastAsiaTheme="majorEastAsia" w:hAnsi="Calibri" w:cs="Calibri"/>
                    <w:b/>
                    <w:bCs/>
                    <w:color w:val="000000"/>
                    <w:sz w:val="26"/>
                    <w:szCs w:val="26"/>
                  </w:rPr>
                </w:rPrChange>
              </w:rPr>
              <w:t>0.77</w:t>
            </w:r>
          </w:p>
        </w:tc>
      </w:tr>
      <w:tr w:rsidR="00204187" w:rsidTr="00CD7DC2">
        <w:tc>
          <w:tcPr>
            <w:tcW w:w="2561" w:type="dxa"/>
            <w:vAlign w:val="bottom"/>
          </w:tcPr>
          <w:p w:rsidR="00204187" w:rsidRPr="00E02554" w:rsidRDefault="00204187">
            <w:pPr>
              <w:rPr>
                <w:rFonts w:cs="Calibri"/>
                <w:color w:val="000000"/>
                <w:rPrChange w:id="2814" w:author="Gabriel Correa" w:date="2015-08-25T14:24:00Z">
                  <w:rPr>
                    <w:rFonts w:ascii="Calibri" w:hAnsi="Calibri" w:cs="Calibri"/>
                    <w:color w:val="000000"/>
                  </w:rPr>
                </w:rPrChange>
              </w:rPr>
            </w:pPr>
            <w:r w:rsidRPr="00E02554">
              <w:rPr>
                <w:rFonts w:cs="Calibri"/>
                <w:color w:val="000000"/>
                <w:rPrChange w:id="2815" w:author="Gabriel Correa" w:date="2015-08-25T14:24:00Z">
                  <w:rPr>
                    <w:rFonts w:ascii="Calibri" w:eastAsiaTheme="majorEastAsia" w:hAnsi="Calibri" w:cs="Calibri"/>
                    <w:b/>
                    <w:bCs/>
                    <w:color w:val="000000"/>
                    <w:sz w:val="26"/>
                    <w:szCs w:val="26"/>
                  </w:rPr>
                </w:rPrChange>
              </w:rPr>
              <w:t>LibSVM</w:t>
            </w:r>
          </w:p>
        </w:tc>
        <w:tc>
          <w:tcPr>
            <w:tcW w:w="1411" w:type="dxa"/>
            <w:vAlign w:val="bottom"/>
          </w:tcPr>
          <w:p w:rsidR="00204187" w:rsidRPr="00415C0C" w:rsidRDefault="00204187">
            <w:pPr>
              <w:jc w:val="right"/>
              <w:rPr>
                <w:rFonts w:cs="Calibri"/>
                <w:b/>
                <w:color w:val="000000"/>
                <w:rPrChange w:id="2816" w:author="Gabriel Correa" w:date="2015-08-26T03:26:00Z">
                  <w:rPr>
                    <w:rFonts w:ascii="Calibri" w:hAnsi="Calibri" w:cs="Calibri"/>
                    <w:color w:val="000000"/>
                  </w:rPr>
                </w:rPrChange>
              </w:rPr>
            </w:pPr>
            <w:r w:rsidRPr="00415C0C">
              <w:rPr>
                <w:rFonts w:cs="Calibri"/>
                <w:b/>
                <w:color w:val="000000"/>
                <w:rPrChange w:id="2817" w:author="Gabriel Correa" w:date="2015-08-26T03:26:00Z">
                  <w:rPr>
                    <w:rFonts w:ascii="Calibri" w:eastAsiaTheme="majorEastAsia" w:hAnsi="Calibri" w:cs="Calibri"/>
                    <w:b/>
                    <w:bCs/>
                    <w:color w:val="000000"/>
                    <w:sz w:val="26"/>
                    <w:szCs w:val="26"/>
                  </w:rPr>
                </w:rPrChange>
              </w:rPr>
              <w:t>0.81</w:t>
            </w:r>
          </w:p>
        </w:tc>
        <w:tc>
          <w:tcPr>
            <w:tcW w:w="1411" w:type="dxa"/>
            <w:vAlign w:val="bottom"/>
          </w:tcPr>
          <w:p w:rsidR="00204187" w:rsidRPr="00415C0C" w:rsidRDefault="00204187">
            <w:pPr>
              <w:jc w:val="right"/>
              <w:rPr>
                <w:rFonts w:cs="Calibri"/>
                <w:b/>
                <w:color w:val="000000"/>
                <w:rPrChange w:id="2818" w:author="Gabriel Correa" w:date="2015-08-26T03:26:00Z">
                  <w:rPr>
                    <w:rFonts w:ascii="Calibri" w:hAnsi="Calibri" w:cs="Calibri"/>
                    <w:color w:val="000000"/>
                  </w:rPr>
                </w:rPrChange>
              </w:rPr>
            </w:pPr>
            <w:r w:rsidRPr="00415C0C">
              <w:rPr>
                <w:rFonts w:cs="Calibri"/>
                <w:b/>
                <w:color w:val="000000"/>
                <w:rPrChange w:id="2819" w:author="Gabriel Correa" w:date="2015-08-26T03:26:00Z">
                  <w:rPr>
                    <w:rFonts w:ascii="Calibri" w:eastAsiaTheme="majorEastAsia" w:hAnsi="Calibri" w:cs="Calibri"/>
                    <w:b/>
                    <w:bCs/>
                    <w:color w:val="000000"/>
                    <w:sz w:val="26"/>
                    <w:szCs w:val="26"/>
                  </w:rPr>
                </w:rPrChange>
              </w:rPr>
              <w:t>0.82</w:t>
            </w:r>
          </w:p>
        </w:tc>
        <w:tc>
          <w:tcPr>
            <w:tcW w:w="1511" w:type="dxa"/>
            <w:vAlign w:val="bottom"/>
          </w:tcPr>
          <w:p w:rsidR="00204187" w:rsidRPr="00E02554" w:rsidRDefault="00204187">
            <w:pPr>
              <w:jc w:val="right"/>
              <w:rPr>
                <w:rFonts w:cs="Calibri"/>
                <w:color w:val="000000"/>
                <w:rPrChange w:id="2820" w:author="Gabriel Correa" w:date="2015-08-25T14:24:00Z">
                  <w:rPr>
                    <w:rFonts w:ascii="Calibri" w:hAnsi="Calibri" w:cs="Calibri"/>
                    <w:color w:val="000000"/>
                  </w:rPr>
                </w:rPrChange>
              </w:rPr>
            </w:pPr>
            <w:r w:rsidRPr="00E02554">
              <w:rPr>
                <w:rFonts w:cs="Calibri"/>
                <w:color w:val="000000"/>
                <w:rPrChange w:id="2821"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204187" w:rsidRPr="00E02554" w:rsidRDefault="00204187">
            <w:pPr>
              <w:jc w:val="right"/>
              <w:rPr>
                <w:rFonts w:cs="Calibri"/>
                <w:color w:val="000000"/>
                <w:rPrChange w:id="2822" w:author="Gabriel Correa" w:date="2015-08-25T14:24:00Z">
                  <w:rPr>
                    <w:rFonts w:ascii="Calibri" w:hAnsi="Calibri" w:cs="Calibri"/>
                    <w:color w:val="000000"/>
                  </w:rPr>
                </w:rPrChange>
              </w:rPr>
            </w:pPr>
            <w:r w:rsidRPr="00E02554">
              <w:rPr>
                <w:rFonts w:cs="Calibri"/>
                <w:color w:val="000000"/>
                <w:rPrChange w:id="2823"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204187" w:rsidRPr="00E02554" w:rsidRDefault="00204187">
            <w:pPr>
              <w:jc w:val="right"/>
              <w:rPr>
                <w:rFonts w:cs="Calibri"/>
                <w:color w:val="000000"/>
                <w:rPrChange w:id="2824" w:author="Gabriel Correa" w:date="2015-08-25T14:24:00Z">
                  <w:rPr>
                    <w:rFonts w:ascii="Calibri" w:hAnsi="Calibri" w:cs="Calibri"/>
                    <w:color w:val="000000"/>
                  </w:rPr>
                </w:rPrChange>
              </w:rPr>
            </w:pPr>
            <w:r w:rsidRPr="00E02554">
              <w:rPr>
                <w:rFonts w:cs="Calibri"/>
                <w:color w:val="000000"/>
                <w:rPrChange w:id="2825" w:author="Gabriel Correa" w:date="2015-08-25T14:24:00Z">
                  <w:rPr>
                    <w:rFonts w:ascii="Calibri" w:eastAsiaTheme="majorEastAsia" w:hAnsi="Calibri" w:cs="Calibri"/>
                    <w:b/>
                    <w:bCs/>
                    <w:color w:val="000000"/>
                    <w:sz w:val="26"/>
                    <w:szCs w:val="26"/>
                  </w:rPr>
                </w:rPrChange>
              </w:rPr>
              <w:t>0.77</w:t>
            </w:r>
          </w:p>
        </w:tc>
      </w:tr>
      <w:tr w:rsidR="00204187" w:rsidTr="00CD7DC2">
        <w:tc>
          <w:tcPr>
            <w:tcW w:w="2561" w:type="dxa"/>
            <w:vAlign w:val="bottom"/>
          </w:tcPr>
          <w:p w:rsidR="00204187" w:rsidRPr="00E02554" w:rsidRDefault="00204187">
            <w:pPr>
              <w:rPr>
                <w:rFonts w:cs="Calibri"/>
                <w:color w:val="000000"/>
                <w:rPrChange w:id="2826" w:author="Gabriel Correa" w:date="2015-08-25T14:24:00Z">
                  <w:rPr>
                    <w:rFonts w:ascii="Calibri" w:hAnsi="Calibri" w:cs="Calibri"/>
                    <w:color w:val="000000"/>
                  </w:rPr>
                </w:rPrChange>
              </w:rPr>
            </w:pPr>
            <w:r w:rsidRPr="00E02554">
              <w:rPr>
                <w:rFonts w:cs="Calibri"/>
                <w:color w:val="000000"/>
                <w:rPrChange w:id="2827" w:author="Gabriel Correa" w:date="2015-08-25T14:24:00Z">
                  <w:rPr>
                    <w:rFonts w:ascii="Calibri" w:eastAsiaTheme="majorEastAsia" w:hAnsi="Calibri" w:cs="Calibri"/>
                    <w:b/>
                    <w:bCs/>
                    <w:color w:val="000000"/>
                    <w:sz w:val="26"/>
                    <w:szCs w:val="26"/>
                  </w:rPr>
                </w:rPrChange>
              </w:rPr>
              <w:t>SMO</w:t>
            </w:r>
          </w:p>
        </w:tc>
        <w:tc>
          <w:tcPr>
            <w:tcW w:w="1411" w:type="dxa"/>
            <w:vAlign w:val="bottom"/>
          </w:tcPr>
          <w:p w:rsidR="00204187" w:rsidRPr="00415C0C" w:rsidRDefault="00204187">
            <w:pPr>
              <w:jc w:val="right"/>
              <w:rPr>
                <w:rFonts w:cs="Calibri"/>
                <w:b/>
                <w:color w:val="000000"/>
                <w:rPrChange w:id="2828" w:author="Gabriel Correa" w:date="2015-08-26T03:26:00Z">
                  <w:rPr>
                    <w:rFonts w:ascii="Calibri" w:hAnsi="Calibri" w:cs="Calibri"/>
                    <w:color w:val="000000"/>
                  </w:rPr>
                </w:rPrChange>
              </w:rPr>
            </w:pPr>
            <w:r w:rsidRPr="00415C0C">
              <w:rPr>
                <w:rFonts w:cs="Calibri"/>
                <w:b/>
                <w:color w:val="000000"/>
                <w:rPrChange w:id="2829" w:author="Gabriel Correa" w:date="2015-08-26T03:26:00Z">
                  <w:rPr>
                    <w:rFonts w:ascii="Calibri" w:eastAsiaTheme="majorEastAsia" w:hAnsi="Calibri" w:cs="Calibri"/>
                    <w:b/>
                    <w:bCs/>
                    <w:color w:val="000000"/>
                    <w:sz w:val="26"/>
                    <w:szCs w:val="26"/>
                  </w:rPr>
                </w:rPrChange>
              </w:rPr>
              <w:t>0.81</w:t>
            </w:r>
          </w:p>
        </w:tc>
        <w:tc>
          <w:tcPr>
            <w:tcW w:w="1411" w:type="dxa"/>
            <w:vAlign w:val="bottom"/>
          </w:tcPr>
          <w:p w:rsidR="00204187" w:rsidRPr="00415C0C" w:rsidRDefault="00204187">
            <w:pPr>
              <w:jc w:val="right"/>
              <w:rPr>
                <w:rFonts w:cs="Calibri"/>
                <w:b/>
                <w:color w:val="000000"/>
                <w:rPrChange w:id="2830" w:author="Gabriel Correa" w:date="2015-08-26T03:26:00Z">
                  <w:rPr>
                    <w:rFonts w:ascii="Calibri" w:hAnsi="Calibri" w:cs="Calibri"/>
                    <w:color w:val="000000"/>
                  </w:rPr>
                </w:rPrChange>
              </w:rPr>
            </w:pPr>
            <w:r w:rsidRPr="00415C0C">
              <w:rPr>
                <w:rFonts w:cs="Calibri"/>
                <w:b/>
                <w:color w:val="000000"/>
                <w:rPrChange w:id="2831" w:author="Gabriel Correa" w:date="2015-08-26T03:26:00Z">
                  <w:rPr>
                    <w:rFonts w:ascii="Calibri" w:eastAsiaTheme="majorEastAsia" w:hAnsi="Calibri" w:cs="Calibri"/>
                    <w:b/>
                    <w:bCs/>
                    <w:color w:val="000000"/>
                    <w:sz w:val="26"/>
                    <w:szCs w:val="26"/>
                  </w:rPr>
                </w:rPrChange>
              </w:rPr>
              <w:t>0.82</w:t>
            </w:r>
          </w:p>
        </w:tc>
        <w:tc>
          <w:tcPr>
            <w:tcW w:w="1511" w:type="dxa"/>
            <w:vAlign w:val="bottom"/>
          </w:tcPr>
          <w:p w:rsidR="00204187" w:rsidRPr="00E02554" w:rsidRDefault="00204187">
            <w:pPr>
              <w:jc w:val="right"/>
              <w:rPr>
                <w:rFonts w:cs="Calibri"/>
                <w:color w:val="000000"/>
                <w:rPrChange w:id="2832" w:author="Gabriel Correa" w:date="2015-08-25T14:24:00Z">
                  <w:rPr>
                    <w:rFonts w:ascii="Calibri" w:hAnsi="Calibri" w:cs="Calibri"/>
                    <w:color w:val="000000"/>
                  </w:rPr>
                </w:rPrChange>
              </w:rPr>
            </w:pPr>
            <w:r w:rsidRPr="00E02554">
              <w:rPr>
                <w:rFonts w:cs="Calibri"/>
                <w:color w:val="000000"/>
                <w:rPrChange w:id="2833"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204187" w:rsidRPr="00E02554" w:rsidRDefault="00204187">
            <w:pPr>
              <w:jc w:val="right"/>
              <w:rPr>
                <w:rFonts w:cs="Calibri"/>
                <w:color w:val="000000"/>
                <w:rPrChange w:id="2834" w:author="Gabriel Correa" w:date="2015-08-25T14:24:00Z">
                  <w:rPr>
                    <w:rFonts w:ascii="Calibri" w:hAnsi="Calibri" w:cs="Calibri"/>
                    <w:color w:val="000000"/>
                  </w:rPr>
                </w:rPrChange>
              </w:rPr>
            </w:pPr>
            <w:r w:rsidRPr="00E02554">
              <w:rPr>
                <w:rFonts w:cs="Calibri"/>
                <w:color w:val="000000"/>
                <w:rPrChange w:id="2835"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204187" w:rsidRPr="00E02554" w:rsidRDefault="00204187">
            <w:pPr>
              <w:jc w:val="right"/>
              <w:rPr>
                <w:rFonts w:cs="Calibri"/>
                <w:color w:val="000000"/>
                <w:rPrChange w:id="2836" w:author="Gabriel Correa" w:date="2015-08-25T14:24:00Z">
                  <w:rPr>
                    <w:rFonts w:ascii="Calibri" w:hAnsi="Calibri" w:cs="Calibri"/>
                    <w:color w:val="000000"/>
                  </w:rPr>
                </w:rPrChange>
              </w:rPr>
            </w:pPr>
            <w:r w:rsidRPr="00E02554">
              <w:rPr>
                <w:rFonts w:cs="Calibri"/>
                <w:color w:val="000000"/>
                <w:rPrChange w:id="2837" w:author="Gabriel Correa" w:date="2015-08-25T14:24:00Z">
                  <w:rPr>
                    <w:rFonts w:ascii="Calibri" w:eastAsiaTheme="majorEastAsia" w:hAnsi="Calibri" w:cs="Calibri"/>
                    <w:b/>
                    <w:bCs/>
                    <w:color w:val="000000"/>
                    <w:sz w:val="26"/>
                    <w:szCs w:val="26"/>
                  </w:rPr>
                </w:rPrChange>
              </w:rPr>
              <w:t>0.77</w:t>
            </w:r>
          </w:p>
        </w:tc>
      </w:tr>
      <w:tr w:rsidR="00204187" w:rsidTr="00CD7DC2">
        <w:tc>
          <w:tcPr>
            <w:tcW w:w="2561" w:type="dxa"/>
            <w:vAlign w:val="bottom"/>
          </w:tcPr>
          <w:p w:rsidR="00204187" w:rsidRPr="00E02554" w:rsidRDefault="00204187">
            <w:pPr>
              <w:rPr>
                <w:rFonts w:cs="Calibri"/>
                <w:color w:val="000000"/>
                <w:rPrChange w:id="2838" w:author="Gabriel Correa" w:date="2015-08-25T14:24:00Z">
                  <w:rPr>
                    <w:rFonts w:ascii="Calibri" w:hAnsi="Calibri" w:cs="Calibri"/>
                    <w:color w:val="000000"/>
                  </w:rPr>
                </w:rPrChange>
              </w:rPr>
            </w:pPr>
            <w:r w:rsidRPr="00E02554">
              <w:rPr>
                <w:rFonts w:cs="Calibri"/>
                <w:color w:val="000000"/>
                <w:rPrChange w:id="2839" w:author="Gabriel Correa" w:date="2015-08-25T14:24:00Z">
                  <w:rPr>
                    <w:rFonts w:ascii="Calibri" w:eastAsiaTheme="majorEastAsia" w:hAnsi="Calibri" w:cs="Calibri"/>
                    <w:b/>
                    <w:bCs/>
                    <w:color w:val="000000"/>
                    <w:sz w:val="26"/>
                    <w:szCs w:val="26"/>
                  </w:rPr>
                </w:rPrChange>
              </w:rPr>
              <w:t>DMNBtext</w:t>
            </w:r>
          </w:p>
        </w:tc>
        <w:tc>
          <w:tcPr>
            <w:tcW w:w="1411" w:type="dxa"/>
            <w:vAlign w:val="bottom"/>
          </w:tcPr>
          <w:p w:rsidR="00204187" w:rsidRPr="00E02554" w:rsidRDefault="00204187">
            <w:pPr>
              <w:jc w:val="right"/>
              <w:rPr>
                <w:rFonts w:cs="Calibri"/>
                <w:color w:val="000000"/>
                <w:rPrChange w:id="2840" w:author="Gabriel Correa" w:date="2015-08-25T14:24:00Z">
                  <w:rPr>
                    <w:rFonts w:ascii="Calibri" w:hAnsi="Calibri" w:cs="Calibri"/>
                    <w:color w:val="000000"/>
                  </w:rPr>
                </w:rPrChange>
              </w:rPr>
            </w:pPr>
            <w:r w:rsidRPr="00E02554">
              <w:rPr>
                <w:rFonts w:cs="Calibri"/>
                <w:color w:val="000000"/>
                <w:rPrChange w:id="2841" w:author="Gabriel Correa" w:date="2015-08-25T14:24:00Z">
                  <w:rPr>
                    <w:rFonts w:ascii="Calibri" w:eastAsiaTheme="majorEastAsia" w:hAnsi="Calibri" w:cs="Calibri"/>
                    <w:b/>
                    <w:bCs/>
                    <w:color w:val="000000"/>
                    <w:sz w:val="26"/>
                    <w:szCs w:val="26"/>
                  </w:rPr>
                </w:rPrChange>
              </w:rPr>
              <w:t>0.63</w:t>
            </w:r>
          </w:p>
        </w:tc>
        <w:tc>
          <w:tcPr>
            <w:tcW w:w="1411" w:type="dxa"/>
            <w:vAlign w:val="bottom"/>
          </w:tcPr>
          <w:p w:rsidR="00204187" w:rsidRPr="00E02554" w:rsidRDefault="00204187">
            <w:pPr>
              <w:jc w:val="right"/>
              <w:rPr>
                <w:rFonts w:cs="Calibri"/>
                <w:color w:val="000000"/>
                <w:rPrChange w:id="2842" w:author="Gabriel Correa" w:date="2015-08-25T14:24:00Z">
                  <w:rPr>
                    <w:rFonts w:ascii="Calibri" w:hAnsi="Calibri" w:cs="Calibri"/>
                    <w:color w:val="000000"/>
                  </w:rPr>
                </w:rPrChange>
              </w:rPr>
            </w:pPr>
            <w:r w:rsidRPr="00E02554">
              <w:rPr>
                <w:rFonts w:cs="Calibri"/>
                <w:color w:val="000000"/>
                <w:rPrChange w:id="2843"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204187" w:rsidRPr="00E02554" w:rsidRDefault="00204187">
            <w:pPr>
              <w:jc w:val="right"/>
              <w:rPr>
                <w:rFonts w:cs="Calibri"/>
                <w:color w:val="000000"/>
                <w:rPrChange w:id="2844" w:author="Gabriel Correa" w:date="2015-08-25T14:24:00Z">
                  <w:rPr>
                    <w:rFonts w:ascii="Calibri" w:hAnsi="Calibri" w:cs="Calibri"/>
                    <w:color w:val="000000"/>
                  </w:rPr>
                </w:rPrChange>
              </w:rPr>
            </w:pPr>
            <w:r w:rsidRPr="00E02554">
              <w:rPr>
                <w:rFonts w:cs="Calibri"/>
                <w:color w:val="000000"/>
                <w:rPrChange w:id="2845" w:author="Gabriel Correa" w:date="2015-08-25T14:24:00Z">
                  <w:rPr>
                    <w:rFonts w:ascii="Calibri" w:eastAsiaTheme="majorEastAsia" w:hAnsi="Calibri" w:cs="Calibri"/>
                    <w:b/>
                    <w:bCs/>
                    <w:color w:val="000000"/>
                    <w:sz w:val="26"/>
                    <w:szCs w:val="26"/>
                  </w:rPr>
                </w:rPrChange>
              </w:rPr>
              <w:t>0.81</w:t>
            </w:r>
          </w:p>
        </w:tc>
        <w:tc>
          <w:tcPr>
            <w:tcW w:w="1288" w:type="dxa"/>
            <w:vAlign w:val="bottom"/>
          </w:tcPr>
          <w:p w:rsidR="00204187" w:rsidRPr="00E02554" w:rsidRDefault="00204187">
            <w:pPr>
              <w:jc w:val="right"/>
              <w:rPr>
                <w:rFonts w:cs="Calibri"/>
                <w:color w:val="000000"/>
                <w:rPrChange w:id="2846" w:author="Gabriel Correa" w:date="2015-08-25T14:24:00Z">
                  <w:rPr>
                    <w:rFonts w:ascii="Calibri" w:hAnsi="Calibri" w:cs="Calibri"/>
                    <w:color w:val="000000"/>
                  </w:rPr>
                </w:rPrChange>
              </w:rPr>
            </w:pPr>
            <w:r w:rsidRPr="00E02554">
              <w:rPr>
                <w:rFonts w:cs="Calibri"/>
                <w:color w:val="000000"/>
                <w:rPrChange w:id="2847"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204187" w:rsidRPr="00E02554" w:rsidRDefault="00204187">
            <w:pPr>
              <w:jc w:val="right"/>
              <w:rPr>
                <w:rFonts w:cs="Calibri"/>
                <w:color w:val="000000"/>
                <w:rPrChange w:id="2848" w:author="Gabriel Correa" w:date="2015-08-25T14:24:00Z">
                  <w:rPr>
                    <w:rFonts w:ascii="Calibri" w:hAnsi="Calibri" w:cs="Calibri"/>
                    <w:color w:val="000000"/>
                  </w:rPr>
                </w:rPrChange>
              </w:rPr>
            </w:pPr>
            <w:r w:rsidRPr="00E02554">
              <w:rPr>
                <w:rFonts w:cs="Calibri"/>
                <w:color w:val="000000"/>
                <w:rPrChange w:id="2849" w:author="Gabriel Correa" w:date="2015-08-25T14:24:00Z">
                  <w:rPr>
                    <w:rFonts w:ascii="Calibri" w:eastAsiaTheme="majorEastAsia" w:hAnsi="Calibri" w:cs="Calibri"/>
                    <w:b/>
                    <w:bCs/>
                    <w:color w:val="000000"/>
                    <w:sz w:val="26"/>
                    <w:szCs w:val="26"/>
                  </w:rPr>
                </w:rPrChange>
              </w:rPr>
              <w:t>0.58</w:t>
            </w:r>
          </w:p>
        </w:tc>
      </w:tr>
      <w:tr w:rsidR="00204187" w:rsidTr="00CD7DC2">
        <w:tc>
          <w:tcPr>
            <w:tcW w:w="2561" w:type="dxa"/>
            <w:vAlign w:val="bottom"/>
          </w:tcPr>
          <w:p w:rsidR="00204187" w:rsidRPr="00E02554" w:rsidRDefault="00204187">
            <w:pPr>
              <w:rPr>
                <w:rFonts w:cs="Calibri"/>
                <w:color w:val="000000"/>
                <w:rPrChange w:id="2850" w:author="Gabriel Correa" w:date="2015-08-25T14:24:00Z">
                  <w:rPr>
                    <w:rFonts w:ascii="Calibri" w:hAnsi="Calibri" w:cs="Calibri"/>
                    <w:color w:val="000000"/>
                  </w:rPr>
                </w:rPrChange>
              </w:rPr>
            </w:pPr>
            <w:r w:rsidRPr="00E02554">
              <w:rPr>
                <w:rFonts w:cs="Calibri"/>
                <w:color w:val="000000"/>
                <w:rPrChange w:id="2851" w:author="Gabriel Correa" w:date="2015-08-25T14:24:00Z">
                  <w:rPr>
                    <w:rFonts w:ascii="Calibri" w:eastAsiaTheme="majorEastAsia" w:hAnsi="Calibri" w:cs="Calibri"/>
                    <w:b/>
                    <w:bCs/>
                    <w:color w:val="000000"/>
                    <w:sz w:val="26"/>
                    <w:szCs w:val="26"/>
                  </w:rPr>
                </w:rPrChange>
              </w:rPr>
              <w:t>RandomForest</w:t>
            </w:r>
          </w:p>
        </w:tc>
        <w:tc>
          <w:tcPr>
            <w:tcW w:w="1411" w:type="dxa"/>
            <w:vAlign w:val="bottom"/>
          </w:tcPr>
          <w:p w:rsidR="00204187" w:rsidRPr="00E02554" w:rsidRDefault="00204187">
            <w:pPr>
              <w:jc w:val="right"/>
              <w:rPr>
                <w:rFonts w:cs="Calibri"/>
                <w:color w:val="000000"/>
                <w:rPrChange w:id="2852" w:author="Gabriel Correa" w:date="2015-08-25T14:24:00Z">
                  <w:rPr>
                    <w:rFonts w:ascii="Calibri" w:hAnsi="Calibri" w:cs="Calibri"/>
                    <w:color w:val="000000"/>
                  </w:rPr>
                </w:rPrChange>
              </w:rPr>
            </w:pPr>
            <w:r w:rsidRPr="00E02554">
              <w:rPr>
                <w:rFonts w:cs="Calibri"/>
                <w:color w:val="000000"/>
                <w:rPrChange w:id="2853"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204187" w:rsidRPr="00E02554" w:rsidRDefault="00204187">
            <w:pPr>
              <w:jc w:val="right"/>
              <w:rPr>
                <w:rFonts w:cs="Calibri"/>
                <w:color w:val="000000"/>
                <w:rPrChange w:id="2854" w:author="Gabriel Correa" w:date="2015-08-25T14:24:00Z">
                  <w:rPr>
                    <w:rFonts w:ascii="Calibri" w:hAnsi="Calibri" w:cs="Calibri"/>
                    <w:color w:val="000000"/>
                  </w:rPr>
                </w:rPrChange>
              </w:rPr>
            </w:pPr>
            <w:r w:rsidRPr="00E02554">
              <w:rPr>
                <w:rFonts w:cs="Calibri"/>
                <w:color w:val="000000"/>
                <w:rPrChange w:id="2855"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204187" w:rsidRPr="00E02554" w:rsidRDefault="00204187">
            <w:pPr>
              <w:jc w:val="right"/>
              <w:rPr>
                <w:rFonts w:cs="Calibri"/>
                <w:color w:val="000000"/>
                <w:rPrChange w:id="2856" w:author="Gabriel Correa" w:date="2015-08-25T14:24:00Z">
                  <w:rPr>
                    <w:rFonts w:ascii="Calibri" w:hAnsi="Calibri" w:cs="Calibri"/>
                    <w:color w:val="000000"/>
                  </w:rPr>
                </w:rPrChange>
              </w:rPr>
            </w:pPr>
            <w:r w:rsidRPr="00E02554">
              <w:rPr>
                <w:rFonts w:cs="Calibri"/>
                <w:color w:val="000000"/>
                <w:rPrChange w:id="2857" w:author="Gabriel Correa" w:date="2015-08-25T14:24:00Z">
                  <w:rPr>
                    <w:rFonts w:ascii="Calibri" w:eastAsiaTheme="majorEastAsia" w:hAnsi="Calibri" w:cs="Calibri"/>
                    <w:b/>
                    <w:bCs/>
                    <w:color w:val="000000"/>
                    <w:sz w:val="26"/>
                    <w:szCs w:val="26"/>
                  </w:rPr>
                </w:rPrChange>
              </w:rPr>
              <w:t>0.88</w:t>
            </w:r>
          </w:p>
        </w:tc>
        <w:tc>
          <w:tcPr>
            <w:tcW w:w="1288" w:type="dxa"/>
            <w:vAlign w:val="bottom"/>
          </w:tcPr>
          <w:p w:rsidR="00204187" w:rsidRPr="00E02554" w:rsidRDefault="00204187">
            <w:pPr>
              <w:jc w:val="right"/>
              <w:rPr>
                <w:rFonts w:cs="Calibri"/>
                <w:color w:val="000000"/>
                <w:rPrChange w:id="2858" w:author="Gabriel Correa" w:date="2015-08-25T14:24:00Z">
                  <w:rPr>
                    <w:rFonts w:ascii="Calibri" w:hAnsi="Calibri" w:cs="Calibri"/>
                    <w:color w:val="000000"/>
                  </w:rPr>
                </w:rPrChange>
              </w:rPr>
            </w:pPr>
            <w:r w:rsidRPr="00E02554">
              <w:rPr>
                <w:rFonts w:cs="Calibri"/>
                <w:color w:val="000000"/>
                <w:rPrChange w:id="2859" w:author="Gabriel Correa" w:date="2015-08-25T14:24:00Z">
                  <w:rPr>
                    <w:rFonts w:ascii="Calibri" w:eastAsiaTheme="majorEastAsia" w:hAnsi="Calibri" w:cs="Calibri"/>
                    <w:b/>
                    <w:bCs/>
                    <w:color w:val="000000"/>
                    <w:sz w:val="26"/>
                    <w:szCs w:val="26"/>
                  </w:rPr>
                </w:rPrChange>
              </w:rPr>
              <w:t>0.97</w:t>
            </w:r>
          </w:p>
        </w:tc>
        <w:tc>
          <w:tcPr>
            <w:tcW w:w="1559" w:type="dxa"/>
            <w:vAlign w:val="bottom"/>
          </w:tcPr>
          <w:p w:rsidR="00204187" w:rsidRPr="00E02554" w:rsidRDefault="00204187">
            <w:pPr>
              <w:jc w:val="right"/>
              <w:rPr>
                <w:rFonts w:cs="Calibri"/>
                <w:color w:val="000000"/>
                <w:rPrChange w:id="2860" w:author="Gabriel Correa" w:date="2015-08-25T14:24:00Z">
                  <w:rPr>
                    <w:rFonts w:ascii="Calibri" w:hAnsi="Calibri" w:cs="Calibri"/>
                    <w:color w:val="000000"/>
                  </w:rPr>
                </w:rPrChange>
              </w:rPr>
            </w:pPr>
            <w:r w:rsidRPr="00E02554">
              <w:rPr>
                <w:rFonts w:cs="Calibri"/>
                <w:color w:val="000000"/>
                <w:rPrChange w:id="2861" w:author="Gabriel Correa" w:date="2015-08-25T14:24:00Z">
                  <w:rPr>
                    <w:rFonts w:ascii="Calibri" w:eastAsiaTheme="majorEastAsia" w:hAnsi="Calibri" w:cs="Calibri"/>
                    <w:b/>
                    <w:bCs/>
                    <w:color w:val="000000"/>
                    <w:sz w:val="26"/>
                    <w:szCs w:val="26"/>
                  </w:rPr>
                </w:rPrChange>
              </w:rPr>
              <w:t>0.72</w:t>
            </w:r>
          </w:p>
        </w:tc>
      </w:tr>
      <w:tr w:rsidR="00204187" w:rsidTr="00CD7DC2">
        <w:tc>
          <w:tcPr>
            <w:tcW w:w="2561" w:type="dxa"/>
            <w:vAlign w:val="bottom"/>
          </w:tcPr>
          <w:p w:rsidR="00204187" w:rsidRPr="00E02554" w:rsidRDefault="00204187">
            <w:pPr>
              <w:rPr>
                <w:rFonts w:cs="Calibri"/>
                <w:color w:val="000000"/>
                <w:rPrChange w:id="2862" w:author="Gabriel Correa" w:date="2015-08-25T14:24:00Z">
                  <w:rPr>
                    <w:rFonts w:ascii="Calibri" w:hAnsi="Calibri" w:cs="Calibri"/>
                    <w:color w:val="000000"/>
                  </w:rPr>
                </w:rPrChange>
              </w:rPr>
            </w:pPr>
            <w:r w:rsidRPr="00E02554">
              <w:rPr>
                <w:rFonts w:cs="Calibri"/>
                <w:color w:val="000000"/>
                <w:rPrChange w:id="2863" w:author="Gabriel Correa" w:date="2015-08-25T14:24:00Z">
                  <w:rPr>
                    <w:rFonts w:ascii="Calibri" w:eastAsiaTheme="majorEastAsia" w:hAnsi="Calibri" w:cs="Calibri"/>
                    <w:b/>
                    <w:bCs/>
                    <w:color w:val="000000"/>
                    <w:sz w:val="26"/>
                    <w:szCs w:val="26"/>
                  </w:rPr>
                </w:rPrChange>
              </w:rPr>
              <w:t>OneR</w:t>
            </w:r>
          </w:p>
        </w:tc>
        <w:tc>
          <w:tcPr>
            <w:tcW w:w="1411" w:type="dxa"/>
            <w:vAlign w:val="bottom"/>
          </w:tcPr>
          <w:p w:rsidR="00204187" w:rsidRPr="00E02554" w:rsidRDefault="00204187">
            <w:pPr>
              <w:jc w:val="right"/>
              <w:rPr>
                <w:rFonts w:cs="Calibri"/>
                <w:color w:val="000000"/>
                <w:rPrChange w:id="2864" w:author="Gabriel Correa" w:date="2015-08-25T14:24:00Z">
                  <w:rPr>
                    <w:rFonts w:ascii="Calibri" w:hAnsi="Calibri" w:cs="Calibri"/>
                    <w:color w:val="000000"/>
                  </w:rPr>
                </w:rPrChange>
              </w:rPr>
            </w:pPr>
            <w:r w:rsidRPr="00E02554">
              <w:rPr>
                <w:rFonts w:cs="Calibri"/>
                <w:color w:val="000000"/>
                <w:rPrChange w:id="2865" w:author="Gabriel Correa" w:date="2015-08-25T14:24:00Z">
                  <w:rPr>
                    <w:rFonts w:ascii="Calibri" w:eastAsiaTheme="majorEastAsia" w:hAnsi="Calibri" w:cs="Calibri"/>
                    <w:b/>
                    <w:bCs/>
                    <w:color w:val="000000"/>
                    <w:sz w:val="26"/>
                    <w:szCs w:val="26"/>
                  </w:rPr>
                </w:rPrChange>
              </w:rPr>
              <w:t>0.78</w:t>
            </w:r>
          </w:p>
        </w:tc>
        <w:tc>
          <w:tcPr>
            <w:tcW w:w="1411" w:type="dxa"/>
            <w:vAlign w:val="bottom"/>
          </w:tcPr>
          <w:p w:rsidR="00204187" w:rsidRPr="00E02554" w:rsidRDefault="00204187">
            <w:pPr>
              <w:jc w:val="right"/>
              <w:rPr>
                <w:rFonts w:cs="Calibri"/>
                <w:color w:val="000000"/>
                <w:rPrChange w:id="2866" w:author="Gabriel Correa" w:date="2015-08-25T14:24:00Z">
                  <w:rPr>
                    <w:rFonts w:ascii="Calibri" w:hAnsi="Calibri" w:cs="Calibri"/>
                    <w:color w:val="000000"/>
                  </w:rPr>
                </w:rPrChange>
              </w:rPr>
            </w:pPr>
            <w:r w:rsidRPr="00E02554">
              <w:rPr>
                <w:rFonts w:cs="Calibri"/>
                <w:color w:val="000000"/>
                <w:rPrChange w:id="2867"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204187" w:rsidRPr="00E02554" w:rsidRDefault="00204187">
            <w:pPr>
              <w:jc w:val="right"/>
              <w:rPr>
                <w:rFonts w:cs="Calibri"/>
                <w:color w:val="000000"/>
                <w:rPrChange w:id="2868" w:author="Gabriel Correa" w:date="2015-08-25T14:24:00Z">
                  <w:rPr>
                    <w:rFonts w:ascii="Calibri" w:hAnsi="Calibri" w:cs="Calibri"/>
                    <w:color w:val="000000"/>
                  </w:rPr>
                </w:rPrChange>
              </w:rPr>
            </w:pPr>
            <w:r w:rsidRPr="00E02554">
              <w:rPr>
                <w:rFonts w:cs="Calibri"/>
                <w:color w:val="000000"/>
                <w:rPrChange w:id="2869" w:author="Gabriel Correa" w:date="2015-08-25T14:24:00Z">
                  <w:rPr>
                    <w:rFonts w:ascii="Calibri" w:eastAsiaTheme="majorEastAsia" w:hAnsi="Calibri" w:cs="Calibri"/>
                    <w:b/>
                    <w:bCs/>
                    <w:color w:val="000000"/>
                    <w:sz w:val="26"/>
                    <w:szCs w:val="26"/>
                  </w:rPr>
                </w:rPrChange>
              </w:rPr>
              <w:t>1</w:t>
            </w:r>
          </w:p>
        </w:tc>
        <w:tc>
          <w:tcPr>
            <w:tcW w:w="1288" w:type="dxa"/>
            <w:vAlign w:val="bottom"/>
          </w:tcPr>
          <w:p w:rsidR="00204187" w:rsidRPr="00E02554" w:rsidRDefault="00204187">
            <w:pPr>
              <w:jc w:val="right"/>
              <w:rPr>
                <w:rFonts w:cs="Calibri"/>
                <w:color w:val="000000"/>
                <w:rPrChange w:id="2870" w:author="Gabriel Correa" w:date="2015-08-25T14:24:00Z">
                  <w:rPr>
                    <w:rFonts w:ascii="Calibri" w:hAnsi="Calibri" w:cs="Calibri"/>
                    <w:color w:val="000000"/>
                  </w:rPr>
                </w:rPrChange>
              </w:rPr>
            </w:pPr>
            <w:r w:rsidRPr="00E02554">
              <w:rPr>
                <w:rFonts w:cs="Calibri"/>
                <w:color w:val="000000"/>
                <w:rPrChange w:id="2871" w:author="Gabriel Correa" w:date="2015-08-25T14:24:00Z">
                  <w:rPr>
                    <w:rFonts w:ascii="Calibri" w:eastAsiaTheme="majorEastAsia" w:hAnsi="Calibri" w:cs="Calibri"/>
                    <w:b/>
                    <w:bCs/>
                    <w:color w:val="000000"/>
                    <w:sz w:val="26"/>
                    <w:szCs w:val="26"/>
                  </w:rPr>
                </w:rPrChange>
              </w:rPr>
              <w:t>0.82</w:t>
            </w:r>
          </w:p>
        </w:tc>
        <w:tc>
          <w:tcPr>
            <w:tcW w:w="1559" w:type="dxa"/>
            <w:vAlign w:val="bottom"/>
          </w:tcPr>
          <w:p w:rsidR="00204187" w:rsidRPr="00E02554" w:rsidRDefault="00204187">
            <w:pPr>
              <w:jc w:val="right"/>
              <w:rPr>
                <w:rFonts w:cs="Calibri"/>
                <w:color w:val="000000"/>
                <w:rPrChange w:id="2872" w:author="Gabriel Correa" w:date="2015-08-25T14:24:00Z">
                  <w:rPr>
                    <w:rFonts w:ascii="Calibri" w:hAnsi="Calibri" w:cs="Calibri"/>
                    <w:color w:val="000000"/>
                  </w:rPr>
                </w:rPrChange>
              </w:rPr>
            </w:pPr>
            <w:r w:rsidRPr="00E02554">
              <w:rPr>
                <w:rFonts w:cs="Calibri"/>
                <w:color w:val="000000"/>
                <w:rPrChange w:id="2873" w:author="Gabriel Correa" w:date="2015-08-25T14:24:00Z">
                  <w:rPr>
                    <w:rFonts w:ascii="Calibri" w:eastAsiaTheme="majorEastAsia" w:hAnsi="Calibri" w:cs="Calibri"/>
                    <w:b/>
                    <w:bCs/>
                    <w:color w:val="000000"/>
                    <w:sz w:val="26"/>
                    <w:szCs w:val="26"/>
                  </w:rPr>
                </w:rPrChange>
              </w:rPr>
              <w:t>0.75</w:t>
            </w:r>
          </w:p>
        </w:tc>
      </w:tr>
    </w:tbl>
    <w:p w:rsidR="00415C0C" w:rsidRDefault="00415C0C" w:rsidP="00BC7FD4">
      <w:pPr>
        <w:rPr>
          <w:ins w:id="2874" w:author="Gabriel Correa" w:date="2015-08-26T03:26:00Z"/>
        </w:rPr>
      </w:pPr>
    </w:p>
    <w:p w:rsidR="00415C0C" w:rsidRDefault="00415C0C">
      <w:pPr>
        <w:spacing w:after="200" w:line="276" w:lineRule="auto"/>
        <w:jc w:val="left"/>
        <w:rPr>
          <w:ins w:id="2875" w:author="Gabriel Correa" w:date="2015-08-26T03:26:00Z"/>
        </w:rPr>
      </w:pPr>
      <w:ins w:id="2876" w:author="Gabriel Correa" w:date="2015-08-26T03:26:00Z">
        <w:r>
          <w:br w:type="page"/>
        </w:r>
      </w:ins>
    </w:p>
    <w:p w:rsidR="00204187" w:rsidRPr="00E02554" w:rsidDel="00415C0C" w:rsidRDefault="00204187" w:rsidP="00BC7FD4">
      <w:pPr>
        <w:rPr>
          <w:del w:id="2877" w:author="Gabriel Correa" w:date="2015-08-26T03:26:00Z"/>
        </w:rPr>
      </w:pPr>
      <w:bookmarkStart w:id="2878" w:name="_Toc428323439"/>
      <w:bookmarkStart w:id="2879" w:name="_Toc428443041"/>
      <w:bookmarkStart w:id="2880" w:name="_Toc428443117"/>
      <w:bookmarkStart w:id="2881" w:name="_Toc428510400"/>
      <w:bookmarkEnd w:id="2878"/>
      <w:bookmarkEnd w:id="2879"/>
      <w:bookmarkEnd w:id="2880"/>
      <w:bookmarkEnd w:id="2881"/>
    </w:p>
    <w:p w:rsidR="00EE2482" w:rsidDel="00415C0C" w:rsidRDefault="00EE2482" w:rsidP="00EE2482">
      <w:pPr>
        <w:pStyle w:val="Ttulo2"/>
        <w:rPr>
          <w:del w:id="2882" w:author="Gabriel Correa" w:date="2015-08-26T03:27:00Z"/>
        </w:rPr>
      </w:pPr>
      <w:bookmarkStart w:id="2883" w:name="_Toc428510401"/>
      <w:r>
        <w:t>Resultados Finales</w:t>
      </w:r>
      <w:bookmarkEnd w:id="2883"/>
    </w:p>
    <w:p w:rsidR="00EE2482" w:rsidDel="00415C0C" w:rsidRDefault="00EE2482">
      <w:pPr>
        <w:pStyle w:val="Ttulo2"/>
        <w:numPr>
          <w:ilvl w:val="0"/>
          <w:numId w:val="21"/>
        </w:numPr>
        <w:rPr>
          <w:del w:id="2884" w:author="Gabriel Correa" w:date="2015-08-26T03:26:00Z"/>
        </w:rPr>
        <w:pPrChange w:id="2885" w:author="Gabriel Correa" w:date="2015-08-26T03:27:00Z">
          <w:pPr>
            <w:pStyle w:val="Prrafodelista"/>
            <w:numPr>
              <w:numId w:val="21"/>
            </w:numPr>
            <w:ind w:hanging="360"/>
          </w:pPr>
        </w:pPrChange>
      </w:pPr>
      <w:del w:id="2886" w:author="Gabriel Correa" w:date="2015-08-26T03:26:00Z">
        <w:r w:rsidDel="00415C0C">
          <w:delText>Tablas comparando distintos clasificadores, usando o no stemming, usando o no stopwords</w:delText>
        </w:r>
        <w:bookmarkStart w:id="2887" w:name="_Toc428323441"/>
        <w:bookmarkStart w:id="2888" w:name="_Toc428443043"/>
        <w:bookmarkStart w:id="2889" w:name="_Toc428443119"/>
        <w:bookmarkStart w:id="2890" w:name="_Toc428510402"/>
        <w:bookmarkEnd w:id="2887"/>
        <w:bookmarkEnd w:id="2888"/>
        <w:bookmarkEnd w:id="2889"/>
        <w:bookmarkEnd w:id="2890"/>
      </w:del>
    </w:p>
    <w:p w:rsidR="00EE2482" w:rsidDel="00415C0C" w:rsidRDefault="00EE2482">
      <w:pPr>
        <w:pStyle w:val="Ttulo2"/>
        <w:rPr>
          <w:del w:id="2891" w:author="Gabriel Correa" w:date="2015-08-26T03:27:00Z"/>
        </w:rPr>
        <w:pPrChange w:id="2892" w:author="Gabriel Correa" w:date="2015-08-26T03:27:00Z">
          <w:pPr>
            <w:pStyle w:val="Prrafodelista"/>
            <w:numPr>
              <w:numId w:val="21"/>
            </w:numPr>
            <w:ind w:hanging="360"/>
          </w:pPr>
        </w:pPrChange>
      </w:pPr>
      <w:del w:id="2893" w:author="Gabriel Correa" w:date="2015-08-26T03:27:00Z">
        <w:r w:rsidDel="00415C0C">
          <w:delText>Tablas adicionales comparando otras opciones y parámetros del filtro y opciones del mejor clasificador</w:delText>
        </w:r>
        <w:bookmarkStart w:id="2894" w:name="_Toc428323442"/>
        <w:bookmarkStart w:id="2895" w:name="_Toc428443044"/>
        <w:bookmarkStart w:id="2896" w:name="_Toc428443120"/>
        <w:bookmarkStart w:id="2897" w:name="_Toc428510403"/>
        <w:bookmarkEnd w:id="2894"/>
        <w:bookmarkEnd w:id="2895"/>
        <w:bookmarkEnd w:id="2896"/>
        <w:bookmarkEnd w:id="2897"/>
      </w:del>
    </w:p>
    <w:p w:rsidR="00EE2482" w:rsidDel="00415C0C" w:rsidRDefault="00EE2482">
      <w:pPr>
        <w:pStyle w:val="Ttulo2"/>
        <w:rPr>
          <w:del w:id="2898" w:author="Gabriel Correa" w:date="2015-08-26T03:27:00Z"/>
        </w:rPr>
        <w:pPrChange w:id="2899" w:author="Gabriel Correa" w:date="2015-08-26T03:27:00Z">
          <w:pPr>
            <w:pStyle w:val="Prrafodelista"/>
            <w:numPr>
              <w:numId w:val="21"/>
            </w:numPr>
            <w:ind w:hanging="360"/>
          </w:pPr>
        </w:pPrChange>
      </w:pPr>
      <w:del w:id="2900" w:author="Gabriel Correa" w:date="2015-08-26T03:27:00Z">
        <w:r w:rsidDel="00415C0C">
          <w:delText>Comparación con heurística/regla de Keywords de Monperrus u otros estudios</w:delText>
        </w:r>
        <w:bookmarkStart w:id="2901" w:name="_Toc428323443"/>
        <w:bookmarkStart w:id="2902" w:name="_Toc428443045"/>
        <w:bookmarkStart w:id="2903" w:name="_Toc428443121"/>
        <w:bookmarkStart w:id="2904" w:name="_Toc428510404"/>
        <w:bookmarkEnd w:id="2901"/>
        <w:bookmarkEnd w:id="2902"/>
        <w:bookmarkEnd w:id="2903"/>
        <w:bookmarkEnd w:id="2904"/>
      </w:del>
    </w:p>
    <w:p w:rsidR="00350FBE" w:rsidRDefault="00350FBE">
      <w:pPr>
        <w:pStyle w:val="Ttulo2"/>
        <w:pPrChange w:id="2905" w:author="Gabriel Correa" w:date="2015-08-26T03:27:00Z">
          <w:pPr/>
        </w:pPrChange>
      </w:pPr>
      <w:bookmarkStart w:id="2906" w:name="_Toc428510405"/>
      <w:bookmarkEnd w:id="2906"/>
    </w:p>
    <w:p w:rsidR="00350FBE" w:rsidRPr="00E02554" w:rsidRDefault="00350FBE" w:rsidP="00350FBE">
      <w:pPr>
        <w:rPr>
          <w:ins w:id="2907" w:author="Gabriel Correa" w:date="2015-08-24T16:51:00Z"/>
        </w:rPr>
      </w:pPr>
      <w:ins w:id="2908" w:author="Gabriel Correa" w:date="2015-08-24T16:28:00Z">
        <w:r w:rsidRPr="00E02554">
          <w:t>A continuaci</w:t>
        </w:r>
      </w:ins>
      <w:ins w:id="2909" w:author="Gabriel Correa" w:date="2015-08-24T16:29:00Z">
        <w:r w:rsidRPr="00E02554">
          <w:t>ó</w:t>
        </w:r>
      </w:ins>
      <w:ins w:id="2910" w:author="Gabriel Correa" w:date="2015-08-24T16:28:00Z">
        <w:r w:rsidRPr="00E02554">
          <w:t xml:space="preserve">n se presentan varias </w:t>
        </w:r>
      </w:ins>
      <w:ins w:id="2911" w:author="Gabriel Correa" w:date="2015-08-24T16:29:00Z">
        <w:r w:rsidRPr="00E02554">
          <w:t>combinaciones</w:t>
        </w:r>
      </w:ins>
      <w:ins w:id="2912" w:author="Gabriel Correa" w:date="2015-08-24T16:28:00Z">
        <w:r w:rsidRPr="00E02554">
          <w:t xml:space="preserve"> entre sets de entrenamiento</w:t>
        </w:r>
      </w:ins>
      <w:ins w:id="2913" w:author="Gabriel Correa" w:date="2015-08-24T16:29:00Z">
        <w:r w:rsidRPr="00E02554">
          <w:t>s</w:t>
        </w:r>
      </w:ins>
      <w:ins w:id="2914" w:author="Gabriel Correa" w:date="2015-08-24T16:28:00Z">
        <w:r w:rsidRPr="00E02554">
          <w:t xml:space="preserve"> y sets de prueba</w:t>
        </w:r>
      </w:ins>
      <w:ins w:id="2915" w:author="Gabriel Correa" w:date="2015-08-24T16:29:00Z">
        <w:r w:rsidRPr="00E02554">
          <w:t>s para realizar los experimentos.</w:t>
        </w:r>
      </w:ins>
      <w:r>
        <w:t xml:space="preserve"> </w:t>
      </w:r>
      <w:ins w:id="2916" w:author="Gabriel Correa" w:date="2015-08-24T16:30:00Z">
        <w:r w:rsidRPr="00E02554">
          <w:t xml:space="preserve">El objetivo </w:t>
        </w:r>
      </w:ins>
      <w:r>
        <w:t>principal de la mayoría de los</w:t>
      </w:r>
      <w:ins w:id="2917" w:author="Gabriel Correa" w:date="2015-08-24T16:30:00Z">
        <w:r w:rsidRPr="00E02554">
          <w:t xml:space="preserve"> experimento es encontrar los mejores clasificadores para adivinar correctamente la mayor cantidad de </w:t>
        </w:r>
      </w:ins>
      <w:ins w:id="2918" w:author="Gabriel Correa" w:date="2015-08-24T16:31:00Z">
        <w:r w:rsidRPr="00E02554">
          <w:rPr>
            <w:i/>
          </w:rPr>
          <w:t>directives</w:t>
        </w:r>
        <w:r w:rsidRPr="00E02554">
          <w:t xml:space="preserve"> buscando valores altos en </w:t>
        </w:r>
      </w:ins>
      <w:ins w:id="2919" w:author="Gabriel Correa" w:date="2015-08-24T16:32:00Z">
        <w:r w:rsidRPr="00E02554">
          <w:rPr>
            <w:i/>
          </w:rPr>
          <w:t xml:space="preserve">recall </w:t>
        </w:r>
        <w:r w:rsidRPr="00E02554">
          <w:t xml:space="preserve">y </w:t>
        </w:r>
        <w:r w:rsidRPr="00E02554">
          <w:rPr>
            <w:i/>
          </w:rPr>
          <w:t>F-Measure</w:t>
        </w:r>
        <w:r w:rsidRPr="00E02554">
          <w:t xml:space="preserve">. El otro objetivo de varios experimentos es descubrir con </w:t>
        </w:r>
      </w:ins>
      <w:r>
        <w:t xml:space="preserve">qué </w:t>
      </w:r>
      <w:ins w:id="2920" w:author="Gabriel Correa" w:date="2015-08-24T16:32:00Z">
        <w:r w:rsidRPr="00E02554">
          <w:t xml:space="preserve">porcentaje </w:t>
        </w:r>
      </w:ins>
      <w:ins w:id="2921" w:author="Gabriel Correa" w:date="2015-08-24T16:33:00Z">
        <w:r w:rsidRPr="00E02554">
          <w:t xml:space="preserve">de los datos </w:t>
        </w:r>
      </w:ins>
      <w:r>
        <w:t>al entrenar</w:t>
      </w:r>
      <w:ins w:id="2922" w:author="Gabriel Correa" w:date="2015-08-24T16:32:00Z">
        <w:r w:rsidRPr="00E02554">
          <w:t xml:space="preserve"> entrenamiento es suficiente para </w:t>
        </w:r>
      </w:ins>
      <w:ins w:id="2923" w:author="Gabriel Correa" w:date="2015-08-24T16:33:00Z">
        <w:r w:rsidRPr="00E02554">
          <w:t>lograr resultados aceptables.</w:t>
        </w:r>
      </w:ins>
    </w:p>
    <w:p w:rsidR="00BC7FD4" w:rsidRPr="00E02554" w:rsidRDefault="00BC7FD4" w:rsidP="00BC7FD4">
      <w:r>
        <w:t xml:space="preserve">Los experimentos fueron usaron </w:t>
      </w:r>
      <w:r w:rsidRPr="00E02554">
        <w:t xml:space="preserve">los datos preliminares descritos en la sección </w:t>
      </w:r>
      <w:r>
        <w:fldChar w:fldCharType="begin"/>
      </w:r>
      <w:r>
        <w:instrText xml:space="preserve"> REF _Ref428320675 \r \h </w:instrText>
      </w:r>
      <w:r>
        <w:fldChar w:fldCharType="separate"/>
      </w:r>
      <w:ins w:id="2924" w:author="Gabriel Correa" w:date="2015-08-28T07:30:00Z">
        <w:r w:rsidR="00E54D64">
          <w:t>5.2</w:t>
        </w:r>
      </w:ins>
      <w:del w:id="2925" w:author="Gabriel Correa" w:date="2015-08-28T07:30:00Z">
        <w:r w:rsidR="00763E46" w:rsidDel="00E54D64">
          <w:delText>4.2</w:delText>
        </w:r>
      </w:del>
      <w:r>
        <w:fldChar w:fldCharType="end"/>
      </w:r>
      <w:r>
        <w:t xml:space="preserve"> y</w:t>
      </w:r>
      <w:r w:rsidRPr="00E02554">
        <w:t xml:space="preserve"> fueron realizados con la siguiente configuración:</w:t>
      </w:r>
    </w:p>
    <w:tbl>
      <w:tblPr>
        <w:tblStyle w:val="Sombreadoclaro"/>
        <w:tblW w:w="9073" w:type="dxa"/>
        <w:tblInd w:w="108" w:type="dxa"/>
        <w:tblLook w:val="04A0" w:firstRow="1" w:lastRow="0" w:firstColumn="1" w:lastColumn="0" w:noHBand="0" w:noVBand="1"/>
      </w:tblPr>
      <w:tblGrid>
        <w:gridCol w:w="2977"/>
        <w:gridCol w:w="6096"/>
      </w:tblGrid>
      <w:tr w:rsidR="00BC7FD4" w:rsidTr="005D2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BC7FD4" w:rsidRPr="00D471E1" w:rsidRDefault="00BC7FD4" w:rsidP="005D2320">
            <w:r w:rsidRPr="00D471E1">
              <w:t>Datos de prueba</w:t>
            </w:r>
          </w:p>
        </w:tc>
        <w:tc>
          <w:tcPr>
            <w:tcW w:w="6096" w:type="dxa"/>
          </w:tcPr>
          <w:p w:rsidR="00BC7FD4" w:rsidRPr="00D471E1" w:rsidRDefault="00BC7FD4" w:rsidP="005D2320">
            <w:pPr>
              <w:cnfStyle w:val="100000000000" w:firstRow="1" w:lastRow="0" w:firstColumn="0" w:lastColumn="0" w:oddVBand="0" w:evenVBand="0" w:oddHBand="0" w:evenHBand="0" w:firstRowFirstColumn="0" w:firstRowLastColumn="0" w:lastRowFirstColumn="0" w:lastRowLastColumn="0"/>
              <w:rPr>
                <w:b w:val="0"/>
              </w:rPr>
            </w:pPr>
            <w:r w:rsidRPr="00D471E1">
              <w:rPr>
                <w:b w:val="0"/>
              </w:rPr>
              <w:t>Variado: dos API, una API, porcentaje de una API.</w:t>
            </w:r>
          </w:p>
        </w:tc>
      </w:tr>
      <w:tr w:rsidR="00BC7FD4" w:rsidTr="005D2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BC7FD4" w:rsidRPr="00D471E1" w:rsidRDefault="00BC7FD4" w:rsidP="005D2320">
            <w:r w:rsidRPr="00D471E1">
              <w:t>Datos de entrenamiento</w:t>
            </w:r>
          </w:p>
        </w:tc>
        <w:tc>
          <w:tcPr>
            <w:tcW w:w="6096" w:type="dxa"/>
            <w:tcBorders>
              <w:top w:val="single" w:sz="8" w:space="0" w:color="000000" w:themeColor="text1"/>
              <w:bottom w:val="single" w:sz="8" w:space="0" w:color="auto"/>
            </w:tcBorders>
            <w:shd w:val="clear" w:color="auto" w:fill="auto"/>
          </w:tcPr>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Apache: 1623 frases sacadas de 380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Java: 2370 frases sacadas de 416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 xml:space="preserve">JFace: </w:t>
            </w:r>
            <w:r w:rsidRPr="00D471E1">
              <w:tab/>
              <w:t>1910 frases sacadas de 409 comentarios</w:t>
            </w:r>
          </w:p>
        </w:tc>
      </w:tr>
      <w:tr w:rsidR="00BC7FD4" w:rsidTr="005D2320">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BC7FD4" w:rsidRPr="00D471E1" w:rsidRDefault="00BC7FD4" w:rsidP="005D2320">
            <w:r w:rsidRPr="00D471E1">
              <w:t>Clasificador</w:t>
            </w:r>
          </w:p>
        </w:tc>
        <w:tc>
          <w:tcPr>
            <w:tcW w:w="6096" w:type="dxa"/>
            <w:tcBorders>
              <w:top w:val="single" w:sz="8" w:space="0" w:color="auto"/>
              <w:bottom w:val="single" w:sz="8" w:space="0" w:color="auto"/>
            </w:tcBorders>
          </w:tcPr>
          <w:p w:rsidR="00BC7FD4" w:rsidRPr="00D471E1" w:rsidRDefault="00BC7FD4">
            <w:pPr>
              <w:cnfStyle w:val="000000000000" w:firstRow="0" w:lastRow="0" w:firstColumn="0" w:lastColumn="0" w:oddVBand="0" w:evenVBand="0" w:oddHBand="0" w:evenHBand="0" w:firstRowFirstColumn="0" w:firstRowLastColumn="0" w:lastRowFirstColumn="0" w:lastRowLastColumn="0"/>
              <w:rPr>
                <w:color w:val="auto"/>
              </w:rPr>
            </w:pPr>
            <w:r w:rsidRPr="00D471E1">
              <w:t xml:space="preserve">FilteredClassifier con filtro StringToWordVector (ver sección </w:t>
            </w:r>
            <w:r w:rsidRPr="00D471E1">
              <w:fldChar w:fldCharType="begin"/>
            </w:r>
            <w:r w:rsidRPr="00D471E1">
              <w:instrText xml:space="preserve"> REF _Ref427782605 \r \h  \* MERGEFORMAT </w:instrText>
            </w:r>
            <w:r w:rsidRPr="00D471E1">
              <w:rPr>
                <w:color w:val="auto"/>
                <w:rPrChange w:id="2926" w:author="Gabriel Correa" w:date="2015-08-25T14:24:00Z">
                  <w:rPr/>
                </w:rPrChange>
              </w:rPr>
              <w:fldChar w:fldCharType="separate"/>
            </w:r>
            <w:ins w:id="2927" w:author="Gabriel Correa" w:date="2015-08-28T07:30:00Z">
              <w:r w:rsidR="00E54D64">
                <w:t>6.1.1</w:t>
              </w:r>
            </w:ins>
            <w:del w:id="2928" w:author="Gabriel Correa" w:date="2015-08-28T07:30:00Z">
              <w:r w:rsidR="00763E46" w:rsidDel="00E54D64">
                <w:delText>5.1.1</w:delText>
              </w:r>
            </w:del>
            <w:r w:rsidRPr="00D471E1">
              <w:fldChar w:fldCharType="end"/>
            </w:r>
            <w:r w:rsidRPr="00D471E1">
              <w:t xml:space="preserve">) </w:t>
            </w:r>
            <w:ins w:id="2929" w:author="Gabriel Correa" w:date="2015-08-26T02:57:00Z">
              <w:r w:rsidR="005517A6">
                <w:t xml:space="preserve"> con </w:t>
              </w:r>
            </w:ins>
            <w:ins w:id="2930" w:author="Gabriel Correa" w:date="2015-08-26T02:58:00Z">
              <w:r w:rsidR="005517A6">
                <w:t>varios clasificadores.</w:t>
              </w:r>
            </w:ins>
            <w:del w:id="2931" w:author="Gabriel Correa" w:date="2015-08-26T02:57:00Z">
              <w:r w:rsidRPr="00D471E1" w:rsidDel="005517A6">
                <w:delText xml:space="preserve">y con todos los clasificadores descritos en sección </w:delText>
              </w:r>
              <w:r w:rsidRPr="00D471E1" w:rsidDel="005517A6">
                <w:fldChar w:fldCharType="begin"/>
              </w:r>
              <w:r w:rsidRPr="00D471E1" w:rsidDel="005517A6">
                <w:delInstrText xml:space="preserve"> REF _Ref427777109 \r \h  \* MERGEFORMAT </w:delInstrText>
              </w:r>
              <w:r w:rsidRPr="00D471E1" w:rsidDel="005517A6">
                <w:rPr>
                  <w:color w:val="auto"/>
                  <w:rPrChange w:id="2932" w:author="Gabriel Correa" w:date="2015-08-25T14:24:00Z">
                    <w:rPr/>
                  </w:rPrChange>
                </w:rPr>
                <w:fldChar w:fldCharType="separate"/>
              </w:r>
              <w:r w:rsidRPr="00D471E1" w:rsidDel="005517A6">
                <w:delText>5.2</w:delText>
              </w:r>
              <w:r w:rsidRPr="00D471E1" w:rsidDel="005517A6">
                <w:fldChar w:fldCharType="end"/>
              </w:r>
              <w:r w:rsidRPr="00D471E1" w:rsidDel="005517A6">
                <w:delText>.</w:delText>
              </w:r>
            </w:del>
          </w:p>
        </w:tc>
      </w:tr>
      <w:tr w:rsidR="00BC7FD4" w:rsidTr="005D2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BC7FD4" w:rsidRPr="00E02554" w:rsidRDefault="00BC7FD4" w:rsidP="005D2320">
            <w:r w:rsidRPr="00E02554">
              <w:t>StringToWordVector</w:t>
            </w:r>
          </w:p>
        </w:tc>
        <w:tc>
          <w:tcPr>
            <w:tcW w:w="6096" w:type="dxa"/>
            <w:tcBorders>
              <w:top w:val="single" w:sz="8" w:space="0" w:color="auto"/>
            </w:tcBorders>
            <w:shd w:val="clear" w:color="auto" w:fill="auto"/>
          </w:tcPr>
          <w:p w:rsidR="00BC7FD4" w:rsidRPr="00E02554" w:rsidRDefault="00BC7FD4" w:rsidP="005D2320">
            <w:pPr>
              <w:cnfStyle w:val="000000100000" w:firstRow="0" w:lastRow="0" w:firstColumn="0" w:lastColumn="0" w:oddVBand="0" w:evenVBand="0" w:oddHBand="1" w:evenHBand="0" w:firstRowFirstColumn="0" w:firstRowLastColumn="0" w:lastRowFirstColumn="0" w:lastRowLastColumn="0"/>
            </w:pPr>
            <w:r w:rsidRPr="00E02554">
              <w:t>Parámetros por defectos excepto por:</w:t>
            </w:r>
          </w:p>
          <w:p w:rsidR="00BC7FD4" w:rsidRPr="00104E69"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rsidRPr="00104E69">
              <w:rPr>
                <w:i/>
              </w:rPr>
              <w:t>attributeIndices=first</w:t>
            </w:r>
          </w:p>
          <w:p w:rsidR="00BC7FD4"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ns w:id="2933" w:author="Gabriel Correa" w:date="2015-08-26T02:58:00Z"/>
                <w:i/>
              </w:rPr>
            </w:pPr>
            <w:r w:rsidRPr="00104E69">
              <w:rPr>
                <w:i/>
              </w:rPr>
              <w:t>lowerCaseTokens</w:t>
            </w:r>
            <w:r>
              <w:rPr>
                <w:i/>
              </w:rPr>
              <w:t>=true</w:t>
            </w:r>
          </w:p>
          <w:p w:rsidR="005517A6" w:rsidRPr="005517A6" w:rsidRDefault="005517A6">
            <w:pPr>
              <w:cnfStyle w:val="000000100000" w:firstRow="0" w:lastRow="0" w:firstColumn="0" w:lastColumn="0" w:oddVBand="0" w:evenVBand="0" w:oddHBand="1" w:evenHBand="0" w:firstRowFirstColumn="0" w:firstRowLastColumn="0" w:lastRowFirstColumn="0" w:lastRowLastColumn="0"/>
              <w:rPr>
                <w:rPrChange w:id="2934" w:author="Gabriel Correa" w:date="2015-08-26T02:58:00Z">
                  <w:rPr>
                    <w:color w:val="auto"/>
                  </w:rPr>
                </w:rPrChange>
              </w:rPr>
              <w:pPrChange w:id="2935" w:author="Gabriel Correa" w:date="2015-08-26T02:59:00Z">
                <w:pPr>
                  <w:pStyle w:val="Prrafodelista"/>
                  <w:numPr>
                    <w:numId w:val="34"/>
                  </w:numPr>
                  <w:ind w:hanging="360"/>
                  <w:cnfStyle w:val="000000100000" w:firstRow="0" w:lastRow="0" w:firstColumn="0" w:lastColumn="0" w:oddVBand="0" w:evenVBand="0" w:oddHBand="1" w:evenHBand="0" w:firstRowFirstColumn="0" w:firstRowLastColumn="0" w:lastRowFirstColumn="0" w:lastRowLastColumn="0"/>
                </w:pPr>
              </w:pPrChange>
            </w:pPr>
            <w:ins w:id="2936" w:author="Gabriel Correa" w:date="2015-08-26T02:58:00Z">
              <w:r>
                <w:t>Estos parámetros fueron constantes a lo largo de todos los experimentos. Otros par</w:t>
              </w:r>
            </w:ins>
            <w:ins w:id="2937" w:author="Gabriel Correa" w:date="2015-08-26T02:59:00Z">
              <w:r>
                <w:t>ámetros fueron, sin embargo, variados con el fin de realizar experimentación con variadas combinaciones.</w:t>
              </w:r>
            </w:ins>
          </w:p>
        </w:tc>
      </w:tr>
    </w:tbl>
    <w:p w:rsidR="00BC7FD4" w:rsidRPr="00E02554" w:rsidRDefault="00BC7FD4" w:rsidP="00BC7FD4"/>
    <w:p w:rsidR="00BC7FD4" w:rsidRDefault="00BC7FD4" w:rsidP="00350FBE"/>
    <w:p w:rsidR="00FD7889" w:rsidRDefault="00FD7889" w:rsidP="00FD7889">
      <w:pPr>
        <w:pStyle w:val="Ttulo3"/>
      </w:pPr>
      <w:bookmarkStart w:id="2938" w:name="_Ref428277776"/>
      <w:bookmarkStart w:id="2939" w:name="_Toc428510406"/>
      <w:r>
        <w:t>F-Measure vs Recall</w:t>
      </w:r>
      <w:bookmarkEnd w:id="2938"/>
      <w:bookmarkEnd w:id="2939"/>
    </w:p>
    <w:p w:rsidR="00FD7889" w:rsidRPr="00E02554" w:rsidRDefault="00BF44B1" w:rsidP="00FD7889">
      <w:r>
        <w:t>Hay casos donde m</w:t>
      </w:r>
      <w:r w:rsidR="00FD7889" w:rsidRPr="00E02554">
        <w:t xml:space="preserve">aximizar </w:t>
      </w:r>
      <w:r w:rsidR="00FD7889" w:rsidRPr="00E02554">
        <w:rPr>
          <w:i/>
        </w:rPr>
        <w:t>F-Measure</w:t>
      </w:r>
      <w:r w:rsidR="00FD7889" w:rsidRPr="00E02554">
        <w:t xml:space="preserve"> </w:t>
      </w:r>
      <w:r>
        <w:t>puede resultar</w:t>
      </w:r>
      <w:r w:rsidR="00FD7889" w:rsidRPr="00E02554">
        <w:t xml:space="preserve"> mejor que maximizar </w:t>
      </w:r>
      <w:r w:rsidR="00FD7889" w:rsidRPr="00E02554">
        <w:rPr>
          <w:i/>
        </w:rPr>
        <w:t>recall</w:t>
      </w:r>
      <w:r w:rsidR="00FD7889" w:rsidRPr="00E02554">
        <w:t xml:space="preserve">. </w:t>
      </w:r>
      <w:r>
        <w:t xml:space="preserve">Incluso cuando el objetivo es acercar el valor de </w:t>
      </w:r>
      <w:r w:rsidRPr="00BF44B1">
        <w:rPr>
          <w:i/>
        </w:rPr>
        <w:t>recall</w:t>
      </w:r>
      <w:r>
        <w:t xml:space="preserve"> a 1, puede ocurrir que usando lo que es llamado una </w:t>
      </w:r>
      <w:r>
        <w:rPr>
          <w:i/>
        </w:rPr>
        <w:t xml:space="preserve">matriz de </w:t>
      </w:r>
      <w:r w:rsidRPr="00BF44B1">
        <w:rPr>
          <w:i/>
        </w:rPr>
        <w:t>costos</w:t>
      </w:r>
      <w:r>
        <w:t xml:space="preserve"> se logren mejores resultados. </w:t>
      </w:r>
      <w:r w:rsidR="00FD7889" w:rsidRPr="00BF44B1">
        <w:t>De</w:t>
      </w:r>
      <w:r w:rsidR="00FD7889" w:rsidRPr="00E02554">
        <w:t xml:space="preserve"> los experimentos realizados se obtuvo información que apoya a la afirmación anterior.</w:t>
      </w:r>
    </w:p>
    <w:p w:rsidR="001F62A5" w:rsidRPr="00E02554" w:rsidRDefault="00FD7889" w:rsidP="00FD7889">
      <w:r w:rsidRPr="00E02554">
        <w:t xml:space="preserve">En este estudio se quiere buscar un clasificador que tenga la menor cantidad de </w:t>
      </w:r>
      <w:r w:rsidRPr="00E02554">
        <w:rPr>
          <w:i/>
        </w:rPr>
        <w:t>falsos negativos</w:t>
      </w:r>
      <w:r w:rsidRPr="00E02554">
        <w:t xml:space="preserve">, o un </w:t>
      </w:r>
      <w:r w:rsidRPr="00E02554">
        <w:rPr>
          <w:i/>
        </w:rPr>
        <w:t xml:space="preserve">recall </w:t>
      </w:r>
      <w:r w:rsidRPr="00E02554">
        <w:t>muy cerca</w:t>
      </w:r>
      <w:r w:rsidR="00BF44B1">
        <w:t xml:space="preserve">no a 1 como se explica en </w:t>
      </w:r>
      <w:r w:rsidR="00BF44B1">
        <w:fldChar w:fldCharType="begin"/>
      </w:r>
      <w:r w:rsidR="00BF44B1">
        <w:instrText xml:space="preserve"> REF _Ref428316602 \r \h </w:instrText>
      </w:r>
      <w:r w:rsidR="00BF44B1">
        <w:fldChar w:fldCharType="separate"/>
      </w:r>
      <w:ins w:id="2940" w:author="Gabriel Correa" w:date="2015-08-28T07:30:00Z">
        <w:r w:rsidR="00E54D64">
          <w:t>4.1.1</w:t>
        </w:r>
      </w:ins>
      <w:del w:id="2941" w:author="Gabriel Correa" w:date="2015-08-28T07:30:00Z">
        <w:r w:rsidR="00763E46" w:rsidDel="00E54D64">
          <w:delText>3.1.1</w:delText>
        </w:r>
      </w:del>
      <w:r w:rsidR="00BF44B1">
        <w:fldChar w:fldCharType="end"/>
      </w:r>
      <w:r w:rsidR="00BF44B1">
        <w:t xml:space="preserve">y en </w:t>
      </w:r>
      <w:r w:rsidR="00BF44B1">
        <w:fldChar w:fldCharType="begin"/>
      </w:r>
      <w:r w:rsidR="00BF44B1">
        <w:instrText xml:space="preserve"> REF _Ref428278205 \r \h </w:instrText>
      </w:r>
      <w:r w:rsidR="00BF44B1">
        <w:fldChar w:fldCharType="separate"/>
      </w:r>
      <w:ins w:id="2942" w:author="Gabriel Correa" w:date="2015-08-28T07:30:00Z">
        <w:r w:rsidR="00E54D64">
          <w:t>4.2.1</w:t>
        </w:r>
      </w:ins>
      <w:del w:id="2943" w:author="Gabriel Correa" w:date="2015-08-28T07:30:00Z">
        <w:r w:rsidR="00763E46" w:rsidDel="00E54D64">
          <w:delText>3.2.1</w:delText>
        </w:r>
      </w:del>
      <w:r w:rsidR="00BF44B1">
        <w:fldChar w:fldCharType="end"/>
      </w:r>
      <w:r w:rsidRPr="00E02554">
        <w:t xml:space="preserve">, </w:t>
      </w:r>
      <w:r w:rsidR="00BF44B1">
        <w:t>significando</w:t>
      </w:r>
      <w:r w:rsidR="00F76D9A" w:rsidRPr="00E02554">
        <w:t xml:space="preserve"> que hay que </w:t>
      </w:r>
      <w:r w:rsidRPr="00E02554">
        <w:t xml:space="preserve">optimizar el valor de </w:t>
      </w:r>
      <w:r w:rsidRPr="00E02554">
        <w:rPr>
          <w:i/>
        </w:rPr>
        <w:t>recall</w:t>
      </w:r>
      <w:r w:rsidR="00F76D9A" w:rsidRPr="00E02554">
        <w:t>. Pero los re</w:t>
      </w:r>
      <w:r w:rsidR="00BF44B1">
        <w:t xml:space="preserve">sultados de un experimento mostrados en la </w:t>
      </w:r>
      <w:ins w:id="2944" w:author="Gabriel Correa" w:date="2015-08-26T03:32:00Z">
        <w:r w:rsidR="008F24AB">
          <w:fldChar w:fldCharType="begin"/>
        </w:r>
        <w:r w:rsidR="008F24AB">
          <w:instrText xml:space="preserve"> REF _Ref428323289 \h </w:instrText>
        </w:r>
      </w:ins>
      <w:r w:rsidR="008F24AB">
        <w:fldChar w:fldCharType="separate"/>
      </w:r>
      <w:ins w:id="2945" w:author="Gabriel Correa" w:date="2015-08-28T07:30:00Z">
        <w:r w:rsidR="00E54D64">
          <w:t xml:space="preserve">Tabla </w:t>
        </w:r>
        <w:r w:rsidR="00E54D64">
          <w:rPr>
            <w:noProof/>
          </w:rPr>
          <w:t>7</w:t>
        </w:r>
        <w:r w:rsidR="00E54D64">
          <w:t>.</w:t>
        </w:r>
        <w:r w:rsidR="00E54D64">
          <w:rPr>
            <w:noProof/>
          </w:rPr>
          <w:t>1</w:t>
        </w:r>
      </w:ins>
      <w:ins w:id="2946" w:author="Gabriel Correa" w:date="2015-08-26T03:32:00Z">
        <w:r w:rsidR="008F24AB">
          <w:fldChar w:fldCharType="end"/>
        </w:r>
      </w:ins>
      <w:ins w:id="2947" w:author="Gabriel Correa" w:date="2015-08-26T03:33:00Z">
        <w:r w:rsidR="008F24AB">
          <w:t xml:space="preserve">y en la </w:t>
        </w:r>
      </w:ins>
      <w:ins w:id="2948" w:author="Gabriel Correa" w:date="2015-08-26T03:35:00Z">
        <w:r w:rsidR="001809B5">
          <w:fldChar w:fldCharType="begin"/>
        </w:r>
        <w:r w:rsidR="001809B5">
          <w:instrText xml:space="preserve"> REF _Ref428323464 \h </w:instrText>
        </w:r>
      </w:ins>
      <w:r w:rsidR="001809B5">
        <w:fldChar w:fldCharType="separate"/>
      </w:r>
      <w:ins w:id="2949" w:author="Gabriel Correa" w:date="2015-08-28T07:30:00Z">
        <w:r w:rsidR="00E54D64">
          <w:t xml:space="preserve">Imagen </w:t>
        </w:r>
        <w:r w:rsidR="00E54D64">
          <w:rPr>
            <w:noProof/>
          </w:rPr>
          <w:t>7</w:t>
        </w:r>
        <w:r w:rsidR="00E54D64">
          <w:t>.</w:t>
        </w:r>
        <w:r w:rsidR="00E54D64">
          <w:rPr>
            <w:noProof/>
          </w:rPr>
          <w:t>1</w:t>
        </w:r>
      </w:ins>
      <w:ins w:id="2950" w:author="Gabriel Correa" w:date="2015-08-26T03:35:00Z">
        <w:r w:rsidR="001809B5">
          <w:fldChar w:fldCharType="end"/>
        </w:r>
      </w:ins>
      <w:del w:id="2951" w:author="Gabriel Correa" w:date="2015-08-26T03:29:00Z">
        <w:r w:rsidR="00BF44B1" w:rsidDel="00B26115">
          <w:delText>[[**]]</w:delText>
        </w:r>
      </w:del>
      <w:r w:rsidR="00F76D9A" w:rsidRPr="00E02554">
        <w:t xml:space="preserve"> muestra optimizar el F-Measure puede lograr resultados con menos </w:t>
      </w:r>
      <w:r w:rsidR="00F76D9A" w:rsidRPr="00E02554">
        <w:rPr>
          <w:i/>
        </w:rPr>
        <w:t>falsos negativos</w:t>
      </w:r>
      <w:r w:rsidR="00F76D9A" w:rsidRPr="00E02554">
        <w:t>.</w:t>
      </w:r>
      <w:r w:rsidR="001F62A5" w:rsidRPr="00E02554">
        <w:t xml:space="preserve"> El </w:t>
      </w:r>
      <w:r w:rsidR="001F62A5" w:rsidRPr="00E02554">
        <w:rPr>
          <w:i/>
        </w:rPr>
        <w:t xml:space="preserve">recall </w:t>
      </w:r>
      <w:r w:rsidR="001F62A5" w:rsidRPr="00E02554">
        <w:t xml:space="preserve">más alto es 0.93 de </w:t>
      </w:r>
      <w:r w:rsidR="001F62A5" w:rsidRPr="00E02554">
        <w:rPr>
          <w:i/>
        </w:rPr>
        <w:t>NaiveBayes</w:t>
      </w:r>
      <w:r w:rsidR="001F62A5" w:rsidRPr="00E02554">
        <w:t xml:space="preserve">, pero al mismo tiempo tiene bajos valores de </w:t>
      </w:r>
      <w:r w:rsidR="001F62A5" w:rsidRPr="00E02554">
        <w:rPr>
          <w:i/>
        </w:rPr>
        <w:t xml:space="preserve">precision </w:t>
      </w:r>
      <w:r w:rsidR="001F62A5" w:rsidRPr="00E02554">
        <w:t xml:space="preserve">y </w:t>
      </w:r>
      <w:r w:rsidR="001F62A5" w:rsidRPr="00E02554">
        <w:rPr>
          <w:i/>
        </w:rPr>
        <w:t>F-Measure</w:t>
      </w:r>
      <w:r w:rsidR="001F62A5" w:rsidRPr="00E02554">
        <w:t xml:space="preserve">. </w:t>
      </w:r>
      <w:r w:rsidR="001F62A5" w:rsidRPr="00E02554">
        <w:rPr>
          <w:i/>
        </w:rPr>
        <w:t xml:space="preserve">RandomForest </w:t>
      </w:r>
      <w:r w:rsidR="001F62A5" w:rsidRPr="00E02554">
        <w:t xml:space="preserve">y </w:t>
      </w:r>
      <w:r w:rsidR="001F62A5" w:rsidRPr="00E02554">
        <w:rPr>
          <w:i/>
        </w:rPr>
        <w:t>SMO</w:t>
      </w:r>
      <w:r w:rsidR="001F62A5" w:rsidRPr="00E02554">
        <w:t xml:space="preserve"> tienen un valor de </w:t>
      </w:r>
      <w:r w:rsidR="001F62A5" w:rsidRPr="00E02554">
        <w:rPr>
          <w:i/>
        </w:rPr>
        <w:t>F-Measure</w:t>
      </w:r>
      <w:r w:rsidR="001F62A5" w:rsidRPr="00E02554">
        <w:t xml:space="preserve"> alto pero no alcanza a </w:t>
      </w:r>
      <w:r w:rsidR="001F62A5" w:rsidRPr="00E02554">
        <w:rPr>
          <w:i/>
        </w:rPr>
        <w:t xml:space="preserve">NaiveBayes </w:t>
      </w:r>
      <w:r w:rsidR="001F62A5" w:rsidRPr="00E02554">
        <w:t xml:space="preserve">hablando de </w:t>
      </w:r>
      <w:r w:rsidR="001F62A5" w:rsidRPr="00E02554">
        <w:rPr>
          <w:i/>
        </w:rPr>
        <w:t>recall</w:t>
      </w:r>
      <w:r w:rsidR="001F62A5" w:rsidRPr="00E02554">
        <w:t>.</w:t>
      </w:r>
    </w:p>
    <w:p w:rsidR="00FD7889" w:rsidRPr="00E02554" w:rsidRDefault="001F62A5" w:rsidP="00FD7889">
      <w:r w:rsidRPr="00E02554">
        <w:t xml:space="preserve">Usando una </w:t>
      </w:r>
      <w:r w:rsidRPr="00E02554">
        <w:rPr>
          <w:i/>
        </w:rPr>
        <w:t xml:space="preserve">matriz de costos </w:t>
      </w:r>
      <w:r w:rsidRPr="00E02554">
        <w:t xml:space="preserve">en Weka se puede incentivar a que un clasificador mejore en </w:t>
      </w:r>
      <w:r w:rsidRPr="00E02554">
        <w:rPr>
          <w:i/>
        </w:rPr>
        <w:t>recall</w:t>
      </w:r>
      <w:r w:rsidRPr="00E02554">
        <w:t xml:space="preserve"> pero empeore en </w:t>
      </w:r>
      <w:r w:rsidRPr="00E02554">
        <w:rPr>
          <w:i/>
        </w:rPr>
        <w:t>precision</w:t>
      </w:r>
      <w:r w:rsidRPr="00E02554">
        <w:t>, o viceversa.</w:t>
      </w:r>
      <w:r w:rsidR="00720EA1" w:rsidRPr="00E02554">
        <w:t xml:space="preserve"> Usando una matriz de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14</m:t>
                  </m:r>
                </m:e>
              </m:mr>
              <m:mr>
                <m:e>
                  <m:r>
                    <w:rPr>
                      <w:rFonts w:ascii="Cambria Math" w:hAnsi="Cambria Math"/>
                    </w:rPr>
                    <m:t>1</m:t>
                  </m:r>
                </m:e>
                <m:e>
                  <m:r>
                    <w:rPr>
                      <w:rFonts w:ascii="Cambria Math" w:hAnsi="Cambria Math"/>
                    </w:rPr>
                    <m:t>0</m:t>
                  </m:r>
                </m:e>
              </m:mr>
            </m:m>
          </m:e>
        </m:d>
      </m:oMath>
      <w:r w:rsidRPr="00E02554">
        <w:t xml:space="preserve"> </w:t>
      </w:r>
      <w:r w:rsidR="00C50439" w:rsidRPr="00E02554">
        <w:t xml:space="preserve">sobre </w:t>
      </w:r>
      <w:r w:rsidR="00C50439" w:rsidRPr="00E02554">
        <w:rPr>
          <w:i/>
        </w:rPr>
        <w:t>SMO</w:t>
      </w:r>
      <w:r w:rsidR="00C50439" w:rsidRPr="00E02554">
        <w:t xml:space="preserve"> y una matriz de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4</m:t>
                  </m:r>
                </m:e>
              </m:mr>
              <m:mr>
                <m:e>
                  <m:r>
                    <w:rPr>
                      <w:rFonts w:ascii="Cambria Math" w:hAnsi="Cambria Math"/>
                    </w:rPr>
                    <m:t>1</m:t>
                  </m:r>
                </m:e>
                <m:e>
                  <m:r>
                    <w:rPr>
                      <w:rFonts w:ascii="Cambria Math" w:hAnsi="Cambria Math"/>
                    </w:rPr>
                    <m:t>0</m:t>
                  </m:r>
                </m:e>
              </m:mr>
            </m:m>
          </m:e>
        </m:d>
      </m:oMath>
      <w:r w:rsidR="00C50439" w:rsidRPr="00E02554">
        <w:t xml:space="preserve"> sobre </w:t>
      </w:r>
      <w:r w:rsidR="00C50439" w:rsidRPr="00E02554">
        <w:rPr>
          <w:i/>
        </w:rPr>
        <w:t>RandomForest</w:t>
      </w:r>
      <w:r w:rsidR="00C50439" w:rsidRPr="00E02554">
        <w:t xml:space="preserve"> se obtienen las matrices de confusi</w:t>
      </w:r>
      <w:r w:rsidR="003B08A8" w:rsidRPr="00E02554">
        <w:t xml:space="preserve">ón de la </w:t>
      </w:r>
      <w:r w:rsidR="003E24B8" w:rsidRPr="00E02554">
        <w:t xml:space="preserve"> logrando el mismo </w:t>
      </w:r>
      <w:r w:rsidR="00C50439" w:rsidRPr="00E02554">
        <w:rPr>
          <w:i/>
        </w:rPr>
        <w:t>recall</w:t>
      </w:r>
      <w:r w:rsidR="00C50439" w:rsidRPr="00E02554">
        <w:t xml:space="preserve"> </w:t>
      </w:r>
      <w:r w:rsidR="003E24B8" w:rsidRPr="00E02554">
        <w:t xml:space="preserve">(o mejor) </w:t>
      </w:r>
      <w:r w:rsidR="00C50439" w:rsidRPr="00E02554">
        <w:t xml:space="preserve">que </w:t>
      </w:r>
      <w:r w:rsidR="00C50439" w:rsidRPr="00E02554">
        <w:rPr>
          <w:i/>
        </w:rPr>
        <w:t>NaiveBayes</w:t>
      </w:r>
      <w:r w:rsidR="00C50439" w:rsidRPr="00E02554">
        <w:t xml:space="preserve">, pero mejorando el valor de </w:t>
      </w:r>
      <w:r w:rsidR="00C50439" w:rsidRPr="00E02554">
        <w:rPr>
          <w:i/>
        </w:rPr>
        <w:t>precisio</w:t>
      </w:r>
      <w:r w:rsidR="003E24B8" w:rsidRPr="00E02554">
        <w:rPr>
          <w:i/>
        </w:rPr>
        <w:t>n</w:t>
      </w:r>
      <w:r w:rsidR="003E24B8" w:rsidRPr="00E02554">
        <w:t>.</w:t>
      </w:r>
    </w:p>
    <w:p w:rsidR="00F76D9A" w:rsidDel="008F24AB" w:rsidRDefault="00F76D9A" w:rsidP="00F76D9A">
      <w:pPr>
        <w:pStyle w:val="Epgrafe"/>
        <w:keepNext/>
        <w:rPr>
          <w:del w:id="2952" w:author="Gabriel Correa" w:date="2015-08-26T03:32:00Z"/>
        </w:rPr>
      </w:pPr>
      <w:bookmarkStart w:id="2953" w:name="_Ref428323289"/>
      <w:bookmarkStart w:id="2954" w:name="_Ref428137107"/>
      <w:bookmarkStart w:id="2955" w:name="_Ref428323286"/>
      <w:r>
        <w:lastRenderedPageBreak/>
        <w:t xml:space="preserve">Tabla </w:t>
      </w:r>
      <w:ins w:id="2956" w:author="Gabriel Correa" w:date="2015-08-28T00:22:00Z">
        <w:r w:rsidR="00F002B6">
          <w:rPr>
            <w:b w:val="0"/>
            <w:bCs w:val="0"/>
          </w:rPr>
          <w:fldChar w:fldCharType="begin"/>
        </w:r>
        <w:r w:rsidR="00F002B6">
          <w:instrText xml:space="preserve"> STYLEREF 1 \s </w:instrText>
        </w:r>
      </w:ins>
      <w:r w:rsidR="00F002B6">
        <w:rPr>
          <w:b w:val="0"/>
          <w:bCs w:val="0"/>
        </w:rPr>
        <w:fldChar w:fldCharType="separate"/>
      </w:r>
      <w:r w:rsidR="00E54D64">
        <w:rPr>
          <w:noProof/>
        </w:rPr>
        <w:t>7</w:t>
      </w:r>
      <w:ins w:id="2957" w:author="Gabriel Correa" w:date="2015-08-28T00:22:00Z">
        <w:r w:rsidR="00F002B6">
          <w:rPr>
            <w:b w:val="0"/>
            <w:bCs w:val="0"/>
          </w:rPr>
          <w:fldChar w:fldCharType="end"/>
        </w:r>
        <w:r w:rsidR="00F002B6">
          <w:t>.</w:t>
        </w:r>
        <w:r w:rsidR="00F002B6">
          <w:rPr>
            <w:b w:val="0"/>
            <w:bCs w:val="0"/>
          </w:rPr>
          <w:fldChar w:fldCharType="begin"/>
        </w:r>
        <w:r w:rsidR="00F002B6">
          <w:instrText xml:space="preserve"> SEQ Tabla \* ARABIC \s 1 </w:instrText>
        </w:r>
      </w:ins>
      <w:r w:rsidR="00F002B6">
        <w:rPr>
          <w:b w:val="0"/>
          <w:bCs w:val="0"/>
        </w:rPr>
        <w:fldChar w:fldCharType="separate"/>
      </w:r>
      <w:ins w:id="2958" w:author="Gabriel Correa" w:date="2015-08-28T07:30:00Z">
        <w:r w:rsidR="00E54D64">
          <w:rPr>
            <w:noProof/>
          </w:rPr>
          <w:t>1</w:t>
        </w:r>
      </w:ins>
      <w:ins w:id="2959" w:author="Gabriel Correa" w:date="2015-08-28T00:22:00Z">
        <w:r w:rsidR="00F002B6">
          <w:rPr>
            <w:b w:val="0"/>
            <w:bCs w:val="0"/>
          </w:rPr>
          <w:fldChar w:fldCharType="end"/>
        </w:r>
      </w:ins>
      <w:bookmarkEnd w:id="2953"/>
      <w:del w:id="2960" w:author="Gabriel Correa" w:date="2015-08-26T03:31:00Z">
        <w:r w:rsidR="005D2320" w:rsidDel="008F24AB">
          <w:rPr>
            <w:b w:val="0"/>
            <w:bCs w:val="0"/>
          </w:rPr>
          <w:fldChar w:fldCharType="begin"/>
        </w:r>
        <w:r w:rsidR="005D2320" w:rsidDel="008F24AB">
          <w:delInstrText xml:space="preserve"> STYLEREF 1 \s </w:delInstrText>
        </w:r>
        <w:r w:rsidR="005D2320" w:rsidDel="008F24AB">
          <w:rPr>
            <w:b w:val="0"/>
            <w:bCs w:val="0"/>
          </w:rPr>
          <w:fldChar w:fldCharType="separate"/>
        </w:r>
        <w:r w:rsidR="005D2320" w:rsidDel="008F24AB">
          <w:rPr>
            <w:noProof/>
          </w:rPr>
          <w:delText>6</w:delText>
        </w:r>
        <w:r w:rsidR="005D2320" w:rsidDel="008F24AB">
          <w:rPr>
            <w:b w:val="0"/>
            <w:bCs w:val="0"/>
            <w:noProof/>
          </w:rPr>
          <w:fldChar w:fldCharType="end"/>
        </w:r>
        <w:r w:rsidR="001B409B" w:rsidDel="008F24AB">
          <w:delText>.</w:delText>
        </w:r>
        <w:r w:rsidR="005D2320" w:rsidDel="008F24AB">
          <w:rPr>
            <w:b w:val="0"/>
            <w:bCs w:val="0"/>
          </w:rPr>
          <w:fldChar w:fldCharType="begin"/>
        </w:r>
        <w:r w:rsidR="005D2320" w:rsidDel="008F24AB">
          <w:delInstrText xml:space="preserve"> SEQ Tabla \* ARABIC \s 1 </w:delInstrText>
        </w:r>
        <w:r w:rsidR="005D2320" w:rsidDel="008F24AB">
          <w:rPr>
            <w:b w:val="0"/>
            <w:bCs w:val="0"/>
          </w:rPr>
          <w:fldChar w:fldCharType="separate"/>
        </w:r>
        <w:r w:rsidR="00B26115" w:rsidDel="008F24AB">
          <w:rPr>
            <w:noProof/>
          </w:rPr>
          <w:delText>1</w:delText>
        </w:r>
        <w:r w:rsidR="005D2320" w:rsidDel="008F24AB">
          <w:rPr>
            <w:b w:val="0"/>
            <w:bCs w:val="0"/>
            <w:noProof/>
          </w:rPr>
          <w:fldChar w:fldCharType="end"/>
        </w:r>
      </w:del>
      <w:del w:id="2961" w:author="Gabriel Correa" w:date="2015-08-25T13:41:00Z">
        <w:r w:rsidR="002D2EC0" w:rsidDel="007123F7">
          <w:rPr>
            <w:b w:val="0"/>
            <w:bCs w:val="0"/>
          </w:rPr>
          <w:fldChar w:fldCharType="begin"/>
        </w:r>
        <w:r w:rsidR="002D2EC0" w:rsidDel="007123F7">
          <w:delInstrText xml:space="preserve"> SEQ Tabla \* ARABIC </w:delInstrText>
        </w:r>
        <w:r w:rsidR="002D2EC0" w:rsidDel="007123F7">
          <w:rPr>
            <w:b w:val="0"/>
            <w:bCs w:val="0"/>
          </w:rPr>
          <w:fldChar w:fldCharType="separate"/>
        </w:r>
        <w:r w:rsidDel="007123F7">
          <w:rPr>
            <w:noProof/>
          </w:rPr>
          <w:delText>2</w:delText>
        </w:r>
        <w:r w:rsidR="002D2EC0" w:rsidDel="007123F7">
          <w:rPr>
            <w:b w:val="0"/>
            <w:bCs w:val="0"/>
            <w:noProof/>
          </w:rPr>
          <w:fldChar w:fldCharType="end"/>
        </w:r>
      </w:del>
      <w:bookmarkEnd w:id="2954"/>
      <w:r>
        <w:t>:   Resultados entrenando con datos finales de Apache Commons, Java  y el primer 10% de JFace; set de prueba, 90% restantes de JFace.</w:t>
      </w:r>
      <w:bookmarkEnd w:id="2955"/>
    </w:p>
    <w:p w:rsidR="008F24AB" w:rsidRDefault="008F24AB">
      <w:pPr>
        <w:pStyle w:val="Epgrafe"/>
        <w:keepNext/>
        <w:rPr>
          <w:ins w:id="2962" w:author="Gabriel Correa" w:date="2015-08-26T03:31:00Z"/>
        </w:rPr>
        <w:pPrChange w:id="2963" w:author="Gabriel Correa" w:date="2015-08-26T03:31:00Z">
          <w:pPr/>
        </w:pPrChange>
      </w:pPr>
    </w:p>
    <w:tbl>
      <w:tblPr>
        <w:tblStyle w:val="Estilo2"/>
        <w:tblW w:w="8949" w:type="dxa"/>
        <w:tblLook w:val="04A0" w:firstRow="1" w:lastRow="0" w:firstColumn="1" w:lastColumn="0" w:noHBand="0" w:noVBand="1"/>
        <w:tblPrChange w:id="2964" w:author="Gabriel Correa" w:date="2015-08-26T03:31:00Z">
          <w:tblPr>
            <w:tblStyle w:val="Estilo2"/>
            <w:tblW w:w="8647" w:type="dxa"/>
            <w:tblLook w:val="04A0" w:firstRow="1" w:lastRow="0" w:firstColumn="1" w:lastColumn="0" w:noHBand="0" w:noVBand="1"/>
          </w:tblPr>
        </w:tblPrChange>
      </w:tblPr>
      <w:tblGrid>
        <w:gridCol w:w="2949"/>
        <w:gridCol w:w="1200"/>
        <w:gridCol w:w="1200"/>
        <w:gridCol w:w="1200"/>
        <w:gridCol w:w="1200"/>
        <w:gridCol w:w="1200"/>
        <w:tblGridChange w:id="2965">
          <w:tblGrid>
            <w:gridCol w:w="2949"/>
            <w:gridCol w:w="1200"/>
            <w:gridCol w:w="1200"/>
            <w:gridCol w:w="1200"/>
            <w:gridCol w:w="1200"/>
            <w:gridCol w:w="1200"/>
          </w:tblGrid>
        </w:tblGridChange>
      </w:tblGrid>
      <w:tr w:rsidR="00F76D9A" w:rsidRPr="00F76D9A" w:rsidTr="008F24AB">
        <w:trPr>
          <w:cnfStyle w:val="100000000000" w:firstRow="1" w:lastRow="0" w:firstColumn="0" w:lastColumn="0" w:oddVBand="0" w:evenVBand="0" w:oddHBand="0" w:evenHBand="0" w:firstRowFirstColumn="0" w:firstRowLastColumn="0" w:lastRowFirstColumn="0" w:lastRowLastColumn="0"/>
          <w:trHeight w:val="300"/>
          <w:trPrChange w:id="2966" w:author="Gabriel Correa" w:date="2015-08-26T03:31:00Z">
            <w:trPr>
              <w:trHeight w:val="300"/>
            </w:trPr>
          </w:trPrChange>
        </w:trPr>
        <w:tc>
          <w:tcPr>
            <w:cnfStyle w:val="000000000100" w:firstRow="0" w:lastRow="0" w:firstColumn="0" w:lastColumn="0" w:oddVBand="0" w:evenVBand="0" w:oddHBand="0" w:evenHBand="0" w:firstRowFirstColumn="1" w:firstRowLastColumn="0" w:lastRowFirstColumn="0" w:lastRowLastColumn="0"/>
            <w:tcW w:w="2949" w:type="dxa"/>
            <w:noWrap/>
            <w:hideMark/>
            <w:tcPrChange w:id="2967" w:author="Gabriel Correa" w:date="2015-08-26T03:31:00Z">
              <w:tcPr>
                <w:tcW w:w="2647" w:type="dxa"/>
                <w:noWrap/>
                <w:hideMark/>
              </w:tcPr>
            </w:tcPrChange>
          </w:tcPr>
          <w:p w:rsidR="00F76D9A" w:rsidRPr="00F76D9A" w:rsidRDefault="00F76D9A" w:rsidP="00F76D9A">
            <w:pPr>
              <w:cnfStyle w:val="100000000100" w:firstRow="1" w:lastRow="0" w:firstColumn="0" w:lastColumn="0" w:oddVBand="0" w:evenVBand="0" w:oddHBand="0" w:evenHBand="0" w:firstRowFirstColumn="1" w:firstRowLastColumn="0" w:lastRowFirstColumn="0" w:lastRowLastColumn="0"/>
              <w:rPr>
                <w:rFonts w:ascii="Calibri" w:eastAsia="Times New Roman" w:hAnsi="Calibri" w:cs="Calibri"/>
                <w:color w:val="000000"/>
              </w:rPr>
            </w:pPr>
          </w:p>
        </w:tc>
        <w:tc>
          <w:tcPr>
            <w:tcW w:w="1200" w:type="dxa"/>
            <w:noWrap/>
            <w:hideMark/>
            <w:tcPrChange w:id="2968" w:author="Gabriel Correa" w:date="2015-08-26T03:31:00Z">
              <w:tcPr>
                <w:tcW w:w="1200" w:type="dxa"/>
                <w:noWrap/>
                <w:hideMark/>
              </w:tcPr>
            </w:tcPrChange>
          </w:tcPr>
          <w:p w:rsidR="00F76D9A" w:rsidRPr="00E02554" w:rsidRDefault="001F62A5" w:rsidP="001F62A5">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969" w:author="Gabriel Correa" w:date="2015-08-25T14:24:00Z">
                  <w:rPr>
                    <w:rFonts w:ascii="Calibri" w:eastAsia="Times New Roman" w:hAnsi="Calibri" w:cs="Calibri"/>
                    <w:color w:val="000000"/>
                  </w:rPr>
                </w:rPrChange>
              </w:rPr>
            </w:pPr>
            <w:r w:rsidRPr="00E02554">
              <w:rPr>
                <w:rFonts w:eastAsia="Times New Roman" w:cs="Calibri"/>
                <w:color w:val="000000"/>
                <w:rPrChange w:id="2970" w:author="Gabriel Correa" w:date="2015-08-25T14:24:00Z">
                  <w:rPr>
                    <w:rFonts w:ascii="Calibri" w:eastAsia="Times New Roman" w:hAnsi="Calibri" w:cs="Calibri"/>
                    <w:color w:val="000000"/>
                  </w:rPr>
                </w:rPrChange>
              </w:rPr>
              <w:t>F</w:t>
            </w:r>
            <w:r w:rsidR="00F76D9A" w:rsidRPr="00E02554">
              <w:rPr>
                <w:rFonts w:eastAsia="Times New Roman" w:cs="Calibri"/>
                <w:color w:val="000000"/>
                <w:rPrChange w:id="2971" w:author="Gabriel Correa" w:date="2015-08-25T14:24:00Z">
                  <w:rPr>
                    <w:rFonts w:ascii="Calibri" w:eastAsia="Times New Roman" w:hAnsi="Calibri" w:cs="Calibri"/>
                    <w:color w:val="000000"/>
                  </w:rPr>
                </w:rPrChange>
              </w:rPr>
              <w:t>-</w:t>
            </w:r>
            <w:r w:rsidRPr="00E02554">
              <w:rPr>
                <w:rFonts w:eastAsia="Times New Roman" w:cs="Calibri"/>
                <w:color w:val="000000"/>
                <w:rPrChange w:id="2972" w:author="Gabriel Correa" w:date="2015-08-25T14:24:00Z">
                  <w:rPr>
                    <w:rFonts w:ascii="Calibri" w:eastAsia="Times New Roman" w:hAnsi="Calibri" w:cs="Calibri"/>
                    <w:color w:val="000000"/>
                  </w:rPr>
                </w:rPrChange>
              </w:rPr>
              <w:t>M</w:t>
            </w:r>
            <w:r w:rsidR="00F76D9A" w:rsidRPr="00E02554">
              <w:rPr>
                <w:rFonts w:eastAsia="Times New Roman" w:cs="Calibri"/>
                <w:color w:val="000000"/>
                <w:rPrChange w:id="2973" w:author="Gabriel Correa" w:date="2015-08-25T14:24:00Z">
                  <w:rPr>
                    <w:rFonts w:ascii="Calibri" w:eastAsia="Times New Roman" w:hAnsi="Calibri" w:cs="Calibri"/>
                    <w:color w:val="000000"/>
                  </w:rPr>
                </w:rPrChange>
              </w:rPr>
              <w:t>easure</w:t>
            </w:r>
          </w:p>
        </w:tc>
        <w:tc>
          <w:tcPr>
            <w:tcW w:w="1200" w:type="dxa"/>
            <w:noWrap/>
            <w:hideMark/>
            <w:tcPrChange w:id="2974"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975" w:author="Gabriel Correa" w:date="2015-08-25T14:24:00Z">
                  <w:rPr>
                    <w:rFonts w:ascii="Calibri" w:eastAsia="Times New Roman" w:hAnsi="Calibri" w:cs="Calibri"/>
                    <w:color w:val="000000"/>
                  </w:rPr>
                </w:rPrChange>
              </w:rPr>
            </w:pPr>
            <w:r w:rsidRPr="00E02554">
              <w:rPr>
                <w:rFonts w:eastAsia="Times New Roman" w:cs="Calibri"/>
                <w:color w:val="000000"/>
                <w:rPrChange w:id="2976" w:author="Gabriel Correa" w:date="2015-08-25T14:24:00Z">
                  <w:rPr>
                    <w:rFonts w:ascii="Calibri" w:eastAsia="Times New Roman" w:hAnsi="Calibri" w:cs="Calibri"/>
                    <w:color w:val="000000"/>
                  </w:rPr>
                </w:rPrChange>
              </w:rPr>
              <w:t>recall</w:t>
            </w:r>
          </w:p>
        </w:tc>
        <w:tc>
          <w:tcPr>
            <w:tcW w:w="1200" w:type="dxa"/>
            <w:noWrap/>
            <w:hideMark/>
            <w:tcPrChange w:id="2977"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978" w:author="Gabriel Correa" w:date="2015-08-25T14:24:00Z">
                  <w:rPr>
                    <w:rFonts w:ascii="Calibri" w:eastAsia="Times New Roman" w:hAnsi="Calibri" w:cs="Calibri"/>
                    <w:color w:val="000000"/>
                  </w:rPr>
                </w:rPrChange>
              </w:rPr>
            </w:pPr>
            <w:r w:rsidRPr="00E02554">
              <w:rPr>
                <w:rFonts w:eastAsia="Times New Roman" w:cs="Calibri"/>
                <w:color w:val="000000"/>
                <w:rPrChange w:id="2979" w:author="Gabriel Correa" w:date="2015-08-25T14:24:00Z">
                  <w:rPr>
                    <w:rFonts w:ascii="Calibri" w:eastAsia="Times New Roman" w:hAnsi="Calibri" w:cs="Calibri"/>
                    <w:color w:val="000000"/>
                  </w:rPr>
                </w:rPrChange>
              </w:rPr>
              <w:t>precision</w:t>
            </w:r>
          </w:p>
        </w:tc>
        <w:tc>
          <w:tcPr>
            <w:tcW w:w="1200" w:type="dxa"/>
            <w:noWrap/>
            <w:hideMark/>
            <w:tcPrChange w:id="2980"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981" w:author="Gabriel Correa" w:date="2015-08-25T14:24:00Z">
                  <w:rPr>
                    <w:rFonts w:ascii="Calibri" w:eastAsia="Times New Roman" w:hAnsi="Calibri" w:cs="Calibri"/>
                    <w:color w:val="000000"/>
                  </w:rPr>
                </w:rPrChange>
              </w:rPr>
            </w:pPr>
            <w:r w:rsidRPr="00E02554">
              <w:rPr>
                <w:rFonts w:eastAsia="Times New Roman" w:cs="Calibri"/>
                <w:color w:val="000000"/>
                <w:rPrChange w:id="2982" w:author="Gabriel Correa" w:date="2015-08-25T14:24:00Z">
                  <w:rPr>
                    <w:rFonts w:ascii="Calibri" w:eastAsia="Times New Roman" w:hAnsi="Calibri" w:cs="Calibri"/>
                    <w:color w:val="000000"/>
                  </w:rPr>
                </w:rPrChange>
              </w:rPr>
              <w:t>ROC Area</w:t>
            </w:r>
          </w:p>
        </w:tc>
        <w:tc>
          <w:tcPr>
            <w:tcW w:w="1200" w:type="dxa"/>
            <w:noWrap/>
            <w:hideMark/>
            <w:tcPrChange w:id="2983"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984" w:author="Gabriel Correa" w:date="2015-08-25T14:24:00Z">
                  <w:rPr>
                    <w:rFonts w:ascii="Calibri" w:eastAsia="Times New Roman" w:hAnsi="Calibri" w:cs="Calibri"/>
                    <w:color w:val="000000"/>
                  </w:rPr>
                </w:rPrChange>
              </w:rPr>
            </w:pPr>
            <w:r w:rsidRPr="00E02554">
              <w:rPr>
                <w:rFonts w:eastAsia="Times New Roman" w:cs="Calibri"/>
                <w:color w:val="000000"/>
                <w:rPrChange w:id="2985" w:author="Gabriel Correa" w:date="2015-08-25T14:24:00Z">
                  <w:rPr>
                    <w:rFonts w:ascii="Calibri" w:eastAsia="Times New Roman" w:hAnsi="Calibri" w:cs="Calibri"/>
                    <w:color w:val="000000"/>
                  </w:rPr>
                </w:rPrChange>
              </w:rPr>
              <w:t>kappa</w:t>
            </w:r>
          </w:p>
        </w:tc>
      </w:tr>
      <w:tr w:rsidR="00F76D9A" w:rsidRPr="00F76D9A" w:rsidTr="008F24AB">
        <w:trPr>
          <w:trHeight w:val="300"/>
          <w:trPrChange w:id="2986" w:author="Gabriel Correa" w:date="2015-08-26T03:31:00Z">
            <w:trPr>
              <w:trHeight w:val="300"/>
            </w:trPr>
          </w:trPrChange>
        </w:trPr>
        <w:tc>
          <w:tcPr>
            <w:tcW w:w="2949" w:type="dxa"/>
            <w:noWrap/>
            <w:hideMark/>
            <w:tcPrChange w:id="2987" w:author="Gabriel Correa" w:date="2015-08-26T03:31:00Z">
              <w:tcPr>
                <w:tcW w:w="2647" w:type="dxa"/>
                <w:noWrap/>
                <w:hideMark/>
              </w:tcPr>
            </w:tcPrChange>
          </w:tcPr>
          <w:p w:rsidR="00F76D9A" w:rsidRPr="00E02554" w:rsidRDefault="00F76D9A" w:rsidP="00F76D9A">
            <w:pPr>
              <w:rPr>
                <w:rFonts w:eastAsia="Times New Roman" w:cs="Calibri"/>
                <w:color w:val="000000"/>
                <w:rPrChange w:id="2988" w:author="Gabriel Correa" w:date="2015-08-25T14:24:00Z">
                  <w:rPr>
                    <w:rFonts w:ascii="Calibri" w:eastAsia="Times New Roman" w:hAnsi="Calibri" w:cs="Calibri"/>
                    <w:color w:val="000000"/>
                  </w:rPr>
                </w:rPrChange>
              </w:rPr>
            </w:pPr>
            <w:r w:rsidRPr="00E02554">
              <w:rPr>
                <w:rFonts w:eastAsia="Times New Roman" w:cs="Calibri"/>
                <w:color w:val="000000"/>
                <w:rPrChange w:id="2989" w:author="Gabriel Correa" w:date="2015-08-25T14:24:00Z">
                  <w:rPr>
                    <w:rFonts w:ascii="Calibri" w:eastAsia="Times New Roman" w:hAnsi="Calibri" w:cs="Calibri"/>
                    <w:color w:val="000000"/>
                  </w:rPr>
                </w:rPrChange>
              </w:rPr>
              <w:t>ZeroR</w:t>
            </w:r>
          </w:p>
        </w:tc>
        <w:tc>
          <w:tcPr>
            <w:tcW w:w="1200" w:type="dxa"/>
            <w:noWrap/>
            <w:hideMark/>
            <w:tcPrChange w:id="299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91" w:author="Gabriel Correa" w:date="2015-08-25T14:24:00Z">
                  <w:rPr>
                    <w:rFonts w:ascii="Calibri" w:eastAsia="Times New Roman" w:hAnsi="Calibri" w:cs="Calibri"/>
                    <w:color w:val="000000"/>
                  </w:rPr>
                </w:rPrChange>
              </w:rPr>
            </w:pPr>
            <w:r w:rsidRPr="00E02554">
              <w:rPr>
                <w:rFonts w:eastAsia="Times New Roman" w:cs="Calibri"/>
                <w:color w:val="000000"/>
                <w:rPrChange w:id="2992" w:author="Gabriel Correa" w:date="2015-08-25T14:24:00Z">
                  <w:rPr>
                    <w:rFonts w:ascii="Calibri" w:eastAsia="Times New Roman" w:hAnsi="Calibri" w:cs="Calibri"/>
                    <w:color w:val="000000"/>
                  </w:rPr>
                </w:rPrChange>
              </w:rPr>
              <w:t>0.00</w:t>
            </w:r>
          </w:p>
        </w:tc>
        <w:tc>
          <w:tcPr>
            <w:tcW w:w="1200" w:type="dxa"/>
            <w:noWrap/>
            <w:hideMark/>
            <w:tcPrChange w:id="299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94" w:author="Gabriel Correa" w:date="2015-08-25T14:24:00Z">
                  <w:rPr>
                    <w:rFonts w:ascii="Calibri" w:eastAsia="Times New Roman" w:hAnsi="Calibri" w:cs="Calibri"/>
                    <w:color w:val="000000"/>
                  </w:rPr>
                </w:rPrChange>
              </w:rPr>
            </w:pPr>
            <w:r w:rsidRPr="00E02554">
              <w:rPr>
                <w:rFonts w:eastAsia="Times New Roman" w:cs="Calibri"/>
                <w:color w:val="000000"/>
                <w:rPrChange w:id="2995" w:author="Gabriel Correa" w:date="2015-08-25T14:24:00Z">
                  <w:rPr>
                    <w:rFonts w:ascii="Calibri" w:eastAsia="Times New Roman" w:hAnsi="Calibri" w:cs="Calibri"/>
                    <w:color w:val="000000"/>
                  </w:rPr>
                </w:rPrChange>
              </w:rPr>
              <w:t>0.00</w:t>
            </w:r>
          </w:p>
        </w:tc>
        <w:tc>
          <w:tcPr>
            <w:tcW w:w="1200" w:type="dxa"/>
            <w:noWrap/>
            <w:hideMark/>
            <w:tcPrChange w:id="299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97" w:author="Gabriel Correa" w:date="2015-08-25T14:24:00Z">
                  <w:rPr>
                    <w:rFonts w:ascii="Calibri" w:eastAsia="Times New Roman" w:hAnsi="Calibri" w:cs="Calibri"/>
                    <w:color w:val="000000"/>
                  </w:rPr>
                </w:rPrChange>
              </w:rPr>
            </w:pPr>
            <w:r w:rsidRPr="00E02554">
              <w:rPr>
                <w:rFonts w:eastAsia="Times New Roman" w:cs="Calibri"/>
                <w:color w:val="000000"/>
                <w:rPrChange w:id="2998" w:author="Gabriel Correa" w:date="2015-08-25T14:24:00Z">
                  <w:rPr>
                    <w:rFonts w:ascii="Calibri" w:eastAsia="Times New Roman" w:hAnsi="Calibri" w:cs="Calibri"/>
                    <w:color w:val="000000"/>
                  </w:rPr>
                </w:rPrChange>
              </w:rPr>
              <w:t>0.00</w:t>
            </w:r>
          </w:p>
        </w:tc>
        <w:tc>
          <w:tcPr>
            <w:tcW w:w="1200" w:type="dxa"/>
            <w:noWrap/>
            <w:hideMark/>
            <w:tcPrChange w:id="299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00" w:author="Gabriel Correa" w:date="2015-08-25T14:24:00Z">
                  <w:rPr>
                    <w:rFonts w:ascii="Calibri" w:eastAsia="Times New Roman" w:hAnsi="Calibri" w:cs="Calibri"/>
                    <w:color w:val="000000"/>
                  </w:rPr>
                </w:rPrChange>
              </w:rPr>
            </w:pPr>
            <w:r w:rsidRPr="00E02554">
              <w:rPr>
                <w:rFonts w:eastAsia="Times New Roman" w:cs="Calibri"/>
                <w:color w:val="000000"/>
                <w:rPrChange w:id="3001" w:author="Gabriel Correa" w:date="2015-08-25T14:24:00Z">
                  <w:rPr>
                    <w:rFonts w:ascii="Calibri" w:eastAsia="Times New Roman" w:hAnsi="Calibri" w:cs="Calibri"/>
                    <w:color w:val="000000"/>
                  </w:rPr>
                </w:rPrChange>
              </w:rPr>
              <w:t>0.50</w:t>
            </w:r>
          </w:p>
        </w:tc>
        <w:tc>
          <w:tcPr>
            <w:tcW w:w="1200" w:type="dxa"/>
            <w:noWrap/>
            <w:hideMark/>
            <w:tcPrChange w:id="300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03" w:author="Gabriel Correa" w:date="2015-08-25T14:24:00Z">
                  <w:rPr>
                    <w:rFonts w:ascii="Calibri" w:eastAsia="Times New Roman" w:hAnsi="Calibri" w:cs="Calibri"/>
                    <w:color w:val="000000"/>
                  </w:rPr>
                </w:rPrChange>
              </w:rPr>
            </w:pPr>
            <w:r w:rsidRPr="00E02554">
              <w:rPr>
                <w:rFonts w:eastAsia="Times New Roman" w:cs="Calibri"/>
                <w:color w:val="000000"/>
                <w:rPrChange w:id="3004" w:author="Gabriel Correa" w:date="2015-08-25T14:24:00Z">
                  <w:rPr>
                    <w:rFonts w:ascii="Calibri" w:eastAsia="Times New Roman" w:hAnsi="Calibri" w:cs="Calibri"/>
                    <w:color w:val="000000"/>
                  </w:rPr>
                </w:rPrChange>
              </w:rPr>
              <w:t>0.00</w:t>
            </w:r>
          </w:p>
        </w:tc>
      </w:tr>
      <w:tr w:rsidR="00F76D9A" w:rsidRPr="00F76D9A" w:rsidTr="008F24AB">
        <w:trPr>
          <w:trHeight w:val="300"/>
          <w:trPrChange w:id="3005" w:author="Gabriel Correa" w:date="2015-08-26T03:31:00Z">
            <w:trPr>
              <w:trHeight w:val="300"/>
            </w:trPr>
          </w:trPrChange>
        </w:trPr>
        <w:tc>
          <w:tcPr>
            <w:tcW w:w="2949" w:type="dxa"/>
            <w:noWrap/>
            <w:hideMark/>
            <w:tcPrChange w:id="3006" w:author="Gabriel Correa" w:date="2015-08-26T03:31:00Z">
              <w:tcPr>
                <w:tcW w:w="2647" w:type="dxa"/>
                <w:noWrap/>
                <w:hideMark/>
              </w:tcPr>
            </w:tcPrChange>
          </w:tcPr>
          <w:p w:rsidR="00F76D9A" w:rsidRPr="00E02554" w:rsidRDefault="00F76D9A" w:rsidP="00F76D9A">
            <w:pPr>
              <w:rPr>
                <w:rFonts w:eastAsia="Times New Roman" w:cs="Calibri"/>
                <w:color w:val="000000"/>
                <w:rPrChange w:id="3007" w:author="Gabriel Correa" w:date="2015-08-25T14:24:00Z">
                  <w:rPr>
                    <w:rFonts w:ascii="Calibri" w:eastAsia="Times New Roman" w:hAnsi="Calibri" w:cs="Calibri"/>
                    <w:color w:val="000000"/>
                  </w:rPr>
                </w:rPrChange>
              </w:rPr>
            </w:pPr>
            <w:r w:rsidRPr="00E02554">
              <w:rPr>
                <w:rFonts w:eastAsia="Times New Roman" w:cs="Calibri"/>
                <w:color w:val="000000"/>
                <w:rPrChange w:id="3008" w:author="Gabriel Correa" w:date="2015-08-25T14:24:00Z">
                  <w:rPr>
                    <w:rFonts w:ascii="Calibri" w:eastAsia="Times New Roman" w:hAnsi="Calibri" w:cs="Calibri"/>
                    <w:color w:val="000000"/>
                  </w:rPr>
                </w:rPrChange>
              </w:rPr>
              <w:t>OneR</w:t>
            </w:r>
          </w:p>
        </w:tc>
        <w:tc>
          <w:tcPr>
            <w:tcW w:w="1200" w:type="dxa"/>
            <w:noWrap/>
            <w:hideMark/>
            <w:tcPrChange w:id="300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10" w:author="Gabriel Correa" w:date="2015-08-25T14:24:00Z">
                  <w:rPr>
                    <w:rFonts w:ascii="Calibri" w:eastAsia="Times New Roman" w:hAnsi="Calibri" w:cs="Calibri"/>
                    <w:color w:val="000000"/>
                  </w:rPr>
                </w:rPrChange>
              </w:rPr>
            </w:pPr>
            <w:r w:rsidRPr="00E02554">
              <w:rPr>
                <w:rFonts w:eastAsia="Times New Roman" w:cs="Calibri"/>
                <w:color w:val="000000"/>
                <w:rPrChange w:id="3011" w:author="Gabriel Correa" w:date="2015-08-25T14:24:00Z">
                  <w:rPr>
                    <w:rFonts w:ascii="Calibri" w:eastAsia="Times New Roman" w:hAnsi="Calibri" w:cs="Calibri"/>
                    <w:color w:val="000000"/>
                  </w:rPr>
                </w:rPrChange>
              </w:rPr>
              <w:t>0.39</w:t>
            </w:r>
          </w:p>
        </w:tc>
        <w:tc>
          <w:tcPr>
            <w:tcW w:w="1200" w:type="dxa"/>
            <w:noWrap/>
            <w:hideMark/>
            <w:tcPrChange w:id="301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13" w:author="Gabriel Correa" w:date="2015-08-25T14:24:00Z">
                  <w:rPr>
                    <w:rFonts w:ascii="Calibri" w:eastAsia="Times New Roman" w:hAnsi="Calibri" w:cs="Calibri"/>
                    <w:color w:val="000000"/>
                  </w:rPr>
                </w:rPrChange>
              </w:rPr>
            </w:pPr>
            <w:r w:rsidRPr="00E02554">
              <w:rPr>
                <w:rFonts w:eastAsia="Times New Roman" w:cs="Calibri"/>
                <w:color w:val="000000"/>
                <w:rPrChange w:id="3014" w:author="Gabriel Correa" w:date="2015-08-25T14:24:00Z">
                  <w:rPr>
                    <w:rFonts w:ascii="Calibri" w:eastAsia="Times New Roman" w:hAnsi="Calibri" w:cs="Calibri"/>
                    <w:color w:val="000000"/>
                  </w:rPr>
                </w:rPrChange>
              </w:rPr>
              <w:t>0.29</w:t>
            </w:r>
          </w:p>
        </w:tc>
        <w:tc>
          <w:tcPr>
            <w:tcW w:w="1200" w:type="dxa"/>
            <w:noWrap/>
            <w:hideMark/>
            <w:tcPrChange w:id="301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16" w:author="Gabriel Correa" w:date="2015-08-25T14:24:00Z">
                  <w:rPr>
                    <w:rFonts w:ascii="Calibri" w:eastAsia="Times New Roman" w:hAnsi="Calibri" w:cs="Calibri"/>
                    <w:color w:val="000000"/>
                  </w:rPr>
                </w:rPrChange>
              </w:rPr>
            </w:pPr>
            <w:r w:rsidRPr="00E02554">
              <w:rPr>
                <w:rFonts w:eastAsia="Times New Roman" w:cs="Calibri"/>
                <w:color w:val="000000"/>
                <w:rPrChange w:id="3017" w:author="Gabriel Correa" w:date="2015-08-25T14:24:00Z">
                  <w:rPr>
                    <w:rFonts w:ascii="Calibri" w:eastAsia="Times New Roman" w:hAnsi="Calibri" w:cs="Calibri"/>
                    <w:color w:val="000000"/>
                  </w:rPr>
                </w:rPrChange>
              </w:rPr>
              <w:t>0.57</w:t>
            </w:r>
          </w:p>
        </w:tc>
        <w:tc>
          <w:tcPr>
            <w:tcW w:w="1200" w:type="dxa"/>
            <w:noWrap/>
            <w:hideMark/>
            <w:tcPrChange w:id="301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19" w:author="Gabriel Correa" w:date="2015-08-25T14:24:00Z">
                  <w:rPr>
                    <w:rFonts w:ascii="Calibri" w:eastAsia="Times New Roman" w:hAnsi="Calibri" w:cs="Calibri"/>
                    <w:color w:val="000000"/>
                  </w:rPr>
                </w:rPrChange>
              </w:rPr>
            </w:pPr>
            <w:r w:rsidRPr="00E02554">
              <w:rPr>
                <w:rFonts w:eastAsia="Times New Roman" w:cs="Calibri"/>
                <w:color w:val="000000"/>
                <w:rPrChange w:id="3020" w:author="Gabriel Correa" w:date="2015-08-25T14:24:00Z">
                  <w:rPr>
                    <w:rFonts w:ascii="Calibri" w:eastAsia="Times New Roman" w:hAnsi="Calibri" w:cs="Calibri"/>
                    <w:color w:val="000000"/>
                  </w:rPr>
                </w:rPrChange>
              </w:rPr>
              <w:t>0.63</w:t>
            </w:r>
          </w:p>
        </w:tc>
        <w:tc>
          <w:tcPr>
            <w:tcW w:w="1200" w:type="dxa"/>
            <w:noWrap/>
            <w:hideMark/>
            <w:tcPrChange w:id="302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22" w:author="Gabriel Correa" w:date="2015-08-25T14:24:00Z">
                  <w:rPr>
                    <w:rFonts w:ascii="Calibri" w:eastAsia="Times New Roman" w:hAnsi="Calibri" w:cs="Calibri"/>
                    <w:color w:val="000000"/>
                  </w:rPr>
                </w:rPrChange>
              </w:rPr>
            </w:pPr>
            <w:r w:rsidRPr="00E02554">
              <w:rPr>
                <w:rFonts w:eastAsia="Times New Roman" w:cs="Calibri"/>
                <w:color w:val="000000"/>
                <w:rPrChange w:id="3023" w:author="Gabriel Correa" w:date="2015-08-25T14:24:00Z">
                  <w:rPr>
                    <w:rFonts w:ascii="Calibri" w:eastAsia="Times New Roman" w:hAnsi="Calibri" w:cs="Calibri"/>
                    <w:color w:val="000000"/>
                  </w:rPr>
                </w:rPrChange>
              </w:rPr>
              <w:t>0.33</w:t>
            </w:r>
          </w:p>
        </w:tc>
      </w:tr>
      <w:tr w:rsidR="00F76D9A" w:rsidRPr="00F76D9A" w:rsidTr="008F24AB">
        <w:trPr>
          <w:trHeight w:val="300"/>
          <w:trPrChange w:id="3024" w:author="Gabriel Correa" w:date="2015-08-26T03:31:00Z">
            <w:trPr>
              <w:trHeight w:val="300"/>
            </w:trPr>
          </w:trPrChange>
        </w:trPr>
        <w:tc>
          <w:tcPr>
            <w:tcW w:w="2949" w:type="dxa"/>
            <w:noWrap/>
            <w:hideMark/>
            <w:tcPrChange w:id="3025" w:author="Gabriel Correa" w:date="2015-08-26T03:31:00Z">
              <w:tcPr>
                <w:tcW w:w="2647" w:type="dxa"/>
                <w:noWrap/>
                <w:hideMark/>
              </w:tcPr>
            </w:tcPrChange>
          </w:tcPr>
          <w:p w:rsidR="00F76D9A" w:rsidRPr="00E02554" w:rsidRDefault="00F76D9A" w:rsidP="00F76D9A">
            <w:pPr>
              <w:rPr>
                <w:rFonts w:eastAsia="Times New Roman" w:cs="Calibri"/>
                <w:color w:val="000000"/>
                <w:rPrChange w:id="3026" w:author="Gabriel Correa" w:date="2015-08-25T14:24:00Z">
                  <w:rPr>
                    <w:rFonts w:ascii="Calibri" w:eastAsia="Times New Roman" w:hAnsi="Calibri" w:cs="Calibri"/>
                    <w:color w:val="000000"/>
                  </w:rPr>
                </w:rPrChange>
              </w:rPr>
            </w:pPr>
            <w:r w:rsidRPr="00E02554">
              <w:rPr>
                <w:rFonts w:eastAsia="Times New Roman" w:cs="Calibri"/>
                <w:color w:val="000000"/>
                <w:rPrChange w:id="3027" w:author="Gabriel Correa" w:date="2015-08-25T14:24:00Z">
                  <w:rPr>
                    <w:rFonts w:ascii="Calibri" w:eastAsia="Times New Roman" w:hAnsi="Calibri" w:cs="Calibri"/>
                    <w:color w:val="000000"/>
                  </w:rPr>
                </w:rPrChange>
              </w:rPr>
              <w:t>Logistic</w:t>
            </w:r>
          </w:p>
        </w:tc>
        <w:tc>
          <w:tcPr>
            <w:tcW w:w="1200" w:type="dxa"/>
            <w:noWrap/>
            <w:hideMark/>
            <w:tcPrChange w:id="302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29" w:author="Gabriel Correa" w:date="2015-08-25T14:24:00Z">
                  <w:rPr>
                    <w:rFonts w:ascii="Calibri" w:eastAsia="Times New Roman" w:hAnsi="Calibri" w:cs="Calibri"/>
                    <w:color w:val="000000"/>
                  </w:rPr>
                </w:rPrChange>
              </w:rPr>
            </w:pPr>
            <w:r w:rsidRPr="00E02554">
              <w:rPr>
                <w:rFonts w:eastAsia="Times New Roman" w:cs="Calibri"/>
                <w:color w:val="000000"/>
                <w:rPrChange w:id="3030" w:author="Gabriel Correa" w:date="2015-08-25T14:24:00Z">
                  <w:rPr>
                    <w:rFonts w:ascii="Calibri" w:eastAsia="Times New Roman" w:hAnsi="Calibri" w:cs="Calibri"/>
                    <w:color w:val="000000"/>
                  </w:rPr>
                </w:rPrChange>
              </w:rPr>
              <w:t>0.39</w:t>
            </w:r>
          </w:p>
        </w:tc>
        <w:tc>
          <w:tcPr>
            <w:tcW w:w="1200" w:type="dxa"/>
            <w:noWrap/>
            <w:hideMark/>
            <w:tcPrChange w:id="303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32" w:author="Gabriel Correa" w:date="2015-08-25T14:24:00Z">
                  <w:rPr>
                    <w:rFonts w:ascii="Calibri" w:eastAsia="Times New Roman" w:hAnsi="Calibri" w:cs="Calibri"/>
                    <w:color w:val="000000"/>
                  </w:rPr>
                </w:rPrChange>
              </w:rPr>
            </w:pPr>
            <w:r w:rsidRPr="00E02554">
              <w:rPr>
                <w:rFonts w:eastAsia="Times New Roman" w:cs="Calibri"/>
                <w:color w:val="000000"/>
                <w:rPrChange w:id="3033" w:author="Gabriel Correa" w:date="2015-08-25T14:24:00Z">
                  <w:rPr>
                    <w:rFonts w:ascii="Calibri" w:eastAsia="Times New Roman" w:hAnsi="Calibri" w:cs="Calibri"/>
                    <w:color w:val="000000"/>
                  </w:rPr>
                </w:rPrChange>
              </w:rPr>
              <w:t>0.66</w:t>
            </w:r>
          </w:p>
        </w:tc>
        <w:tc>
          <w:tcPr>
            <w:tcW w:w="1200" w:type="dxa"/>
            <w:noWrap/>
            <w:hideMark/>
            <w:tcPrChange w:id="303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35" w:author="Gabriel Correa" w:date="2015-08-25T14:24:00Z">
                  <w:rPr>
                    <w:rFonts w:ascii="Calibri" w:eastAsia="Times New Roman" w:hAnsi="Calibri" w:cs="Calibri"/>
                    <w:color w:val="000000"/>
                  </w:rPr>
                </w:rPrChange>
              </w:rPr>
            </w:pPr>
            <w:r w:rsidRPr="00E02554">
              <w:rPr>
                <w:rFonts w:eastAsia="Times New Roman" w:cs="Calibri"/>
                <w:color w:val="000000"/>
                <w:rPrChange w:id="3036" w:author="Gabriel Correa" w:date="2015-08-25T14:24:00Z">
                  <w:rPr>
                    <w:rFonts w:ascii="Calibri" w:eastAsia="Times New Roman" w:hAnsi="Calibri" w:cs="Calibri"/>
                    <w:color w:val="000000"/>
                  </w:rPr>
                </w:rPrChange>
              </w:rPr>
              <w:t>0.28</w:t>
            </w:r>
          </w:p>
        </w:tc>
        <w:tc>
          <w:tcPr>
            <w:tcW w:w="1200" w:type="dxa"/>
            <w:noWrap/>
            <w:hideMark/>
            <w:tcPrChange w:id="303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38" w:author="Gabriel Correa" w:date="2015-08-25T14:24:00Z">
                  <w:rPr>
                    <w:rFonts w:ascii="Calibri" w:eastAsia="Times New Roman" w:hAnsi="Calibri" w:cs="Calibri"/>
                    <w:color w:val="000000"/>
                  </w:rPr>
                </w:rPrChange>
              </w:rPr>
            </w:pPr>
            <w:r w:rsidRPr="00E02554">
              <w:rPr>
                <w:rFonts w:eastAsia="Times New Roman" w:cs="Calibri"/>
                <w:color w:val="000000"/>
                <w:rPrChange w:id="3039" w:author="Gabriel Correa" w:date="2015-08-25T14:24:00Z">
                  <w:rPr>
                    <w:rFonts w:ascii="Calibri" w:eastAsia="Times New Roman" w:hAnsi="Calibri" w:cs="Calibri"/>
                    <w:color w:val="000000"/>
                  </w:rPr>
                </w:rPrChange>
              </w:rPr>
              <w:t>0.70</w:t>
            </w:r>
          </w:p>
        </w:tc>
        <w:tc>
          <w:tcPr>
            <w:tcW w:w="1200" w:type="dxa"/>
            <w:noWrap/>
            <w:hideMark/>
            <w:tcPrChange w:id="304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41" w:author="Gabriel Correa" w:date="2015-08-25T14:24:00Z">
                  <w:rPr>
                    <w:rFonts w:ascii="Calibri" w:eastAsia="Times New Roman" w:hAnsi="Calibri" w:cs="Calibri"/>
                    <w:color w:val="000000"/>
                  </w:rPr>
                </w:rPrChange>
              </w:rPr>
            </w:pPr>
            <w:r w:rsidRPr="00E02554">
              <w:rPr>
                <w:rFonts w:eastAsia="Times New Roman" w:cs="Calibri"/>
                <w:color w:val="000000"/>
                <w:rPrChange w:id="3042" w:author="Gabriel Correa" w:date="2015-08-25T14:24:00Z">
                  <w:rPr>
                    <w:rFonts w:ascii="Calibri" w:eastAsia="Times New Roman" w:hAnsi="Calibri" w:cs="Calibri"/>
                    <w:color w:val="000000"/>
                  </w:rPr>
                </w:rPrChange>
              </w:rPr>
              <w:t>0.26</w:t>
            </w:r>
          </w:p>
        </w:tc>
      </w:tr>
      <w:tr w:rsidR="00F76D9A" w:rsidRPr="00F76D9A" w:rsidTr="008F24AB">
        <w:trPr>
          <w:trHeight w:val="300"/>
          <w:trPrChange w:id="3043" w:author="Gabriel Correa" w:date="2015-08-26T03:31:00Z">
            <w:trPr>
              <w:trHeight w:val="300"/>
            </w:trPr>
          </w:trPrChange>
        </w:trPr>
        <w:tc>
          <w:tcPr>
            <w:tcW w:w="2949" w:type="dxa"/>
            <w:noWrap/>
            <w:hideMark/>
            <w:tcPrChange w:id="3044" w:author="Gabriel Correa" w:date="2015-08-26T03:31:00Z">
              <w:tcPr>
                <w:tcW w:w="2647" w:type="dxa"/>
                <w:noWrap/>
                <w:hideMark/>
              </w:tcPr>
            </w:tcPrChange>
          </w:tcPr>
          <w:p w:rsidR="00F76D9A" w:rsidRPr="00E02554" w:rsidRDefault="00F76D9A" w:rsidP="00F76D9A">
            <w:pPr>
              <w:rPr>
                <w:rFonts w:eastAsia="Times New Roman" w:cs="Calibri"/>
                <w:color w:val="000000"/>
                <w:rPrChange w:id="3045" w:author="Gabriel Correa" w:date="2015-08-25T14:24:00Z">
                  <w:rPr>
                    <w:rFonts w:ascii="Calibri" w:eastAsia="Times New Roman" w:hAnsi="Calibri" w:cs="Calibri"/>
                    <w:color w:val="000000"/>
                  </w:rPr>
                </w:rPrChange>
              </w:rPr>
            </w:pPr>
            <w:r w:rsidRPr="00E02554">
              <w:rPr>
                <w:rFonts w:eastAsia="Times New Roman" w:cs="Calibri"/>
                <w:color w:val="000000"/>
                <w:rPrChange w:id="3046" w:author="Gabriel Correa" w:date="2015-08-25T14:24:00Z">
                  <w:rPr>
                    <w:rFonts w:ascii="Calibri" w:eastAsia="Times New Roman" w:hAnsi="Calibri" w:cs="Calibri"/>
                    <w:color w:val="000000"/>
                  </w:rPr>
                </w:rPrChange>
              </w:rPr>
              <w:t>IBk</w:t>
            </w:r>
          </w:p>
        </w:tc>
        <w:tc>
          <w:tcPr>
            <w:tcW w:w="1200" w:type="dxa"/>
            <w:noWrap/>
            <w:hideMark/>
            <w:tcPrChange w:id="304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48" w:author="Gabriel Correa" w:date="2015-08-25T14:24:00Z">
                  <w:rPr>
                    <w:rFonts w:ascii="Calibri" w:eastAsia="Times New Roman" w:hAnsi="Calibri" w:cs="Calibri"/>
                    <w:color w:val="000000"/>
                  </w:rPr>
                </w:rPrChange>
              </w:rPr>
            </w:pPr>
            <w:r w:rsidRPr="00E02554">
              <w:rPr>
                <w:rFonts w:eastAsia="Times New Roman" w:cs="Calibri"/>
                <w:color w:val="000000"/>
                <w:rPrChange w:id="3049" w:author="Gabriel Correa" w:date="2015-08-25T14:24:00Z">
                  <w:rPr>
                    <w:rFonts w:ascii="Calibri" w:eastAsia="Times New Roman" w:hAnsi="Calibri" w:cs="Calibri"/>
                    <w:color w:val="000000"/>
                  </w:rPr>
                </w:rPrChange>
              </w:rPr>
              <w:t>0.53</w:t>
            </w:r>
          </w:p>
        </w:tc>
        <w:tc>
          <w:tcPr>
            <w:tcW w:w="1200" w:type="dxa"/>
            <w:noWrap/>
            <w:hideMark/>
            <w:tcPrChange w:id="305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51" w:author="Gabriel Correa" w:date="2015-08-25T14:24:00Z">
                  <w:rPr>
                    <w:rFonts w:ascii="Calibri" w:eastAsia="Times New Roman" w:hAnsi="Calibri" w:cs="Calibri"/>
                    <w:color w:val="000000"/>
                  </w:rPr>
                </w:rPrChange>
              </w:rPr>
            </w:pPr>
            <w:r w:rsidRPr="00E02554">
              <w:rPr>
                <w:rFonts w:eastAsia="Times New Roman" w:cs="Calibri"/>
                <w:color w:val="000000"/>
                <w:rPrChange w:id="3052" w:author="Gabriel Correa" w:date="2015-08-25T14:24:00Z">
                  <w:rPr>
                    <w:rFonts w:ascii="Calibri" w:eastAsia="Times New Roman" w:hAnsi="Calibri" w:cs="Calibri"/>
                    <w:color w:val="000000"/>
                  </w:rPr>
                </w:rPrChange>
              </w:rPr>
              <w:t>0.45</w:t>
            </w:r>
          </w:p>
        </w:tc>
        <w:tc>
          <w:tcPr>
            <w:tcW w:w="1200" w:type="dxa"/>
            <w:noWrap/>
            <w:hideMark/>
            <w:tcPrChange w:id="305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54" w:author="Gabriel Correa" w:date="2015-08-25T14:24:00Z">
                  <w:rPr>
                    <w:rFonts w:ascii="Calibri" w:eastAsia="Times New Roman" w:hAnsi="Calibri" w:cs="Calibri"/>
                    <w:color w:val="000000"/>
                  </w:rPr>
                </w:rPrChange>
              </w:rPr>
            </w:pPr>
            <w:r w:rsidRPr="00E02554">
              <w:rPr>
                <w:rFonts w:eastAsia="Times New Roman" w:cs="Calibri"/>
                <w:color w:val="000000"/>
                <w:rPrChange w:id="3055" w:author="Gabriel Correa" w:date="2015-08-25T14:24:00Z">
                  <w:rPr>
                    <w:rFonts w:ascii="Calibri" w:eastAsia="Times New Roman" w:hAnsi="Calibri" w:cs="Calibri"/>
                    <w:color w:val="000000"/>
                  </w:rPr>
                </w:rPrChange>
              </w:rPr>
              <w:t>0.65</w:t>
            </w:r>
          </w:p>
        </w:tc>
        <w:tc>
          <w:tcPr>
            <w:tcW w:w="1200" w:type="dxa"/>
            <w:noWrap/>
            <w:hideMark/>
            <w:tcPrChange w:id="305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57" w:author="Gabriel Correa" w:date="2015-08-25T14:24:00Z">
                  <w:rPr>
                    <w:rFonts w:ascii="Calibri" w:eastAsia="Times New Roman" w:hAnsi="Calibri" w:cs="Calibri"/>
                    <w:color w:val="000000"/>
                  </w:rPr>
                </w:rPrChange>
              </w:rPr>
            </w:pPr>
            <w:r w:rsidRPr="00E02554">
              <w:rPr>
                <w:rFonts w:eastAsia="Times New Roman" w:cs="Calibri"/>
                <w:color w:val="000000"/>
                <w:rPrChange w:id="3058" w:author="Gabriel Correa" w:date="2015-08-25T14:24:00Z">
                  <w:rPr>
                    <w:rFonts w:ascii="Calibri" w:eastAsia="Times New Roman" w:hAnsi="Calibri" w:cs="Calibri"/>
                    <w:color w:val="000000"/>
                  </w:rPr>
                </w:rPrChange>
              </w:rPr>
              <w:t>0.79</w:t>
            </w:r>
          </w:p>
        </w:tc>
        <w:tc>
          <w:tcPr>
            <w:tcW w:w="1200" w:type="dxa"/>
            <w:noWrap/>
            <w:hideMark/>
            <w:tcPrChange w:id="305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60" w:author="Gabriel Correa" w:date="2015-08-25T14:24:00Z">
                  <w:rPr>
                    <w:rFonts w:ascii="Calibri" w:eastAsia="Times New Roman" w:hAnsi="Calibri" w:cs="Calibri"/>
                    <w:color w:val="000000"/>
                  </w:rPr>
                </w:rPrChange>
              </w:rPr>
            </w:pPr>
            <w:r w:rsidRPr="00E02554">
              <w:rPr>
                <w:rFonts w:eastAsia="Times New Roman" w:cs="Calibri"/>
                <w:color w:val="000000"/>
                <w:rPrChange w:id="3061" w:author="Gabriel Correa" w:date="2015-08-25T14:24:00Z">
                  <w:rPr>
                    <w:rFonts w:ascii="Calibri" w:eastAsia="Times New Roman" w:hAnsi="Calibri" w:cs="Calibri"/>
                    <w:color w:val="000000"/>
                  </w:rPr>
                </w:rPrChange>
              </w:rPr>
              <w:t>0.47</w:t>
            </w:r>
          </w:p>
        </w:tc>
      </w:tr>
      <w:tr w:rsidR="00F76D9A" w:rsidRPr="00F76D9A" w:rsidTr="008F24AB">
        <w:trPr>
          <w:trHeight w:val="300"/>
          <w:trPrChange w:id="3062" w:author="Gabriel Correa" w:date="2015-08-26T03:31:00Z">
            <w:trPr>
              <w:trHeight w:val="300"/>
            </w:trPr>
          </w:trPrChange>
        </w:trPr>
        <w:tc>
          <w:tcPr>
            <w:tcW w:w="2949" w:type="dxa"/>
            <w:noWrap/>
            <w:hideMark/>
            <w:tcPrChange w:id="3063" w:author="Gabriel Correa" w:date="2015-08-26T03:31:00Z">
              <w:tcPr>
                <w:tcW w:w="2647" w:type="dxa"/>
                <w:noWrap/>
                <w:hideMark/>
              </w:tcPr>
            </w:tcPrChange>
          </w:tcPr>
          <w:p w:rsidR="00F76D9A" w:rsidRPr="00E02554" w:rsidRDefault="00F76D9A" w:rsidP="00F76D9A">
            <w:pPr>
              <w:rPr>
                <w:rFonts w:eastAsia="Times New Roman" w:cs="Calibri"/>
                <w:color w:val="000000"/>
                <w:rPrChange w:id="3064" w:author="Gabriel Correa" w:date="2015-08-25T14:24:00Z">
                  <w:rPr>
                    <w:rFonts w:ascii="Calibri" w:eastAsia="Times New Roman" w:hAnsi="Calibri" w:cs="Calibri"/>
                    <w:color w:val="000000"/>
                  </w:rPr>
                </w:rPrChange>
              </w:rPr>
            </w:pPr>
            <w:r w:rsidRPr="00E02554">
              <w:rPr>
                <w:rFonts w:eastAsia="Times New Roman" w:cs="Calibri"/>
                <w:color w:val="000000"/>
                <w:rPrChange w:id="3065" w:author="Gabriel Correa" w:date="2015-08-25T14:24:00Z">
                  <w:rPr>
                    <w:rFonts w:ascii="Calibri" w:eastAsia="Times New Roman" w:hAnsi="Calibri" w:cs="Calibri"/>
                    <w:color w:val="000000"/>
                  </w:rPr>
                </w:rPrChange>
              </w:rPr>
              <w:t>NaiveBayes</w:t>
            </w:r>
          </w:p>
        </w:tc>
        <w:tc>
          <w:tcPr>
            <w:tcW w:w="1200" w:type="dxa"/>
            <w:noWrap/>
            <w:hideMark/>
            <w:tcPrChange w:id="306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67" w:author="Gabriel Correa" w:date="2015-08-25T14:24:00Z">
                  <w:rPr>
                    <w:rFonts w:ascii="Calibri" w:eastAsia="Times New Roman" w:hAnsi="Calibri" w:cs="Calibri"/>
                    <w:color w:val="000000"/>
                  </w:rPr>
                </w:rPrChange>
              </w:rPr>
            </w:pPr>
            <w:r w:rsidRPr="00E02554">
              <w:rPr>
                <w:rFonts w:eastAsia="Times New Roman" w:cs="Calibri"/>
                <w:color w:val="000000"/>
                <w:rPrChange w:id="3068" w:author="Gabriel Correa" w:date="2015-08-25T14:24:00Z">
                  <w:rPr>
                    <w:rFonts w:ascii="Calibri" w:eastAsia="Times New Roman" w:hAnsi="Calibri" w:cs="Calibri"/>
                    <w:color w:val="000000"/>
                  </w:rPr>
                </w:rPrChange>
              </w:rPr>
              <w:t>0.54</w:t>
            </w:r>
          </w:p>
        </w:tc>
        <w:tc>
          <w:tcPr>
            <w:tcW w:w="1200" w:type="dxa"/>
            <w:noWrap/>
            <w:hideMark/>
            <w:tcPrChange w:id="3069"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3070"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3071" w:author="Gabriel Correa" w:date="2015-08-25T14:24:00Z">
                  <w:rPr>
                    <w:rFonts w:ascii="Calibri" w:eastAsia="Times New Roman" w:hAnsi="Calibri" w:cs="Calibri"/>
                    <w:b/>
                    <w:bCs/>
                    <w:color w:val="000000"/>
                  </w:rPr>
                </w:rPrChange>
              </w:rPr>
              <w:t>0.93</w:t>
            </w:r>
          </w:p>
        </w:tc>
        <w:tc>
          <w:tcPr>
            <w:tcW w:w="1200" w:type="dxa"/>
            <w:noWrap/>
            <w:hideMark/>
            <w:tcPrChange w:id="307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73" w:author="Gabriel Correa" w:date="2015-08-25T14:24:00Z">
                  <w:rPr>
                    <w:rFonts w:ascii="Calibri" w:eastAsia="Times New Roman" w:hAnsi="Calibri" w:cs="Calibri"/>
                    <w:color w:val="000000"/>
                  </w:rPr>
                </w:rPrChange>
              </w:rPr>
            </w:pPr>
            <w:r w:rsidRPr="00E02554">
              <w:rPr>
                <w:rFonts w:eastAsia="Times New Roman" w:cs="Calibri"/>
                <w:color w:val="000000"/>
                <w:rPrChange w:id="3074" w:author="Gabriel Correa" w:date="2015-08-25T14:24:00Z">
                  <w:rPr>
                    <w:rFonts w:ascii="Calibri" w:eastAsia="Times New Roman" w:hAnsi="Calibri" w:cs="Calibri"/>
                    <w:color w:val="000000"/>
                  </w:rPr>
                </w:rPrChange>
              </w:rPr>
              <w:t>0.38</w:t>
            </w:r>
          </w:p>
        </w:tc>
        <w:tc>
          <w:tcPr>
            <w:tcW w:w="1200" w:type="dxa"/>
            <w:noWrap/>
            <w:hideMark/>
            <w:tcPrChange w:id="307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76" w:author="Gabriel Correa" w:date="2015-08-25T14:24:00Z">
                  <w:rPr>
                    <w:rFonts w:ascii="Calibri" w:eastAsia="Times New Roman" w:hAnsi="Calibri" w:cs="Calibri"/>
                    <w:color w:val="000000"/>
                  </w:rPr>
                </w:rPrChange>
              </w:rPr>
            </w:pPr>
            <w:r w:rsidRPr="00E02554">
              <w:rPr>
                <w:rFonts w:eastAsia="Times New Roman" w:cs="Calibri"/>
                <w:color w:val="000000"/>
                <w:rPrChange w:id="3077" w:author="Gabriel Correa" w:date="2015-08-25T14:24:00Z">
                  <w:rPr>
                    <w:rFonts w:ascii="Calibri" w:eastAsia="Times New Roman" w:hAnsi="Calibri" w:cs="Calibri"/>
                    <w:color w:val="000000"/>
                  </w:rPr>
                </w:rPrChange>
              </w:rPr>
              <w:t>0.91</w:t>
            </w:r>
          </w:p>
        </w:tc>
        <w:tc>
          <w:tcPr>
            <w:tcW w:w="1200" w:type="dxa"/>
            <w:noWrap/>
            <w:hideMark/>
            <w:tcPrChange w:id="307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79" w:author="Gabriel Correa" w:date="2015-08-25T14:24:00Z">
                  <w:rPr>
                    <w:rFonts w:ascii="Calibri" w:eastAsia="Times New Roman" w:hAnsi="Calibri" w:cs="Calibri"/>
                    <w:color w:val="000000"/>
                  </w:rPr>
                </w:rPrChange>
              </w:rPr>
            </w:pPr>
            <w:r w:rsidRPr="00E02554">
              <w:rPr>
                <w:rFonts w:eastAsia="Times New Roman" w:cs="Calibri"/>
                <w:color w:val="000000"/>
                <w:rPrChange w:id="3080" w:author="Gabriel Correa" w:date="2015-08-25T14:24:00Z">
                  <w:rPr>
                    <w:rFonts w:ascii="Calibri" w:eastAsia="Times New Roman" w:hAnsi="Calibri" w:cs="Calibri"/>
                    <w:color w:val="000000"/>
                  </w:rPr>
                </w:rPrChange>
              </w:rPr>
              <w:t>0.43</w:t>
            </w:r>
          </w:p>
        </w:tc>
      </w:tr>
      <w:tr w:rsidR="00F76D9A" w:rsidRPr="00F76D9A" w:rsidTr="008F24AB">
        <w:trPr>
          <w:trHeight w:val="300"/>
          <w:trPrChange w:id="3081" w:author="Gabriel Correa" w:date="2015-08-26T03:31:00Z">
            <w:trPr>
              <w:trHeight w:val="300"/>
            </w:trPr>
          </w:trPrChange>
        </w:trPr>
        <w:tc>
          <w:tcPr>
            <w:tcW w:w="2949" w:type="dxa"/>
            <w:noWrap/>
            <w:hideMark/>
            <w:tcPrChange w:id="3082" w:author="Gabriel Correa" w:date="2015-08-26T03:31:00Z">
              <w:tcPr>
                <w:tcW w:w="2647" w:type="dxa"/>
                <w:noWrap/>
                <w:hideMark/>
              </w:tcPr>
            </w:tcPrChange>
          </w:tcPr>
          <w:p w:rsidR="00F76D9A" w:rsidRPr="00E02554" w:rsidRDefault="00F76D9A" w:rsidP="00F76D9A">
            <w:pPr>
              <w:rPr>
                <w:rFonts w:eastAsia="Times New Roman" w:cs="Calibri"/>
                <w:color w:val="000000"/>
                <w:rPrChange w:id="3083" w:author="Gabriel Correa" w:date="2015-08-25T14:24:00Z">
                  <w:rPr>
                    <w:rFonts w:ascii="Calibri" w:eastAsia="Times New Roman" w:hAnsi="Calibri" w:cs="Calibri"/>
                    <w:color w:val="000000"/>
                  </w:rPr>
                </w:rPrChange>
              </w:rPr>
            </w:pPr>
            <w:r w:rsidRPr="00E02554">
              <w:rPr>
                <w:rFonts w:eastAsia="Times New Roman" w:cs="Calibri"/>
                <w:color w:val="000000"/>
                <w:rPrChange w:id="3084" w:author="Gabriel Correa" w:date="2015-08-25T14:24:00Z">
                  <w:rPr>
                    <w:rFonts w:ascii="Calibri" w:eastAsia="Times New Roman" w:hAnsi="Calibri" w:cs="Calibri"/>
                    <w:color w:val="000000"/>
                  </w:rPr>
                </w:rPrChange>
              </w:rPr>
              <w:t>NaiveBayesMultinomial</w:t>
            </w:r>
          </w:p>
        </w:tc>
        <w:tc>
          <w:tcPr>
            <w:tcW w:w="1200" w:type="dxa"/>
            <w:noWrap/>
            <w:hideMark/>
            <w:tcPrChange w:id="308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86" w:author="Gabriel Correa" w:date="2015-08-25T14:24:00Z">
                  <w:rPr>
                    <w:rFonts w:ascii="Calibri" w:eastAsia="Times New Roman" w:hAnsi="Calibri" w:cs="Calibri"/>
                    <w:color w:val="000000"/>
                  </w:rPr>
                </w:rPrChange>
              </w:rPr>
            </w:pPr>
            <w:r w:rsidRPr="00E02554">
              <w:rPr>
                <w:rFonts w:eastAsia="Times New Roman" w:cs="Calibri"/>
                <w:color w:val="000000"/>
                <w:rPrChange w:id="3087" w:author="Gabriel Correa" w:date="2015-08-25T14:24:00Z">
                  <w:rPr>
                    <w:rFonts w:ascii="Calibri" w:eastAsia="Times New Roman" w:hAnsi="Calibri" w:cs="Calibri"/>
                    <w:color w:val="000000"/>
                  </w:rPr>
                </w:rPrChange>
              </w:rPr>
              <w:t>0.56</w:t>
            </w:r>
          </w:p>
        </w:tc>
        <w:tc>
          <w:tcPr>
            <w:tcW w:w="1200" w:type="dxa"/>
            <w:noWrap/>
            <w:hideMark/>
            <w:tcPrChange w:id="308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89" w:author="Gabriel Correa" w:date="2015-08-25T14:24:00Z">
                  <w:rPr>
                    <w:rFonts w:ascii="Calibri" w:eastAsia="Times New Roman" w:hAnsi="Calibri" w:cs="Calibri"/>
                    <w:color w:val="000000"/>
                  </w:rPr>
                </w:rPrChange>
              </w:rPr>
            </w:pPr>
            <w:r w:rsidRPr="00E02554">
              <w:rPr>
                <w:rFonts w:eastAsia="Times New Roman" w:cs="Calibri"/>
                <w:color w:val="000000"/>
                <w:rPrChange w:id="3090" w:author="Gabriel Correa" w:date="2015-08-25T14:24:00Z">
                  <w:rPr>
                    <w:rFonts w:ascii="Calibri" w:eastAsia="Times New Roman" w:hAnsi="Calibri" w:cs="Calibri"/>
                    <w:color w:val="000000"/>
                  </w:rPr>
                </w:rPrChange>
              </w:rPr>
              <w:t>0.87</w:t>
            </w:r>
          </w:p>
        </w:tc>
        <w:tc>
          <w:tcPr>
            <w:tcW w:w="1200" w:type="dxa"/>
            <w:noWrap/>
            <w:hideMark/>
            <w:tcPrChange w:id="309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92" w:author="Gabriel Correa" w:date="2015-08-25T14:24:00Z">
                  <w:rPr>
                    <w:rFonts w:ascii="Calibri" w:eastAsia="Times New Roman" w:hAnsi="Calibri" w:cs="Calibri"/>
                    <w:color w:val="000000"/>
                  </w:rPr>
                </w:rPrChange>
              </w:rPr>
            </w:pPr>
            <w:r w:rsidRPr="00E02554">
              <w:rPr>
                <w:rFonts w:eastAsia="Times New Roman" w:cs="Calibri"/>
                <w:color w:val="000000"/>
                <w:rPrChange w:id="3093" w:author="Gabriel Correa" w:date="2015-08-25T14:24:00Z">
                  <w:rPr>
                    <w:rFonts w:ascii="Calibri" w:eastAsia="Times New Roman" w:hAnsi="Calibri" w:cs="Calibri"/>
                    <w:color w:val="000000"/>
                  </w:rPr>
                </w:rPrChange>
              </w:rPr>
              <w:t>0.41</w:t>
            </w:r>
          </w:p>
        </w:tc>
        <w:tc>
          <w:tcPr>
            <w:tcW w:w="1200" w:type="dxa"/>
            <w:noWrap/>
            <w:hideMark/>
            <w:tcPrChange w:id="309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95" w:author="Gabriel Correa" w:date="2015-08-25T14:24:00Z">
                  <w:rPr>
                    <w:rFonts w:ascii="Calibri" w:eastAsia="Times New Roman" w:hAnsi="Calibri" w:cs="Calibri"/>
                    <w:color w:val="000000"/>
                  </w:rPr>
                </w:rPrChange>
              </w:rPr>
            </w:pPr>
            <w:r w:rsidRPr="00E02554">
              <w:rPr>
                <w:rFonts w:eastAsia="Times New Roman" w:cs="Calibri"/>
                <w:color w:val="000000"/>
                <w:rPrChange w:id="3096" w:author="Gabriel Correa" w:date="2015-08-25T14:24:00Z">
                  <w:rPr>
                    <w:rFonts w:ascii="Calibri" w:eastAsia="Times New Roman" w:hAnsi="Calibri" w:cs="Calibri"/>
                    <w:color w:val="000000"/>
                  </w:rPr>
                </w:rPrChange>
              </w:rPr>
              <w:t>0.90</w:t>
            </w:r>
          </w:p>
        </w:tc>
        <w:tc>
          <w:tcPr>
            <w:tcW w:w="1200" w:type="dxa"/>
            <w:noWrap/>
            <w:hideMark/>
            <w:tcPrChange w:id="309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098" w:author="Gabriel Correa" w:date="2015-08-25T14:24:00Z">
                  <w:rPr>
                    <w:rFonts w:ascii="Calibri" w:eastAsia="Times New Roman" w:hAnsi="Calibri" w:cs="Calibri"/>
                    <w:color w:val="000000"/>
                  </w:rPr>
                </w:rPrChange>
              </w:rPr>
            </w:pPr>
            <w:r w:rsidRPr="00E02554">
              <w:rPr>
                <w:rFonts w:eastAsia="Times New Roman" w:cs="Calibri"/>
                <w:color w:val="000000"/>
                <w:rPrChange w:id="3099" w:author="Gabriel Correa" w:date="2015-08-25T14:24:00Z">
                  <w:rPr>
                    <w:rFonts w:ascii="Calibri" w:eastAsia="Times New Roman" w:hAnsi="Calibri" w:cs="Calibri"/>
                    <w:color w:val="000000"/>
                  </w:rPr>
                </w:rPrChange>
              </w:rPr>
              <w:t>0.46</w:t>
            </w:r>
          </w:p>
        </w:tc>
      </w:tr>
      <w:tr w:rsidR="00F76D9A" w:rsidRPr="00F76D9A" w:rsidTr="008F24AB">
        <w:trPr>
          <w:trHeight w:val="300"/>
          <w:trPrChange w:id="3100" w:author="Gabriel Correa" w:date="2015-08-26T03:31:00Z">
            <w:trPr>
              <w:trHeight w:val="300"/>
            </w:trPr>
          </w:trPrChange>
        </w:trPr>
        <w:tc>
          <w:tcPr>
            <w:tcW w:w="2949" w:type="dxa"/>
            <w:noWrap/>
            <w:hideMark/>
            <w:tcPrChange w:id="3101" w:author="Gabriel Correa" w:date="2015-08-26T03:31:00Z">
              <w:tcPr>
                <w:tcW w:w="2647" w:type="dxa"/>
                <w:noWrap/>
                <w:hideMark/>
              </w:tcPr>
            </w:tcPrChange>
          </w:tcPr>
          <w:p w:rsidR="00F76D9A" w:rsidRPr="00E02554" w:rsidRDefault="00F76D9A" w:rsidP="00F76D9A">
            <w:pPr>
              <w:rPr>
                <w:rFonts w:eastAsia="Times New Roman" w:cs="Calibri"/>
                <w:color w:val="000000"/>
                <w:rPrChange w:id="3102" w:author="Gabriel Correa" w:date="2015-08-25T14:24:00Z">
                  <w:rPr>
                    <w:rFonts w:ascii="Calibri" w:eastAsia="Times New Roman" w:hAnsi="Calibri" w:cs="Calibri"/>
                    <w:color w:val="000000"/>
                  </w:rPr>
                </w:rPrChange>
              </w:rPr>
            </w:pPr>
            <w:r w:rsidRPr="00E02554">
              <w:rPr>
                <w:rFonts w:eastAsia="Times New Roman" w:cs="Calibri"/>
                <w:color w:val="000000"/>
                <w:rPrChange w:id="3103" w:author="Gabriel Correa" w:date="2015-08-25T14:24:00Z">
                  <w:rPr>
                    <w:rFonts w:ascii="Calibri" w:eastAsia="Times New Roman" w:hAnsi="Calibri" w:cs="Calibri"/>
                    <w:color w:val="000000"/>
                  </w:rPr>
                </w:rPrChange>
              </w:rPr>
              <w:t>BayesianLogisticRegression</w:t>
            </w:r>
          </w:p>
        </w:tc>
        <w:tc>
          <w:tcPr>
            <w:tcW w:w="1200" w:type="dxa"/>
            <w:noWrap/>
            <w:hideMark/>
            <w:tcPrChange w:id="310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05" w:author="Gabriel Correa" w:date="2015-08-25T14:24:00Z">
                  <w:rPr>
                    <w:rFonts w:ascii="Calibri" w:eastAsia="Times New Roman" w:hAnsi="Calibri" w:cs="Calibri"/>
                    <w:color w:val="000000"/>
                  </w:rPr>
                </w:rPrChange>
              </w:rPr>
            </w:pPr>
            <w:r w:rsidRPr="00E02554">
              <w:rPr>
                <w:rFonts w:eastAsia="Times New Roman" w:cs="Calibri"/>
                <w:color w:val="000000"/>
                <w:rPrChange w:id="3106" w:author="Gabriel Correa" w:date="2015-08-25T14:24:00Z">
                  <w:rPr>
                    <w:rFonts w:ascii="Calibri" w:eastAsia="Times New Roman" w:hAnsi="Calibri" w:cs="Calibri"/>
                    <w:color w:val="000000"/>
                  </w:rPr>
                </w:rPrChange>
              </w:rPr>
              <w:t>0.59</w:t>
            </w:r>
          </w:p>
        </w:tc>
        <w:tc>
          <w:tcPr>
            <w:tcW w:w="1200" w:type="dxa"/>
            <w:noWrap/>
            <w:hideMark/>
            <w:tcPrChange w:id="310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08" w:author="Gabriel Correa" w:date="2015-08-25T14:24:00Z">
                  <w:rPr>
                    <w:rFonts w:ascii="Calibri" w:eastAsia="Times New Roman" w:hAnsi="Calibri" w:cs="Calibri"/>
                    <w:color w:val="000000"/>
                  </w:rPr>
                </w:rPrChange>
              </w:rPr>
            </w:pPr>
            <w:r w:rsidRPr="00E02554">
              <w:rPr>
                <w:rFonts w:eastAsia="Times New Roman" w:cs="Calibri"/>
                <w:color w:val="000000"/>
                <w:rPrChange w:id="3109" w:author="Gabriel Correa" w:date="2015-08-25T14:24:00Z">
                  <w:rPr>
                    <w:rFonts w:ascii="Calibri" w:eastAsia="Times New Roman" w:hAnsi="Calibri" w:cs="Calibri"/>
                    <w:color w:val="000000"/>
                  </w:rPr>
                </w:rPrChange>
              </w:rPr>
              <w:t>0.80</w:t>
            </w:r>
          </w:p>
        </w:tc>
        <w:tc>
          <w:tcPr>
            <w:tcW w:w="1200" w:type="dxa"/>
            <w:noWrap/>
            <w:hideMark/>
            <w:tcPrChange w:id="311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11" w:author="Gabriel Correa" w:date="2015-08-25T14:24:00Z">
                  <w:rPr>
                    <w:rFonts w:ascii="Calibri" w:eastAsia="Times New Roman" w:hAnsi="Calibri" w:cs="Calibri"/>
                    <w:color w:val="000000"/>
                  </w:rPr>
                </w:rPrChange>
              </w:rPr>
            </w:pPr>
            <w:r w:rsidRPr="00E02554">
              <w:rPr>
                <w:rFonts w:eastAsia="Times New Roman" w:cs="Calibri"/>
                <w:color w:val="000000"/>
                <w:rPrChange w:id="3112" w:author="Gabriel Correa" w:date="2015-08-25T14:24:00Z">
                  <w:rPr>
                    <w:rFonts w:ascii="Calibri" w:eastAsia="Times New Roman" w:hAnsi="Calibri" w:cs="Calibri"/>
                    <w:color w:val="000000"/>
                  </w:rPr>
                </w:rPrChange>
              </w:rPr>
              <w:t>0.46</w:t>
            </w:r>
          </w:p>
        </w:tc>
        <w:tc>
          <w:tcPr>
            <w:tcW w:w="1200" w:type="dxa"/>
            <w:noWrap/>
            <w:hideMark/>
            <w:tcPrChange w:id="311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14" w:author="Gabriel Correa" w:date="2015-08-25T14:24:00Z">
                  <w:rPr>
                    <w:rFonts w:ascii="Calibri" w:eastAsia="Times New Roman" w:hAnsi="Calibri" w:cs="Calibri"/>
                    <w:color w:val="000000"/>
                  </w:rPr>
                </w:rPrChange>
              </w:rPr>
            </w:pPr>
            <w:r w:rsidRPr="00E02554">
              <w:rPr>
                <w:rFonts w:eastAsia="Times New Roman" w:cs="Calibri"/>
                <w:color w:val="000000"/>
                <w:rPrChange w:id="3115" w:author="Gabriel Correa" w:date="2015-08-25T14:24:00Z">
                  <w:rPr>
                    <w:rFonts w:ascii="Calibri" w:eastAsia="Times New Roman" w:hAnsi="Calibri" w:cs="Calibri"/>
                    <w:color w:val="000000"/>
                  </w:rPr>
                </w:rPrChange>
              </w:rPr>
              <w:t>0.83</w:t>
            </w:r>
          </w:p>
        </w:tc>
        <w:tc>
          <w:tcPr>
            <w:tcW w:w="1200" w:type="dxa"/>
            <w:noWrap/>
            <w:hideMark/>
            <w:tcPrChange w:id="311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17" w:author="Gabriel Correa" w:date="2015-08-25T14:24:00Z">
                  <w:rPr>
                    <w:rFonts w:ascii="Calibri" w:eastAsia="Times New Roman" w:hAnsi="Calibri" w:cs="Calibri"/>
                    <w:color w:val="000000"/>
                  </w:rPr>
                </w:rPrChange>
              </w:rPr>
            </w:pPr>
            <w:r w:rsidRPr="00E02554">
              <w:rPr>
                <w:rFonts w:eastAsia="Times New Roman" w:cs="Calibri"/>
                <w:color w:val="000000"/>
                <w:rPrChange w:id="3118" w:author="Gabriel Correa" w:date="2015-08-25T14:24:00Z">
                  <w:rPr>
                    <w:rFonts w:ascii="Calibri" w:eastAsia="Times New Roman" w:hAnsi="Calibri" w:cs="Calibri"/>
                    <w:color w:val="000000"/>
                  </w:rPr>
                </w:rPrChange>
              </w:rPr>
              <w:t>0.50</w:t>
            </w:r>
          </w:p>
        </w:tc>
      </w:tr>
      <w:tr w:rsidR="00F76D9A" w:rsidRPr="00F76D9A" w:rsidTr="008F24AB">
        <w:trPr>
          <w:trHeight w:val="300"/>
          <w:trPrChange w:id="3119" w:author="Gabriel Correa" w:date="2015-08-26T03:31:00Z">
            <w:trPr>
              <w:trHeight w:val="300"/>
            </w:trPr>
          </w:trPrChange>
        </w:trPr>
        <w:tc>
          <w:tcPr>
            <w:tcW w:w="2949" w:type="dxa"/>
            <w:noWrap/>
            <w:hideMark/>
            <w:tcPrChange w:id="3120" w:author="Gabriel Correa" w:date="2015-08-26T03:31:00Z">
              <w:tcPr>
                <w:tcW w:w="2647" w:type="dxa"/>
                <w:noWrap/>
                <w:hideMark/>
              </w:tcPr>
            </w:tcPrChange>
          </w:tcPr>
          <w:p w:rsidR="00F76D9A" w:rsidRPr="00E02554" w:rsidRDefault="00F76D9A" w:rsidP="00F76D9A">
            <w:pPr>
              <w:rPr>
                <w:rFonts w:eastAsia="Times New Roman" w:cs="Calibri"/>
                <w:color w:val="000000"/>
                <w:rPrChange w:id="3121" w:author="Gabriel Correa" w:date="2015-08-25T14:24:00Z">
                  <w:rPr>
                    <w:rFonts w:ascii="Calibri" w:eastAsia="Times New Roman" w:hAnsi="Calibri" w:cs="Calibri"/>
                    <w:color w:val="000000"/>
                  </w:rPr>
                </w:rPrChange>
              </w:rPr>
            </w:pPr>
            <w:r w:rsidRPr="00E02554">
              <w:rPr>
                <w:rFonts w:eastAsia="Times New Roman" w:cs="Calibri"/>
                <w:color w:val="000000"/>
                <w:rPrChange w:id="3122" w:author="Gabriel Correa" w:date="2015-08-25T14:24:00Z">
                  <w:rPr>
                    <w:rFonts w:ascii="Calibri" w:eastAsia="Times New Roman" w:hAnsi="Calibri" w:cs="Calibri"/>
                    <w:color w:val="000000"/>
                  </w:rPr>
                </w:rPrChange>
              </w:rPr>
              <w:t>AdaBoostM1</w:t>
            </w:r>
          </w:p>
        </w:tc>
        <w:tc>
          <w:tcPr>
            <w:tcW w:w="1200" w:type="dxa"/>
            <w:noWrap/>
            <w:hideMark/>
            <w:tcPrChange w:id="312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24" w:author="Gabriel Correa" w:date="2015-08-25T14:24:00Z">
                  <w:rPr>
                    <w:rFonts w:ascii="Calibri" w:eastAsia="Times New Roman" w:hAnsi="Calibri" w:cs="Calibri"/>
                    <w:color w:val="000000"/>
                  </w:rPr>
                </w:rPrChange>
              </w:rPr>
            </w:pPr>
            <w:r w:rsidRPr="00E02554">
              <w:rPr>
                <w:rFonts w:eastAsia="Times New Roman" w:cs="Calibri"/>
                <w:color w:val="000000"/>
                <w:rPrChange w:id="3125" w:author="Gabriel Correa" w:date="2015-08-25T14:24:00Z">
                  <w:rPr>
                    <w:rFonts w:ascii="Calibri" w:eastAsia="Times New Roman" w:hAnsi="Calibri" w:cs="Calibri"/>
                    <w:color w:val="000000"/>
                  </w:rPr>
                </w:rPrChange>
              </w:rPr>
              <w:t>0.59</w:t>
            </w:r>
          </w:p>
        </w:tc>
        <w:tc>
          <w:tcPr>
            <w:tcW w:w="1200" w:type="dxa"/>
            <w:noWrap/>
            <w:hideMark/>
            <w:tcPrChange w:id="312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27" w:author="Gabriel Correa" w:date="2015-08-25T14:24:00Z">
                  <w:rPr>
                    <w:rFonts w:ascii="Calibri" w:eastAsia="Times New Roman" w:hAnsi="Calibri" w:cs="Calibri"/>
                    <w:color w:val="000000"/>
                  </w:rPr>
                </w:rPrChange>
              </w:rPr>
            </w:pPr>
            <w:r w:rsidRPr="00E02554">
              <w:rPr>
                <w:rFonts w:eastAsia="Times New Roman" w:cs="Calibri"/>
                <w:color w:val="000000"/>
                <w:rPrChange w:id="3128" w:author="Gabriel Correa" w:date="2015-08-25T14:24:00Z">
                  <w:rPr>
                    <w:rFonts w:ascii="Calibri" w:eastAsia="Times New Roman" w:hAnsi="Calibri" w:cs="Calibri"/>
                    <w:color w:val="000000"/>
                  </w:rPr>
                </w:rPrChange>
              </w:rPr>
              <w:t>0.81</w:t>
            </w:r>
          </w:p>
        </w:tc>
        <w:tc>
          <w:tcPr>
            <w:tcW w:w="1200" w:type="dxa"/>
            <w:noWrap/>
            <w:hideMark/>
            <w:tcPrChange w:id="312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30" w:author="Gabriel Correa" w:date="2015-08-25T14:24:00Z">
                  <w:rPr>
                    <w:rFonts w:ascii="Calibri" w:eastAsia="Times New Roman" w:hAnsi="Calibri" w:cs="Calibri"/>
                    <w:color w:val="000000"/>
                  </w:rPr>
                </w:rPrChange>
              </w:rPr>
            </w:pPr>
            <w:r w:rsidRPr="00E02554">
              <w:rPr>
                <w:rFonts w:eastAsia="Times New Roman" w:cs="Calibri"/>
                <w:color w:val="000000"/>
                <w:rPrChange w:id="3131" w:author="Gabriel Correa" w:date="2015-08-25T14:24:00Z">
                  <w:rPr>
                    <w:rFonts w:ascii="Calibri" w:eastAsia="Times New Roman" w:hAnsi="Calibri" w:cs="Calibri"/>
                    <w:color w:val="000000"/>
                  </w:rPr>
                </w:rPrChange>
              </w:rPr>
              <w:t>0.47</w:t>
            </w:r>
          </w:p>
        </w:tc>
        <w:tc>
          <w:tcPr>
            <w:tcW w:w="1200" w:type="dxa"/>
            <w:noWrap/>
            <w:hideMark/>
            <w:tcPrChange w:id="313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33" w:author="Gabriel Correa" w:date="2015-08-25T14:24:00Z">
                  <w:rPr>
                    <w:rFonts w:ascii="Calibri" w:eastAsia="Times New Roman" w:hAnsi="Calibri" w:cs="Calibri"/>
                    <w:color w:val="000000"/>
                  </w:rPr>
                </w:rPrChange>
              </w:rPr>
            </w:pPr>
            <w:r w:rsidRPr="00E02554">
              <w:rPr>
                <w:rFonts w:eastAsia="Times New Roman" w:cs="Calibri"/>
                <w:color w:val="000000"/>
                <w:rPrChange w:id="3134" w:author="Gabriel Correa" w:date="2015-08-25T14:24:00Z">
                  <w:rPr>
                    <w:rFonts w:ascii="Calibri" w:eastAsia="Times New Roman" w:hAnsi="Calibri" w:cs="Calibri"/>
                    <w:color w:val="000000"/>
                  </w:rPr>
                </w:rPrChange>
              </w:rPr>
              <w:t>0.90</w:t>
            </w:r>
          </w:p>
        </w:tc>
        <w:tc>
          <w:tcPr>
            <w:tcW w:w="1200" w:type="dxa"/>
            <w:noWrap/>
            <w:hideMark/>
            <w:tcPrChange w:id="313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36" w:author="Gabriel Correa" w:date="2015-08-25T14:24:00Z">
                  <w:rPr>
                    <w:rFonts w:ascii="Calibri" w:eastAsia="Times New Roman" w:hAnsi="Calibri" w:cs="Calibri"/>
                    <w:color w:val="000000"/>
                  </w:rPr>
                </w:rPrChange>
              </w:rPr>
            </w:pPr>
            <w:r w:rsidRPr="00E02554">
              <w:rPr>
                <w:rFonts w:eastAsia="Times New Roman" w:cs="Calibri"/>
                <w:color w:val="000000"/>
                <w:rPrChange w:id="3137" w:author="Gabriel Correa" w:date="2015-08-25T14:24:00Z">
                  <w:rPr>
                    <w:rFonts w:ascii="Calibri" w:eastAsia="Times New Roman" w:hAnsi="Calibri" w:cs="Calibri"/>
                    <w:color w:val="000000"/>
                  </w:rPr>
                </w:rPrChange>
              </w:rPr>
              <w:t>0.51</w:t>
            </w:r>
          </w:p>
        </w:tc>
      </w:tr>
      <w:tr w:rsidR="00F76D9A" w:rsidRPr="00F76D9A" w:rsidTr="008F24AB">
        <w:trPr>
          <w:trHeight w:val="300"/>
          <w:trPrChange w:id="3138" w:author="Gabriel Correa" w:date="2015-08-26T03:31:00Z">
            <w:trPr>
              <w:trHeight w:val="300"/>
            </w:trPr>
          </w:trPrChange>
        </w:trPr>
        <w:tc>
          <w:tcPr>
            <w:tcW w:w="2949" w:type="dxa"/>
            <w:noWrap/>
            <w:hideMark/>
            <w:tcPrChange w:id="3139" w:author="Gabriel Correa" w:date="2015-08-26T03:31:00Z">
              <w:tcPr>
                <w:tcW w:w="2647" w:type="dxa"/>
                <w:noWrap/>
                <w:hideMark/>
              </w:tcPr>
            </w:tcPrChange>
          </w:tcPr>
          <w:p w:rsidR="00F76D9A" w:rsidRPr="00E02554" w:rsidRDefault="00F76D9A" w:rsidP="00F76D9A">
            <w:pPr>
              <w:rPr>
                <w:rFonts w:eastAsia="Times New Roman" w:cs="Calibri"/>
                <w:color w:val="000000"/>
                <w:rPrChange w:id="3140" w:author="Gabriel Correa" w:date="2015-08-25T14:24:00Z">
                  <w:rPr>
                    <w:rFonts w:ascii="Calibri" w:eastAsia="Times New Roman" w:hAnsi="Calibri" w:cs="Calibri"/>
                    <w:color w:val="000000"/>
                  </w:rPr>
                </w:rPrChange>
              </w:rPr>
            </w:pPr>
            <w:r w:rsidRPr="00E02554">
              <w:rPr>
                <w:rFonts w:eastAsia="Times New Roman" w:cs="Calibri"/>
                <w:color w:val="000000"/>
                <w:rPrChange w:id="3141" w:author="Gabriel Correa" w:date="2015-08-25T14:24:00Z">
                  <w:rPr>
                    <w:rFonts w:ascii="Calibri" w:eastAsia="Times New Roman" w:hAnsi="Calibri" w:cs="Calibri"/>
                    <w:color w:val="000000"/>
                  </w:rPr>
                </w:rPrChange>
              </w:rPr>
              <w:t>J48</w:t>
            </w:r>
          </w:p>
        </w:tc>
        <w:tc>
          <w:tcPr>
            <w:tcW w:w="1200" w:type="dxa"/>
            <w:noWrap/>
            <w:hideMark/>
            <w:tcPrChange w:id="314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43" w:author="Gabriel Correa" w:date="2015-08-25T14:24:00Z">
                  <w:rPr>
                    <w:rFonts w:ascii="Calibri" w:eastAsia="Times New Roman" w:hAnsi="Calibri" w:cs="Calibri"/>
                    <w:color w:val="000000"/>
                  </w:rPr>
                </w:rPrChange>
              </w:rPr>
            </w:pPr>
            <w:r w:rsidRPr="00E02554">
              <w:rPr>
                <w:rFonts w:eastAsia="Times New Roman" w:cs="Calibri"/>
                <w:color w:val="000000"/>
                <w:rPrChange w:id="3144" w:author="Gabriel Correa" w:date="2015-08-25T14:24:00Z">
                  <w:rPr>
                    <w:rFonts w:ascii="Calibri" w:eastAsia="Times New Roman" w:hAnsi="Calibri" w:cs="Calibri"/>
                    <w:color w:val="000000"/>
                  </w:rPr>
                </w:rPrChange>
              </w:rPr>
              <w:t>0.60</w:t>
            </w:r>
          </w:p>
        </w:tc>
        <w:tc>
          <w:tcPr>
            <w:tcW w:w="1200" w:type="dxa"/>
            <w:noWrap/>
            <w:hideMark/>
            <w:tcPrChange w:id="314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46" w:author="Gabriel Correa" w:date="2015-08-25T14:24:00Z">
                  <w:rPr>
                    <w:rFonts w:ascii="Calibri" w:eastAsia="Times New Roman" w:hAnsi="Calibri" w:cs="Calibri"/>
                    <w:color w:val="000000"/>
                  </w:rPr>
                </w:rPrChange>
              </w:rPr>
            </w:pPr>
            <w:r w:rsidRPr="00E02554">
              <w:rPr>
                <w:rFonts w:eastAsia="Times New Roman" w:cs="Calibri"/>
                <w:color w:val="000000"/>
                <w:rPrChange w:id="3147" w:author="Gabriel Correa" w:date="2015-08-25T14:24:00Z">
                  <w:rPr>
                    <w:rFonts w:ascii="Calibri" w:eastAsia="Times New Roman" w:hAnsi="Calibri" w:cs="Calibri"/>
                    <w:color w:val="000000"/>
                  </w:rPr>
                </w:rPrChange>
              </w:rPr>
              <w:t>0.79</w:t>
            </w:r>
          </w:p>
        </w:tc>
        <w:tc>
          <w:tcPr>
            <w:tcW w:w="1200" w:type="dxa"/>
            <w:noWrap/>
            <w:hideMark/>
            <w:tcPrChange w:id="314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49" w:author="Gabriel Correa" w:date="2015-08-25T14:24:00Z">
                  <w:rPr>
                    <w:rFonts w:ascii="Calibri" w:eastAsia="Times New Roman" w:hAnsi="Calibri" w:cs="Calibri"/>
                    <w:color w:val="000000"/>
                  </w:rPr>
                </w:rPrChange>
              </w:rPr>
            </w:pPr>
            <w:r w:rsidRPr="00E02554">
              <w:rPr>
                <w:rFonts w:eastAsia="Times New Roman" w:cs="Calibri"/>
                <w:color w:val="000000"/>
                <w:rPrChange w:id="3150" w:author="Gabriel Correa" w:date="2015-08-25T14:24:00Z">
                  <w:rPr>
                    <w:rFonts w:ascii="Calibri" w:eastAsia="Times New Roman" w:hAnsi="Calibri" w:cs="Calibri"/>
                    <w:color w:val="000000"/>
                  </w:rPr>
                </w:rPrChange>
              </w:rPr>
              <w:t>0.48</w:t>
            </w:r>
          </w:p>
        </w:tc>
        <w:tc>
          <w:tcPr>
            <w:tcW w:w="1200" w:type="dxa"/>
            <w:noWrap/>
            <w:hideMark/>
            <w:tcPrChange w:id="315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52" w:author="Gabriel Correa" w:date="2015-08-25T14:24:00Z">
                  <w:rPr>
                    <w:rFonts w:ascii="Calibri" w:eastAsia="Times New Roman" w:hAnsi="Calibri" w:cs="Calibri"/>
                    <w:color w:val="000000"/>
                  </w:rPr>
                </w:rPrChange>
              </w:rPr>
            </w:pPr>
            <w:r w:rsidRPr="00E02554">
              <w:rPr>
                <w:rFonts w:eastAsia="Times New Roman" w:cs="Calibri"/>
                <w:color w:val="000000"/>
                <w:rPrChange w:id="3153" w:author="Gabriel Correa" w:date="2015-08-25T14:24:00Z">
                  <w:rPr>
                    <w:rFonts w:ascii="Calibri" w:eastAsia="Times New Roman" w:hAnsi="Calibri" w:cs="Calibri"/>
                    <w:color w:val="000000"/>
                  </w:rPr>
                </w:rPrChange>
              </w:rPr>
              <w:t>0.90</w:t>
            </w:r>
          </w:p>
        </w:tc>
        <w:tc>
          <w:tcPr>
            <w:tcW w:w="1200" w:type="dxa"/>
            <w:noWrap/>
            <w:hideMark/>
            <w:tcPrChange w:id="315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55" w:author="Gabriel Correa" w:date="2015-08-25T14:24:00Z">
                  <w:rPr>
                    <w:rFonts w:ascii="Calibri" w:eastAsia="Times New Roman" w:hAnsi="Calibri" w:cs="Calibri"/>
                    <w:color w:val="000000"/>
                  </w:rPr>
                </w:rPrChange>
              </w:rPr>
            </w:pPr>
            <w:r w:rsidRPr="00E02554">
              <w:rPr>
                <w:rFonts w:eastAsia="Times New Roman" w:cs="Calibri"/>
                <w:color w:val="000000"/>
                <w:rPrChange w:id="3156" w:author="Gabriel Correa" w:date="2015-08-25T14:24:00Z">
                  <w:rPr>
                    <w:rFonts w:ascii="Calibri" w:eastAsia="Times New Roman" w:hAnsi="Calibri" w:cs="Calibri"/>
                    <w:color w:val="000000"/>
                  </w:rPr>
                </w:rPrChange>
              </w:rPr>
              <w:t>0.52</w:t>
            </w:r>
          </w:p>
        </w:tc>
      </w:tr>
      <w:tr w:rsidR="00F76D9A" w:rsidRPr="00F76D9A" w:rsidTr="008F24AB">
        <w:trPr>
          <w:trHeight w:val="300"/>
          <w:trPrChange w:id="3157" w:author="Gabriel Correa" w:date="2015-08-26T03:31:00Z">
            <w:trPr>
              <w:trHeight w:val="300"/>
            </w:trPr>
          </w:trPrChange>
        </w:trPr>
        <w:tc>
          <w:tcPr>
            <w:tcW w:w="2949" w:type="dxa"/>
            <w:noWrap/>
            <w:hideMark/>
            <w:tcPrChange w:id="3158" w:author="Gabriel Correa" w:date="2015-08-26T03:31:00Z">
              <w:tcPr>
                <w:tcW w:w="2647" w:type="dxa"/>
                <w:noWrap/>
                <w:hideMark/>
              </w:tcPr>
            </w:tcPrChange>
          </w:tcPr>
          <w:p w:rsidR="00F76D9A" w:rsidRPr="00E02554" w:rsidRDefault="00F76D9A" w:rsidP="00F76D9A">
            <w:pPr>
              <w:rPr>
                <w:rFonts w:eastAsia="Times New Roman" w:cs="Calibri"/>
                <w:color w:val="000000"/>
                <w:rPrChange w:id="3159" w:author="Gabriel Correa" w:date="2015-08-25T14:24:00Z">
                  <w:rPr>
                    <w:rFonts w:ascii="Calibri" w:eastAsia="Times New Roman" w:hAnsi="Calibri" w:cs="Calibri"/>
                    <w:color w:val="000000"/>
                  </w:rPr>
                </w:rPrChange>
              </w:rPr>
            </w:pPr>
            <w:r w:rsidRPr="00E02554">
              <w:rPr>
                <w:rFonts w:eastAsia="Times New Roman" w:cs="Calibri"/>
                <w:color w:val="000000"/>
                <w:rPrChange w:id="3160" w:author="Gabriel Correa" w:date="2015-08-25T14:24:00Z">
                  <w:rPr>
                    <w:rFonts w:ascii="Calibri" w:eastAsia="Times New Roman" w:hAnsi="Calibri" w:cs="Calibri"/>
                    <w:color w:val="000000"/>
                  </w:rPr>
                </w:rPrChange>
              </w:rPr>
              <w:t>PART</w:t>
            </w:r>
          </w:p>
        </w:tc>
        <w:tc>
          <w:tcPr>
            <w:tcW w:w="1200" w:type="dxa"/>
            <w:noWrap/>
            <w:hideMark/>
            <w:tcPrChange w:id="316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62" w:author="Gabriel Correa" w:date="2015-08-25T14:24:00Z">
                  <w:rPr>
                    <w:rFonts w:ascii="Calibri" w:eastAsia="Times New Roman" w:hAnsi="Calibri" w:cs="Calibri"/>
                    <w:color w:val="000000"/>
                  </w:rPr>
                </w:rPrChange>
              </w:rPr>
            </w:pPr>
            <w:r w:rsidRPr="00E02554">
              <w:rPr>
                <w:rFonts w:eastAsia="Times New Roman" w:cs="Calibri"/>
                <w:color w:val="000000"/>
                <w:rPrChange w:id="3163" w:author="Gabriel Correa" w:date="2015-08-25T14:24:00Z">
                  <w:rPr>
                    <w:rFonts w:ascii="Calibri" w:eastAsia="Times New Roman" w:hAnsi="Calibri" w:cs="Calibri"/>
                    <w:color w:val="000000"/>
                  </w:rPr>
                </w:rPrChange>
              </w:rPr>
              <w:t>0.60</w:t>
            </w:r>
          </w:p>
        </w:tc>
        <w:tc>
          <w:tcPr>
            <w:tcW w:w="1200" w:type="dxa"/>
            <w:noWrap/>
            <w:hideMark/>
            <w:tcPrChange w:id="316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65" w:author="Gabriel Correa" w:date="2015-08-25T14:24:00Z">
                  <w:rPr>
                    <w:rFonts w:ascii="Calibri" w:eastAsia="Times New Roman" w:hAnsi="Calibri" w:cs="Calibri"/>
                    <w:color w:val="000000"/>
                  </w:rPr>
                </w:rPrChange>
              </w:rPr>
            </w:pPr>
            <w:r w:rsidRPr="00E02554">
              <w:rPr>
                <w:rFonts w:eastAsia="Times New Roman" w:cs="Calibri"/>
                <w:color w:val="000000"/>
                <w:rPrChange w:id="3166" w:author="Gabriel Correa" w:date="2015-08-25T14:24:00Z">
                  <w:rPr>
                    <w:rFonts w:ascii="Calibri" w:eastAsia="Times New Roman" w:hAnsi="Calibri" w:cs="Calibri"/>
                    <w:color w:val="000000"/>
                  </w:rPr>
                </w:rPrChange>
              </w:rPr>
              <w:t>0.83</w:t>
            </w:r>
          </w:p>
        </w:tc>
        <w:tc>
          <w:tcPr>
            <w:tcW w:w="1200" w:type="dxa"/>
            <w:noWrap/>
            <w:hideMark/>
            <w:tcPrChange w:id="316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68" w:author="Gabriel Correa" w:date="2015-08-25T14:24:00Z">
                  <w:rPr>
                    <w:rFonts w:ascii="Calibri" w:eastAsia="Times New Roman" w:hAnsi="Calibri" w:cs="Calibri"/>
                    <w:color w:val="000000"/>
                  </w:rPr>
                </w:rPrChange>
              </w:rPr>
            </w:pPr>
            <w:r w:rsidRPr="00E02554">
              <w:rPr>
                <w:rFonts w:eastAsia="Times New Roman" w:cs="Calibri"/>
                <w:color w:val="000000"/>
                <w:rPrChange w:id="3169" w:author="Gabriel Correa" w:date="2015-08-25T14:24:00Z">
                  <w:rPr>
                    <w:rFonts w:ascii="Calibri" w:eastAsia="Times New Roman" w:hAnsi="Calibri" w:cs="Calibri"/>
                    <w:color w:val="000000"/>
                  </w:rPr>
                </w:rPrChange>
              </w:rPr>
              <w:t>0.47</w:t>
            </w:r>
          </w:p>
        </w:tc>
        <w:tc>
          <w:tcPr>
            <w:tcW w:w="1200" w:type="dxa"/>
            <w:noWrap/>
            <w:hideMark/>
            <w:tcPrChange w:id="317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71" w:author="Gabriel Correa" w:date="2015-08-25T14:24:00Z">
                  <w:rPr>
                    <w:rFonts w:ascii="Calibri" w:eastAsia="Times New Roman" w:hAnsi="Calibri" w:cs="Calibri"/>
                    <w:color w:val="000000"/>
                  </w:rPr>
                </w:rPrChange>
              </w:rPr>
            </w:pPr>
            <w:r w:rsidRPr="00E02554">
              <w:rPr>
                <w:rFonts w:eastAsia="Times New Roman" w:cs="Calibri"/>
                <w:color w:val="000000"/>
                <w:rPrChange w:id="3172" w:author="Gabriel Correa" w:date="2015-08-25T14:24:00Z">
                  <w:rPr>
                    <w:rFonts w:ascii="Calibri" w:eastAsia="Times New Roman" w:hAnsi="Calibri" w:cs="Calibri"/>
                    <w:color w:val="000000"/>
                  </w:rPr>
                </w:rPrChange>
              </w:rPr>
              <w:t>0.90</w:t>
            </w:r>
          </w:p>
        </w:tc>
        <w:tc>
          <w:tcPr>
            <w:tcW w:w="1200" w:type="dxa"/>
            <w:noWrap/>
            <w:hideMark/>
            <w:tcPrChange w:id="317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74" w:author="Gabriel Correa" w:date="2015-08-25T14:24:00Z">
                  <w:rPr>
                    <w:rFonts w:ascii="Calibri" w:eastAsia="Times New Roman" w:hAnsi="Calibri" w:cs="Calibri"/>
                    <w:color w:val="000000"/>
                  </w:rPr>
                </w:rPrChange>
              </w:rPr>
            </w:pPr>
            <w:r w:rsidRPr="00E02554">
              <w:rPr>
                <w:rFonts w:eastAsia="Times New Roman" w:cs="Calibri"/>
                <w:color w:val="000000"/>
                <w:rPrChange w:id="3175" w:author="Gabriel Correa" w:date="2015-08-25T14:24:00Z">
                  <w:rPr>
                    <w:rFonts w:ascii="Calibri" w:eastAsia="Times New Roman" w:hAnsi="Calibri" w:cs="Calibri"/>
                    <w:color w:val="000000"/>
                  </w:rPr>
                </w:rPrChange>
              </w:rPr>
              <w:t>0.52</w:t>
            </w:r>
          </w:p>
        </w:tc>
      </w:tr>
      <w:tr w:rsidR="00F76D9A" w:rsidRPr="00F76D9A" w:rsidTr="008F24AB">
        <w:trPr>
          <w:trHeight w:val="300"/>
          <w:trPrChange w:id="3176" w:author="Gabriel Correa" w:date="2015-08-26T03:31:00Z">
            <w:trPr>
              <w:trHeight w:val="300"/>
            </w:trPr>
          </w:trPrChange>
        </w:trPr>
        <w:tc>
          <w:tcPr>
            <w:tcW w:w="2949" w:type="dxa"/>
            <w:noWrap/>
            <w:hideMark/>
            <w:tcPrChange w:id="3177" w:author="Gabriel Correa" w:date="2015-08-26T03:31:00Z">
              <w:tcPr>
                <w:tcW w:w="2647" w:type="dxa"/>
                <w:noWrap/>
                <w:hideMark/>
              </w:tcPr>
            </w:tcPrChange>
          </w:tcPr>
          <w:p w:rsidR="00F76D9A" w:rsidRPr="00E02554" w:rsidRDefault="00F76D9A" w:rsidP="00F76D9A">
            <w:pPr>
              <w:rPr>
                <w:rFonts w:eastAsia="Times New Roman" w:cs="Calibri"/>
                <w:color w:val="000000"/>
                <w:rPrChange w:id="3178" w:author="Gabriel Correa" w:date="2015-08-25T14:24:00Z">
                  <w:rPr>
                    <w:rFonts w:ascii="Calibri" w:eastAsia="Times New Roman" w:hAnsi="Calibri" w:cs="Calibri"/>
                    <w:color w:val="000000"/>
                  </w:rPr>
                </w:rPrChange>
              </w:rPr>
            </w:pPr>
            <w:r w:rsidRPr="00E02554">
              <w:rPr>
                <w:rFonts w:eastAsia="Times New Roman" w:cs="Calibri"/>
                <w:color w:val="000000"/>
                <w:rPrChange w:id="3179" w:author="Gabriel Correa" w:date="2015-08-25T14:24:00Z">
                  <w:rPr>
                    <w:rFonts w:ascii="Calibri" w:eastAsia="Times New Roman" w:hAnsi="Calibri" w:cs="Calibri"/>
                    <w:color w:val="000000"/>
                  </w:rPr>
                </w:rPrChange>
              </w:rPr>
              <w:t>LibSVM</w:t>
            </w:r>
          </w:p>
        </w:tc>
        <w:tc>
          <w:tcPr>
            <w:tcW w:w="1200" w:type="dxa"/>
            <w:noWrap/>
            <w:hideMark/>
            <w:tcPrChange w:id="318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81" w:author="Gabriel Correa" w:date="2015-08-25T14:24:00Z">
                  <w:rPr>
                    <w:rFonts w:ascii="Calibri" w:eastAsia="Times New Roman" w:hAnsi="Calibri" w:cs="Calibri"/>
                    <w:color w:val="000000"/>
                  </w:rPr>
                </w:rPrChange>
              </w:rPr>
            </w:pPr>
            <w:r w:rsidRPr="00E02554">
              <w:rPr>
                <w:rFonts w:eastAsia="Times New Roman" w:cs="Calibri"/>
                <w:color w:val="000000"/>
                <w:rPrChange w:id="3182" w:author="Gabriel Correa" w:date="2015-08-25T14:24:00Z">
                  <w:rPr>
                    <w:rFonts w:ascii="Calibri" w:eastAsia="Times New Roman" w:hAnsi="Calibri" w:cs="Calibri"/>
                    <w:color w:val="000000"/>
                  </w:rPr>
                </w:rPrChange>
              </w:rPr>
              <w:t>0.66</w:t>
            </w:r>
          </w:p>
        </w:tc>
        <w:tc>
          <w:tcPr>
            <w:tcW w:w="1200" w:type="dxa"/>
            <w:noWrap/>
            <w:hideMark/>
            <w:tcPrChange w:id="318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84" w:author="Gabriel Correa" w:date="2015-08-25T14:24:00Z">
                  <w:rPr>
                    <w:rFonts w:ascii="Calibri" w:eastAsia="Times New Roman" w:hAnsi="Calibri" w:cs="Calibri"/>
                    <w:color w:val="000000"/>
                  </w:rPr>
                </w:rPrChange>
              </w:rPr>
            </w:pPr>
            <w:r w:rsidRPr="00E02554">
              <w:rPr>
                <w:rFonts w:eastAsia="Times New Roman" w:cs="Calibri"/>
                <w:color w:val="000000"/>
                <w:rPrChange w:id="3185" w:author="Gabriel Correa" w:date="2015-08-25T14:24:00Z">
                  <w:rPr>
                    <w:rFonts w:ascii="Calibri" w:eastAsia="Times New Roman" w:hAnsi="Calibri" w:cs="Calibri"/>
                    <w:color w:val="000000"/>
                  </w:rPr>
                </w:rPrChange>
              </w:rPr>
              <w:t>0.87</w:t>
            </w:r>
          </w:p>
        </w:tc>
        <w:tc>
          <w:tcPr>
            <w:tcW w:w="1200" w:type="dxa"/>
            <w:noWrap/>
            <w:hideMark/>
            <w:tcPrChange w:id="318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87" w:author="Gabriel Correa" w:date="2015-08-25T14:24:00Z">
                  <w:rPr>
                    <w:rFonts w:ascii="Calibri" w:eastAsia="Times New Roman" w:hAnsi="Calibri" w:cs="Calibri"/>
                    <w:color w:val="000000"/>
                  </w:rPr>
                </w:rPrChange>
              </w:rPr>
            </w:pPr>
            <w:r w:rsidRPr="00E02554">
              <w:rPr>
                <w:rFonts w:eastAsia="Times New Roman" w:cs="Calibri"/>
                <w:color w:val="000000"/>
                <w:rPrChange w:id="3188" w:author="Gabriel Correa" w:date="2015-08-25T14:24:00Z">
                  <w:rPr>
                    <w:rFonts w:ascii="Calibri" w:eastAsia="Times New Roman" w:hAnsi="Calibri" w:cs="Calibri"/>
                    <w:color w:val="000000"/>
                  </w:rPr>
                </w:rPrChange>
              </w:rPr>
              <w:t>0.53</w:t>
            </w:r>
          </w:p>
        </w:tc>
        <w:tc>
          <w:tcPr>
            <w:tcW w:w="1200" w:type="dxa"/>
            <w:noWrap/>
            <w:hideMark/>
            <w:tcPrChange w:id="318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90" w:author="Gabriel Correa" w:date="2015-08-25T14:24:00Z">
                  <w:rPr>
                    <w:rFonts w:ascii="Calibri" w:eastAsia="Times New Roman" w:hAnsi="Calibri" w:cs="Calibri"/>
                    <w:color w:val="000000"/>
                  </w:rPr>
                </w:rPrChange>
              </w:rPr>
            </w:pPr>
            <w:r w:rsidRPr="00E02554">
              <w:rPr>
                <w:rFonts w:eastAsia="Times New Roman" w:cs="Calibri"/>
                <w:color w:val="000000"/>
                <w:rPrChange w:id="3191" w:author="Gabriel Correa" w:date="2015-08-25T14:24:00Z">
                  <w:rPr>
                    <w:rFonts w:ascii="Calibri" w:eastAsia="Times New Roman" w:hAnsi="Calibri" w:cs="Calibri"/>
                    <w:color w:val="000000"/>
                  </w:rPr>
                </w:rPrChange>
              </w:rPr>
              <w:t>0.88</w:t>
            </w:r>
          </w:p>
        </w:tc>
        <w:tc>
          <w:tcPr>
            <w:tcW w:w="1200" w:type="dxa"/>
            <w:noWrap/>
            <w:hideMark/>
            <w:tcPrChange w:id="319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193" w:author="Gabriel Correa" w:date="2015-08-25T14:24:00Z">
                  <w:rPr>
                    <w:rFonts w:ascii="Calibri" w:eastAsia="Times New Roman" w:hAnsi="Calibri" w:cs="Calibri"/>
                    <w:color w:val="000000"/>
                  </w:rPr>
                </w:rPrChange>
              </w:rPr>
            </w:pPr>
            <w:r w:rsidRPr="00E02554">
              <w:rPr>
                <w:rFonts w:eastAsia="Times New Roman" w:cs="Calibri"/>
                <w:color w:val="000000"/>
                <w:rPrChange w:id="3194" w:author="Gabriel Correa" w:date="2015-08-25T14:24:00Z">
                  <w:rPr>
                    <w:rFonts w:ascii="Calibri" w:eastAsia="Times New Roman" w:hAnsi="Calibri" w:cs="Calibri"/>
                    <w:color w:val="000000"/>
                  </w:rPr>
                </w:rPrChange>
              </w:rPr>
              <w:t>0.59</w:t>
            </w:r>
          </w:p>
        </w:tc>
      </w:tr>
      <w:tr w:rsidR="00F76D9A" w:rsidRPr="00F76D9A" w:rsidTr="008F24AB">
        <w:trPr>
          <w:trHeight w:val="300"/>
          <w:trPrChange w:id="3195" w:author="Gabriel Correa" w:date="2015-08-26T03:31:00Z">
            <w:trPr>
              <w:trHeight w:val="300"/>
            </w:trPr>
          </w:trPrChange>
        </w:trPr>
        <w:tc>
          <w:tcPr>
            <w:tcW w:w="2949" w:type="dxa"/>
            <w:noWrap/>
            <w:hideMark/>
            <w:tcPrChange w:id="3196" w:author="Gabriel Correa" w:date="2015-08-26T03:31:00Z">
              <w:tcPr>
                <w:tcW w:w="2647" w:type="dxa"/>
                <w:noWrap/>
                <w:hideMark/>
              </w:tcPr>
            </w:tcPrChange>
          </w:tcPr>
          <w:p w:rsidR="00F76D9A" w:rsidRPr="00E02554" w:rsidRDefault="00F76D9A" w:rsidP="00F76D9A">
            <w:pPr>
              <w:rPr>
                <w:rFonts w:eastAsia="Times New Roman" w:cs="Calibri"/>
                <w:color w:val="000000"/>
                <w:rPrChange w:id="3197" w:author="Gabriel Correa" w:date="2015-08-25T14:24:00Z">
                  <w:rPr>
                    <w:rFonts w:ascii="Calibri" w:eastAsia="Times New Roman" w:hAnsi="Calibri" w:cs="Calibri"/>
                    <w:color w:val="000000"/>
                  </w:rPr>
                </w:rPrChange>
              </w:rPr>
            </w:pPr>
            <w:r w:rsidRPr="00E02554">
              <w:rPr>
                <w:rFonts w:eastAsia="Times New Roman" w:cs="Calibri"/>
                <w:color w:val="000000"/>
                <w:rPrChange w:id="3198" w:author="Gabriel Correa" w:date="2015-08-25T14:24:00Z">
                  <w:rPr>
                    <w:rFonts w:ascii="Calibri" w:eastAsia="Times New Roman" w:hAnsi="Calibri" w:cs="Calibri"/>
                    <w:color w:val="000000"/>
                  </w:rPr>
                </w:rPrChange>
              </w:rPr>
              <w:t>SMO</w:t>
            </w:r>
          </w:p>
        </w:tc>
        <w:tc>
          <w:tcPr>
            <w:tcW w:w="1200" w:type="dxa"/>
            <w:noWrap/>
            <w:hideMark/>
            <w:tcPrChange w:id="3199"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3200"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3201" w:author="Gabriel Correa" w:date="2015-08-25T14:24:00Z">
                  <w:rPr>
                    <w:rFonts w:ascii="Calibri" w:eastAsia="Times New Roman" w:hAnsi="Calibri" w:cs="Calibri"/>
                    <w:b/>
                    <w:bCs/>
                    <w:color w:val="000000"/>
                  </w:rPr>
                </w:rPrChange>
              </w:rPr>
              <w:t>0.66</w:t>
            </w:r>
          </w:p>
        </w:tc>
        <w:tc>
          <w:tcPr>
            <w:tcW w:w="1200" w:type="dxa"/>
            <w:noWrap/>
            <w:hideMark/>
            <w:tcPrChange w:id="320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03" w:author="Gabriel Correa" w:date="2015-08-25T14:24:00Z">
                  <w:rPr>
                    <w:rFonts w:ascii="Calibri" w:eastAsia="Times New Roman" w:hAnsi="Calibri" w:cs="Calibri"/>
                    <w:color w:val="000000"/>
                  </w:rPr>
                </w:rPrChange>
              </w:rPr>
            </w:pPr>
            <w:r w:rsidRPr="00E02554">
              <w:rPr>
                <w:rFonts w:eastAsia="Times New Roman" w:cs="Calibri"/>
                <w:color w:val="000000"/>
                <w:rPrChange w:id="3204" w:author="Gabriel Correa" w:date="2015-08-25T14:24:00Z">
                  <w:rPr>
                    <w:rFonts w:ascii="Calibri" w:eastAsia="Times New Roman" w:hAnsi="Calibri" w:cs="Calibri"/>
                    <w:color w:val="000000"/>
                  </w:rPr>
                </w:rPrChange>
              </w:rPr>
              <w:t>0.87</w:t>
            </w:r>
          </w:p>
        </w:tc>
        <w:tc>
          <w:tcPr>
            <w:tcW w:w="1200" w:type="dxa"/>
            <w:noWrap/>
            <w:hideMark/>
            <w:tcPrChange w:id="320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06" w:author="Gabriel Correa" w:date="2015-08-25T14:24:00Z">
                  <w:rPr>
                    <w:rFonts w:ascii="Calibri" w:eastAsia="Times New Roman" w:hAnsi="Calibri" w:cs="Calibri"/>
                    <w:color w:val="000000"/>
                  </w:rPr>
                </w:rPrChange>
              </w:rPr>
            </w:pPr>
            <w:r w:rsidRPr="00E02554">
              <w:rPr>
                <w:rFonts w:eastAsia="Times New Roman" w:cs="Calibri"/>
                <w:color w:val="000000"/>
                <w:rPrChange w:id="3207" w:author="Gabriel Correa" w:date="2015-08-25T14:24:00Z">
                  <w:rPr>
                    <w:rFonts w:ascii="Calibri" w:eastAsia="Times New Roman" w:hAnsi="Calibri" w:cs="Calibri"/>
                    <w:color w:val="000000"/>
                  </w:rPr>
                </w:rPrChange>
              </w:rPr>
              <w:t>0.53</w:t>
            </w:r>
          </w:p>
        </w:tc>
        <w:tc>
          <w:tcPr>
            <w:tcW w:w="1200" w:type="dxa"/>
            <w:noWrap/>
            <w:hideMark/>
            <w:tcPrChange w:id="320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09" w:author="Gabriel Correa" w:date="2015-08-25T14:24:00Z">
                  <w:rPr>
                    <w:rFonts w:ascii="Calibri" w:eastAsia="Times New Roman" w:hAnsi="Calibri" w:cs="Calibri"/>
                    <w:color w:val="000000"/>
                  </w:rPr>
                </w:rPrChange>
              </w:rPr>
            </w:pPr>
            <w:r w:rsidRPr="00E02554">
              <w:rPr>
                <w:rFonts w:eastAsia="Times New Roman" w:cs="Calibri"/>
                <w:color w:val="000000"/>
                <w:rPrChange w:id="3210" w:author="Gabriel Correa" w:date="2015-08-25T14:24:00Z">
                  <w:rPr>
                    <w:rFonts w:ascii="Calibri" w:eastAsia="Times New Roman" w:hAnsi="Calibri" w:cs="Calibri"/>
                    <w:color w:val="000000"/>
                  </w:rPr>
                </w:rPrChange>
              </w:rPr>
              <w:t>0.88</w:t>
            </w:r>
          </w:p>
        </w:tc>
        <w:tc>
          <w:tcPr>
            <w:tcW w:w="1200" w:type="dxa"/>
            <w:noWrap/>
            <w:hideMark/>
            <w:tcPrChange w:id="321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12" w:author="Gabriel Correa" w:date="2015-08-25T14:24:00Z">
                  <w:rPr>
                    <w:rFonts w:ascii="Calibri" w:eastAsia="Times New Roman" w:hAnsi="Calibri" w:cs="Calibri"/>
                    <w:color w:val="000000"/>
                  </w:rPr>
                </w:rPrChange>
              </w:rPr>
            </w:pPr>
            <w:r w:rsidRPr="00E02554">
              <w:rPr>
                <w:rFonts w:eastAsia="Times New Roman" w:cs="Calibri"/>
                <w:color w:val="000000"/>
                <w:rPrChange w:id="3213" w:author="Gabriel Correa" w:date="2015-08-25T14:24:00Z">
                  <w:rPr>
                    <w:rFonts w:ascii="Calibri" w:eastAsia="Times New Roman" w:hAnsi="Calibri" w:cs="Calibri"/>
                    <w:color w:val="000000"/>
                  </w:rPr>
                </w:rPrChange>
              </w:rPr>
              <w:t>0.59</w:t>
            </w:r>
          </w:p>
        </w:tc>
      </w:tr>
      <w:tr w:rsidR="00F76D9A" w:rsidRPr="00F76D9A" w:rsidTr="008F24AB">
        <w:trPr>
          <w:trHeight w:val="300"/>
          <w:trPrChange w:id="3214" w:author="Gabriel Correa" w:date="2015-08-26T03:31:00Z">
            <w:trPr>
              <w:trHeight w:val="300"/>
            </w:trPr>
          </w:trPrChange>
        </w:trPr>
        <w:tc>
          <w:tcPr>
            <w:tcW w:w="2949" w:type="dxa"/>
            <w:noWrap/>
            <w:hideMark/>
            <w:tcPrChange w:id="3215" w:author="Gabriel Correa" w:date="2015-08-26T03:31:00Z">
              <w:tcPr>
                <w:tcW w:w="2647" w:type="dxa"/>
                <w:noWrap/>
                <w:hideMark/>
              </w:tcPr>
            </w:tcPrChange>
          </w:tcPr>
          <w:p w:rsidR="00F76D9A" w:rsidRPr="00E02554" w:rsidRDefault="00F76D9A" w:rsidP="00F76D9A">
            <w:pPr>
              <w:rPr>
                <w:rFonts w:eastAsia="Times New Roman" w:cs="Calibri"/>
                <w:color w:val="000000"/>
                <w:rPrChange w:id="3216" w:author="Gabriel Correa" w:date="2015-08-25T14:24:00Z">
                  <w:rPr>
                    <w:rFonts w:ascii="Calibri" w:eastAsia="Times New Roman" w:hAnsi="Calibri" w:cs="Calibri"/>
                    <w:color w:val="000000"/>
                  </w:rPr>
                </w:rPrChange>
              </w:rPr>
            </w:pPr>
            <w:r w:rsidRPr="00E02554">
              <w:rPr>
                <w:rFonts w:eastAsia="Times New Roman" w:cs="Calibri"/>
                <w:color w:val="000000"/>
                <w:rPrChange w:id="3217" w:author="Gabriel Correa" w:date="2015-08-25T14:24:00Z">
                  <w:rPr>
                    <w:rFonts w:ascii="Calibri" w:eastAsia="Times New Roman" w:hAnsi="Calibri" w:cs="Calibri"/>
                    <w:color w:val="000000"/>
                  </w:rPr>
                </w:rPrChange>
              </w:rPr>
              <w:t>DMNBtext</w:t>
            </w:r>
          </w:p>
        </w:tc>
        <w:tc>
          <w:tcPr>
            <w:tcW w:w="1200" w:type="dxa"/>
            <w:noWrap/>
            <w:hideMark/>
            <w:tcPrChange w:id="321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19" w:author="Gabriel Correa" w:date="2015-08-25T14:24:00Z">
                  <w:rPr>
                    <w:rFonts w:ascii="Calibri" w:eastAsia="Times New Roman" w:hAnsi="Calibri" w:cs="Calibri"/>
                    <w:color w:val="000000"/>
                  </w:rPr>
                </w:rPrChange>
              </w:rPr>
            </w:pPr>
            <w:r w:rsidRPr="00E02554">
              <w:rPr>
                <w:rFonts w:eastAsia="Times New Roman" w:cs="Calibri"/>
                <w:color w:val="000000"/>
                <w:rPrChange w:id="3220" w:author="Gabriel Correa" w:date="2015-08-25T14:24:00Z">
                  <w:rPr>
                    <w:rFonts w:ascii="Calibri" w:eastAsia="Times New Roman" w:hAnsi="Calibri" w:cs="Calibri"/>
                    <w:color w:val="000000"/>
                  </w:rPr>
                </w:rPrChange>
              </w:rPr>
              <w:t>0.66</w:t>
            </w:r>
          </w:p>
        </w:tc>
        <w:tc>
          <w:tcPr>
            <w:tcW w:w="1200" w:type="dxa"/>
            <w:noWrap/>
            <w:hideMark/>
            <w:tcPrChange w:id="322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22" w:author="Gabriel Correa" w:date="2015-08-25T14:24:00Z">
                  <w:rPr>
                    <w:rFonts w:ascii="Calibri" w:eastAsia="Times New Roman" w:hAnsi="Calibri" w:cs="Calibri"/>
                    <w:color w:val="000000"/>
                  </w:rPr>
                </w:rPrChange>
              </w:rPr>
            </w:pPr>
            <w:r w:rsidRPr="00E02554">
              <w:rPr>
                <w:rFonts w:eastAsia="Times New Roman" w:cs="Calibri"/>
                <w:color w:val="000000"/>
                <w:rPrChange w:id="3223" w:author="Gabriel Correa" w:date="2015-08-25T14:24:00Z">
                  <w:rPr>
                    <w:rFonts w:ascii="Calibri" w:eastAsia="Times New Roman" w:hAnsi="Calibri" w:cs="Calibri"/>
                    <w:color w:val="000000"/>
                  </w:rPr>
                </w:rPrChange>
              </w:rPr>
              <w:t>0.87</w:t>
            </w:r>
          </w:p>
        </w:tc>
        <w:tc>
          <w:tcPr>
            <w:tcW w:w="1200" w:type="dxa"/>
            <w:noWrap/>
            <w:hideMark/>
            <w:tcPrChange w:id="322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25" w:author="Gabriel Correa" w:date="2015-08-25T14:24:00Z">
                  <w:rPr>
                    <w:rFonts w:ascii="Calibri" w:eastAsia="Times New Roman" w:hAnsi="Calibri" w:cs="Calibri"/>
                    <w:color w:val="000000"/>
                  </w:rPr>
                </w:rPrChange>
              </w:rPr>
            </w:pPr>
            <w:r w:rsidRPr="00E02554">
              <w:rPr>
                <w:rFonts w:eastAsia="Times New Roman" w:cs="Calibri"/>
                <w:color w:val="000000"/>
                <w:rPrChange w:id="3226" w:author="Gabriel Correa" w:date="2015-08-25T14:24:00Z">
                  <w:rPr>
                    <w:rFonts w:ascii="Calibri" w:eastAsia="Times New Roman" w:hAnsi="Calibri" w:cs="Calibri"/>
                    <w:color w:val="000000"/>
                  </w:rPr>
                </w:rPrChange>
              </w:rPr>
              <w:t>0.54</w:t>
            </w:r>
          </w:p>
        </w:tc>
        <w:tc>
          <w:tcPr>
            <w:tcW w:w="1200" w:type="dxa"/>
            <w:noWrap/>
            <w:hideMark/>
            <w:tcPrChange w:id="322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28" w:author="Gabriel Correa" w:date="2015-08-25T14:24:00Z">
                  <w:rPr>
                    <w:rFonts w:ascii="Calibri" w:eastAsia="Times New Roman" w:hAnsi="Calibri" w:cs="Calibri"/>
                    <w:color w:val="000000"/>
                  </w:rPr>
                </w:rPrChange>
              </w:rPr>
            </w:pPr>
            <w:r w:rsidRPr="00E02554">
              <w:rPr>
                <w:rFonts w:eastAsia="Times New Roman" w:cs="Calibri"/>
                <w:color w:val="000000"/>
                <w:rPrChange w:id="3229" w:author="Gabriel Correa" w:date="2015-08-25T14:24:00Z">
                  <w:rPr>
                    <w:rFonts w:ascii="Calibri" w:eastAsia="Times New Roman" w:hAnsi="Calibri" w:cs="Calibri"/>
                    <w:color w:val="000000"/>
                  </w:rPr>
                </w:rPrChange>
              </w:rPr>
              <w:t>0.94</w:t>
            </w:r>
          </w:p>
        </w:tc>
        <w:tc>
          <w:tcPr>
            <w:tcW w:w="1200" w:type="dxa"/>
            <w:noWrap/>
            <w:hideMark/>
            <w:tcPrChange w:id="323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31" w:author="Gabriel Correa" w:date="2015-08-25T14:24:00Z">
                  <w:rPr>
                    <w:rFonts w:ascii="Calibri" w:eastAsia="Times New Roman" w:hAnsi="Calibri" w:cs="Calibri"/>
                    <w:color w:val="000000"/>
                  </w:rPr>
                </w:rPrChange>
              </w:rPr>
            </w:pPr>
            <w:r w:rsidRPr="00E02554">
              <w:rPr>
                <w:rFonts w:eastAsia="Times New Roman" w:cs="Calibri"/>
                <w:color w:val="000000"/>
                <w:rPrChange w:id="3232" w:author="Gabriel Correa" w:date="2015-08-25T14:24:00Z">
                  <w:rPr>
                    <w:rFonts w:ascii="Calibri" w:eastAsia="Times New Roman" w:hAnsi="Calibri" w:cs="Calibri"/>
                    <w:color w:val="000000"/>
                  </w:rPr>
                </w:rPrChange>
              </w:rPr>
              <w:t>0.60</w:t>
            </w:r>
          </w:p>
        </w:tc>
      </w:tr>
      <w:tr w:rsidR="00F76D9A" w:rsidRPr="00F76D9A" w:rsidTr="008F24AB">
        <w:trPr>
          <w:trHeight w:val="300"/>
          <w:trPrChange w:id="3233" w:author="Gabriel Correa" w:date="2015-08-26T03:31:00Z">
            <w:trPr>
              <w:trHeight w:val="300"/>
            </w:trPr>
          </w:trPrChange>
        </w:trPr>
        <w:tc>
          <w:tcPr>
            <w:tcW w:w="2949" w:type="dxa"/>
            <w:noWrap/>
            <w:hideMark/>
            <w:tcPrChange w:id="3234" w:author="Gabriel Correa" w:date="2015-08-26T03:31:00Z">
              <w:tcPr>
                <w:tcW w:w="2647" w:type="dxa"/>
                <w:noWrap/>
                <w:hideMark/>
              </w:tcPr>
            </w:tcPrChange>
          </w:tcPr>
          <w:p w:rsidR="00F76D9A" w:rsidRPr="00E02554" w:rsidRDefault="00F76D9A" w:rsidP="00F76D9A">
            <w:pPr>
              <w:rPr>
                <w:rFonts w:eastAsia="Times New Roman" w:cs="Calibri"/>
                <w:color w:val="000000"/>
                <w:rPrChange w:id="3235" w:author="Gabriel Correa" w:date="2015-08-25T14:24:00Z">
                  <w:rPr>
                    <w:rFonts w:ascii="Calibri" w:eastAsia="Times New Roman" w:hAnsi="Calibri" w:cs="Calibri"/>
                    <w:color w:val="000000"/>
                  </w:rPr>
                </w:rPrChange>
              </w:rPr>
            </w:pPr>
            <w:r w:rsidRPr="00E02554">
              <w:rPr>
                <w:rFonts w:eastAsia="Times New Roman" w:cs="Calibri"/>
                <w:color w:val="000000"/>
                <w:rPrChange w:id="3236" w:author="Gabriel Correa" w:date="2015-08-25T14:24:00Z">
                  <w:rPr>
                    <w:rFonts w:ascii="Calibri" w:eastAsia="Times New Roman" w:hAnsi="Calibri" w:cs="Calibri"/>
                    <w:color w:val="000000"/>
                  </w:rPr>
                </w:rPrChange>
              </w:rPr>
              <w:t>RandomForest</w:t>
            </w:r>
          </w:p>
        </w:tc>
        <w:tc>
          <w:tcPr>
            <w:tcW w:w="1200" w:type="dxa"/>
            <w:noWrap/>
            <w:hideMark/>
            <w:tcPrChange w:id="3237"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3238"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3239" w:author="Gabriel Correa" w:date="2015-08-25T14:24:00Z">
                  <w:rPr>
                    <w:rFonts w:ascii="Calibri" w:eastAsia="Times New Roman" w:hAnsi="Calibri" w:cs="Calibri"/>
                    <w:b/>
                    <w:bCs/>
                    <w:color w:val="000000"/>
                  </w:rPr>
                </w:rPrChange>
              </w:rPr>
              <w:t>0.71</w:t>
            </w:r>
          </w:p>
        </w:tc>
        <w:tc>
          <w:tcPr>
            <w:tcW w:w="1200" w:type="dxa"/>
            <w:noWrap/>
            <w:hideMark/>
            <w:tcPrChange w:id="324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41" w:author="Gabriel Correa" w:date="2015-08-25T14:24:00Z">
                  <w:rPr>
                    <w:rFonts w:ascii="Calibri" w:eastAsia="Times New Roman" w:hAnsi="Calibri" w:cs="Calibri"/>
                    <w:color w:val="000000"/>
                  </w:rPr>
                </w:rPrChange>
              </w:rPr>
            </w:pPr>
            <w:r w:rsidRPr="00E02554">
              <w:rPr>
                <w:rFonts w:eastAsia="Times New Roman" w:cs="Calibri"/>
                <w:color w:val="000000"/>
                <w:rPrChange w:id="3242" w:author="Gabriel Correa" w:date="2015-08-25T14:24:00Z">
                  <w:rPr>
                    <w:rFonts w:ascii="Calibri" w:eastAsia="Times New Roman" w:hAnsi="Calibri" w:cs="Calibri"/>
                    <w:color w:val="000000"/>
                  </w:rPr>
                </w:rPrChange>
              </w:rPr>
              <w:t>0.77</w:t>
            </w:r>
          </w:p>
        </w:tc>
        <w:tc>
          <w:tcPr>
            <w:tcW w:w="1200" w:type="dxa"/>
            <w:noWrap/>
            <w:hideMark/>
            <w:tcPrChange w:id="324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44" w:author="Gabriel Correa" w:date="2015-08-25T14:24:00Z">
                  <w:rPr>
                    <w:rFonts w:ascii="Calibri" w:eastAsia="Times New Roman" w:hAnsi="Calibri" w:cs="Calibri"/>
                    <w:color w:val="000000"/>
                  </w:rPr>
                </w:rPrChange>
              </w:rPr>
            </w:pPr>
            <w:r w:rsidRPr="00E02554">
              <w:rPr>
                <w:rFonts w:eastAsia="Times New Roman" w:cs="Calibri"/>
                <w:color w:val="000000"/>
                <w:rPrChange w:id="3245" w:author="Gabriel Correa" w:date="2015-08-25T14:24:00Z">
                  <w:rPr>
                    <w:rFonts w:ascii="Calibri" w:eastAsia="Times New Roman" w:hAnsi="Calibri" w:cs="Calibri"/>
                    <w:color w:val="000000"/>
                  </w:rPr>
                </w:rPrChange>
              </w:rPr>
              <w:t>0.67</w:t>
            </w:r>
          </w:p>
        </w:tc>
        <w:tc>
          <w:tcPr>
            <w:tcW w:w="1200" w:type="dxa"/>
            <w:noWrap/>
            <w:hideMark/>
            <w:tcPrChange w:id="324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3247" w:author="Gabriel Correa" w:date="2015-08-25T14:24:00Z">
                  <w:rPr>
                    <w:rFonts w:ascii="Calibri" w:eastAsia="Times New Roman" w:hAnsi="Calibri" w:cs="Calibri"/>
                    <w:color w:val="000000"/>
                  </w:rPr>
                </w:rPrChange>
              </w:rPr>
            </w:pPr>
            <w:r w:rsidRPr="00E02554">
              <w:rPr>
                <w:rFonts w:eastAsia="Times New Roman" w:cs="Calibri"/>
                <w:color w:val="000000"/>
                <w:rPrChange w:id="3248" w:author="Gabriel Correa" w:date="2015-08-25T14:24:00Z">
                  <w:rPr>
                    <w:rFonts w:ascii="Calibri" w:eastAsia="Times New Roman" w:hAnsi="Calibri" w:cs="Calibri"/>
                    <w:color w:val="000000"/>
                  </w:rPr>
                </w:rPrChange>
              </w:rPr>
              <w:t>0.96</w:t>
            </w:r>
          </w:p>
        </w:tc>
        <w:tc>
          <w:tcPr>
            <w:tcW w:w="1200" w:type="dxa"/>
            <w:noWrap/>
            <w:hideMark/>
            <w:tcPrChange w:id="3249" w:author="Gabriel Correa" w:date="2015-08-26T03:31:00Z">
              <w:tcPr>
                <w:tcW w:w="1200" w:type="dxa"/>
                <w:noWrap/>
                <w:hideMark/>
              </w:tcPr>
            </w:tcPrChange>
          </w:tcPr>
          <w:p w:rsidR="00F76D9A" w:rsidRPr="00E02554" w:rsidRDefault="00F76D9A" w:rsidP="00BF44B1">
            <w:pPr>
              <w:keepNext/>
              <w:jc w:val="right"/>
              <w:rPr>
                <w:rFonts w:eastAsia="Times New Roman" w:cs="Calibri"/>
                <w:color w:val="000000"/>
                <w:rPrChange w:id="3250" w:author="Gabriel Correa" w:date="2015-08-25T14:24:00Z">
                  <w:rPr>
                    <w:rFonts w:ascii="Calibri" w:eastAsia="Times New Roman" w:hAnsi="Calibri" w:cs="Calibri"/>
                    <w:color w:val="000000"/>
                  </w:rPr>
                </w:rPrChange>
              </w:rPr>
            </w:pPr>
            <w:r w:rsidRPr="00E02554">
              <w:rPr>
                <w:rFonts w:eastAsia="Times New Roman" w:cs="Calibri"/>
                <w:color w:val="000000"/>
                <w:rPrChange w:id="3251" w:author="Gabriel Correa" w:date="2015-08-25T14:24:00Z">
                  <w:rPr>
                    <w:rFonts w:ascii="Calibri" w:eastAsia="Times New Roman" w:hAnsi="Calibri" w:cs="Calibri"/>
                    <w:color w:val="000000"/>
                  </w:rPr>
                </w:rPrChange>
              </w:rPr>
              <w:t>0.67</w:t>
            </w:r>
          </w:p>
        </w:tc>
      </w:tr>
    </w:tbl>
    <w:p w:rsidR="00F76D9A" w:rsidRPr="00E02554" w:rsidDel="008F24AB" w:rsidRDefault="00BF44B1" w:rsidP="00BF44B1">
      <w:pPr>
        <w:pStyle w:val="Epgrafe"/>
        <w:rPr>
          <w:del w:id="3252" w:author="Gabriel Correa" w:date="2015-08-26T03:33:00Z"/>
        </w:rPr>
      </w:pPr>
      <w:del w:id="3253" w:author="Gabriel Correa" w:date="2015-08-26T03:33:00Z">
        <w:r w:rsidDel="008F24AB">
          <w:delText xml:space="preserve">Imagen </w:delText>
        </w:r>
      </w:del>
      <w:del w:id="3254" w:author="Gabriel Correa" w:date="2015-08-26T03:13:00Z">
        <w:r w:rsidR="005D2320" w:rsidDel="005D2320">
          <w:rPr>
            <w:b w:val="0"/>
            <w:bCs w:val="0"/>
          </w:rPr>
          <w:fldChar w:fldCharType="begin"/>
        </w:r>
        <w:r w:rsidR="005D2320" w:rsidDel="005D2320">
          <w:delInstrText xml:space="preserve"> STYLEREF 1 \s </w:delInstrText>
        </w:r>
        <w:r w:rsidR="005D2320" w:rsidDel="005D2320">
          <w:rPr>
            <w:b w:val="0"/>
            <w:bCs w:val="0"/>
          </w:rPr>
          <w:fldChar w:fldCharType="separate"/>
        </w:r>
        <w:r w:rsidR="005D2320" w:rsidDel="005D2320">
          <w:rPr>
            <w:noProof/>
          </w:rPr>
          <w:delText>6</w:delText>
        </w:r>
        <w:r w:rsidR="005D2320" w:rsidDel="005D2320">
          <w:rPr>
            <w:b w:val="0"/>
            <w:bCs w:val="0"/>
            <w:noProof/>
          </w:rPr>
          <w:fldChar w:fldCharType="end"/>
        </w:r>
        <w:r w:rsidDel="005D2320">
          <w:delText>.</w:delText>
        </w:r>
        <w:r w:rsidR="005D2320" w:rsidDel="005D2320">
          <w:rPr>
            <w:b w:val="0"/>
            <w:bCs w:val="0"/>
          </w:rPr>
          <w:fldChar w:fldCharType="begin"/>
        </w:r>
        <w:r w:rsidR="005D2320" w:rsidDel="005D2320">
          <w:delInstrText xml:space="preserve"> SEQ Imagen \* ARABIC \s 1 </w:delInstrText>
        </w:r>
        <w:r w:rsidR="005D2320" w:rsidDel="005D2320">
          <w:rPr>
            <w:b w:val="0"/>
            <w:bCs w:val="0"/>
          </w:rPr>
          <w:fldChar w:fldCharType="separate"/>
        </w:r>
        <w:r w:rsidR="005D2320" w:rsidDel="005D2320">
          <w:rPr>
            <w:noProof/>
          </w:rPr>
          <w:delText>1</w:delText>
        </w:r>
        <w:r w:rsidR="005D2320" w:rsidDel="005D2320">
          <w:rPr>
            <w:b w:val="0"/>
            <w:bCs w:val="0"/>
            <w:noProof/>
          </w:rPr>
          <w:fldChar w:fldCharType="end"/>
        </w:r>
      </w:del>
    </w:p>
    <w:p w:rsidR="001809B5" w:rsidRDefault="003B08A8">
      <w:pPr>
        <w:keepNext/>
        <w:rPr>
          <w:ins w:id="3255" w:author="Gabriel Correa" w:date="2015-08-26T03:34:00Z"/>
        </w:rPr>
      </w:pPr>
      <w:r w:rsidRPr="007C2995">
        <w:rPr>
          <w:noProof/>
        </w:rPr>
        <w:drawing>
          <wp:inline distT="0" distB="0" distL="0" distR="0" wp14:anchorId="33E3208F" wp14:editId="2B64D655">
            <wp:extent cx="4277322" cy="2257740"/>
            <wp:effectExtent l="0" t="0" r="9525"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Optimizar-FMeasure-mejor-que-Recall.png"/>
                    <pic:cNvPicPr/>
                  </pic:nvPicPr>
                  <pic:blipFill>
                    <a:blip r:embed="rId31">
                      <a:extLst>
                        <a:ext uri="{28A0092B-C50C-407E-A947-70E740481C1C}">
                          <a14:useLocalDpi xmlns:a14="http://schemas.microsoft.com/office/drawing/2010/main" val="0"/>
                        </a:ext>
                      </a:extLst>
                    </a:blip>
                    <a:stretch>
                      <a:fillRect/>
                    </a:stretch>
                  </pic:blipFill>
                  <pic:spPr>
                    <a:xfrm>
                      <a:off x="0" y="0"/>
                      <a:ext cx="4277322" cy="2257740"/>
                    </a:xfrm>
                    <a:prstGeom prst="rect">
                      <a:avLst/>
                    </a:prstGeom>
                  </pic:spPr>
                </pic:pic>
              </a:graphicData>
            </a:graphic>
          </wp:inline>
        </w:drawing>
      </w:r>
    </w:p>
    <w:p w:rsidR="003B08A8" w:rsidRPr="00E02554" w:rsidDel="008F24AB" w:rsidRDefault="008F24AB">
      <w:pPr>
        <w:pStyle w:val="Epgrafe"/>
        <w:rPr>
          <w:del w:id="3256" w:author="Gabriel Correa" w:date="2015-08-26T03:34:00Z"/>
        </w:rPr>
        <w:pPrChange w:id="3257" w:author="Gabriel Correa" w:date="2015-08-26T03:34:00Z">
          <w:pPr>
            <w:keepNext/>
          </w:pPr>
        </w:pPrChange>
      </w:pPr>
      <w:bookmarkStart w:id="3258" w:name="_Ref428323464"/>
      <w:ins w:id="3259" w:author="Gabriel Correa" w:date="2015-08-26T03:33:00Z">
        <w:r>
          <w:t xml:space="preserve">Imagen </w:t>
        </w:r>
      </w:ins>
      <w:ins w:id="3260" w:author="Gabriel Correa" w:date="2015-08-28T07:37:00Z">
        <w:r w:rsidR="00E54D64">
          <w:fldChar w:fldCharType="begin"/>
        </w:r>
        <w:r w:rsidR="00E54D64">
          <w:instrText xml:space="preserve"> STYLEREF 1 \s </w:instrText>
        </w:r>
      </w:ins>
      <w:r w:rsidR="00E54D64">
        <w:fldChar w:fldCharType="separate"/>
      </w:r>
      <w:r w:rsidR="00E54D64">
        <w:rPr>
          <w:noProof/>
        </w:rPr>
        <w:t>7</w:t>
      </w:r>
      <w:ins w:id="3261"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3262" w:author="Gabriel Correa" w:date="2015-08-28T07:37:00Z">
        <w:r w:rsidR="00E54D64">
          <w:rPr>
            <w:noProof/>
          </w:rPr>
          <w:t>1</w:t>
        </w:r>
        <w:r w:rsidR="00E54D64">
          <w:fldChar w:fldCharType="end"/>
        </w:r>
      </w:ins>
      <w:bookmarkEnd w:id="3258"/>
      <w:ins w:id="3263" w:author="Gabriel Correa" w:date="2015-08-26T03:33:00Z">
        <w:r w:rsidRPr="008F24AB">
          <w:t xml:space="preserve"> </w:t>
        </w:r>
        <w:r>
          <w:t>Matrices de confusión mostrando que SMO y RandomForest superan en este caso a NaiveBayes porque tienen ambos un valor de F-Measure significativamente mayor a este y pueden usar una matriz de costos para mejorar sus valores de recall.</w:t>
        </w:r>
      </w:ins>
    </w:p>
    <w:p w:rsidR="00DC4C16" w:rsidRDefault="003B08A8">
      <w:pPr>
        <w:pStyle w:val="Epgrafe"/>
      </w:pPr>
      <w:bookmarkStart w:id="3264" w:name="_Ref428137174"/>
      <w:bookmarkStart w:id="3265" w:name="_Ref428137168"/>
      <w:del w:id="3266" w:author="Gabriel Correa" w:date="2015-08-26T03:34:00Z">
        <w:r w:rsidDel="008F24AB">
          <w:delText xml:space="preserve">Imagen </w:delText>
        </w:r>
      </w:del>
      <w:del w:id="3267"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2</w:delText>
        </w:r>
        <w:r w:rsidR="005D2320" w:rsidDel="005D2320">
          <w:rPr>
            <w:noProof/>
          </w:rPr>
          <w:fldChar w:fldCharType="end"/>
        </w:r>
      </w:del>
      <w:del w:id="3268"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5</w:delText>
        </w:r>
        <w:r w:rsidR="002D2EC0" w:rsidDel="00F80B4D">
          <w:rPr>
            <w:noProof/>
          </w:rPr>
          <w:fldChar w:fldCharType="end"/>
        </w:r>
      </w:del>
      <w:bookmarkEnd w:id="3264"/>
      <w:del w:id="3269" w:author="Gabriel Correa" w:date="2015-08-26T03:34:00Z">
        <w:r w:rsidDel="008F24AB">
          <w:delText xml:space="preserve">:  </w:delText>
        </w:r>
      </w:del>
      <w:r>
        <w:t xml:space="preserve"> </w:t>
      </w:r>
      <w:del w:id="3270" w:author="Gabriel Correa" w:date="2015-08-26T03:33:00Z">
        <w:r w:rsidDel="008F24AB">
          <w:delText>Matrices de confusión mostrando que SMO y RandomForest superan en este caso a NaiveBayes porque tienen ambos un valor de F-Measure significativamente mayor a este y pueden usar una matriz de costos para mejorar sus valores de recall.</w:delText>
        </w:r>
      </w:del>
      <w:bookmarkEnd w:id="3265"/>
    </w:p>
    <w:p w:rsidR="00DC4C16" w:rsidRPr="00E02554" w:rsidRDefault="00E02B06" w:rsidP="00FD7889">
      <w:pPr>
        <w:rPr>
          <w:ins w:id="3271" w:author="Gabriel Correa" w:date="2015-08-25T01:30:00Z"/>
        </w:rPr>
      </w:pPr>
      <w:r w:rsidRPr="00E02554">
        <w:t xml:space="preserve">Sin embargo, también se observa que al aplicar la matriz de costos sobre un clasificador empeora su valor de </w:t>
      </w:r>
      <w:r w:rsidRPr="00E02554">
        <w:rPr>
          <w:i/>
        </w:rPr>
        <w:t>F-Measure</w:t>
      </w:r>
      <w:r w:rsidRPr="00E02554">
        <w:t xml:space="preserve">, lo cual se puede notar viendo el cambio en </w:t>
      </w:r>
      <w:r w:rsidRPr="00E02554">
        <w:rPr>
          <w:i/>
        </w:rPr>
        <w:t xml:space="preserve">F-Measure </w:t>
      </w:r>
      <w:r w:rsidRPr="00E02554">
        <w:t xml:space="preserve">de </w:t>
      </w:r>
      <w:r w:rsidRPr="00E02554">
        <w:rPr>
          <w:i/>
        </w:rPr>
        <w:t xml:space="preserve">SMO </w:t>
      </w:r>
      <w:r w:rsidRPr="00E02554">
        <w:t xml:space="preserve">y </w:t>
      </w:r>
      <w:r w:rsidRPr="00E02554">
        <w:rPr>
          <w:i/>
        </w:rPr>
        <w:t>RandomForest</w:t>
      </w:r>
      <w:r w:rsidRPr="00E02554">
        <w:t xml:space="preserve"> entre la </w:t>
      </w:r>
      <w:r w:rsidRPr="00D471E1">
        <w:fldChar w:fldCharType="begin"/>
      </w:r>
      <w:r w:rsidRPr="00E02554">
        <w:instrText xml:space="preserve"> REF _Ref428137174 \h </w:instrText>
      </w:r>
      <w:del w:id="3272" w:author="Gabriel Correa" w:date="2015-08-26T03:34:00Z">
        <w:r w:rsidRPr="00D471E1">
          <w:fldChar w:fldCharType="separate"/>
        </w:r>
      </w:del>
      <w:del w:id="3273" w:author="Gabriel Correa" w:date="2015-08-26T03:09:00Z">
        <w:r w:rsidRPr="00E02554" w:rsidDel="005D2320">
          <w:delText xml:space="preserve">Imagen </w:delText>
        </w:r>
        <w:r w:rsidRPr="00E02554" w:rsidDel="005D2320">
          <w:rPr>
            <w:noProof/>
          </w:rPr>
          <w:delText>5</w:delText>
        </w:r>
      </w:del>
      <w:r w:rsidRPr="00D471E1">
        <w:fldChar w:fldCharType="end"/>
      </w:r>
      <w:r w:rsidRPr="00E02554">
        <w:t xml:space="preserve"> y la </w:t>
      </w:r>
      <w:r w:rsidRPr="00D471E1">
        <w:fldChar w:fldCharType="begin"/>
      </w:r>
      <w:r w:rsidRPr="00E02554">
        <w:instrText xml:space="preserve"> REF _Ref428137107 \h </w:instrText>
      </w:r>
      <w:r w:rsidRPr="00D471E1">
        <w:fldChar w:fldCharType="separate"/>
      </w:r>
      <w:ins w:id="3274" w:author="Gabriel Correa" w:date="2015-08-28T07:30:00Z">
        <w:r w:rsidR="00E54D64">
          <w:t xml:space="preserve">Tabla </w:t>
        </w:r>
        <w:r w:rsidR="00E54D64">
          <w:rPr>
            <w:noProof/>
          </w:rPr>
          <w:t>7</w:t>
        </w:r>
        <w:r w:rsidR="00E54D64">
          <w:t>.</w:t>
        </w:r>
        <w:r w:rsidR="00E54D64">
          <w:rPr>
            <w:noProof/>
          </w:rPr>
          <w:t>1</w:t>
        </w:r>
      </w:ins>
      <w:del w:id="3275" w:author="Gabriel Correa" w:date="2015-08-26T03:09:00Z">
        <w:r w:rsidRPr="00E02554" w:rsidDel="005D2320">
          <w:delText xml:space="preserve">Tabla </w:delText>
        </w:r>
        <w:r w:rsidRPr="00E02554" w:rsidDel="005D2320">
          <w:rPr>
            <w:noProof/>
          </w:rPr>
          <w:delText>2</w:delText>
        </w:r>
      </w:del>
      <w:r w:rsidRPr="00D471E1">
        <w:fldChar w:fldCharType="end"/>
      </w:r>
      <w:r w:rsidRPr="00E02554">
        <w:t xml:space="preserve">. Esto indica que ambos clasificadores pueden superar a </w:t>
      </w:r>
      <w:r w:rsidRPr="00E02554">
        <w:rPr>
          <w:i/>
        </w:rPr>
        <w:t>NaiveBayes</w:t>
      </w:r>
      <w:r w:rsidRPr="00E02554">
        <w:t xml:space="preserve"> mientras su valor de </w:t>
      </w:r>
      <w:r w:rsidRPr="00E02554">
        <w:rPr>
          <w:i/>
        </w:rPr>
        <w:t>F-Measure</w:t>
      </w:r>
      <w:r w:rsidRPr="00E02554">
        <w:t xml:space="preserve"> </w:t>
      </w:r>
      <w:proofErr w:type="gramStart"/>
      <w:r w:rsidRPr="00E02554">
        <w:t>finales</w:t>
      </w:r>
      <w:proofErr w:type="gramEnd"/>
      <w:r w:rsidRPr="00E02554">
        <w:t xml:space="preserve"> no </w:t>
      </w:r>
      <w:r w:rsidR="00FA628A" w:rsidRPr="00E02554">
        <w:t xml:space="preserve">resulten inferiores al </w:t>
      </w:r>
      <w:r w:rsidR="00FA628A" w:rsidRPr="00E02554">
        <w:rPr>
          <w:i/>
        </w:rPr>
        <w:t>F-Measure</w:t>
      </w:r>
      <w:r w:rsidR="00FA628A" w:rsidRPr="00E02554">
        <w:t xml:space="preserve"> de </w:t>
      </w:r>
      <w:r w:rsidR="00FA628A" w:rsidRPr="00E02554">
        <w:rPr>
          <w:i/>
        </w:rPr>
        <w:t>NaiveBayes</w:t>
      </w:r>
      <w:r w:rsidR="00FA628A" w:rsidRPr="00E02554">
        <w:t>.</w:t>
      </w:r>
    </w:p>
    <w:p w:rsidR="0040326A" w:rsidRPr="00E02554" w:rsidRDefault="00972A17" w:rsidP="00FD7889">
      <w:pPr>
        <w:rPr>
          <w:ins w:id="3276" w:author="Gabriel Correa" w:date="2015-08-24T16:01:00Z"/>
        </w:rPr>
      </w:pPr>
      <w:r>
        <w:lastRenderedPageBreak/>
        <w:t>Otro problema con la matriz de costos es que</w:t>
      </w:r>
      <w:ins w:id="3277" w:author="Gabriel Correa" w:date="2015-08-25T01:30:00Z">
        <w:r w:rsidR="0040326A" w:rsidRPr="00E02554">
          <w:t xml:space="preserve"> hay clasificadores que no necesariamente mejoran su valor de </w:t>
        </w:r>
        <w:r w:rsidR="0040326A" w:rsidRPr="00E02554">
          <w:rPr>
            <w:i/>
          </w:rPr>
          <w:t>recall</w:t>
        </w:r>
        <w:r w:rsidR="0040326A" w:rsidRPr="00E02554">
          <w:t xml:space="preserve"> e incluso pueden empeorar al usar la matriz de costos, como </w:t>
        </w:r>
      </w:ins>
      <w:ins w:id="3278" w:author="Gabriel Correa" w:date="2015-08-25T01:31:00Z">
        <w:r w:rsidR="0040326A" w:rsidRPr="00E02554">
          <w:t xml:space="preserve">se ve en la sección </w:t>
        </w:r>
      </w:ins>
      <w:ins w:id="3279" w:author="Gabriel Correa" w:date="2015-08-25T01:32:00Z">
        <w:r w:rsidR="0040326A" w:rsidRPr="00D471E1">
          <w:fldChar w:fldCharType="begin"/>
        </w:r>
        <w:r w:rsidR="0040326A" w:rsidRPr="00E02554">
          <w:instrText xml:space="preserve"> REF _Ref428229703 \w \h </w:instrText>
        </w:r>
      </w:ins>
      <w:r w:rsidR="0040326A" w:rsidRPr="00D471E1">
        <w:fldChar w:fldCharType="separate"/>
      </w:r>
      <w:ins w:id="3280" w:author="Gabriel Correa" w:date="2015-08-28T07:30:00Z">
        <w:r w:rsidR="00E54D64">
          <w:t>7.2.6</w:t>
        </w:r>
      </w:ins>
      <w:ins w:id="3281" w:author="Gabriel Correa" w:date="2015-08-25T01:32:00Z">
        <w:r w:rsidR="0040326A" w:rsidRPr="00D471E1">
          <w:fldChar w:fldCharType="end"/>
        </w:r>
      </w:ins>
      <w:ins w:id="3282" w:author="Gabriel Correa" w:date="2015-08-25T01:31:00Z">
        <w:r w:rsidR="0040326A" w:rsidRPr="00E02554">
          <w:t>.</w:t>
        </w:r>
      </w:ins>
    </w:p>
    <w:p w:rsidR="00565CAD" w:rsidRDefault="00565CAD">
      <w:pPr>
        <w:pStyle w:val="Ttulo3"/>
        <w:rPr>
          <w:ins w:id="3283" w:author="Gabriel Correa" w:date="2015-08-24T16:51:00Z"/>
        </w:rPr>
        <w:pPrChange w:id="3284" w:author="Gabriel Correa" w:date="2015-08-24T16:51:00Z">
          <w:pPr/>
        </w:pPrChange>
      </w:pPr>
      <w:bookmarkStart w:id="3285" w:name="_Ref428317349"/>
      <w:bookmarkStart w:id="3286" w:name="_Toc428510407"/>
      <w:ins w:id="3287" w:author="Gabriel Correa" w:date="2015-08-24T16:51:00Z">
        <w:r>
          <w:t>Usando Keywords</w:t>
        </w:r>
        <w:bookmarkEnd w:id="3285"/>
        <w:bookmarkEnd w:id="3286"/>
      </w:ins>
    </w:p>
    <w:p w:rsidR="00565CAD" w:rsidRPr="00E02554" w:rsidRDefault="00565CAD" w:rsidP="00695838">
      <w:pPr>
        <w:rPr>
          <w:ins w:id="3288" w:author="Gabriel Correa" w:date="2015-08-24T16:53:00Z"/>
        </w:rPr>
      </w:pPr>
      <w:ins w:id="3289" w:author="Gabriel Correa" w:date="2015-08-24T16:51:00Z">
        <w:r w:rsidRPr="00E02554">
          <w:t>Este experimento consiste en evaluar l</w:t>
        </w:r>
      </w:ins>
      <w:ins w:id="3290" w:author="Gabriel Correa" w:date="2015-08-24T16:52:00Z">
        <w:r w:rsidRPr="00E02554">
          <w:t>as tres librerías de los</w:t>
        </w:r>
      </w:ins>
      <w:ins w:id="3291" w:author="Gabriel Correa" w:date="2015-08-24T16:51:00Z">
        <w:r w:rsidRPr="00E02554">
          <w:t xml:space="preserve"> datos finales</w:t>
        </w:r>
      </w:ins>
      <w:ins w:id="3292" w:author="Gabriel Correa" w:date="2015-08-24T16:52:00Z">
        <w:r w:rsidRPr="00E02554">
          <w:t xml:space="preserve"> usando la regla de los</w:t>
        </w:r>
        <w:r w:rsidRPr="00E02554">
          <w:rPr>
            <w:i/>
          </w:rPr>
          <w:t xml:space="preserve"> keywords</w:t>
        </w:r>
        <w:r w:rsidRPr="00E02554">
          <w:t xml:space="preserve">: ‘Si una frase contiene al menos 1 </w:t>
        </w:r>
        <w:r w:rsidRPr="00E02554">
          <w:rPr>
            <w:i/>
          </w:rPr>
          <w:t>keyword</w:t>
        </w:r>
        <w:r w:rsidRPr="00E02554">
          <w:t xml:space="preserve"> entonces es directiva</w:t>
        </w:r>
      </w:ins>
      <w:ins w:id="3293" w:author="Gabriel Correa" w:date="2015-08-24T16:53:00Z">
        <w:r w:rsidRPr="00E02554">
          <w:t xml:space="preserve"> y</w:t>
        </w:r>
      </w:ins>
      <w:ins w:id="3294" w:author="Gabriel Correa" w:date="2015-08-24T16:52:00Z">
        <w:r w:rsidRPr="00E02554">
          <w:t xml:space="preserve"> si </w:t>
        </w:r>
      </w:ins>
      <w:ins w:id="3295" w:author="Gabriel Correa" w:date="2015-08-24T16:53:00Z">
        <w:r w:rsidRPr="00E02554">
          <w:t>no es así, es una no-directiva’.</w:t>
        </w:r>
      </w:ins>
    </w:p>
    <w:p w:rsidR="00695838" w:rsidRDefault="00695838" w:rsidP="00695838">
      <w:pPr>
        <w:rPr>
          <w:ins w:id="3296" w:author="Gabriel Correa" w:date="2015-08-25T16:27:00Z"/>
        </w:rPr>
      </w:pPr>
      <w:ins w:id="3297" w:author="Gabriel Correa" w:date="2015-08-24T16:53:00Z">
        <w:r w:rsidRPr="00E02554">
          <w:t xml:space="preserve">Se usan los </w:t>
        </w:r>
        <w:r w:rsidRPr="00E02554">
          <w:rPr>
            <w:i/>
            <w:rPrChange w:id="3298" w:author="Gabriel Correa" w:date="2015-08-25T14:24:00Z">
              <w:rPr/>
            </w:rPrChange>
          </w:rPr>
          <w:t>keywords</w:t>
        </w:r>
        <w:r w:rsidRPr="00E02554">
          <w:t xml:space="preserve"> de estudio de </w:t>
        </w:r>
        <w:commentRangeStart w:id="3299"/>
        <w:r w:rsidRPr="00E02554">
          <w:t>Monperrus</w:t>
        </w:r>
      </w:ins>
      <w:commentRangeEnd w:id="3299"/>
      <w:ins w:id="3300" w:author="Gabriel Correa" w:date="2015-08-24T16:54:00Z">
        <w:r w:rsidRPr="00794D09">
          <w:rPr>
            <w:rStyle w:val="Refdecomentario"/>
            <w:sz w:val="24"/>
          </w:rPr>
          <w:commentReference w:id="3299"/>
        </w:r>
      </w:ins>
      <w:ins w:id="3301" w:author="Gabriel Correa" w:date="2015-08-25T16:22:00Z">
        <w:r w:rsidR="00941879">
          <w:t xml:space="preserve"> (set #1)</w:t>
        </w:r>
      </w:ins>
      <w:ins w:id="3302" w:author="Gabriel Correa" w:date="2015-08-24T16:54:00Z">
        <w:r w:rsidR="00F768DE" w:rsidRPr="00E02554">
          <w:t xml:space="preserve"> y otro</w:t>
        </w:r>
      </w:ins>
      <w:ins w:id="3303" w:author="Gabriel Correa" w:date="2015-08-25T16:08:00Z">
        <w:r w:rsidR="000C082E">
          <w:t xml:space="preserve"> conjunto</w:t>
        </w:r>
      </w:ins>
      <w:ins w:id="3304" w:author="Gabriel Correa" w:date="2015-08-24T16:54:00Z">
        <w:r w:rsidR="00F768DE" w:rsidRPr="00E02554">
          <w:t xml:space="preserve"> igual pero </w:t>
        </w:r>
      </w:ins>
      <w:ins w:id="3305" w:author="Gabriel Correa" w:date="2015-08-24T16:56:00Z">
        <w:r w:rsidR="00F768DE" w:rsidRPr="00E02554">
          <w:t xml:space="preserve">conteniendo además </w:t>
        </w:r>
      </w:ins>
      <w:ins w:id="3306" w:author="Gabriel Correa" w:date="2015-08-24T16:54:00Z">
        <w:r w:rsidR="00F768DE" w:rsidRPr="00E02554">
          <w:t xml:space="preserve">el </w:t>
        </w:r>
        <w:r w:rsidR="00F768DE" w:rsidRPr="00E02554">
          <w:rPr>
            <w:i/>
            <w:rPrChange w:id="3307" w:author="Gabriel Correa" w:date="2015-08-25T14:24:00Z">
              <w:rPr/>
            </w:rPrChange>
          </w:rPr>
          <w:t>keyword</w:t>
        </w:r>
        <w:r w:rsidR="00F768DE" w:rsidRPr="00E02554">
          <w:t xml:space="preserve"> </w:t>
        </w:r>
      </w:ins>
      <w:ins w:id="3308" w:author="Gabriel Correa" w:date="2015-08-24T16:55:00Z">
        <w:r w:rsidR="00F768DE" w:rsidRPr="00E02554">
          <w:t>‘</w:t>
        </w:r>
        <w:r w:rsidR="00F768DE" w:rsidRPr="00E02554">
          <w:rPr>
            <w:i/>
          </w:rPr>
          <w:t>null</w:t>
        </w:r>
      </w:ins>
      <w:ins w:id="3309" w:author="Gabriel Correa" w:date="2015-08-24T16:56:00Z">
        <w:r w:rsidR="00F768DE" w:rsidRPr="00E02554">
          <w:rPr>
            <w:i/>
          </w:rPr>
          <w:t>’</w:t>
        </w:r>
      </w:ins>
      <w:ins w:id="3310" w:author="Gabriel Correa" w:date="2015-08-25T16:22:00Z">
        <w:r w:rsidR="00941879">
          <w:t xml:space="preserve"> (set #2)</w:t>
        </w:r>
      </w:ins>
      <w:ins w:id="3311" w:author="Gabriel Correa" w:date="2015-08-25T16:26:00Z">
        <w:r w:rsidR="00D755F5">
          <w:t xml:space="preserve">, </w:t>
        </w:r>
      </w:ins>
      <w:ins w:id="3312" w:author="Gabriel Correa" w:date="2015-08-25T16:27:00Z">
        <w:r w:rsidR="00D755F5">
          <w:t>listados a continuación</w:t>
        </w:r>
      </w:ins>
      <w:ins w:id="3313" w:author="Gabriel Correa" w:date="2015-08-25T16:22:00Z">
        <w:r w:rsidR="00941879">
          <w:t>.</w:t>
        </w:r>
      </w:ins>
    </w:p>
    <w:p w:rsidR="00D755F5" w:rsidRPr="00166CB5" w:rsidRDefault="00D755F5" w:rsidP="00695838">
      <w:pPr>
        <w:rPr>
          <w:ins w:id="3314" w:author="Gabriel Correa" w:date="2015-08-25T16:09:00Z"/>
        </w:rPr>
      </w:pPr>
    </w:p>
    <w:p w:rsidR="00941879" w:rsidRDefault="00941879" w:rsidP="005D2320">
      <w:pPr>
        <w:pStyle w:val="Epgrafe"/>
        <w:keepNext/>
        <w:ind w:right="758"/>
        <w:rPr>
          <w:ins w:id="3315" w:author="Gabriel Correa" w:date="2015-08-25T16:18:00Z"/>
        </w:rPr>
      </w:pPr>
      <w:ins w:id="3316" w:author="Gabriel Correa" w:date="2015-08-25T16:18:00Z">
        <w:r>
          <w:t xml:space="preserve">Tabla </w:t>
        </w:r>
      </w:ins>
      <w:ins w:id="3317" w:author="Gabriel Correa" w:date="2015-08-28T00:22:00Z">
        <w:r w:rsidR="00F002B6">
          <w:fldChar w:fldCharType="begin"/>
        </w:r>
        <w:r w:rsidR="00F002B6">
          <w:instrText xml:space="preserve"> STYLEREF 1 \s </w:instrText>
        </w:r>
      </w:ins>
      <w:r w:rsidR="00F002B6">
        <w:fldChar w:fldCharType="separate"/>
      </w:r>
      <w:r w:rsidR="00E54D64">
        <w:rPr>
          <w:noProof/>
        </w:rPr>
        <w:t>7</w:t>
      </w:r>
      <w:ins w:id="3318"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3319" w:author="Gabriel Correa" w:date="2015-08-28T07:30:00Z">
        <w:r w:rsidR="00E54D64">
          <w:rPr>
            <w:noProof/>
          </w:rPr>
          <w:t>2</w:t>
        </w:r>
      </w:ins>
      <w:ins w:id="3320" w:author="Gabriel Correa" w:date="2015-08-28T00:22:00Z">
        <w:r w:rsidR="00F002B6">
          <w:fldChar w:fldCharType="end"/>
        </w:r>
      </w:ins>
      <w:del w:id="3321"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2</w:delText>
        </w:r>
        <w:r w:rsidR="005D2320" w:rsidDel="008F24AB">
          <w:rPr>
            <w:noProof/>
          </w:rPr>
          <w:fldChar w:fldCharType="end"/>
        </w:r>
      </w:del>
      <w:ins w:id="3322" w:author="Gabriel Correa" w:date="2015-08-25T16:18:00Z">
        <w:r>
          <w:t xml:space="preserve">:   </w:t>
        </w:r>
      </w:ins>
      <w:ins w:id="3323" w:author="Gabriel Correa" w:date="2015-08-25T16:19:00Z">
        <w:r>
          <w:t xml:space="preserve">Listado de </w:t>
        </w:r>
        <w:r w:rsidRPr="00941879">
          <w:rPr>
            <w:i/>
            <w:rPrChange w:id="3324" w:author="Gabriel Correa" w:date="2015-08-25T16:19:00Z">
              <w:rPr>
                <w:b w:val="0"/>
                <w:bCs w:val="0"/>
                <w:color w:val="auto"/>
                <w:sz w:val="24"/>
                <w:szCs w:val="22"/>
              </w:rPr>
            </w:rPrChange>
          </w:rPr>
          <w:t>k</w:t>
        </w:r>
      </w:ins>
      <w:ins w:id="3325" w:author="Gabriel Correa" w:date="2015-08-25T16:18:00Z">
        <w:r w:rsidRPr="00941879">
          <w:rPr>
            <w:i/>
            <w:rPrChange w:id="3326" w:author="Gabriel Correa" w:date="2015-08-25T16:19:00Z">
              <w:rPr>
                <w:b w:val="0"/>
                <w:bCs w:val="0"/>
                <w:color w:val="auto"/>
                <w:sz w:val="24"/>
                <w:szCs w:val="22"/>
              </w:rPr>
            </w:rPrChange>
          </w:rPr>
          <w:t>eywords</w:t>
        </w:r>
        <w:r>
          <w:t xml:space="preserve"> que determinan si un comentario es </w:t>
        </w:r>
      </w:ins>
      <w:ins w:id="3327" w:author="Gabriel Correa" w:date="2015-08-25T16:19:00Z">
        <w:r>
          <w:t xml:space="preserve">o no es </w:t>
        </w:r>
      </w:ins>
      <w:ins w:id="3328" w:author="Gabriel Correa" w:date="2015-08-25T16:18:00Z">
        <w:r>
          <w:t>una directiv</w:t>
        </w:r>
      </w:ins>
      <w:ins w:id="3329" w:author="Gabriel Correa" w:date="2015-08-25T16:19:00Z">
        <w:r>
          <w:t>a</w:t>
        </w:r>
      </w:ins>
      <w:ins w:id="3330" w:author="Gabriel Correa" w:date="2015-08-25T16:18:00Z">
        <w:r>
          <w:t>.</w:t>
        </w:r>
      </w:ins>
      <w:ins w:id="3331" w:author="Gabriel Correa" w:date="2015-08-25T16:19:00Z">
        <w:r>
          <w:t xml:space="preserve"> El </w:t>
        </w:r>
      </w:ins>
      <w:ins w:id="3332" w:author="Gabriel Correa" w:date="2015-08-25T16:20:00Z">
        <w:r>
          <w:t>set #1</w:t>
        </w:r>
      </w:ins>
      <w:ins w:id="3333" w:author="Gabriel Correa" w:date="2015-08-25T16:19:00Z">
        <w:r>
          <w:t xml:space="preserve"> incluye a todas las palabras menos </w:t>
        </w:r>
      </w:ins>
      <w:ins w:id="3334" w:author="Gabriel Correa" w:date="2015-08-25T16:20:00Z">
        <w:r>
          <w:t>‘null’ y el set #2 considera a todas las palabras.</w:t>
        </w:r>
      </w:ins>
    </w:p>
    <w:tbl>
      <w:tblPr>
        <w:tblStyle w:val="TableNormal"/>
        <w:tblW w:w="8968" w:type="dxa"/>
        <w:tblInd w:w="-15" w:type="dxa"/>
        <w:tblLook w:val="04A0" w:firstRow="1" w:lastRow="0" w:firstColumn="1" w:lastColumn="0" w:noHBand="0" w:noVBand="1"/>
        <w:tblPrChange w:id="3335" w:author="Gabriel Correa" w:date="2015-08-25T16:21:00Z">
          <w:tblPr>
            <w:tblStyle w:val="TableNormal"/>
            <w:tblW w:w="8840" w:type="dxa"/>
            <w:tblInd w:w="-15" w:type="dxa"/>
            <w:tblLook w:val="04A0" w:firstRow="1" w:lastRow="0" w:firstColumn="1" w:lastColumn="0" w:noHBand="0" w:noVBand="1"/>
          </w:tblPr>
        </w:tblPrChange>
      </w:tblPr>
      <w:tblGrid>
        <w:gridCol w:w="1577"/>
        <w:gridCol w:w="1529"/>
        <w:gridCol w:w="1498"/>
        <w:gridCol w:w="1465"/>
        <w:gridCol w:w="1619"/>
        <w:gridCol w:w="1376"/>
        <w:tblGridChange w:id="3336">
          <w:tblGrid>
            <w:gridCol w:w="1529"/>
            <w:gridCol w:w="16"/>
            <w:gridCol w:w="1465"/>
            <w:gridCol w:w="32"/>
            <w:gridCol w:w="1418"/>
            <w:gridCol w:w="48"/>
            <w:gridCol w:w="1369"/>
            <w:gridCol w:w="64"/>
            <w:gridCol w:w="1667"/>
            <w:gridCol w:w="1328"/>
            <w:gridCol w:w="16"/>
          </w:tblGrid>
        </w:tblGridChange>
      </w:tblGrid>
      <w:tr w:rsidR="00941879" w:rsidRPr="000C082E" w:rsidTr="00D755F5">
        <w:trPr>
          <w:trHeight w:val="300"/>
          <w:ins w:id="3337" w:author="Gabriel Correa" w:date="2015-08-25T16:16:00Z"/>
          <w:trPrChange w:id="3338" w:author="Gabriel Correa" w:date="2015-08-25T16:21:00Z">
            <w:trPr>
              <w:gridAfter w:val="0"/>
              <w:trHeight w:val="300"/>
            </w:trPr>
          </w:trPrChange>
        </w:trPr>
        <w:tc>
          <w:tcPr>
            <w:tcW w:w="1561" w:type="dxa"/>
            <w:noWrap/>
            <w:hideMark/>
            <w:tcPrChange w:id="3339" w:author="Gabriel Correa" w:date="2015-08-25T16:21:00Z">
              <w:tcPr>
                <w:tcW w:w="1513" w:type="dxa"/>
                <w:noWrap/>
                <w:hideMark/>
              </w:tcPr>
            </w:tcPrChange>
          </w:tcPr>
          <w:p w:rsidR="000C082E" w:rsidRPr="000C082E" w:rsidRDefault="000C082E" w:rsidP="000C082E">
            <w:pPr>
              <w:spacing w:after="0"/>
              <w:jc w:val="left"/>
              <w:rPr>
                <w:ins w:id="3340" w:author="Gabriel Correa" w:date="2015-08-25T16:16:00Z"/>
                <w:rFonts w:ascii="Calibri" w:eastAsia="Times New Roman" w:hAnsi="Calibri" w:cs="Calibri"/>
                <w:color w:val="000000"/>
                <w:sz w:val="22"/>
              </w:rPr>
            </w:pPr>
            <w:ins w:id="3341" w:author="Gabriel Correa" w:date="2015-08-25T16:16:00Z">
              <w:r w:rsidRPr="000C082E">
                <w:rPr>
                  <w:rFonts w:ascii="Calibri" w:eastAsia="Times New Roman" w:hAnsi="Calibri" w:cs="Calibri"/>
                  <w:color w:val="000000"/>
                  <w:sz w:val="22"/>
                </w:rPr>
                <w:t>addition*</w:t>
              </w:r>
            </w:ins>
          </w:p>
        </w:tc>
        <w:tc>
          <w:tcPr>
            <w:tcW w:w="1513" w:type="dxa"/>
            <w:noWrap/>
            <w:hideMark/>
            <w:tcPrChange w:id="3342" w:author="Gabriel Correa" w:date="2015-08-25T16:21:00Z">
              <w:tcPr>
                <w:tcW w:w="1465" w:type="dxa"/>
                <w:gridSpan w:val="2"/>
                <w:noWrap/>
                <w:hideMark/>
              </w:tcPr>
            </w:tcPrChange>
          </w:tcPr>
          <w:p w:rsidR="000C082E" w:rsidRPr="000C082E" w:rsidRDefault="000C082E" w:rsidP="000C082E">
            <w:pPr>
              <w:spacing w:after="0"/>
              <w:jc w:val="left"/>
              <w:rPr>
                <w:ins w:id="3343" w:author="Gabriel Correa" w:date="2015-08-25T16:16:00Z"/>
                <w:rFonts w:ascii="Calibri" w:eastAsia="Times New Roman" w:hAnsi="Calibri" w:cs="Calibri"/>
                <w:color w:val="000000"/>
                <w:sz w:val="22"/>
              </w:rPr>
            </w:pPr>
            <w:ins w:id="3344" w:author="Gabriel Correa" w:date="2015-08-25T16:16:00Z">
              <w:r w:rsidRPr="000C082E">
                <w:rPr>
                  <w:rFonts w:ascii="Calibri" w:eastAsia="Times New Roman" w:hAnsi="Calibri" w:cs="Calibri"/>
                  <w:color w:val="000000"/>
                  <w:sz w:val="22"/>
                </w:rPr>
                <w:t>call*</w:t>
              </w:r>
            </w:ins>
          </w:p>
        </w:tc>
        <w:tc>
          <w:tcPr>
            <w:tcW w:w="1482" w:type="dxa"/>
            <w:noWrap/>
            <w:hideMark/>
            <w:tcPrChange w:id="3345" w:author="Gabriel Correa" w:date="2015-08-25T16:21:00Z">
              <w:tcPr>
                <w:tcW w:w="1434" w:type="dxa"/>
                <w:gridSpan w:val="2"/>
                <w:noWrap/>
                <w:hideMark/>
              </w:tcPr>
            </w:tcPrChange>
          </w:tcPr>
          <w:p w:rsidR="000C082E" w:rsidRPr="000C082E" w:rsidRDefault="000C082E" w:rsidP="000C082E">
            <w:pPr>
              <w:spacing w:after="0"/>
              <w:jc w:val="left"/>
              <w:rPr>
                <w:ins w:id="3346" w:author="Gabriel Correa" w:date="2015-08-25T16:16:00Z"/>
                <w:rFonts w:ascii="Calibri" w:eastAsia="Times New Roman" w:hAnsi="Calibri" w:cs="Calibri"/>
                <w:color w:val="000000"/>
                <w:sz w:val="22"/>
              </w:rPr>
            </w:pPr>
            <w:ins w:id="3347" w:author="Gabriel Correa" w:date="2015-08-25T16:16:00Z">
              <w:r w:rsidRPr="000C082E">
                <w:rPr>
                  <w:rFonts w:ascii="Calibri" w:eastAsia="Times New Roman" w:hAnsi="Calibri" w:cs="Calibri"/>
                  <w:color w:val="000000"/>
                  <w:sz w:val="22"/>
                </w:rPr>
                <w:t>fast</w:t>
              </w:r>
            </w:ins>
          </w:p>
        </w:tc>
        <w:tc>
          <w:tcPr>
            <w:tcW w:w="1449" w:type="dxa"/>
            <w:noWrap/>
            <w:hideMark/>
            <w:tcPrChange w:id="3348" w:author="Gabriel Correa" w:date="2015-08-25T16:21:00Z">
              <w:tcPr>
                <w:tcW w:w="1401" w:type="dxa"/>
                <w:gridSpan w:val="2"/>
                <w:noWrap/>
                <w:hideMark/>
              </w:tcPr>
            </w:tcPrChange>
          </w:tcPr>
          <w:p w:rsidR="000C082E" w:rsidRPr="000C082E" w:rsidRDefault="000C082E" w:rsidP="000C082E">
            <w:pPr>
              <w:spacing w:after="0"/>
              <w:jc w:val="left"/>
              <w:rPr>
                <w:ins w:id="3349" w:author="Gabriel Correa" w:date="2015-08-25T16:16:00Z"/>
                <w:rFonts w:ascii="Calibri" w:eastAsia="Times New Roman" w:hAnsi="Calibri" w:cs="Calibri"/>
                <w:color w:val="000000"/>
                <w:sz w:val="22"/>
              </w:rPr>
            </w:pPr>
            <w:ins w:id="3350" w:author="Gabriel Correa" w:date="2015-08-25T16:16:00Z">
              <w:r w:rsidRPr="000C082E">
                <w:rPr>
                  <w:rFonts w:ascii="Calibri" w:eastAsia="Times New Roman" w:hAnsi="Calibri" w:cs="Calibri"/>
                  <w:color w:val="000000"/>
                  <w:sz w:val="22"/>
                </w:rPr>
                <w:t>note*</w:t>
              </w:r>
            </w:ins>
          </w:p>
        </w:tc>
        <w:tc>
          <w:tcPr>
            <w:tcW w:w="1603" w:type="dxa"/>
            <w:noWrap/>
            <w:hideMark/>
            <w:tcPrChange w:id="3351" w:author="Gabriel Correa" w:date="2015-08-25T16:21:00Z">
              <w:tcPr>
                <w:tcW w:w="1715" w:type="dxa"/>
                <w:gridSpan w:val="2"/>
                <w:noWrap/>
                <w:hideMark/>
              </w:tcPr>
            </w:tcPrChange>
          </w:tcPr>
          <w:p w:rsidR="000C082E" w:rsidRPr="000C082E" w:rsidRDefault="000C082E" w:rsidP="000C082E">
            <w:pPr>
              <w:spacing w:after="0"/>
              <w:jc w:val="left"/>
              <w:rPr>
                <w:ins w:id="3352" w:author="Gabriel Correa" w:date="2015-08-25T16:16:00Z"/>
                <w:rFonts w:ascii="Calibri" w:eastAsia="Times New Roman" w:hAnsi="Calibri" w:cs="Calibri"/>
                <w:color w:val="000000"/>
                <w:sz w:val="22"/>
              </w:rPr>
            </w:pPr>
            <w:ins w:id="3353" w:author="Gabriel Correa" w:date="2015-08-25T16:16:00Z">
              <w:r w:rsidRPr="000C082E">
                <w:rPr>
                  <w:rFonts w:ascii="Calibri" w:eastAsia="Times New Roman" w:hAnsi="Calibri" w:cs="Calibri"/>
                  <w:color w:val="000000"/>
                  <w:sz w:val="22"/>
                </w:rPr>
                <w:t>quick</w:t>
              </w:r>
            </w:ins>
          </w:p>
        </w:tc>
        <w:tc>
          <w:tcPr>
            <w:tcW w:w="1360" w:type="dxa"/>
            <w:noWrap/>
            <w:hideMark/>
            <w:tcPrChange w:id="3354" w:author="Gabriel Correa" w:date="2015-08-25T16:21:00Z">
              <w:tcPr>
                <w:tcW w:w="1312" w:type="dxa"/>
                <w:noWrap/>
                <w:hideMark/>
              </w:tcPr>
            </w:tcPrChange>
          </w:tcPr>
          <w:p w:rsidR="000C082E" w:rsidRPr="000C082E" w:rsidRDefault="000C082E" w:rsidP="000C082E">
            <w:pPr>
              <w:spacing w:after="0"/>
              <w:jc w:val="left"/>
              <w:rPr>
                <w:ins w:id="3355" w:author="Gabriel Correa" w:date="2015-08-25T16:16:00Z"/>
                <w:rFonts w:ascii="Calibri" w:eastAsia="Times New Roman" w:hAnsi="Calibri" w:cs="Calibri"/>
                <w:color w:val="000000"/>
                <w:sz w:val="22"/>
              </w:rPr>
            </w:pPr>
            <w:ins w:id="3356" w:author="Gabriel Correa" w:date="2015-08-25T16:16:00Z">
              <w:r w:rsidRPr="000C082E">
                <w:rPr>
                  <w:rFonts w:ascii="Calibri" w:eastAsia="Times New Roman" w:hAnsi="Calibri" w:cs="Calibri"/>
                  <w:color w:val="000000"/>
                  <w:sz w:val="22"/>
                </w:rPr>
                <w:t>strong*</w:t>
              </w:r>
            </w:ins>
          </w:p>
        </w:tc>
      </w:tr>
      <w:tr w:rsidR="00941879" w:rsidRPr="000C082E" w:rsidTr="00D755F5">
        <w:trPr>
          <w:trHeight w:val="300"/>
          <w:ins w:id="3357" w:author="Gabriel Correa" w:date="2015-08-25T16:16:00Z"/>
          <w:trPrChange w:id="3358" w:author="Gabriel Correa" w:date="2015-08-25T16:21:00Z">
            <w:trPr>
              <w:gridAfter w:val="0"/>
              <w:trHeight w:val="300"/>
            </w:trPr>
          </w:trPrChange>
        </w:trPr>
        <w:tc>
          <w:tcPr>
            <w:tcW w:w="1561" w:type="dxa"/>
            <w:noWrap/>
            <w:hideMark/>
            <w:tcPrChange w:id="3359" w:author="Gabriel Correa" w:date="2015-08-25T16:21:00Z">
              <w:tcPr>
                <w:tcW w:w="1513" w:type="dxa"/>
                <w:noWrap/>
                <w:hideMark/>
              </w:tcPr>
            </w:tcPrChange>
          </w:tcPr>
          <w:p w:rsidR="000C082E" w:rsidRPr="000C082E" w:rsidRDefault="000C082E" w:rsidP="000C082E">
            <w:pPr>
              <w:spacing w:after="0"/>
              <w:jc w:val="left"/>
              <w:rPr>
                <w:ins w:id="3360" w:author="Gabriel Correa" w:date="2015-08-25T16:16:00Z"/>
                <w:rFonts w:ascii="Calibri" w:eastAsia="Times New Roman" w:hAnsi="Calibri" w:cs="Calibri"/>
                <w:color w:val="000000"/>
                <w:sz w:val="22"/>
              </w:rPr>
            </w:pPr>
            <w:ins w:id="3361" w:author="Gabriel Correa" w:date="2015-08-25T16:16:00Z">
              <w:r w:rsidRPr="000C082E">
                <w:rPr>
                  <w:rFonts w:ascii="Calibri" w:eastAsia="Times New Roman" w:hAnsi="Calibri" w:cs="Calibri"/>
                  <w:color w:val="000000"/>
                  <w:sz w:val="22"/>
                </w:rPr>
                <w:t>after</w:t>
              </w:r>
            </w:ins>
          </w:p>
        </w:tc>
        <w:tc>
          <w:tcPr>
            <w:tcW w:w="1513" w:type="dxa"/>
            <w:noWrap/>
            <w:hideMark/>
            <w:tcPrChange w:id="3362" w:author="Gabriel Correa" w:date="2015-08-25T16:21:00Z">
              <w:tcPr>
                <w:tcW w:w="1465" w:type="dxa"/>
                <w:gridSpan w:val="2"/>
                <w:noWrap/>
                <w:hideMark/>
              </w:tcPr>
            </w:tcPrChange>
          </w:tcPr>
          <w:p w:rsidR="000C082E" w:rsidRPr="000C082E" w:rsidRDefault="000C082E" w:rsidP="000C082E">
            <w:pPr>
              <w:spacing w:after="0"/>
              <w:jc w:val="left"/>
              <w:rPr>
                <w:ins w:id="3363" w:author="Gabriel Correa" w:date="2015-08-25T16:16:00Z"/>
                <w:rFonts w:ascii="Calibri" w:eastAsia="Times New Roman" w:hAnsi="Calibri" w:cs="Calibri"/>
                <w:color w:val="000000"/>
                <w:sz w:val="22"/>
              </w:rPr>
            </w:pPr>
            <w:ins w:id="3364" w:author="Gabriel Correa" w:date="2015-08-25T16:16:00Z">
              <w:r w:rsidRPr="000C082E">
                <w:rPr>
                  <w:rFonts w:ascii="Calibri" w:eastAsia="Times New Roman" w:hAnsi="Calibri" w:cs="Calibri"/>
                  <w:color w:val="000000"/>
                  <w:sz w:val="22"/>
                </w:rPr>
                <w:t>concurren*</w:t>
              </w:r>
            </w:ins>
          </w:p>
        </w:tc>
        <w:tc>
          <w:tcPr>
            <w:tcW w:w="1482" w:type="dxa"/>
            <w:noWrap/>
            <w:hideMark/>
            <w:tcPrChange w:id="3365" w:author="Gabriel Correa" w:date="2015-08-25T16:21:00Z">
              <w:tcPr>
                <w:tcW w:w="1434" w:type="dxa"/>
                <w:gridSpan w:val="2"/>
                <w:noWrap/>
                <w:hideMark/>
              </w:tcPr>
            </w:tcPrChange>
          </w:tcPr>
          <w:p w:rsidR="000C082E" w:rsidRPr="000C082E" w:rsidRDefault="000C082E" w:rsidP="000C082E">
            <w:pPr>
              <w:spacing w:after="0"/>
              <w:jc w:val="left"/>
              <w:rPr>
                <w:ins w:id="3366" w:author="Gabriel Correa" w:date="2015-08-25T16:16:00Z"/>
                <w:rFonts w:ascii="Calibri" w:eastAsia="Times New Roman" w:hAnsi="Calibri" w:cs="Calibri"/>
                <w:color w:val="000000"/>
                <w:sz w:val="22"/>
              </w:rPr>
            </w:pPr>
            <w:ins w:id="3367" w:author="Gabriel Correa" w:date="2015-08-25T16:16:00Z">
              <w:r w:rsidRPr="000C082E">
                <w:rPr>
                  <w:rFonts w:ascii="Calibri" w:eastAsia="Times New Roman" w:hAnsi="Calibri" w:cs="Calibri"/>
                  <w:color w:val="000000"/>
                  <w:sz w:val="22"/>
                </w:rPr>
                <w:t>inherit*</w:t>
              </w:r>
            </w:ins>
          </w:p>
        </w:tc>
        <w:tc>
          <w:tcPr>
            <w:tcW w:w="1449" w:type="dxa"/>
            <w:noWrap/>
            <w:hideMark/>
            <w:tcPrChange w:id="3368" w:author="Gabriel Correa" w:date="2015-08-25T16:21:00Z">
              <w:tcPr>
                <w:tcW w:w="1401" w:type="dxa"/>
                <w:gridSpan w:val="2"/>
                <w:noWrap/>
                <w:hideMark/>
              </w:tcPr>
            </w:tcPrChange>
          </w:tcPr>
          <w:p w:rsidR="000C082E" w:rsidRPr="000C082E" w:rsidRDefault="000C082E" w:rsidP="000C082E">
            <w:pPr>
              <w:spacing w:after="0"/>
              <w:jc w:val="left"/>
              <w:rPr>
                <w:ins w:id="3369" w:author="Gabriel Correa" w:date="2015-08-25T16:16:00Z"/>
                <w:rFonts w:ascii="Calibri" w:eastAsia="Times New Roman" w:hAnsi="Calibri" w:cs="Calibri"/>
                <w:color w:val="000000"/>
                <w:sz w:val="22"/>
              </w:rPr>
            </w:pPr>
            <w:ins w:id="3370" w:author="Gabriel Correa" w:date="2015-08-25T16:16:00Z">
              <w:r w:rsidRPr="000C082E">
                <w:rPr>
                  <w:rFonts w:ascii="Calibri" w:eastAsia="Times New Roman" w:hAnsi="Calibri" w:cs="Calibri"/>
                  <w:color w:val="000000"/>
                  <w:sz w:val="22"/>
                </w:rPr>
                <w:t>once</w:t>
              </w:r>
            </w:ins>
          </w:p>
        </w:tc>
        <w:tc>
          <w:tcPr>
            <w:tcW w:w="1603" w:type="dxa"/>
            <w:noWrap/>
            <w:hideMark/>
            <w:tcPrChange w:id="3371" w:author="Gabriel Correa" w:date="2015-08-25T16:21:00Z">
              <w:tcPr>
                <w:tcW w:w="1715" w:type="dxa"/>
                <w:gridSpan w:val="2"/>
                <w:noWrap/>
                <w:hideMark/>
              </w:tcPr>
            </w:tcPrChange>
          </w:tcPr>
          <w:p w:rsidR="000C082E" w:rsidRPr="000C082E" w:rsidRDefault="000C082E" w:rsidP="000C082E">
            <w:pPr>
              <w:spacing w:after="0"/>
              <w:jc w:val="left"/>
              <w:rPr>
                <w:ins w:id="3372" w:author="Gabriel Correa" w:date="2015-08-25T16:16:00Z"/>
                <w:rFonts w:ascii="Calibri" w:eastAsia="Times New Roman" w:hAnsi="Calibri" w:cs="Calibri"/>
                <w:color w:val="000000"/>
                <w:sz w:val="22"/>
              </w:rPr>
            </w:pPr>
            <w:ins w:id="3373" w:author="Gabriel Correa" w:date="2015-08-25T16:16:00Z">
              <w:r w:rsidRPr="000C082E">
                <w:rPr>
                  <w:rFonts w:ascii="Calibri" w:eastAsia="Times New Roman" w:hAnsi="Calibri" w:cs="Calibri"/>
                  <w:color w:val="000000"/>
                  <w:sz w:val="22"/>
                </w:rPr>
                <w:t>recommend*</w:t>
              </w:r>
            </w:ins>
          </w:p>
        </w:tc>
        <w:tc>
          <w:tcPr>
            <w:tcW w:w="1360" w:type="dxa"/>
            <w:noWrap/>
            <w:hideMark/>
            <w:tcPrChange w:id="3374" w:author="Gabriel Correa" w:date="2015-08-25T16:21:00Z">
              <w:tcPr>
                <w:tcW w:w="1312" w:type="dxa"/>
                <w:noWrap/>
                <w:hideMark/>
              </w:tcPr>
            </w:tcPrChange>
          </w:tcPr>
          <w:p w:rsidR="000C082E" w:rsidRPr="000C082E" w:rsidRDefault="000C082E" w:rsidP="000C082E">
            <w:pPr>
              <w:spacing w:after="0"/>
              <w:jc w:val="left"/>
              <w:rPr>
                <w:ins w:id="3375" w:author="Gabriel Correa" w:date="2015-08-25T16:16:00Z"/>
                <w:rFonts w:ascii="Calibri" w:eastAsia="Times New Roman" w:hAnsi="Calibri" w:cs="Calibri"/>
                <w:color w:val="000000"/>
                <w:sz w:val="22"/>
              </w:rPr>
            </w:pPr>
            <w:ins w:id="3376" w:author="Gabriel Correa" w:date="2015-08-25T16:16:00Z">
              <w:r w:rsidRPr="000C082E">
                <w:rPr>
                  <w:rFonts w:ascii="Calibri" w:eastAsia="Times New Roman" w:hAnsi="Calibri" w:cs="Calibri"/>
                  <w:color w:val="000000"/>
                  <w:sz w:val="22"/>
                </w:rPr>
                <w:t>subclass*</w:t>
              </w:r>
            </w:ins>
          </w:p>
        </w:tc>
      </w:tr>
      <w:tr w:rsidR="00941879" w:rsidRPr="000C082E" w:rsidTr="00D755F5">
        <w:trPr>
          <w:trHeight w:val="300"/>
          <w:ins w:id="3377" w:author="Gabriel Correa" w:date="2015-08-25T16:16:00Z"/>
          <w:trPrChange w:id="3378" w:author="Gabriel Correa" w:date="2015-08-25T16:21:00Z">
            <w:trPr>
              <w:gridAfter w:val="0"/>
              <w:trHeight w:val="300"/>
            </w:trPr>
          </w:trPrChange>
        </w:trPr>
        <w:tc>
          <w:tcPr>
            <w:tcW w:w="1561" w:type="dxa"/>
            <w:noWrap/>
            <w:hideMark/>
            <w:tcPrChange w:id="3379" w:author="Gabriel Correa" w:date="2015-08-25T16:21:00Z">
              <w:tcPr>
                <w:tcW w:w="1513" w:type="dxa"/>
                <w:noWrap/>
                <w:hideMark/>
              </w:tcPr>
            </w:tcPrChange>
          </w:tcPr>
          <w:p w:rsidR="000C082E" w:rsidRPr="000C082E" w:rsidRDefault="000C082E" w:rsidP="000C082E">
            <w:pPr>
              <w:spacing w:after="0"/>
              <w:jc w:val="left"/>
              <w:rPr>
                <w:ins w:id="3380" w:author="Gabriel Correa" w:date="2015-08-25T16:16:00Z"/>
                <w:rFonts w:ascii="Calibri" w:eastAsia="Times New Roman" w:hAnsi="Calibri" w:cs="Calibri"/>
                <w:color w:val="000000"/>
                <w:sz w:val="22"/>
              </w:rPr>
            </w:pPr>
            <w:ins w:id="3381" w:author="Gabriel Correa" w:date="2015-08-25T16:16:00Z">
              <w:r w:rsidRPr="000C082E">
                <w:rPr>
                  <w:rFonts w:ascii="Calibri" w:eastAsia="Times New Roman" w:hAnsi="Calibri" w:cs="Calibri"/>
                  <w:color w:val="000000"/>
                  <w:sz w:val="22"/>
                </w:rPr>
                <w:t>alternativ*</w:t>
              </w:r>
            </w:ins>
          </w:p>
        </w:tc>
        <w:tc>
          <w:tcPr>
            <w:tcW w:w="1513" w:type="dxa"/>
            <w:noWrap/>
            <w:hideMark/>
            <w:tcPrChange w:id="3382" w:author="Gabriel Correa" w:date="2015-08-25T16:21:00Z">
              <w:tcPr>
                <w:tcW w:w="1465" w:type="dxa"/>
                <w:gridSpan w:val="2"/>
                <w:noWrap/>
                <w:hideMark/>
              </w:tcPr>
            </w:tcPrChange>
          </w:tcPr>
          <w:p w:rsidR="000C082E" w:rsidRPr="000C082E" w:rsidRDefault="000C082E" w:rsidP="000C082E">
            <w:pPr>
              <w:spacing w:after="0"/>
              <w:jc w:val="left"/>
              <w:rPr>
                <w:ins w:id="3383" w:author="Gabriel Correa" w:date="2015-08-25T16:16:00Z"/>
                <w:rFonts w:ascii="Calibri" w:eastAsia="Times New Roman" w:hAnsi="Calibri" w:cs="Calibri"/>
                <w:color w:val="000000"/>
                <w:sz w:val="22"/>
              </w:rPr>
            </w:pPr>
            <w:ins w:id="3384" w:author="Gabriel Correa" w:date="2015-08-25T16:16:00Z">
              <w:r w:rsidRPr="000C082E">
                <w:rPr>
                  <w:rFonts w:ascii="Calibri" w:eastAsia="Times New Roman" w:hAnsi="Calibri" w:cs="Calibri"/>
                  <w:color w:val="000000"/>
                  <w:sz w:val="22"/>
                </w:rPr>
                <w:t>condition*</w:t>
              </w:r>
            </w:ins>
          </w:p>
        </w:tc>
        <w:tc>
          <w:tcPr>
            <w:tcW w:w="1482" w:type="dxa"/>
            <w:noWrap/>
            <w:hideMark/>
            <w:tcPrChange w:id="3385" w:author="Gabriel Correa" w:date="2015-08-25T16:21:00Z">
              <w:tcPr>
                <w:tcW w:w="1434" w:type="dxa"/>
                <w:gridSpan w:val="2"/>
                <w:noWrap/>
                <w:hideMark/>
              </w:tcPr>
            </w:tcPrChange>
          </w:tcPr>
          <w:p w:rsidR="000C082E" w:rsidRPr="000C082E" w:rsidRDefault="000C082E" w:rsidP="000C082E">
            <w:pPr>
              <w:spacing w:after="0"/>
              <w:jc w:val="left"/>
              <w:rPr>
                <w:ins w:id="3386" w:author="Gabriel Correa" w:date="2015-08-25T16:16:00Z"/>
                <w:rFonts w:ascii="Calibri" w:eastAsia="Times New Roman" w:hAnsi="Calibri" w:cs="Calibri"/>
                <w:color w:val="000000"/>
                <w:sz w:val="22"/>
              </w:rPr>
            </w:pPr>
            <w:ins w:id="3387" w:author="Gabriel Correa" w:date="2015-08-25T16:16:00Z">
              <w:r w:rsidRPr="000C082E">
                <w:rPr>
                  <w:rFonts w:ascii="Calibri" w:eastAsia="Times New Roman" w:hAnsi="Calibri" w:cs="Calibri"/>
                  <w:color w:val="000000"/>
                  <w:sz w:val="22"/>
                </w:rPr>
                <w:t>invo*</w:t>
              </w:r>
            </w:ins>
          </w:p>
        </w:tc>
        <w:tc>
          <w:tcPr>
            <w:tcW w:w="1449" w:type="dxa"/>
            <w:noWrap/>
            <w:hideMark/>
            <w:tcPrChange w:id="3388" w:author="Gabriel Correa" w:date="2015-08-25T16:21:00Z">
              <w:tcPr>
                <w:tcW w:w="1401" w:type="dxa"/>
                <w:gridSpan w:val="2"/>
                <w:noWrap/>
                <w:hideMark/>
              </w:tcPr>
            </w:tcPrChange>
          </w:tcPr>
          <w:p w:rsidR="000C082E" w:rsidRPr="000C082E" w:rsidRDefault="000C082E" w:rsidP="000C082E">
            <w:pPr>
              <w:spacing w:after="0"/>
              <w:jc w:val="left"/>
              <w:rPr>
                <w:ins w:id="3389" w:author="Gabriel Correa" w:date="2015-08-25T16:16:00Z"/>
                <w:rFonts w:ascii="Calibri" w:eastAsia="Times New Roman" w:hAnsi="Calibri" w:cs="Calibri"/>
                <w:color w:val="000000"/>
                <w:sz w:val="22"/>
              </w:rPr>
            </w:pPr>
            <w:ins w:id="3390" w:author="Gabriel Correa" w:date="2015-08-25T16:16:00Z">
              <w:r w:rsidRPr="000C082E">
                <w:rPr>
                  <w:rFonts w:ascii="Calibri" w:eastAsia="Times New Roman" w:hAnsi="Calibri" w:cs="Calibri"/>
                  <w:color w:val="000000"/>
                  <w:sz w:val="22"/>
                </w:rPr>
                <w:t>only</w:t>
              </w:r>
            </w:ins>
          </w:p>
        </w:tc>
        <w:tc>
          <w:tcPr>
            <w:tcW w:w="1603" w:type="dxa"/>
            <w:noWrap/>
            <w:hideMark/>
            <w:tcPrChange w:id="3391" w:author="Gabriel Correa" w:date="2015-08-25T16:21:00Z">
              <w:tcPr>
                <w:tcW w:w="1715" w:type="dxa"/>
                <w:gridSpan w:val="2"/>
                <w:noWrap/>
                <w:hideMark/>
              </w:tcPr>
            </w:tcPrChange>
          </w:tcPr>
          <w:p w:rsidR="000C082E" w:rsidRPr="000C082E" w:rsidRDefault="000C082E" w:rsidP="000C082E">
            <w:pPr>
              <w:spacing w:after="0"/>
              <w:jc w:val="left"/>
              <w:rPr>
                <w:ins w:id="3392" w:author="Gabriel Correa" w:date="2015-08-25T16:16:00Z"/>
                <w:rFonts w:ascii="Calibri" w:eastAsia="Times New Roman" w:hAnsi="Calibri" w:cs="Calibri"/>
                <w:color w:val="000000"/>
                <w:sz w:val="22"/>
              </w:rPr>
            </w:pPr>
            <w:ins w:id="3393" w:author="Gabriel Correa" w:date="2015-08-25T16:16:00Z">
              <w:r w:rsidRPr="000C082E">
                <w:rPr>
                  <w:rFonts w:ascii="Calibri" w:eastAsia="Times New Roman" w:hAnsi="Calibri" w:cs="Calibri"/>
                  <w:color w:val="000000"/>
                  <w:sz w:val="22"/>
                </w:rPr>
                <w:t>reimplement*</w:t>
              </w:r>
            </w:ins>
          </w:p>
        </w:tc>
        <w:tc>
          <w:tcPr>
            <w:tcW w:w="1360" w:type="dxa"/>
            <w:noWrap/>
            <w:hideMark/>
            <w:tcPrChange w:id="3394" w:author="Gabriel Correa" w:date="2015-08-25T16:21:00Z">
              <w:tcPr>
                <w:tcW w:w="1312" w:type="dxa"/>
                <w:noWrap/>
                <w:hideMark/>
              </w:tcPr>
            </w:tcPrChange>
          </w:tcPr>
          <w:p w:rsidR="000C082E" w:rsidRPr="000C082E" w:rsidRDefault="000C082E" w:rsidP="000C082E">
            <w:pPr>
              <w:spacing w:after="0"/>
              <w:jc w:val="left"/>
              <w:rPr>
                <w:ins w:id="3395" w:author="Gabriel Correa" w:date="2015-08-25T16:16:00Z"/>
                <w:rFonts w:ascii="Calibri" w:eastAsia="Times New Roman" w:hAnsi="Calibri" w:cs="Calibri"/>
                <w:color w:val="000000"/>
                <w:sz w:val="22"/>
              </w:rPr>
            </w:pPr>
            <w:ins w:id="3396" w:author="Gabriel Correa" w:date="2015-08-25T16:16:00Z">
              <w:r w:rsidRPr="000C082E">
                <w:rPr>
                  <w:rFonts w:ascii="Calibri" w:eastAsia="Times New Roman" w:hAnsi="Calibri" w:cs="Calibri"/>
                  <w:color w:val="000000"/>
                  <w:sz w:val="22"/>
                </w:rPr>
                <w:t>super*</w:t>
              </w:r>
            </w:ins>
          </w:p>
        </w:tc>
      </w:tr>
      <w:tr w:rsidR="00941879" w:rsidRPr="000C082E" w:rsidTr="00D755F5">
        <w:trPr>
          <w:trHeight w:val="300"/>
          <w:ins w:id="3397" w:author="Gabriel Correa" w:date="2015-08-25T16:16:00Z"/>
          <w:trPrChange w:id="3398" w:author="Gabriel Correa" w:date="2015-08-25T16:21:00Z">
            <w:trPr>
              <w:gridAfter w:val="0"/>
              <w:trHeight w:val="300"/>
            </w:trPr>
          </w:trPrChange>
        </w:trPr>
        <w:tc>
          <w:tcPr>
            <w:tcW w:w="1561" w:type="dxa"/>
            <w:noWrap/>
            <w:hideMark/>
            <w:tcPrChange w:id="3399" w:author="Gabriel Correa" w:date="2015-08-25T16:21:00Z">
              <w:tcPr>
                <w:tcW w:w="1513" w:type="dxa"/>
                <w:noWrap/>
                <w:hideMark/>
              </w:tcPr>
            </w:tcPrChange>
          </w:tcPr>
          <w:p w:rsidR="000C082E" w:rsidRPr="000C082E" w:rsidRDefault="000C082E" w:rsidP="000C082E">
            <w:pPr>
              <w:spacing w:after="0"/>
              <w:jc w:val="left"/>
              <w:rPr>
                <w:ins w:id="3400" w:author="Gabriel Correa" w:date="2015-08-25T16:16:00Z"/>
                <w:rFonts w:ascii="Calibri" w:eastAsia="Times New Roman" w:hAnsi="Calibri" w:cs="Calibri"/>
                <w:color w:val="000000"/>
                <w:sz w:val="22"/>
              </w:rPr>
            </w:pPr>
            <w:ins w:id="3401" w:author="Gabriel Correa" w:date="2015-08-25T16:16:00Z">
              <w:r w:rsidRPr="000C082E">
                <w:rPr>
                  <w:rFonts w:ascii="Calibri" w:eastAsia="Times New Roman" w:hAnsi="Calibri" w:cs="Calibri"/>
                  <w:color w:val="000000"/>
                  <w:sz w:val="22"/>
                </w:rPr>
                <w:t>assum*</w:t>
              </w:r>
            </w:ins>
          </w:p>
        </w:tc>
        <w:tc>
          <w:tcPr>
            <w:tcW w:w="1513" w:type="dxa"/>
            <w:noWrap/>
            <w:hideMark/>
            <w:tcPrChange w:id="3402" w:author="Gabriel Correa" w:date="2015-08-25T16:21:00Z">
              <w:tcPr>
                <w:tcW w:w="1465" w:type="dxa"/>
                <w:gridSpan w:val="2"/>
                <w:noWrap/>
                <w:hideMark/>
              </w:tcPr>
            </w:tcPrChange>
          </w:tcPr>
          <w:p w:rsidR="000C082E" w:rsidRPr="000C082E" w:rsidRDefault="000C082E" w:rsidP="000C082E">
            <w:pPr>
              <w:spacing w:after="0"/>
              <w:jc w:val="left"/>
              <w:rPr>
                <w:ins w:id="3403" w:author="Gabriel Correa" w:date="2015-08-25T16:16:00Z"/>
                <w:rFonts w:ascii="Calibri" w:eastAsia="Times New Roman" w:hAnsi="Calibri" w:cs="Calibri"/>
                <w:color w:val="000000"/>
                <w:sz w:val="22"/>
              </w:rPr>
            </w:pPr>
            <w:ins w:id="3404" w:author="Gabriel Correa" w:date="2015-08-25T16:16:00Z">
              <w:r w:rsidRPr="000C082E">
                <w:rPr>
                  <w:rFonts w:ascii="Calibri" w:eastAsia="Times New Roman" w:hAnsi="Calibri" w:cs="Calibri"/>
                  <w:color w:val="000000"/>
                  <w:sz w:val="22"/>
                </w:rPr>
                <w:t>debug*</w:t>
              </w:r>
            </w:ins>
          </w:p>
        </w:tc>
        <w:tc>
          <w:tcPr>
            <w:tcW w:w="1482" w:type="dxa"/>
            <w:noWrap/>
            <w:hideMark/>
            <w:tcPrChange w:id="3405" w:author="Gabriel Correa" w:date="2015-08-25T16:21:00Z">
              <w:tcPr>
                <w:tcW w:w="1434" w:type="dxa"/>
                <w:gridSpan w:val="2"/>
                <w:noWrap/>
                <w:hideMark/>
              </w:tcPr>
            </w:tcPrChange>
          </w:tcPr>
          <w:p w:rsidR="000C082E" w:rsidRPr="000C082E" w:rsidRDefault="000C082E" w:rsidP="000C082E">
            <w:pPr>
              <w:spacing w:after="0"/>
              <w:jc w:val="left"/>
              <w:rPr>
                <w:ins w:id="3406" w:author="Gabriel Correa" w:date="2015-08-25T16:16:00Z"/>
                <w:rFonts w:ascii="Calibri" w:eastAsia="Times New Roman" w:hAnsi="Calibri" w:cs="Calibri"/>
                <w:color w:val="000000"/>
                <w:sz w:val="22"/>
              </w:rPr>
            </w:pPr>
            <w:ins w:id="3407" w:author="Gabriel Correa" w:date="2015-08-25T16:16:00Z">
              <w:r w:rsidRPr="000C082E">
                <w:rPr>
                  <w:rFonts w:ascii="Calibri" w:eastAsia="Times New Roman" w:hAnsi="Calibri" w:cs="Calibri"/>
                  <w:color w:val="000000"/>
                  <w:sz w:val="22"/>
                </w:rPr>
                <w:t>lock*</w:t>
              </w:r>
            </w:ins>
          </w:p>
        </w:tc>
        <w:tc>
          <w:tcPr>
            <w:tcW w:w="1449" w:type="dxa"/>
            <w:noWrap/>
            <w:hideMark/>
            <w:tcPrChange w:id="3408" w:author="Gabriel Correa" w:date="2015-08-25T16:21:00Z">
              <w:tcPr>
                <w:tcW w:w="1401" w:type="dxa"/>
                <w:gridSpan w:val="2"/>
                <w:noWrap/>
                <w:hideMark/>
              </w:tcPr>
            </w:tcPrChange>
          </w:tcPr>
          <w:p w:rsidR="000C082E" w:rsidRPr="000C082E" w:rsidRDefault="000C082E" w:rsidP="000C082E">
            <w:pPr>
              <w:spacing w:after="0"/>
              <w:jc w:val="left"/>
              <w:rPr>
                <w:ins w:id="3409" w:author="Gabriel Correa" w:date="2015-08-25T16:16:00Z"/>
                <w:rFonts w:ascii="Calibri" w:eastAsia="Times New Roman" w:hAnsi="Calibri" w:cs="Calibri"/>
                <w:color w:val="000000"/>
                <w:sz w:val="22"/>
              </w:rPr>
            </w:pPr>
            <w:ins w:id="3410" w:author="Gabriel Correa" w:date="2015-08-25T16:16:00Z">
              <w:r w:rsidRPr="000C082E">
                <w:rPr>
                  <w:rFonts w:ascii="Calibri" w:eastAsia="Times New Roman" w:hAnsi="Calibri" w:cs="Calibri"/>
                  <w:color w:val="000000"/>
                  <w:sz w:val="22"/>
                </w:rPr>
                <w:t>overload*</w:t>
              </w:r>
            </w:ins>
          </w:p>
        </w:tc>
        <w:tc>
          <w:tcPr>
            <w:tcW w:w="1603" w:type="dxa"/>
            <w:noWrap/>
            <w:hideMark/>
            <w:tcPrChange w:id="3411" w:author="Gabriel Correa" w:date="2015-08-25T16:21:00Z">
              <w:tcPr>
                <w:tcW w:w="1715" w:type="dxa"/>
                <w:gridSpan w:val="2"/>
                <w:noWrap/>
                <w:hideMark/>
              </w:tcPr>
            </w:tcPrChange>
          </w:tcPr>
          <w:p w:rsidR="000C082E" w:rsidRPr="000C082E" w:rsidRDefault="000C082E" w:rsidP="000C082E">
            <w:pPr>
              <w:spacing w:after="0"/>
              <w:jc w:val="left"/>
              <w:rPr>
                <w:ins w:id="3412" w:author="Gabriel Correa" w:date="2015-08-25T16:16:00Z"/>
                <w:rFonts w:ascii="Calibri" w:eastAsia="Times New Roman" w:hAnsi="Calibri" w:cs="Calibri"/>
                <w:color w:val="000000"/>
                <w:sz w:val="22"/>
              </w:rPr>
            </w:pPr>
            <w:ins w:id="3413" w:author="Gabriel Correa" w:date="2015-08-25T16:16:00Z">
              <w:r w:rsidRPr="000C082E">
                <w:rPr>
                  <w:rFonts w:ascii="Calibri" w:eastAsia="Times New Roman" w:hAnsi="Calibri" w:cs="Calibri"/>
                  <w:color w:val="000000"/>
                  <w:sz w:val="22"/>
                </w:rPr>
                <w:t>require*</w:t>
              </w:r>
            </w:ins>
          </w:p>
        </w:tc>
        <w:tc>
          <w:tcPr>
            <w:tcW w:w="1360" w:type="dxa"/>
            <w:noWrap/>
            <w:hideMark/>
            <w:tcPrChange w:id="3414" w:author="Gabriel Correa" w:date="2015-08-25T16:21:00Z">
              <w:tcPr>
                <w:tcW w:w="1312" w:type="dxa"/>
                <w:noWrap/>
                <w:hideMark/>
              </w:tcPr>
            </w:tcPrChange>
          </w:tcPr>
          <w:p w:rsidR="000C082E" w:rsidRPr="000C082E" w:rsidRDefault="000C082E" w:rsidP="000C082E">
            <w:pPr>
              <w:spacing w:after="0"/>
              <w:jc w:val="left"/>
              <w:rPr>
                <w:ins w:id="3415" w:author="Gabriel Correa" w:date="2015-08-25T16:16:00Z"/>
                <w:rFonts w:ascii="Calibri" w:eastAsia="Times New Roman" w:hAnsi="Calibri" w:cs="Calibri"/>
                <w:color w:val="000000"/>
                <w:sz w:val="22"/>
              </w:rPr>
            </w:pPr>
            <w:ins w:id="3416" w:author="Gabriel Correa" w:date="2015-08-25T16:16:00Z">
              <w:r w:rsidRPr="000C082E">
                <w:rPr>
                  <w:rFonts w:ascii="Calibri" w:eastAsia="Times New Roman" w:hAnsi="Calibri" w:cs="Calibri"/>
                  <w:color w:val="000000"/>
                  <w:sz w:val="22"/>
                </w:rPr>
                <w:t>synchron*</w:t>
              </w:r>
            </w:ins>
          </w:p>
        </w:tc>
      </w:tr>
      <w:tr w:rsidR="00941879" w:rsidRPr="000C082E" w:rsidTr="00D755F5">
        <w:trPr>
          <w:trHeight w:val="300"/>
          <w:ins w:id="3417" w:author="Gabriel Correa" w:date="2015-08-25T16:16:00Z"/>
          <w:trPrChange w:id="3418" w:author="Gabriel Correa" w:date="2015-08-25T16:21:00Z">
            <w:trPr>
              <w:gridAfter w:val="0"/>
              <w:trHeight w:val="300"/>
            </w:trPr>
          </w:trPrChange>
        </w:trPr>
        <w:tc>
          <w:tcPr>
            <w:tcW w:w="1561" w:type="dxa"/>
            <w:noWrap/>
            <w:hideMark/>
            <w:tcPrChange w:id="3419" w:author="Gabriel Correa" w:date="2015-08-25T16:21:00Z">
              <w:tcPr>
                <w:tcW w:w="1513" w:type="dxa"/>
                <w:noWrap/>
                <w:hideMark/>
              </w:tcPr>
            </w:tcPrChange>
          </w:tcPr>
          <w:p w:rsidR="000C082E" w:rsidRPr="000C082E" w:rsidRDefault="000C082E" w:rsidP="000C082E">
            <w:pPr>
              <w:spacing w:after="0"/>
              <w:jc w:val="left"/>
              <w:rPr>
                <w:ins w:id="3420" w:author="Gabriel Correa" w:date="2015-08-25T16:16:00Z"/>
                <w:rFonts w:ascii="Calibri" w:eastAsia="Times New Roman" w:hAnsi="Calibri" w:cs="Calibri"/>
                <w:color w:val="000000"/>
                <w:sz w:val="22"/>
              </w:rPr>
            </w:pPr>
            <w:ins w:id="3421" w:author="Gabriel Correa" w:date="2015-08-25T16:16:00Z">
              <w:r w:rsidRPr="000C082E">
                <w:rPr>
                  <w:rFonts w:ascii="Calibri" w:eastAsia="Times New Roman" w:hAnsi="Calibri" w:cs="Calibri"/>
                  <w:color w:val="000000"/>
                  <w:sz w:val="22"/>
                </w:rPr>
                <w:t>aware*</w:t>
              </w:r>
            </w:ins>
          </w:p>
        </w:tc>
        <w:tc>
          <w:tcPr>
            <w:tcW w:w="1513" w:type="dxa"/>
            <w:noWrap/>
            <w:hideMark/>
            <w:tcPrChange w:id="3422" w:author="Gabriel Correa" w:date="2015-08-25T16:21:00Z">
              <w:tcPr>
                <w:tcW w:w="1465" w:type="dxa"/>
                <w:gridSpan w:val="2"/>
                <w:noWrap/>
                <w:hideMark/>
              </w:tcPr>
            </w:tcPrChange>
          </w:tcPr>
          <w:p w:rsidR="000C082E" w:rsidRPr="000C082E" w:rsidRDefault="000C082E" w:rsidP="000C082E">
            <w:pPr>
              <w:spacing w:after="0"/>
              <w:jc w:val="left"/>
              <w:rPr>
                <w:ins w:id="3423" w:author="Gabriel Correa" w:date="2015-08-25T16:16:00Z"/>
                <w:rFonts w:ascii="Calibri" w:eastAsia="Times New Roman" w:hAnsi="Calibri" w:cs="Calibri"/>
                <w:color w:val="000000"/>
                <w:sz w:val="22"/>
              </w:rPr>
            </w:pPr>
            <w:ins w:id="3424" w:author="Gabriel Correa" w:date="2015-08-25T16:16:00Z">
              <w:r w:rsidRPr="000C082E">
                <w:rPr>
                  <w:rFonts w:ascii="Calibri" w:eastAsia="Times New Roman" w:hAnsi="Calibri" w:cs="Calibri"/>
                  <w:color w:val="000000"/>
                  <w:sz w:val="22"/>
                </w:rPr>
                <w:t>desir*</w:t>
              </w:r>
            </w:ins>
          </w:p>
        </w:tc>
        <w:tc>
          <w:tcPr>
            <w:tcW w:w="1482" w:type="dxa"/>
            <w:noWrap/>
            <w:hideMark/>
            <w:tcPrChange w:id="3425" w:author="Gabriel Correa" w:date="2015-08-25T16:21:00Z">
              <w:tcPr>
                <w:tcW w:w="1434" w:type="dxa"/>
                <w:gridSpan w:val="2"/>
                <w:noWrap/>
                <w:hideMark/>
              </w:tcPr>
            </w:tcPrChange>
          </w:tcPr>
          <w:p w:rsidR="000C082E" w:rsidRPr="000C082E" w:rsidRDefault="000C082E" w:rsidP="000C082E">
            <w:pPr>
              <w:spacing w:after="0"/>
              <w:jc w:val="left"/>
              <w:rPr>
                <w:ins w:id="3426" w:author="Gabriel Correa" w:date="2015-08-25T16:16:00Z"/>
                <w:rFonts w:ascii="Calibri" w:eastAsia="Times New Roman" w:hAnsi="Calibri" w:cs="Calibri"/>
                <w:color w:val="000000"/>
                <w:sz w:val="22"/>
              </w:rPr>
            </w:pPr>
            <w:ins w:id="3427" w:author="Gabriel Correa" w:date="2015-08-25T16:16:00Z">
              <w:r w:rsidRPr="000C082E">
                <w:rPr>
                  <w:rFonts w:ascii="Calibri" w:eastAsia="Times New Roman" w:hAnsi="Calibri" w:cs="Calibri"/>
                  <w:color w:val="000000"/>
                  <w:sz w:val="22"/>
                </w:rPr>
                <w:t>mandat*</w:t>
              </w:r>
            </w:ins>
          </w:p>
        </w:tc>
        <w:tc>
          <w:tcPr>
            <w:tcW w:w="1449" w:type="dxa"/>
            <w:noWrap/>
            <w:hideMark/>
            <w:tcPrChange w:id="3428" w:author="Gabriel Correa" w:date="2015-08-25T16:21:00Z">
              <w:tcPr>
                <w:tcW w:w="1401" w:type="dxa"/>
                <w:gridSpan w:val="2"/>
                <w:noWrap/>
                <w:hideMark/>
              </w:tcPr>
            </w:tcPrChange>
          </w:tcPr>
          <w:p w:rsidR="000C082E" w:rsidRPr="000C082E" w:rsidRDefault="000C082E" w:rsidP="000C082E">
            <w:pPr>
              <w:spacing w:after="0"/>
              <w:jc w:val="left"/>
              <w:rPr>
                <w:ins w:id="3429" w:author="Gabriel Correa" w:date="2015-08-25T16:16:00Z"/>
                <w:rFonts w:ascii="Calibri" w:eastAsia="Times New Roman" w:hAnsi="Calibri" w:cs="Calibri"/>
                <w:color w:val="000000"/>
                <w:sz w:val="22"/>
              </w:rPr>
            </w:pPr>
            <w:ins w:id="3430" w:author="Gabriel Correa" w:date="2015-08-25T16:16:00Z">
              <w:r w:rsidRPr="000C082E">
                <w:rPr>
                  <w:rFonts w:ascii="Calibri" w:eastAsia="Times New Roman" w:hAnsi="Calibri" w:cs="Calibri"/>
                  <w:color w:val="000000"/>
                  <w:sz w:val="22"/>
                </w:rPr>
                <w:t>overrid*</w:t>
              </w:r>
            </w:ins>
          </w:p>
        </w:tc>
        <w:tc>
          <w:tcPr>
            <w:tcW w:w="1603" w:type="dxa"/>
            <w:noWrap/>
            <w:hideMark/>
            <w:tcPrChange w:id="3431" w:author="Gabriel Correa" w:date="2015-08-25T16:21:00Z">
              <w:tcPr>
                <w:tcW w:w="1715" w:type="dxa"/>
                <w:gridSpan w:val="2"/>
                <w:noWrap/>
                <w:hideMark/>
              </w:tcPr>
            </w:tcPrChange>
          </w:tcPr>
          <w:p w:rsidR="000C082E" w:rsidRPr="000C082E" w:rsidRDefault="000C082E" w:rsidP="000C082E">
            <w:pPr>
              <w:spacing w:after="0"/>
              <w:jc w:val="left"/>
              <w:rPr>
                <w:ins w:id="3432" w:author="Gabriel Correa" w:date="2015-08-25T16:16:00Z"/>
                <w:rFonts w:ascii="Calibri" w:eastAsia="Times New Roman" w:hAnsi="Calibri" w:cs="Calibri"/>
                <w:color w:val="000000"/>
                <w:sz w:val="22"/>
              </w:rPr>
            </w:pPr>
            <w:ins w:id="3433" w:author="Gabriel Correa" w:date="2015-08-25T16:16:00Z">
              <w:r w:rsidRPr="000C082E">
                <w:rPr>
                  <w:rFonts w:ascii="Calibri" w:eastAsia="Times New Roman" w:hAnsi="Calibri" w:cs="Calibri"/>
                  <w:color w:val="000000"/>
                  <w:sz w:val="22"/>
                </w:rPr>
                <w:t>restrict*</w:t>
              </w:r>
            </w:ins>
          </w:p>
        </w:tc>
        <w:tc>
          <w:tcPr>
            <w:tcW w:w="1360" w:type="dxa"/>
            <w:noWrap/>
            <w:hideMark/>
            <w:tcPrChange w:id="3434" w:author="Gabriel Correa" w:date="2015-08-25T16:21:00Z">
              <w:tcPr>
                <w:tcW w:w="1312" w:type="dxa"/>
                <w:noWrap/>
                <w:hideMark/>
              </w:tcPr>
            </w:tcPrChange>
          </w:tcPr>
          <w:p w:rsidR="000C082E" w:rsidRPr="000C082E" w:rsidRDefault="000C082E" w:rsidP="000C082E">
            <w:pPr>
              <w:spacing w:after="0"/>
              <w:jc w:val="left"/>
              <w:rPr>
                <w:ins w:id="3435" w:author="Gabriel Correa" w:date="2015-08-25T16:16:00Z"/>
                <w:rFonts w:ascii="Calibri" w:eastAsia="Times New Roman" w:hAnsi="Calibri" w:cs="Calibri"/>
                <w:color w:val="000000"/>
                <w:sz w:val="22"/>
              </w:rPr>
            </w:pPr>
            <w:ins w:id="3436" w:author="Gabriel Correa" w:date="2015-08-25T16:16:00Z">
              <w:r w:rsidRPr="000C082E">
                <w:rPr>
                  <w:rFonts w:ascii="Calibri" w:eastAsia="Times New Roman" w:hAnsi="Calibri" w:cs="Calibri"/>
                  <w:color w:val="000000"/>
                  <w:sz w:val="22"/>
                </w:rPr>
                <w:t>thread*</w:t>
              </w:r>
            </w:ins>
          </w:p>
        </w:tc>
      </w:tr>
      <w:tr w:rsidR="00941879" w:rsidRPr="000C082E" w:rsidTr="00D755F5">
        <w:trPr>
          <w:trHeight w:val="300"/>
          <w:ins w:id="3437" w:author="Gabriel Correa" w:date="2015-08-25T16:16:00Z"/>
          <w:trPrChange w:id="3438" w:author="Gabriel Correa" w:date="2015-08-25T16:21:00Z">
            <w:trPr>
              <w:gridAfter w:val="0"/>
              <w:trHeight w:val="300"/>
            </w:trPr>
          </w:trPrChange>
        </w:trPr>
        <w:tc>
          <w:tcPr>
            <w:tcW w:w="1561" w:type="dxa"/>
            <w:noWrap/>
            <w:hideMark/>
            <w:tcPrChange w:id="3439" w:author="Gabriel Correa" w:date="2015-08-25T16:21:00Z">
              <w:tcPr>
                <w:tcW w:w="1513" w:type="dxa"/>
                <w:noWrap/>
                <w:hideMark/>
              </w:tcPr>
            </w:tcPrChange>
          </w:tcPr>
          <w:p w:rsidR="000C082E" w:rsidRPr="000C082E" w:rsidRDefault="000C082E" w:rsidP="000C082E">
            <w:pPr>
              <w:spacing w:after="0"/>
              <w:jc w:val="left"/>
              <w:rPr>
                <w:ins w:id="3440" w:author="Gabriel Correa" w:date="2015-08-25T16:16:00Z"/>
                <w:rFonts w:ascii="Calibri" w:eastAsia="Times New Roman" w:hAnsi="Calibri" w:cs="Calibri"/>
                <w:color w:val="000000"/>
                <w:sz w:val="22"/>
              </w:rPr>
            </w:pPr>
            <w:ins w:id="3441" w:author="Gabriel Correa" w:date="2015-08-25T16:16:00Z">
              <w:r w:rsidRPr="000C082E">
                <w:rPr>
                  <w:rFonts w:ascii="Calibri" w:eastAsia="Times New Roman" w:hAnsi="Calibri" w:cs="Calibri"/>
                  <w:color w:val="000000"/>
                  <w:sz w:val="22"/>
                </w:rPr>
                <w:t>before</w:t>
              </w:r>
            </w:ins>
          </w:p>
        </w:tc>
        <w:tc>
          <w:tcPr>
            <w:tcW w:w="1513" w:type="dxa"/>
            <w:noWrap/>
            <w:hideMark/>
            <w:tcPrChange w:id="3442" w:author="Gabriel Correa" w:date="2015-08-25T16:21:00Z">
              <w:tcPr>
                <w:tcW w:w="1465" w:type="dxa"/>
                <w:gridSpan w:val="2"/>
                <w:noWrap/>
                <w:hideMark/>
              </w:tcPr>
            </w:tcPrChange>
          </w:tcPr>
          <w:p w:rsidR="000C082E" w:rsidRPr="000C082E" w:rsidRDefault="000C082E" w:rsidP="000C082E">
            <w:pPr>
              <w:spacing w:after="0"/>
              <w:jc w:val="left"/>
              <w:rPr>
                <w:ins w:id="3443" w:author="Gabriel Correa" w:date="2015-08-25T16:16:00Z"/>
                <w:rFonts w:ascii="Calibri" w:eastAsia="Times New Roman" w:hAnsi="Calibri" w:cs="Calibri"/>
                <w:color w:val="000000"/>
                <w:sz w:val="22"/>
              </w:rPr>
            </w:pPr>
            <w:ins w:id="3444" w:author="Gabriel Correa" w:date="2015-08-25T16:16:00Z">
              <w:r w:rsidRPr="000C082E">
                <w:rPr>
                  <w:rFonts w:ascii="Calibri" w:eastAsia="Times New Roman" w:hAnsi="Calibri" w:cs="Calibri"/>
                  <w:color w:val="000000"/>
                  <w:sz w:val="22"/>
                </w:rPr>
                <w:t>efficien*</w:t>
              </w:r>
            </w:ins>
          </w:p>
        </w:tc>
        <w:tc>
          <w:tcPr>
            <w:tcW w:w="1482" w:type="dxa"/>
            <w:noWrap/>
            <w:hideMark/>
            <w:tcPrChange w:id="3445" w:author="Gabriel Correa" w:date="2015-08-25T16:21:00Z">
              <w:tcPr>
                <w:tcW w:w="1434" w:type="dxa"/>
                <w:gridSpan w:val="2"/>
                <w:noWrap/>
                <w:hideMark/>
              </w:tcPr>
            </w:tcPrChange>
          </w:tcPr>
          <w:p w:rsidR="000C082E" w:rsidRPr="000C082E" w:rsidRDefault="000C082E" w:rsidP="000C082E">
            <w:pPr>
              <w:spacing w:after="0"/>
              <w:jc w:val="left"/>
              <w:rPr>
                <w:ins w:id="3446" w:author="Gabriel Correa" w:date="2015-08-25T16:16:00Z"/>
                <w:rFonts w:ascii="Calibri" w:eastAsia="Times New Roman" w:hAnsi="Calibri" w:cs="Calibri"/>
                <w:color w:val="000000"/>
                <w:sz w:val="22"/>
              </w:rPr>
            </w:pPr>
            <w:ins w:id="3447" w:author="Gabriel Correa" w:date="2015-08-25T16:16:00Z">
              <w:r w:rsidRPr="000C082E">
                <w:rPr>
                  <w:rFonts w:ascii="Calibri" w:eastAsia="Times New Roman" w:hAnsi="Calibri" w:cs="Calibri"/>
                  <w:color w:val="000000"/>
                  <w:sz w:val="22"/>
                </w:rPr>
                <w:t>may</w:t>
              </w:r>
            </w:ins>
          </w:p>
        </w:tc>
        <w:tc>
          <w:tcPr>
            <w:tcW w:w="1449" w:type="dxa"/>
            <w:noWrap/>
            <w:hideMark/>
            <w:tcPrChange w:id="3448" w:author="Gabriel Correa" w:date="2015-08-25T16:21:00Z">
              <w:tcPr>
                <w:tcW w:w="1401" w:type="dxa"/>
                <w:gridSpan w:val="2"/>
                <w:noWrap/>
                <w:hideMark/>
              </w:tcPr>
            </w:tcPrChange>
          </w:tcPr>
          <w:p w:rsidR="000C082E" w:rsidRPr="000C082E" w:rsidRDefault="000C082E" w:rsidP="000C082E">
            <w:pPr>
              <w:spacing w:after="0"/>
              <w:jc w:val="left"/>
              <w:rPr>
                <w:ins w:id="3449" w:author="Gabriel Correa" w:date="2015-08-25T16:16:00Z"/>
                <w:rFonts w:ascii="Calibri" w:eastAsia="Times New Roman" w:hAnsi="Calibri" w:cs="Calibri"/>
                <w:color w:val="000000"/>
                <w:sz w:val="22"/>
              </w:rPr>
            </w:pPr>
            <w:ins w:id="3450" w:author="Gabriel Correa" w:date="2015-08-25T16:16:00Z">
              <w:r w:rsidRPr="000C082E">
                <w:rPr>
                  <w:rFonts w:ascii="Calibri" w:eastAsia="Times New Roman" w:hAnsi="Calibri" w:cs="Calibri"/>
                  <w:color w:val="000000"/>
                  <w:sz w:val="22"/>
                </w:rPr>
                <w:t>overwrit*</w:t>
              </w:r>
            </w:ins>
          </w:p>
        </w:tc>
        <w:tc>
          <w:tcPr>
            <w:tcW w:w="1603" w:type="dxa"/>
            <w:noWrap/>
            <w:hideMark/>
            <w:tcPrChange w:id="3451" w:author="Gabriel Correa" w:date="2015-08-25T16:21:00Z">
              <w:tcPr>
                <w:tcW w:w="1715" w:type="dxa"/>
                <w:gridSpan w:val="2"/>
                <w:noWrap/>
                <w:hideMark/>
              </w:tcPr>
            </w:tcPrChange>
          </w:tcPr>
          <w:p w:rsidR="000C082E" w:rsidRPr="000C082E" w:rsidRDefault="000C082E" w:rsidP="000C082E">
            <w:pPr>
              <w:spacing w:after="0"/>
              <w:jc w:val="left"/>
              <w:rPr>
                <w:ins w:id="3452" w:author="Gabriel Correa" w:date="2015-08-25T16:16:00Z"/>
                <w:rFonts w:ascii="Calibri" w:eastAsia="Times New Roman" w:hAnsi="Calibri" w:cs="Calibri"/>
                <w:color w:val="000000"/>
                <w:sz w:val="22"/>
              </w:rPr>
            </w:pPr>
            <w:ins w:id="3453" w:author="Gabriel Correa" w:date="2015-08-25T16:16:00Z">
              <w:r w:rsidRPr="000C082E">
                <w:rPr>
                  <w:rFonts w:ascii="Calibri" w:eastAsia="Times New Roman" w:hAnsi="Calibri" w:cs="Calibri"/>
                  <w:color w:val="000000"/>
                  <w:sz w:val="22"/>
                </w:rPr>
                <w:t>shall</w:t>
              </w:r>
            </w:ins>
          </w:p>
        </w:tc>
        <w:tc>
          <w:tcPr>
            <w:tcW w:w="1360" w:type="dxa"/>
            <w:noWrap/>
            <w:hideMark/>
            <w:tcPrChange w:id="3454" w:author="Gabriel Correa" w:date="2015-08-25T16:21:00Z">
              <w:tcPr>
                <w:tcW w:w="1312" w:type="dxa"/>
                <w:noWrap/>
                <w:hideMark/>
              </w:tcPr>
            </w:tcPrChange>
          </w:tcPr>
          <w:p w:rsidR="000C082E" w:rsidRPr="000C082E" w:rsidRDefault="000C082E" w:rsidP="000C082E">
            <w:pPr>
              <w:spacing w:after="0"/>
              <w:jc w:val="left"/>
              <w:rPr>
                <w:ins w:id="3455" w:author="Gabriel Correa" w:date="2015-08-25T16:16:00Z"/>
                <w:rFonts w:ascii="Calibri" w:eastAsia="Times New Roman" w:hAnsi="Calibri" w:cs="Calibri"/>
                <w:color w:val="000000"/>
                <w:sz w:val="22"/>
              </w:rPr>
            </w:pPr>
            <w:ins w:id="3456" w:author="Gabriel Correa" w:date="2015-08-25T16:16:00Z">
              <w:r w:rsidRPr="000C082E">
                <w:rPr>
                  <w:rFonts w:ascii="Calibri" w:eastAsia="Times New Roman" w:hAnsi="Calibri" w:cs="Calibri"/>
                  <w:color w:val="000000"/>
                  <w:sz w:val="22"/>
                </w:rPr>
                <w:t>warn*</w:t>
              </w:r>
            </w:ins>
          </w:p>
        </w:tc>
      </w:tr>
      <w:tr w:rsidR="00941879" w:rsidRPr="000C082E" w:rsidTr="00D755F5">
        <w:trPr>
          <w:trHeight w:val="300"/>
          <w:ins w:id="3457" w:author="Gabriel Correa" w:date="2015-08-25T16:16:00Z"/>
          <w:trPrChange w:id="3458" w:author="Gabriel Correa" w:date="2015-08-25T16:21:00Z">
            <w:trPr>
              <w:gridAfter w:val="0"/>
              <w:trHeight w:val="300"/>
            </w:trPr>
          </w:trPrChange>
        </w:trPr>
        <w:tc>
          <w:tcPr>
            <w:tcW w:w="1561" w:type="dxa"/>
            <w:noWrap/>
            <w:hideMark/>
            <w:tcPrChange w:id="3459" w:author="Gabriel Correa" w:date="2015-08-25T16:21:00Z">
              <w:tcPr>
                <w:tcW w:w="1513" w:type="dxa"/>
                <w:noWrap/>
                <w:hideMark/>
              </w:tcPr>
            </w:tcPrChange>
          </w:tcPr>
          <w:p w:rsidR="000C082E" w:rsidRPr="000C082E" w:rsidRDefault="000C082E" w:rsidP="000C082E">
            <w:pPr>
              <w:spacing w:after="0"/>
              <w:jc w:val="left"/>
              <w:rPr>
                <w:ins w:id="3460" w:author="Gabriel Correa" w:date="2015-08-25T16:16:00Z"/>
                <w:rFonts w:ascii="Calibri" w:eastAsia="Times New Roman" w:hAnsi="Calibri" w:cs="Calibri"/>
                <w:color w:val="000000"/>
                <w:sz w:val="22"/>
              </w:rPr>
            </w:pPr>
            <w:ins w:id="3461" w:author="Gabriel Correa" w:date="2015-08-25T16:16:00Z">
              <w:r w:rsidRPr="000C082E">
                <w:rPr>
                  <w:rFonts w:ascii="Calibri" w:eastAsia="Times New Roman" w:hAnsi="Calibri" w:cs="Calibri"/>
                  <w:color w:val="000000"/>
                  <w:sz w:val="22"/>
                </w:rPr>
                <w:t>best</w:t>
              </w:r>
            </w:ins>
          </w:p>
        </w:tc>
        <w:tc>
          <w:tcPr>
            <w:tcW w:w="1513" w:type="dxa"/>
            <w:noWrap/>
            <w:hideMark/>
            <w:tcPrChange w:id="3462" w:author="Gabriel Correa" w:date="2015-08-25T16:21:00Z">
              <w:tcPr>
                <w:tcW w:w="1465" w:type="dxa"/>
                <w:gridSpan w:val="2"/>
                <w:noWrap/>
                <w:hideMark/>
              </w:tcPr>
            </w:tcPrChange>
          </w:tcPr>
          <w:p w:rsidR="000C082E" w:rsidRPr="000C082E" w:rsidRDefault="000C082E" w:rsidP="000C082E">
            <w:pPr>
              <w:spacing w:after="0"/>
              <w:jc w:val="left"/>
              <w:rPr>
                <w:ins w:id="3463" w:author="Gabriel Correa" w:date="2015-08-25T16:16:00Z"/>
                <w:rFonts w:ascii="Calibri" w:eastAsia="Times New Roman" w:hAnsi="Calibri" w:cs="Calibri"/>
                <w:color w:val="000000"/>
                <w:sz w:val="22"/>
              </w:rPr>
            </w:pPr>
            <w:ins w:id="3464" w:author="Gabriel Correa" w:date="2015-08-25T16:16:00Z">
              <w:r w:rsidRPr="000C082E">
                <w:rPr>
                  <w:rFonts w:ascii="Calibri" w:eastAsia="Times New Roman" w:hAnsi="Calibri" w:cs="Calibri"/>
                  <w:color w:val="000000"/>
                  <w:sz w:val="22"/>
                </w:rPr>
                <w:t>encourage*</w:t>
              </w:r>
            </w:ins>
          </w:p>
        </w:tc>
        <w:tc>
          <w:tcPr>
            <w:tcW w:w="1482" w:type="dxa"/>
            <w:noWrap/>
            <w:hideMark/>
            <w:tcPrChange w:id="3465" w:author="Gabriel Correa" w:date="2015-08-25T16:21:00Z">
              <w:tcPr>
                <w:tcW w:w="1434" w:type="dxa"/>
                <w:gridSpan w:val="2"/>
                <w:noWrap/>
                <w:hideMark/>
              </w:tcPr>
            </w:tcPrChange>
          </w:tcPr>
          <w:p w:rsidR="000C082E" w:rsidRPr="000C082E" w:rsidRDefault="000C082E" w:rsidP="000C082E">
            <w:pPr>
              <w:spacing w:after="0"/>
              <w:jc w:val="left"/>
              <w:rPr>
                <w:ins w:id="3466" w:author="Gabriel Correa" w:date="2015-08-25T16:16:00Z"/>
                <w:rFonts w:ascii="Calibri" w:eastAsia="Times New Roman" w:hAnsi="Calibri" w:cs="Calibri"/>
                <w:color w:val="000000"/>
                <w:sz w:val="22"/>
              </w:rPr>
            </w:pPr>
            <w:ins w:id="3467" w:author="Gabriel Correa" w:date="2015-08-25T16:16:00Z">
              <w:r w:rsidRPr="000C082E">
                <w:rPr>
                  <w:rFonts w:ascii="Calibri" w:eastAsia="Times New Roman" w:hAnsi="Calibri" w:cs="Calibri"/>
                  <w:color w:val="000000"/>
                  <w:sz w:val="22"/>
                </w:rPr>
                <w:t>must</w:t>
              </w:r>
            </w:ins>
          </w:p>
        </w:tc>
        <w:tc>
          <w:tcPr>
            <w:tcW w:w="1449" w:type="dxa"/>
            <w:noWrap/>
            <w:hideMark/>
            <w:tcPrChange w:id="3468" w:author="Gabriel Correa" w:date="2015-08-25T16:21:00Z">
              <w:tcPr>
                <w:tcW w:w="1401" w:type="dxa"/>
                <w:gridSpan w:val="2"/>
                <w:noWrap/>
                <w:hideMark/>
              </w:tcPr>
            </w:tcPrChange>
          </w:tcPr>
          <w:p w:rsidR="000C082E" w:rsidRPr="000C082E" w:rsidRDefault="000C082E" w:rsidP="000C082E">
            <w:pPr>
              <w:spacing w:after="0"/>
              <w:jc w:val="left"/>
              <w:rPr>
                <w:ins w:id="3469" w:author="Gabriel Correa" w:date="2015-08-25T16:16:00Z"/>
                <w:rFonts w:ascii="Calibri" w:eastAsia="Times New Roman" w:hAnsi="Calibri" w:cs="Calibri"/>
                <w:color w:val="000000"/>
                <w:sz w:val="22"/>
              </w:rPr>
            </w:pPr>
            <w:ins w:id="3470" w:author="Gabriel Correa" w:date="2015-08-25T16:16:00Z">
              <w:r w:rsidRPr="000C082E">
                <w:rPr>
                  <w:rFonts w:ascii="Calibri" w:eastAsia="Times New Roman" w:hAnsi="Calibri" w:cs="Calibri"/>
                  <w:color w:val="000000"/>
                  <w:sz w:val="22"/>
                </w:rPr>
                <w:t>performan*</w:t>
              </w:r>
            </w:ins>
          </w:p>
        </w:tc>
        <w:tc>
          <w:tcPr>
            <w:tcW w:w="1603" w:type="dxa"/>
            <w:noWrap/>
            <w:hideMark/>
            <w:tcPrChange w:id="3471" w:author="Gabriel Correa" w:date="2015-08-25T16:21:00Z">
              <w:tcPr>
                <w:tcW w:w="1715" w:type="dxa"/>
                <w:gridSpan w:val="2"/>
                <w:noWrap/>
                <w:hideMark/>
              </w:tcPr>
            </w:tcPrChange>
          </w:tcPr>
          <w:p w:rsidR="000C082E" w:rsidRPr="000C082E" w:rsidRDefault="000C082E" w:rsidP="000C082E">
            <w:pPr>
              <w:spacing w:after="0"/>
              <w:jc w:val="left"/>
              <w:rPr>
                <w:ins w:id="3472" w:author="Gabriel Correa" w:date="2015-08-25T16:16:00Z"/>
                <w:rFonts w:ascii="Calibri" w:eastAsia="Times New Roman" w:hAnsi="Calibri" w:cs="Calibri"/>
                <w:color w:val="000000"/>
                <w:sz w:val="22"/>
              </w:rPr>
            </w:pPr>
            <w:ins w:id="3473" w:author="Gabriel Correa" w:date="2015-08-25T16:16:00Z">
              <w:r w:rsidRPr="000C082E">
                <w:rPr>
                  <w:rFonts w:ascii="Calibri" w:eastAsia="Times New Roman" w:hAnsi="Calibri" w:cs="Calibri"/>
                  <w:color w:val="000000"/>
                  <w:sz w:val="22"/>
                </w:rPr>
                <w:t>should</w:t>
              </w:r>
            </w:ins>
          </w:p>
        </w:tc>
        <w:tc>
          <w:tcPr>
            <w:tcW w:w="1360" w:type="dxa"/>
            <w:shd w:val="clear" w:color="auto" w:fill="D9D9D9" w:themeFill="background1" w:themeFillShade="D9"/>
            <w:noWrap/>
            <w:hideMark/>
            <w:tcPrChange w:id="3474" w:author="Gabriel Correa" w:date="2015-08-25T16:21:00Z">
              <w:tcPr>
                <w:tcW w:w="1312" w:type="dxa"/>
                <w:shd w:val="clear" w:color="auto" w:fill="D9D9D9" w:themeFill="background1" w:themeFillShade="D9"/>
                <w:noWrap/>
                <w:hideMark/>
              </w:tcPr>
            </w:tcPrChange>
          </w:tcPr>
          <w:p w:rsidR="000C082E" w:rsidRPr="000C082E" w:rsidRDefault="000C082E" w:rsidP="000C082E">
            <w:pPr>
              <w:spacing w:after="0"/>
              <w:jc w:val="left"/>
              <w:rPr>
                <w:ins w:id="3475" w:author="Gabriel Correa" w:date="2015-08-25T16:16:00Z"/>
                <w:rFonts w:ascii="Calibri" w:eastAsia="Times New Roman" w:hAnsi="Calibri" w:cs="Calibri"/>
                <w:i/>
                <w:color w:val="7F7F7F" w:themeColor="text1" w:themeTint="80"/>
                <w:sz w:val="22"/>
                <w:rPrChange w:id="3476" w:author="Gabriel Correa" w:date="2015-08-25T16:17:00Z">
                  <w:rPr>
                    <w:ins w:id="3477" w:author="Gabriel Correa" w:date="2015-08-25T16:16:00Z"/>
                    <w:rFonts w:ascii="Calibri" w:eastAsia="Times New Roman" w:hAnsi="Calibri" w:cs="Calibri"/>
                    <w:color w:val="000000"/>
                    <w:sz w:val="22"/>
                  </w:rPr>
                </w:rPrChange>
              </w:rPr>
            </w:pPr>
            <w:ins w:id="3478" w:author="Gabriel Correa" w:date="2015-08-25T16:16:00Z">
              <w:r w:rsidRPr="000C082E">
                <w:rPr>
                  <w:rFonts w:ascii="Calibri" w:eastAsia="Times New Roman" w:hAnsi="Calibri" w:cs="Calibri"/>
                  <w:i/>
                  <w:color w:val="404040" w:themeColor="text1" w:themeTint="BF"/>
                  <w:sz w:val="22"/>
                  <w:rPrChange w:id="3479" w:author="Gabriel Correa" w:date="2015-08-25T16:17:00Z">
                    <w:rPr>
                      <w:rFonts w:ascii="Calibri" w:eastAsia="Times New Roman" w:hAnsi="Calibri" w:cs="Calibri"/>
                      <w:color w:val="000000"/>
                      <w:sz w:val="22"/>
                    </w:rPr>
                  </w:rPrChange>
                </w:rPr>
                <w:t>null (set #2)</w:t>
              </w:r>
            </w:ins>
          </w:p>
        </w:tc>
      </w:tr>
      <w:tr w:rsidR="00941879" w:rsidRPr="000C082E" w:rsidTr="00D755F5">
        <w:tblPrEx>
          <w:tblPrExChange w:id="3480" w:author="Gabriel Correa" w:date="2015-08-25T16:21:00Z">
            <w:tblPrEx>
              <w:tblW w:w="8856" w:type="dxa"/>
            </w:tblPrEx>
          </w:tblPrExChange>
        </w:tblPrEx>
        <w:trPr>
          <w:trHeight w:val="300"/>
          <w:ins w:id="3481" w:author="Gabriel Correa" w:date="2015-08-25T16:16:00Z"/>
          <w:trPrChange w:id="3482" w:author="Gabriel Correa" w:date="2015-08-25T16:21:00Z">
            <w:trPr>
              <w:trHeight w:val="300"/>
            </w:trPr>
          </w:trPrChange>
        </w:trPr>
        <w:tc>
          <w:tcPr>
            <w:tcW w:w="1561" w:type="dxa"/>
            <w:noWrap/>
            <w:hideMark/>
            <w:tcPrChange w:id="3483" w:author="Gabriel Correa" w:date="2015-08-25T16:21:00Z">
              <w:tcPr>
                <w:tcW w:w="1529" w:type="dxa"/>
                <w:gridSpan w:val="2"/>
                <w:noWrap/>
                <w:hideMark/>
              </w:tcPr>
            </w:tcPrChange>
          </w:tcPr>
          <w:p w:rsidR="000C082E" w:rsidRPr="000C082E" w:rsidRDefault="000C082E" w:rsidP="000C082E">
            <w:pPr>
              <w:spacing w:after="0"/>
              <w:jc w:val="left"/>
              <w:rPr>
                <w:ins w:id="3484" w:author="Gabriel Correa" w:date="2015-08-25T16:16:00Z"/>
                <w:rFonts w:ascii="Calibri" w:eastAsia="Times New Roman" w:hAnsi="Calibri" w:cs="Calibri"/>
                <w:color w:val="000000"/>
                <w:sz w:val="22"/>
              </w:rPr>
            </w:pPr>
            <w:ins w:id="3485" w:author="Gabriel Correa" w:date="2015-08-25T16:16:00Z">
              <w:r w:rsidRPr="000C082E">
                <w:rPr>
                  <w:rFonts w:ascii="Calibri" w:eastAsia="Times New Roman" w:hAnsi="Calibri" w:cs="Calibri"/>
                  <w:color w:val="000000"/>
                  <w:sz w:val="22"/>
                </w:rPr>
                <w:t>better</w:t>
              </w:r>
            </w:ins>
          </w:p>
        </w:tc>
        <w:tc>
          <w:tcPr>
            <w:tcW w:w="1513" w:type="dxa"/>
            <w:noWrap/>
            <w:hideMark/>
            <w:tcPrChange w:id="3486" w:author="Gabriel Correa" w:date="2015-08-25T16:21:00Z">
              <w:tcPr>
                <w:tcW w:w="1481" w:type="dxa"/>
                <w:gridSpan w:val="2"/>
                <w:noWrap/>
                <w:hideMark/>
              </w:tcPr>
            </w:tcPrChange>
          </w:tcPr>
          <w:p w:rsidR="000C082E" w:rsidRPr="000C082E" w:rsidRDefault="000C082E" w:rsidP="000C082E">
            <w:pPr>
              <w:spacing w:after="0"/>
              <w:jc w:val="left"/>
              <w:rPr>
                <w:ins w:id="3487" w:author="Gabriel Correa" w:date="2015-08-25T16:16:00Z"/>
                <w:rFonts w:ascii="Calibri" w:eastAsia="Times New Roman" w:hAnsi="Calibri" w:cs="Calibri"/>
                <w:color w:val="000000"/>
                <w:sz w:val="22"/>
              </w:rPr>
            </w:pPr>
            <w:ins w:id="3488" w:author="Gabriel Correa" w:date="2015-08-25T16:16:00Z">
              <w:r w:rsidRPr="000C082E">
                <w:rPr>
                  <w:rFonts w:ascii="Calibri" w:eastAsia="Times New Roman" w:hAnsi="Calibri" w:cs="Calibri"/>
                  <w:color w:val="000000"/>
                  <w:sz w:val="22"/>
                </w:rPr>
                <w:t>error*</w:t>
              </w:r>
            </w:ins>
          </w:p>
        </w:tc>
        <w:tc>
          <w:tcPr>
            <w:tcW w:w="1482" w:type="dxa"/>
            <w:noWrap/>
            <w:hideMark/>
            <w:tcPrChange w:id="3489" w:author="Gabriel Correa" w:date="2015-08-25T16:21:00Z">
              <w:tcPr>
                <w:tcW w:w="1450" w:type="dxa"/>
                <w:gridSpan w:val="2"/>
                <w:noWrap/>
                <w:hideMark/>
              </w:tcPr>
            </w:tcPrChange>
          </w:tcPr>
          <w:p w:rsidR="000C082E" w:rsidRPr="000C082E" w:rsidRDefault="000C082E" w:rsidP="000C082E">
            <w:pPr>
              <w:spacing w:after="0"/>
              <w:jc w:val="left"/>
              <w:rPr>
                <w:ins w:id="3490" w:author="Gabriel Correa" w:date="2015-08-25T16:16:00Z"/>
                <w:rFonts w:ascii="Calibri" w:eastAsia="Times New Roman" w:hAnsi="Calibri" w:cs="Calibri"/>
                <w:color w:val="000000"/>
                <w:sz w:val="22"/>
              </w:rPr>
            </w:pPr>
            <w:ins w:id="3491" w:author="Gabriel Correa" w:date="2015-08-25T16:16:00Z">
              <w:r w:rsidRPr="000C082E">
                <w:rPr>
                  <w:rFonts w:ascii="Calibri" w:eastAsia="Times New Roman" w:hAnsi="Calibri" w:cs="Calibri"/>
                  <w:color w:val="000000"/>
                  <w:sz w:val="22"/>
                </w:rPr>
                <w:t>necessar*</w:t>
              </w:r>
            </w:ins>
          </w:p>
        </w:tc>
        <w:tc>
          <w:tcPr>
            <w:tcW w:w="1449" w:type="dxa"/>
            <w:noWrap/>
            <w:hideMark/>
            <w:tcPrChange w:id="3492" w:author="Gabriel Correa" w:date="2015-08-25T16:21:00Z">
              <w:tcPr>
                <w:tcW w:w="1417" w:type="dxa"/>
                <w:gridSpan w:val="2"/>
                <w:noWrap/>
                <w:hideMark/>
              </w:tcPr>
            </w:tcPrChange>
          </w:tcPr>
          <w:p w:rsidR="000C082E" w:rsidRPr="000C082E" w:rsidRDefault="000C082E" w:rsidP="000C082E">
            <w:pPr>
              <w:spacing w:after="0"/>
              <w:jc w:val="left"/>
              <w:rPr>
                <w:ins w:id="3493" w:author="Gabriel Correa" w:date="2015-08-25T16:16:00Z"/>
                <w:rFonts w:ascii="Calibri" w:eastAsia="Times New Roman" w:hAnsi="Calibri" w:cs="Calibri"/>
                <w:color w:val="000000"/>
                <w:sz w:val="22"/>
              </w:rPr>
            </w:pPr>
            <w:ins w:id="3494" w:author="Gabriel Correa" w:date="2015-08-25T16:16:00Z">
              <w:r w:rsidRPr="000C082E">
                <w:rPr>
                  <w:rFonts w:ascii="Calibri" w:eastAsia="Times New Roman" w:hAnsi="Calibri" w:cs="Calibri"/>
                  <w:color w:val="000000"/>
                  <w:sz w:val="22"/>
                </w:rPr>
                <w:t>portab*</w:t>
              </w:r>
            </w:ins>
          </w:p>
        </w:tc>
        <w:tc>
          <w:tcPr>
            <w:tcW w:w="2963" w:type="dxa"/>
            <w:gridSpan w:val="2"/>
            <w:noWrap/>
            <w:hideMark/>
            <w:tcPrChange w:id="3495" w:author="Gabriel Correa" w:date="2015-08-25T16:21:00Z">
              <w:tcPr>
                <w:tcW w:w="2979" w:type="dxa"/>
                <w:gridSpan w:val="3"/>
                <w:noWrap/>
                <w:hideMark/>
              </w:tcPr>
            </w:tcPrChange>
          </w:tcPr>
          <w:p w:rsidR="000C082E" w:rsidRPr="000C082E" w:rsidRDefault="000C082E" w:rsidP="000C082E">
            <w:pPr>
              <w:spacing w:after="0"/>
              <w:jc w:val="left"/>
              <w:rPr>
                <w:ins w:id="3496" w:author="Gabriel Correa" w:date="2015-08-25T16:16:00Z"/>
                <w:rFonts w:ascii="Calibri" w:eastAsia="Times New Roman" w:hAnsi="Calibri" w:cs="Calibri"/>
                <w:color w:val="000000"/>
                <w:sz w:val="22"/>
              </w:rPr>
            </w:pPr>
            <w:ins w:id="3497" w:author="Gabriel Correa" w:date="2015-08-25T16:16:00Z">
              <w:r w:rsidRPr="000C082E">
                <w:rPr>
                  <w:rFonts w:ascii="Calibri" w:eastAsia="Times New Roman" w:hAnsi="Calibri" w:cs="Calibri"/>
                  <w:color w:val="000000"/>
                  <w:sz w:val="22"/>
                </w:rPr>
                <w:t>simultaneous*</w:t>
              </w:r>
            </w:ins>
          </w:p>
        </w:tc>
      </w:tr>
      <w:tr w:rsidR="00941879" w:rsidRPr="000C082E" w:rsidTr="00D755F5">
        <w:trPr>
          <w:trHeight w:val="300"/>
          <w:ins w:id="3498" w:author="Gabriel Correa" w:date="2015-08-25T16:16:00Z"/>
          <w:trPrChange w:id="3499" w:author="Gabriel Correa" w:date="2015-08-25T16:21:00Z">
            <w:trPr>
              <w:gridAfter w:val="0"/>
              <w:trHeight w:val="300"/>
            </w:trPr>
          </w:trPrChange>
        </w:trPr>
        <w:tc>
          <w:tcPr>
            <w:tcW w:w="1561" w:type="dxa"/>
            <w:noWrap/>
            <w:hideMark/>
            <w:tcPrChange w:id="3500" w:author="Gabriel Correa" w:date="2015-08-25T16:21:00Z">
              <w:tcPr>
                <w:tcW w:w="1513" w:type="dxa"/>
                <w:noWrap/>
                <w:hideMark/>
              </w:tcPr>
            </w:tcPrChange>
          </w:tcPr>
          <w:p w:rsidR="000C082E" w:rsidRPr="000C082E" w:rsidRDefault="000C082E" w:rsidP="000C082E">
            <w:pPr>
              <w:spacing w:after="0"/>
              <w:jc w:val="left"/>
              <w:rPr>
                <w:ins w:id="3501" w:author="Gabriel Correa" w:date="2015-08-25T16:16:00Z"/>
                <w:rFonts w:ascii="Calibri" w:eastAsia="Times New Roman" w:hAnsi="Calibri" w:cs="Calibri"/>
                <w:color w:val="000000"/>
                <w:sz w:val="22"/>
              </w:rPr>
            </w:pPr>
            <w:ins w:id="3502" w:author="Gabriel Correa" w:date="2015-08-25T16:16:00Z">
              <w:r w:rsidRPr="000C082E">
                <w:rPr>
                  <w:rFonts w:ascii="Calibri" w:eastAsia="Times New Roman" w:hAnsi="Calibri" w:cs="Calibri"/>
                  <w:color w:val="000000"/>
                  <w:sz w:val="22"/>
                </w:rPr>
                <w:t>between</w:t>
              </w:r>
            </w:ins>
          </w:p>
        </w:tc>
        <w:tc>
          <w:tcPr>
            <w:tcW w:w="1513" w:type="dxa"/>
            <w:noWrap/>
            <w:hideMark/>
            <w:tcPrChange w:id="3503" w:author="Gabriel Correa" w:date="2015-08-25T16:21:00Z">
              <w:tcPr>
                <w:tcW w:w="1465" w:type="dxa"/>
                <w:gridSpan w:val="2"/>
                <w:noWrap/>
                <w:hideMark/>
              </w:tcPr>
            </w:tcPrChange>
          </w:tcPr>
          <w:p w:rsidR="000C082E" w:rsidRPr="000C082E" w:rsidRDefault="000C082E" w:rsidP="000C082E">
            <w:pPr>
              <w:spacing w:after="0"/>
              <w:jc w:val="left"/>
              <w:rPr>
                <w:ins w:id="3504" w:author="Gabriel Correa" w:date="2015-08-25T16:16:00Z"/>
                <w:rFonts w:ascii="Calibri" w:eastAsia="Times New Roman" w:hAnsi="Calibri" w:cs="Calibri"/>
                <w:color w:val="000000"/>
                <w:sz w:val="22"/>
              </w:rPr>
            </w:pPr>
            <w:ins w:id="3505" w:author="Gabriel Correa" w:date="2015-08-25T16:16:00Z">
              <w:r w:rsidRPr="000C082E">
                <w:rPr>
                  <w:rFonts w:ascii="Calibri" w:eastAsia="Times New Roman" w:hAnsi="Calibri" w:cs="Calibri"/>
                  <w:color w:val="000000"/>
                  <w:sz w:val="22"/>
                </w:rPr>
                <w:t>extend*</w:t>
              </w:r>
            </w:ins>
          </w:p>
        </w:tc>
        <w:tc>
          <w:tcPr>
            <w:tcW w:w="1482" w:type="dxa"/>
            <w:noWrap/>
            <w:hideMark/>
            <w:tcPrChange w:id="3506" w:author="Gabriel Correa" w:date="2015-08-25T16:21:00Z">
              <w:tcPr>
                <w:tcW w:w="1434" w:type="dxa"/>
                <w:gridSpan w:val="2"/>
                <w:noWrap/>
                <w:hideMark/>
              </w:tcPr>
            </w:tcPrChange>
          </w:tcPr>
          <w:p w:rsidR="000C082E" w:rsidRPr="000C082E" w:rsidRDefault="000C082E" w:rsidP="000C082E">
            <w:pPr>
              <w:spacing w:after="0"/>
              <w:jc w:val="left"/>
              <w:rPr>
                <w:ins w:id="3507" w:author="Gabriel Correa" w:date="2015-08-25T16:16:00Z"/>
                <w:rFonts w:ascii="Calibri" w:eastAsia="Times New Roman" w:hAnsi="Calibri" w:cs="Calibri"/>
                <w:color w:val="000000"/>
                <w:sz w:val="22"/>
              </w:rPr>
            </w:pPr>
            <w:ins w:id="3508" w:author="Gabriel Correa" w:date="2015-08-25T16:16:00Z">
              <w:r w:rsidRPr="000C082E">
                <w:rPr>
                  <w:rFonts w:ascii="Calibri" w:eastAsia="Times New Roman" w:hAnsi="Calibri" w:cs="Calibri"/>
                  <w:color w:val="000000"/>
                  <w:sz w:val="22"/>
                </w:rPr>
                <w:t>never</w:t>
              </w:r>
            </w:ins>
          </w:p>
        </w:tc>
        <w:tc>
          <w:tcPr>
            <w:tcW w:w="1449" w:type="dxa"/>
            <w:noWrap/>
            <w:hideMark/>
            <w:tcPrChange w:id="3509" w:author="Gabriel Correa" w:date="2015-08-25T16:21:00Z">
              <w:tcPr>
                <w:tcW w:w="1401" w:type="dxa"/>
                <w:gridSpan w:val="2"/>
                <w:noWrap/>
                <w:hideMark/>
              </w:tcPr>
            </w:tcPrChange>
          </w:tcPr>
          <w:p w:rsidR="000C082E" w:rsidRPr="000C082E" w:rsidRDefault="000C082E" w:rsidP="000C082E">
            <w:pPr>
              <w:spacing w:after="0"/>
              <w:jc w:val="left"/>
              <w:rPr>
                <w:ins w:id="3510" w:author="Gabriel Correa" w:date="2015-08-25T16:16:00Z"/>
                <w:rFonts w:ascii="Calibri" w:eastAsia="Times New Roman" w:hAnsi="Calibri" w:cs="Calibri"/>
                <w:color w:val="000000"/>
                <w:sz w:val="22"/>
              </w:rPr>
            </w:pPr>
            <w:ins w:id="3511" w:author="Gabriel Correa" w:date="2015-08-25T16:16:00Z">
              <w:r w:rsidRPr="000C082E">
                <w:rPr>
                  <w:rFonts w:ascii="Calibri" w:eastAsia="Times New Roman" w:hAnsi="Calibri" w:cs="Calibri"/>
                  <w:color w:val="000000"/>
                  <w:sz w:val="22"/>
                </w:rPr>
                <w:t>prior</w:t>
              </w:r>
            </w:ins>
          </w:p>
        </w:tc>
        <w:tc>
          <w:tcPr>
            <w:tcW w:w="1603" w:type="dxa"/>
            <w:noWrap/>
            <w:hideMark/>
            <w:tcPrChange w:id="3512" w:author="Gabriel Correa" w:date="2015-08-25T16:21:00Z">
              <w:tcPr>
                <w:tcW w:w="1715" w:type="dxa"/>
                <w:gridSpan w:val="2"/>
                <w:noWrap/>
                <w:hideMark/>
              </w:tcPr>
            </w:tcPrChange>
          </w:tcPr>
          <w:p w:rsidR="000C082E" w:rsidRPr="000C082E" w:rsidRDefault="000C082E" w:rsidP="000C082E">
            <w:pPr>
              <w:spacing w:after="0"/>
              <w:jc w:val="left"/>
              <w:rPr>
                <w:ins w:id="3513" w:author="Gabriel Correa" w:date="2015-08-25T16:16:00Z"/>
                <w:rFonts w:ascii="Calibri" w:eastAsia="Times New Roman" w:hAnsi="Calibri" w:cs="Calibri"/>
                <w:color w:val="000000"/>
                <w:sz w:val="22"/>
              </w:rPr>
            </w:pPr>
            <w:ins w:id="3514" w:author="Gabriel Correa" w:date="2015-08-25T16:16:00Z">
              <w:r w:rsidRPr="000C082E">
                <w:rPr>
                  <w:rFonts w:ascii="Calibri" w:eastAsia="Times New Roman" w:hAnsi="Calibri" w:cs="Calibri"/>
                  <w:color w:val="000000"/>
                  <w:sz w:val="22"/>
                </w:rPr>
                <w:t>strict*</w:t>
              </w:r>
            </w:ins>
          </w:p>
        </w:tc>
        <w:tc>
          <w:tcPr>
            <w:tcW w:w="1360" w:type="dxa"/>
            <w:noWrap/>
            <w:hideMark/>
            <w:tcPrChange w:id="3515" w:author="Gabriel Correa" w:date="2015-08-25T16:21:00Z">
              <w:tcPr>
                <w:tcW w:w="1312" w:type="dxa"/>
                <w:noWrap/>
                <w:hideMark/>
              </w:tcPr>
            </w:tcPrChange>
          </w:tcPr>
          <w:p w:rsidR="000C082E" w:rsidRPr="000C082E" w:rsidRDefault="000C082E" w:rsidP="000C082E">
            <w:pPr>
              <w:spacing w:after="0"/>
              <w:jc w:val="left"/>
              <w:rPr>
                <w:ins w:id="3516" w:author="Gabriel Correa" w:date="2015-08-25T16:16:00Z"/>
                <w:rFonts w:ascii="Calibri" w:eastAsia="Times New Roman" w:hAnsi="Calibri" w:cs="Calibri"/>
                <w:color w:val="000000"/>
                <w:sz w:val="22"/>
              </w:rPr>
            </w:pPr>
          </w:p>
        </w:tc>
      </w:tr>
    </w:tbl>
    <w:p w:rsidR="00194EAB" w:rsidRDefault="00194EAB" w:rsidP="00D755F5">
      <w:pPr>
        <w:rPr>
          <w:ins w:id="3517" w:author="Gabriel Correa" w:date="2015-08-25T16:28:00Z"/>
        </w:rPr>
      </w:pPr>
    </w:p>
    <w:p w:rsidR="00D755F5" w:rsidRDefault="00D755F5" w:rsidP="00D755F5">
      <w:pPr>
        <w:rPr>
          <w:ins w:id="3518" w:author="Gabriel Correa" w:date="2015-08-25T16:51:00Z"/>
        </w:rPr>
      </w:pPr>
      <w:ins w:id="3519" w:author="Gabriel Correa" w:date="2015-08-25T16:27:00Z">
        <w:r>
          <w:t xml:space="preserve">Se decide incluir el </w:t>
        </w:r>
        <w:r w:rsidRPr="00194EAB">
          <w:rPr>
            <w:i/>
            <w:rPrChange w:id="3520" w:author="Gabriel Correa" w:date="2015-08-25T16:31:00Z">
              <w:rPr/>
            </w:rPrChange>
          </w:rPr>
          <w:t>keyword</w:t>
        </w:r>
        <w:r>
          <w:t xml:space="preserve"> ‘null’ porque durante la preparación manual de los datos usados se marcó la gran mayoría de las frases que contenían esta palabra como </w:t>
        </w:r>
        <w:r w:rsidRPr="002B28AD">
          <w:rPr>
            <w:i/>
          </w:rPr>
          <w:t>directiva-null</w:t>
        </w:r>
        <w:r>
          <w:t>, una subclase entre las directivas.</w:t>
        </w:r>
      </w:ins>
      <w:ins w:id="3521" w:author="Gabriel Correa" w:date="2015-08-25T16:29:00Z">
        <w:r w:rsidR="00194EAB">
          <w:t xml:space="preserve"> Además, las palabras con * pu</w:t>
        </w:r>
      </w:ins>
      <w:ins w:id="3522" w:author="Gabriel Correa" w:date="2015-08-25T16:31:00Z">
        <w:r w:rsidR="003B7054">
          <w:t>e</w:t>
        </w:r>
      </w:ins>
      <w:ins w:id="3523" w:author="Gabriel Correa" w:date="2015-08-25T16:29:00Z">
        <w:r w:rsidR="00194EAB">
          <w:t xml:space="preserve">den terminar en cualquiera de sus variaciones y </w:t>
        </w:r>
      </w:ins>
      <w:ins w:id="3524" w:author="Gabriel Correa" w:date="2015-08-25T16:31:00Z">
        <w:r w:rsidR="00194EAB">
          <w:t xml:space="preserve">también </w:t>
        </w:r>
      </w:ins>
      <w:ins w:id="3525" w:author="Gabriel Correa" w:date="2015-08-25T16:29:00Z">
        <w:r w:rsidR="00194EAB">
          <w:t>ser</w:t>
        </w:r>
      </w:ins>
      <w:ins w:id="3526" w:author="Gabriel Correa" w:date="2015-08-25T16:31:00Z">
        <w:r w:rsidR="00194EAB">
          <w:t xml:space="preserve">án consideradas como </w:t>
        </w:r>
        <w:r w:rsidR="00194EAB" w:rsidRPr="00194EAB">
          <w:rPr>
            <w:i/>
            <w:rPrChange w:id="3527" w:author="Gabriel Correa" w:date="2015-08-25T16:31:00Z">
              <w:rPr/>
            </w:rPrChange>
          </w:rPr>
          <w:t>keywords</w:t>
        </w:r>
        <w:r w:rsidR="00194EAB">
          <w:t>.</w:t>
        </w:r>
      </w:ins>
    </w:p>
    <w:p w:rsidR="007A0A55" w:rsidRDefault="007A0A55" w:rsidP="00D755F5">
      <w:pPr>
        <w:rPr>
          <w:ins w:id="3528" w:author="Gabriel Correa" w:date="2015-08-25T16:51:00Z"/>
        </w:rPr>
      </w:pPr>
    </w:p>
    <w:p w:rsidR="00D86BEF" w:rsidRDefault="00096772" w:rsidP="005D2320">
      <w:pPr>
        <w:pStyle w:val="Epgrafe"/>
        <w:keepNext/>
        <w:rPr>
          <w:ins w:id="3529" w:author="Gabriel Correa" w:date="2015-08-25T17:04:00Z"/>
        </w:rPr>
      </w:pPr>
      <w:bookmarkStart w:id="3530" w:name="_Ref428285594"/>
      <w:ins w:id="3531" w:author="Gabriel Correa" w:date="2015-08-25T17:02:00Z">
        <w:r>
          <w:t xml:space="preserve">Tabla </w:t>
        </w:r>
      </w:ins>
      <w:ins w:id="3532" w:author="Gabriel Correa" w:date="2015-08-28T00:22:00Z">
        <w:r w:rsidR="00F002B6">
          <w:fldChar w:fldCharType="begin"/>
        </w:r>
        <w:r w:rsidR="00F002B6">
          <w:instrText xml:space="preserve"> STYLEREF 1 \s </w:instrText>
        </w:r>
      </w:ins>
      <w:r w:rsidR="00F002B6">
        <w:fldChar w:fldCharType="separate"/>
      </w:r>
      <w:r w:rsidR="00E54D64">
        <w:rPr>
          <w:noProof/>
        </w:rPr>
        <w:t>7</w:t>
      </w:r>
      <w:ins w:id="3533"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3534" w:author="Gabriel Correa" w:date="2015-08-28T07:30:00Z">
        <w:r w:rsidR="00E54D64">
          <w:rPr>
            <w:noProof/>
          </w:rPr>
          <w:t>3</w:t>
        </w:r>
      </w:ins>
      <w:ins w:id="3535" w:author="Gabriel Correa" w:date="2015-08-28T00:22:00Z">
        <w:r w:rsidR="00F002B6">
          <w:fldChar w:fldCharType="end"/>
        </w:r>
      </w:ins>
      <w:del w:id="3536"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3</w:delText>
        </w:r>
        <w:r w:rsidR="005D2320" w:rsidDel="008F24AB">
          <w:rPr>
            <w:noProof/>
          </w:rPr>
          <w:fldChar w:fldCharType="end"/>
        </w:r>
      </w:del>
      <w:bookmarkEnd w:id="3530"/>
      <w:ins w:id="3537" w:author="Gabriel Correa" w:date="2015-08-25T17:02:00Z">
        <w:r>
          <w:t>:   Resultados de clasificar</w:t>
        </w:r>
      </w:ins>
      <w:ins w:id="3538" w:author="Gabriel Correa" w:date="2015-08-25T17:03:00Z">
        <w:r w:rsidR="00D86BEF">
          <w:t xml:space="preserve"> comentarios</w:t>
        </w:r>
      </w:ins>
      <w:ins w:id="3539" w:author="Gabriel Correa" w:date="2015-08-25T17:02:00Z">
        <w:r>
          <w:t xml:space="preserve"> </w:t>
        </w:r>
      </w:ins>
      <w:ins w:id="3540" w:author="Gabriel Correa" w:date="2015-08-25T17:03:00Z">
        <w:r w:rsidR="00D86BEF">
          <w:t xml:space="preserve">de cada API </w:t>
        </w:r>
      </w:ins>
      <w:ins w:id="3541" w:author="Gabriel Correa" w:date="2015-08-25T17:02:00Z">
        <w:r>
          <w:t xml:space="preserve">usando la regla de los </w:t>
        </w:r>
        <w:r w:rsidRPr="00096772">
          <w:rPr>
            <w:i/>
            <w:rPrChange w:id="3542" w:author="Gabriel Correa" w:date="2015-08-25T17:02:00Z">
              <w:rPr>
                <w:b w:val="0"/>
                <w:bCs w:val="0"/>
                <w:color w:val="auto"/>
                <w:sz w:val="24"/>
                <w:szCs w:val="22"/>
              </w:rPr>
            </w:rPrChange>
          </w:rPr>
          <w:t>keywords</w:t>
        </w:r>
      </w:ins>
      <w:ins w:id="3543" w:author="Gabriel Correa" w:date="2015-08-25T17:03:00Z">
        <w:r w:rsidR="00D86BEF">
          <w:t>.</w:t>
        </w:r>
      </w:ins>
    </w:p>
    <w:tbl>
      <w:tblPr>
        <w:tblStyle w:val="Estilo2"/>
        <w:tblW w:w="9100" w:type="dxa"/>
        <w:jc w:val="center"/>
        <w:tblLook w:val="04A0" w:firstRow="1" w:lastRow="0" w:firstColumn="1" w:lastColumn="0" w:noHBand="0" w:noVBand="1"/>
        <w:tblPrChange w:id="3544" w:author="Gabriel Correa" w:date="2015-08-25T17:00:00Z">
          <w:tblPr>
            <w:tblStyle w:val="Estilo2"/>
            <w:tblW w:w="9138" w:type="dxa"/>
            <w:tblLook w:val="04A0" w:firstRow="1" w:lastRow="0" w:firstColumn="1" w:lastColumn="0" w:noHBand="0" w:noVBand="1"/>
          </w:tblPr>
        </w:tblPrChange>
      </w:tblPr>
      <w:tblGrid>
        <w:gridCol w:w="2093"/>
        <w:gridCol w:w="992"/>
        <w:gridCol w:w="1096"/>
        <w:gridCol w:w="1357"/>
        <w:gridCol w:w="992"/>
        <w:gridCol w:w="1096"/>
        <w:gridCol w:w="1474"/>
        <w:tblGridChange w:id="3545">
          <w:tblGrid>
            <w:gridCol w:w="2093"/>
            <w:gridCol w:w="807"/>
            <w:gridCol w:w="1096"/>
            <w:gridCol w:w="1215"/>
            <w:gridCol w:w="142"/>
            <w:gridCol w:w="284"/>
            <w:gridCol w:w="567"/>
            <w:gridCol w:w="141"/>
            <w:gridCol w:w="99"/>
            <w:gridCol w:w="856"/>
            <w:gridCol w:w="223"/>
            <w:gridCol w:w="141"/>
            <w:gridCol w:w="99"/>
            <w:gridCol w:w="1011"/>
            <w:gridCol w:w="223"/>
            <w:gridCol w:w="141"/>
            <w:gridCol w:w="99"/>
          </w:tblGrid>
        </w:tblGridChange>
      </w:tblGrid>
      <w:tr w:rsidR="00096772" w:rsidRPr="007A0A55" w:rsidTr="00096772">
        <w:trPr>
          <w:cnfStyle w:val="100000000000" w:firstRow="1" w:lastRow="0" w:firstColumn="0" w:lastColumn="0" w:oddVBand="0" w:evenVBand="0" w:oddHBand="0" w:evenHBand="0" w:firstRowFirstColumn="0" w:firstRowLastColumn="0" w:lastRowFirstColumn="0" w:lastRowLastColumn="0"/>
          <w:trHeight w:val="300"/>
          <w:jc w:val="center"/>
          <w:ins w:id="3546" w:author="Gabriel Correa" w:date="2015-08-25T16:52:00Z"/>
          <w:trPrChange w:id="3547" w:author="Gabriel Correa" w:date="2015-08-25T17:00:00Z">
            <w:trPr>
              <w:gridAfter w:val="0"/>
              <w:trHeight w:val="300"/>
            </w:trPr>
          </w:trPrChange>
        </w:trPr>
        <w:tc>
          <w:tcPr>
            <w:cnfStyle w:val="000000000100" w:firstRow="0" w:lastRow="0" w:firstColumn="0" w:lastColumn="0" w:oddVBand="0" w:evenVBand="0" w:oddHBand="0" w:evenHBand="0" w:firstRowFirstColumn="1" w:firstRowLastColumn="0" w:lastRowFirstColumn="0" w:lastRowLastColumn="0"/>
            <w:tcW w:w="2093" w:type="dxa"/>
            <w:tcBorders>
              <w:top w:val="nil"/>
              <w:bottom w:val="single" w:sz="12" w:space="0" w:color="000000" w:themeColor="text1"/>
            </w:tcBorders>
            <w:noWrap/>
            <w:hideMark/>
            <w:tcPrChange w:id="3548" w:author="Gabriel Correa" w:date="2015-08-25T17:00:00Z">
              <w:tcPr>
                <w:tcW w:w="2093" w:type="dxa"/>
                <w:tcBorders>
                  <w:top w:val="nil"/>
                  <w:bottom w:val="single" w:sz="12" w:space="0" w:color="000000" w:themeColor="text1"/>
                </w:tcBorders>
                <w:noWrap/>
                <w:hideMark/>
              </w:tcPr>
            </w:tcPrChange>
          </w:tcPr>
          <w:p w:rsidR="007A0A55" w:rsidRPr="007A0A55" w:rsidRDefault="007A0A55">
            <w:pPr>
              <w:cnfStyle w:val="100000000100" w:firstRow="1" w:lastRow="0" w:firstColumn="0" w:lastColumn="0" w:oddVBand="0" w:evenVBand="0" w:oddHBand="0" w:evenHBand="0" w:firstRowFirstColumn="1" w:firstRowLastColumn="0" w:lastRowFirstColumn="0" w:lastRowLastColumn="0"/>
              <w:rPr>
                <w:ins w:id="3549" w:author="Gabriel Correa" w:date="2015-08-25T16:52:00Z"/>
              </w:rPr>
            </w:pPr>
          </w:p>
        </w:tc>
        <w:tc>
          <w:tcPr>
            <w:tcW w:w="3445" w:type="dxa"/>
            <w:gridSpan w:val="3"/>
            <w:tcBorders>
              <w:top w:val="nil"/>
              <w:bottom w:val="single" w:sz="12" w:space="0" w:color="000000" w:themeColor="text1"/>
            </w:tcBorders>
            <w:noWrap/>
            <w:hideMark/>
            <w:tcPrChange w:id="3550" w:author="Gabriel Correa" w:date="2015-08-25T17:00:00Z">
              <w:tcPr>
                <w:tcW w:w="3118" w:type="dxa"/>
                <w:gridSpan w:val="3"/>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3551" w:author="Gabriel Correa" w:date="2015-08-25T16:52:00Z"/>
              </w:rPr>
              <w:pPrChange w:id="3552"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3553" w:author="Gabriel Correa" w:date="2015-08-25T16:52:00Z">
              <w:r w:rsidRPr="007A0A55">
                <w:t>Set #1 Keywords</w:t>
              </w:r>
            </w:ins>
          </w:p>
        </w:tc>
        <w:tc>
          <w:tcPr>
            <w:tcW w:w="3562" w:type="dxa"/>
            <w:gridSpan w:val="3"/>
            <w:tcBorders>
              <w:top w:val="nil"/>
              <w:bottom w:val="single" w:sz="12" w:space="0" w:color="000000" w:themeColor="text1"/>
            </w:tcBorders>
            <w:noWrap/>
            <w:hideMark/>
            <w:tcPrChange w:id="3554" w:author="Gabriel Correa" w:date="2015-08-25T17:00:00Z">
              <w:tcPr>
                <w:tcW w:w="3927" w:type="dxa"/>
                <w:gridSpan w:val="12"/>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3555" w:author="Gabriel Correa" w:date="2015-08-25T16:52:00Z"/>
              </w:rPr>
              <w:pPrChange w:id="3556"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3557" w:author="Gabriel Correa" w:date="2015-08-25T16:52:00Z">
              <w:r w:rsidRPr="007A0A55">
                <w:t>Set #2 Keywo</w:t>
              </w:r>
              <w:r>
                <w:t>r</w:t>
              </w:r>
              <w:r w:rsidRPr="007A0A55">
                <w:t>ds (con null)</w:t>
              </w:r>
            </w:ins>
          </w:p>
        </w:tc>
      </w:tr>
      <w:tr w:rsidR="00096772" w:rsidRPr="007A0A55" w:rsidTr="00096772">
        <w:tblPrEx>
          <w:tblPrExChange w:id="3558" w:author="Gabriel Correa" w:date="2015-08-25T17:00:00Z">
            <w:tblPrEx>
              <w:tblW w:w="9237" w:type="dxa"/>
            </w:tblPrEx>
          </w:tblPrExChange>
        </w:tblPrEx>
        <w:trPr>
          <w:trHeight w:val="300"/>
          <w:jc w:val="center"/>
          <w:ins w:id="3559" w:author="Gabriel Correa" w:date="2015-08-25T16:52:00Z"/>
          <w:trPrChange w:id="3560" w:author="Gabriel Correa" w:date="2015-08-25T17:00:00Z">
            <w:trPr>
              <w:trHeight w:val="300"/>
            </w:trPr>
          </w:trPrChange>
        </w:trPr>
        <w:tc>
          <w:tcPr>
            <w:tcW w:w="2093" w:type="dxa"/>
            <w:tcBorders>
              <w:top w:val="single" w:sz="12" w:space="0" w:color="000000" w:themeColor="text1"/>
              <w:bottom w:val="single" w:sz="12" w:space="0" w:color="000000" w:themeColor="text1"/>
            </w:tcBorders>
            <w:noWrap/>
            <w:hideMark/>
            <w:tcPrChange w:id="3561" w:author="Gabriel Correa" w:date="2015-08-25T17:00:00Z">
              <w:tcPr>
                <w:tcW w:w="2093" w:type="dxa"/>
                <w:tcBorders>
                  <w:top w:val="single" w:sz="12" w:space="0" w:color="000000" w:themeColor="text1"/>
                  <w:bottom w:val="single" w:sz="12" w:space="0" w:color="000000" w:themeColor="text1"/>
                </w:tcBorders>
                <w:noWrap/>
                <w:hideMark/>
              </w:tcPr>
            </w:tcPrChange>
          </w:tcPr>
          <w:p w:rsidR="007A0A55" w:rsidRPr="007A0A55" w:rsidRDefault="007A0A55">
            <w:pPr>
              <w:rPr>
                <w:ins w:id="3562" w:author="Gabriel Correa" w:date="2015-08-25T16:52:00Z"/>
              </w:rPr>
            </w:pPr>
          </w:p>
        </w:tc>
        <w:tc>
          <w:tcPr>
            <w:tcW w:w="992" w:type="dxa"/>
            <w:tcBorders>
              <w:top w:val="single" w:sz="12" w:space="0" w:color="000000" w:themeColor="text1"/>
              <w:bottom w:val="single" w:sz="12" w:space="0" w:color="000000" w:themeColor="text1"/>
            </w:tcBorders>
            <w:noWrap/>
            <w:hideMark/>
            <w:tcPrChange w:id="3563" w:author="Gabriel Correa" w:date="2015-08-25T17:00:00Z">
              <w:tcPr>
                <w:tcW w:w="807"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3564" w:author="Gabriel Correa" w:date="2015-08-25T16:52:00Z"/>
              </w:rPr>
              <w:pPrChange w:id="3565" w:author="Gabriel Correa" w:date="2015-08-25T16:57:00Z">
                <w:pPr/>
              </w:pPrChange>
            </w:pPr>
            <w:ins w:id="3566" w:author="Gabriel Correa" w:date="2015-08-25T16:52:00Z">
              <w:r w:rsidRPr="007A0A55">
                <w:t>recall</w:t>
              </w:r>
            </w:ins>
          </w:p>
        </w:tc>
        <w:tc>
          <w:tcPr>
            <w:tcW w:w="1096" w:type="dxa"/>
            <w:tcBorders>
              <w:top w:val="single" w:sz="12" w:space="0" w:color="000000" w:themeColor="text1"/>
              <w:bottom w:val="single" w:sz="12" w:space="0" w:color="000000" w:themeColor="text1"/>
            </w:tcBorders>
            <w:noWrap/>
            <w:hideMark/>
            <w:tcPrChange w:id="3567" w:author="Gabriel Correa" w:date="2015-08-25T17:00:00Z">
              <w:tcPr>
                <w:tcW w:w="1096"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3568" w:author="Gabriel Correa" w:date="2015-08-25T16:52:00Z"/>
              </w:rPr>
              <w:pPrChange w:id="3569" w:author="Gabriel Correa" w:date="2015-08-25T16:57:00Z">
                <w:pPr/>
              </w:pPrChange>
            </w:pPr>
            <w:ins w:id="3570" w:author="Gabriel Correa" w:date="2015-08-25T16:52:00Z">
              <w:r w:rsidRPr="007A0A55">
                <w:t>precision</w:t>
              </w:r>
            </w:ins>
          </w:p>
        </w:tc>
        <w:tc>
          <w:tcPr>
            <w:tcW w:w="1357" w:type="dxa"/>
            <w:tcBorders>
              <w:top w:val="single" w:sz="12" w:space="0" w:color="000000" w:themeColor="text1"/>
              <w:bottom w:val="single" w:sz="12" w:space="0" w:color="000000" w:themeColor="text1"/>
              <w:right w:val="nil"/>
            </w:tcBorders>
            <w:noWrap/>
            <w:hideMark/>
            <w:tcPrChange w:id="3571" w:author="Gabriel Correa" w:date="2015-08-25T17:00:00Z">
              <w:tcPr>
                <w:tcW w:w="1641" w:type="dxa"/>
                <w:gridSpan w:val="3"/>
                <w:tcBorders>
                  <w:top w:val="single" w:sz="12" w:space="0" w:color="000000" w:themeColor="text1"/>
                  <w:bottom w:val="single" w:sz="12" w:space="0" w:color="000000" w:themeColor="text1"/>
                  <w:right w:val="nil"/>
                </w:tcBorders>
                <w:noWrap/>
                <w:hideMark/>
              </w:tcPr>
            </w:tcPrChange>
          </w:tcPr>
          <w:p w:rsidR="007A0A55" w:rsidRPr="007A0A55" w:rsidRDefault="007A0A55">
            <w:pPr>
              <w:jc w:val="right"/>
              <w:rPr>
                <w:ins w:id="3572" w:author="Gabriel Correa" w:date="2015-08-25T16:52:00Z"/>
              </w:rPr>
              <w:pPrChange w:id="3573" w:author="Gabriel Correa" w:date="2015-08-25T16:57:00Z">
                <w:pPr/>
              </w:pPrChange>
            </w:pPr>
            <w:ins w:id="3574" w:author="Gabriel Correa" w:date="2015-08-25T16:52:00Z">
              <w:r w:rsidRPr="007A0A55">
                <w:t>f-measure</w:t>
              </w:r>
            </w:ins>
          </w:p>
        </w:tc>
        <w:tc>
          <w:tcPr>
            <w:tcW w:w="992" w:type="dxa"/>
            <w:tcBorders>
              <w:top w:val="single" w:sz="12" w:space="0" w:color="000000" w:themeColor="text1"/>
              <w:left w:val="nil"/>
              <w:bottom w:val="single" w:sz="12" w:space="0" w:color="000000" w:themeColor="text1"/>
            </w:tcBorders>
            <w:noWrap/>
            <w:hideMark/>
            <w:tcPrChange w:id="3575" w:author="Gabriel Correa" w:date="2015-08-25T17:00:00Z">
              <w:tcPr>
                <w:tcW w:w="807" w:type="dxa"/>
                <w:gridSpan w:val="3"/>
                <w:tcBorders>
                  <w:top w:val="single" w:sz="12" w:space="0" w:color="000000" w:themeColor="text1"/>
                  <w:left w:val="nil"/>
                  <w:bottom w:val="single" w:sz="12" w:space="0" w:color="000000" w:themeColor="text1"/>
                </w:tcBorders>
                <w:noWrap/>
                <w:hideMark/>
              </w:tcPr>
            </w:tcPrChange>
          </w:tcPr>
          <w:p w:rsidR="007A0A55" w:rsidRPr="007A0A55" w:rsidRDefault="007A0A55">
            <w:pPr>
              <w:jc w:val="right"/>
              <w:rPr>
                <w:ins w:id="3576" w:author="Gabriel Correa" w:date="2015-08-25T16:52:00Z"/>
              </w:rPr>
              <w:pPrChange w:id="3577" w:author="Gabriel Correa" w:date="2015-08-25T16:57:00Z">
                <w:pPr/>
              </w:pPrChange>
            </w:pPr>
            <w:ins w:id="3578" w:author="Gabriel Correa" w:date="2015-08-25T16:52:00Z">
              <w:r w:rsidRPr="007A0A55">
                <w:t>recall</w:t>
              </w:r>
            </w:ins>
          </w:p>
        </w:tc>
        <w:tc>
          <w:tcPr>
            <w:tcW w:w="1096" w:type="dxa"/>
            <w:tcBorders>
              <w:top w:val="single" w:sz="12" w:space="0" w:color="000000" w:themeColor="text1"/>
              <w:bottom w:val="single" w:sz="12" w:space="0" w:color="000000" w:themeColor="text1"/>
            </w:tcBorders>
            <w:noWrap/>
            <w:hideMark/>
            <w:tcPrChange w:id="3579" w:author="Gabriel Correa" w:date="2015-08-25T17:00:00Z">
              <w:tcPr>
                <w:tcW w:w="1319"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3580" w:author="Gabriel Correa" w:date="2015-08-25T16:52:00Z"/>
              </w:rPr>
              <w:pPrChange w:id="3581" w:author="Gabriel Correa" w:date="2015-08-25T16:57:00Z">
                <w:pPr/>
              </w:pPrChange>
            </w:pPr>
            <w:ins w:id="3582" w:author="Gabriel Correa" w:date="2015-08-25T16:52:00Z">
              <w:r w:rsidRPr="007A0A55">
                <w:t>precision</w:t>
              </w:r>
            </w:ins>
          </w:p>
        </w:tc>
        <w:tc>
          <w:tcPr>
            <w:tcW w:w="1474" w:type="dxa"/>
            <w:tcBorders>
              <w:top w:val="single" w:sz="12" w:space="0" w:color="000000" w:themeColor="text1"/>
              <w:bottom w:val="single" w:sz="12" w:space="0" w:color="000000" w:themeColor="text1"/>
            </w:tcBorders>
            <w:noWrap/>
            <w:hideMark/>
            <w:tcPrChange w:id="3583" w:author="Gabriel Correa" w:date="2015-08-25T17:00:00Z">
              <w:tcPr>
                <w:tcW w:w="1474"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3584" w:author="Gabriel Correa" w:date="2015-08-25T16:52:00Z"/>
              </w:rPr>
              <w:pPrChange w:id="3585" w:author="Gabriel Correa" w:date="2015-08-25T16:57:00Z">
                <w:pPr/>
              </w:pPrChange>
            </w:pPr>
            <w:ins w:id="3586" w:author="Gabriel Correa" w:date="2015-08-25T16:52:00Z">
              <w:r w:rsidRPr="007A0A55">
                <w:t>f-measure</w:t>
              </w:r>
            </w:ins>
          </w:p>
        </w:tc>
      </w:tr>
      <w:tr w:rsidR="00096772" w:rsidRPr="007A0A55" w:rsidTr="00096772">
        <w:tblPrEx>
          <w:tblPrExChange w:id="3587" w:author="Gabriel Correa" w:date="2015-08-25T17:00:00Z">
            <w:tblPrEx>
              <w:tblW w:w="8997" w:type="dxa"/>
            </w:tblPrEx>
          </w:tblPrExChange>
        </w:tblPrEx>
        <w:trPr>
          <w:trHeight w:val="300"/>
          <w:jc w:val="center"/>
          <w:ins w:id="3588" w:author="Gabriel Correa" w:date="2015-08-25T16:52:00Z"/>
          <w:trPrChange w:id="3589" w:author="Gabriel Correa" w:date="2015-08-25T17:00:00Z">
            <w:trPr>
              <w:gridAfter w:val="0"/>
              <w:trHeight w:val="300"/>
            </w:trPr>
          </w:trPrChange>
        </w:trPr>
        <w:tc>
          <w:tcPr>
            <w:tcW w:w="2093" w:type="dxa"/>
            <w:tcBorders>
              <w:top w:val="single" w:sz="12" w:space="0" w:color="000000" w:themeColor="text1"/>
              <w:right w:val="dotDash" w:sz="4" w:space="0" w:color="A6A6A6" w:themeColor="background1" w:themeShade="A6"/>
            </w:tcBorders>
            <w:noWrap/>
            <w:hideMark/>
            <w:tcPrChange w:id="3590" w:author="Gabriel Correa" w:date="2015-08-25T17:00:00Z">
              <w:tcPr>
                <w:tcW w:w="2093" w:type="dxa"/>
                <w:tcBorders>
                  <w:top w:val="single" w:sz="12" w:space="0" w:color="000000" w:themeColor="text1"/>
                  <w:right w:val="dotDash" w:sz="4" w:space="0" w:color="A6A6A6" w:themeColor="background1" w:themeShade="A6"/>
                </w:tcBorders>
                <w:noWrap/>
                <w:hideMark/>
              </w:tcPr>
            </w:tcPrChange>
          </w:tcPr>
          <w:p w:rsidR="007A0A55" w:rsidRPr="007A0A55" w:rsidRDefault="007A0A55">
            <w:pPr>
              <w:rPr>
                <w:ins w:id="3591" w:author="Gabriel Correa" w:date="2015-08-25T16:52:00Z"/>
              </w:rPr>
            </w:pPr>
            <w:ins w:id="3592" w:author="Gabriel Correa" w:date="2015-08-25T16:52:00Z">
              <w:r w:rsidRPr="007A0A55">
                <w:t>Apache Commons</w:t>
              </w:r>
            </w:ins>
          </w:p>
        </w:tc>
        <w:tc>
          <w:tcPr>
            <w:tcW w:w="992" w:type="dxa"/>
            <w:tcBorders>
              <w:top w:val="single" w:sz="12" w:space="0" w:color="000000" w:themeColor="text1"/>
              <w:left w:val="dotDash" w:sz="4" w:space="0" w:color="A6A6A6" w:themeColor="background1" w:themeShade="A6"/>
            </w:tcBorders>
            <w:noWrap/>
            <w:hideMark/>
            <w:tcPrChange w:id="3593" w:author="Gabriel Correa" w:date="2015-08-25T17:00:00Z">
              <w:tcPr>
                <w:tcW w:w="807" w:type="dxa"/>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3594" w:author="Gabriel Correa" w:date="2015-08-25T16:52:00Z"/>
              </w:rPr>
              <w:pPrChange w:id="3595" w:author="Gabriel Correa" w:date="2015-08-25T16:57:00Z">
                <w:pPr/>
              </w:pPrChange>
            </w:pPr>
            <w:ins w:id="3596" w:author="Gabriel Correa" w:date="2015-08-25T16:52:00Z">
              <w:r w:rsidRPr="007A0A55">
                <w:t>0.25</w:t>
              </w:r>
            </w:ins>
          </w:p>
        </w:tc>
        <w:tc>
          <w:tcPr>
            <w:tcW w:w="1096" w:type="dxa"/>
            <w:tcBorders>
              <w:top w:val="single" w:sz="12" w:space="0" w:color="000000" w:themeColor="text1"/>
            </w:tcBorders>
            <w:noWrap/>
            <w:hideMark/>
            <w:tcPrChange w:id="3597" w:author="Gabriel Correa" w:date="2015-08-25T17:00:00Z">
              <w:tcPr>
                <w:tcW w:w="1096" w:type="dxa"/>
                <w:tcBorders>
                  <w:top w:val="single" w:sz="12" w:space="0" w:color="000000" w:themeColor="text1"/>
                </w:tcBorders>
                <w:noWrap/>
                <w:hideMark/>
              </w:tcPr>
            </w:tcPrChange>
          </w:tcPr>
          <w:p w:rsidR="007A0A55" w:rsidRPr="007A0A55" w:rsidRDefault="007A0A55">
            <w:pPr>
              <w:jc w:val="right"/>
              <w:rPr>
                <w:ins w:id="3598" w:author="Gabriel Correa" w:date="2015-08-25T16:52:00Z"/>
              </w:rPr>
              <w:pPrChange w:id="3599" w:author="Gabriel Correa" w:date="2015-08-25T16:57:00Z">
                <w:pPr/>
              </w:pPrChange>
            </w:pPr>
            <w:ins w:id="3600" w:author="Gabriel Correa" w:date="2015-08-25T16:52:00Z">
              <w:r w:rsidRPr="007A0A55">
                <w:t>0.65</w:t>
              </w:r>
            </w:ins>
          </w:p>
        </w:tc>
        <w:tc>
          <w:tcPr>
            <w:tcW w:w="1357" w:type="dxa"/>
            <w:tcBorders>
              <w:top w:val="single" w:sz="12" w:space="0" w:color="000000" w:themeColor="text1"/>
              <w:right w:val="dotDash" w:sz="4" w:space="0" w:color="A6A6A6" w:themeColor="background1" w:themeShade="A6"/>
            </w:tcBorders>
            <w:noWrap/>
            <w:hideMark/>
            <w:tcPrChange w:id="3601" w:author="Gabriel Correa" w:date="2015-08-25T17:00:00Z">
              <w:tcPr>
                <w:tcW w:w="1215" w:type="dxa"/>
                <w:tcBorders>
                  <w:top w:val="single" w:sz="12" w:space="0" w:color="000000" w:themeColor="text1"/>
                  <w:right w:val="dotDash" w:sz="4" w:space="0" w:color="A6A6A6" w:themeColor="background1" w:themeShade="A6"/>
                </w:tcBorders>
                <w:noWrap/>
                <w:hideMark/>
              </w:tcPr>
            </w:tcPrChange>
          </w:tcPr>
          <w:p w:rsidR="007A0A55" w:rsidRPr="007A0A55" w:rsidRDefault="007A0A55">
            <w:pPr>
              <w:jc w:val="right"/>
              <w:rPr>
                <w:ins w:id="3602" w:author="Gabriel Correa" w:date="2015-08-25T16:52:00Z"/>
              </w:rPr>
              <w:pPrChange w:id="3603" w:author="Gabriel Correa" w:date="2015-08-25T16:57:00Z">
                <w:pPr/>
              </w:pPrChange>
            </w:pPr>
            <w:ins w:id="3604" w:author="Gabriel Correa" w:date="2015-08-25T16:52:00Z">
              <w:r w:rsidRPr="007A0A55">
                <w:t>0.37</w:t>
              </w:r>
            </w:ins>
          </w:p>
        </w:tc>
        <w:tc>
          <w:tcPr>
            <w:tcW w:w="992" w:type="dxa"/>
            <w:tcBorders>
              <w:top w:val="single" w:sz="12" w:space="0" w:color="000000" w:themeColor="text1"/>
              <w:left w:val="dotDash" w:sz="4" w:space="0" w:color="A6A6A6" w:themeColor="background1" w:themeShade="A6"/>
            </w:tcBorders>
            <w:noWrap/>
            <w:hideMark/>
            <w:tcPrChange w:id="3605" w:author="Gabriel Correa" w:date="2015-08-25T17:00:00Z">
              <w:tcPr>
                <w:tcW w:w="993" w:type="dxa"/>
                <w:gridSpan w:val="3"/>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3606" w:author="Gabriel Correa" w:date="2015-08-25T16:52:00Z"/>
              </w:rPr>
              <w:pPrChange w:id="3607" w:author="Gabriel Correa" w:date="2015-08-25T16:57:00Z">
                <w:pPr/>
              </w:pPrChange>
            </w:pPr>
            <w:ins w:id="3608" w:author="Gabriel Correa" w:date="2015-08-25T16:52:00Z">
              <w:r w:rsidRPr="007A0A55">
                <w:t>0.49</w:t>
              </w:r>
            </w:ins>
          </w:p>
        </w:tc>
        <w:tc>
          <w:tcPr>
            <w:tcW w:w="1096" w:type="dxa"/>
            <w:tcBorders>
              <w:top w:val="single" w:sz="12" w:space="0" w:color="000000" w:themeColor="text1"/>
            </w:tcBorders>
            <w:noWrap/>
            <w:hideMark/>
            <w:tcPrChange w:id="3609" w:author="Gabriel Correa" w:date="2015-08-25T17:00:00Z">
              <w:tcPr>
                <w:tcW w:w="1319" w:type="dxa"/>
                <w:gridSpan w:val="4"/>
                <w:tcBorders>
                  <w:top w:val="single" w:sz="12" w:space="0" w:color="000000" w:themeColor="text1"/>
                </w:tcBorders>
                <w:noWrap/>
                <w:hideMark/>
              </w:tcPr>
            </w:tcPrChange>
          </w:tcPr>
          <w:p w:rsidR="007A0A55" w:rsidRPr="007A0A55" w:rsidRDefault="007A0A55">
            <w:pPr>
              <w:jc w:val="right"/>
              <w:rPr>
                <w:ins w:id="3610" w:author="Gabriel Correa" w:date="2015-08-25T16:52:00Z"/>
              </w:rPr>
              <w:pPrChange w:id="3611" w:author="Gabriel Correa" w:date="2015-08-25T16:57:00Z">
                <w:pPr/>
              </w:pPrChange>
            </w:pPr>
            <w:ins w:id="3612" w:author="Gabriel Correa" w:date="2015-08-25T16:52:00Z">
              <w:r w:rsidRPr="007A0A55">
                <w:t>0.69</w:t>
              </w:r>
            </w:ins>
          </w:p>
        </w:tc>
        <w:tc>
          <w:tcPr>
            <w:tcW w:w="1474" w:type="dxa"/>
            <w:tcBorders>
              <w:top w:val="single" w:sz="12" w:space="0" w:color="000000" w:themeColor="text1"/>
            </w:tcBorders>
            <w:noWrap/>
            <w:hideMark/>
            <w:tcPrChange w:id="3613" w:author="Gabriel Correa" w:date="2015-08-25T17:00:00Z">
              <w:tcPr>
                <w:tcW w:w="1474" w:type="dxa"/>
                <w:gridSpan w:val="4"/>
                <w:tcBorders>
                  <w:top w:val="single" w:sz="12" w:space="0" w:color="000000" w:themeColor="text1"/>
                </w:tcBorders>
                <w:noWrap/>
                <w:hideMark/>
              </w:tcPr>
            </w:tcPrChange>
          </w:tcPr>
          <w:p w:rsidR="007A0A55" w:rsidRPr="007A0A55" w:rsidRDefault="007A0A55">
            <w:pPr>
              <w:jc w:val="right"/>
              <w:rPr>
                <w:ins w:id="3614" w:author="Gabriel Correa" w:date="2015-08-25T16:52:00Z"/>
              </w:rPr>
              <w:pPrChange w:id="3615" w:author="Gabriel Correa" w:date="2015-08-25T16:57:00Z">
                <w:pPr/>
              </w:pPrChange>
            </w:pPr>
            <w:ins w:id="3616" w:author="Gabriel Correa" w:date="2015-08-25T16:52:00Z">
              <w:r w:rsidRPr="007A0A55">
                <w:t>0.57</w:t>
              </w:r>
            </w:ins>
          </w:p>
        </w:tc>
      </w:tr>
      <w:tr w:rsidR="00096772" w:rsidRPr="007A0A55" w:rsidTr="00096772">
        <w:tblPrEx>
          <w:tblPrExChange w:id="3617" w:author="Gabriel Correa" w:date="2015-08-25T17:00:00Z">
            <w:tblPrEx>
              <w:tblW w:w="8670" w:type="dxa"/>
            </w:tblPrEx>
          </w:tblPrExChange>
        </w:tblPrEx>
        <w:trPr>
          <w:trHeight w:val="300"/>
          <w:jc w:val="center"/>
          <w:ins w:id="3618" w:author="Gabriel Correa" w:date="2015-08-25T16:52:00Z"/>
          <w:trPrChange w:id="3619" w:author="Gabriel Correa" w:date="2015-08-25T17:00:00Z">
            <w:trPr>
              <w:gridAfter w:val="0"/>
              <w:trHeight w:val="300"/>
            </w:trPr>
          </w:trPrChange>
        </w:trPr>
        <w:tc>
          <w:tcPr>
            <w:tcW w:w="2093" w:type="dxa"/>
            <w:tcBorders>
              <w:top w:val="nil"/>
              <w:right w:val="dotDash" w:sz="4" w:space="0" w:color="A6A6A6" w:themeColor="background1" w:themeShade="A6"/>
            </w:tcBorders>
            <w:noWrap/>
            <w:hideMark/>
            <w:tcPrChange w:id="3620" w:author="Gabriel Correa" w:date="2015-08-25T17:00:00Z">
              <w:tcPr>
                <w:tcW w:w="2093" w:type="dxa"/>
                <w:tcBorders>
                  <w:top w:val="nil"/>
                  <w:right w:val="dotDash" w:sz="4" w:space="0" w:color="A6A6A6" w:themeColor="background1" w:themeShade="A6"/>
                </w:tcBorders>
                <w:noWrap/>
                <w:hideMark/>
              </w:tcPr>
            </w:tcPrChange>
          </w:tcPr>
          <w:p w:rsidR="007A0A55" w:rsidRPr="007A0A55" w:rsidRDefault="007A0A55">
            <w:pPr>
              <w:rPr>
                <w:ins w:id="3621" w:author="Gabriel Correa" w:date="2015-08-25T16:52:00Z"/>
              </w:rPr>
            </w:pPr>
            <w:ins w:id="3622" w:author="Gabriel Correa" w:date="2015-08-25T16:52:00Z">
              <w:r w:rsidRPr="007A0A55">
                <w:t>Java</w:t>
              </w:r>
            </w:ins>
          </w:p>
        </w:tc>
        <w:tc>
          <w:tcPr>
            <w:tcW w:w="992" w:type="dxa"/>
            <w:tcBorders>
              <w:left w:val="dotDash" w:sz="4" w:space="0" w:color="A6A6A6" w:themeColor="background1" w:themeShade="A6"/>
            </w:tcBorders>
            <w:noWrap/>
            <w:hideMark/>
            <w:tcPrChange w:id="3623" w:author="Gabriel Correa" w:date="2015-08-25T17:00:00Z">
              <w:tcPr>
                <w:tcW w:w="807" w:type="dxa"/>
                <w:tcBorders>
                  <w:left w:val="dotDash" w:sz="4" w:space="0" w:color="A6A6A6" w:themeColor="background1" w:themeShade="A6"/>
                </w:tcBorders>
                <w:noWrap/>
                <w:hideMark/>
              </w:tcPr>
            </w:tcPrChange>
          </w:tcPr>
          <w:p w:rsidR="007A0A55" w:rsidRPr="007A0A55" w:rsidRDefault="007A0A55">
            <w:pPr>
              <w:jc w:val="right"/>
              <w:rPr>
                <w:ins w:id="3624" w:author="Gabriel Correa" w:date="2015-08-25T16:52:00Z"/>
              </w:rPr>
              <w:pPrChange w:id="3625" w:author="Gabriel Correa" w:date="2015-08-25T16:57:00Z">
                <w:pPr/>
              </w:pPrChange>
            </w:pPr>
            <w:ins w:id="3626" w:author="Gabriel Correa" w:date="2015-08-25T16:52:00Z">
              <w:r w:rsidRPr="007A0A55">
                <w:t>0.43</w:t>
              </w:r>
            </w:ins>
          </w:p>
        </w:tc>
        <w:tc>
          <w:tcPr>
            <w:tcW w:w="1096" w:type="dxa"/>
            <w:noWrap/>
            <w:hideMark/>
            <w:tcPrChange w:id="3627" w:author="Gabriel Correa" w:date="2015-08-25T17:00:00Z">
              <w:tcPr>
                <w:tcW w:w="1096" w:type="dxa"/>
                <w:noWrap/>
                <w:hideMark/>
              </w:tcPr>
            </w:tcPrChange>
          </w:tcPr>
          <w:p w:rsidR="007A0A55" w:rsidRPr="007A0A55" w:rsidRDefault="007A0A55">
            <w:pPr>
              <w:jc w:val="right"/>
              <w:rPr>
                <w:ins w:id="3628" w:author="Gabriel Correa" w:date="2015-08-25T16:52:00Z"/>
              </w:rPr>
              <w:pPrChange w:id="3629" w:author="Gabriel Correa" w:date="2015-08-25T16:57:00Z">
                <w:pPr/>
              </w:pPrChange>
            </w:pPr>
            <w:ins w:id="3630" w:author="Gabriel Correa" w:date="2015-08-25T16:52:00Z">
              <w:r w:rsidRPr="007A0A55">
                <w:t>0.64</w:t>
              </w:r>
            </w:ins>
          </w:p>
        </w:tc>
        <w:tc>
          <w:tcPr>
            <w:tcW w:w="1357" w:type="dxa"/>
            <w:tcBorders>
              <w:right w:val="dotDash" w:sz="4" w:space="0" w:color="A6A6A6" w:themeColor="background1" w:themeShade="A6"/>
            </w:tcBorders>
            <w:noWrap/>
            <w:hideMark/>
            <w:tcPrChange w:id="3631" w:author="Gabriel Correa" w:date="2015-08-25T17:00:00Z">
              <w:tcPr>
                <w:tcW w:w="1357" w:type="dxa"/>
                <w:gridSpan w:val="2"/>
                <w:tcBorders>
                  <w:right w:val="dotDash" w:sz="4" w:space="0" w:color="A6A6A6" w:themeColor="background1" w:themeShade="A6"/>
                </w:tcBorders>
                <w:noWrap/>
                <w:hideMark/>
              </w:tcPr>
            </w:tcPrChange>
          </w:tcPr>
          <w:p w:rsidR="007A0A55" w:rsidRPr="007A0A55" w:rsidRDefault="007A0A55">
            <w:pPr>
              <w:jc w:val="right"/>
              <w:rPr>
                <w:ins w:id="3632" w:author="Gabriel Correa" w:date="2015-08-25T16:52:00Z"/>
              </w:rPr>
              <w:pPrChange w:id="3633" w:author="Gabriel Correa" w:date="2015-08-25T16:57:00Z">
                <w:pPr/>
              </w:pPrChange>
            </w:pPr>
            <w:ins w:id="3634" w:author="Gabriel Correa" w:date="2015-08-25T16:52:00Z">
              <w:r w:rsidRPr="007A0A55">
                <w:t>0.52</w:t>
              </w:r>
            </w:ins>
          </w:p>
        </w:tc>
        <w:tc>
          <w:tcPr>
            <w:tcW w:w="992" w:type="dxa"/>
            <w:tcBorders>
              <w:left w:val="dotDash" w:sz="4" w:space="0" w:color="A6A6A6" w:themeColor="background1" w:themeShade="A6"/>
            </w:tcBorders>
            <w:noWrap/>
            <w:hideMark/>
            <w:tcPrChange w:id="3635" w:author="Gabriel Correa" w:date="2015-08-25T17:00:00Z">
              <w:tcPr>
                <w:tcW w:w="851" w:type="dxa"/>
                <w:gridSpan w:val="2"/>
                <w:tcBorders>
                  <w:left w:val="dotDash" w:sz="4" w:space="0" w:color="A6A6A6" w:themeColor="background1" w:themeShade="A6"/>
                </w:tcBorders>
                <w:noWrap/>
                <w:hideMark/>
              </w:tcPr>
            </w:tcPrChange>
          </w:tcPr>
          <w:p w:rsidR="007A0A55" w:rsidRPr="007A0A55" w:rsidRDefault="007A0A55">
            <w:pPr>
              <w:jc w:val="right"/>
              <w:rPr>
                <w:ins w:id="3636" w:author="Gabriel Correa" w:date="2015-08-25T16:52:00Z"/>
              </w:rPr>
              <w:pPrChange w:id="3637" w:author="Gabriel Correa" w:date="2015-08-25T16:57:00Z">
                <w:pPr/>
              </w:pPrChange>
            </w:pPr>
            <w:ins w:id="3638" w:author="Gabriel Correa" w:date="2015-08-25T16:52:00Z">
              <w:r w:rsidRPr="007A0A55">
                <w:t>0.57</w:t>
              </w:r>
            </w:ins>
          </w:p>
        </w:tc>
        <w:tc>
          <w:tcPr>
            <w:tcW w:w="1096" w:type="dxa"/>
            <w:noWrap/>
            <w:hideMark/>
            <w:tcPrChange w:id="3639" w:author="Gabriel Correa" w:date="2015-08-25T17:00:00Z">
              <w:tcPr>
                <w:tcW w:w="992" w:type="dxa"/>
                <w:gridSpan w:val="3"/>
                <w:noWrap/>
                <w:hideMark/>
              </w:tcPr>
            </w:tcPrChange>
          </w:tcPr>
          <w:p w:rsidR="007A0A55" w:rsidRPr="007A0A55" w:rsidRDefault="007A0A55">
            <w:pPr>
              <w:jc w:val="right"/>
              <w:rPr>
                <w:ins w:id="3640" w:author="Gabriel Correa" w:date="2015-08-25T16:52:00Z"/>
              </w:rPr>
              <w:pPrChange w:id="3641" w:author="Gabriel Correa" w:date="2015-08-25T16:57:00Z">
                <w:pPr/>
              </w:pPrChange>
            </w:pPr>
            <w:ins w:id="3642" w:author="Gabriel Correa" w:date="2015-08-25T16:52:00Z">
              <w:r w:rsidRPr="007A0A55">
                <w:t>0.69</w:t>
              </w:r>
            </w:ins>
          </w:p>
        </w:tc>
        <w:tc>
          <w:tcPr>
            <w:tcW w:w="1474" w:type="dxa"/>
            <w:noWrap/>
            <w:hideMark/>
            <w:tcPrChange w:id="3643" w:author="Gabriel Correa" w:date="2015-08-25T17:00:00Z">
              <w:tcPr>
                <w:tcW w:w="1474" w:type="dxa"/>
                <w:gridSpan w:val="4"/>
                <w:noWrap/>
                <w:hideMark/>
              </w:tcPr>
            </w:tcPrChange>
          </w:tcPr>
          <w:p w:rsidR="007A0A55" w:rsidRPr="007A0A55" w:rsidRDefault="007A0A55">
            <w:pPr>
              <w:jc w:val="right"/>
              <w:rPr>
                <w:ins w:id="3644" w:author="Gabriel Correa" w:date="2015-08-25T16:52:00Z"/>
              </w:rPr>
              <w:pPrChange w:id="3645" w:author="Gabriel Correa" w:date="2015-08-25T16:57:00Z">
                <w:pPr/>
              </w:pPrChange>
            </w:pPr>
            <w:ins w:id="3646" w:author="Gabriel Correa" w:date="2015-08-25T16:52:00Z">
              <w:r w:rsidRPr="007A0A55">
                <w:t>0.62</w:t>
              </w:r>
            </w:ins>
          </w:p>
        </w:tc>
      </w:tr>
      <w:tr w:rsidR="00096772" w:rsidRPr="007A0A55" w:rsidTr="00096772">
        <w:tblPrEx>
          <w:tblPrExChange w:id="3647" w:author="Gabriel Correa" w:date="2015-08-25T17:00:00Z">
            <w:tblPrEx>
              <w:tblW w:w="8997" w:type="dxa"/>
            </w:tblPrEx>
          </w:tblPrExChange>
        </w:tblPrEx>
        <w:trPr>
          <w:trHeight w:val="300"/>
          <w:jc w:val="center"/>
          <w:ins w:id="3648" w:author="Gabriel Correa" w:date="2015-08-25T16:52:00Z"/>
          <w:trPrChange w:id="3649"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3650"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7A0A55">
            <w:pPr>
              <w:rPr>
                <w:ins w:id="3651" w:author="Gabriel Correa" w:date="2015-08-25T16:52:00Z"/>
              </w:rPr>
            </w:pPr>
            <w:ins w:id="3652" w:author="Gabriel Correa" w:date="2015-08-25T16:52:00Z">
              <w:r w:rsidRPr="007A0A55">
                <w:t>Jface</w:t>
              </w:r>
            </w:ins>
          </w:p>
        </w:tc>
        <w:tc>
          <w:tcPr>
            <w:tcW w:w="992" w:type="dxa"/>
            <w:tcBorders>
              <w:left w:val="dotDash" w:sz="4" w:space="0" w:color="A6A6A6" w:themeColor="background1" w:themeShade="A6"/>
              <w:bottom w:val="nil"/>
            </w:tcBorders>
            <w:noWrap/>
            <w:hideMark/>
            <w:tcPrChange w:id="3653" w:author="Gabriel Correa" w:date="2015-08-25T17:00:00Z">
              <w:tcPr>
                <w:tcW w:w="807" w:type="dxa"/>
                <w:tcBorders>
                  <w:left w:val="dotDash" w:sz="4" w:space="0" w:color="A6A6A6" w:themeColor="background1" w:themeShade="A6"/>
                  <w:bottom w:val="nil"/>
                </w:tcBorders>
                <w:noWrap/>
                <w:hideMark/>
              </w:tcPr>
            </w:tcPrChange>
          </w:tcPr>
          <w:p w:rsidR="007A0A55" w:rsidRPr="007A0A55" w:rsidRDefault="007A0A55">
            <w:pPr>
              <w:jc w:val="right"/>
              <w:rPr>
                <w:ins w:id="3654" w:author="Gabriel Correa" w:date="2015-08-25T16:52:00Z"/>
              </w:rPr>
              <w:pPrChange w:id="3655" w:author="Gabriel Correa" w:date="2015-08-25T16:57:00Z">
                <w:pPr/>
              </w:pPrChange>
            </w:pPr>
            <w:ins w:id="3656" w:author="Gabriel Correa" w:date="2015-08-25T16:52:00Z">
              <w:r w:rsidRPr="007A0A55">
                <w:t>0.58</w:t>
              </w:r>
            </w:ins>
          </w:p>
        </w:tc>
        <w:tc>
          <w:tcPr>
            <w:tcW w:w="1096" w:type="dxa"/>
            <w:tcBorders>
              <w:bottom w:val="nil"/>
            </w:tcBorders>
            <w:noWrap/>
            <w:hideMark/>
            <w:tcPrChange w:id="3657" w:author="Gabriel Correa" w:date="2015-08-25T17:00:00Z">
              <w:tcPr>
                <w:tcW w:w="1096" w:type="dxa"/>
                <w:tcBorders>
                  <w:bottom w:val="nil"/>
                </w:tcBorders>
                <w:noWrap/>
                <w:hideMark/>
              </w:tcPr>
            </w:tcPrChange>
          </w:tcPr>
          <w:p w:rsidR="007A0A55" w:rsidRPr="007A0A55" w:rsidRDefault="007A0A55">
            <w:pPr>
              <w:jc w:val="right"/>
              <w:rPr>
                <w:ins w:id="3658" w:author="Gabriel Correa" w:date="2015-08-25T16:52:00Z"/>
              </w:rPr>
              <w:pPrChange w:id="3659" w:author="Gabriel Correa" w:date="2015-08-25T16:57:00Z">
                <w:pPr/>
              </w:pPrChange>
            </w:pPr>
            <w:ins w:id="3660" w:author="Gabriel Correa" w:date="2015-08-25T16:52:00Z">
              <w:r w:rsidRPr="007A0A55">
                <w:t>0.55</w:t>
              </w:r>
            </w:ins>
          </w:p>
        </w:tc>
        <w:tc>
          <w:tcPr>
            <w:tcW w:w="1357" w:type="dxa"/>
            <w:tcBorders>
              <w:bottom w:val="nil"/>
              <w:right w:val="dotDash" w:sz="4" w:space="0" w:color="A6A6A6" w:themeColor="background1" w:themeShade="A6"/>
            </w:tcBorders>
            <w:noWrap/>
            <w:hideMark/>
            <w:tcPrChange w:id="3661" w:author="Gabriel Correa" w:date="2015-08-25T17:00:00Z">
              <w:tcPr>
                <w:tcW w:w="1215" w:type="dxa"/>
                <w:tcBorders>
                  <w:bottom w:val="nil"/>
                  <w:right w:val="dotDash" w:sz="4" w:space="0" w:color="A6A6A6" w:themeColor="background1" w:themeShade="A6"/>
                </w:tcBorders>
                <w:noWrap/>
                <w:hideMark/>
              </w:tcPr>
            </w:tcPrChange>
          </w:tcPr>
          <w:p w:rsidR="007A0A55" w:rsidRPr="007A0A55" w:rsidRDefault="007A0A55">
            <w:pPr>
              <w:jc w:val="right"/>
              <w:rPr>
                <w:ins w:id="3662" w:author="Gabriel Correa" w:date="2015-08-25T16:52:00Z"/>
              </w:rPr>
              <w:pPrChange w:id="3663" w:author="Gabriel Correa" w:date="2015-08-25T16:57:00Z">
                <w:pPr/>
              </w:pPrChange>
            </w:pPr>
            <w:ins w:id="3664" w:author="Gabriel Correa" w:date="2015-08-25T16:52:00Z">
              <w:r w:rsidRPr="007A0A55">
                <w:t>0.57</w:t>
              </w:r>
            </w:ins>
          </w:p>
        </w:tc>
        <w:tc>
          <w:tcPr>
            <w:tcW w:w="992" w:type="dxa"/>
            <w:tcBorders>
              <w:left w:val="dotDash" w:sz="4" w:space="0" w:color="A6A6A6" w:themeColor="background1" w:themeShade="A6"/>
              <w:bottom w:val="nil"/>
            </w:tcBorders>
            <w:noWrap/>
            <w:hideMark/>
            <w:tcPrChange w:id="3665" w:author="Gabriel Correa" w:date="2015-08-25T17:00:00Z">
              <w:tcPr>
                <w:tcW w:w="993" w:type="dxa"/>
                <w:gridSpan w:val="3"/>
                <w:tcBorders>
                  <w:left w:val="dotDash" w:sz="4" w:space="0" w:color="A6A6A6" w:themeColor="background1" w:themeShade="A6"/>
                  <w:bottom w:val="nil"/>
                </w:tcBorders>
                <w:noWrap/>
                <w:hideMark/>
              </w:tcPr>
            </w:tcPrChange>
          </w:tcPr>
          <w:p w:rsidR="007A0A55" w:rsidRPr="007A0A55" w:rsidRDefault="007A0A55">
            <w:pPr>
              <w:jc w:val="right"/>
              <w:rPr>
                <w:ins w:id="3666" w:author="Gabriel Correa" w:date="2015-08-25T16:52:00Z"/>
              </w:rPr>
              <w:pPrChange w:id="3667" w:author="Gabriel Correa" w:date="2015-08-25T16:57:00Z">
                <w:pPr/>
              </w:pPrChange>
            </w:pPr>
            <w:ins w:id="3668" w:author="Gabriel Correa" w:date="2015-08-25T16:52:00Z">
              <w:r w:rsidRPr="007A0A55">
                <w:t>0.91</w:t>
              </w:r>
            </w:ins>
          </w:p>
        </w:tc>
        <w:tc>
          <w:tcPr>
            <w:tcW w:w="1096" w:type="dxa"/>
            <w:tcBorders>
              <w:bottom w:val="nil"/>
            </w:tcBorders>
            <w:noWrap/>
            <w:hideMark/>
            <w:tcPrChange w:id="3669" w:author="Gabriel Correa" w:date="2015-08-25T17:00:00Z">
              <w:tcPr>
                <w:tcW w:w="1319" w:type="dxa"/>
                <w:gridSpan w:val="4"/>
                <w:tcBorders>
                  <w:bottom w:val="nil"/>
                </w:tcBorders>
                <w:noWrap/>
                <w:hideMark/>
              </w:tcPr>
            </w:tcPrChange>
          </w:tcPr>
          <w:p w:rsidR="007A0A55" w:rsidRPr="007A0A55" w:rsidRDefault="007A0A55">
            <w:pPr>
              <w:jc w:val="right"/>
              <w:rPr>
                <w:ins w:id="3670" w:author="Gabriel Correa" w:date="2015-08-25T16:52:00Z"/>
              </w:rPr>
              <w:pPrChange w:id="3671" w:author="Gabriel Correa" w:date="2015-08-25T16:57:00Z">
                <w:pPr/>
              </w:pPrChange>
            </w:pPr>
            <w:ins w:id="3672" w:author="Gabriel Correa" w:date="2015-08-25T16:52:00Z">
              <w:r w:rsidRPr="007A0A55">
                <w:t>0.63</w:t>
              </w:r>
            </w:ins>
          </w:p>
        </w:tc>
        <w:tc>
          <w:tcPr>
            <w:tcW w:w="1474" w:type="dxa"/>
            <w:tcBorders>
              <w:bottom w:val="nil"/>
            </w:tcBorders>
            <w:noWrap/>
            <w:hideMark/>
            <w:tcPrChange w:id="3673" w:author="Gabriel Correa" w:date="2015-08-25T17:00:00Z">
              <w:tcPr>
                <w:tcW w:w="1474" w:type="dxa"/>
                <w:gridSpan w:val="4"/>
                <w:tcBorders>
                  <w:bottom w:val="nil"/>
                </w:tcBorders>
                <w:noWrap/>
                <w:hideMark/>
              </w:tcPr>
            </w:tcPrChange>
          </w:tcPr>
          <w:p w:rsidR="007A0A55" w:rsidRPr="007A0A55" w:rsidRDefault="007A0A55">
            <w:pPr>
              <w:jc w:val="right"/>
              <w:rPr>
                <w:ins w:id="3674" w:author="Gabriel Correa" w:date="2015-08-25T16:52:00Z"/>
              </w:rPr>
              <w:pPrChange w:id="3675" w:author="Gabriel Correa" w:date="2015-08-25T16:57:00Z">
                <w:pPr/>
              </w:pPrChange>
            </w:pPr>
            <w:ins w:id="3676" w:author="Gabriel Correa" w:date="2015-08-25T16:52:00Z">
              <w:r w:rsidRPr="007A0A55">
                <w:t>0.75</w:t>
              </w:r>
            </w:ins>
          </w:p>
        </w:tc>
      </w:tr>
      <w:tr w:rsidR="00096772" w:rsidRPr="007A0A55" w:rsidTr="00096772">
        <w:trPr>
          <w:trHeight w:val="300"/>
          <w:jc w:val="center"/>
          <w:ins w:id="3677" w:author="Gabriel Correa" w:date="2015-08-25T16:52:00Z"/>
          <w:trPrChange w:id="3678"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3679"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096772">
            <w:pPr>
              <w:rPr>
                <w:ins w:id="3680" w:author="Gabriel Correa" w:date="2015-08-25T16:52:00Z"/>
              </w:rPr>
            </w:pPr>
            <w:ins w:id="3681" w:author="Gabriel Correa" w:date="2015-08-25T17:01:00Z">
              <w:r>
                <w:t xml:space="preserve">( </w:t>
              </w:r>
            </w:ins>
            <w:ins w:id="3682" w:author="Gabriel Correa" w:date="2015-08-25T16:52:00Z">
              <w:r w:rsidR="007A0A55" w:rsidRPr="007A0A55">
                <w:t>Promedio</w:t>
              </w:r>
            </w:ins>
            <w:ins w:id="3683" w:author="Gabriel Correa" w:date="2015-08-25T17:01:00Z">
              <w:r>
                <w:t xml:space="preserve"> )</w:t>
              </w:r>
            </w:ins>
          </w:p>
        </w:tc>
        <w:tc>
          <w:tcPr>
            <w:tcW w:w="992" w:type="dxa"/>
            <w:tcBorders>
              <w:top w:val="nil"/>
              <w:left w:val="dotDash" w:sz="4" w:space="0" w:color="A6A6A6" w:themeColor="background1" w:themeShade="A6"/>
              <w:bottom w:val="nil"/>
            </w:tcBorders>
            <w:noWrap/>
            <w:hideMark/>
            <w:tcPrChange w:id="3684" w:author="Gabriel Correa" w:date="2015-08-25T17:00:00Z">
              <w:tcPr>
                <w:tcW w:w="807" w:type="dxa"/>
                <w:tcBorders>
                  <w:top w:val="nil"/>
                  <w:left w:val="dotDash" w:sz="4" w:space="0" w:color="A6A6A6" w:themeColor="background1" w:themeShade="A6"/>
                  <w:bottom w:val="nil"/>
                </w:tcBorders>
                <w:noWrap/>
                <w:hideMark/>
              </w:tcPr>
            </w:tcPrChange>
          </w:tcPr>
          <w:p w:rsidR="007A0A55" w:rsidRPr="007A0A55" w:rsidRDefault="007A0A55">
            <w:pPr>
              <w:jc w:val="right"/>
              <w:rPr>
                <w:ins w:id="3685" w:author="Gabriel Correa" w:date="2015-08-25T16:52:00Z"/>
              </w:rPr>
              <w:pPrChange w:id="3686" w:author="Gabriel Correa" w:date="2015-08-25T16:57:00Z">
                <w:pPr/>
              </w:pPrChange>
            </w:pPr>
            <w:ins w:id="3687" w:author="Gabriel Correa" w:date="2015-08-25T16:52:00Z">
              <w:r w:rsidRPr="007A0A55">
                <w:t>0.42</w:t>
              </w:r>
            </w:ins>
          </w:p>
        </w:tc>
        <w:tc>
          <w:tcPr>
            <w:tcW w:w="1096" w:type="dxa"/>
            <w:tcBorders>
              <w:top w:val="nil"/>
              <w:bottom w:val="nil"/>
            </w:tcBorders>
            <w:noWrap/>
            <w:hideMark/>
            <w:tcPrChange w:id="3688" w:author="Gabriel Correa" w:date="2015-08-25T17:00:00Z">
              <w:tcPr>
                <w:tcW w:w="1096" w:type="dxa"/>
                <w:tcBorders>
                  <w:top w:val="nil"/>
                  <w:bottom w:val="nil"/>
                </w:tcBorders>
                <w:noWrap/>
                <w:hideMark/>
              </w:tcPr>
            </w:tcPrChange>
          </w:tcPr>
          <w:p w:rsidR="007A0A55" w:rsidRPr="007A0A55" w:rsidRDefault="007A0A55">
            <w:pPr>
              <w:jc w:val="right"/>
              <w:rPr>
                <w:ins w:id="3689" w:author="Gabriel Correa" w:date="2015-08-25T16:52:00Z"/>
              </w:rPr>
              <w:pPrChange w:id="3690" w:author="Gabriel Correa" w:date="2015-08-25T16:57:00Z">
                <w:pPr/>
              </w:pPrChange>
            </w:pPr>
            <w:ins w:id="3691" w:author="Gabriel Correa" w:date="2015-08-25T16:52:00Z">
              <w:r w:rsidRPr="007A0A55">
                <w:t>0.62</w:t>
              </w:r>
            </w:ins>
          </w:p>
        </w:tc>
        <w:tc>
          <w:tcPr>
            <w:tcW w:w="1357" w:type="dxa"/>
            <w:tcBorders>
              <w:top w:val="nil"/>
              <w:bottom w:val="nil"/>
              <w:right w:val="dotDash" w:sz="4" w:space="0" w:color="A6A6A6" w:themeColor="background1" w:themeShade="A6"/>
            </w:tcBorders>
            <w:noWrap/>
            <w:hideMark/>
            <w:tcPrChange w:id="3692" w:author="Gabriel Correa" w:date="2015-08-25T17:00:00Z">
              <w:tcPr>
                <w:tcW w:w="1215" w:type="dxa"/>
                <w:tcBorders>
                  <w:top w:val="nil"/>
                  <w:bottom w:val="nil"/>
                  <w:right w:val="dotDash" w:sz="4" w:space="0" w:color="A6A6A6" w:themeColor="background1" w:themeShade="A6"/>
                </w:tcBorders>
                <w:noWrap/>
                <w:hideMark/>
              </w:tcPr>
            </w:tcPrChange>
          </w:tcPr>
          <w:p w:rsidR="007A0A55" w:rsidRPr="007A0A55" w:rsidRDefault="007A0A55">
            <w:pPr>
              <w:jc w:val="right"/>
              <w:rPr>
                <w:ins w:id="3693" w:author="Gabriel Correa" w:date="2015-08-25T16:52:00Z"/>
              </w:rPr>
              <w:pPrChange w:id="3694" w:author="Gabriel Correa" w:date="2015-08-25T16:57:00Z">
                <w:pPr/>
              </w:pPrChange>
            </w:pPr>
            <w:ins w:id="3695" w:author="Gabriel Correa" w:date="2015-08-25T16:52:00Z">
              <w:r w:rsidRPr="007A0A55">
                <w:t>0.48</w:t>
              </w:r>
            </w:ins>
          </w:p>
        </w:tc>
        <w:tc>
          <w:tcPr>
            <w:tcW w:w="992" w:type="dxa"/>
            <w:tcBorders>
              <w:top w:val="nil"/>
              <w:left w:val="dotDash" w:sz="4" w:space="0" w:color="A6A6A6" w:themeColor="background1" w:themeShade="A6"/>
              <w:bottom w:val="nil"/>
            </w:tcBorders>
            <w:noWrap/>
            <w:hideMark/>
            <w:tcPrChange w:id="3696" w:author="Gabriel Correa" w:date="2015-08-25T17:00:00Z">
              <w:tcPr>
                <w:tcW w:w="1134" w:type="dxa"/>
                <w:gridSpan w:val="4"/>
                <w:tcBorders>
                  <w:top w:val="nil"/>
                  <w:left w:val="dotDash" w:sz="4" w:space="0" w:color="A6A6A6" w:themeColor="background1" w:themeShade="A6"/>
                  <w:bottom w:val="nil"/>
                </w:tcBorders>
                <w:noWrap/>
                <w:hideMark/>
              </w:tcPr>
            </w:tcPrChange>
          </w:tcPr>
          <w:p w:rsidR="007A0A55" w:rsidRPr="007A0A55" w:rsidRDefault="007A0A55">
            <w:pPr>
              <w:jc w:val="right"/>
              <w:rPr>
                <w:ins w:id="3697" w:author="Gabriel Correa" w:date="2015-08-25T16:52:00Z"/>
              </w:rPr>
              <w:pPrChange w:id="3698" w:author="Gabriel Correa" w:date="2015-08-25T16:57:00Z">
                <w:pPr/>
              </w:pPrChange>
            </w:pPr>
            <w:ins w:id="3699" w:author="Gabriel Correa" w:date="2015-08-25T16:52:00Z">
              <w:r w:rsidRPr="007A0A55">
                <w:t>0.65</w:t>
              </w:r>
            </w:ins>
          </w:p>
        </w:tc>
        <w:tc>
          <w:tcPr>
            <w:tcW w:w="1096" w:type="dxa"/>
            <w:tcBorders>
              <w:top w:val="nil"/>
              <w:bottom w:val="nil"/>
            </w:tcBorders>
            <w:noWrap/>
            <w:hideMark/>
            <w:tcPrChange w:id="3700" w:author="Gabriel Correa" w:date="2015-08-25T17:00:00Z">
              <w:tcPr>
                <w:tcW w:w="1319" w:type="dxa"/>
                <w:gridSpan w:val="4"/>
                <w:tcBorders>
                  <w:top w:val="nil"/>
                  <w:bottom w:val="nil"/>
                </w:tcBorders>
                <w:noWrap/>
                <w:hideMark/>
              </w:tcPr>
            </w:tcPrChange>
          </w:tcPr>
          <w:p w:rsidR="007A0A55" w:rsidRPr="007A0A55" w:rsidRDefault="007A0A55">
            <w:pPr>
              <w:jc w:val="right"/>
              <w:rPr>
                <w:ins w:id="3701" w:author="Gabriel Correa" w:date="2015-08-25T16:52:00Z"/>
              </w:rPr>
              <w:pPrChange w:id="3702" w:author="Gabriel Correa" w:date="2015-08-25T16:57:00Z">
                <w:pPr/>
              </w:pPrChange>
            </w:pPr>
            <w:ins w:id="3703" w:author="Gabriel Correa" w:date="2015-08-25T16:52:00Z">
              <w:r w:rsidRPr="007A0A55">
                <w:t>0.67</w:t>
              </w:r>
            </w:ins>
          </w:p>
        </w:tc>
        <w:tc>
          <w:tcPr>
            <w:tcW w:w="1474" w:type="dxa"/>
            <w:tcBorders>
              <w:top w:val="nil"/>
              <w:bottom w:val="nil"/>
            </w:tcBorders>
            <w:noWrap/>
            <w:hideMark/>
            <w:tcPrChange w:id="3704" w:author="Gabriel Correa" w:date="2015-08-25T17:00:00Z">
              <w:tcPr>
                <w:tcW w:w="1474" w:type="dxa"/>
                <w:gridSpan w:val="4"/>
                <w:tcBorders>
                  <w:top w:val="nil"/>
                  <w:bottom w:val="nil"/>
                </w:tcBorders>
                <w:noWrap/>
                <w:hideMark/>
              </w:tcPr>
            </w:tcPrChange>
          </w:tcPr>
          <w:p w:rsidR="007A0A55" w:rsidRPr="007A0A55" w:rsidRDefault="007A0A55">
            <w:pPr>
              <w:jc w:val="right"/>
              <w:rPr>
                <w:ins w:id="3705" w:author="Gabriel Correa" w:date="2015-08-25T16:52:00Z"/>
              </w:rPr>
              <w:pPrChange w:id="3706" w:author="Gabriel Correa" w:date="2015-08-25T16:57:00Z">
                <w:pPr/>
              </w:pPrChange>
            </w:pPr>
            <w:ins w:id="3707" w:author="Gabriel Correa" w:date="2015-08-25T16:52:00Z">
              <w:r w:rsidRPr="007A0A55">
                <w:t>0.65</w:t>
              </w:r>
            </w:ins>
          </w:p>
        </w:tc>
      </w:tr>
    </w:tbl>
    <w:p w:rsidR="007A0A55" w:rsidRDefault="00D86BEF" w:rsidP="00D755F5">
      <w:pPr>
        <w:rPr>
          <w:ins w:id="3708" w:author="Gabriel Correa" w:date="2015-08-25T17:14:00Z"/>
        </w:rPr>
      </w:pPr>
      <w:ins w:id="3709" w:author="Gabriel Correa" w:date="2015-08-25T17:03:00Z">
        <w:r>
          <w:t xml:space="preserve">Los resultados </w:t>
        </w:r>
      </w:ins>
      <w:ins w:id="3710" w:author="Gabriel Correa" w:date="2015-08-25T17:04:00Z">
        <w:r>
          <w:t xml:space="preserve">de la </w:t>
        </w:r>
        <w:r>
          <w:fldChar w:fldCharType="begin"/>
        </w:r>
        <w:r>
          <w:instrText xml:space="preserve"> REF _Ref428285594 \h </w:instrText>
        </w:r>
      </w:ins>
      <w:r>
        <w:fldChar w:fldCharType="separate"/>
      </w:r>
      <w:ins w:id="3711" w:author="Gabriel Correa" w:date="2015-08-28T07:30:00Z">
        <w:r w:rsidR="00E54D64">
          <w:t xml:space="preserve">Tabla </w:t>
        </w:r>
        <w:r w:rsidR="00E54D64">
          <w:rPr>
            <w:noProof/>
          </w:rPr>
          <w:t>7</w:t>
        </w:r>
        <w:r w:rsidR="00E54D64">
          <w:t>.</w:t>
        </w:r>
        <w:r w:rsidR="00E54D64">
          <w:rPr>
            <w:noProof/>
          </w:rPr>
          <w:t>3</w:t>
        </w:r>
      </w:ins>
      <w:ins w:id="3712" w:author="Gabriel Correa" w:date="2015-08-25T17:04:00Z">
        <w:r>
          <w:fldChar w:fldCharType="end"/>
        </w:r>
      </w:ins>
      <w:ins w:id="3713" w:author="Gabriel Correa" w:date="2015-08-25T17:09:00Z">
        <w:r>
          <w:t xml:space="preserve"> muestran que el rendimiento fue mejor con el set #2 de </w:t>
        </w:r>
      </w:ins>
      <w:ins w:id="3714" w:author="Gabriel Correa" w:date="2015-08-25T17:10:00Z">
        <w:r>
          <w:rPr>
            <w:i/>
          </w:rPr>
          <w:t>keywords</w:t>
        </w:r>
      </w:ins>
      <w:ins w:id="3715" w:author="Gabriel Correa" w:date="2015-08-25T17:11:00Z">
        <w:r>
          <w:t xml:space="preserve"> lo cual se explica con </w:t>
        </w:r>
      </w:ins>
      <w:ins w:id="3716" w:author="Gabriel Correa" w:date="2015-08-25T17:13:00Z">
        <w:r w:rsidR="00FA7719">
          <w:t>el hecho de que</w:t>
        </w:r>
      </w:ins>
      <w:ins w:id="3717" w:author="Gabriel Correa" w:date="2015-08-25T17:11:00Z">
        <w:r>
          <w:t xml:space="preserve"> hay var</w:t>
        </w:r>
      </w:ins>
      <w:ins w:id="3718" w:author="Gabriel Correa" w:date="2015-08-25T17:12:00Z">
        <w:r>
          <w:t>ias</w:t>
        </w:r>
      </w:ins>
      <w:ins w:id="3719" w:author="Gabriel Correa" w:date="2015-08-25T17:11:00Z">
        <w:r>
          <w:t xml:space="preserve"> frases </w:t>
        </w:r>
      </w:ins>
      <w:ins w:id="3720" w:author="Gabriel Correa" w:date="2015-08-25T17:12:00Z">
        <w:r>
          <w:t xml:space="preserve">que fueron </w:t>
        </w:r>
      </w:ins>
      <w:ins w:id="3721" w:author="Gabriel Correa" w:date="2015-08-25T17:11:00Z">
        <w:r>
          <w:t xml:space="preserve">marcadas </w:t>
        </w:r>
      </w:ins>
      <w:ins w:id="3722" w:author="Gabriel Correa" w:date="2015-08-25T17:12:00Z">
        <w:r>
          <w:t xml:space="preserve">como </w:t>
        </w:r>
      </w:ins>
      <w:ins w:id="3723" w:author="Gabriel Correa" w:date="2015-08-25T17:11:00Z">
        <w:r>
          <w:t>directivas</w:t>
        </w:r>
      </w:ins>
      <w:ins w:id="3724" w:author="Gabriel Correa" w:date="2015-08-25T17:12:00Z">
        <w:r>
          <w:t xml:space="preserve"> durante las revisiones manuales.</w:t>
        </w:r>
      </w:ins>
    </w:p>
    <w:p w:rsidR="00D46D18" w:rsidRDefault="00D46D18" w:rsidP="00D755F5">
      <w:pPr>
        <w:rPr>
          <w:ins w:id="3725" w:author="Gabriel Correa" w:date="2015-08-25T17:18:00Z"/>
        </w:rPr>
      </w:pPr>
      <w:ins w:id="3726" w:author="Gabriel Correa" w:date="2015-08-25T17:14:00Z">
        <w:r>
          <w:t xml:space="preserve">Un resultado interesante es que el valor de </w:t>
        </w:r>
        <w:r>
          <w:rPr>
            <w:i/>
          </w:rPr>
          <w:t>recall</w:t>
        </w:r>
        <w:r>
          <w:t xml:space="preserve"> mejoró m</w:t>
        </w:r>
      </w:ins>
      <w:ins w:id="3727" w:author="Gabriel Correa" w:date="2015-08-25T17:15:00Z">
        <w:r>
          <w:t xml:space="preserve">ás en JFace que en las otras librerías al incluir la palabra </w:t>
        </w:r>
      </w:ins>
      <w:ins w:id="3728" w:author="Gabriel Correa" w:date="2015-08-25T17:16:00Z">
        <w:r>
          <w:rPr>
            <w:i/>
          </w:rPr>
          <w:t>null</w:t>
        </w:r>
        <w:r>
          <w:t xml:space="preserve"> en el set de </w:t>
        </w:r>
        <w:r>
          <w:rPr>
            <w:i/>
          </w:rPr>
          <w:t>keywords</w:t>
        </w:r>
        <w:r>
          <w:t xml:space="preserve">. Alcanza un alto valor de 0.91. Esto </w:t>
        </w:r>
      </w:ins>
      <w:ins w:id="3729" w:author="Gabriel Correa" w:date="2015-08-25T17:17:00Z">
        <w:r>
          <w:t>sin dudas indica</w:t>
        </w:r>
      </w:ins>
      <w:ins w:id="3730" w:author="Gabriel Correa" w:date="2015-08-25T17:16:00Z">
        <w:r>
          <w:t xml:space="preserve"> que JFace tiene </w:t>
        </w:r>
      </w:ins>
      <w:ins w:id="3731" w:author="Gabriel Correa" w:date="2015-08-25T17:17:00Z">
        <w:r>
          <w:t xml:space="preserve">una proporción mayor de </w:t>
        </w:r>
      </w:ins>
      <w:ins w:id="3732" w:author="Gabriel Correa" w:date="2015-08-25T17:16:00Z">
        <w:r>
          <w:t xml:space="preserve">directivas que incluyen la palabra </w:t>
        </w:r>
      </w:ins>
      <w:ins w:id="3733" w:author="Gabriel Correa" w:date="2015-08-25T17:17:00Z">
        <w:r>
          <w:rPr>
            <w:i/>
          </w:rPr>
          <w:t>null</w:t>
        </w:r>
        <w:r>
          <w:t xml:space="preserve"> que las otras API.</w:t>
        </w:r>
      </w:ins>
    </w:p>
    <w:p w:rsidR="00325398" w:rsidRPr="0039109E" w:rsidRDefault="00325398" w:rsidP="00D755F5">
      <w:pPr>
        <w:rPr>
          <w:ins w:id="3734" w:author="Gabriel Correa" w:date="2015-08-25T16:27:00Z"/>
        </w:rPr>
      </w:pPr>
      <w:ins w:id="3735" w:author="Gabriel Correa" w:date="2015-08-25T17:18:00Z">
        <w:r>
          <w:lastRenderedPageBreak/>
          <w:t>Otra observación es que los resultados en promedio de las tres librer</w:t>
        </w:r>
      </w:ins>
      <w:ins w:id="3736" w:author="Gabriel Correa" w:date="2015-08-25T17:19:00Z">
        <w:r>
          <w:t xml:space="preserve">ías no es suficientemente bueno según la escala de rendimiento en </w:t>
        </w:r>
      </w:ins>
      <w:ins w:id="3737" w:author="Gabriel Correa" w:date="2015-08-25T17:22:00Z">
        <w:r>
          <w:fldChar w:fldCharType="begin"/>
        </w:r>
        <w:r>
          <w:instrText xml:space="preserve"> REF _Ref428286694 \r \h </w:instrText>
        </w:r>
      </w:ins>
      <w:r>
        <w:fldChar w:fldCharType="separate"/>
      </w:r>
      <w:ins w:id="3738" w:author="Gabriel Correa" w:date="2015-08-28T07:30:00Z">
        <w:r w:rsidR="00E54D64">
          <w:t>6.3</w:t>
        </w:r>
      </w:ins>
      <w:ins w:id="3739" w:author="Gabriel Correa" w:date="2015-08-25T17:22:00Z">
        <w:r>
          <w:fldChar w:fldCharType="end"/>
        </w:r>
      </w:ins>
      <w:ins w:id="3740" w:author="Gabriel Correa" w:date="2015-08-25T17:19:00Z">
        <w:r>
          <w:t xml:space="preserve"> y no supera </w:t>
        </w:r>
      </w:ins>
      <w:ins w:id="3741" w:author="Gabriel Correa" w:date="2015-08-25T17:20:00Z">
        <w:r>
          <w:t xml:space="preserve">la calidad de </w:t>
        </w:r>
      </w:ins>
      <w:ins w:id="3742" w:author="Gabriel Correa" w:date="2015-08-25T17:21:00Z">
        <w:r>
          <w:t>otros clasificadores que usan aprendizaje de máquina como se ve en resultados de más adelante.</w:t>
        </w:r>
      </w:ins>
      <w:ins w:id="3743" w:author="Gabriel Correa" w:date="2015-08-25T17:25:00Z">
        <w:r w:rsidR="0039109E">
          <w:t xml:space="preserve"> Sin duda en JFace los resultados con </w:t>
        </w:r>
        <w:r w:rsidR="0039109E">
          <w:rPr>
            <w:i/>
          </w:rPr>
          <w:t>keywords</w:t>
        </w:r>
        <w:r w:rsidR="0039109E">
          <w:t xml:space="preserve"> son excelentes, pero no resultó ser así con Apache Commons ni con Java.</w:t>
        </w:r>
      </w:ins>
    </w:p>
    <w:p w:rsidR="000C082E" w:rsidRPr="0039109E" w:rsidRDefault="0039109E" w:rsidP="00695838">
      <w:pPr>
        <w:rPr>
          <w:ins w:id="3744" w:author="Gabriel Correa" w:date="2015-08-24T16:07:00Z"/>
        </w:rPr>
      </w:pPr>
      <w:ins w:id="3745" w:author="Gabriel Correa" w:date="2015-08-25T17:26:00Z">
        <w:r>
          <w:t>Posiblemente la estrategia de keywords puede ser mejorada para obtener mejores resultados. Sin embargo tiene la desventaja</w:t>
        </w:r>
      </w:ins>
      <w:ins w:id="3746" w:author="Gabriel Correa" w:date="2015-08-25T17:27:00Z">
        <w:r>
          <w:t xml:space="preserve"> que no puede ser usada con la matriz de costos para </w:t>
        </w:r>
      </w:ins>
      <w:ins w:id="3747" w:author="Gabriel Correa" w:date="2015-08-25T17:28:00Z">
        <w:r>
          <w:t xml:space="preserve">acercar más el valor de </w:t>
        </w:r>
        <w:r>
          <w:rPr>
            <w:i/>
          </w:rPr>
          <w:t>recall</w:t>
        </w:r>
        <w:r>
          <w:t xml:space="preserve"> hacia 1, al menos en su algoritmo básico</w:t>
        </w:r>
      </w:ins>
      <w:ins w:id="3748" w:author="Gabriel Correa" w:date="2015-08-25T17:29:00Z">
        <w:r>
          <w:t xml:space="preserve"> usado en este trabajo.</w:t>
        </w:r>
      </w:ins>
    </w:p>
    <w:p w:rsidR="0043095C" w:rsidRDefault="00565CAD">
      <w:pPr>
        <w:pStyle w:val="Ttulo3"/>
        <w:rPr>
          <w:ins w:id="3749" w:author="Gabriel Correa" w:date="2015-08-24T18:38:00Z"/>
        </w:rPr>
        <w:pPrChange w:id="3750" w:author="Gabriel Correa" w:date="2015-08-24T16:28:00Z">
          <w:pPr/>
        </w:pPrChange>
      </w:pPr>
      <w:bookmarkStart w:id="3751" w:name="_Ref428279312"/>
      <w:bookmarkStart w:id="3752" w:name="_Toc428510408"/>
      <w:ins w:id="3753" w:author="Gabriel Correa" w:date="2015-08-24T16:51:00Z">
        <w:r>
          <w:t>Usando</w:t>
        </w:r>
      </w:ins>
      <w:ins w:id="3754" w:author="Gabriel Correa" w:date="2015-08-24T16:26:00Z">
        <w:r w:rsidR="00D34C4A">
          <w:t xml:space="preserve"> una </w:t>
        </w:r>
      </w:ins>
      <w:ins w:id="3755" w:author="Gabriel Correa" w:date="2015-08-24T16:25:00Z">
        <w:r w:rsidR="00D34C4A">
          <w:t>API</w:t>
        </w:r>
      </w:ins>
      <w:bookmarkEnd w:id="3751"/>
      <w:bookmarkEnd w:id="3752"/>
    </w:p>
    <w:p w:rsidR="001F4958" w:rsidRPr="00E02554" w:rsidRDefault="001F4958" w:rsidP="001F4958">
      <w:pPr>
        <w:rPr>
          <w:ins w:id="3756" w:author="Gabriel Correa" w:date="2015-08-24T17:31:00Z"/>
        </w:rPr>
      </w:pPr>
      <w:ins w:id="3757" w:author="Gabriel Correa" w:date="2015-08-24T18:39:00Z">
        <w:r w:rsidRPr="00E02554">
          <w:t xml:space="preserve">Este experimento consiste en usar una API y entrenar a los clasificadores con un porcentaje de ella y </w:t>
        </w:r>
      </w:ins>
      <w:ins w:id="3758" w:author="Gabriel Correa" w:date="2015-08-24T18:40:00Z">
        <w:r w:rsidRPr="00E02554">
          <w:t xml:space="preserve">luego probar con el resto de la API. Esto se realizó para las 3 API consideradas en el trabajo. </w:t>
        </w:r>
      </w:ins>
      <w:ins w:id="3759" w:author="Gabriel Correa" w:date="2015-08-24T18:41:00Z">
        <w:r w:rsidRPr="00E02554">
          <w:t>El orden de las instancias de cada API es aleatorizada antes de realizar la partición.</w:t>
        </w:r>
      </w:ins>
      <w:ins w:id="3760" w:author="Gabriel Correa" w:date="2015-08-24T23:16:00Z">
        <w:r w:rsidR="00733C70" w:rsidRPr="00E02554">
          <w:t xml:space="preserve"> El objetivo de este experimento es observar si se puede adivinar las directivas de una librería entrenando con un </w:t>
        </w:r>
        <w:r w:rsidR="00733C70" w:rsidRPr="00195994">
          <w:t>porcentaje</w:t>
        </w:r>
        <w:r w:rsidR="00733C70" w:rsidRPr="00E02554">
          <w:t xml:space="preserve"> muy bajo de los datos</w:t>
        </w:r>
      </w:ins>
      <w:ins w:id="3761" w:author="Gabriel Correa" w:date="2015-08-24T23:17:00Z">
        <w:r w:rsidR="00733C70" w:rsidRPr="00E02554">
          <w:t xml:space="preserve"> y sin tener ningún modelo previo de cómo detectar las directivas.</w:t>
        </w:r>
      </w:ins>
      <w:ins w:id="3762" w:author="Gabriel Correa" w:date="2015-08-24T23:16:00Z">
        <w:r w:rsidR="00733C70" w:rsidRPr="00E02554">
          <w:t xml:space="preserve"> Esto haría posible clasificar manualmente </w:t>
        </w:r>
      </w:ins>
      <w:ins w:id="3763" w:author="Gabriel Correa" w:date="2015-08-24T23:18:00Z">
        <w:r w:rsidR="00733C70" w:rsidRPr="00E02554">
          <w:t xml:space="preserve">muy pocas </w:t>
        </w:r>
      </w:ins>
      <w:ins w:id="3764" w:author="Gabriel Correa" w:date="2015-08-24T23:16:00Z">
        <w:r w:rsidR="00733C70" w:rsidRPr="00E02554">
          <w:t>directivas de una documentación y detectar el resto automáticamente.</w:t>
        </w:r>
      </w:ins>
    </w:p>
    <w:p w:rsidR="001F4958" w:rsidRPr="00E02554" w:rsidRDefault="005F39C5" w:rsidP="00AE4D43">
      <w:pPr>
        <w:rPr>
          <w:ins w:id="3765" w:author="Gabriel Correa" w:date="2015-08-24T23:20:00Z"/>
        </w:rPr>
      </w:pPr>
      <w:ins w:id="3766" w:author="Gabriel Correa" w:date="2015-08-24T23:18:00Z">
        <w:r w:rsidRPr="00E02554">
          <w:t xml:space="preserve">Los resultados se encuentran graficados en la </w:t>
        </w:r>
      </w:ins>
      <w:ins w:id="3767" w:author="Gabriel Correa" w:date="2015-08-24T23:19:00Z">
        <w:r w:rsidRPr="005D2320">
          <w:fldChar w:fldCharType="begin"/>
        </w:r>
        <w:r w:rsidRPr="00E02554">
          <w:instrText xml:space="preserve"> REF _Ref428221691 \h </w:instrText>
        </w:r>
      </w:ins>
      <w:r w:rsidRPr="005D2320">
        <w:fldChar w:fldCharType="separate"/>
      </w:r>
      <w:ins w:id="3768" w:author="Gabriel Correa" w:date="2015-08-28T07:30:00Z">
        <w:r w:rsidR="00E54D64">
          <w:t xml:space="preserve">Imagen </w:t>
        </w:r>
        <w:r w:rsidR="00E54D64">
          <w:rPr>
            <w:noProof/>
          </w:rPr>
          <w:t>7</w:t>
        </w:r>
        <w:r w:rsidR="00E54D64">
          <w:t>.</w:t>
        </w:r>
        <w:r w:rsidR="00E54D64">
          <w:rPr>
            <w:noProof/>
          </w:rPr>
          <w:t>2</w:t>
        </w:r>
      </w:ins>
      <w:ins w:id="3769" w:author="Gabriel Correa" w:date="2015-08-24T23:19:00Z">
        <w:r w:rsidRPr="005D2320">
          <w:fldChar w:fldCharType="end"/>
        </w:r>
      </w:ins>
      <w:ins w:id="3770" w:author="Gabriel Correa" w:date="2015-08-24T23:18:00Z">
        <w:r w:rsidRPr="00E02554">
          <w:t>.</w:t>
        </w:r>
      </w:ins>
      <w:ins w:id="3771" w:author="Gabriel Correa" w:date="2015-08-24T18:33:00Z">
        <w:r w:rsidR="001F4958" w:rsidRPr="00E02554">
          <w:t>Al entrenar con un 2.5% que son entre 40</w:t>
        </w:r>
      </w:ins>
      <w:ins w:id="3772" w:author="Gabriel Correa" w:date="2015-08-24T18:34:00Z">
        <w:r w:rsidR="001F4958" w:rsidRPr="00E02554">
          <w:t xml:space="preserve"> a 6</w:t>
        </w:r>
      </w:ins>
      <w:ins w:id="3773" w:author="Gabriel Correa" w:date="2015-08-24T18:33:00Z">
        <w:r w:rsidR="001F4958" w:rsidRPr="00E02554">
          <w:t xml:space="preserve">0 instancias </w:t>
        </w:r>
      </w:ins>
      <w:ins w:id="3774" w:author="Gabriel Correa" w:date="2015-08-24T18:34:00Z">
        <w:r w:rsidR="001F4958" w:rsidRPr="00E02554">
          <w:t xml:space="preserve">o entrenar con un </w:t>
        </w:r>
      </w:ins>
      <w:ins w:id="3775" w:author="Gabriel Correa" w:date="2015-08-24T18:33:00Z">
        <w:r w:rsidR="001F4958" w:rsidRPr="00E02554">
          <w:t>5%</w:t>
        </w:r>
      </w:ins>
      <w:ins w:id="3776" w:author="Gabriel Correa" w:date="2015-08-24T18:34:00Z">
        <w:r w:rsidR="001F4958" w:rsidRPr="00E02554">
          <w:t xml:space="preserve"> que son entre 80 a 120 instancias, </w:t>
        </w:r>
      </w:ins>
      <w:ins w:id="3777" w:author="Gabriel Correa" w:date="2015-08-24T21:11:00Z">
        <w:r w:rsidR="008009F3" w:rsidRPr="00E02554">
          <w:t>ocurrió que</w:t>
        </w:r>
      </w:ins>
      <w:ins w:id="3778" w:author="Gabriel Correa" w:date="2015-08-24T21:12:00Z">
        <w:r w:rsidR="008009F3" w:rsidRPr="00E02554">
          <w:t xml:space="preserve"> Logistic en dos casos y NaiveBayesMultinomial en un caso obtuvieron un </w:t>
        </w:r>
      </w:ins>
      <w:ins w:id="3779" w:author="Gabriel Correa" w:date="2015-08-24T21:13:00Z">
        <w:r w:rsidR="008009F3" w:rsidRPr="00E02554">
          <w:rPr>
            <w:i/>
          </w:rPr>
          <w:t>recall</w:t>
        </w:r>
        <w:r w:rsidR="008009F3" w:rsidRPr="00E02554">
          <w:t xml:space="preserve"> alto y al mismo tiempo un </w:t>
        </w:r>
        <w:r w:rsidR="008009F3" w:rsidRPr="00E02554">
          <w:rPr>
            <w:i/>
            <w:rPrChange w:id="3780" w:author="Gabriel Correa" w:date="2015-08-25T14:24:00Z">
              <w:rPr/>
            </w:rPrChange>
          </w:rPr>
          <w:t>F-Value</w:t>
        </w:r>
        <w:r w:rsidR="008009F3" w:rsidRPr="00E02554">
          <w:t xml:space="preserve"> aceptable. Pero no hubo un clasificador que consistentemente </w:t>
        </w:r>
      </w:ins>
      <w:ins w:id="3781" w:author="Gabriel Correa" w:date="2015-08-24T21:14:00Z">
        <w:r w:rsidR="008009F3" w:rsidRPr="00E02554">
          <w:t>fuera bu</w:t>
        </w:r>
        <w:r w:rsidR="000D58BA" w:rsidRPr="00E02554">
          <w:t>eno entrenando con un 2.5% o 5% de los datos</w:t>
        </w:r>
      </w:ins>
      <w:ins w:id="3782" w:author="Gabriel Correa" w:date="2015-08-24T21:18:00Z">
        <w:r w:rsidR="007D7AC0" w:rsidRPr="00E02554">
          <w:t xml:space="preserve"> por lo que no se puede concluir si hay un clasificador útil para el trabajo actual si se entrena con muy pocas instancias</w:t>
        </w:r>
      </w:ins>
      <w:ins w:id="3783" w:author="Gabriel Correa" w:date="2015-08-24T21:14:00Z">
        <w:r w:rsidR="000D58BA" w:rsidRPr="00E02554">
          <w:t>.</w:t>
        </w:r>
      </w:ins>
      <w:ins w:id="3784" w:author="Gabriel Correa" w:date="2015-08-24T21:15:00Z">
        <w:r w:rsidR="000D58BA" w:rsidRPr="00E02554">
          <w:t xml:space="preserve"> En Apache Commons y JFace funcionó bien el clasificador </w:t>
        </w:r>
        <w:r w:rsidR="000D58BA" w:rsidRPr="00E02554">
          <w:rPr>
            <w:i/>
          </w:rPr>
          <w:t>Logistic</w:t>
        </w:r>
        <w:r w:rsidR="000D58BA" w:rsidRPr="00E02554">
          <w:t>, pero no fue así en los datos de Java.</w:t>
        </w:r>
      </w:ins>
      <w:ins w:id="3785" w:author="Gabriel Correa" w:date="2015-08-24T21:16:00Z">
        <w:r w:rsidR="000D58BA" w:rsidRPr="00E02554">
          <w:t xml:space="preserve"> En los tres casos, cuando un clasificador funciona bien en 2.5%</w:t>
        </w:r>
      </w:ins>
      <w:ins w:id="3786" w:author="Gabriel Correa" w:date="2015-08-24T21:17:00Z">
        <w:r w:rsidR="000D58BA" w:rsidRPr="00E02554">
          <w:t xml:space="preserve">, </w:t>
        </w:r>
      </w:ins>
      <w:ins w:id="3787" w:author="Gabriel Correa" w:date="2015-08-24T21:16:00Z">
        <w:r w:rsidR="000D58BA" w:rsidRPr="00E02554">
          <w:t>empeor</w:t>
        </w:r>
      </w:ins>
      <w:ins w:id="3788" w:author="Gabriel Correa" w:date="2015-08-24T21:17:00Z">
        <w:r w:rsidR="000D58BA" w:rsidRPr="00E02554">
          <w:t>a</w:t>
        </w:r>
      </w:ins>
      <w:ins w:id="3789" w:author="Gabriel Correa" w:date="2015-08-24T21:16:00Z">
        <w:r w:rsidR="000D58BA" w:rsidRPr="00E02554">
          <w:t xml:space="preserve"> a medida que el porcentaje de entrenamiento </w:t>
        </w:r>
      </w:ins>
      <w:ins w:id="3790" w:author="Gabriel Correa" w:date="2015-08-24T21:17:00Z">
        <w:r w:rsidR="00623511" w:rsidRPr="00E02554">
          <w:t>aumenta hacia 30%</w:t>
        </w:r>
      </w:ins>
      <w:ins w:id="3791" w:author="Gabriel Correa" w:date="2015-08-24T21:19:00Z">
        <w:r w:rsidR="00623511" w:rsidRPr="00E02554">
          <w:t>.</w:t>
        </w:r>
      </w:ins>
    </w:p>
    <w:p w:rsidR="00376CBB" w:rsidRPr="00E02554" w:rsidRDefault="00376CBB" w:rsidP="00AE4D43">
      <w:pPr>
        <w:rPr>
          <w:ins w:id="3792" w:author="Gabriel Correa" w:date="2015-08-24T19:52:00Z"/>
        </w:rPr>
      </w:pPr>
      <w:ins w:id="3793" w:author="Gabriel Correa" w:date="2015-08-24T23:22:00Z">
        <w:r w:rsidRPr="00E02554">
          <w:t xml:space="preserve">En general los resultados no son </w:t>
        </w:r>
      </w:ins>
      <w:ins w:id="3794" w:author="Gabriel Correa" w:date="2015-08-24T23:24:00Z">
        <w:r w:rsidRPr="00E02554">
          <w:t>muy prometedores</w:t>
        </w:r>
      </w:ins>
      <w:ins w:id="3795" w:author="Gabriel Correa" w:date="2015-08-24T23:22:00Z">
        <w:r w:rsidRPr="00E02554">
          <w:t>. S</w:t>
        </w:r>
      </w:ins>
      <w:ins w:id="3796" w:author="Gabriel Correa" w:date="2015-08-24T23:24:00Z">
        <w:r w:rsidRPr="00E02554">
          <w:t>ó</w:t>
        </w:r>
      </w:ins>
      <w:ins w:id="3797" w:author="Gabriel Correa" w:date="2015-08-24T23:22:00Z">
        <w:r w:rsidRPr="00E02554">
          <w:t xml:space="preserve">lo en los datos de JFace se logró obtener un </w:t>
        </w:r>
      </w:ins>
      <w:ins w:id="3798" w:author="Gabriel Correa" w:date="2015-08-24T23:23:00Z">
        <w:r w:rsidRPr="00E02554">
          <w:rPr>
            <w:i/>
          </w:rPr>
          <w:t xml:space="preserve">recall </w:t>
        </w:r>
        <w:r w:rsidRPr="00E02554">
          <w:t xml:space="preserve">mayor a 8.5 y un </w:t>
        </w:r>
        <w:r w:rsidRPr="00E02554">
          <w:rPr>
            <w:i/>
          </w:rPr>
          <w:t>F-Measure</w:t>
        </w:r>
        <w:r w:rsidRPr="00E02554">
          <w:t xml:space="preserve"> cercano a 6</w:t>
        </w:r>
      </w:ins>
      <w:ins w:id="3799" w:author="Gabriel Correa" w:date="2015-08-24T23:24:00Z">
        <w:r w:rsidRPr="00E02554">
          <w:t>.0</w:t>
        </w:r>
      </w:ins>
      <w:ins w:id="3800" w:author="Gabriel Correa" w:date="2015-08-24T23:25:00Z">
        <w:r w:rsidRPr="00E02554">
          <w:t>.</w:t>
        </w:r>
      </w:ins>
      <w:ins w:id="3801" w:author="Gabriel Correa" w:date="2015-08-24T23:26:00Z">
        <w:r w:rsidRPr="00E02554">
          <w:t xml:space="preserve"> Los resultados apoyan a que </w:t>
        </w:r>
      </w:ins>
      <w:ins w:id="3802" w:author="Gabriel Correa" w:date="2015-08-24T23:48:00Z">
        <w:r w:rsidR="00B3497B" w:rsidRPr="00E02554">
          <w:t xml:space="preserve">para detectar directivas puede no ser suficiente entrenar con un 30% de </w:t>
        </w:r>
      </w:ins>
      <w:ins w:id="3803" w:author="Gabriel Correa" w:date="2015-08-24T23:49:00Z">
        <w:r w:rsidR="00B3497B" w:rsidRPr="00E02554">
          <w:t>esa API y detectar el resto</w:t>
        </w:r>
      </w:ins>
    </w:p>
    <w:p w:rsidR="004A4619" w:rsidRPr="00E02554" w:rsidRDefault="00D058DC">
      <w:pPr>
        <w:keepNext/>
        <w:jc w:val="center"/>
        <w:rPr>
          <w:ins w:id="3804" w:author="Gabriel Correa" w:date="2015-08-24T20:17:00Z"/>
        </w:rPr>
        <w:pPrChange w:id="3805" w:author="Gabriel Correa" w:date="2015-08-24T19:57:00Z">
          <w:pPr>
            <w:jc w:val="center"/>
          </w:pPr>
        </w:pPrChange>
      </w:pPr>
      <w:ins w:id="3806" w:author="Gabriel Correa" w:date="2015-08-25T00:01:00Z">
        <w:r w:rsidRPr="007C2995">
          <w:rPr>
            <w:noProof/>
          </w:rPr>
          <w:lastRenderedPageBreak/>
          <w:drawing>
            <wp:inline distT="0" distB="0" distL="0" distR="0" wp14:anchorId="567F4030" wp14:editId="6ACE4BF3">
              <wp:extent cx="2915597" cy="2056723"/>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6295" cy="2057216"/>
                      </a:xfrm>
                      <a:prstGeom prst="rect">
                        <a:avLst/>
                      </a:prstGeom>
                      <a:noFill/>
                    </pic:spPr>
                  </pic:pic>
                </a:graphicData>
              </a:graphic>
            </wp:inline>
          </w:drawing>
        </w:r>
        <w:r w:rsidRPr="005D2320">
          <w:rPr>
            <w:noProof/>
          </w:rPr>
          <w:drawing>
            <wp:inline distT="0" distB="0" distL="0" distR="0" wp14:anchorId="0744934E" wp14:editId="6CD3CBB5">
              <wp:extent cx="2920680" cy="2051436"/>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0680" cy="2051436"/>
                      </a:xfrm>
                      <a:prstGeom prst="rect">
                        <a:avLst/>
                      </a:prstGeom>
                      <a:noFill/>
                    </pic:spPr>
                  </pic:pic>
                </a:graphicData>
              </a:graphic>
            </wp:inline>
          </w:drawing>
        </w:r>
      </w:ins>
    </w:p>
    <w:p w:rsidR="00593FD6" w:rsidRPr="00E02554" w:rsidRDefault="00D058DC">
      <w:pPr>
        <w:keepNext/>
        <w:jc w:val="center"/>
        <w:rPr>
          <w:ins w:id="3807" w:author="Gabriel Correa" w:date="2015-08-24T20:47:00Z"/>
        </w:rPr>
        <w:pPrChange w:id="3808" w:author="Gabriel Correa" w:date="2015-08-24T19:57:00Z">
          <w:pPr>
            <w:jc w:val="center"/>
          </w:pPr>
        </w:pPrChange>
      </w:pPr>
      <w:ins w:id="3809" w:author="Gabriel Correa" w:date="2015-08-25T00:02:00Z">
        <w:r w:rsidRPr="007C2995">
          <w:rPr>
            <w:noProof/>
          </w:rPr>
          <w:drawing>
            <wp:inline distT="0" distB="0" distL="0" distR="0" wp14:anchorId="143ADDAF" wp14:editId="315750E0">
              <wp:extent cx="2798860" cy="1957009"/>
              <wp:effectExtent l="0" t="0" r="1905"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0063" cy="1964842"/>
                      </a:xfrm>
                      <a:prstGeom prst="rect">
                        <a:avLst/>
                      </a:prstGeom>
                      <a:noFill/>
                    </pic:spPr>
                  </pic:pic>
                </a:graphicData>
              </a:graphic>
            </wp:inline>
          </w:drawing>
        </w:r>
        <w:r w:rsidRPr="005D2320">
          <w:rPr>
            <w:noProof/>
          </w:rPr>
          <w:drawing>
            <wp:inline distT="0" distB="0" distL="0" distR="0" wp14:anchorId="7DC67418" wp14:editId="4160AAF0">
              <wp:extent cx="2830644" cy="1952347"/>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5975" cy="1956024"/>
                      </a:xfrm>
                      <a:prstGeom prst="rect">
                        <a:avLst/>
                      </a:prstGeom>
                      <a:noFill/>
                    </pic:spPr>
                  </pic:pic>
                </a:graphicData>
              </a:graphic>
            </wp:inline>
          </w:drawing>
        </w:r>
      </w:ins>
    </w:p>
    <w:p w:rsidR="00E07AF8" w:rsidRPr="00E02554" w:rsidRDefault="00D058DC">
      <w:pPr>
        <w:keepNext/>
        <w:jc w:val="center"/>
        <w:rPr>
          <w:ins w:id="3810" w:author="Gabriel Correa" w:date="2015-08-24T19:57:00Z"/>
        </w:rPr>
        <w:pPrChange w:id="3811" w:author="Gabriel Correa" w:date="2015-08-24T19:57:00Z">
          <w:pPr>
            <w:jc w:val="center"/>
          </w:pPr>
        </w:pPrChange>
      </w:pPr>
      <w:ins w:id="3812" w:author="Gabriel Correa" w:date="2015-08-25T00:02:00Z">
        <w:r w:rsidRPr="007C2995">
          <w:rPr>
            <w:noProof/>
          </w:rPr>
          <w:drawing>
            <wp:inline distT="0" distB="0" distL="0" distR="0" wp14:anchorId="348A9A85" wp14:editId="4456B848">
              <wp:extent cx="2814051" cy="1986835"/>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6388" cy="1988485"/>
                      </a:xfrm>
                      <a:prstGeom prst="rect">
                        <a:avLst/>
                      </a:prstGeom>
                      <a:noFill/>
                    </pic:spPr>
                  </pic:pic>
                </a:graphicData>
              </a:graphic>
            </wp:inline>
          </w:drawing>
        </w:r>
      </w:ins>
      <w:ins w:id="3813" w:author="Gabriel Correa" w:date="2015-08-25T00:03:00Z">
        <w:r w:rsidRPr="005D2320">
          <w:rPr>
            <w:noProof/>
          </w:rPr>
          <w:drawing>
            <wp:inline distT="0" distB="0" distL="0" distR="0" wp14:anchorId="4DE88570" wp14:editId="6C53E703">
              <wp:extent cx="2862138" cy="1972119"/>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4204" cy="1973542"/>
                      </a:xfrm>
                      <a:prstGeom prst="rect">
                        <a:avLst/>
                      </a:prstGeom>
                      <a:noFill/>
                    </pic:spPr>
                  </pic:pic>
                </a:graphicData>
              </a:graphic>
            </wp:inline>
          </w:drawing>
        </w:r>
      </w:ins>
    </w:p>
    <w:p w:rsidR="004A4619" w:rsidRPr="001F4958" w:rsidRDefault="004A4619" w:rsidP="005D2320">
      <w:pPr>
        <w:pStyle w:val="Epgrafe"/>
        <w:rPr>
          <w:ins w:id="3814" w:author="Gabriel Correa" w:date="2015-08-24T16:37:00Z"/>
        </w:rPr>
      </w:pPr>
      <w:bookmarkStart w:id="3815" w:name="_Ref428221691"/>
      <w:bookmarkStart w:id="3816" w:name="_Ref428221688"/>
      <w:ins w:id="3817" w:author="Gabriel Correa" w:date="2015-08-24T19:57:00Z">
        <w:r>
          <w:t xml:space="preserve">Imagen </w:t>
        </w:r>
      </w:ins>
      <w:ins w:id="3818" w:author="Gabriel Correa" w:date="2015-08-28T07:37:00Z">
        <w:r w:rsidR="00E54D64">
          <w:fldChar w:fldCharType="begin"/>
        </w:r>
        <w:r w:rsidR="00E54D64">
          <w:instrText xml:space="preserve"> STYLEREF 1 \s </w:instrText>
        </w:r>
      </w:ins>
      <w:r w:rsidR="00E54D64">
        <w:fldChar w:fldCharType="separate"/>
      </w:r>
      <w:r w:rsidR="00E54D64">
        <w:rPr>
          <w:noProof/>
        </w:rPr>
        <w:t>7</w:t>
      </w:r>
      <w:ins w:id="3819"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3820" w:author="Gabriel Correa" w:date="2015-08-28T07:37:00Z">
        <w:r w:rsidR="00E54D64">
          <w:rPr>
            <w:noProof/>
          </w:rPr>
          <w:t>2</w:t>
        </w:r>
        <w:r w:rsidR="00E54D64">
          <w:fldChar w:fldCharType="end"/>
        </w:r>
      </w:ins>
      <w:del w:id="3821"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bookmarkEnd w:id="3815"/>
      <w:ins w:id="3822" w:author="Gabriel Correa" w:date="2015-08-24T19:57:00Z">
        <w:r>
          <w:t xml:space="preserve">:   </w:t>
        </w:r>
      </w:ins>
      <w:ins w:id="3823" w:author="Gabriel Correa" w:date="2015-08-24T19:58:00Z">
        <w:r>
          <w:t xml:space="preserve">Entrenando con un porcentaje de </w:t>
        </w:r>
      </w:ins>
      <w:ins w:id="3824" w:author="Gabriel Correa" w:date="2015-08-24T21:05:00Z">
        <w:r w:rsidR="005E6214">
          <w:t>cada</w:t>
        </w:r>
      </w:ins>
      <w:ins w:id="3825" w:author="Gabriel Correa" w:date="2015-08-24T19:58:00Z">
        <w:r>
          <w:t xml:space="preserve"> API y usando el resto </w:t>
        </w:r>
      </w:ins>
      <w:ins w:id="3826" w:author="Gabriel Correa" w:date="2015-08-24T21:05:00Z">
        <w:r w:rsidR="005E6214">
          <w:t xml:space="preserve">de los datos </w:t>
        </w:r>
      </w:ins>
      <w:ins w:id="3827" w:author="Gabriel Correa" w:date="2015-08-24T19:58:00Z">
        <w:r>
          <w:t>como set de pruebas.</w:t>
        </w:r>
      </w:ins>
      <w:bookmarkEnd w:id="3816"/>
    </w:p>
    <w:p w:rsidR="00E50294" w:rsidRDefault="002B03A8">
      <w:pPr>
        <w:pStyle w:val="Ttulo3"/>
        <w:rPr>
          <w:ins w:id="3828" w:author="Gabriel Correa" w:date="2015-08-25T16:07:00Z"/>
        </w:rPr>
        <w:pPrChange w:id="3829" w:author="Gabriel Correa" w:date="2015-08-24T16:57:00Z">
          <w:pPr/>
        </w:pPrChange>
      </w:pPr>
      <w:bookmarkStart w:id="3830" w:name="_Toc428510409"/>
      <w:ins w:id="3831" w:author="Gabriel Correa" w:date="2015-08-24T16:47:00Z">
        <w:r>
          <w:t>Entrenando con 1 API y probando con 2 API</w:t>
        </w:r>
      </w:ins>
      <w:bookmarkEnd w:id="3830"/>
    </w:p>
    <w:p w:rsidR="000C082E" w:rsidRDefault="000C082E"/>
    <w:p w:rsidR="00FB73BD" w:rsidRDefault="005D6808">
      <w:r>
        <w:t>Se realizaron pruebas entrenando con una API y realizando pruebas en las 2 librerías restantes, haciendo esto por cada librer</w:t>
      </w:r>
      <w:r w:rsidR="00626028">
        <w:t xml:space="preserve">ía formando 3 resultados. Las siguientes tablas muestran los resultados y están ordenadas en orden creciente según los valores de </w:t>
      </w:r>
      <w:r w:rsidR="00626028" w:rsidRPr="005D6808">
        <w:rPr>
          <w:i/>
        </w:rPr>
        <w:t>recall</w:t>
      </w:r>
      <w:r w:rsidR="00626028">
        <w:t xml:space="preserve"> </w:t>
      </w:r>
      <w:r w:rsidR="00626028" w:rsidRPr="005D6808">
        <w:t>y los mejores valores aparecen destacados.</w:t>
      </w:r>
    </w:p>
    <w:p w:rsidR="00FB73BD" w:rsidRDefault="00FB73BD"/>
    <w:p w:rsidR="00922747" w:rsidRDefault="00922747" w:rsidP="005D6808">
      <w:pPr>
        <w:pStyle w:val="Epgrafe"/>
        <w:keepNext/>
        <w:jc w:val="center"/>
      </w:pPr>
      <w:r>
        <w:t xml:space="preserve">Tabla </w:t>
      </w:r>
      <w:ins w:id="3832" w:author="Gabriel Correa" w:date="2015-08-28T00:22:00Z">
        <w:r w:rsidR="00F002B6">
          <w:fldChar w:fldCharType="begin"/>
        </w:r>
        <w:r w:rsidR="00F002B6">
          <w:instrText xml:space="preserve"> STYLEREF 1 \s </w:instrText>
        </w:r>
      </w:ins>
      <w:r w:rsidR="00F002B6">
        <w:fldChar w:fldCharType="separate"/>
      </w:r>
      <w:r w:rsidR="00E54D64">
        <w:rPr>
          <w:noProof/>
        </w:rPr>
        <w:t>7</w:t>
      </w:r>
      <w:ins w:id="3833"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3834" w:author="Gabriel Correa" w:date="2015-08-28T07:30:00Z">
        <w:r w:rsidR="00E54D64">
          <w:rPr>
            <w:noProof/>
          </w:rPr>
          <w:t>4</w:t>
        </w:r>
      </w:ins>
      <w:ins w:id="3835" w:author="Gabriel Correa" w:date="2015-08-28T00:22:00Z">
        <w:r w:rsidR="00F002B6">
          <w:fldChar w:fldCharType="end"/>
        </w:r>
      </w:ins>
      <w:del w:id="3836"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4</w:delText>
        </w:r>
        <w:r w:rsidR="005D2320" w:rsidDel="008F24AB">
          <w:rPr>
            <w:noProof/>
          </w:rPr>
          <w:fldChar w:fldCharType="end"/>
        </w:r>
      </w:del>
      <w:r>
        <w:t>:   Resultados de entrenar clasificadores con Apache Commons y probar</w:t>
      </w:r>
      <w:r>
        <w:br/>
      </w:r>
      <w:r w:rsidR="001B409B">
        <w:t>sobre Java y JFace.</w:t>
      </w:r>
    </w:p>
    <w:tbl>
      <w:tblPr>
        <w:tblStyle w:val="Estilo2"/>
        <w:tblW w:w="6247" w:type="dxa"/>
        <w:jc w:val="center"/>
        <w:tblLook w:val="04A0" w:firstRow="1" w:lastRow="0" w:firstColumn="1" w:lastColumn="0" w:noHBand="0" w:noVBand="1"/>
      </w:tblPr>
      <w:tblGrid>
        <w:gridCol w:w="2647"/>
        <w:gridCol w:w="1200"/>
        <w:gridCol w:w="1200"/>
        <w:gridCol w:w="1200"/>
      </w:tblGrid>
      <w:tr w:rsidR="00922747" w:rsidRPr="00922747"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Clasificador</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precision</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recall &gt;</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f-measure</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lastRenderedPageBreak/>
              <w:t>ZeroR</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RandomForest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IBk</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0.64</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0.19</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OneR</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0.15</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0.22</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J48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0.42</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Logistic</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0.38</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PART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DMNBtext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LibSVM</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SMO</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AdaBoostM1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BayesianLogisticRegression</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NaiveBayesMultinomial</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0.43</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0.76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0.55</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NaiveBayes</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0.77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6247" w:type="dxa"/>
            <w:gridSpan w:val="4"/>
            <w:noWrap/>
          </w:tcPr>
          <w:p w:rsidR="00922747" w:rsidRPr="00922747" w:rsidRDefault="00922747" w:rsidP="00922747">
            <w:pPr>
              <w:spacing w:after="0"/>
              <w:jc w:val="right"/>
              <w:rPr>
                <w:rFonts w:ascii="Calibri" w:eastAsia="Times New Roman" w:hAnsi="Calibri" w:cs="Calibri"/>
                <w:b/>
                <w:bCs/>
                <w:color w:val="000000"/>
                <w:sz w:val="22"/>
              </w:rPr>
            </w:pPr>
            <w:ins w:id="3837" w:author="Gabriel Correa" w:date="2015-08-25T14:44:00Z">
              <w:r w:rsidRPr="002B28AD">
                <w:rPr>
                  <w:rFonts w:cs="Calibri"/>
                  <w:i/>
                  <w:color w:val="595959" w:themeColor="text1" w:themeTint="A6"/>
                  <w:sz w:val="22"/>
                </w:rPr>
                <w:t>(Entrenamiento: Apache Commons -     Pruebas:</w:t>
              </w:r>
              <w:r>
                <w:rPr>
                  <w:rFonts w:cs="Calibri"/>
                  <w:i/>
                  <w:color w:val="595959" w:themeColor="text1" w:themeTint="A6"/>
                  <w:sz w:val="22"/>
                </w:rPr>
                <w:t xml:space="preserve"> Java</w:t>
              </w:r>
            </w:ins>
            <w:r>
              <w:rPr>
                <w:rFonts w:cs="Calibri"/>
                <w:i/>
                <w:color w:val="595959" w:themeColor="text1" w:themeTint="A6"/>
                <w:sz w:val="22"/>
              </w:rPr>
              <w:t>, JFace</w:t>
            </w:r>
            <w:ins w:id="3838" w:author="Gabriel Correa" w:date="2015-08-25T14:44:00Z">
              <w:r w:rsidRPr="002B28AD">
                <w:rPr>
                  <w:rFonts w:cs="Calibri"/>
                  <w:i/>
                  <w:color w:val="595959" w:themeColor="text1" w:themeTint="A6"/>
                  <w:sz w:val="22"/>
                </w:rPr>
                <w:t>)</w:t>
              </w:r>
            </w:ins>
          </w:p>
        </w:tc>
      </w:tr>
    </w:tbl>
    <w:p w:rsidR="00FB73BD" w:rsidRDefault="00FB73BD"/>
    <w:p w:rsidR="001B409B" w:rsidRDefault="001B409B" w:rsidP="005D6808">
      <w:pPr>
        <w:pStyle w:val="Epgrafe"/>
        <w:keepNext/>
        <w:jc w:val="center"/>
      </w:pPr>
      <w:r>
        <w:t xml:space="preserve">Tabla </w:t>
      </w:r>
      <w:ins w:id="3839" w:author="Gabriel Correa" w:date="2015-08-28T00:22:00Z">
        <w:r w:rsidR="00F002B6">
          <w:fldChar w:fldCharType="begin"/>
        </w:r>
        <w:r w:rsidR="00F002B6">
          <w:instrText xml:space="preserve"> STYLEREF 1 \s </w:instrText>
        </w:r>
      </w:ins>
      <w:r w:rsidR="00F002B6">
        <w:fldChar w:fldCharType="separate"/>
      </w:r>
      <w:r w:rsidR="00E54D64">
        <w:rPr>
          <w:noProof/>
        </w:rPr>
        <w:t>7</w:t>
      </w:r>
      <w:ins w:id="3840"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3841" w:author="Gabriel Correa" w:date="2015-08-28T07:30:00Z">
        <w:r w:rsidR="00E54D64">
          <w:rPr>
            <w:noProof/>
          </w:rPr>
          <w:t>5</w:t>
        </w:r>
      </w:ins>
      <w:ins w:id="3842" w:author="Gabriel Correa" w:date="2015-08-28T00:22:00Z">
        <w:r w:rsidR="00F002B6">
          <w:fldChar w:fldCharType="end"/>
        </w:r>
      </w:ins>
      <w:del w:id="3843"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5</w:delText>
        </w:r>
        <w:r w:rsidR="005D2320" w:rsidDel="008F24AB">
          <w:rPr>
            <w:noProof/>
          </w:rPr>
          <w:fldChar w:fldCharType="end"/>
        </w:r>
      </w:del>
      <w:r>
        <w:t>:   Resultados de entrenar clasificadores con Java y probar</w:t>
      </w:r>
      <w:r>
        <w:br/>
        <w:t>sobre Apache Commons y JFace.</w:t>
      </w:r>
    </w:p>
    <w:tbl>
      <w:tblPr>
        <w:tblStyle w:val="Estilo2"/>
        <w:tblW w:w="6247" w:type="dxa"/>
        <w:jc w:val="center"/>
        <w:tblLook w:val="04A0" w:firstRow="1" w:lastRow="0" w:firstColumn="1" w:lastColumn="0" w:noHBand="0" w:noVBand="1"/>
      </w:tblPr>
      <w:tblGrid>
        <w:gridCol w:w="2647"/>
        <w:gridCol w:w="1200"/>
        <w:gridCol w:w="1200"/>
        <w:gridCol w:w="1200"/>
      </w:tblGrid>
      <w:tr w:rsidR="00922747" w:rsidRPr="00922747"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Clasificador</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precision</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recall &gt;</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f-measure</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ZeroR</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OneR</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0.16</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IBk</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RandomForest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Logistic</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0.45</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LibSVM</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SMO</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AdaBoostM1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BayesianLogisticRegression</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0.55</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DMNBtext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0.67</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J48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0.79</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0.67</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NaiveBayes</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NaiveBayesMultinomial</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PART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6247" w:type="dxa"/>
            <w:gridSpan w:val="4"/>
            <w:noWrap/>
          </w:tcPr>
          <w:p w:rsidR="00922747" w:rsidRPr="00922747" w:rsidRDefault="00922747" w:rsidP="00922747">
            <w:pPr>
              <w:spacing w:after="0"/>
              <w:jc w:val="right"/>
              <w:rPr>
                <w:rFonts w:ascii="Calibri" w:eastAsia="Times New Roman" w:hAnsi="Calibri" w:cs="Calibri"/>
                <w:b/>
                <w:bCs/>
                <w:color w:val="000000"/>
                <w:sz w:val="22"/>
              </w:rPr>
            </w:pPr>
            <w:ins w:id="3844" w:author="Gabriel Correa" w:date="2015-08-25T14:44:00Z">
              <w:r w:rsidRPr="002B28AD">
                <w:rPr>
                  <w:rFonts w:cs="Calibri"/>
                  <w:i/>
                  <w:color w:val="595959" w:themeColor="text1" w:themeTint="A6"/>
                  <w:sz w:val="22"/>
                </w:rPr>
                <w:t xml:space="preserve">(Entrenamiento: </w:t>
              </w:r>
            </w:ins>
            <w:r>
              <w:rPr>
                <w:rFonts w:cs="Calibri"/>
                <w:i/>
                <w:color w:val="595959" w:themeColor="text1" w:themeTint="A6"/>
                <w:sz w:val="22"/>
              </w:rPr>
              <w:t>Java</w:t>
            </w:r>
            <w:ins w:id="3845" w:author="Gabriel Correa" w:date="2015-08-25T14:44:00Z">
              <w:r w:rsidRPr="002B28AD">
                <w:rPr>
                  <w:rFonts w:cs="Calibri"/>
                  <w:i/>
                  <w:color w:val="595959" w:themeColor="text1" w:themeTint="A6"/>
                  <w:sz w:val="22"/>
                </w:rPr>
                <w:t xml:space="preserve">    -     Pruebas:</w:t>
              </w:r>
              <w:r>
                <w:rPr>
                  <w:rFonts w:cs="Calibri"/>
                  <w:i/>
                  <w:color w:val="595959" w:themeColor="text1" w:themeTint="A6"/>
                  <w:sz w:val="22"/>
                </w:rPr>
                <w:t xml:space="preserve"> </w:t>
              </w:r>
            </w:ins>
            <w:r>
              <w:rPr>
                <w:rFonts w:cs="Calibri"/>
                <w:i/>
                <w:color w:val="595959" w:themeColor="text1" w:themeTint="A6"/>
                <w:sz w:val="22"/>
              </w:rPr>
              <w:t>Apache Commons, JFace</w:t>
            </w:r>
            <w:ins w:id="3846" w:author="Gabriel Correa" w:date="2015-08-25T14:44:00Z">
              <w:r w:rsidRPr="002B28AD">
                <w:rPr>
                  <w:rFonts w:cs="Calibri"/>
                  <w:i/>
                  <w:color w:val="595959" w:themeColor="text1" w:themeTint="A6"/>
                  <w:sz w:val="22"/>
                </w:rPr>
                <w:t>)</w:t>
              </w:r>
            </w:ins>
          </w:p>
        </w:tc>
      </w:tr>
    </w:tbl>
    <w:p w:rsidR="00922747" w:rsidRDefault="00922747" w:rsidP="005D6808">
      <w:pPr>
        <w:jc w:val="center"/>
        <w:rPr>
          <w:ins w:id="3847" w:author="Gabriel Correa" w:date="2015-08-25T18:58:00Z"/>
        </w:rPr>
      </w:pPr>
    </w:p>
    <w:p w:rsidR="001B409B" w:rsidRDefault="001B409B" w:rsidP="005D6808">
      <w:pPr>
        <w:pStyle w:val="Epgrafe"/>
        <w:keepNext/>
        <w:jc w:val="center"/>
      </w:pPr>
      <w:r>
        <w:t xml:space="preserve">Tabla </w:t>
      </w:r>
      <w:ins w:id="3848" w:author="Gabriel Correa" w:date="2015-08-28T00:22:00Z">
        <w:r w:rsidR="00F002B6">
          <w:fldChar w:fldCharType="begin"/>
        </w:r>
        <w:r w:rsidR="00F002B6">
          <w:instrText xml:space="preserve"> STYLEREF 1 \s </w:instrText>
        </w:r>
      </w:ins>
      <w:r w:rsidR="00F002B6">
        <w:fldChar w:fldCharType="separate"/>
      </w:r>
      <w:r w:rsidR="00E54D64">
        <w:rPr>
          <w:noProof/>
        </w:rPr>
        <w:t>7</w:t>
      </w:r>
      <w:ins w:id="3849"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3850" w:author="Gabriel Correa" w:date="2015-08-28T07:30:00Z">
        <w:r w:rsidR="00E54D64">
          <w:rPr>
            <w:noProof/>
          </w:rPr>
          <w:t>6</w:t>
        </w:r>
      </w:ins>
      <w:ins w:id="3851" w:author="Gabriel Correa" w:date="2015-08-28T00:22:00Z">
        <w:r w:rsidR="00F002B6">
          <w:fldChar w:fldCharType="end"/>
        </w:r>
      </w:ins>
      <w:del w:id="3852"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6</w:delText>
        </w:r>
        <w:r w:rsidR="005D2320" w:rsidDel="008F24AB">
          <w:rPr>
            <w:noProof/>
          </w:rPr>
          <w:fldChar w:fldCharType="end"/>
        </w:r>
      </w:del>
      <w:r>
        <w:t>:   Resultados de entrenar clasificadores con JFace y probar</w:t>
      </w:r>
      <w:r>
        <w:br/>
        <w:t>sobre Apache Commons y Java.</w:t>
      </w:r>
    </w:p>
    <w:tbl>
      <w:tblPr>
        <w:tblStyle w:val="Estilo2"/>
        <w:tblW w:w="6247" w:type="dxa"/>
        <w:jc w:val="center"/>
        <w:tblLook w:val="04A0" w:firstRow="1" w:lastRow="0" w:firstColumn="1" w:lastColumn="0" w:noHBand="0" w:noVBand="1"/>
      </w:tblPr>
      <w:tblGrid>
        <w:gridCol w:w="2647"/>
        <w:gridCol w:w="1200"/>
        <w:gridCol w:w="1200"/>
        <w:gridCol w:w="1200"/>
      </w:tblGrid>
      <w:tr w:rsidR="00922747" w:rsidRPr="00922747"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Clasificador</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precision</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recall</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f-measure</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ZeroR</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OneR</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IBk</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0.16</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RandomForest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0.91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0.16</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DMNBtext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0.84</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J48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0.35</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lastRenderedPageBreak/>
              <w:t>PART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AdaBoostM1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0.47</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LibSVM</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SMO</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BayesianLogisticRegression</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0.75</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Logistic</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NaiveBayes</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0.68</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0.62</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NaiveBayesMultinomial</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0.68</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0.68</w:t>
            </w:r>
          </w:p>
        </w:tc>
      </w:tr>
      <w:tr w:rsidR="00922747" w:rsidRPr="00922747" w:rsidTr="005D6808">
        <w:trPr>
          <w:trHeight w:val="300"/>
          <w:jc w:val="center"/>
        </w:trPr>
        <w:tc>
          <w:tcPr>
            <w:tcW w:w="6247" w:type="dxa"/>
            <w:gridSpan w:val="4"/>
            <w:noWrap/>
          </w:tcPr>
          <w:p w:rsidR="00922747" w:rsidRPr="00922747" w:rsidRDefault="00922747" w:rsidP="00922747">
            <w:pPr>
              <w:spacing w:after="0"/>
              <w:jc w:val="right"/>
              <w:rPr>
                <w:rFonts w:ascii="Calibri" w:eastAsia="Times New Roman" w:hAnsi="Calibri" w:cs="Calibri"/>
                <w:b/>
                <w:bCs/>
                <w:color w:val="000000"/>
                <w:sz w:val="22"/>
              </w:rPr>
            </w:pPr>
            <w:ins w:id="3853" w:author="Gabriel Correa" w:date="2015-08-25T14:44:00Z">
              <w:r w:rsidRPr="002B28AD">
                <w:rPr>
                  <w:rFonts w:cs="Calibri"/>
                  <w:i/>
                  <w:color w:val="595959" w:themeColor="text1" w:themeTint="A6"/>
                  <w:sz w:val="22"/>
                </w:rPr>
                <w:t xml:space="preserve">(Entrenamiento: </w:t>
              </w:r>
              <w:r>
                <w:rPr>
                  <w:rFonts w:cs="Calibri"/>
                  <w:i/>
                  <w:color w:val="595959" w:themeColor="text1" w:themeTint="A6"/>
                  <w:sz w:val="22"/>
                </w:rPr>
                <w:t>JFa</w:t>
              </w:r>
            </w:ins>
            <w:r>
              <w:rPr>
                <w:rFonts w:cs="Calibri"/>
                <w:i/>
                <w:color w:val="595959" w:themeColor="text1" w:themeTint="A6"/>
                <w:sz w:val="22"/>
              </w:rPr>
              <w:t>c</w:t>
            </w:r>
            <w:ins w:id="3854" w:author="Gabriel Correa" w:date="2015-08-25T14:44:00Z">
              <w:r>
                <w:rPr>
                  <w:rFonts w:cs="Calibri"/>
                  <w:i/>
                  <w:color w:val="595959" w:themeColor="text1" w:themeTint="A6"/>
                  <w:sz w:val="22"/>
                </w:rPr>
                <w:t>e</w:t>
              </w:r>
              <w:r w:rsidRPr="002B28AD">
                <w:rPr>
                  <w:rFonts w:cs="Calibri"/>
                  <w:i/>
                  <w:color w:val="595959" w:themeColor="text1" w:themeTint="A6"/>
                  <w:sz w:val="22"/>
                </w:rPr>
                <w:t xml:space="preserve">    -     Pruebas:</w:t>
              </w:r>
              <w:r>
                <w:rPr>
                  <w:rFonts w:cs="Calibri"/>
                  <w:i/>
                  <w:color w:val="595959" w:themeColor="text1" w:themeTint="A6"/>
                  <w:sz w:val="22"/>
                </w:rPr>
                <w:t xml:space="preserve"> </w:t>
              </w:r>
            </w:ins>
            <w:r>
              <w:rPr>
                <w:rFonts w:cs="Calibri"/>
                <w:i/>
                <w:color w:val="595959" w:themeColor="text1" w:themeTint="A6"/>
                <w:sz w:val="22"/>
              </w:rPr>
              <w:t xml:space="preserve">Apache Commons, </w:t>
            </w:r>
            <w:ins w:id="3855" w:author="Gabriel Correa" w:date="2015-08-25T14:44:00Z">
              <w:r>
                <w:rPr>
                  <w:rFonts w:cs="Calibri"/>
                  <w:i/>
                  <w:color w:val="595959" w:themeColor="text1" w:themeTint="A6"/>
                  <w:sz w:val="22"/>
                </w:rPr>
                <w:t>Java</w:t>
              </w:r>
              <w:r w:rsidRPr="002B28AD">
                <w:rPr>
                  <w:rFonts w:cs="Calibri"/>
                  <w:i/>
                  <w:color w:val="595959" w:themeColor="text1" w:themeTint="A6"/>
                  <w:sz w:val="22"/>
                </w:rPr>
                <w:t>)</w:t>
              </w:r>
            </w:ins>
          </w:p>
        </w:tc>
      </w:tr>
    </w:tbl>
    <w:p w:rsidR="00AD1037" w:rsidRDefault="00AD1037"/>
    <w:p w:rsidR="0037179E" w:rsidRPr="000C082E" w:rsidRDefault="005D6808">
      <w:pPr>
        <w:rPr>
          <w:ins w:id="3856" w:author="Gabriel Correa" w:date="2015-08-24T16:47:00Z"/>
        </w:rPr>
      </w:pPr>
      <w:r w:rsidRPr="005D6808">
        <w:t>Los</w:t>
      </w:r>
      <w:r>
        <w:t xml:space="preserve"> resultados son regulares a excepción del caso 2 entrenando con Java el cual es un buen resultado.</w:t>
      </w:r>
      <w:r w:rsidR="00AD1037">
        <w:t xml:space="preserve"> Sin embargo se observan mejores resultados entrenando con dos librerías y realizando pruebas en la </w:t>
      </w:r>
      <w:r w:rsidR="0070702E">
        <w:t xml:space="preserve">API </w:t>
      </w:r>
      <w:r w:rsidR="00AD1037">
        <w:t>restante</w:t>
      </w:r>
      <w:r w:rsidR="0070702E">
        <w:t xml:space="preserve">, como se muestra en la sección siguiente. Pero por otra parte al realizar pruebas con más instancias la cantidad de errores suele aumentar haciendo algo </w:t>
      </w:r>
      <w:proofErr w:type="gramStart"/>
      <w:r w:rsidR="0070702E">
        <w:t>injusta</w:t>
      </w:r>
      <w:proofErr w:type="gramEnd"/>
      <w:r w:rsidR="0070702E">
        <w:t xml:space="preserve"> la comparación entre ambos experimentos.</w:t>
      </w:r>
    </w:p>
    <w:p w:rsidR="002B03A8" w:rsidRDefault="002B03A8">
      <w:pPr>
        <w:pStyle w:val="Ttulo3"/>
        <w:rPr>
          <w:ins w:id="3857" w:author="Gabriel Correa" w:date="2015-08-25T17:29:00Z"/>
        </w:rPr>
        <w:pPrChange w:id="3858" w:author="Gabriel Correa" w:date="2015-08-24T16:57:00Z">
          <w:pPr/>
        </w:pPrChange>
      </w:pPr>
      <w:bookmarkStart w:id="3859" w:name="_Toc428510410"/>
      <w:ins w:id="3860" w:author="Gabriel Correa" w:date="2015-08-24T16:47:00Z">
        <w:r>
          <w:t>Entrenando con 2 API y probando con 1 API</w:t>
        </w:r>
      </w:ins>
      <w:bookmarkEnd w:id="3859"/>
    </w:p>
    <w:p w:rsidR="004F714A" w:rsidRDefault="004F714A">
      <w:pPr>
        <w:rPr>
          <w:ins w:id="3861" w:author="Gabriel Correa" w:date="2015-08-25T18:58:00Z"/>
        </w:rPr>
      </w:pPr>
    </w:p>
    <w:p w:rsidR="005D2320" w:rsidRDefault="005D2320">
      <w:pPr>
        <w:pStyle w:val="Epgrafe"/>
        <w:keepNext/>
        <w:rPr>
          <w:ins w:id="3862" w:author="Gabriel Correa" w:date="2015-08-26T03:13:00Z"/>
        </w:rPr>
        <w:pPrChange w:id="3863" w:author="Gabriel Correa" w:date="2015-08-26T03:13:00Z">
          <w:pPr>
            <w:pStyle w:val="Epgrafe"/>
          </w:pPr>
        </w:pPrChange>
      </w:pPr>
      <w:bookmarkStart w:id="3864" w:name="_Ref428322630"/>
      <w:ins w:id="3865" w:author="Gabriel Correa" w:date="2015-08-26T03:13:00Z">
        <w:r>
          <w:t xml:space="preserve">Imagen </w:t>
        </w:r>
      </w:ins>
      <w:ins w:id="3866" w:author="Gabriel Correa" w:date="2015-08-28T07:37:00Z">
        <w:r w:rsidR="00E54D64">
          <w:fldChar w:fldCharType="begin"/>
        </w:r>
        <w:r w:rsidR="00E54D64">
          <w:instrText xml:space="preserve"> STYLEREF 1 \s </w:instrText>
        </w:r>
      </w:ins>
      <w:r w:rsidR="00E54D64">
        <w:fldChar w:fldCharType="separate"/>
      </w:r>
      <w:r w:rsidR="00E54D64">
        <w:rPr>
          <w:noProof/>
        </w:rPr>
        <w:t>7</w:t>
      </w:r>
      <w:ins w:id="3867"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3868" w:author="Gabriel Correa" w:date="2015-08-28T07:37:00Z">
        <w:r w:rsidR="00E54D64">
          <w:rPr>
            <w:noProof/>
          </w:rPr>
          <w:t>3</w:t>
        </w:r>
        <w:r w:rsidR="00E54D64">
          <w:fldChar w:fldCharType="end"/>
        </w:r>
      </w:ins>
      <w:bookmarkEnd w:id="3864"/>
      <w:ins w:id="3869" w:author="Gabriel Correa" w:date="2015-08-26T03:13:00Z">
        <w:r>
          <w:t xml:space="preserve">:   Graficos mostrando el los valores de recall y F-Measure </w:t>
        </w:r>
      </w:ins>
      <w:ins w:id="3870" w:author="Gabriel Correa" w:date="2015-08-26T03:15:00Z">
        <w:r>
          <w:t xml:space="preserve">para los clasificadores </w:t>
        </w:r>
      </w:ins>
      <w:ins w:id="3871" w:author="Gabriel Correa" w:date="2015-08-26T03:13:00Z">
        <w:r>
          <w:t xml:space="preserve">a medida que se aumenta </w:t>
        </w:r>
      </w:ins>
      <w:ins w:id="3872" w:author="Gabriel Correa" w:date="2015-08-26T03:14:00Z">
        <w:r>
          <w:t>la cantidad de datos considerad</w:t>
        </w:r>
      </w:ins>
      <w:ins w:id="3873" w:author="Gabriel Correa" w:date="2015-08-26T03:15:00Z">
        <w:r>
          <w:t>os</w:t>
        </w:r>
      </w:ins>
      <w:ins w:id="3874" w:author="Gabriel Correa" w:date="2015-08-26T03:14:00Z">
        <w:r>
          <w:t xml:space="preserve"> en </w:t>
        </w:r>
      </w:ins>
      <w:ins w:id="3875" w:author="Gabriel Correa" w:date="2015-08-26T03:15:00Z">
        <w:r>
          <w:t xml:space="preserve">la fase de entrenamiento. </w:t>
        </w:r>
      </w:ins>
      <w:ins w:id="3876" w:author="Gabriel Correa" w:date="2015-08-26T03:16:00Z">
        <w:r>
          <w:t xml:space="preserve">En este caso se </w:t>
        </w:r>
      </w:ins>
      <w:ins w:id="3877" w:author="Gabriel Correa" w:date="2015-08-26T03:15:00Z">
        <w:r>
          <w:t>usa como base de entrenamiento</w:t>
        </w:r>
      </w:ins>
      <w:ins w:id="3878" w:author="Gabriel Correa" w:date="2015-08-26T03:16:00Z">
        <w:r>
          <w:t xml:space="preserve"> las librerías Apache Commons y Java.</w:t>
        </w:r>
      </w:ins>
    </w:p>
    <w:p w:rsidR="0037179E" w:rsidRDefault="00013ABE">
      <w:pPr>
        <w:rPr>
          <w:ins w:id="3879" w:author="Gabriel Correa" w:date="2015-08-25T18:58:00Z"/>
        </w:rPr>
      </w:pPr>
      <w:ins w:id="3880" w:author="Gabriel Correa" w:date="2015-08-25T21:09:00Z">
        <w:r>
          <w:rPr>
            <w:noProof/>
            <w:rPrChange w:id="3881">
              <w:rPr>
                <w:b/>
                <w:bCs/>
                <w:noProof/>
                <w:color w:val="4F81BD" w:themeColor="accent1"/>
                <w:sz w:val="18"/>
                <w:szCs w:val="18"/>
              </w:rPr>
            </w:rPrChange>
          </w:rPr>
          <w:drawing>
            <wp:inline distT="0" distB="0" distL="0" distR="0" wp14:anchorId="69D2494F" wp14:editId="43535934">
              <wp:extent cx="2963743" cy="2088000"/>
              <wp:effectExtent l="0" t="0" r="8255"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3743" cy="2088000"/>
                      </a:xfrm>
                      <a:prstGeom prst="rect">
                        <a:avLst/>
                      </a:prstGeom>
                      <a:noFill/>
                      <a:ln>
                        <a:noFill/>
                      </a:ln>
                    </pic:spPr>
                  </pic:pic>
                </a:graphicData>
              </a:graphic>
            </wp:inline>
          </w:drawing>
        </w:r>
      </w:ins>
      <w:ins w:id="3882" w:author="Gabriel Correa" w:date="2015-08-25T19:28:00Z">
        <w:r w:rsidR="002420DC" w:rsidRPr="002420DC">
          <w:t xml:space="preserve"> </w:t>
        </w:r>
      </w:ins>
      <w:ins w:id="3883" w:author="Gabriel Correa" w:date="2015-08-25T21:10:00Z">
        <w:r>
          <w:rPr>
            <w:noProof/>
            <w:rPrChange w:id="3884">
              <w:rPr>
                <w:b/>
                <w:bCs/>
                <w:noProof/>
                <w:color w:val="4F81BD" w:themeColor="accent1"/>
                <w:sz w:val="18"/>
                <w:szCs w:val="18"/>
              </w:rPr>
            </w:rPrChange>
          </w:rPr>
          <w:drawing>
            <wp:inline distT="0" distB="0" distL="0" distR="0" wp14:anchorId="6F92033E" wp14:editId="4F935C2E">
              <wp:extent cx="2912645" cy="2052000"/>
              <wp:effectExtent l="0" t="0" r="254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2645" cy="2052000"/>
                      </a:xfrm>
                      <a:prstGeom prst="rect">
                        <a:avLst/>
                      </a:prstGeom>
                      <a:noFill/>
                      <a:ln>
                        <a:noFill/>
                      </a:ln>
                    </pic:spPr>
                  </pic:pic>
                </a:graphicData>
              </a:graphic>
            </wp:inline>
          </w:drawing>
        </w:r>
      </w:ins>
    </w:p>
    <w:p w:rsidR="007D2703" w:rsidRDefault="0037179E">
      <w:pPr>
        <w:rPr>
          <w:ins w:id="3885" w:author="Gabriel Correa" w:date="2015-08-25T19:39:00Z"/>
        </w:rPr>
      </w:pPr>
      <w:ins w:id="3886" w:author="Gabriel Correa" w:date="2015-08-25T19:02:00Z">
        <w:r>
          <w:t xml:space="preserve">Los </w:t>
        </w:r>
      </w:ins>
      <w:ins w:id="3887" w:author="Gabriel Correa" w:date="2015-08-25T19:03:00Z">
        <w:r>
          <w:t xml:space="preserve">resultados de la </w:t>
        </w:r>
      </w:ins>
      <w:ins w:id="3888" w:author="Gabriel Correa" w:date="2015-08-26T03:21:00Z">
        <w:r w:rsidR="00F17DD3">
          <w:fldChar w:fldCharType="begin"/>
        </w:r>
        <w:r w:rsidR="00F17DD3">
          <w:instrText xml:space="preserve"> REF _Ref428322630 \h </w:instrText>
        </w:r>
      </w:ins>
      <w:r w:rsidR="00F17DD3">
        <w:fldChar w:fldCharType="separate"/>
      </w:r>
      <w:ins w:id="3889" w:author="Gabriel Correa" w:date="2015-08-28T07:30:00Z">
        <w:r w:rsidR="00E54D64">
          <w:t xml:space="preserve">Imagen </w:t>
        </w:r>
        <w:r w:rsidR="00E54D64">
          <w:rPr>
            <w:noProof/>
          </w:rPr>
          <w:t>7</w:t>
        </w:r>
        <w:r w:rsidR="00E54D64">
          <w:t>.</w:t>
        </w:r>
        <w:r w:rsidR="00E54D64">
          <w:rPr>
            <w:noProof/>
          </w:rPr>
          <w:t>3</w:t>
        </w:r>
      </w:ins>
      <w:ins w:id="3890" w:author="Gabriel Correa" w:date="2015-08-26T03:21:00Z">
        <w:r w:rsidR="00F17DD3">
          <w:fldChar w:fldCharType="end"/>
        </w:r>
      </w:ins>
      <w:ins w:id="3891" w:author="Gabriel Correa" w:date="2015-08-25T19:03:00Z">
        <w:r>
          <w:t xml:space="preserve"> corresponden a los </w:t>
        </w:r>
      </w:ins>
      <w:ins w:id="3892" w:author="Gabriel Correa" w:date="2015-08-25T19:02:00Z">
        <w:r>
          <w:t xml:space="preserve">clasificadores </w:t>
        </w:r>
      </w:ins>
      <w:ins w:id="3893" w:author="Gabriel Correa" w:date="2015-08-25T19:03:00Z">
        <w:r>
          <w:t xml:space="preserve">que fueron entrenados </w:t>
        </w:r>
      </w:ins>
      <w:ins w:id="3894" w:author="Gabriel Correa" w:date="2015-08-25T19:02:00Z">
        <w:r>
          <w:t>con Apache Commons, Java y un porcentaje de JFace</w:t>
        </w:r>
      </w:ins>
      <w:ins w:id="3895" w:author="Gabriel Correa" w:date="2015-08-25T19:23:00Z">
        <w:r w:rsidR="002420DC">
          <w:t xml:space="preserve"> </w:t>
        </w:r>
      </w:ins>
      <w:ins w:id="3896" w:author="Gabriel Correa" w:date="2015-08-25T19:04:00Z">
        <w:r w:rsidR="002420DC">
          <w:t xml:space="preserve">y que </w:t>
        </w:r>
        <w:r>
          <w:t>fueron probados con la parte restante de JFace.</w:t>
        </w:r>
      </w:ins>
      <w:ins w:id="3897" w:author="Gabriel Correa" w:date="2015-08-25T19:25:00Z">
        <w:r w:rsidR="002420DC">
          <w:t xml:space="preserve"> Se </w:t>
        </w:r>
      </w:ins>
      <w:ins w:id="3898" w:author="Gabriel Correa" w:date="2015-08-25T19:31:00Z">
        <w:r w:rsidR="00733F91">
          <w:t>observa</w:t>
        </w:r>
      </w:ins>
      <w:ins w:id="3899" w:author="Gabriel Correa" w:date="2015-08-25T19:25:00Z">
        <w:r w:rsidR="002420DC">
          <w:t xml:space="preserve"> que </w:t>
        </w:r>
      </w:ins>
      <w:ins w:id="3900" w:author="Gabriel Correa" w:date="2015-08-25T19:32:00Z">
        <w:r w:rsidR="00733F91">
          <w:t xml:space="preserve">NaiveBayes tiene </w:t>
        </w:r>
      </w:ins>
      <w:ins w:id="3901" w:author="Gabriel Correa" w:date="2015-08-25T19:38:00Z">
        <w:r w:rsidR="007D2703">
          <w:t>excelente</w:t>
        </w:r>
      </w:ins>
      <w:ins w:id="3902" w:author="Gabriel Correa" w:date="2015-08-25T19:32:00Z">
        <w:r w:rsidR="00733F91">
          <w:t xml:space="preserve"> </w:t>
        </w:r>
        <w:r w:rsidR="00733F91">
          <w:rPr>
            <w:i/>
          </w:rPr>
          <w:t>recall</w:t>
        </w:r>
        <w:r w:rsidR="00733F91">
          <w:t xml:space="preserve"> </w:t>
        </w:r>
      </w:ins>
      <w:ins w:id="3903" w:author="Gabriel Correa" w:date="2015-08-25T19:33:00Z">
        <w:r w:rsidR="00733F91">
          <w:t>y un</w:t>
        </w:r>
      </w:ins>
      <w:ins w:id="3904" w:author="Gabriel Correa" w:date="2015-08-25T19:32:00Z">
        <w:r w:rsidR="00733F91">
          <w:t xml:space="preserve"> </w:t>
        </w:r>
        <w:r w:rsidR="00733F91">
          <w:rPr>
            <w:i/>
          </w:rPr>
          <w:t>F-Measure</w:t>
        </w:r>
        <w:r w:rsidR="00733F91">
          <w:t xml:space="preserve"> </w:t>
        </w:r>
      </w:ins>
      <w:ins w:id="3905" w:author="Gabriel Correa" w:date="2015-08-25T19:33:00Z">
        <w:r w:rsidR="00733F91">
          <w:t>aceptable</w:t>
        </w:r>
      </w:ins>
      <w:ins w:id="3906" w:author="Gabriel Correa" w:date="2015-08-25T19:32:00Z">
        <w:r w:rsidR="00733F91">
          <w:t xml:space="preserve"> </w:t>
        </w:r>
      </w:ins>
      <w:ins w:id="3907" w:author="Gabriel Correa" w:date="2015-08-25T19:33:00Z">
        <w:r w:rsidR="00733F91">
          <w:t>cercano a</w:t>
        </w:r>
      </w:ins>
      <w:ins w:id="3908" w:author="Gabriel Correa" w:date="2015-08-25T19:32:00Z">
        <w:r w:rsidR="00733F91">
          <w:t xml:space="preserve"> 0.5</w:t>
        </w:r>
      </w:ins>
      <w:ins w:id="3909" w:author="Gabriel Correa" w:date="2015-08-25T19:33:00Z">
        <w:r w:rsidR="00733F91">
          <w:t xml:space="preserve">. SMO tiene un </w:t>
        </w:r>
        <w:r w:rsidR="00733F91" w:rsidRPr="00733F91">
          <w:rPr>
            <w:i/>
            <w:rPrChange w:id="3910" w:author="Gabriel Correa" w:date="2015-08-25T19:34:00Z">
              <w:rPr>
                <w:b/>
                <w:bCs/>
                <w:color w:val="4F81BD" w:themeColor="accent1"/>
                <w:sz w:val="18"/>
                <w:szCs w:val="18"/>
              </w:rPr>
            </w:rPrChange>
          </w:rPr>
          <w:t>recall</w:t>
        </w:r>
        <w:r w:rsidR="00733F91">
          <w:t xml:space="preserve"> mayor</w:t>
        </w:r>
      </w:ins>
      <w:ins w:id="3911" w:author="Gabriel Correa" w:date="2015-08-25T19:34:00Z">
        <w:r w:rsidR="00733F91">
          <w:t xml:space="preserve"> a 0.85 desde un 10% de entrenamiento en adelante</w:t>
        </w:r>
      </w:ins>
      <w:ins w:id="3912" w:author="Gabriel Correa" w:date="2015-08-25T19:35:00Z">
        <w:r w:rsidR="00733F91">
          <w:t xml:space="preserve"> mientras que su </w:t>
        </w:r>
        <w:r w:rsidR="00733F91">
          <w:rPr>
            <w:i/>
          </w:rPr>
          <w:t>F-Measure</w:t>
        </w:r>
        <w:r w:rsidR="00733F91">
          <w:t xml:space="preserve"> va aumentando al entrenar con más datos de JFace. Adem</w:t>
        </w:r>
      </w:ins>
      <w:ins w:id="3913" w:author="Gabriel Correa" w:date="2015-08-25T19:36:00Z">
        <w:r w:rsidR="00733F91">
          <w:t xml:space="preserve">ás una matriz de costos podría aplicarse a NaiveBayes y a SMO para mejorar aún más el </w:t>
        </w:r>
        <w:r w:rsidR="00733F91">
          <w:rPr>
            <w:i/>
          </w:rPr>
          <w:t>recall</w:t>
        </w:r>
        <w:r w:rsidR="00733F91">
          <w:t>.</w:t>
        </w:r>
      </w:ins>
      <w:ins w:id="3914" w:author="Gabriel Correa" w:date="2015-08-25T20:27:00Z">
        <w:r w:rsidR="004C51BF">
          <w:t xml:space="preserve"> Los clasificadores con peor rendimiento no fueron incluidos para mejorar la claridad de los gráficos.</w:t>
        </w:r>
      </w:ins>
    </w:p>
    <w:p w:rsidR="005D2320" w:rsidRDefault="005D2320">
      <w:pPr>
        <w:pStyle w:val="Epgrafe"/>
        <w:keepNext/>
        <w:rPr>
          <w:ins w:id="3915" w:author="Gabriel Correa" w:date="2015-08-26T03:16:00Z"/>
        </w:rPr>
        <w:pPrChange w:id="3916" w:author="Gabriel Correa" w:date="2015-08-26T03:16:00Z">
          <w:pPr>
            <w:pStyle w:val="Epgrafe"/>
          </w:pPr>
        </w:pPrChange>
      </w:pPr>
      <w:bookmarkStart w:id="3917" w:name="_Ref428322606"/>
      <w:bookmarkStart w:id="3918" w:name="_Ref428322602"/>
      <w:ins w:id="3919" w:author="Gabriel Correa" w:date="2015-08-26T03:16:00Z">
        <w:r>
          <w:lastRenderedPageBreak/>
          <w:t xml:space="preserve">Imagen </w:t>
        </w:r>
      </w:ins>
      <w:ins w:id="3920" w:author="Gabriel Correa" w:date="2015-08-28T07:37:00Z">
        <w:r w:rsidR="00E54D64">
          <w:fldChar w:fldCharType="begin"/>
        </w:r>
        <w:r w:rsidR="00E54D64">
          <w:instrText xml:space="preserve"> STYLEREF 1 \s </w:instrText>
        </w:r>
      </w:ins>
      <w:r w:rsidR="00E54D64">
        <w:fldChar w:fldCharType="separate"/>
      </w:r>
      <w:r w:rsidR="00E54D64">
        <w:rPr>
          <w:noProof/>
        </w:rPr>
        <w:t>7</w:t>
      </w:r>
      <w:ins w:id="3921"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3922" w:author="Gabriel Correa" w:date="2015-08-28T07:37:00Z">
        <w:r w:rsidR="00E54D64">
          <w:rPr>
            <w:noProof/>
          </w:rPr>
          <w:t>4</w:t>
        </w:r>
        <w:r w:rsidR="00E54D64">
          <w:fldChar w:fldCharType="end"/>
        </w:r>
      </w:ins>
      <w:bookmarkEnd w:id="3917"/>
      <w:ins w:id="3923" w:author="Gabriel Correa" w:date="2015-08-26T03:16:00Z">
        <w:r>
          <w:t>:</w:t>
        </w:r>
        <w:r w:rsidRPr="005D2320">
          <w:t xml:space="preserve"> </w:t>
        </w:r>
        <w:r>
          <w:t xml:space="preserve">Graficos mostrando el los valores de recall y F-Measure para los clasificadores a medida que se aumenta la cantidad de datos considerados en la fase de entrenamiento. En este caso se usa como base de entrenamiento las librerías </w:t>
        </w:r>
      </w:ins>
      <w:ins w:id="3924" w:author="Gabriel Correa" w:date="2015-08-26T03:19:00Z">
        <w:r>
          <w:t>Apache Commons y JFace</w:t>
        </w:r>
      </w:ins>
      <w:ins w:id="3925" w:author="Gabriel Correa" w:date="2015-08-26T03:16:00Z">
        <w:r>
          <w:t>.</w:t>
        </w:r>
        <w:bookmarkEnd w:id="3918"/>
      </w:ins>
    </w:p>
    <w:p w:rsidR="007D2703" w:rsidRDefault="005D2320">
      <w:pPr>
        <w:rPr>
          <w:ins w:id="3926" w:author="Gabriel Correa" w:date="2015-08-25T20:01:00Z"/>
        </w:rPr>
      </w:pPr>
      <w:ins w:id="3927" w:author="Gabriel Correa" w:date="2015-08-26T03:19:00Z">
        <w:r>
          <w:rPr>
            <w:noProof/>
            <w:rPrChange w:id="3928">
              <w:rPr>
                <w:b/>
                <w:bCs/>
                <w:noProof/>
                <w:color w:val="4F81BD" w:themeColor="accent1"/>
                <w:sz w:val="18"/>
                <w:szCs w:val="18"/>
              </w:rPr>
            </w:rPrChange>
          </w:rPr>
          <w:drawing>
            <wp:inline distT="0" distB="0" distL="0" distR="0" wp14:anchorId="634437E3" wp14:editId="4B20DDE0">
              <wp:extent cx="2963744" cy="2088000"/>
              <wp:effectExtent l="0" t="0" r="825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3744" cy="2088000"/>
                      </a:xfrm>
                      <a:prstGeom prst="rect">
                        <a:avLst/>
                      </a:prstGeom>
                      <a:noFill/>
                      <a:ln>
                        <a:noFill/>
                      </a:ln>
                    </pic:spPr>
                  </pic:pic>
                </a:graphicData>
              </a:graphic>
            </wp:inline>
          </w:drawing>
        </w:r>
      </w:ins>
      <w:ins w:id="3929" w:author="Gabriel Correa" w:date="2015-08-25T20:01:00Z">
        <w:r w:rsidR="00145B29" w:rsidRPr="00145B29">
          <w:t xml:space="preserve"> </w:t>
        </w:r>
      </w:ins>
      <w:ins w:id="3930" w:author="Gabriel Correa" w:date="2015-08-26T03:20:00Z">
        <w:r w:rsidR="002C2E1F">
          <w:rPr>
            <w:noProof/>
            <w:rPrChange w:id="3931">
              <w:rPr>
                <w:b/>
                <w:bCs/>
                <w:noProof/>
                <w:color w:val="4F81BD" w:themeColor="accent1"/>
                <w:sz w:val="18"/>
                <w:szCs w:val="18"/>
              </w:rPr>
            </w:rPrChange>
          </w:rPr>
          <w:drawing>
            <wp:inline distT="0" distB="0" distL="0" distR="0" wp14:anchorId="46ECAF1E" wp14:editId="0106FC73">
              <wp:extent cx="2912645" cy="2052000"/>
              <wp:effectExtent l="0" t="0" r="254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12645" cy="2052000"/>
                      </a:xfrm>
                      <a:prstGeom prst="rect">
                        <a:avLst/>
                      </a:prstGeom>
                      <a:noFill/>
                      <a:ln>
                        <a:noFill/>
                      </a:ln>
                    </pic:spPr>
                  </pic:pic>
                </a:graphicData>
              </a:graphic>
            </wp:inline>
          </w:drawing>
        </w:r>
      </w:ins>
    </w:p>
    <w:p w:rsidR="00145B29" w:rsidRDefault="00A2638F">
      <w:pPr>
        <w:rPr>
          <w:ins w:id="3932" w:author="Gabriel Correa" w:date="2015-08-25T20:02:00Z"/>
        </w:rPr>
      </w:pPr>
      <w:ins w:id="3933" w:author="Gabriel Correa" w:date="2015-08-25T20:22:00Z">
        <w:r>
          <w:t>Los resultados de la</w:t>
        </w:r>
      </w:ins>
      <w:ins w:id="3934" w:author="Gabriel Correa" w:date="2015-08-25T20:02:00Z">
        <w:r w:rsidR="00145B29">
          <w:t xml:space="preserve"> </w:t>
        </w:r>
      </w:ins>
      <w:ins w:id="3935" w:author="Gabriel Correa" w:date="2015-08-26T03:21:00Z">
        <w:r w:rsidR="00F17DD3">
          <w:fldChar w:fldCharType="begin"/>
        </w:r>
        <w:r w:rsidR="00F17DD3">
          <w:instrText xml:space="preserve"> REF _Ref428322606 \h </w:instrText>
        </w:r>
      </w:ins>
      <w:r w:rsidR="00F17DD3">
        <w:fldChar w:fldCharType="separate"/>
      </w:r>
      <w:ins w:id="3936" w:author="Gabriel Correa" w:date="2015-08-28T07:30:00Z">
        <w:r w:rsidR="00E54D64">
          <w:t xml:space="preserve">Imagen </w:t>
        </w:r>
        <w:r w:rsidR="00E54D64">
          <w:rPr>
            <w:noProof/>
          </w:rPr>
          <w:t>7</w:t>
        </w:r>
        <w:r w:rsidR="00E54D64">
          <w:t>.</w:t>
        </w:r>
        <w:r w:rsidR="00E54D64">
          <w:rPr>
            <w:noProof/>
          </w:rPr>
          <w:t>4</w:t>
        </w:r>
      </w:ins>
      <w:ins w:id="3937" w:author="Gabriel Correa" w:date="2015-08-26T03:21:00Z">
        <w:r w:rsidR="00F17DD3">
          <w:fldChar w:fldCharType="end"/>
        </w:r>
      </w:ins>
      <w:ins w:id="3938" w:author="Gabriel Correa" w:date="2015-08-25T20:22:00Z">
        <w:r>
          <w:t xml:space="preserve"> se obtuvieron entrenando con Apache Commons, JFace </w:t>
        </w:r>
      </w:ins>
      <w:ins w:id="3939" w:author="Gabriel Correa" w:date="2015-08-25T20:23:00Z">
        <w:r>
          <w:t xml:space="preserve">y un porcentaje de Java. El </w:t>
        </w:r>
        <w:r w:rsidRPr="00A2638F">
          <w:rPr>
            <w:i/>
            <w:rPrChange w:id="3940" w:author="Gabriel Correa" w:date="2015-08-25T20:23:00Z">
              <w:rPr>
                <w:b/>
                <w:bCs/>
                <w:color w:val="4F81BD" w:themeColor="accent1"/>
                <w:sz w:val="18"/>
                <w:szCs w:val="18"/>
              </w:rPr>
            </w:rPrChange>
          </w:rPr>
          <w:t>test set</w:t>
        </w:r>
        <w:r>
          <w:t xml:space="preserve"> fue el porcentaje restante de Java. </w:t>
        </w:r>
        <w:r w:rsidRPr="00A2638F">
          <w:rPr>
            <w:i/>
            <w:rPrChange w:id="3941" w:author="Gabriel Correa" w:date="2015-08-25T20:26:00Z">
              <w:rPr>
                <w:b/>
                <w:bCs/>
                <w:color w:val="4F81BD" w:themeColor="accent1"/>
                <w:sz w:val="18"/>
                <w:szCs w:val="18"/>
              </w:rPr>
            </w:rPrChange>
          </w:rPr>
          <w:t>N</w:t>
        </w:r>
      </w:ins>
      <w:ins w:id="3942" w:author="Gabriel Correa" w:date="2015-08-25T20:24:00Z">
        <w:r w:rsidRPr="00A2638F">
          <w:rPr>
            <w:i/>
            <w:rPrChange w:id="3943" w:author="Gabriel Correa" w:date="2015-08-25T20:26:00Z">
              <w:rPr>
                <w:b/>
                <w:bCs/>
                <w:color w:val="4F81BD" w:themeColor="accent1"/>
                <w:sz w:val="18"/>
                <w:szCs w:val="18"/>
              </w:rPr>
            </w:rPrChange>
          </w:rPr>
          <w:t>aiveBayesMultinomial</w:t>
        </w:r>
        <w:r>
          <w:t xml:space="preserve"> resultó ser el con mejores resultados en todos los porcentajes </w:t>
        </w:r>
      </w:ins>
      <w:ins w:id="3944" w:author="Gabriel Correa" w:date="2015-08-25T20:25:00Z">
        <w:r>
          <w:t>siguiéndole</w:t>
        </w:r>
      </w:ins>
      <w:ins w:id="3945" w:author="Gabriel Correa" w:date="2015-08-25T20:24:00Z">
        <w:r>
          <w:t xml:space="preserve"> </w:t>
        </w:r>
      </w:ins>
      <w:ins w:id="3946" w:author="Gabriel Correa" w:date="2015-08-25T20:25:00Z">
        <w:r>
          <w:t xml:space="preserve">relativamente cerca </w:t>
        </w:r>
        <w:r w:rsidRPr="00A2638F">
          <w:rPr>
            <w:i/>
            <w:rPrChange w:id="3947" w:author="Gabriel Correa" w:date="2015-08-25T20:26:00Z">
              <w:rPr>
                <w:b/>
                <w:bCs/>
                <w:color w:val="4F81BD" w:themeColor="accent1"/>
                <w:sz w:val="18"/>
                <w:szCs w:val="18"/>
              </w:rPr>
            </w:rPrChange>
          </w:rPr>
          <w:t>NaiveBayes</w:t>
        </w:r>
        <w:r>
          <w:t xml:space="preserve">. Los otros clasificadores obtuvieron peores resultados por lo que no fueron incluidos en los gráficos nuevamente para mantener claridad. </w:t>
        </w:r>
      </w:ins>
      <w:ins w:id="3948" w:author="Gabriel Correa" w:date="2015-08-25T20:26:00Z">
        <w:r>
          <w:t>SMO fue incluido para comparar con los resultados anteriores donde sí tuvo un buen rendimiento.</w:t>
        </w:r>
      </w:ins>
    </w:p>
    <w:p w:rsidR="00145B29" w:rsidRDefault="00145B29">
      <w:pPr>
        <w:rPr>
          <w:ins w:id="3949" w:author="Gabriel Correa" w:date="2015-08-25T20:02:00Z"/>
        </w:rPr>
      </w:pPr>
    </w:p>
    <w:p w:rsidR="005D2320" w:rsidRDefault="005D2320">
      <w:pPr>
        <w:pStyle w:val="Epgrafe"/>
        <w:keepNext/>
        <w:rPr>
          <w:ins w:id="3950" w:author="Gabriel Correa" w:date="2015-08-26T03:17:00Z"/>
        </w:rPr>
        <w:pPrChange w:id="3951" w:author="Gabriel Correa" w:date="2015-08-26T03:17:00Z">
          <w:pPr>
            <w:pStyle w:val="Epgrafe"/>
          </w:pPr>
        </w:pPrChange>
      </w:pPr>
      <w:bookmarkStart w:id="3952" w:name="_Ref428322671"/>
      <w:ins w:id="3953" w:author="Gabriel Correa" w:date="2015-08-26T03:17:00Z">
        <w:r>
          <w:t xml:space="preserve">Imagen </w:t>
        </w:r>
      </w:ins>
      <w:ins w:id="3954" w:author="Gabriel Correa" w:date="2015-08-28T07:37:00Z">
        <w:r w:rsidR="00E54D64">
          <w:fldChar w:fldCharType="begin"/>
        </w:r>
        <w:r w:rsidR="00E54D64">
          <w:instrText xml:space="preserve"> STYLEREF 1 \s </w:instrText>
        </w:r>
      </w:ins>
      <w:r w:rsidR="00E54D64">
        <w:fldChar w:fldCharType="separate"/>
      </w:r>
      <w:r w:rsidR="00E54D64">
        <w:rPr>
          <w:noProof/>
        </w:rPr>
        <w:t>7</w:t>
      </w:r>
      <w:ins w:id="3955"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3956" w:author="Gabriel Correa" w:date="2015-08-28T07:37:00Z">
        <w:r w:rsidR="00E54D64">
          <w:rPr>
            <w:noProof/>
          </w:rPr>
          <w:t>5</w:t>
        </w:r>
        <w:r w:rsidR="00E54D64">
          <w:fldChar w:fldCharType="end"/>
        </w:r>
      </w:ins>
      <w:bookmarkEnd w:id="3952"/>
      <w:ins w:id="3957" w:author="Gabriel Correa" w:date="2015-08-26T03:17:00Z">
        <w:r>
          <w:t xml:space="preserve">: Gráficos mostrando el los valores de recall y F-Measure para los clasificadores a medida que se aumenta la cantidad de datos considerados en la fase de entrenamiento. En este caso se usa como base de entrenamiento las librerías </w:t>
        </w:r>
      </w:ins>
      <w:ins w:id="3958" w:author="Gabriel Correa" w:date="2015-08-26T03:18:00Z">
        <w:r>
          <w:t>Java y JFace</w:t>
        </w:r>
      </w:ins>
      <w:ins w:id="3959" w:author="Gabriel Correa" w:date="2015-08-26T03:17:00Z">
        <w:r>
          <w:t>.</w:t>
        </w:r>
      </w:ins>
    </w:p>
    <w:p w:rsidR="00145B29" w:rsidRDefault="00604F2F">
      <w:pPr>
        <w:rPr>
          <w:ins w:id="3960" w:author="Gabriel Correa" w:date="2015-08-25T20:02:00Z"/>
        </w:rPr>
      </w:pPr>
      <w:ins w:id="3961" w:author="Gabriel Correa" w:date="2015-08-25T21:20:00Z">
        <w:r>
          <w:rPr>
            <w:noProof/>
            <w:rPrChange w:id="3962">
              <w:rPr>
                <w:b/>
                <w:bCs/>
                <w:noProof/>
                <w:color w:val="4F81BD" w:themeColor="accent1"/>
                <w:sz w:val="18"/>
                <w:szCs w:val="18"/>
              </w:rPr>
            </w:rPrChange>
          </w:rPr>
          <w:drawing>
            <wp:inline distT="0" distB="0" distL="0" distR="0" wp14:anchorId="040F867F" wp14:editId="62A76AE3">
              <wp:extent cx="2963743" cy="2088000"/>
              <wp:effectExtent l="0" t="0" r="8255"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3743" cy="2088000"/>
                      </a:xfrm>
                      <a:prstGeom prst="rect">
                        <a:avLst/>
                      </a:prstGeom>
                      <a:noFill/>
                      <a:ln>
                        <a:noFill/>
                      </a:ln>
                    </pic:spPr>
                  </pic:pic>
                </a:graphicData>
              </a:graphic>
            </wp:inline>
          </w:drawing>
        </w:r>
        <w:r w:rsidRPr="00604F2F">
          <w:t xml:space="preserve"> </w:t>
        </w:r>
        <w:r>
          <w:rPr>
            <w:noProof/>
            <w:rPrChange w:id="3963">
              <w:rPr>
                <w:b/>
                <w:bCs/>
                <w:noProof/>
                <w:color w:val="4F81BD" w:themeColor="accent1"/>
                <w:sz w:val="18"/>
                <w:szCs w:val="18"/>
              </w:rPr>
            </w:rPrChange>
          </w:rPr>
          <w:drawing>
            <wp:inline distT="0" distB="0" distL="0" distR="0" wp14:anchorId="4BBC6702" wp14:editId="15C8A679">
              <wp:extent cx="2912644" cy="2052000"/>
              <wp:effectExtent l="0" t="0" r="254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2644" cy="2052000"/>
                      </a:xfrm>
                      <a:prstGeom prst="rect">
                        <a:avLst/>
                      </a:prstGeom>
                      <a:noFill/>
                      <a:ln>
                        <a:noFill/>
                      </a:ln>
                    </pic:spPr>
                  </pic:pic>
                </a:graphicData>
              </a:graphic>
            </wp:inline>
          </w:drawing>
        </w:r>
      </w:ins>
    </w:p>
    <w:p w:rsidR="00145B29" w:rsidRDefault="004C51BF">
      <w:pPr>
        <w:rPr>
          <w:ins w:id="3964" w:author="Gabriel Correa" w:date="2015-08-25T20:31:00Z"/>
        </w:rPr>
      </w:pPr>
      <w:ins w:id="3965" w:author="Gabriel Correa" w:date="2015-08-25T20:28:00Z">
        <w:r>
          <w:t>En la última combinación de los datos</w:t>
        </w:r>
      </w:ins>
      <w:ins w:id="3966" w:author="Gabriel Correa" w:date="2015-08-26T03:22:00Z">
        <w:r w:rsidR="00F17DD3">
          <w:t xml:space="preserve"> </w:t>
        </w:r>
      </w:ins>
      <w:ins w:id="3967" w:author="Gabriel Correa" w:date="2015-08-25T20:28:00Z">
        <w:r>
          <w:t xml:space="preserve">– Java y JFace con un porcentaje de Apache Commons </w:t>
        </w:r>
      </w:ins>
      <w:ins w:id="3968" w:author="Gabriel Correa" w:date="2015-08-25T20:29:00Z">
        <w:r>
          <w:t>–</w:t>
        </w:r>
      </w:ins>
      <w:ins w:id="3969" w:author="Gabriel Correa" w:date="2015-08-25T20:28:00Z">
        <w:r>
          <w:t xml:space="preserve"> se </w:t>
        </w:r>
      </w:ins>
      <w:ins w:id="3970" w:author="Gabriel Correa" w:date="2015-08-25T20:29:00Z">
        <w:r>
          <w:t xml:space="preserve">alcanzaron mejores resultados nuevamente con NaiveBayesMultinomial, </w:t>
        </w:r>
      </w:ins>
      <w:ins w:id="3971" w:author="Gabriel Correa" w:date="2015-08-25T20:30:00Z">
        <w:r>
          <w:t>solo que esta vez presenta una caída de F-Measure a los 50%.</w:t>
        </w:r>
      </w:ins>
      <w:ins w:id="3972" w:author="Gabriel Correa" w:date="2015-08-25T20:38:00Z">
        <w:r w:rsidR="00E92005">
          <w:t xml:space="preserve"> </w:t>
        </w:r>
      </w:ins>
      <w:ins w:id="3973" w:author="Gabriel Correa" w:date="2015-08-25T20:39:00Z">
        <w:r w:rsidR="00E92005">
          <w:t>Esta vez</w:t>
        </w:r>
      </w:ins>
      <w:ins w:id="3974" w:author="Gabriel Correa" w:date="2015-08-25T20:38:00Z">
        <w:r w:rsidR="00E92005">
          <w:t xml:space="preserve"> NaiveBayes no comienza muy bien en 0% pero mejora</w:t>
        </w:r>
      </w:ins>
      <w:ins w:id="3975" w:author="Gabriel Correa" w:date="2015-08-25T20:39:00Z">
        <w:r w:rsidR="00E92005">
          <w:t xml:space="preserve"> bastante cuando alcanza 50%.</w:t>
        </w:r>
      </w:ins>
      <w:ins w:id="3976" w:author="Gabriel Correa" w:date="2015-08-26T03:22:00Z">
        <w:r w:rsidR="00F17DD3">
          <w:t xml:space="preserve"> Los resultados se pueden visualizar en </w:t>
        </w:r>
      </w:ins>
      <w:ins w:id="3977" w:author="Gabriel Correa" w:date="2015-08-26T03:23:00Z">
        <w:r w:rsidR="00F17DD3">
          <w:t xml:space="preserve">en la </w:t>
        </w:r>
        <w:r w:rsidR="00F17DD3">
          <w:fldChar w:fldCharType="begin"/>
        </w:r>
        <w:r w:rsidR="00F17DD3">
          <w:instrText xml:space="preserve"> REF _Ref428322671 \h </w:instrText>
        </w:r>
      </w:ins>
      <w:ins w:id="3978" w:author="Gabriel Correa" w:date="2015-08-26T03:23:00Z">
        <w:r w:rsidR="00F17DD3">
          <w:fldChar w:fldCharType="separate"/>
        </w:r>
      </w:ins>
      <w:ins w:id="3979" w:author="Gabriel Correa" w:date="2015-08-28T07:30:00Z">
        <w:r w:rsidR="00E54D64">
          <w:t xml:space="preserve">Imagen </w:t>
        </w:r>
        <w:r w:rsidR="00E54D64">
          <w:rPr>
            <w:noProof/>
          </w:rPr>
          <w:t>7</w:t>
        </w:r>
        <w:r w:rsidR="00E54D64">
          <w:t>.</w:t>
        </w:r>
        <w:r w:rsidR="00E54D64">
          <w:rPr>
            <w:noProof/>
          </w:rPr>
          <w:t>5</w:t>
        </w:r>
      </w:ins>
      <w:ins w:id="3980" w:author="Gabriel Correa" w:date="2015-08-26T03:23:00Z">
        <w:r w:rsidR="00F17DD3">
          <w:fldChar w:fldCharType="end"/>
        </w:r>
        <w:r w:rsidR="00F17DD3">
          <w:t>.</w:t>
        </w:r>
      </w:ins>
    </w:p>
    <w:p w:rsidR="00E811FB" w:rsidRPr="005F1364" w:rsidRDefault="004C51BF">
      <w:pPr>
        <w:rPr>
          <w:ins w:id="3981" w:author="Gabriel Correa" w:date="2015-08-24T16:57:00Z"/>
        </w:rPr>
      </w:pPr>
      <w:ins w:id="3982" w:author="Gabriel Correa" w:date="2015-08-25T20:32:00Z">
        <w:r>
          <w:t>Estos experimentos apoyan a que los mejores clasificadores son NaiveBayes y NaiveBayesMultinomial</w:t>
        </w:r>
      </w:ins>
      <w:ins w:id="3983" w:author="Gabriel Correa" w:date="2015-08-25T20:33:00Z">
        <w:r>
          <w:t xml:space="preserve"> cuando para adivinar ya se tiene </w:t>
        </w:r>
      </w:ins>
      <w:ins w:id="3984" w:author="Gabriel Correa" w:date="2015-08-25T20:34:00Z">
        <w:r>
          <w:t xml:space="preserve">en un modelo </w:t>
        </w:r>
      </w:ins>
      <w:ins w:id="3985" w:author="Gabriel Correa" w:date="2015-08-25T20:33:00Z">
        <w:r>
          <w:t>el conocimiento por aprendizaje de m</w:t>
        </w:r>
      </w:ins>
      <w:ins w:id="3986" w:author="Gabriel Correa" w:date="2015-08-25T20:34:00Z">
        <w:r>
          <w:t>áquina de dos librerías.</w:t>
        </w:r>
      </w:ins>
      <w:ins w:id="3987" w:author="Gabriel Correa" w:date="2015-08-25T20:36:00Z">
        <w:r>
          <w:t xml:space="preserve"> Efectivamente en el primer experimento el mejor parece ser SMO</w:t>
        </w:r>
      </w:ins>
      <w:ins w:id="3988" w:author="Gabriel Correa" w:date="2015-08-25T20:37:00Z">
        <w:r>
          <w:t xml:space="preserve"> porque se le puede aplicar una matriz de costos para alcanzar</w:t>
        </w:r>
        <w:r w:rsidR="00E92005">
          <w:t xml:space="preserve"> el valor de 0.94 en </w:t>
        </w:r>
        <w:r w:rsidR="00E92005">
          <w:rPr>
            <w:i/>
          </w:rPr>
          <w:t>recall</w:t>
        </w:r>
        <w:r w:rsidR="00E92005">
          <w:t xml:space="preserve"> que tiene NaiveBayes</w:t>
        </w:r>
      </w:ins>
      <w:ins w:id="3989" w:author="Gabriel Correa" w:date="2015-08-25T20:43:00Z">
        <w:r w:rsidR="005F1364">
          <w:t xml:space="preserve"> en 50%</w:t>
        </w:r>
      </w:ins>
      <w:ins w:id="3990" w:author="Gabriel Correa" w:date="2015-08-25T20:41:00Z">
        <w:r w:rsidR="005F1364">
          <w:t xml:space="preserve">, pero al hacer esto </w:t>
        </w:r>
      </w:ins>
      <w:ins w:id="3991" w:author="Gabriel Correa" w:date="2015-08-25T20:42:00Z">
        <w:r w:rsidR="005F1364">
          <w:t>probablemente</w:t>
        </w:r>
      </w:ins>
      <w:ins w:id="3992" w:author="Gabriel Correa" w:date="2015-08-25T20:41:00Z">
        <w:r w:rsidR="005F1364">
          <w:t xml:space="preserve"> </w:t>
        </w:r>
      </w:ins>
      <w:ins w:id="3993" w:author="Gabriel Correa" w:date="2015-08-25T20:42:00Z">
        <w:r w:rsidR="005F1364">
          <w:t xml:space="preserve">bajaría </w:t>
        </w:r>
      </w:ins>
      <w:ins w:id="3994" w:author="Gabriel Correa" w:date="2015-08-25T20:41:00Z">
        <w:r w:rsidR="005F1364">
          <w:t xml:space="preserve">el valor de </w:t>
        </w:r>
        <w:r w:rsidR="005F1364">
          <w:rPr>
            <w:i/>
          </w:rPr>
          <w:t>precision</w:t>
        </w:r>
        <w:r w:rsidR="005F1364">
          <w:t xml:space="preserve"> de </w:t>
        </w:r>
        <w:r w:rsidR="005F1364">
          <w:lastRenderedPageBreak/>
          <w:t xml:space="preserve">SMO hasta un valor </w:t>
        </w:r>
      </w:ins>
      <w:ins w:id="3995" w:author="Gabriel Correa" w:date="2015-08-25T20:42:00Z">
        <w:r w:rsidR="005F1364">
          <w:t xml:space="preserve">cercano al </w:t>
        </w:r>
        <w:r w:rsidR="005F1364">
          <w:rPr>
            <w:i/>
          </w:rPr>
          <w:t>precision</w:t>
        </w:r>
        <w:r w:rsidR="005F1364">
          <w:t xml:space="preserve"> de NaiveBayes.</w:t>
        </w:r>
      </w:ins>
      <w:ins w:id="3996" w:author="Gabriel Correa" w:date="2015-08-25T20:43:00Z">
        <w:r w:rsidR="00E811FB">
          <w:t xml:space="preserve"> Además SMO sólo presenta un buen rendimiento en el primer set de datos.</w:t>
        </w:r>
      </w:ins>
    </w:p>
    <w:p w:rsidR="00C041D8" w:rsidRDefault="0040326A">
      <w:pPr>
        <w:pStyle w:val="Ttulo3"/>
        <w:rPr>
          <w:ins w:id="3997" w:author="Gabriel Correa" w:date="2015-08-25T14:27:00Z"/>
        </w:rPr>
        <w:pPrChange w:id="3998" w:author="Gabriel Correa" w:date="2015-08-25T17:42:00Z">
          <w:pPr/>
        </w:pPrChange>
      </w:pPr>
      <w:bookmarkStart w:id="3999" w:name="_Ref428229703"/>
      <w:bookmarkStart w:id="4000" w:name="_Toc428510411"/>
      <w:ins w:id="4001" w:author="Gabriel Correa" w:date="2015-08-25T01:31:00Z">
        <w:r>
          <w:t xml:space="preserve">Reduciendo errores </w:t>
        </w:r>
      </w:ins>
      <w:ins w:id="4002" w:author="Gabriel Correa" w:date="2015-08-25T01:32:00Z">
        <w:r>
          <w:t>con la matriz de costos</w:t>
        </w:r>
      </w:ins>
      <w:bookmarkEnd w:id="3999"/>
      <w:bookmarkEnd w:id="4000"/>
    </w:p>
    <w:p w:rsidR="00D40253" w:rsidRDefault="004C4092">
      <w:pPr>
        <w:rPr>
          <w:ins w:id="4003" w:author="Gabriel Correa" w:date="2015-08-25T15:00:00Z"/>
        </w:rPr>
      </w:pPr>
      <w:ins w:id="4004" w:author="Gabriel Correa" w:date="2015-08-25T14:53:00Z">
        <w:r>
          <w:t xml:space="preserve">Se </w:t>
        </w:r>
      </w:ins>
      <w:ins w:id="4005" w:author="Gabriel Correa" w:date="2015-08-25T14:54:00Z">
        <w:r>
          <w:t xml:space="preserve">puede aumentar el valor de </w:t>
        </w:r>
        <w:r>
          <w:rPr>
            <w:i/>
          </w:rPr>
          <w:t>recall</w:t>
        </w:r>
        <w:r>
          <w:t xml:space="preserve"> de algunos clasificadores usando una matriz de costos,</w:t>
        </w:r>
      </w:ins>
      <w:ins w:id="4006" w:author="Gabriel Correa" w:date="2015-08-25T14:53:00Z">
        <w:r>
          <w:t xml:space="preserve"> como se menciona en la sección </w:t>
        </w:r>
      </w:ins>
      <w:ins w:id="4007" w:author="Gabriel Correa" w:date="2015-08-25T14:54:00Z">
        <w:r>
          <w:fldChar w:fldCharType="begin"/>
        </w:r>
        <w:r>
          <w:instrText xml:space="preserve"> REF _Ref428277776 \r \h </w:instrText>
        </w:r>
      </w:ins>
      <w:r>
        <w:fldChar w:fldCharType="separate"/>
      </w:r>
      <w:ins w:id="4008" w:author="Gabriel Correa" w:date="2015-08-28T07:30:00Z">
        <w:r w:rsidR="00E54D64">
          <w:t>7.2.1</w:t>
        </w:r>
      </w:ins>
      <w:ins w:id="4009" w:author="Gabriel Correa" w:date="2015-08-25T14:54:00Z">
        <w:r>
          <w:fldChar w:fldCharType="end"/>
        </w:r>
      </w:ins>
      <w:ins w:id="4010" w:author="Gabriel Correa" w:date="2015-08-25T14:53:00Z">
        <w:r>
          <w:t>.</w:t>
        </w:r>
      </w:ins>
      <w:ins w:id="4011" w:author="Gabriel Correa" w:date="2015-08-25T14:55:00Z">
        <w:r w:rsidR="0095446F">
          <w:t xml:space="preserve"> Esto se traduce en un mayor porcentaje de las directivas siendo correctamente detectadas, pero </w:t>
        </w:r>
      </w:ins>
      <w:ins w:id="4012" w:author="Gabriel Correa" w:date="2015-08-25T14:58:00Z">
        <w:r w:rsidR="0095446F">
          <w:t>por otra parte un mayor porcentaje de no-directivas siendo incorrectamente clasificadas como directivas (</w:t>
        </w:r>
      </w:ins>
      <w:ins w:id="4013" w:author="Gabriel Correa" w:date="2015-08-25T14:59:00Z">
        <w:r w:rsidR="0095446F">
          <w:rPr>
            <w:i/>
          </w:rPr>
          <w:t>precision</w:t>
        </w:r>
        <w:r w:rsidR="0095446F">
          <w:t xml:space="preserve"> más bajo). Sin embargo para los efectos de este trabajo se prefiere un mayor recall pues es m</w:t>
        </w:r>
      </w:ins>
      <w:ins w:id="4014" w:author="Gabriel Correa" w:date="2015-08-25T15:00:00Z">
        <w:r w:rsidR="0095446F">
          <w:t xml:space="preserve">ás fácil corregir manualmente </w:t>
        </w:r>
        <w:proofErr w:type="gramStart"/>
        <w:r w:rsidR="0095446F">
          <w:t>las no-directivas</w:t>
        </w:r>
        <w:proofErr w:type="gramEnd"/>
        <w:r w:rsidR="0095446F">
          <w:t xml:space="preserve">, como se </w:t>
        </w:r>
      </w:ins>
      <w:ins w:id="4015" w:author="Gabriel Correa" w:date="2015-08-25T15:08:00Z">
        <w:r w:rsidR="0068612A">
          <w:t>describe</w:t>
        </w:r>
      </w:ins>
      <w:ins w:id="4016" w:author="Gabriel Correa" w:date="2015-08-25T15:00:00Z">
        <w:r w:rsidR="0095446F">
          <w:t xml:space="preserve"> en la sección </w:t>
        </w:r>
      </w:ins>
      <w:ins w:id="4017" w:author="Gabriel Correa" w:date="2015-08-25T15:01:00Z">
        <w:r w:rsidR="0095446F">
          <w:fldChar w:fldCharType="begin"/>
        </w:r>
        <w:r w:rsidR="0095446F">
          <w:instrText xml:space="preserve"> REF _Ref428278205 \r \h </w:instrText>
        </w:r>
      </w:ins>
      <w:r w:rsidR="0095446F">
        <w:fldChar w:fldCharType="separate"/>
      </w:r>
      <w:ins w:id="4018" w:author="Gabriel Correa" w:date="2015-08-28T07:30:00Z">
        <w:r w:rsidR="00E54D64">
          <w:t>4.2.1</w:t>
        </w:r>
      </w:ins>
      <w:ins w:id="4019" w:author="Gabriel Correa" w:date="2015-08-25T15:01:00Z">
        <w:r w:rsidR="0095446F">
          <w:fldChar w:fldCharType="end"/>
        </w:r>
      </w:ins>
      <w:ins w:id="4020" w:author="Gabriel Correa" w:date="2015-08-25T15:00:00Z">
        <w:r w:rsidR="0095446F">
          <w:t>.</w:t>
        </w:r>
      </w:ins>
    </w:p>
    <w:p w:rsidR="0095446F" w:rsidRPr="00366968" w:rsidRDefault="007445D3">
      <w:pPr>
        <w:rPr>
          <w:ins w:id="4021" w:author="Gabriel Correa" w:date="2015-08-24T16:58:00Z"/>
        </w:rPr>
      </w:pPr>
      <w:ins w:id="4022" w:author="Gabriel Correa" w:date="2015-08-25T15:02:00Z">
        <w:r>
          <w:t xml:space="preserve">En la </w:t>
        </w:r>
      </w:ins>
      <w:ins w:id="4023" w:author="Gabriel Correa" w:date="2015-08-25T15:09:00Z">
        <w:r w:rsidR="0068612A">
          <w:fldChar w:fldCharType="begin"/>
        </w:r>
        <w:r w:rsidR="0068612A">
          <w:instrText xml:space="preserve"> REF _Ref428278449 \h </w:instrText>
        </w:r>
      </w:ins>
      <w:r w:rsidR="0068612A">
        <w:fldChar w:fldCharType="separate"/>
      </w:r>
      <w:ins w:id="4024" w:author="Gabriel Correa" w:date="2015-08-28T07:30:00Z">
        <w:r w:rsidR="00E54D64">
          <w:t xml:space="preserve">Tabla </w:t>
        </w:r>
        <w:r w:rsidR="00E54D64">
          <w:rPr>
            <w:noProof/>
          </w:rPr>
          <w:t>7</w:t>
        </w:r>
        <w:r w:rsidR="00E54D64">
          <w:t>.</w:t>
        </w:r>
        <w:r w:rsidR="00E54D64">
          <w:rPr>
            <w:noProof/>
          </w:rPr>
          <w:t>7</w:t>
        </w:r>
      </w:ins>
      <w:ins w:id="4025" w:author="Gabriel Correa" w:date="2015-08-25T15:09:00Z">
        <w:r w:rsidR="0068612A">
          <w:fldChar w:fldCharType="end"/>
        </w:r>
        <w:r w:rsidR="0068612A">
          <w:t xml:space="preserve"> se ven los resultados de aplicar la matriz de costos.</w:t>
        </w:r>
      </w:ins>
      <w:ins w:id="4026" w:author="Gabriel Correa" w:date="2015-08-25T15:10:00Z">
        <w:r w:rsidR="0068612A">
          <w:t xml:space="preserve"> </w:t>
        </w:r>
        <w:r w:rsidR="0068612A" w:rsidRPr="0068612A">
          <w:rPr>
            <w:i/>
            <w:rPrChange w:id="4027" w:author="Gabriel Correa" w:date="2015-08-25T15:10:00Z">
              <w:rPr/>
            </w:rPrChange>
          </w:rPr>
          <w:t>NaiveBayes</w:t>
        </w:r>
        <w:r w:rsidR="0068612A">
          <w:t xml:space="preserve"> logra mejorar</w:t>
        </w:r>
      </w:ins>
      <w:ins w:id="4028" w:author="Gabriel Correa" w:date="2015-08-25T15:11:00Z">
        <w:r w:rsidR="00366968">
          <w:t xml:space="preserve"> el </w:t>
        </w:r>
        <w:r w:rsidR="00366968">
          <w:rPr>
            <w:i/>
          </w:rPr>
          <w:t>recall</w:t>
        </w:r>
      </w:ins>
      <w:ins w:id="4029" w:author="Gabriel Correa" w:date="2015-08-25T15:10:00Z">
        <w:r w:rsidR="0068612A">
          <w:t xml:space="preserve"> </w:t>
        </w:r>
      </w:ins>
      <w:ins w:id="4030" w:author="Gabriel Correa" w:date="2015-08-25T15:11:00Z">
        <w:r w:rsidR="0068612A">
          <w:t>considerablemente</w:t>
        </w:r>
      </w:ins>
      <w:ins w:id="4031" w:author="Gabriel Correa" w:date="2015-08-25T15:10:00Z">
        <w:r w:rsidR="0068612A">
          <w:t xml:space="preserve"> en los tres conjuntos de datos probados</w:t>
        </w:r>
      </w:ins>
      <w:ins w:id="4032" w:author="Gabriel Correa" w:date="2015-08-25T15:11:00Z">
        <w:r w:rsidR="00366968">
          <w:t xml:space="preserve"> mientras que </w:t>
        </w:r>
        <w:r w:rsidR="00366968">
          <w:rPr>
            <w:i/>
          </w:rPr>
          <w:t>NaiveBayesMultinomial</w:t>
        </w:r>
        <w:r w:rsidR="00366968">
          <w:t xml:space="preserve"> no lo hace en ninguno de los datos</w:t>
        </w:r>
      </w:ins>
      <w:ins w:id="4033" w:author="Gabriel Correa" w:date="2015-08-25T15:12:00Z">
        <w:r w:rsidR="00366968">
          <w:t xml:space="preserve">. También hay que notar que en la </w:t>
        </w:r>
      </w:ins>
      <w:ins w:id="4034" w:author="Gabriel Correa" w:date="2015-08-25T15:13:00Z">
        <w:r w:rsidR="00366968">
          <w:t xml:space="preserve">última tabla entrenando con Java y JFace, el </w:t>
        </w:r>
        <w:r w:rsidR="00366968">
          <w:rPr>
            <w:i/>
          </w:rPr>
          <w:t>recall</w:t>
        </w:r>
        <w:r w:rsidR="00366968">
          <w:t xml:space="preserve"> más alto se logra con un costo de 12 y con costos mayores el rendimiento empeor</w:t>
        </w:r>
      </w:ins>
      <w:ins w:id="4035" w:author="Gabriel Correa" w:date="2015-08-25T15:14:00Z">
        <w:r w:rsidR="00366968">
          <w:t>ó.</w:t>
        </w:r>
      </w:ins>
    </w:p>
    <w:p w:rsidR="007123F7" w:rsidRPr="007C2995" w:rsidRDefault="007123F7" w:rsidP="005D2320">
      <w:pPr>
        <w:pStyle w:val="Epgrafe"/>
        <w:keepNext/>
        <w:ind w:right="474"/>
        <w:rPr>
          <w:ins w:id="4036" w:author="Gabriel Correa" w:date="2015-08-25T13:41:00Z"/>
        </w:rPr>
      </w:pPr>
      <w:bookmarkStart w:id="4037" w:name="_Ref428278449"/>
      <w:ins w:id="4038" w:author="Gabriel Correa" w:date="2015-08-25T13:41:00Z">
        <w:r>
          <w:t xml:space="preserve">Tabla </w:t>
        </w:r>
      </w:ins>
      <w:ins w:id="4039" w:author="Gabriel Correa" w:date="2015-08-28T00:22:00Z">
        <w:r w:rsidR="00F002B6">
          <w:fldChar w:fldCharType="begin"/>
        </w:r>
        <w:r w:rsidR="00F002B6">
          <w:instrText xml:space="preserve"> STYLEREF 1 \s </w:instrText>
        </w:r>
      </w:ins>
      <w:r w:rsidR="00F002B6">
        <w:fldChar w:fldCharType="separate"/>
      </w:r>
      <w:r w:rsidR="00E54D64">
        <w:rPr>
          <w:noProof/>
        </w:rPr>
        <w:t>7</w:t>
      </w:r>
      <w:ins w:id="4040"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4041" w:author="Gabriel Correa" w:date="2015-08-28T07:30:00Z">
        <w:r w:rsidR="00E54D64">
          <w:rPr>
            <w:noProof/>
          </w:rPr>
          <w:t>7</w:t>
        </w:r>
      </w:ins>
      <w:ins w:id="4042" w:author="Gabriel Correa" w:date="2015-08-28T00:22:00Z">
        <w:r w:rsidR="00F002B6">
          <w:fldChar w:fldCharType="end"/>
        </w:r>
      </w:ins>
      <w:del w:id="4043"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7</w:delText>
        </w:r>
        <w:r w:rsidR="005D2320" w:rsidDel="008F24AB">
          <w:rPr>
            <w:noProof/>
          </w:rPr>
          <w:fldChar w:fldCharType="end"/>
        </w:r>
      </w:del>
      <w:bookmarkEnd w:id="4037"/>
      <w:ins w:id="4044" w:author="Gabriel Correa" w:date="2015-08-25T14:00:00Z">
        <w:r w:rsidR="00AB5A3F">
          <w:t>:   Efecto</w:t>
        </w:r>
      </w:ins>
      <w:ins w:id="4045" w:author="Gabriel Correa" w:date="2015-08-25T13:53:00Z">
        <w:r w:rsidR="00AB5A3F">
          <w:t xml:space="preserve"> de</w:t>
        </w:r>
      </w:ins>
      <w:ins w:id="4046" w:author="Gabriel Correa" w:date="2015-08-25T13:54:00Z">
        <w:r w:rsidR="00AB5A3F">
          <w:t xml:space="preserve"> la matriz de costos </w:t>
        </w:r>
      </w:ins>
      <w:ins w:id="4047" w:author="Gabriel Correa" w:date="2015-08-25T14:31:00Z">
        <w:r w:rsidR="00D40253">
          <w:t>sobre NaiveBayes y NaiveBayesMultinomial. La primera tabla usa como entrenamiento a Apache Commons y Java; como pruebas usa a JFace. La segunda tabla usa como entrenamiento a</w:t>
        </w:r>
      </w:ins>
      <w:ins w:id="4048" w:author="Gabriel Correa" w:date="2015-08-25T14:32:00Z">
        <w:r w:rsidR="00D40253">
          <w:t xml:space="preserve"> Apache Commons y JFace;</w:t>
        </w:r>
      </w:ins>
      <w:ins w:id="4049" w:author="Gabriel Correa" w:date="2015-08-25T14:33:00Z">
        <w:r w:rsidR="00D40253">
          <w:t xml:space="preserve"> como pruebas usa a Java. La tercera y última tabla usa como entrenamiento a Java y JFace; como pruebas usa a Apache Commons.</w:t>
        </w:r>
      </w:ins>
      <w:ins w:id="4050" w:author="Gabriel Correa" w:date="2015-08-25T14:31:00Z">
        <w:r w:rsidR="00D40253">
          <w:t xml:space="preserve"> </w:t>
        </w:r>
      </w:ins>
    </w:p>
    <w:tbl>
      <w:tblPr>
        <w:tblStyle w:val="Estilo2"/>
        <w:tblW w:w="9043" w:type="dxa"/>
        <w:tblLayout w:type="fixed"/>
        <w:tblLook w:val="04A0" w:firstRow="1" w:lastRow="0" w:firstColumn="1" w:lastColumn="0" w:noHBand="0" w:noVBand="1"/>
        <w:tblPrChange w:id="4051" w:author="Gabriel Correa" w:date="2015-08-25T14:50:00Z">
          <w:tblPr>
            <w:tblStyle w:val="Estilo2"/>
            <w:tblW w:w="9040" w:type="dxa"/>
            <w:tblLayout w:type="fixed"/>
            <w:tblLook w:val="04A0" w:firstRow="1" w:lastRow="0" w:firstColumn="1" w:lastColumn="0" w:noHBand="0" w:noVBand="1"/>
          </w:tblPr>
        </w:tblPrChange>
      </w:tblPr>
      <w:tblGrid>
        <w:gridCol w:w="747"/>
        <w:gridCol w:w="156"/>
        <w:gridCol w:w="192"/>
        <w:gridCol w:w="1129"/>
        <w:gridCol w:w="6"/>
        <w:gridCol w:w="992"/>
        <w:gridCol w:w="1149"/>
        <w:gridCol w:w="412"/>
        <w:gridCol w:w="1394"/>
        <w:gridCol w:w="27"/>
        <w:gridCol w:w="1134"/>
        <w:gridCol w:w="214"/>
        <w:gridCol w:w="830"/>
        <w:gridCol w:w="277"/>
        <w:gridCol w:w="384"/>
        <w:tblGridChange w:id="4052">
          <w:tblGrid>
            <w:gridCol w:w="749"/>
            <w:gridCol w:w="163"/>
            <w:gridCol w:w="183"/>
            <w:gridCol w:w="5"/>
            <w:gridCol w:w="5"/>
            <w:gridCol w:w="1"/>
            <w:gridCol w:w="1029"/>
            <w:gridCol w:w="89"/>
            <w:gridCol w:w="5"/>
            <w:gridCol w:w="1"/>
            <w:gridCol w:w="4"/>
            <w:gridCol w:w="1"/>
            <w:gridCol w:w="987"/>
            <w:gridCol w:w="3"/>
            <w:gridCol w:w="1"/>
            <w:gridCol w:w="99"/>
            <w:gridCol w:w="1051"/>
            <w:gridCol w:w="7"/>
            <w:gridCol w:w="230"/>
            <w:gridCol w:w="100"/>
            <w:gridCol w:w="70"/>
            <w:gridCol w:w="2"/>
            <w:gridCol w:w="1249"/>
            <w:gridCol w:w="100"/>
            <w:gridCol w:w="43"/>
            <w:gridCol w:w="3"/>
            <w:gridCol w:w="24"/>
            <w:gridCol w:w="964"/>
            <w:gridCol w:w="100"/>
            <w:gridCol w:w="67"/>
            <w:gridCol w:w="2"/>
            <w:gridCol w:w="1"/>
            <w:gridCol w:w="227"/>
            <w:gridCol w:w="830"/>
            <w:gridCol w:w="269"/>
            <w:gridCol w:w="8"/>
            <w:gridCol w:w="198"/>
            <w:gridCol w:w="100"/>
            <w:gridCol w:w="69"/>
            <w:gridCol w:w="1"/>
            <w:gridCol w:w="3"/>
          </w:tblGrid>
        </w:tblGridChange>
      </w:tblGrid>
      <w:tr w:rsidR="00A223C0" w:rsidRPr="002D1802" w:rsidTr="00A223C0">
        <w:trPr>
          <w:gridAfter w:val="1"/>
          <w:cnfStyle w:val="100000000000" w:firstRow="1" w:lastRow="0" w:firstColumn="0" w:lastColumn="0" w:oddVBand="0" w:evenVBand="0" w:oddHBand="0" w:evenHBand="0" w:firstRowFirstColumn="0" w:firstRowLastColumn="0" w:lastRowFirstColumn="0" w:lastRowLastColumn="0"/>
          <w:wAfter w:w="381" w:type="dxa"/>
          <w:trHeight w:val="300"/>
          <w:ins w:id="4053" w:author="Gabriel Correa" w:date="2015-08-25T13:45:00Z"/>
          <w:trPrChange w:id="4054" w:author="Gabriel Correa" w:date="2015-08-25T14:50:00Z">
            <w:trPr>
              <w:gridAfter w:val="1"/>
              <w:wAfter w:w="372" w:type="dxa"/>
              <w:trHeight w:val="300"/>
            </w:trPr>
          </w:trPrChange>
        </w:trPr>
        <w:tc>
          <w:tcPr>
            <w:cnfStyle w:val="000000000100" w:firstRow="0" w:lastRow="0" w:firstColumn="0" w:lastColumn="0" w:oddVBand="0" w:evenVBand="0" w:oddHBand="0" w:evenHBand="0" w:firstRowFirstColumn="1" w:firstRowLastColumn="0" w:lastRowFirstColumn="0" w:lastRowLastColumn="0"/>
            <w:tcW w:w="748" w:type="dxa"/>
            <w:tcBorders>
              <w:top w:val="nil"/>
            </w:tcBorders>
            <w:noWrap/>
            <w:tcPrChange w:id="4055" w:author="Gabriel Correa" w:date="2015-08-25T14:50:00Z">
              <w:tcPr>
                <w:tcW w:w="750" w:type="dxa"/>
                <w:tcBorders>
                  <w:top w:val="nil"/>
                </w:tcBorders>
                <w:noWrap/>
              </w:tcPr>
            </w:tcPrChange>
          </w:tcPr>
          <w:p w:rsidR="00C70510" w:rsidRPr="002D1802" w:rsidRDefault="00C70510" w:rsidP="00AB5A3F">
            <w:pPr>
              <w:jc w:val="center"/>
              <w:cnfStyle w:val="100000000100" w:firstRow="1" w:lastRow="0" w:firstColumn="0" w:lastColumn="0" w:oddVBand="0" w:evenVBand="0" w:oddHBand="0" w:evenHBand="0" w:firstRowFirstColumn="1" w:firstRowLastColumn="0" w:lastRowFirstColumn="0" w:lastRowLastColumn="0"/>
              <w:rPr>
                <w:ins w:id="4056" w:author="Gabriel Correa" w:date="2015-08-25T13:45:00Z"/>
                <w:rFonts w:eastAsia="Times New Roman" w:cs="Calibri"/>
                <w:i/>
                <w:color w:val="000000"/>
                <w:sz w:val="22"/>
              </w:rPr>
            </w:pPr>
          </w:p>
        </w:tc>
        <w:tc>
          <w:tcPr>
            <w:tcW w:w="3626" w:type="dxa"/>
            <w:gridSpan w:val="6"/>
            <w:tcBorders>
              <w:top w:val="nil"/>
            </w:tcBorders>
            <w:tcPrChange w:id="4057" w:author="Gabriel Correa" w:date="2015-08-25T14:50:00Z">
              <w:tcPr>
                <w:tcW w:w="3629" w:type="dxa"/>
                <w:gridSpan w:val="16"/>
                <w:tcBorders>
                  <w:top w:val="nil"/>
                </w:tcBorders>
              </w:tcPr>
            </w:tcPrChange>
          </w:tcPr>
          <w:p w:rsidR="00C70510" w:rsidRPr="002D1802" w:rsidRDefault="00C70510">
            <w:pPr>
              <w:jc w:val="center"/>
              <w:cnfStyle w:val="100000000000" w:firstRow="1" w:lastRow="0" w:firstColumn="0" w:lastColumn="0" w:oddVBand="0" w:evenVBand="0" w:oddHBand="0" w:evenHBand="0" w:firstRowFirstColumn="0" w:firstRowLastColumn="0" w:lastRowFirstColumn="0" w:lastRowLastColumn="0"/>
              <w:rPr>
                <w:ins w:id="4058" w:author="Gabriel Correa" w:date="2015-08-25T13:45:00Z"/>
                <w:rFonts w:eastAsia="Times New Roman" w:cs="Calibri"/>
                <w:i/>
                <w:color w:val="000000"/>
                <w:sz w:val="22"/>
                <w:rPrChange w:id="4059" w:author="Gabriel Correa" w:date="2015-08-25T14:26:00Z">
                  <w:rPr>
                    <w:ins w:id="4060" w:author="Gabriel Correa" w:date="2015-08-25T13:45:00Z"/>
                    <w:rFonts w:ascii="Calibri" w:eastAsia="Times New Roman" w:hAnsi="Calibri" w:cs="Calibri"/>
                    <w:i/>
                    <w:color w:val="000000"/>
                  </w:rPr>
                </w:rPrChange>
              </w:rPr>
              <w:pPrChange w:id="4061" w:author="Gabriel Correa" w:date="2015-08-25T13:51:00Z">
                <w:pPr>
                  <w:cnfStyle w:val="100000000000" w:firstRow="1" w:lastRow="0" w:firstColumn="0" w:lastColumn="0" w:oddVBand="0" w:evenVBand="0" w:oddHBand="0" w:evenHBand="0" w:firstRowFirstColumn="0" w:firstRowLastColumn="0" w:lastRowFirstColumn="0" w:lastRowLastColumn="0"/>
                </w:pPr>
              </w:pPrChange>
            </w:pPr>
            <w:ins w:id="4062" w:author="Gabriel Correa" w:date="2015-08-25T14:39:00Z">
              <w:r w:rsidRPr="002B28AD">
                <w:rPr>
                  <w:rFonts w:eastAsia="Times New Roman" w:cs="Calibri"/>
                  <w:i/>
                  <w:color w:val="000000"/>
                  <w:sz w:val="22"/>
                </w:rPr>
                <w:t>NaiveBayes</w:t>
              </w:r>
            </w:ins>
          </w:p>
        </w:tc>
        <w:tc>
          <w:tcPr>
            <w:tcW w:w="4288" w:type="dxa"/>
            <w:gridSpan w:val="7"/>
            <w:tcBorders>
              <w:top w:val="nil"/>
            </w:tcBorders>
            <w:tcPrChange w:id="4063" w:author="Gabriel Correa" w:date="2015-08-25T14:50:00Z">
              <w:tcPr>
                <w:tcW w:w="4289" w:type="dxa"/>
                <w:gridSpan w:val="18"/>
                <w:tcBorders>
                  <w:top w:val="nil"/>
                </w:tcBorders>
              </w:tcPr>
            </w:tcPrChange>
          </w:tcPr>
          <w:p w:rsidR="00C70510" w:rsidRPr="002D1802" w:rsidRDefault="00C70510">
            <w:pPr>
              <w:jc w:val="center"/>
              <w:cnfStyle w:val="100000000000" w:firstRow="1" w:lastRow="0" w:firstColumn="0" w:lastColumn="0" w:oddVBand="0" w:evenVBand="0" w:oddHBand="0" w:evenHBand="0" w:firstRowFirstColumn="0" w:firstRowLastColumn="0" w:lastRowFirstColumn="0" w:lastRowLastColumn="0"/>
              <w:rPr>
                <w:ins w:id="4064" w:author="Gabriel Correa" w:date="2015-08-25T13:45:00Z"/>
                <w:rFonts w:cs="Calibri"/>
                <w:color w:val="000000"/>
                <w:sz w:val="22"/>
                <w:rPrChange w:id="4065" w:author="Gabriel Correa" w:date="2015-08-25T14:26:00Z">
                  <w:rPr>
                    <w:ins w:id="4066" w:author="Gabriel Correa" w:date="2015-08-25T13:45:00Z"/>
                    <w:rFonts w:ascii="Calibri" w:hAnsi="Calibri" w:cs="Calibri"/>
                    <w:color w:val="000000"/>
                  </w:rPr>
                </w:rPrChange>
              </w:rPr>
              <w:pPrChange w:id="4067" w:author="Gabriel Correa" w:date="2015-08-25T13:51:00Z">
                <w:pPr>
                  <w:cnfStyle w:val="100000000000" w:firstRow="1" w:lastRow="0" w:firstColumn="0" w:lastColumn="0" w:oddVBand="0" w:evenVBand="0" w:oddHBand="0" w:evenHBand="0" w:firstRowFirstColumn="0" w:firstRowLastColumn="0" w:lastRowFirstColumn="0" w:lastRowLastColumn="0"/>
                </w:pPr>
              </w:pPrChange>
            </w:pPr>
            <w:ins w:id="4068" w:author="Gabriel Correa" w:date="2015-08-25T14:36:00Z">
              <w:r w:rsidRPr="002B28AD">
                <w:rPr>
                  <w:rFonts w:cs="Calibri"/>
                  <w:color w:val="000000"/>
                  <w:sz w:val="22"/>
                </w:rPr>
                <w:t>NaiveBayesMultinomial</w:t>
              </w:r>
            </w:ins>
          </w:p>
        </w:tc>
      </w:tr>
      <w:tr w:rsidR="007C2995" w:rsidRPr="002D1802" w:rsidTr="00A223C0">
        <w:trPr>
          <w:trHeight w:val="300"/>
          <w:ins w:id="4069" w:author="Gabriel Correa" w:date="2015-08-25T13:40:00Z"/>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
          <w:p w:rsidR="00C70510" w:rsidRPr="002D1802" w:rsidRDefault="00C70510">
            <w:pPr>
              <w:rPr>
                <w:ins w:id="4070" w:author="Gabriel Correa" w:date="2015-08-25T13:40:00Z"/>
                <w:rFonts w:eastAsia="Times New Roman" w:cs="Calibri"/>
                <w:color w:val="000000"/>
                <w:sz w:val="22"/>
                <w:rPrChange w:id="4071" w:author="Gabriel Correa" w:date="2015-08-25T14:26:00Z">
                  <w:rPr>
                    <w:ins w:id="4072" w:author="Gabriel Correa" w:date="2015-08-25T13:40:00Z"/>
                    <w:rFonts w:ascii="Calibri" w:eastAsia="Times New Roman" w:hAnsi="Calibri" w:cs="Calibri"/>
                    <w:color w:val="000000"/>
                  </w:rPr>
                </w:rPrChange>
              </w:rPr>
            </w:pPr>
            <w:ins w:id="4073" w:author="Gabriel Correa" w:date="2015-08-25T13:40:00Z">
              <w:r w:rsidRPr="002D1802">
                <w:rPr>
                  <w:rFonts w:eastAsia="Times New Roman" w:cs="Calibri"/>
                  <w:color w:val="000000"/>
                  <w:sz w:val="22"/>
                  <w:rPrChange w:id="4074" w:author="Gabriel Correa" w:date="2015-08-25T14:26:00Z">
                    <w:rPr>
                      <w:rFonts w:ascii="Calibri" w:eastAsia="Times New Roman" w:hAnsi="Calibri" w:cs="Calibri"/>
                      <w:color w:val="000000"/>
                    </w:rPr>
                  </w:rPrChange>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
          <w:p w:rsidR="00C70510" w:rsidRPr="002D1802" w:rsidRDefault="00C70510">
            <w:pPr>
              <w:jc w:val="right"/>
              <w:rPr>
                <w:ins w:id="4075" w:author="Gabriel Correa" w:date="2015-08-25T13:40:00Z"/>
                <w:rFonts w:eastAsia="Times New Roman" w:cs="Calibri"/>
                <w:i/>
                <w:color w:val="000000"/>
                <w:sz w:val="22"/>
                <w:rPrChange w:id="4076" w:author="Gabriel Correa" w:date="2015-08-25T14:26:00Z">
                  <w:rPr>
                    <w:ins w:id="4077" w:author="Gabriel Correa" w:date="2015-08-25T13:40:00Z"/>
                    <w:rFonts w:ascii="Calibri" w:eastAsia="Times New Roman" w:hAnsi="Calibri" w:cs="Calibri"/>
                    <w:color w:val="000000"/>
                  </w:rPr>
                </w:rPrChange>
              </w:rPr>
              <w:pPrChange w:id="4078" w:author="Gabriel Correa" w:date="2015-08-25T14:47:00Z">
                <w:pPr/>
              </w:pPrChange>
            </w:pPr>
            <w:ins w:id="4079" w:author="Gabriel Correa" w:date="2015-08-25T13:40:00Z">
              <w:r w:rsidRPr="002D1802">
                <w:rPr>
                  <w:rFonts w:eastAsia="Times New Roman" w:cs="Calibri"/>
                  <w:i/>
                  <w:color w:val="000000"/>
                  <w:sz w:val="22"/>
                  <w:rPrChange w:id="4080" w:author="Gabriel Correa" w:date="2015-08-25T14:26:00Z">
                    <w:rPr>
                      <w:rFonts w:ascii="Calibri" w:eastAsia="Times New Roman" w:hAnsi="Calibri" w:cs="Calibri"/>
                      <w:color w:val="000000"/>
                    </w:rPr>
                  </w:rPrChange>
                </w:rPr>
                <w:t>precision</w:t>
              </w:r>
            </w:ins>
          </w:p>
        </w:tc>
        <w:tc>
          <w:tcPr>
            <w:tcW w:w="998" w:type="dxa"/>
            <w:gridSpan w:val="2"/>
            <w:tcBorders>
              <w:top w:val="single" w:sz="12" w:space="0" w:color="auto"/>
              <w:bottom w:val="single" w:sz="12" w:space="0" w:color="000000" w:themeColor="text1"/>
            </w:tcBorders>
            <w:noWrap/>
            <w:hideMark/>
          </w:tcPr>
          <w:p w:rsidR="00C70510" w:rsidRPr="002D1802" w:rsidRDefault="00C70510">
            <w:pPr>
              <w:jc w:val="right"/>
              <w:rPr>
                <w:ins w:id="4081" w:author="Gabriel Correa" w:date="2015-08-25T13:40:00Z"/>
                <w:rFonts w:eastAsia="Times New Roman" w:cs="Calibri"/>
                <w:i/>
                <w:color w:val="000000"/>
                <w:sz w:val="22"/>
                <w:rPrChange w:id="4082" w:author="Gabriel Correa" w:date="2015-08-25T14:26:00Z">
                  <w:rPr>
                    <w:ins w:id="4083" w:author="Gabriel Correa" w:date="2015-08-25T13:40:00Z"/>
                    <w:rFonts w:ascii="Calibri" w:eastAsia="Times New Roman" w:hAnsi="Calibri" w:cs="Calibri"/>
                    <w:color w:val="000000"/>
                  </w:rPr>
                </w:rPrChange>
              </w:rPr>
              <w:pPrChange w:id="4084" w:author="Gabriel Correa" w:date="2015-08-25T14:47:00Z">
                <w:pPr/>
              </w:pPrChange>
            </w:pPr>
            <w:ins w:id="4085" w:author="Gabriel Correa" w:date="2015-08-25T13:40:00Z">
              <w:r w:rsidRPr="002D1802">
                <w:rPr>
                  <w:rFonts w:eastAsia="Times New Roman" w:cs="Calibri"/>
                  <w:i/>
                  <w:color w:val="000000"/>
                  <w:sz w:val="22"/>
                  <w:rPrChange w:id="4086" w:author="Gabriel Correa" w:date="2015-08-25T14:26:00Z">
                    <w:rPr>
                      <w:rFonts w:ascii="Calibri" w:eastAsia="Times New Roman" w:hAnsi="Calibri" w:cs="Calibri"/>
                      <w:color w:val="000000"/>
                    </w:rPr>
                  </w:rPrChange>
                </w:rPr>
                <w:t>recall</w:t>
              </w:r>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
          <w:p w:rsidR="00C70510" w:rsidRPr="002D1802" w:rsidRDefault="00C70510">
            <w:pPr>
              <w:jc w:val="right"/>
              <w:rPr>
                <w:ins w:id="4087" w:author="Gabriel Correa" w:date="2015-08-25T13:40:00Z"/>
                <w:rFonts w:eastAsia="Times New Roman" w:cs="Calibri"/>
                <w:i/>
                <w:color w:val="000000"/>
                <w:sz w:val="22"/>
                <w:rPrChange w:id="4088" w:author="Gabriel Correa" w:date="2015-08-25T14:26:00Z">
                  <w:rPr>
                    <w:ins w:id="4089" w:author="Gabriel Correa" w:date="2015-08-25T13:40:00Z"/>
                    <w:rFonts w:ascii="Calibri" w:eastAsia="Times New Roman" w:hAnsi="Calibri" w:cs="Calibri"/>
                    <w:color w:val="000000"/>
                  </w:rPr>
                </w:rPrChange>
              </w:rPr>
              <w:pPrChange w:id="4090" w:author="Gabriel Correa" w:date="2015-08-25T14:47:00Z">
                <w:pPr/>
              </w:pPrChange>
            </w:pPr>
            <w:ins w:id="4091" w:author="Gabriel Correa" w:date="2015-08-25T13:40:00Z">
              <w:r w:rsidRPr="002D1802">
                <w:rPr>
                  <w:rFonts w:eastAsia="Times New Roman" w:cs="Calibri"/>
                  <w:i/>
                  <w:color w:val="000000"/>
                  <w:sz w:val="22"/>
                  <w:rPrChange w:id="4092" w:author="Gabriel Correa" w:date="2015-08-25T14:26:00Z">
                    <w:rPr>
                      <w:rFonts w:ascii="Calibri" w:eastAsia="Times New Roman" w:hAnsi="Calibri" w:cs="Calibri"/>
                      <w:color w:val="000000"/>
                    </w:rPr>
                  </w:rPrChange>
                </w:rPr>
                <w:t>F-Measure</w:t>
              </w:r>
            </w:ins>
          </w:p>
        </w:tc>
        <w:tc>
          <w:tcPr>
            <w:tcW w:w="1394" w:type="dxa"/>
            <w:tcBorders>
              <w:top w:val="single" w:sz="12" w:space="0" w:color="auto"/>
              <w:bottom w:val="single" w:sz="12" w:space="0" w:color="000000" w:themeColor="text1"/>
              <w:right w:val="nil"/>
            </w:tcBorders>
          </w:tcPr>
          <w:p w:rsidR="00C70510" w:rsidRPr="002D1802" w:rsidRDefault="00C70510">
            <w:pPr>
              <w:jc w:val="right"/>
              <w:rPr>
                <w:ins w:id="4093" w:author="Gabriel Correa" w:date="2015-08-25T13:45:00Z"/>
                <w:rFonts w:eastAsia="Times New Roman" w:cs="Times New Roman"/>
                <w:sz w:val="22"/>
                <w:rPrChange w:id="4094" w:author="Gabriel Correa" w:date="2015-08-25T14:26:00Z">
                  <w:rPr>
                    <w:ins w:id="4095" w:author="Gabriel Correa" w:date="2015-08-25T13:45:00Z"/>
                    <w:rFonts w:eastAsia="Times New Roman" w:cs="Times New Roman"/>
                    <w:sz w:val="20"/>
                    <w:szCs w:val="20"/>
                  </w:rPr>
                </w:rPrChange>
              </w:rPr>
              <w:pPrChange w:id="4096" w:author="Gabriel Correa" w:date="2015-08-25T14:47:00Z">
                <w:pPr/>
              </w:pPrChange>
            </w:pPr>
            <w:ins w:id="4097" w:author="Gabriel Correa" w:date="2015-08-25T13:45:00Z">
              <w:r w:rsidRPr="002D1802">
                <w:rPr>
                  <w:rFonts w:cs="Calibri"/>
                  <w:color w:val="000000"/>
                  <w:sz w:val="22"/>
                  <w:rPrChange w:id="4098" w:author="Gabriel Correa" w:date="2015-08-25T14:26:00Z">
                    <w:rPr>
                      <w:rFonts w:ascii="Calibri" w:hAnsi="Calibri" w:cs="Calibri"/>
                      <w:color w:val="000000"/>
                    </w:rPr>
                  </w:rPrChange>
                </w:rPr>
                <w:t>precision</w:t>
              </w:r>
            </w:ins>
          </w:p>
        </w:tc>
        <w:tc>
          <w:tcPr>
            <w:tcW w:w="1158" w:type="dxa"/>
            <w:gridSpan w:val="2"/>
            <w:tcBorders>
              <w:top w:val="single" w:sz="12" w:space="0" w:color="auto"/>
              <w:left w:val="nil"/>
              <w:bottom w:val="single" w:sz="12" w:space="0" w:color="000000" w:themeColor="text1"/>
            </w:tcBorders>
          </w:tcPr>
          <w:p w:rsidR="00C70510" w:rsidRPr="002D1802" w:rsidRDefault="00C70510">
            <w:pPr>
              <w:jc w:val="right"/>
              <w:rPr>
                <w:ins w:id="4099" w:author="Gabriel Correa" w:date="2015-08-25T13:45:00Z"/>
                <w:rFonts w:eastAsia="Times New Roman" w:cs="Times New Roman"/>
                <w:sz w:val="22"/>
                <w:rPrChange w:id="4100" w:author="Gabriel Correa" w:date="2015-08-25T14:26:00Z">
                  <w:rPr>
                    <w:ins w:id="4101" w:author="Gabriel Correa" w:date="2015-08-25T13:45:00Z"/>
                    <w:rFonts w:eastAsia="Times New Roman" w:cs="Times New Roman"/>
                    <w:sz w:val="20"/>
                    <w:szCs w:val="20"/>
                  </w:rPr>
                </w:rPrChange>
              </w:rPr>
              <w:pPrChange w:id="4102" w:author="Gabriel Correa" w:date="2015-08-25T14:47:00Z">
                <w:pPr/>
              </w:pPrChange>
            </w:pPr>
            <w:ins w:id="4103" w:author="Gabriel Correa" w:date="2015-08-25T13:45:00Z">
              <w:r w:rsidRPr="002D1802">
                <w:rPr>
                  <w:rFonts w:cs="Calibri"/>
                  <w:color w:val="000000"/>
                  <w:sz w:val="22"/>
                  <w:rPrChange w:id="4104" w:author="Gabriel Correa" w:date="2015-08-25T14:26:00Z">
                    <w:rPr>
                      <w:rFonts w:ascii="Calibri" w:hAnsi="Calibri" w:cs="Calibri"/>
                      <w:color w:val="000000"/>
                    </w:rPr>
                  </w:rPrChange>
                </w:rPr>
                <w:t>recall</w:t>
              </w:r>
            </w:ins>
          </w:p>
        </w:tc>
        <w:tc>
          <w:tcPr>
            <w:tcW w:w="1705" w:type="dxa"/>
            <w:gridSpan w:val="4"/>
            <w:tcBorders>
              <w:top w:val="single" w:sz="12" w:space="0" w:color="auto"/>
              <w:bottom w:val="single" w:sz="12" w:space="0" w:color="000000" w:themeColor="text1"/>
            </w:tcBorders>
          </w:tcPr>
          <w:p w:rsidR="00C70510" w:rsidRPr="002D1802" w:rsidRDefault="00C70510">
            <w:pPr>
              <w:jc w:val="right"/>
              <w:rPr>
                <w:ins w:id="4105" w:author="Gabriel Correa" w:date="2015-08-25T13:45:00Z"/>
                <w:rFonts w:eastAsia="Times New Roman" w:cs="Times New Roman"/>
                <w:sz w:val="22"/>
                <w:rPrChange w:id="4106" w:author="Gabriel Correa" w:date="2015-08-25T14:26:00Z">
                  <w:rPr>
                    <w:ins w:id="4107" w:author="Gabriel Correa" w:date="2015-08-25T13:45:00Z"/>
                    <w:rFonts w:eastAsia="Times New Roman" w:cs="Times New Roman"/>
                    <w:sz w:val="20"/>
                    <w:szCs w:val="20"/>
                  </w:rPr>
                </w:rPrChange>
              </w:rPr>
              <w:pPrChange w:id="4108" w:author="Gabriel Correa" w:date="2015-08-25T14:47:00Z">
                <w:pPr/>
              </w:pPrChange>
            </w:pPr>
            <w:ins w:id="4109" w:author="Gabriel Correa" w:date="2015-08-25T13:45:00Z">
              <w:r w:rsidRPr="002D1802">
                <w:rPr>
                  <w:rFonts w:cs="Calibri"/>
                  <w:color w:val="000000"/>
                  <w:sz w:val="22"/>
                  <w:rPrChange w:id="4110" w:author="Gabriel Correa" w:date="2015-08-25T14:26:00Z">
                    <w:rPr>
                      <w:rFonts w:ascii="Calibri" w:hAnsi="Calibri" w:cs="Calibri"/>
                      <w:color w:val="000000"/>
                    </w:rPr>
                  </w:rPrChange>
                </w:rPr>
                <w:t>F-Measure</w:t>
              </w:r>
            </w:ins>
          </w:p>
        </w:tc>
      </w:tr>
      <w:tr w:rsidR="00A223C0" w:rsidRPr="002D1802" w:rsidTr="00A223C0">
        <w:trPr>
          <w:trHeight w:val="300"/>
          <w:ins w:id="4111" w:author="Gabriel Correa" w:date="2015-08-25T13:40:00Z"/>
        </w:trPr>
        <w:tc>
          <w:tcPr>
            <w:tcW w:w="1098" w:type="dxa"/>
            <w:gridSpan w:val="3"/>
            <w:tcBorders>
              <w:top w:val="single" w:sz="12" w:space="0" w:color="000000" w:themeColor="text1"/>
              <w:right w:val="dotDash" w:sz="4" w:space="0" w:color="A6A6A6" w:themeColor="background1" w:themeShade="A6"/>
            </w:tcBorders>
            <w:noWrap/>
            <w:hideMark/>
          </w:tcPr>
          <w:p w:rsidR="00C70510" w:rsidRPr="002D1802" w:rsidRDefault="00C70510" w:rsidP="007123F7">
            <w:pPr>
              <w:jc w:val="right"/>
              <w:rPr>
                <w:ins w:id="4112" w:author="Gabriel Correa" w:date="2015-08-25T13:40:00Z"/>
                <w:rFonts w:eastAsia="Times New Roman" w:cs="Calibri"/>
                <w:color w:val="000000"/>
                <w:sz w:val="22"/>
                <w:rPrChange w:id="4113" w:author="Gabriel Correa" w:date="2015-08-25T14:26:00Z">
                  <w:rPr>
                    <w:ins w:id="4114" w:author="Gabriel Correa" w:date="2015-08-25T13:40:00Z"/>
                    <w:rFonts w:ascii="Calibri" w:eastAsia="Times New Roman" w:hAnsi="Calibri" w:cs="Calibri"/>
                    <w:color w:val="000000"/>
                  </w:rPr>
                </w:rPrChange>
              </w:rPr>
            </w:pPr>
            <w:ins w:id="4115" w:author="Gabriel Correa" w:date="2015-08-25T13:40:00Z">
              <w:r w:rsidRPr="002D1802">
                <w:rPr>
                  <w:rFonts w:eastAsia="Times New Roman" w:cs="Calibri"/>
                  <w:color w:val="000000"/>
                  <w:sz w:val="22"/>
                  <w:rPrChange w:id="4116" w:author="Gabriel Correa" w:date="2015-08-25T14:26:00Z">
                    <w:rPr>
                      <w:rFonts w:ascii="Calibri" w:eastAsia="Times New Roman" w:hAnsi="Calibri" w:cs="Calibri"/>
                      <w:color w:val="000000"/>
                    </w:rPr>
                  </w:rPrChange>
                </w:rPr>
                <w:t>1</w:t>
              </w:r>
            </w:ins>
          </w:p>
        </w:tc>
        <w:tc>
          <w:tcPr>
            <w:tcW w:w="1129" w:type="dxa"/>
            <w:tcBorders>
              <w:top w:val="single" w:sz="12" w:space="0" w:color="000000" w:themeColor="text1"/>
              <w:left w:val="dotDash" w:sz="4" w:space="0" w:color="A6A6A6" w:themeColor="background1" w:themeShade="A6"/>
            </w:tcBorders>
            <w:noWrap/>
            <w:hideMark/>
          </w:tcPr>
          <w:p w:rsidR="00C70510" w:rsidRPr="002D1802" w:rsidRDefault="00C70510">
            <w:pPr>
              <w:jc w:val="right"/>
              <w:rPr>
                <w:ins w:id="4117" w:author="Gabriel Correa" w:date="2015-08-25T13:40:00Z"/>
                <w:rFonts w:eastAsia="Times New Roman" w:cs="Calibri"/>
                <w:color w:val="000000"/>
                <w:sz w:val="22"/>
                <w:rPrChange w:id="4118" w:author="Gabriel Correa" w:date="2015-08-25T14:26:00Z">
                  <w:rPr>
                    <w:ins w:id="4119" w:author="Gabriel Correa" w:date="2015-08-25T13:40:00Z"/>
                    <w:rFonts w:ascii="Calibri" w:eastAsia="Times New Roman" w:hAnsi="Calibri" w:cs="Calibri"/>
                    <w:color w:val="000000"/>
                  </w:rPr>
                </w:rPrChange>
              </w:rPr>
            </w:pPr>
            <w:ins w:id="4120" w:author="Gabriel Correa" w:date="2015-08-25T13:40:00Z">
              <w:r w:rsidRPr="002D1802">
                <w:rPr>
                  <w:rFonts w:eastAsia="Times New Roman" w:cs="Calibri"/>
                  <w:color w:val="000000"/>
                  <w:sz w:val="22"/>
                  <w:rPrChange w:id="4121" w:author="Gabriel Correa" w:date="2015-08-25T14:26:00Z">
                    <w:rPr>
                      <w:rFonts w:ascii="Calibri" w:eastAsia="Times New Roman" w:hAnsi="Calibri" w:cs="Calibri"/>
                      <w:color w:val="000000"/>
                    </w:rPr>
                  </w:rPrChange>
                </w:rPr>
                <w:t>0.40</w:t>
              </w:r>
            </w:ins>
          </w:p>
        </w:tc>
        <w:tc>
          <w:tcPr>
            <w:tcW w:w="998" w:type="dxa"/>
            <w:gridSpan w:val="2"/>
            <w:tcBorders>
              <w:top w:val="single" w:sz="12" w:space="0" w:color="000000" w:themeColor="text1"/>
            </w:tcBorders>
            <w:noWrap/>
            <w:hideMark/>
          </w:tcPr>
          <w:p w:rsidR="00C70510" w:rsidRPr="002D1802" w:rsidRDefault="00C70510">
            <w:pPr>
              <w:jc w:val="right"/>
              <w:rPr>
                <w:ins w:id="4122" w:author="Gabriel Correa" w:date="2015-08-25T13:40:00Z"/>
                <w:rFonts w:eastAsia="Times New Roman" w:cs="Calibri"/>
                <w:color w:val="000000"/>
                <w:sz w:val="22"/>
                <w:rPrChange w:id="4123" w:author="Gabriel Correa" w:date="2015-08-25T14:26:00Z">
                  <w:rPr>
                    <w:ins w:id="4124" w:author="Gabriel Correa" w:date="2015-08-25T13:40:00Z"/>
                    <w:rFonts w:ascii="Calibri" w:eastAsia="Times New Roman" w:hAnsi="Calibri" w:cs="Calibri"/>
                    <w:color w:val="000000"/>
                  </w:rPr>
                </w:rPrChange>
              </w:rPr>
            </w:pPr>
            <w:ins w:id="4125" w:author="Gabriel Correa" w:date="2015-08-25T13:40:00Z">
              <w:r w:rsidRPr="002D1802">
                <w:rPr>
                  <w:rFonts w:eastAsia="Times New Roman" w:cs="Calibri"/>
                  <w:color w:val="000000"/>
                  <w:sz w:val="22"/>
                  <w:rPrChange w:id="4126" w:author="Gabriel Correa" w:date="2015-08-25T14:26:00Z">
                    <w:rPr>
                      <w:rFonts w:ascii="Calibri" w:eastAsia="Times New Roman" w:hAnsi="Calibri" w:cs="Calibri"/>
                      <w:color w:val="000000"/>
                    </w:rPr>
                  </w:rPrChange>
                </w:rPr>
                <w:t>0.89</w:t>
              </w:r>
            </w:ins>
          </w:p>
        </w:tc>
        <w:tc>
          <w:tcPr>
            <w:tcW w:w="1558" w:type="dxa"/>
            <w:gridSpan w:val="2"/>
            <w:tcBorders>
              <w:top w:val="single" w:sz="12" w:space="0" w:color="000000" w:themeColor="text1"/>
              <w:right w:val="dotDotDash" w:sz="8" w:space="0" w:color="595959" w:themeColor="text1" w:themeTint="A6"/>
            </w:tcBorders>
            <w:noWrap/>
            <w:hideMark/>
          </w:tcPr>
          <w:p w:rsidR="00C70510" w:rsidRPr="002D1802" w:rsidRDefault="00C70510">
            <w:pPr>
              <w:jc w:val="right"/>
              <w:rPr>
                <w:ins w:id="4127" w:author="Gabriel Correa" w:date="2015-08-25T13:40:00Z"/>
                <w:rFonts w:eastAsia="Times New Roman" w:cs="Calibri"/>
                <w:color w:val="000000"/>
                <w:sz w:val="22"/>
                <w:rPrChange w:id="4128" w:author="Gabriel Correa" w:date="2015-08-25T14:26:00Z">
                  <w:rPr>
                    <w:ins w:id="4129" w:author="Gabriel Correa" w:date="2015-08-25T13:40:00Z"/>
                    <w:rFonts w:ascii="Calibri" w:eastAsia="Times New Roman" w:hAnsi="Calibri" w:cs="Calibri"/>
                    <w:color w:val="000000"/>
                  </w:rPr>
                </w:rPrChange>
              </w:rPr>
            </w:pPr>
            <w:ins w:id="4130" w:author="Gabriel Correa" w:date="2015-08-25T13:40:00Z">
              <w:r w:rsidRPr="002D1802">
                <w:rPr>
                  <w:rFonts w:eastAsia="Times New Roman" w:cs="Calibri"/>
                  <w:color w:val="000000"/>
                  <w:sz w:val="22"/>
                  <w:rPrChange w:id="4131" w:author="Gabriel Correa" w:date="2015-08-25T14:26:00Z">
                    <w:rPr>
                      <w:rFonts w:ascii="Calibri" w:eastAsia="Times New Roman" w:hAnsi="Calibri" w:cs="Calibri"/>
                      <w:color w:val="000000"/>
                    </w:rPr>
                  </w:rPrChange>
                </w:rPr>
                <w:t>0.55</w:t>
              </w:r>
            </w:ins>
          </w:p>
        </w:tc>
        <w:tc>
          <w:tcPr>
            <w:tcW w:w="1394" w:type="dxa"/>
            <w:tcBorders>
              <w:top w:val="single" w:sz="12" w:space="0" w:color="000000" w:themeColor="text1"/>
            </w:tcBorders>
          </w:tcPr>
          <w:p w:rsidR="00C70510" w:rsidRPr="002D1802" w:rsidRDefault="00C70510">
            <w:pPr>
              <w:jc w:val="right"/>
              <w:rPr>
                <w:ins w:id="4132" w:author="Gabriel Correa" w:date="2015-08-25T13:45:00Z"/>
                <w:rFonts w:eastAsia="Times New Roman" w:cs="Times New Roman"/>
                <w:sz w:val="22"/>
                <w:rPrChange w:id="4133" w:author="Gabriel Correa" w:date="2015-08-25T14:26:00Z">
                  <w:rPr>
                    <w:ins w:id="4134" w:author="Gabriel Correa" w:date="2015-08-25T13:45:00Z"/>
                    <w:rFonts w:eastAsia="Times New Roman" w:cs="Times New Roman"/>
                    <w:sz w:val="20"/>
                    <w:szCs w:val="20"/>
                  </w:rPr>
                </w:rPrChange>
              </w:rPr>
              <w:pPrChange w:id="4135" w:author="Gabriel Correa" w:date="2015-08-25T14:47:00Z">
                <w:pPr/>
              </w:pPrChange>
            </w:pPr>
            <w:ins w:id="4136" w:author="Gabriel Correa" w:date="2015-08-25T13:45:00Z">
              <w:r w:rsidRPr="002D1802">
                <w:rPr>
                  <w:rFonts w:cs="Calibri"/>
                  <w:color w:val="000000"/>
                  <w:sz w:val="22"/>
                  <w:rPrChange w:id="4137" w:author="Gabriel Correa" w:date="2015-08-25T14:26:00Z">
                    <w:rPr>
                      <w:rFonts w:ascii="Calibri" w:hAnsi="Calibri" w:cs="Calibri"/>
                      <w:color w:val="000000"/>
                    </w:rPr>
                  </w:rPrChange>
                </w:rPr>
                <w:t>0.40</w:t>
              </w:r>
            </w:ins>
          </w:p>
        </w:tc>
        <w:tc>
          <w:tcPr>
            <w:tcW w:w="1158" w:type="dxa"/>
            <w:gridSpan w:val="2"/>
            <w:tcBorders>
              <w:top w:val="single" w:sz="12" w:space="0" w:color="000000" w:themeColor="text1"/>
            </w:tcBorders>
          </w:tcPr>
          <w:p w:rsidR="00C70510" w:rsidRPr="002D1802" w:rsidRDefault="00C70510">
            <w:pPr>
              <w:jc w:val="right"/>
              <w:rPr>
                <w:ins w:id="4138" w:author="Gabriel Correa" w:date="2015-08-25T13:45:00Z"/>
                <w:rFonts w:eastAsia="Times New Roman" w:cs="Times New Roman"/>
                <w:sz w:val="22"/>
                <w:rPrChange w:id="4139" w:author="Gabriel Correa" w:date="2015-08-25T14:26:00Z">
                  <w:rPr>
                    <w:ins w:id="4140" w:author="Gabriel Correa" w:date="2015-08-25T13:45:00Z"/>
                    <w:rFonts w:eastAsia="Times New Roman" w:cs="Times New Roman"/>
                    <w:sz w:val="20"/>
                    <w:szCs w:val="20"/>
                  </w:rPr>
                </w:rPrChange>
              </w:rPr>
              <w:pPrChange w:id="4141" w:author="Gabriel Correa" w:date="2015-08-25T14:47:00Z">
                <w:pPr/>
              </w:pPrChange>
            </w:pPr>
            <w:ins w:id="4142" w:author="Gabriel Correa" w:date="2015-08-25T13:45:00Z">
              <w:r w:rsidRPr="002D1802">
                <w:rPr>
                  <w:rFonts w:cs="Calibri"/>
                  <w:color w:val="000000"/>
                  <w:sz w:val="22"/>
                  <w:rPrChange w:id="4143" w:author="Gabriel Correa" w:date="2015-08-25T14:26:00Z">
                    <w:rPr>
                      <w:rFonts w:ascii="Calibri" w:hAnsi="Calibri" w:cs="Calibri"/>
                      <w:color w:val="000000"/>
                    </w:rPr>
                  </w:rPrChange>
                </w:rPr>
                <w:t>0.82</w:t>
              </w:r>
            </w:ins>
          </w:p>
        </w:tc>
        <w:tc>
          <w:tcPr>
            <w:tcW w:w="1705" w:type="dxa"/>
            <w:gridSpan w:val="4"/>
            <w:tcBorders>
              <w:top w:val="single" w:sz="12" w:space="0" w:color="000000" w:themeColor="text1"/>
            </w:tcBorders>
          </w:tcPr>
          <w:p w:rsidR="00C70510" w:rsidRPr="002D1802" w:rsidRDefault="00C70510">
            <w:pPr>
              <w:jc w:val="right"/>
              <w:rPr>
                <w:ins w:id="4144" w:author="Gabriel Correa" w:date="2015-08-25T13:45:00Z"/>
                <w:rFonts w:eastAsia="Times New Roman" w:cs="Times New Roman"/>
                <w:sz w:val="22"/>
                <w:rPrChange w:id="4145" w:author="Gabriel Correa" w:date="2015-08-25T14:26:00Z">
                  <w:rPr>
                    <w:ins w:id="4146" w:author="Gabriel Correa" w:date="2015-08-25T13:45:00Z"/>
                    <w:rFonts w:eastAsia="Times New Roman" w:cs="Times New Roman"/>
                    <w:sz w:val="20"/>
                    <w:szCs w:val="20"/>
                  </w:rPr>
                </w:rPrChange>
              </w:rPr>
              <w:pPrChange w:id="4147" w:author="Gabriel Correa" w:date="2015-08-25T14:47:00Z">
                <w:pPr/>
              </w:pPrChange>
            </w:pPr>
            <w:ins w:id="4148" w:author="Gabriel Correa" w:date="2015-08-25T13:45:00Z">
              <w:r w:rsidRPr="002D1802">
                <w:rPr>
                  <w:rFonts w:cs="Calibri"/>
                  <w:color w:val="000000"/>
                  <w:sz w:val="22"/>
                  <w:rPrChange w:id="4149" w:author="Gabriel Correa" w:date="2015-08-25T14:26:00Z">
                    <w:rPr>
                      <w:rFonts w:ascii="Calibri" w:hAnsi="Calibri" w:cs="Calibri"/>
                      <w:color w:val="000000"/>
                    </w:rPr>
                  </w:rPrChange>
                </w:rPr>
                <w:t>0.54</w:t>
              </w:r>
            </w:ins>
          </w:p>
        </w:tc>
      </w:tr>
      <w:tr w:rsidR="00A223C0" w:rsidRPr="002D1802" w:rsidTr="00A223C0">
        <w:trPr>
          <w:trHeight w:val="300"/>
          <w:ins w:id="4150"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151" w:author="Gabriel Correa" w:date="2015-08-25T13:40:00Z"/>
                <w:rFonts w:eastAsia="Times New Roman" w:cs="Calibri"/>
                <w:color w:val="000000"/>
                <w:sz w:val="22"/>
                <w:rPrChange w:id="4152" w:author="Gabriel Correa" w:date="2015-08-25T14:26:00Z">
                  <w:rPr>
                    <w:ins w:id="4153" w:author="Gabriel Correa" w:date="2015-08-25T13:40:00Z"/>
                    <w:rFonts w:ascii="Calibri" w:eastAsia="Times New Roman" w:hAnsi="Calibri" w:cs="Calibri"/>
                    <w:color w:val="000000"/>
                  </w:rPr>
                </w:rPrChange>
              </w:rPr>
            </w:pPr>
            <w:ins w:id="4154" w:author="Gabriel Correa" w:date="2015-08-25T13:40:00Z">
              <w:r w:rsidRPr="002D1802">
                <w:rPr>
                  <w:rFonts w:eastAsia="Times New Roman" w:cs="Calibri"/>
                  <w:color w:val="000000"/>
                  <w:sz w:val="22"/>
                  <w:rPrChange w:id="4155" w:author="Gabriel Correa" w:date="2015-08-25T14:26:00Z">
                    <w:rPr>
                      <w:rFonts w:ascii="Calibri" w:eastAsia="Times New Roman" w:hAnsi="Calibri" w:cs="Calibri"/>
                      <w:color w:val="000000"/>
                    </w:rPr>
                  </w:rPrChange>
                </w:rPr>
                <w:t>2</w:t>
              </w:r>
            </w:ins>
          </w:p>
        </w:tc>
        <w:tc>
          <w:tcPr>
            <w:tcW w:w="1129" w:type="dxa"/>
            <w:tcBorders>
              <w:left w:val="dotDash" w:sz="4" w:space="0" w:color="A6A6A6" w:themeColor="background1" w:themeShade="A6"/>
            </w:tcBorders>
            <w:noWrap/>
            <w:hideMark/>
          </w:tcPr>
          <w:p w:rsidR="00C70510" w:rsidRPr="002D1802" w:rsidRDefault="00C70510">
            <w:pPr>
              <w:jc w:val="right"/>
              <w:rPr>
                <w:ins w:id="4156" w:author="Gabriel Correa" w:date="2015-08-25T13:40:00Z"/>
                <w:rFonts w:eastAsia="Times New Roman" w:cs="Calibri"/>
                <w:color w:val="000000"/>
                <w:sz w:val="22"/>
                <w:rPrChange w:id="4157" w:author="Gabriel Correa" w:date="2015-08-25T14:26:00Z">
                  <w:rPr>
                    <w:ins w:id="4158" w:author="Gabriel Correa" w:date="2015-08-25T13:40:00Z"/>
                    <w:rFonts w:ascii="Calibri" w:eastAsia="Times New Roman" w:hAnsi="Calibri" w:cs="Calibri"/>
                    <w:color w:val="000000"/>
                  </w:rPr>
                </w:rPrChange>
              </w:rPr>
            </w:pPr>
            <w:ins w:id="4159" w:author="Gabriel Correa" w:date="2015-08-25T13:40:00Z">
              <w:r w:rsidRPr="002D1802">
                <w:rPr>
                  <w:rFonts w:eastAsia="Times New Roman" w:cs="Calibri"/>
                  <w:color w:val="000000"/>
                  <w:sz w:val="22"/>
                  <w:rPrChange w:id="4160" w:author="Gabriel Correa" w:date="2015-08-25T14:26:00Z">
                    <w:rPr>
                      <w:rFonts w:ascii="Calibri" w:eastAsia="Times New Roman" w:hAnsi="Calibri" w:cs="Calibri"/>
                      <w:color w:val="000000"/>
                    </w:rPr>
                  </w:rPrChange>
                </w:rPr>
                <w:t>0.39</w:t>
              </w:r>
            </w:ins>
          </w:p>
        </w:tc>
        <w:tc>
          <w:tcPr>
            <w:tcW w:w="998" w:type="dxa"/>
            <w:gridSpan w:val="2"/>
            <w:noWrap/>
            <w:hideMark/>
          </w:tcPr>
          <w:p w:rsidR="00C70510" w:rsidRPr="002D1802" w:rsidRDefault="00C70510">
            <w:pPr>
              <w:jc w:val="right"/>
              <w:rPr>
                <w:ins w:id="4161" w:author="Gabriel Correa" w:date="2015-08-25T13:40:00Z"/>
                <w:rFonts w:eastAsia="Times New Roman" w:cs="Calibri"/>
                <w:color w:val="000000"/>
                <w:sz w:val="22"/>
                <w:rPrChange w:id="4162" w:author="Gabriel Correa" w:date="2015-08-25T14:26:00Z">
                  <w:rPr>
                    <w:ins w:id="4163" w:author="Gabriel Correa" w:date="2015-08-25T13:40:00Z"/>
                    <w:rFonts w:ascii="Calibri" w:eastAsia="Times New Roman" w:hAnsi="Calibri" w:cs="Calibri"/>
                    <w:color w:val="000000"/>
                  </w:rPr>
                </w:rPrChange>
              </w:rPr>
            </w:pPr>
            <w:ins w:id="4164" w:author="Gabriel Correa" w:date="2015-08-25T13:40:00Z">
              <w:r w:rsidRPr="002D1802">
                <w:rPr>
                  <w:rFonts w:eastAsia="Times New Roman" w:cs="Calibri"/>
                  <w:color w:val="000000"/>
                  <w:sz w:val="22"/>
                  <w:rPrChange w:id="4165" w:author="Gabriel Correa" w:date="2015-08-25T14:26:00Z">
                    <w:rPr>
                      <w:rFonts w:ascii="Calibri" w:eastAsia="Times New Roman" w:hAnsi="Calibri" w:cs="Calibri"/>
                      <w:color w:val="000000"/>
                    </w:rPr>
                  </w:rPrChange>
                </w:rPr>
                <w:t>0.93</w:t>
              </w:r>
            </w:ins>
          </w:p>
        </w:tc>
        <w:tc>
          <w:tcPr>
            <w:tcW w:w="1558" w:type="dxa"/>
            <w:gridSpan w:val="2"/>
            <w:tcBorders>
              <w:right w:val="dotDotDash" w:sz="8" w:space="0" w:color="595959" w:themeColor="text1" w:themeTint="A6"/>
            </w:tcBorders>
            <w:noWrap/>
            <w:hideMark/>
          </w:tcPr>
          <w:p w:rsidR="00C70510" w:rsidRPr="002D1802" w:rsidRDefault="00C70510">
            <w:pPr>
              <w:jc w:val="right"/>
              <w:rPr>
                <w:ins w:id="4166" w:author="Gabriel Correa" w:date="2015-08-25T13:40:00Z"/>
                <w:rFonts w:eastAsia="Times New Roman" w:cs="Calibri"/>
                <w:color w:val="000000"/>
                <w:sz w:val="22"/>
                <w:rPrChange w:id="4167" w:author="Gabriel Correa" w:date="2015-08-25T14:26:00Z">
                  <w:rPr>
                    <w:ins w:id="4168" w:author="Gabriel Correa" w:date="2015-08-25T13:40:00Z"/>
                    <w:rFonts w:ascii="Calibri" w:eastAsia="Times New Roman" w:hAnsi="Calibri" w:cs="Calibri"/>
                    <w:color w:val="000000"/>
                  </w:rPr>
                </w:rPrChange>
              </w:rPr>
            </w:pPr>
            <w:ins w:id="4169" w:author="Gabriel Correa" w:date="2015-08-25T13:40:00Z">
              <w:r w:rsidRPr="002D1802">
                <w:rPr>
                  <w:rFonts w:eastAsia="Times New Roman" w:cs="Calibri"/>
                  <w:color w:val="000000"/>
                  <w:sz w:val="22"/>
                  <w:rPrChange w:id="4170" w:author="Gabriel Correa" w:date="2015-08-25T14:26:00Z">
                    <w:rPr>
                      <w:rFonts w:ascii="Calibri" w:eastAsia="Times New Roman" w:hAnsi="Calibri" w:cs="Calibri"/>
                      <w:color w:val="000000"/>
                    </w:rPr>
                  </w:rPrChange>
                </w:rPr>
                <w:t>0.55</w:t>
              </w:r>
            </w:ins>
          </w:p>
        </w:tc>
        <w:tc>
          <w:tcPr>
            <w:tcW w:w="1394" w:type="dxa"/>
          </w:tcPr>
          <w:p w:rsidR="00C70510" w:rsidRPr="002D1802" w:rsidRDefault="00C70510">
            <w:pPr>
              <w:jc w:val="right"/>
              <w:rPr>
                <w:ins w:id="4171" w:author="Gabriel Correa" w:date="2015-08-25T13:45:00Z"/>
                <w:rFonts w:eastAsia="Times New Roman" w:cs="Times New Roman"/>
                <w:sz w:val="22"/>
                <w:rPrChange w:id="4172" w:author="Gabriel Correa" w:date="2015-08-25T14:26:00Z">
                  <w:rPr>
                    <w:ins w:id="4173" w:author="Gabriel Correa" w:date="2015-08-25T13:45:00Z"/>
                    <w:rFonts w:eastAsia="Times New Roman" w:cs="Times New Roman"/>
                    <w:sz w:val="20"/>
                    <w:szCs w:val="20"/>
                  </w:rPr>
                </w:rPrChange>
              </w:rPr>
              <w:pPrChange w:id="4174" w:author="Gabriel Correa" w:date="2015-08-25T14:47:00Z">
                <w:pPr/>
              </w:pPrChange>
            </w:pPr>
            <w:ins w:id="4175" w:author="Gabriel Correa" w:date="2015-08-25T13:45:00Z">
              <w:r w:rsidRPr="002D1802">
                <w:rPr>
                  <w:rFonts w:cs="Calibri"/>
                  <w:color w:val="000000"/>
                  <w:sz w:val="22"/>
                  <w:rPrChange w:id="4176" w:author="Gabriel Correa" w:date="2015-08-25T14:26:00Z">
                    <w:rPr>
                      <w:rFonts w:ascii="Calibri" w:hAnsi="Calibri" w:cs="Calibri"/>
                      <w:color w:val="000000"/>
                    </w:rPr>
                  </w:rPrChange>
                </w:rPr>
                <w:t>0.42</w:t>
              </w:r>
            </w:ins>
          </w:p>
        </w:tc>
        <w:tc>
          <w:tcPr>
            <w:tcW w:w="1158" w:type="dxa"/>
            <w:gridSpan w:val="2"/>
          </w:tcPr>
          <w:p w:rsidR="00C70510" w:rsidRPr="002D1802" w:rsidRDefault="00C70510">
            <w:pPr>
              <w:jc w:val="right"/>
              <w:rPr>
                <w:ins w:id="4177" w:author="Gabriel Correa" w:date="2015-08-25T13:45:00Z"/>
                <w:rFonts w:eastAsia="Times New Roman" w:cs="Times New Roman"/>
                <w:sz w:val="22"/>
                <w:rPrChange w:id="4178" w:author="Gabriel Correa" w:date="2015-08-25T14:26:00Z">
                  <w:rPr>
                    <w:ins w:id="4179" w:author="Gabriel Correa" w:date="2015-08-25T13:45:00Z"/>
                    <w:rFonts w:eastAsia="Times New Roman" w:cs="Times New Roman"/>
                    <w:sz w:val="20"/>
                    <w:szCs w:val="20"/>
                  </w:rPr>
                </w:rPrChange>
              </w:rPr>
              <w:pPrChange w:id="4180" w:author="Gabriel Correa" w:date="2015-08-25T14:47:00Z">
                <w:pPr/>
              </w:pPrChange>
            </w:pPr>
            <w:ins w:id="4181" w:author="Gabriel Correa" w:date="2015-08-25T13:45:00Z">
              <w:r w:rsidRPr="002D1802">
                <w:rPr>
                  <w:rFonts w:cs="Calibri"/>
                  <w:color w:val="000000"/>
                  <w:sz w:val="22"/>
                  <w:rPrChange w:id="4182"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4183" w:author="Gabriel Correa" w:date="2015-08-25T13:45:00Z"/>
                <w:rFonts w:eastAsia="Times New Roman" w:cs="Times New Roman"/>
                <w:sz w:val="22"/>
                <w:rPrChange w:id="4184" w:author="Gabriel Correa" w:date="2015-08-25T14:26:00Z">
                  <w:rPr>
                    <w:ins w:id="4185" w:author="Gabriel Correa" w:date="2015-08-25T13:45:00Z"/>
                    <w:rFonts w:eastAsia="Times New Roman" w:cs="Times New Roman"/>
                    <w:sz w:val="20"/>
                    <w:szCs w:val="20"/>
                  </w:rPr>
                </w:rPrChange>
              </w:rPr>
              <w:pPrChange w:id="4186" w:author="Gabriel Correa" w:date="2015-08-25T14:47:00Z">
                <w:pPr/>
              </w:pPrChange>
            </w:pPr>
            <w:ins w:id="4187" w:author="Gabriel Correa" w:date="2015-08-25T13:45:00Z">
              <w:r w:rsidRPr="002D1802">
                <w:rPr>
                  <w:rFonts w:cs="Calibri"/>
                  <w:color w:val="000000"/>
                  <w:sz w:val="22"/>
                  <w:rPrChange w:id="4188" w:author="Gabriel Correa" w:date="2015-08-25T14:26:00Z">
                    <w:rPr>
                      <w:rFonts w:ascii="Calibri" w:hAnsi="Calibri" w:cs="Calibri"/>
                      <w:color w:val="000000"/>
                    </w:rPr>
                  </w:rPrChange>
                </w:rPr>
                <w:t>0.56</w:t>
              </w:r>
            </w:ins>
          </w:p>
        </w:tc>
      </w:tr>
      <w:tr w:rsidR="00A223C0" w:rsidRPr="002D1802" w:rsidTr="00A223C0">
        <w:trPr>
          <w:trHeight w:val="300"/>
          <w:ins w:id="4189"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190" w:author="Gabriel Correa" w:date="2015-08-25T13:40:00Z"/>
                <w:rFonts w:eastAsia="Times New Roman" w:cs="Calibri"/>
                <w:color w:val="000000"/>
                <w:sz w:val="22"/>
                <w:rPrChange w:id="4191" w:author="Gabriel Correa" w:date="2015-08-25T14:26:00Z">
                  <w:rPr>
                    <w:ins w:id="4192" w:author="Gabriel Correa" w:date="2015-08-25T13:40:00Z"/>
                    <w:rFonts w:ascii="Calibri" w:eastAsia="Times New Roman" w:hAnsi="Calibri" w:cs="Calibri"/>
                    <w:color w:val="000000"/>
                  </w:rPr>
                </w:rPrChange>
              </w:rPr>
            </w:pPr>
            <w:ins w:id="4193" w:author="Gabriel Correa" w:date="2015-08-25T13:40:00Z">
              <w:r w:rsidRPr="002D1802">
                <w:rPr>
                  <w:rFonts w:eastAsia="Times New Roman" w:cs="Calibri"/>
                  <w:color w:val="000000"/>
                  <w:sz w:val="22"/>
                  <w:rPrChange w:id="4194" w:author="Gabriel Correa" w:date="2015-08-25T14:26:00Z">
                    <w:rPr>
                      <w:rFonts w:ascii="Calibri" w:eastAsia="Times New Roman" w:hAnsi="Calibri" w:cs="Calibri"/>
                      <w:color w:val="000000"/>
                    </w:rPr>
                  </w:rPrChange>
                </w:rPr>
                <w:t>4</w:t>
              </w:r>
            </w:ins>
          </w:p>
        </w:tc>
        <w:tc>
          <w:tcPr>
            <w:tcW w:w="1129" w:type="dxa"/>
            <w:tcBorders>
              <w:left w:val="dotDash" w:sz="4" w:space="0" w:color="A6A6A6" w:themeColor="background1" w:themeShade="A6"/>
            </w:tcBorders>
            <w:noWrap/>
            <w:hideMark/>
          </w:tcPr>
          <w:p w:rsidR="00C70510" w:rsidRPr="002D1802" w:rsidRDefault="00C70510">
            <w:pPr>
              <w:jc w:val="right"/>
              <w:rPr>
                <w:ins w:id="4195" w:author="Gabriel Correa" w:date="2015-08-25T13:40:00Z"/>
                <w:rFonts w:eastAsia="Times New Roman" w:cs="Calibri"/>
                <w:color w:val="000000"/>
                <w:sz w:val="22"/>
                <w:rPrChange w:id="4196" w:author="Gabriel Correa" w:date="2015-08-25T14:26:00Z">
                  <w:rPr>
                    <w:ins w:id="4197" w:author="Gabriel Correa" w:date="2015-08-25T13:40:00Z"/>
                    <w:rFonts w:ascii="Calibri" w:eastAsia="Times New Roman" w:hAnsi="Calibri" w:cs="Calibri"/>
                    <w:color w:val="000000"/>
                  </w:rPr>
                </w:rPrChange>
              </w:rPr>
            </w:pPr>
            <w:ins w:id="4198" w:author="Gabriel Correa" w:date="2015-08-25T13:40:00Z">
              <w:r w:rsidRPr="002D1802">
                <w:rPr>
                  <w:rFonts w:eastAsia="Times New Roman" w:cs="Calibri"/>
                  <w:color w:val="000000"/>
                  <w:sz w:val="22"/>
                  <w:rPrChange w:id="4199" w:author="Gabriel Correa" w:date="2015-08-25T14:26:00Z">
                    <w:rPr>
                      <w:rFonts w:ascii="Calibri" w:eastAsia="Times New Roman" w:hAnsi="Calibri" w:cs="Calibri"/>
                      <w:color w:val="000000"/>
                    </w:rPr>
                  </w:rPrChange>
                </w:rPr>
                <w:t>0.36</w:t>
              </w:r>
            </w:ins>
          </w:p>
        </w:tc>
        <w:tc>
          <w:tcPr>
            <w:tcW w:w="998" w:type="dxa"/>
            <w:gridSpan w:val="2"/>
            <w:noWrap/>
            <w:hideMark/>
          </w:tcPr>
          <w:p w:rsidR="00C70510" w:rsidRPr="002D1802" w:rsidRDefault="00C70510">
            <w:pPr>
              <w:jc w:val="right"/>
              <w:rPr>
                <w:ins w:id="4200" w:author="Gabriel Correa" w:date="2015-08-25T13:40:00Z"/>
                <w:rFonts w:eastAsia="Times New Roman" w:cs="Calibri"/>
                <w:color w:val="000000"/>
                <w:sz w:val="22"/>
                <w:rPrChange w:id="4201" w:author="Gabriel Correa" w:date="2015-08-25T14:26:00Z">
                  <w:rPr>
                    <w:ins w:id="4202" w:author="Gabriel Correa" w:date="2015-08-25T13:40:00Z"/>
                    <w:rFonts w:ascii="Calibri" w:eastAsia="Times New Roman" w:hAnsi="Calibri" w:cs="Calibri"/>
                    <w:color w:val="000000"/>
                  </w:rPr>
                </w:rPrChange>
              </w:rPr>
            </w:pPr>
            <w:ins w:id="4203" w:author="Gabriel Correa" w:date="2015-08-25T13:40:00Z">
              <w:r w:rsidRPr="002D1802">
                <w:rPr>
                  <w:rFonts w:eastAsia="Times New Roman" w:cs="Calibri"/>
                  <w:color w:val="000000"/>
                  <w:sz w:val="22"/>
                  <w:rPrChange w:id="4204"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2D1802" w:rsidRDefault="00C70510">
            <w:pPr>
              <w:jc w:val="right"/>
              <w:rPr>
                <w:ins w:id="4205" w:author="Gabriel Correa" w:date="2015-08-25T13:40:00Z"/>
                <w:rFonts w:eastAsia="Times New Roman" w:cs="Calibri"/>
                <w:color w:val="000000"/>
                <w:sz w:val="22"/>
                <w:rPrChange w:id="4206" w:author="Gabriel Correa" w:date="2015-08-25T14:26:00Z">
                  <w:rPr>
                    <w:ins w:id="4207" w:author="Gabriel Correa" w:date="2015-08-25T13:40:00Z"/>
                    <w:rFonts w:ascii="Calibri" w:eastAsia="Times New Roman" w:hAnsi="Calibri" w:cs="Calibri"/>
                    <w:color w:val="000000"/>
                  </w:rPr>
                </w:rPrChange>
              </w:rPr>
            </w:pPr>
            <w:ins w:id="4208" w:author="Gabriel Correa" w:date="2015-08-25T13:40:00Z">
              <w:r w:rsidRPr="002D1802">
                <w:rPr>
                  <w:rFonts w:eastAsia="Times New Roman" w:cs="Calibri"/>
                  <w:color w:val="000000"/>
                  <w:sz w:val="22"/>
                  <w:rPrChange w:id="4209" w:author="Gabriel Correa" w:date="2015-08-25T14:26:00Z">
                    <w:rPr>
                      <w:rFonts w:ascii="Calibri" w:eastAsia="Times New Roman" w:hAnsi="Calibri" w:cs="Calibri"/>
                      <w:color w:val="000000"/>
                    </w:rPr>
                  </w:rPrChange>
                </w:rPr>
                <w:t>0.53</w:t>
              </w:r>
            </w:ins>
          </w:p>
        </w:tc>
        <w:tc>
          <w:tcPr>
            <w:tcW w:w="1394" w:type="dxa"/>
          </w:tcPr>
          <w:p w:rsidR="00C70510" w:rsidRPr="002D1802" w:rsidRDefault="00C70510">
            <w:pPr>
              <w:jc w:val="right"/>
              <w:rPr>
                <w:ins w:id="4210" w:author="Gabriel Correa" w:date="2015-08-25T13:45:00Z"/>
                <w:rFonts w:eastAsia="Times New Roman" w:cs="Times New Roman"/>
                <w:sz w:val="22"/>
                <w:rPrChange w:id="4211" w:author="Gabriel Correa" w:date="2015-08-25T14:26:00Z">
                  <w:rPr>
                    <w:ins w:id="4212" w:author="Gabriel Correa" w:date="2015-08-25T13:45:00Z"/>
                    <w:rFonts w:eastAsia="Times New Roman" w:cs="Times New Roman"/>
                    <w:sz w:val="20"/>
                    <w:szCs w:val="20"/>
                  </w:rPr>
                </w:rPrChange>
              </w:rPr>
              <w:pPrChange w:id="4213" w:author="Gabriel Correa" w:date="2015-08-25T14:47:00Z">
                <w:pPr/>
              </w:pPrChange>
            </w:pPr>
            <w:ins w:id="4214" w:author="Gabriel Correa" w:date="2015-08-25T13:45:00Z">
              <w:r w:rsidRPr="002D1802">
                <w:rPr>
                  <w:rFonts w:cs="Calibri"/>
                  <w:color w:val="000000"/>
                  <w:sz w:val="22"/>
                  <w:rPrChange w:id="4215" w:author="Gabriel Correa" w:date="2015-08-25T14:26:00Z">
                    <w:rPr>
                      <w:rFonts w:ascii="Calibri" w:hAnsi="Calibri" w:cs="Calibri"/>
                      <w:color w:val="000000"/>
                    </w:rPr>
                  </w:rPrChange>
                </w:rPr>
                <w:t>0.39</w:t>
              </w:r>
            </w:ins>
          </w:p>
        </w:tc>
        <w:tc>
          <w:tcPr>
            <w:tcW w:w="1158" w:type="dxa"/>
            <w:gridSpan w:val="2"/>
          </w:tcPr>
          <w:p w:rsidR="00C70510" w:rsidRPr="002D1802" w:rsidRDefault="00C70510">
            <w:pPr>
              <w:jc w:val="right"/>
              <w:rPr>
                <w:ins w:id="4216" w:author="Gabriel Correa" w:date="2015-08-25T13:45:00Z"/>
                <w:rFonts w:eastAsia="Times New Roman" w:cs="Times New Roman"/>
                <w:sz w:val="22"/>
                <w:rPrChange w:id="4217" w:author="Gabriel Correa" w:date="2015-08-25T14:26:00Z">
                  <w:rPr>
                    <w:ins w:id="4218" w:author="Gabriel Correa" w:date="2015-08-25T13:45:00Z"/>
                    <w:rFonts w:eastAsia="Times New Roman" w:cs="Times New Roman"/>
                    <w:sz w:val="20"/>
                    <w:szCs w:val="20"/>
                  </w:rPr>
                </w:rPrChange>
              </w:rPr>
              <w:pPrChange w:id="4219" w:author="Gabriel Correa" w:date="2015-08-25T14:47:00Z">
                <w:pPr/>
              </w:pPrChange>
            </w:pPr>
            <w:ins w:id="4220" w:author="Gabriel Correa" w:date="2015-08-25T13:45:00Z">
              <w:r w:rsidRPr="002D1802">
                <w:rPr>
                  <w:rFonts w:cs="Calibri"/>
                  <w:color w:val="000000"/>
                  <w:sz w:val="22"/>
                  <w:rPrChange w:id="4221"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4222" w:author="Gabriel Correa" w:date="2015-08-25T13:45:00Z"/>
                <w:rFonts w:eastAsia="Times New Roman" w:cs="Times New Roman"/>
                <w:sz w:val="22"/>
                <w:rPrChange w:id="4223" w:author="Gabriel Correa" w:date="2015-08-25T14:26:00Z">
                  <w:rPr>
                    <w:ins w:id="4224" w:author="Gabriel Correa" w:date="2015-08-25T13:45:00Z"/>
                    <w:rFonts w:eastAsia="Times New Roman" w:cs="Times New Roman"/>
                    <w:sz w:val="20"/>
                    <w:szCs w:val="20"/>
                  </w:rPr>
                </w:rPrChange>
              </w:rPr>
              <w:pPrChange w:id="4225" w:author="Gabriel Correa" w:date="2015-08-25T14:47:00Z">
                <w:pPr/>
              </w:pPrChange>
            </w:pPr>
            <w:ins w:id="4226" w:author="Gabriel Correa" w:date="2015-08-25T13:45:00Z">
              <w:r w:rsidRPr="002D1802">
                <w:rPr>
                  <w:rFonts w:cs="Calibri"/>
                  <w:color w:val="000000"/>
                  <w:sz w:val="22"/>
                  <w:rPrChange w:id="4227" w:author="Gabriel Correa" w:date="2015-08-25T14:26:00Z">
                    <w:rPr>
                      <w:rFonts w:ascii="Calibri" w:hAnsi="Calibri" w:cs="Calibri"/>
                      <w:color w:val="000000"/>
                    </w:rPr>
                  </w:rPrChange>
                </w:rPr>
                <w:t>0.54</w:t>
              </w:r>
            </w:ins>
          </w:p>
        </w:tc>
      </w:tr>
      <w:tr w:rsidR="00A223C0" w:rsidRPr="002D1802" w:rsidTr="00A223C0">
        <w:trPr>
          <w:trHeight w:val="300"/>
          <w:ins w:id="4228"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229" w:author="Gabriel Correa" w:date="2015-08-25T13:40:00Z"/>
                <w:rFonts w:eastAsia="Times New Roman" w:cs="Calibri"/>
                <w:color w:val="000000"/>
                <w:sz w:val="22"/>
                <w:rPrChange w:id="4230" w:author="Gabriel Correa" w:date="2015-08-25T14:26:00Z">
                  <w:rPr>
                    <w:ins w:id="4231" w:author="Gabriel Correa" w:date="2015-08-25T13:40:00Z"/>
                    <w:rFonts w:ascii="Calibri" w:eastAsia="Times New Roman" w:hAnsi="Calibri" w:cs="Calibri"/>
                    <w:color w:val="000000"/>
                  </w:rPr>
                </w:rPrChange>
              </w:rPr>
            </w:pPr>
            <w:ins w:id="4232" w:author="Gabriel Correa" w:date="2015-08-25T13:40:00Z">
              <w:r w:rsidRPr="002D1802">
                <w:rPr>
                  <w:rFonts w:eastAsia="Times New Roman" w:cs="Calibri"/>
                  <w:color w:val="000000"/>
                  <w:sz w:val="22"/>
                  <w:rPrChange w:id="4233" w:author="Gabriel Correa" w:date="2015-08-25T14:26:00Z">
                    <w:rPr>
                      <w:rFonts w:ascii="Calibri" w:eastAsia="Times New Roman" w:hAnsi="Calibri" w:cs="Calibri"/>
                      <w:color w:val="000000"/>
                    </w:rPr>
                  </w:rPrChange>
                </w:rPr>
                <w:t>6</w:t>
              </w:r>
            </w:ins>
          </w:p>
        </w:tc>
        <w:tc>
          <w:tcPr>
            <w:tcW w:w="1129" w:type="dxa"/>
            <w:tcBorders>
              <w:left w:val="dotDash" w:sz="4" w:space="0" w:color="A6A6A6" w:themeColor="background1" w:themeShade="A6"/>
            </w:tcBorders>
            <w:noWrap/>
            <w:hideMark/>
          </w:tcPr>
          <w:p w:rsidR="00C70510" w:rsidRPr="002D1802" w:rsidRDefault="00C70510">
            <w:pPr>
              <w:jc w:val="right"/>
              <w:rPr>
                <w:ins w:id="4234" w:author="Gabriel Correa" w:date="2015-08-25T13:40:00Z"/>
                <w:rFonts w:eastAsia="Times New Roman" w:cs="Calibri"/>
                <w:color w:val="000000"/>
                <w:sz w:val="22"/>
                <w:rPrChange w:id="4235" w:author="Gabriel Correa" w:date="2015-08-25T14:26:00Z">
                  <w:rPr>
                    <w:ins w:id="4236" w:author="Gabriel Correa" w:date="2015-08-25T13:40:00Z"/>
                    <w:rFonts w:ascii="Calibri" w:eastAsia="Times New Roman" w:hAnsi="Calibri" w:cs="Calibri"/>
                    <w:color w:val="000000"/>
                  </w:rPr>
                </w:rPrChange>
              </w:rPr>
            </w:pPr>
            <w:ins w:id="4237" w:author="Gabriel Correa" w:date="2015-08-25T13:40:00Z">
              <w:r w:rsidRPr="002D1802">
                <w:rPr>
                  <w:rFonts w:eastAsia="Times New Roman" w:cs="Calibri"/>
                  <w:color w:val="000000"/>
                  <w:sz w:val="22"/>
                  <w:rPrChange w:id="4238" w:author="Gabriel Correa" w:date="2015-08-25T14:26:00Z">
                    <w:rPr>
                      <w:rFonts w:ascii="Calibri" w:eastAsia="Times New Roman" w:hAnsi="Calibri" w:cs="Calibri"/>
                      <w:color w:val="000000"/>
                    </w:rPr>
                  </w:rPrChange>
                </w:rPr>
                <w:t>0.35</w:t>
              </w:r>
            </w:ins>
          </w:p>
        </w:tc>
        <w:tc>
          <w:tcPr>
            <w:tcW w:w="998" w:type="dxa"/>
            <w:gridSpan w:val="2"/>
            <w:noWrap/>
            <w:hideMark/>
          </w:tcPr>
          <w:p w:rsidR="00C70510" w:rsidRPr="002D1802" w:rsidRDefault="00C70510">
            <w:pPr>
              <w:jc w:val="right"/>
              <w:rPr>
                <w:ins w:id="4239" w:author="Gabriel Correa" w:date="2015-08-25T13:40:00Z"/>
                <w:rFonts w:eastAsia="Times New Roman" w:cs="Calibri"/>
                <w:color w:val="000000"/>
                <w:sz w:val="22"/>
                <w:rPrChange w:id="4240" w:author="Gabriel Correa" w:date="2015-08-25T14:26:00Z">
                  <w:rPr>
                    <w:ins w:id="4241" w:author="Gabriel Correa" w:date="2015-08-25T13:40:00Z"/>
                    <w:rFonts w:ascii="Calibri" w:eastAsia="Times New Roman" w:hAnsi="Calibri" w:cs="Calibri"/>
                    <w:color w:val="000000"/>
                  </w:rPr>
                </w:rPrChange>
              </w:rPr>
            </w:pPr>
            <w:ins w:id="4242" w:author="Gabriel Correa" w:date="2015-08-25T13:40:00Z">
              <w:r w:rsidRPr="002D1802">
                <w:rPr>
                  <w:rFonts w:eastAsia="Times New Roman" w:cs="Calibri"/>
                  <w:color w:val="000000"/>
                  <w:sz w:val="22"/>
                  <w:rPrChange w:id="4243"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2D1802" w:rsidRDefault="00C70510">
            <w:pPr>
              <w:jc w:val="right"/>
              <w:rPr>
                <w:ins w:id="4244" w:author="Gabriel Correa" w:date="2015-08-25T13:40:00Z"/>
                <w:rFonts w:eastAsia="Times New Roman" w:cs="Calibri"/>
                <w:color w:val="000000"/>
                <w:sz w:val="22"/>
                <w:rPrChange w:id="4245" w:author="Gabriel Correa" w:date="2015-08-25T14:26:00Z">
                  <w:rPr>
                    <w:ins w:id="4246" w:author="Gabriel Correa" w:date="2015-08-25T13:40:00Z"/>
                    <w:rFonts w:ascii="Calibri" w:eastAsia="Times New Roman" w:hAnsi="Calibri" w:cs="Calibri"/>
                    <w:color w:val="000000"/>
                  </w:rPr>
                </w:rPrChange>
              </w:rPr>
            </w:pPr>
            <w:ins w:id="4247" w:author="Gabriel Correa" w:date="2015-08-25T13:40:00Z">
              <w:r w:rsidRPr="002D1802">
                <w:rPr>
                  <w:rFonts w:eastAsia="Times New Roman" w:cs="Calibri"/>
                  <w:color w:val="000000"/>
                  <w:sz w:val="22"/>
                  <w:rPrChange w:id="4248" w:author="Gabriel Correa" w:date="2015-08-25T14:26:00Z">
                    <w:rPr>
                      <w:rFonts w:ascii="Calibri" w:eastAsia="Times New Roman" w:hAnsi="Calibri" w:cs="Calibri"/>
                      <w:color w:val="000000"/>
                    </w:rPr>
                  </w:rPrChange>
                </w:rPr>
                <w:t>0.51</w:t>
              </w:r>
            </w:ins>
          </w:p>
        </w:tc>
        <w:tc>
          <w:tcPr>
            <w:tcW w:w="1394" w:type="dxa"/>
          </w:tcPr>
          <w:p w:rsidR="00C70510" w:rsidRPr="002D1802" w:rsidRDefault="00C70510">
            <w:pPr>
              <w:jc w:val="right"/>
              <w:rPr>
                <w:ins w:id="4249" w:author="Gabriel Correa" w:date="2015-08-25T13:45:00Z"/>
                <w:rFonts w:eastAsia="Times New Roman" w:cs="Times New Roman"/>
                <w:sz w:val="22"/>
                <w:rPrChange w:id="4250" w:author="Gabriel Correa" w:date="2015-08-25T14:26:00Z">
                  <w:rPr>
                    <w:ins w:id="4251" w:author="Gabriel Correa" w:date="2015-08-25T13:45:00Z"/>
                    <w:rFonts w:eastAsia="Times New Roman" w:cs="Times New Roman"/>
                    <w:sz w:val="20"/>
                    <w:szCs w:val="20"/>
                  </w:rPr>
                </w:rPrChange>
              </w:rPr>
              <w:pPrChange w:id="4252" w:author="Gabriel Correa" w:date="2015-08-25T14:47:00Z">
                <w:pPr/>
              </w:pPrChange>
            </w:pPr>
            <w:ins w:id="4253" w:author="Gabriel Correa" w:date="2015-08-25T13:45:00Z">
              <w:r w:rsidRPr="002D1802">
                <w:rPr>
                  <w:rFonts w:cs="Calibri"/>
                  <w:color w:val="000000"/>
                  <w:sz w:val="22"/>
                  <w:rPrChange w:id="4254" w:author="Gabriel Correa" w:date="2015-08-25T14:26:00Z">
                    <w:rPr>
                      <w:rFonts w:ascii="Calibri" w:hAnsi="Calibri" w:cs="Calibri"/>
                      <w:color w:val="000000"/>
                    </w:rPr>
                  </w:rPrChange>
                </w:rPr>
                <w:t>0.39</w:t>
              </w:r>
            </w:ins>
          </w:p>
        </w:tc>
        <w:tc>
          <w:tcPr>
            <w:tcW w:w="1158" w:type="dxa"/>
            <w:gridSpan w:val="2"/>
          </w:tcPr>
          <w:p w:rsidR="00C70510" w:rsidRPr="002D1802" w:rsidRDefault="00C70510">
            <w:pPr>
              <w:jc w:val="right"/>
              <w:rPr>
                <w:ins w:id="4255" w:author="Gabriel Correa" w:date="2015-08-25T13:45:00Z"/>
                <w:rFonts w:eastAsia="Times New Roman" w:cs="Times New Roman"/>
                <w:sz w:val="22"/>
                <w:rPrChange w:id="4256" w:author="Gabriel Correa" w:date="2015-08-25T14:26:00Z">
                  <w:rPr>
                    <w:ins w:id="4257" w:author="Gabriel Correa" w:date="2015-08-25T13:45:00Z"/>
                    <w:rFonts w:eastAsia="Times New Roman" w:cs="Times New Roman"/>
                    <w:sz w:val="20"/>
                    <w:szCs w:val="20"/>
                  </w:rPr>
                </w:rPrChange>
              </w:rPr>
              <w:pPrChange w:id="4258" w:author="Gabriel Correa" w:date="2015-08-25T14:47:00Z">
                <w:pPr/>
              </w:pPrChange>
            </w:pPr>
            <w:ins w:id="4259" w:author="Gabriel Correa" w:date="2015-08-25T13:45:00Z">
              <w:r w:rsidRPr="002D1802">
                <w:rPr>
                  <w:rFonts w:cs="Calibri"/>
                  <w:color w:val="000000"/>
                  <w:sz w:val="22"/>
                  <w:rPrChange w:id="4260" w:author="Gabriel Correa" w:date="2015-08-25T14:26:00Z">
                    <w:rPr>
                      <w:rFonts w:ascii="Calibri" w:hAnsi="Calibri" w:cs="Calibri"/>
                      <w:color w:val="000000"/>
                    </w:rPr>
                  </w:rPrChange>
                </w:rPr>
                <w:t>0.85</w:t>
              </w:r>
            </w:ins>
          </w:p>
        </w:tc>
        <w:tc>
          <w:tcPr>
            <w:tcW w:w="1705" w:type="dxa"/>
            <w:gridSpan w:val="4"/>
          </w:tcPr>
          <w:p w:rsidR="00C70510" w:rsidRPr="002D1802" w:rsidRDefault="00C70510">
            <w:pPr>
              <w:jc w:val="right"/>
              <w:rPr>
                <w:ins w:id="4261" w:author="Gabriel Correa" w:date="2015-08-25T13:45:00Z"/>
                <w:rFonts w:eastAsia="Times New Roman" w:cs="Times New Roman"/>
                <w:sz w:val="22"/>
                <w:rPrChange w:id="4262" w:author="Gabriel Correa" w:date="2015-08-25T14:26:00Z">
                  <w:rPr>
                    <w:ins w:id="4263" w:author="Gabriel Correa" w:date="2015-08-25T13:45:00Z"/>
                    <w:rFonts w:eastAsia="Times New Roman" w:cs="Times New Roman"/>
                    <w:sz w:val="20"/>
                    <w:szCs w:val="20"/>
                  </w:rPr>
                </w:rPrChange>
              </w:rPr>
              <w:pPrChange w:id="4264" w:author="Gabriel Correa" w:date="2015-08-25T14:47:00Z">
                <w:pPr/>
              </w:pPrChange>
            </w:pPr>
            <w:ins w:id="4265" w:author="Gabriel Correa" w:date="2015-08-25T13:45:00Z">
              <w:r w:rsidRPr="002D1802">
                <w:rPr>
                  <w:rFonts w:cs="Calibri"/>
                  <w:color w:val="000000"/>
                  <w:sz w:val="22"/>
                  <w:rPrChange w:id="4266" w:author="Gabriel Correa" w:date="2015-08-25T14:26:00Z">
                    <w:rPr>
                      <w:rFonts w:ascii="Calibri" w:hAnsi="Calibri" w:cs="Calibri"/>
                      <w:color w:val="000000"/>
                    </w:rPr>
                  </w:rPrChange>
                </w:rPr>
                <w:t>0.53</w:t>
              </w:r>
            </w:ins>
          </w:p>
        </w:tc>
      </w:tr>
      <w:tr w:rsidR="00A223C0" w:rsidRPr="002D1802" w:rsidTr="00A223C0">
        <w:trPr>
          <w:trHeight w:val="300"/>
          <w:ins w:id="4267"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268" w:author="Gabriel Correa" w:date="2015-08-25T13:40:00Z"/>
                <w:rFonts w:eastAsia="Times New Roman" w:cs="Calibri"/>
                <w:color w:val="000000"/>
                <w:sz w:val="22"/>
                <w:rPrChange w:id="4269" w:author="Gabriel Correa" w:date="2015-08-25T14:26:00Z">
                  <w:rPr>
                    <w:ins w:id="4270" w:author="Gabriel Correa" w:date="2015-08-25T13:40:00Z"/>
                    <w:rFonts w:ascii="Calibri" w:eastAsia="Times New Roman" w:hAnsi="Calibri" w:cs="Calibri"/>
                    <w:color w:val="000000"/>
                  </w:rPr>
                </w:rPrChange>
              </w:rPr>
            </w:pPr>
            <w:ins w:id="4271" w:author="Gabriel Correa" w:date="2015-08-25T13:40:00Z">
              <w:r w:rsidRPr="002D1802">
                <w:rPr>
                  <w:rFonts w:eastAsia="Times New Roman" w:cs="Calibri"/>
                  <w:color w:val="000000"/>
                  <w:sz w:val="22"/>
                  <w:rPrChange w:id="4272" w:author="Gabriel Correa" w:date="2015-08-25T14:26:00Z">
                    <w:rPr>
                      <w:rFonts w:ascii="Calibri" w:eastAsia="Times New Roman" w:hAnsi="Calibri" w:cs="Calibri"/>
                      <w:color w:val="000000"/>
                    </w:rPr>
                  </w:rPrChange>
                </w:rPr>
                <w:t>8</w:t>
              </w:r>
            </w:ins>
          </w:p>
        </w:tc>
        <w:tc>
          <w:tcPr>
            <w:tcW w:w="1129" w:type="dxa"/>
            <w:tcBorders>
              <w:left w:val="dotDash" w:sz="4" w:space="0" w:color="A6A6A6" w:themeColor="background1" w:themeShade="A6"/>
            </w:tcBorders>
            <w:noWrap/>
            <w:hideMark/>
          </w:tcPr>
          <w:p w:rsidR="00C70510" w:rsidRPr="002D1802" w:rsidRDefault="00C70510">
            <w:pPr>
              <w:jc w:val="right"/>
              <w:rPr>
                <w:ins w:id="4273" w:author="Gabriel Correa" w:date="2015-08-25T13:40:00Z"/>
                <w:rFonts w:eastAsia="Times New Roman" w:cs="Calibri"/>
                <w:color w:val="000000"/>
                <w:sz w:val="22"/>
                <w:rPrChange w:id="4274" w:author="Gabriel Correa" w:date="2015-08-25T14:26:00Z">
                  <w:rPr>
                    <w:ins w:id="4275" w:author="Gabriel Correa" w:date="2015-08-25T13:40:00Z"/>
                    <w:rFonts w:ascii="Calibri" w:eastAsia="Times New Roman" w:hAnsi="Calibri" w:cs="Calibri"/>
                    <w:color w:val="000000"/>
                  </w:rPr>
                </w:rPrChange>
              </w:rPr>
            </w:pPr>
            <w:ins w:id="4276" w:author="Gabriel Correa" w:date="2015-08-25T13:40:00Z">
              <w:r w:rsidRPr="002D1802">
                <w:rPr>
                  <w:rFonts w:eastAsia="Times New Roman" w:cs="Calibri"/>
                  <w:color w:val="000000"/>
                  <w:sz w:val="22"/>
                  <w:rPrChange w:id="4277" w:author="Gabriel Correa" w:date="2015-08-25T14:26:00Z">
                    <w:rPr>
                      <w:rFonts w:ascii="Calibri" w:eastAsia="Times New Roman" w:hAnsi="Calibri" w:cs="Calibri"/>
                      <w:color w:val="000000"/>
                    </w:rPr>
                  </w:rPrChange>
                </w:rPr>
                <w:t>0.34</w:t>
              </w:r>
            </w:ins>
          </w:p>
        </w:tc>
        <w:tc>
          <w:tcPr>
            <w:tcW w:w="998" w:type="dxa"/>
            <w:gridSpan w:val="2"/>
            <w:noWrap/>
            <w:hideMark/>
          </w:tcPr>
          <w:p w:rsidR="00C70510" w:rsidRPr="002D1802" w:rsidRDefault="00C70510">
            <w:pPr>
              <w:jc w:val="right"/>
              <w:rPr>
                <w:ins w:id="4278" w:author="Gabriel Correa" w:date="2015-08-25T13:40:00Z"/>
                <w:rFonts w:eastAsia="Times New Roman" w:cs="Calibri"/>
                <w:color w:val="000000"/>
                <w:sz w:val="22"/>
                <w:rPrChange w:id="4279" w:author="Gabriel Correa" w:date="2015-08-25T14:26:00Z">
                  <w:rPr>
                    <w:ins w:id="4280" w:author="Gabriel Correa" w:date="2015-08-25T13:40:00Z"/>
                    <w:rFonts w:ascii="Calibri" w:eastAsia="Times New Roman" w:hAnsi="Calibri" w:cs="Calibri"/>
                    <w:color w:val="000000"/>
                  </w:rPr>
                </w:rPrChange>
              </w:rPr>
            </w:pPr>
            <w:ins w:id="4281" w:author="Gabriel Correa" w:date="2015-08-25T13:40:00Z">
              <w:r w:rsidRPr="002D1802">
                <w:rPr>
                  <w:rFonts w:eastAsia="Times New Roman" w:cs="Calibri"/>
                  <w:color w:val="000000"/>
                  <w:sz w:val="22"/>
                  <w:rPrChange w:id="4282"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2D1802" w:rsidRDefault="00C70510">
            <w:pPr>
              <w:jc w:val="right"/>
              <w:rPr>
                <w:ins w:id="4283" w:author="Gabriel Correa" w:date="2015-08-25T13:40:00Z"/>
                <w:rFonts w:eastAsia="Times New Roman" w:cs="Calibri"/>
                <w:color w:val="000000"/>
                <w:sz w:val="22"/>
                <w:rPrChange w:id="4284" w:author="Gabriel Correa" w:date="2015-08-25T14:26:00Z">
                  <w:rPr>
                    <w:ins w:id="4285" w:author="Gabriel Correa" w:date="2015-08-25T13:40:00Z"/>
                    <w:rFonts w:ascii="Calibri" w:eastAsia="Times New Roman" w:hAnsi="Calibri" w:cs="Calibri"/>
                    <w:color w:val="000000"/>
                  </w:rPr>
                </w:rPrChange>
              </w:rPr>
            </w:pPr>
            <w:ins w:id="4286" w:author="Gabriel Correa" w:date="2015-08-25T13:40:00Z">
              <w:r w:rsidRPr="002D1802">
                <w:rPr>
                  <w:rFonts w:eastAsia="Times New Roman" w:cs="Calibri"/>
                  <w:color w:val="000000"/>
                  <w:sz w:val="22"/>
                  <w:rPrChange w:id="4287" w:author="Gabriel Correa" w:date="2015-08-25T14:26:00Z">
                    <w:rPr>
                      <w:rFonts w:ascii="Calibri" w:eastAsia="Times New Roman" w:hAnsi="Calibri" w:cs="Calibri"/>
                      <w:color w:val="000000"/>
                    </w:rPr>
                  </w:rPrChange>
                </w:rPr>
                <w:t>0.50</w:t>
              </w:r>
            </w:ins>
          </w:p>
        </w:tc>
        <w:tc>
          <w:tcPr>
            <w:tcW w:w="1394" w:type="dxa"/>
          </w:tcPr>
          <w:p w:rsidR="00C70510" w:rsidRPr="002D1802" w:rsidRDefault="00C70510">
            <w:pPr>
              <w:jc w:val="right"/>
              <w:rPr>
                <w:ins w:id="4288" w:author="Gabriel Correa" w:date="2015-08-25T13:45:00Z"/>
                <w:rFonts w:eastAsia="Times New Roman" w:cs="Times New Roman"/>
                <w:sz w:val="22"/>
                <w:rPrChange w:id="4289" w:author="Gabriel Correa" w:date="2015-08-25T14:26:00Z">
                  <w:rPr>
                    <w:ins w:id="4290" w:author="Gabriel Correa" w:date="2015-08-25T13:45:00Z"/>
                    <w:rFonts w:eastAsia="Times New Roman" w:cs="Times New Roman"/>
                    <w:sz w:val="20"/>
                    <w:szCs w:val="20"/>
                  </w:rPr>
                </w:rPrChange>
              </w:rPr>
              <w:pPrChange w:id="4291" w:author="Gabriel Correa" w:date="2015-08-25T14:47:00Z">
                <w:pPr/>
              </w:pPrChange>
            </w:pPr>
            <w:ins w:id="4292" w:author="Gabriel Correa" w:date="2015-08-25T13:45:00Z">
              <w:r w:rsidRPr="002D1802">
                <w:rPr>
                  <w:rFonts w:cs="Calibri"/>
                  <w:color w:val="000000"/>
                  <w:sz w:val="22"/>
                  <w:rPrChange w:id="4293" w:author="Gabriel Correa" w:date="2015-08-25T14:26:00Z">
                    <w:rPr>
                      <w:rFonts w:ascii="Calibri" w:hAnsi="Calibri" w:cs="Calibri"/>
                      <w:color w:val="000000"/>
                    </w:rPr>
                  </w:rPrChange>
                </w:rPr>
                <w:t>0.38</w:t>
              </w:r>
            </w:ins>
          </w:p>
        </w:tc>
        <w:tc>
          <w:tcPr>
            <w:tcW w:w="1158" w:type="dxa"/>
            <w:gridSpan w:val="2"/>
          </w:tcPr>
          <w:p w:rsidR="00C70510" w:rsidRPr="002D1802" w:rsidRDefault="00C70510">
            <w:pPr>
              <w:jc w:val="right"/>
              <w:rPr>
                <w:ins w:id="4294" w:author="Gabriel Correa" w:date="2015-08-25T13:45:00Z"/>
                <w:rFonts w:eastAsia="Times New Roman" w:cs="Times New Roman"/>
                <w:sz w:val="22"/>
                <w:rPrChange w:id="4295" w:author="Gabriel Correa" w:date="2015-08-25T14:26:00Z">
                  <w:rPr>
                    <w:ins w:id="4296" w:author="Gabriel Correa" w:date="2015-08-25T13:45:00Z"/>
                    <w:rFonts w:eastAsia="Times New Roman" w:cs="Times New Roman"/>
                    <w:sz w:val="20"/>
                    <w:szCs w:val="20"/>
                  </w:rPr>
                </w:rPrChange>
              </w:rPr>
              <w:pPrChange w:id="4297" w:author="Gabriel Correa" w:date="2015-08-25T14:47:00Z">
                <w:pPr/>
              </w:pPrChange>
            </w:pPr>
            <w:ins w:id="4298" w:author="Gabriel Correa" w:date="2015-08-25T13:45:00Z">
              <w:r w:rsidRPr="002D1802">
                <w:rPr>
                  <w:rFonts w:cs="Calibri"/>
                  <w:color w:val="000000"/>
                  <w:sz w:val="22"/>
                  <w:rPrChange w:id="4299"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4300" w:author="Gabriel Correa" w:date="2015-08-25T13:45:00Z"/>
                <w:rFonts w:eastAsia="Times New Roman" w:cs="Times New Roman"/>
                <w:sz w:val="22"/>
                <w:rPrChange w:id="4301" w:author="Gabriel Correa" w:date="2015-08-25T14:26:00Z">
                  <w:rPr>
                    <w:ins w:id="4302" w:author="Gabriel Correa" w:date="2015-08-25T13:45:00Z"/>
                    <w:rFonts w:eastAsia="Times New Roman" w:cs="Times New Roman"/>
                    <w:sz w:val="20"/>
                    <w:szCs w:val="20"/>
                  </w:rPr>
                </w:rPrChange>
              </w:rPr>
              <w:pPrChange w:id="4303" w:author="Gabriel Correa" w:date="2015-08-25T14:47:00Z">
                <w:pPr/>
              </w:pPrChange>
            </w:pPr>
            <w:ins w:id="4304" w:author="Gabriel Correa" w:date="2015-08-25T13:45:00Z">
              <w:r w:rsidRPr="002D1802">
                <w:rPr>
                  <w:rFonts w:cs="Calibri"/>
                  <w:color w:val="000000"/>
                  <w:sz w:val="22"/>
                  <w:rPrChange w:id="4305" w:author="Gabriel Correa" w:date="2015-08-25T14:26:00Z">
                    <w:rPr>
                      <w:rFonts w:ascii="Calibri" w:hAnsi="Calibri" w:cs="Calibri"/>
                      <w:color w:val="000000"/>
                    </w:rPr>
                  </w:rPrChange>
                </w:rPr>
                <w:t>0.53</w:t>
              </w:r>
            </w:ins>
          </w:p>
        </w:tc>
      </w:tr>
      <w:tr w:rsidR="00A223C0" w:rsidRPr="002D1802" w:rsidTr="00A223C0">
        <w:trPr>
          <w:trHeight w:val="300"/>
          <w:ins w:id="4306"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307" w:author="Gabriel Correa" w:date="2015-08-25T13:40:00Z"/>
                <w:rFonts w:eastAsia="Times New Roman" w:cs="Calibri"/>
                <w:color w:val="000000"/>
                <w:sz w:val="22"/>
                <w:rPrChange w:id="4308" w:author="Gabriel Correa" w:date="2015-08-25T14:26:00Z">
                  <w:rPr>
                    <w:ins w:id="4309" w:author="Gabriel Correa" w:date="2015-08-25T13:40:00Z"/>
                    <w:rFonts w:ascii="Calibri" w:eastAsia="Times New Roman" w:hAnsi="Calibri" w:cs="Calibri"/>
                    <w:color w:val="000000"/>
                  </w:rPr>
                </w:rPrChange>
              </w:rPr>
            </w:pPr>
            <w:ins w:id="4310" w:author="Gabriel Correa" w:date="2015-08-25T13:40:00Z">
              <w:r w:rsidRPr="002D1802">
                <w:rPr>
                  <w:rFonts w:eastAsia="Times New Roman" w:cs="Calibri"/>
                  <w:color w:val="000000"/>
                  <w:sz w:val="22"/>
                  <w:rPrChange w:id="4311" w:author="Gabriel Correa" w:date="2015-08-25T14:26:00Z">
                    <w:rPr>
                      <w:rFonts w:ascii="Calibri" w:eastAsia="Times New Roman" w:hAnsi="Calibri" w:cs="Calibri"/>
                      <w:color w:val="000000"/>
                    </w:rPr>
                  </w:rPrChange>
                </w:rPr>
                <w:t>10</w:t>
              </w:r>
            </w:ins>
          </w:p>
        </w:tc>
        <w:tc>
          <w:tcPr>
            <w:tcW w:w="1129" w:type="dxa"/>
            <w:tcBorders>
              <w:left w:val="dotDash" w:sz="4" w:space="0" w:color="A6A6A6" w:themeColor="background1" w:themeShade="A6"/>
            </w:tcBorders>
            <w:noWrap/>
            <w:hideMark/>
          </w:tcPr>
          <w:p w:rsidR="00C70510" w:rsidRPr="002D1802" w:rsidRDefault="00C70510">
            <w:pPr>
              <w:jc w:val="right"/>
              <w:rPr>
                <w:ins w:id="4312" w:author="Gabriel Correa" w:date="2015-08-25T13:40:00Z"/>
                <w:rFonts w:eastAsia="Times New Roman" w:cs="Calibri"/>
                <w:color w:val="000000"/>
                <w:sz w:val="22"/>
                <w:rPrChange w:id="4313" w:author="Gabriel Correa" w:date="2015-08-25T14:26:00Z">
                  <w:rPr>
                    <w:ins w:id="4314" w:author="Gabriel Correa" w:date="2015-08-25T13:40:00Z"/>
                    <w:rFonts w:ascii="Calibri" w:eastAsia="Times New Roman" w:hAnsi="Calibri" w:cs="Calibri"/>
                    <w:color w:val="000000"/>
                  </w:rPr>
                </w:rPrChange>
              </w:rPr>
            </w:pPr>
            <w:ins w:id="4315" w:author="Gabriel Correa" w:date="2015-08-25T13:40:00Z">
              <w:r w:rsidRPr="002D1802">
                <w:rPr>
                  <w:rFonts w:eastAsia="Times New Roman" w:cs="Calibri"/>
                  <w:color w:val="000000"/>
                  <w:sz w:val="22"/>
                  <w:rPrChange w:id="4316" w:author="Gabriel Correa" w:date="2015-08-25T14:26:00Z">
                    <w:rPr>
                      <w:rFonts w:ascii="Calibri" w:eastAsia="Times New Roman" w:hAnsi="Calibri" w:cs="Calibri"/>
                      <w:color w:val="000000"/>
                    </w:rPr>
                  </w:rPrChange>
                </w:rPr>
                <w:t>0.33</w:t>
              </w:r>
            </w:ins>
          </w:p>
        </w:tc>
        <w:tc>
          <w:tcPr>
            <w:tcW w:w="998" w:type="dxa"/>
            <w:gridSpan w:val="2"/>
            <w:noWrap/>
            <w:hideMark/>
          </w:tcPr>
          <w:p w:rsidR="00C70510" w:rsidRPr="002D1802" w:rsidRDefault="00C70510">
            <w:pPr>
              <w:jc w:val="right"/>
              <w:rPr>
                <w:ins w:id="4317" w:author="Gabriel Correa" w:date="2015-08-25T13:40:00Z"/>
                <w:rFonts w:eastAsia="Times New Roman" w:cs="Calibri"/>
                <w:color w:val="000000"/>
                <w:sz w:val="22"/>
                <w:rPrChange w:id="4318" w:author="Gabriel Correa" w:date="2015-08-25T14:26:00Z">
                  <w:rPr>
                    <w:ins w:id="4319" w:author="Gabriel Correa" w:date="2015-08-25T13:40:00Z"/>
                    <w:rFonts w:ascii="Calibri" w:eastAsia="Times New Roman" w:hAnsi="Calibri" w:cs="Calibri"/>
                    <w:color w:val="000000"/>
                  </w:rPr>
                </w:rPrChange>
              </w:rPr>
            </w:pPr>
            <w:ins w:id="4320" w:author="Gabriel Correa" w:date="2015-08-25T13:40:00Z">
              <w:r w:rsidRPr="002D1802">
                <w:rPr>
                  <w:rFonts w:eastAsia="Times New Roman" w:cs="Calibri"/>
                  <w:color w:val="000000"/>
                  <w:sz w:val="22"/>
                  <w:rPrChange w:id="4321"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4322" w:author="Gabriel Correa" w:date="2015-08-25T13:40:00Z"/>
                <w:rFonts w:eastAsia="Times New Roman" w:cs="Calibri"/>
                <w:color w:val="000000"/>
                <w:sz w:val="22"/>
                <w:rPrChange w:id="4323" w:author="Gabriel Correa" w:date="2015-08-25T14:26:00Z">
                  <w:rPr>
                    <w:ins w:id="4324" w:author="Gabriel Correa" w:date="2015-08-25T13:40:00Z"/>
                    <w:rFonts w:ascii="Calibri" w:eastAsia="Times New Roman" w:hAnsi="Calibri" w:cs="Calibri"/>
                    <w:color w:val="000000"/>
                  </w:rPr>
                </w:rPrChange>
              </w:rPr>
            </w:pPr>
            <w:ins w:id="4325" w:author="Gabriel Correa" w:date="2015-08-25T13:40:00Z">
              <w:r w:rsidRPr="002D1802">
                <w:rPr>
                  <w:rFonts w:eastAsia="Times New Roman" w:cs="Calibri"/>
                  <w:color w:val="000000"/>
                  <w:sz w:val="22"/>
                  <w:rPrChange w:id="4326" w:author="Gabriel Correa" w:date="2015-08-25T14:26:00Z">
                    <w:rPr>
                      <w:rFonts w:ascii="Calibri" w:eastAsia="Times New Roman" w:hAnsi="Calibri" w:cs="Calibri"/>
                      <w:color w:val="000000"/>
                    </w:rPr>
                  </w:rPrChange>
                </w:rPr>
                <w:t>0.49</w:t>
              </w:r>
            </w:ins>
          </w:p>
        </w:tc>
        <w:tc>
          <w:tcPr>
            <w:tcW w:w="1394" w:type="dxa"/>
          </w:tcPr>
          <w:p w:rsidR="00C70510" w:rsidRPr="002D1802" w:rsidRDefault="00C70510">
            <w:pPr>
              <w:jc w:val="right"/>
              <w:rPr>
                <w:ins w:id="4327" w:author="Gabriel Correa" w:date="2015-08-25T13:45:00Z"/>
                <w:rFonts w:eastAsia="Times New Roman" w:cs="Times New Roman"/>
                <w:sz w:val="22"/>
                <w:rPrChange w:id="4328" w:author="Gabriel Correa" w:date="2015-08-25T14:26:00Z">
                  <w:rPr>
                    <w:ins w:id="4329" w:author="Gabriel Correa" w:date="2015-08-25T13:45:00Z"/>
                    <w:rFonts w:eastAsia="Times New Roman" w:cs="Times New Roman"/>
                    <w:sz w:val="20"/>
                    <w:szCs w:val="20"/>
                  </w:rPr>
                </w:rPrChange>
              </w:rPr>
              <w:pPrChange w:id="4330" w:author="Gabriel Correa" w:date="2015-08-25T14:47:00Z">
                <w:pPr/>
              </w:pPrChange>
            </w:pPr>
            <w:ins w:id="4331" w:author="Gabriel Correa" w:date="2015-08-25T13:45:00Z">
              <w:r w:rsidRPr="002D1802">
                <w:rPr>
                  <w:rFonts w:cs="Calibri"/>
                  <w:color w:val="000000"/>
                  <w:sz w:val="22"/>
                  <w:rPrChange w:id="4332" w:author="Gabriel Correa" w:date="2015-08-25T14:26:00Z">
                    <w:rPr>
                      <w:rFonts w:ascii="Calibri" w:hAnsi="Calibri" w:cs="Calibri"/>
                      <w:color w:val="000000"/>
                    </w:rPr>
                  </w:rPrChange>
                </w:rPr>
                <w:t>0.38</w:t>
              </w:r>
            </w:ins>
          </w:p>
        </w:tc>
        <w:tc>
          <w:tcPr>
            <w:tcW w:w="1158" w:type="dxa"/>
            <w:gridSpan w:val="2"/>
          </w:tcPr>
          <w:p w:rsidR="00C70510" w:rsidRPr="002D1802" w:rsidRDefault="00C70510">
            <w:pPr>
              <w:jc w:val="right"/>
              <w:rPr>
                <w:ins w:id="4333" w:author="Gabriel Correa" w:date="2015-08-25T13:45:00Z"/>
                <w:rFonts w:eastAsia="Times New Roman" w:cs="Times New Roman"/>
                <w:sz w:val="22"/>
                <w:rPrChange w:id="4334" w:author="Gabriel Correa" w:date="2015-08-25T14:26:00Z">
                  <w:rPr>
                    <w:ins w:id="4335" w:author="Gabriel Correa" w:date="2015-08-25T13:45:00Z"/>
                    <w:rFonts w:eastAsia="Times New Roman" w:cs="Times New Roman"/>
                    <w:sz w:val="20"/>
                    <w:szCs w:val="20"/>
                  </w:rPr>
                </w:rPrChange>
              </w:rPr>
              <w:pPrChange w:id="4336" w:author="Gabriel Correa" w:date="2015-08-25T14:47:00Z">
                <w:pPr/>
              </w:pPrChange>
            </w:pPr>
            <w:ins w:id="4337" w:author="Gabriel Correa" w:date="2015-08-25T13:45:00Z">
              <w:r w:rsidRPr="002D1802">
                <w:rPr>
                  <w:rFonts w:cs="Calibri"/>
                  <w:color w:val="000000"/>
                  <w:sz w:val="22"/>
                  <w:rPrChange w:id="4338"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4339" w:author="Gabriel Correa" w:date="2015-08-25T13:45:00Z"/>
                <w:rFonts w:eastAsia="Times New Roman" w:cs="Times New Roman"/>
                <w:sz w:val="22"/>
                <w:rPrChange w:id="4340" w:author="Gabriel Correa" w:date="2015-08-25T14:26:00Z">
                  <w:rPr>
                    <w:ins w:id="4341" w:author="Gabriel Correa" w:date="2015-08-25T13:45:00Z"/>
                    <w:rFonts w:eastAsia="Times New Roman" w:cs="Times New Roman"/>
                    <w:sz w:val="20"/>
                    <w:szCs w:val="20"/>
                  </w:rPr>
                </w:rPrChange>
              </w:rPr>
              <w:pPrChange w:id="4342" w:author="Gabriel Correa" w:date="2015-08-25T14:47:00Z">
                <w:pPr/>
              </w:pPrChange>
            </w:pPr>
            <w:ins w:id="4343" w:author="Gabriel Correa" w:date="2015-08-25T13:45:00Z">
              <w:r w:rsidRPr="002D1802">
                <w:rPr>
                  <w:rFonts w:cs="Calibri"/>
                  <w:color w:val="000000"/>
                  <w:sz w:val="22"/>
                  <w:rPrChange w:id="4344" w:author="Gabriel Correa" w:date="2015-08-25T14:26:00Z">
                    <w:rPr>
                      <w:rFonts w:ascii="Calibri" w:hAnsi="Calibri" w:cs="Calibri"/>
                      <w:color w:val="000000"/>
                    </w:rPr>
                  </w:rPrChange>
                </w:rPr>
                <w:t>0.52</w:t>
              </w:r>
            </w:ins>
          </w:p>
        </w:tc>
      </w:tr>
      <w:tr w:rsidR="00A223C0" w:rsidRPr="002D1802" w:rsidTr="00A223C0">
        <w:trPr>
          <w:trHeight w:val="300"/>
          <w:ins w:id="4345"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346" w:author="Gabriel Correa" w:date="2015-08-25T13:40:00Z"/>
                <w:rFonts w:eastAsia="Times New Roman" w:cs="Calibri"/>
                <w:color w:val="000000"/>
                <w:sz w:val="22"/>
                <w:rPrChange w:id="4347" w:author="Gabriel Correa" w:date="2015-08-25T14:26:00Z">
                  <w:rPr>
                    <w:ins w:id="4348" w:author="Gabriel Correa" w:date="2015-08-25T13:40:00Z"/>
                    <w:rFonts w:ascii="Calibri" w:eastAsia="Times New Roman" w:hAnsi="Calibri" w:cs="Calibri"/>
                    <w:color w:val="000000"/>
                  </w:rPr>
                </w:rPrChange>
              </w:rPr>
            </w:pPr>
            <w:ins w:id="4349" w:author="Gabriel Correa" w:date="2015-08-25T13:40:00Z">
              <w:r w:rsidRPr="002D1802">
                <w:rPr>
                  <w:rFonts w:eastAsia="Times New Roman" w:cs="Calibri"/>
                  <w:color w:val="000000"/>
                  <w:sz w:val="22"/>
                  <w:rPrChange w:id="4350" w:author="Gabriel Correa" w:date="2015-08-25T14:26:00Z">
                    <w:rPr>
                      <w:rFonts w:ascii="Calibri" w:eastAsia="Times New Roman" w:hAnsi="Calibri" w:cs="Calibri"/>
                      <w:color w:val="000000"/>
                    </w:rPr>
                  </w:rPrChange>
                </w:rPr>
                <w:t>12</w:t>
              </w:r>
            </w:ins>
          </w:p>
        </w:tc>
        <w:tc>
          <w:tcPr>
            <w:tcW w:w="1129" w:type="dxa"/>
            <w:tcBorders>
              <w:left w:val="dotDash" w:sz="4" w:space="0" w:color="A6A6A6" w:themeColor="background1" w:themeShade="A6"/>
            </w:tcBorders>
            <w:noWrap/>
            <w:hideMark/>
          </w:tcPr>
          <w:p w:rsidR="00C70510" w:rsidRPr="002D1802" w:rsidRDefault="00C70510">
            <w:pPr>
              <w:jc w:val="right"/>
              <w:rPr>
                <w:ins w:id="4351" w:author="Gabriel Correa" w:date="2015-08-25T13:40:00Z"/>
                <w:rFonts w:eastAsia="Times New Roman" w:cs="Calibri"/>
                <w:color w:val="000000"/>
                <w:sz w:val="22"/>
                <w:rPrChange w:id="4352" w:author="Gabriel Correa" w:date="2015-08-25T14:26:00Z">
                  <w:rPr>
                    <w:ins w:id="4353" w:author="Gabriel Correa" w:date="2015-08-25T13:40:00Z"/>
                    <w:rFonts w:ascii="Calibri" w:eastAsia="Times New Roman" w:hAnsi="Calibri" w:cs="Calibri"/>
                    <w:color w:val="000000"/>
                  </w:rPr>
                </w:rPrChange>
              </w:rPr>
            </w:pPr>
            <w:ins w:id="4354" w:author="Gabriel Correa" w:date="2015-08-25T13:40:00Z">
              <w:r w:rsidRPr="002D1802">
                <w:rPr>
                  <w:rFonts w:eastAsia="Times New Roman" w:cs="Calibri"/>
                  <w:color w:val="000000"/>
                  <w:sz w:val="22"/>
                  <w:rPrChange w:id="4355"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2D1802" w:rsidRDefault="00C70510">
            <w:pPr>
              <w:jc w:val="right"/>
              <w:rPr>
                <w:ins w:id="4356" w:author="Gabriel Correa" w:date="2015-08-25T13:40:00Z"/>
                <w:rFonts w:eastAsia="Times New Roman" w:cs="Calibri"/>
                <w:color w:val="000000"/>
                <w:sz w:val="22"/>
                <w:rPrChange w:id="4357" w:author="Gabriel Correa" w:date="2015-08-25T14:26:00Z">
                  <w:rPr>
                    <w:ins w:id="4358" w:author="Gabriel Correa" w:date="2015-08-25T13:40:00Z"/>
                    <w:rFonts w:ascii="Calibri" w:eastAsia="Times New Roman" w:hAnsi="Calibri" w:cs="Calibri"/>
                    <w:color w:val="000000"/>
                  </w:rPr>
                </w:rPrChange>
              </w:rPr>
            </w:pPr>
            <w:ins w:id="4359" w:author="Gabriel Correa" w:date="2015-08-25T13:40:00Z">
              <w:r w:rsidRPr="002D1802">
                <w:rPr>
                  <w:rFonts w:eastAsia="Times New Roman" w:cs="Calibri"/>
                  <w:color w:val="000000"/>
                  <w:sz w:val="22"/>
                  <w:rPrChange w:id="4360"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4361" w:author="Gabriel Correa" w:date="2015-08-25T13:40:00Z"/>
                <w:rFonts w:eastAsia="Times New Roman" w:cs="Calibri"/>
                <w:color w:val="000000"/>
                <w:sz w:val="22"/>
                <w:rPrChange w:id="4362" w:author="Gabriel Correa" w:date="2015-08-25T14:26:00Z">
                  <w:rPr>
                    <w:ins w:id="4363" w:author="Gabriel Correa" w:date="2015-08-25T13:40:00Z"/>
                    <w:rFonts w:ascii="Calibri" w:eastAsia="Times New Roman" w:hAnsi="Calibri" w:cs="Calibri"/>
                    <w:color w:val="000000"/>
                  </w:rPr>
                </w:rPrChange>
              </w:rPr>
            </w:pPr>
            <w:ins w:id="4364" w:author="Gabriel Correa" w:date="2015-08-25T13:40:00Z">
              <w:r w:rsidRPr="002D1802">
                <w:rPr>
                  <w:rFonts w:eastAsia="Times New Roman" w:cs="Calibri"/>
                  <w:color w:val="000000"/>
                  <w:sz w:val="22"/>
                  <w:rPrChange w:id="4365" w:author="Gabriel Correa" w:date="2015-08-25T14:26:00Z">
                    <w:rPr>
                      <w:rFonts w:ascii="Calibri" w:eastAsia="Times New Roman" w:hAnsi="Calibri" w:cs="Calibri"/>
                      <w:color w:val="000000"/>
                    </w:rPr>
                  </w:rPrChange>
                </w:rPr>
                <w:t>0.48</w:t>
              </w:r>
            </w:ins>
          </w:p>
        </w:tc>
        <w:tc>
          <w:tcPr>
            <w:tcW w:w="1394" w:type="dxa"/>
          </w:tcPr>
          <w:p w:rsidR="00C70510" w:rsidRPr="002D1802" w:rsidRDefault="00C70510">
            <w:pPr>
              <w:jc w:val="right"/>
              <w:rPr>
                <w:ins w:id="4366" w:author="Gabriel Correa" w:date="2015-08-25T13:45:00Z"/>
                <w:rFonts w:eastAsia="Times New Roman" w:cs="Times New Roman"/>
                <w:sz w:val="22"/>
                <w:rPrChange w:id="4367" w:author="Gabriel Correa" w:date="2015-08-25T14:26:00Z">
                  <w:rPr>
                    <w:ins w:id="4368" w:author="Gabriel Correa" w:date="2015-08-25T13:45:00Z"/>
                    <w:rFonts w:eastAsia="Times New Roman" w:cs="Times New Roman"/>
                    <w:sz w:val="20"/>
                    <w:szCs w:val="20"/>
                  </w:rPr>
                </w:rPrChange>
              </w:rPr>
              <w:pPrChange w:id="4369" w:author="Gabriel Correa" w:date="2015-08-25T14:47:00Z">
                <w:pPr/>
              </w:pPrChange>
            </w:pPr>
            <w:ins w:id="4370" w:author="Gabriel Correa" w:date="2015-08-25T13:45:00Z">
              <w:r w:rsidRPr="002D1802">
                <w:rPr>
                  <w:rFonts w:cs="Calibri"/>
                  <w:color w:val="000000"/>
                  <w:sz w:val="22"/>
                  <w:rPrChange w:id="4371" w:author="Gabriel Correa" w:date="2015-08-25T14:26:00Z">
                    <w:rPr>
                      <w:rFonts w:ascii="Calibri" w:hAnsi="Calibri" w:cs="Calibri"/>
                      <w:color w:val="000000"/>
                    </w:rPr>
                  </w:rPrChange>
                </w:rPr>
                <w:t>0.37</w:t>
              </w:r>
            </w:ins>
          </w:p>
        </w:tc>
        <w:tc>
          <w:tcPr>
            <w:tcW w:w="1158" w:type="dxa"/>
            <w:gridSpan w:val="2"/>
          </w:tcPr>
          <w:p w:rsidR="00C70510" w:rsidRPr="002D1802" w:rsidRDefault="00C70510">
            <w:pPr>
              <w:jc w:val="right"/>
              <w:rPr>
                <w:ins w:id="4372" w:author="Gabriel Correa" w:date="2015-08-25T13:45:00Z"/>
                <w:rFonts w:eastAsia="Times New Roman" w:cs="Times New Roman"/>
                <w:sz w:val="22"/>
                <w:rPrChange w:id="4373" w:author="Gabriel Correa" w:date="2015-08-25T14:26:00Z">
                  <w:rPr>
                    <w:ins w:id="4374" w:author="Gabriel Correa" w:date="2015-08-25T13:45:00Z"/>
                    <w:rFonts w:eastAsia="Times New Roman" w:cs="Times New Roman"/>
                    <w:sz w:val="20"/>
                    <w:szCs w:val="20"/>
                  </w:rPr>
                </w:rPrChange>
              </w:rPr>
              <w:pPrChange w:id="4375" w:author="Gabriel Correa" w:date="2015-08-25T14:47:00Z">
                <w:pPr/>
              </w:pPrChange>
            </w:pPr>
            <w:ins w:id="4376" w:author="Gabriel Correa" w:date="2015-08-25T13:45:00Z">
              <w:r w:rsidRPr="002D1802">
                <w:rPr>
                  <w:rFonts w:cs="Calibri"/>
                  <w:color w:val="000000"/>
                  <w:sz w:val="22"/>
                  <w:rPrChange w:id="4377" w:author="Gabriel Correa" w:date="2015-08-25T14:26:00Z">
                    <w:rPr>
                      <w:rFonts w:ascii="Calibri" w:hAnsi="Calibri" w:cs="Calibri"/>
                      <w:color w:val="000000"/>
                    </w:rPr>
                  </w:rPrChange>
                </w:rPr>
                <w:t>0.83</w:t>
              </w:r>
            </w:ins>
          </w:p>
        </w:tc>
        <w:tc>
          <w:tcPr>
            <w:tcW w:w="1705" w:type="dxa"/>
            <w:gridSpan w:val="4"/>
          </w:tcPr>
          <w:p w:rsidR="00C70510" w:rsidRPr="002D1802" w:rsidRDefault="00C70510">
            <w:pPr>
              <w:jc w:val="right"/>
              <w:rPr>
                <w:ins w:id="4378" w:author="Gabriel Correa" w:date="2015-08-25T13:45:00Z"/>
                <w:rFonts w:eastAsia="Times New Roman" w:cs="Times New Roman"/>
                <w:sz w:val="22"/>
                <w:rPrChange w:id="4379" w:author="Gabriel Correa" w:date="2015-08-25T14:26:00Z">
                  <w:rPr>
                    <w:ins w:id="4380" w:author="Gabriel Correa" w:date="2015-08-25T13:45:00Z"/>
                    <w:rFonts w:eastAsia="Times New Roman" w:cs="Times New Roman"/>
                    <w:sz w:val="20"/>
                    <w:szCs w:val="20"/>
                  </w:rPr>
                </w:rPrChange>
              </w:rPr>
              <w:pPrChange w:id="4381" w:author="Gabriel Correa" w:date="2015-08-25T14:47:00Z">
                <w:pPr/>
              </w:pPrChange>
            </w:pPr>
            <w:ins w:id="4382" w:author="Gabriel Correa" w:date="2015-08-25T13:45:00Z">
              <w:r w:rsidRPr="002D1802">
                <w:rPr>
                  <w:rFonts w:cs="Calibri"/>
                  <w:color w:val="000000"/>
                  <w:sz w:val="22"/>
                  <w:rPrChange w:id="4383" w:author="Gabriel Correa" w:date="2015-08-25T14:26:00Z">
                    <w:rPr>
                      <w:rFonts w:ascii="Calibri" w:hAnsi="Calibri" w:cs="Calibri"/>
                      <w:color w:val="000000"/>
                    </w:rPr>
                  </w:rPrChange>
                </w:rPr>
                <w:t>0.51</w:t>
              </w:r>
            </w:ins>
          </w:p>
        </w:tc>
      </w:tr>
      <w:tr w:rsidR="00A223C0" w:rsidRPr="002D1802" w:rsidTr="00A223C0">
        <w:trPr>
          <w:trHeight w:val="300"/>
          <w:ins w:id="4384"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385" w:author="Gabriel Correa" w:date="2015-08-25T13:40:00Z"/>
                <w:rFonts w:eastAsia="Times New Roman" w:cs="Calibri"/>
                <w:color w:val="000000"/>
                <w:sz w:val="22"/>
                <w:rPrChange w:id="4386" w:author="Gabriel Correa" w:date="2015-08-25T14:26:00Z">
                  <w:rPr>
                    <w:ins w:id="4387" w:author="Gabriel Correa" w:date="2015-08-25T13:40:00Z"/>
                    <w:rFonts w:ascii="Calibri" w:eastAsia="Times New Roman" w:hAnsi="Calibri" w:cs="Calibri"/>
                    <w:color w:val="000000"/>
                  </w:rPr>
                </w:rPrChange>
              </w:rPr>
            </w:pPr>
            <w:ins w:id="4388" w:author="Gabriel Correa" w:date="2015-08-25T13:40:00Z">
              <w:r w:rsidRPr="002D1802">
                <w:rPr>
                  <w:rFonts w:eastAsia="Times New Roman" w:cs="Calibri"/>
                  <w:color w:val="000000"/>
                  <w:sz w:val="22"/>
                  <w:rPrChange w:id="4389" w:author="Gabriel Correa" w:date="2015-08-25T14:26:00Z">
                    <w:rPr>
                      <w:rFonts w:ascii="Calibri" w:eastAsia="Times New Roman" w:hAnsi="Calibri" w:cs="Calibri"/>
                      <w:color w:val="000000"/>
                    </w:rPr>
                  </w:rPrChange>
                </w:rPr>
                <w:t>14</w:t>
              </w:r>
            </w:ins>
          </w:p>
        </w:tc>
        <w:tc>
          <w:tcPr>
            <w:tcW w:w="1129" w:type="dxa"/>
            <w:tcBorders>
              <w:left w:val="dotDash" w:sz="4" w:space="0" w:color="A6A6A6" w:themeColor="background1" w:themeShade="A6"/>
            </w:tcBorders>
            <w:noWrap/>
            <w:hideMark/>
          </w:tcPr>
          <w:p w:rsidR="00C70510" w:rsidRPr="002D1802" w:rsidRDefault="00C70510">
            <w:pPr>
              <w:jc w:val="right"/>
              <w:rPr>
                <w:ins w:id="4390" w:author="Gabriel Correa" w:date="2015-08-25T13:40:00Z"/>
                <w:rFonts w:eastAsia="Times New Roman" w:cs="Calibri"/>
                <w:color w:val="000000"/>
                <w:sz w:val="22"/>
                <w:rPrChange w:id="4391" w:author="Gabriel Correa" w:date="2015-08-25T14:26:00Z">
                  <w:rPr>
                    <w:ins w:id="4392" w:author="Gabriel Correa" w:date="2015-08-25T13:40:00Z"/>
                    <w:rFonts w:ascii="Calibri" w:eastAsia="Times New Roman" w:hAnsi="Calibri" w:cs="Calibri"/>
                    <w:color w:val="000000"/>
                  </w:rPr>
                </w:rPrChange>
              </w:rPr>
            </w:pPr>
            <w:ins w:id="4393" w:author="Gabriel Correa" w:date="2015-08-25T13:40:00Z">
              <w:r w:rsidRPr="002D1802">
                <w:rPr>
                  <w:rFonts w:eastAsia="Times New Roman" w:cs="Calibri"/>
                  <w:color w:val="000000"/>
                  <w:sz w:val="22"/>
                  <w:rPrChange w:id="4394"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2D1802" w:rsidRDefault="00C70510">
            <w:pPr>
              <w:jc w:val="right"/>
              <w:rPr>
                <w:ins w:id="4395" w:author="Gabriel Correa" w:date="2015-08-25T13:40:00Z"/>
                <w:rFonts w:eastAsia="Times New Roman" w:cs="Calibri"/>
                <w:color w:val="000000"/>
                <w:sz w:val="22"/>
                <w:rPrChange w:id="4396" w:author="Gabriel Correa" w:date="2015-08-25T14:26:00Z">
                  <w:rPr>
                    <w:ins w:id="4397" w:author="Gabriel Correa" w:date="2015-08-25T13:40:00Z"/>
                    <w:rFonts w:ascii="Calibri" w:eastAsia="Times New Roman" w:hAnsi="Calibri" w:cs="Calibri"/>
                    <w:color w:val="000000"/>
                  </w:rPr>
                </w:rPrChange>
              </w:rPr>
            </w:pPr>
            <w:ins w:id="4398" w:author="Gabriel Correa" w:date="2015-08-25T13:40:00Z">
              <w:r w:rsidRPr="002D1802">
                <w:rPr>
                  <w:rFonts w:eastAsia="Times New Roman" w:cs="Calibri"/>
                  <w:color w:val="000000"/>
                  <w:sz w:val="22"/>
                  <w:rPrChange w:id="4399"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4400" w:author="Gabriel Correa" w:date="2015-08-25T13:40:00Z"/>
                <w:rFonts w:eastAsia="Times New Roman" w:cs="Calibri"/>
                <w:color w:val="000000"/>
                <w:sz w:val="22"/>
                <w:rPrChange w:id="4401" w:author="Gabriel Correa" w:date="2015-08-25T14:26:00Z">
                  <w:rPr>
                    <w:ins w:id="4402" w:author="Gabriel Correa" w:date="2015-08-25T13:40:00Z"/>
                    <w:rFonts w:ascii="Calibri" w:eastAsia="Times New Roman" w:hAnsi="Calibri" w:cs="Calibri"/>
                    <w:color w:val="000000"/>
                  </w:rPr>
                </w:rPrChange>
              </w:rPr>
            </w:pPr>
            <w:ins w:id="4403" w:author="Gabriel Correa" w:date="2015-08-25T13:40:00Z">
              <w:r w:rsidRPr="002D1802">
                <w:rPr>
                  <w:rFonts w:eastAsia="Times New Roman" w:cs="Calibri"/>
                  <w:color w:val="000000"/>
                  <w:sz w:val="22"/>
                  <w:rPrChange w:id="4404" w:author="Gabriel Correa" w:date="2015-08-25T14:26:00Z">
                    <w:rPr>
                      <w:rFonts w:ascii="Calibri" w:eastAsia="Times New Roman" w:hAnsi="Calibri" w:cs="Calibri"/>
                      <w:color w:val="000000"/>
                    </w:rPr>
                  </w:rPrChange>
                </w:rPr>
                <w:t>0.48</w:t>
              </w:r>
            </w:ins>
          </w:p>
        </w:tc>
        <w:tc>
          <w:tcPr>
            <w:tcW w:w="1394" w:type="dxa"/>
          </w:tcPr>
          <w:p w:rsidR="00C70510" w:rsidRPr="002D1802" w:rsidRDefault="00C70510">
            <w:pPr>
              <w:jc w:val="right"/>
              <w:rPr>
                <w:ins w:id="4405" w:author="Gabriel Correa" w:date="2015-08-25T13:45:00Z"/>
                <w:rFonts w:eastAsia="Times New Roman" w:cs="Times New Roman"/>
                <w:sz w:val="22"/>
                <w:rPrChange w:id="4406" w:author="Gabriel Correa" w:date="2015-08-25T14:26:00Z">
                  <w:rPr>
                    <w:ins w:id="4407" w:author="Gabriel Correa" w:date="2015-08-25T13:45:00Z"/>
                    <w:rFonts w:eastAsia="Times New Roman" w:cs="Times New Roman"/>
                    <w:sz w:val="20"/>
                    <w:szCs w:val="20"/>
                  </w:rPr>
                </w:rPrChange>
              </w:rPr>
              <w:pPrChange w:id="4408" w:author="Gabriel Correa" w:date="2015-08-25T14:47:00Z">
                <w:pPr/>
              </w:pPrChange>
            </w:pPr>
            <w:ins w:id="4409" w:author="Gabriel Correa" w:date="2015-08-25T13:45:00Z">
              <w:r w:rsidRPr="002D1802">
                <w:rPr>
                  <w:rFonts w:cs="Calibri"/>
                  <w:color w:val="000000"/>
                  <w:sz w:val="22"/>
                  <w:rPrChange w:id="4410" w:author="Gabriel Correa" w:date="2015-08-25T14:26:00Z">
                    <w:rPr>
                      <w:rFonts w:ascii="Calibri" w:hAnsi="Calibri" w:cs="Calibri"/>
                      <w:color w:val="000000"/>
                    </w:rPr>
                  </w:rPrChange>
                </w:rPr>
                <w:t>0.36</w:t>
              </w:r>
            </w:ins>
          </w:p>
        </w:tc>
        <w:tc>
          <w:tcPr>
            <w:tcW w:w="1158" w:type="dxa"/>
            <w:gridSpan w:val="2"/>
          </w:tcPr>
          <w:p w:rsidR="00C70510" w:rsidRPr="002D1802" w:rsidRDefault="00C70510">
            <w:pPr>
              <w:jc w:val="right"/>
              <w:rPr>
                <w:ins w:id="4411" w:author="Gabriel Correa" w:date="2015-08-25T13:45:00Z"/>
                <w:rFonts w:eastAsia="Times New Roman" w:cs="Times New Roman"/>
                <w:sz w:val="22"/>
                <w:rPrChange w:id="4412" w:author="Gabriel Correa" w:date="2015-08-25T14:26:00Z">
                  <w:rPr>
                    <w:ins w:id="4413" w:author="Gabriel Correa" w:date="2015-08-25T13:45:00Z"/>
                    <w:rFonts w:eastAsia="Times New Roman" w:cs="Times New Roman"/>
                    <w:sz w:val="20"/>
                    <w:szCs w:val="20"/>
                  </w:rPr>
                </w:rPrChange>
              </w:rPr>
              <w:pPrChange w:id="4414" w:author="Gabriel Correa" w:date="2015-08-25T14:47:00Z">
                <w:pPr/>
              </w:pPrChange>
            </w:pPr>
            <w:ins w:id="4415" w:author="Gabriel Correa" w:date="2015-08-25T13:45:00Z">
              <w:r w:rsidRPr="002D1802">
                <w:rPr>
                  <w:rFonts w:cs="Calibri"/>
                  <w:color w:val="000000"/>
                  <w:sz w:val="22"/>
                  <w:rPrChange w:id="4416" w:author="Gabriel Correa" w:date="2015-08-25T14:26:00Z">
                    <w:rPr>
                      <w:rFonts w:ascii="Calibri" w:hAnsi="Calibri" w:cs="Calibri"/>
                      <w:color w:val="000000"/>
                    </w:rPr>
                  </w:rPrChange>
                </w:rPr>
                <w:t>0.83</w:t>
              </w:r>
            </w:ins>
          </w:p>
        </w:tc>
        <w:tc>
          <w:tcPr>
            <w:tcW w:w="1705" w:type="dxa"/>
            <w:gridSpan w:val="4"/>
          </w:tcPr>
          <w:p w:rsidR="00C70510" w:rsidRPr="002D1802" w:rsidRDefault="00C70510">
            <w:pPr>
              <w:jc w:val="right"/>
              <w:rPr>
                <w:ins w:id="4417" w:author="Gabriel Correa" w:date="2015-08-25T13:45:00Z"/>
                <w:rFonts w:eastAsia="Times New Roman" w:cs="Times New Roman"/>
                <w:sz w:val="22"/>
                <w:rPrChange w:id="4418" w:author="Gabriel Correa" w:date="2015-08-25T14:26:00Z">
                  <w:rPr>
                    <w:ins w:id="4419" w:author="Gabriel Correa" w:date="2015-08-25T13:45:00Z"/>
                    <w:rFonts w:eastAsia="Times New Roman" w:cs="Times New Roman"/>
                    <w:sz w:val="20"/>
                    <w:szCs w:val="20"/>
                  </w:rPr>
                </w:rPrChange>
              </w:rPr>
              <w:pPrChange w:id="4420" w:author="Gabriel Correa" w:date="2015-08-25T14:47:00Z">
                <w:pPr/>
              </w:pPrChange>
            </w:pPr>
            <w:ins w:id="4421" w:author="Gabriel Correa" w:date="2015-08-25T13:45:00Z">
              <w:r w:rsidRPr="002D1802">
                <w:rPr>
                  <w:rFonts w:cs="Calibri"/>
                  <w:color w:val="000000"/>
                  <w:sz w:val="22"/>
                  <w:rPrChange w:id="4422" w:author="Gabriel Correa" w:date="2015-08-25T14:26:00Z">
                    <w:rPr>
                      <w:rFonts w:ascii="Calibri" w:hAnsi="Calibri" w:cs="Calibri"/>
                      <w:color w:val="000000"/>
                    </w:rPr>
                  </w:rPrChange>
                </w:rPr>
                <w:t>0.51</w:t>
              </w:r>
            </w:ins>
          </w:p>
        </w:tc>
      </w:tr>
      <w:tr w:rsidR="00A223C0" w:rsidRPr="002D1802" w:rsidTr="00A223C0">
        <w:trPr>
          <w:trHeight w:val="300"/>
          <w:ins w:id="4423"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424" w:author="Gabriel Correa" w:date="2015-08-25T13:40:00Z"/>
                <w:rFonts w:eastAsia="Times New Roman" w:cs="Calibri"/>
                <w:color w:val="000000"/>
                <w:sz w:val="22"/>
                <w:rPrChange w:id="4425" w:author="Gabriel Correa" w:date="2015-08-25T14:26:00Z">
                  <w:rPr>
                    <w:ins w:id="4426" w:author="Gabriel Correa" w:date="2015-08-25T13:40:00Z"/>
                    <w:rFonts w:ascii="Calibri" w:eastAsia="Times New Roman" w:hAnsi="Calibri" w:cs="Calibri"/>
                    <w:color w:val="000000"/>
                  </w:rPr>
                </w:rPrChange>
              </w:rPr>
            </w:pPr>
            <w:ins w:id="4427" w:author="Gabriel Correa" w:date="2015-08-25T13:40:00Z">
              <w:r w:rsidRPr="002D1802">
                <w:rPr>
                  <w:rFonts w:eastAsia="Times New Roman" w:cs="Calibri"/>
                  <w:color w:val="000000"/>
                  <w:sz w:val="22"/>
                  <w:rPrChange w:id="4428" w:author="Gabriel Correa" w:date="2015-08-25T14:26:00Z">
                    <w:rPr>
                      <w:rFonts w:ascii="Calibri" w:eastAsia="Times New Roman" w:hAnsi="Calibri" w:cs="Calibri"/>
                      <w:color w:val="000000"/>
                    </w:rPr>
                  </w:rPrChange>
                </w:rPr>
                <w:t>16</w:t>
              </w:r>
            </w:ins>
          </w:p>
        </w:tc>
        <w:tc>
          <w:tcPr>
            <w:tcW w:w="1129" w:type="dxa"/>
            <w:tcBorders>
              <w:left w:val="dotDash" w:sz="4" w:space="0" w:color="A6A6A6" w:themeColor="background1" w:themeShade="A6"/>
            </w:tcBorders>
            <w:noWrap/>
            <w:hideMark/>
          </w:tcPr>
          <w:p w:rsidR="00C70510" w:rsidRPr="002D1802" w:rsidRDefault="00C70510">
            <w:pPr>
              <w:jc w:val="right"/>
              <w:rPr>
                <w:ins w:id="4429" w:author="Gabriel Correa" w:date="2015-08-25T13:40:00Z"/>
                <w:rFonts w:eastAsia="Times New Roman" w:cs="Calibri"/>
                <w:color w:val="000000"/>
                <w:sz w:val="22"/>
                <w:rPrChange w:id="4430" w:author="Gabriel Correa" w:date="2015-08-25T14:26:00Z">
                  <w:rPr>
                    <w:ins w:id="4431" w:author="Gabriel Correa" w:date="2015-08-25T13:40:00Z"/>
                    <w:rFonts w:ascii="Calibri" w:eastAsia="Times New Roman" w:hAnsi="Calibri" w:cs="Calibri"/>
                    <w:color w:val="000000"/>
                  </w:rPr>
                </w:rPrChange>
              </w:rPr>
            </w:pPr>
            <w:ins w:id="4432" w:author="Gabriel Correa" w:date="2015-08-25T13:40:00Z">
              <w:r w:rsidRPr="002D1802">
                <w:rPr>
                  <w:rFonts w:eastAsia="Times New Roman" w:cs="Calibri"/>
                  <w:color w:val="000000"/>
                  <w:sz w:val="22"/>
                  <w:rPrChange w:id="4433" w:author="Gabriel Correa" w:date="2015-08-25T14:26:00Z">
                    <w:rPr>
                      <w:rFonts w:ascii="Calibri" w:eastAsia="Times New Roman" w:hAnsi="Calibri" w:cs="Calibri"/>
                      <w:color w:val="000000"/>
                    </w:rPr>
                  </w:rPrChange>
                </w:rPr>
                <w:t>0.31</w:t>
              </w:r>
            </w:ins>
          </w:p>
        </w:tc>
        <w:tc>
          <w:tcPr>
            <w:tcW w:w="998" w:type="dxa"/>
            <w:gridSpan w:val="2"/>
            <w:noWrap/>
            <w:hideMark/>
          </w:tcPr>
          <w:p w:rsidR="00C70510" w:rsidRPr="002D1802" w:rsidRDefault="00C70510">
            <w:pPr>
              <w:jc w:val="right"/>
              <w:rPr>
                <w:ins w:id="4434" w:author="Gabriel Correa" w:date="2015-08-25T13:40:00Z"/>
                <w:rFonts w:eastAsia="Times New Roman" w:cs="Calibri"/>
                <w:color w:val="000000"/>
                <w:sz w:val="22"/>
                <w:rPrChange w:id="4435" w:author="Gabriel Correa" w:date="2015-08-25T14:26:00Z">
                  <w:rPr>
                    <w:ins w:id="4436" w:author="Gabriel Correa" w:date="2015-08-25T13:40:00Z"/>
                    <w:rFonts w:ascii="Calibri" w:eastAsia="Times New Roman" w:hAnsi="Calibri" w:cs="Calibri"/>
                    <w:color w:val="000000"/>
                  </w:rPr>
                </w:rPrChange>
              </w:rPr>
            </w:pPr>
            <w:ins w:id="4437" w:author="Gabriel Correa" w:date="2015-08-25T13:40:00Z">
              <w:r w:rsidRPr="002D1802">
                <w:rPr>
                  <w:rFonts w:eastAsia="Times New Roman" w:cs="Calibri"/>
                  <w:color w:val="000000"/>
                  <w:sz w:val="22"/>
                  <w:rPrChange w:id="4438"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4439" w:author="Gabriel Correa" w:date="2015-08-25T13:40:00Z"/>
                <w:rFonts w:eastAsia="Times New Roman" w:cs="Calibri"/>
                <w:color w:val="000000"/>
                <w:sz w:val="22"/>
                <w:rPrChange w:id="4440" w:author="Gabriel Correa" w:date="2015-08-25T14:26:00Z">
                  <w:rPr>
                    <w:ins w:id="4441" w:author="Gabriel Correa" w:date="2015-08-25T13:40:00Z"/>
                    <w:rFonts w:ascii="Calibri" w:eastAsia="Times New Roman" w:hAnsi="Calibri" w:cs="Calibri"/>
                    <w:color w:val="000000"/>
                  </w:rPr>
                </w:rPrChange>
              </w:rPr>
            </w:pPr>
            <w:ins w:id="4442" w:author="Gabriel Correa" w:date="2015-08-25T13:40:00Z">
              <w:r w:rsidRPr="002D1802">
                <w:rPr>
                  <w:rFonts w:eastAsia="Times New Roman" w:cs="Calibri"/>
                  <w:color w:val="000000"/>
                  <w:sz w:val="22"/>
                  <w:rPrChange w:id="4443" w:author="Gabriel Correa" w:date="2015-08-25T14:26:00Z">
                    <w:rPr>
                      <w:rFonts w:ascii="Calibri" w:eastAsia="Times New Roman" w:hAnsi="Calibri" w:cs="Calibri"/>
                      <w:color w:val="000000"/>
                    </w:rPr>
                  </w:rPrChange>
                </w:rPr>
                <w:t>0.47</w:t>
              </w:r>
            </w:ins>
          </w:p>
        </w:tc>
        <w:tc>
          <w:tcPr>
            <w:tcW w:w="1394" w:type="dxa"/>
          </w:tcPr>
          <w:p w:rsidR="00C70510" w:rsidRPr="002D1802" w:rsidRDefault="00C70510">
            <w:pPr>
              <w:jc w:val="right"/>
              <w:rPr>
                <w:ins w:id="4444" w:author="Gabriel Correa" w:date="2015-08-25T13:45:00Z"/>
                <w:rFonts w:eastAsia="Times New Roman" w:cs="Times New Roman"/>
                <w:sz w:val="22"/>
                <w:rPrChange w:id="4445" w:author="Gabriel Correa" w:date="2015-08-25T14:26:00Z">
                  <w:rPr>
                    <w:ins w:id="4446" w:author="Gabriel Correa" w:date="2015-08-25T13:45:00Z"/>
                    <w:rFonts w:eastAsia="Times New Roman" w:cs="Times New Roman"/>
                    <w:sz w:val="20"/>
                    <w:szCs w:val="20"/>
                  </w:rPr>
                </w:rPrChange>
              </w:rPr>
              <w:pPrChange w:id="4447" w:author="Gabriel Correa" w:date="2015-08-25T14:47:00Z">
                <w:pPr/>
              </w:pPrChange>
            </w:pPr>
            <w:ins w:id="4448" w:author="Gabriel Correa" w:date="2015-08-25T13:45:00Z">
              <w:r w:rsidRPr="002D1802">
                <w:rPr>
                  <w:rFonts w:cs="Calibri"/>
                  <w:color w:val="000000"/>
                  <w:sz w:val="22"/>
                  <w:rPrChange w:id="4449" w:author="Gabriel Correa" w:date="2015-08-25T14:26:00Z">
                    <w:rPr>
                      <w:rFonts w:ascii="Calibri" w:hAnsi="Calibri" w:cs="Calibri"/>
                      <w:color w:val="000000"/>
                    </w:rPr>
                  </w:rPrChange>
                </w:rPr>
                <w:t>0.36</w:t>
              </w:r>
            </w:ins>
          </w:p>
        </w:tc>
        <w:tc>
          <w:tcPr>
            <w:tcW w:w="1158" w:type="dxa"/>
            <w:gridSpan w:val="2"/>
          </w:tcPr>
          <w:p w:rsidR="00C70510" w:rsidRPr="002D1802" w:rsidRDefault="00C70510">
            <w:pPr>
              <w:jc w:val="right"/>
              <w:rPr>
                <w:ins w:id="4450" w:author="Gabriel Correa" w:date="2015-08-25T13:45:00Z"/>
                <w:rFonts w:eastAsia="Times New Roman" w:cs="Times New Roman"/>
                <w:sz w:val="22"/>
                <w:rPrChange w:id="4451" w:author="Gabriel Correa" w:date="2015-08-25T14:26:00Z">
                  <w:rPr>
                    <w:ins w:id="4452" w:author="Gabriel Correa" w:date="2015-08-25T13:45:00Z"/>
                    <w:rFonts w:eastAsia="Times New Roman" w:cs="Times New Roman"/>
                    <w:sz w:val="20"/>
                    <w:szCs w:val="20"/>
                  </w:rPr>
                </w:rPrChange>
              </w:rPr>
              <w:pPrChange w:id="4453" w:author="Gabriel Correa" w:date="2015-08-25T14:47:00Z">
                <w:pPr/>
              </w:pPrChange>
            </w:pPr>
            <w:ins w:id="4454" w:author="Gabriel Correa" w:date="2015-08-25T13:45:00Z">
              <w:r w:rsidRPr="002D1802">
                <w:rPr>
                  <w:rFonts w:cs="Calibri"/>
                  <w:color w:val="000000"/>
                  <w:sz w:val="22"/>
                  <w:rPrChange w:id="4455"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4456" w:author="Gabriel Correa" w:date="2015-08-25T13:45:00Z"/>
                <w:rFonts w:eastAsia="Times New Roman" w:cs="Times New Roman"/>
                <w:sz w:val="22"/>
                <w:rPrChange w:id="4457" w:author="Gabriel Correa" w:date="2015-08-25T14:26:00Z">
                  <w:rPr>
                    <w:ins w:id="4458" w:author="Gabriel Correa" w:date="2015-08-25T13:45:00Z"/>
                    <w:rFonts w:eastAsia="Times New Roman" w:cs="Times New Roman"/>
                    <w:sz w:val="20"/>
                    <w:szCs w:val="20"/>
                  </w:rPr>
                </w:rPrChange>
              </w:rPr>
              <w:pPrChange w:id="4459" w:author="Gabriel Correa" w:date="2015-08-25T14:47:00Z">
                <w:pPr/>
              </w:pPrChange>
            </w:pPr>
            <w:ins w:id="4460" w:author="Gabriel Correa" w:date="2015-08-25T13:45:00Z">
              <w:r w:rsidRPr="002D1802">
                <w:rPr>
                  <w:rFonts w:cs="Calibri"/>
                  <w:color w:val="000000"/>
                  <w:sz w:val="22"/>
                  <w:rPrChange w:id="4461" w:author="Gabriel Correa" w:date="2015-08-25T14:26:00Z">
                    <w:rPr>
                      <w:rFonts w:ascii="Calibri" w:hAnsi="Calibri" w:cs="Calibri"/>
                      <w:color w:val="000000"/>
                    </w:rPr>
                  </w:rPrChange>
                </w:rPr>
                <w:t>0.50</w:t>
              </w:r>
            </w:ins>
          </w:p>
        </w:tc>
      </w:tr>
      <w:tr w:rsidR="00A223C0" w:rsidRPr="002D1802" w:rsidTr="00A223C0">
        <w:trPr>
          <w:trHeight w:val="300"/>
          <w:ins w:id="4462"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463" w:author="Gabriel Correa" w:date="2015-08-25T13:40:00Z"/>
                <w:rFonts w:eastAsia="Times New Roman" w:cs="Calibri"/>
                <w:color w:val="000000"/>
                <w:sz w:val="22"/>
                <w:rPrChange w:id="4464" w:author="Gabriel Correa" w:date="2015-08-25T14:26:00Z">
                  <w:rPr>
                    <w:ins w:id="4465" w:author="Gabriel Correa" w:date="2015-08-25T13:40:00Z"/>
                    <w:rFonts w:ascii="Calibri" w:eastAsia="Times New Roman" w:hAnsi="Calibri" w:cs="Calibri"/>
                    <w:color w:val="000000"/>
                  </w:rPr>
                </w:rPrChange>
              </w:rPr>
            </w:pPr>
            <w:ins w:id="4466" w:author="Gabriel Correa" w:date="2015-08-25T13:40:00Z">
              <w:r w:rsidRPr="002D1802">
                <w:rPr>
                  <w:rFonts w:eastAsia="Times New Roman" w:cs="Calibri"/>
                  <w:color w:val="000000"/>
                  <w:sz w:val="22"/>
                  <w:rPrChange w:id="4467" w:author="Gabriel Correa" w:date="2015-08-25T14:26:00Z">
                    <w:rPr>
                      <w:rFonts w:ascii="Calibri" w:eastAsia="Times New Roman" w:hAnsi="Calibri" w:cs="Calibri"/>
                      <w:color w:val="000000"/>
                    </w:rPr>
                  </w:rPrChange>
                </w:rPr>
                <w:t>18</w:t>
              </w:r>
            </w:ins>
          </w:p>
        </w:tc>
        <w:tc>
          <w:tcPr>
            <w:tcW w:w="1129" w:type="dxa"/>
            <w:tcBorders>
              <w:left w:val="dotDash" w:sz="4" w:space="0" w:color="A6A6A6" w:themeColor="background1" w:themeShade="A6"/>
            </w:tcBorders>
            <w:noWrap/>
            <w:hideMark/>
          </w:tcPr>
          <w:p w:rsidR="00C70510" w:rsidRPr="002D1802" w:rsidRDefault="00C70510">
            <w:pPr>
              <w:jc w:val="right"/>
              <w:rPr>
                <w:ins w:id="4468" w:author="Gabriel Correa" w:date="2015-08-25T13:40:00Z"/>
                <w:rFonts w:eastAsia="Times New Roman" w:cs="Calibri"/>
                <w:color w:val="000000"/>
                <w:sz w:val="22"/>
                <w:rPrChange w:id="4469" w:author="Gabriel Correa" w:date="2015-08-25T14:26:00Z">
                  <w:rPr>
                    <w:ins w:id="4470" w:author="Gabriel Correa" w:date="2015-08-25T13:40:00Z"/>
                    <w:rFonts w:ascii="Calibri" w:eastAsia="Times New Roman" w:hAnsi="Calibri" w:cs="Calibri"/>
                    <w:color w:val="000000"/>
                  </w:rPr>
                </w:rPrChange>
              </w:rPr>
            </w:pPr>
            <w:ins w:id="4471" w:author="Gabriel Correa" w:date="2015-08-25T13:40:00Z">
              <w:r w:rsidRPr="002D1802">
                <w:rPr>
                  <w:rFonts w:eastAsia="Times New Roman" w:cs="Calibri"/>
                  <w:color w:val="000000"/>
                  <w:sz w:val="22"/>
                  <w:rPrChange w:id="4472" w:author="Gabriel Correa" w:date="2015-08-25T14:26:00Z">
                    <w:rPr>
                      <w:rFonts w:ascii="Calibri" w:eastAsia="Times New Roman" w:hAnsi="Calibri" w:cs="Calibri"/>
                      <w:color w:val="000000"/>
                    </w:rPr>
                  </w:rPrChange>
                </w:rPr>
                <w:t>0.30</w:t>
              </w:r>
            </w:ins>
          </w:p>
        </w:tc>
        <w:tc>
          <w:tcPr>
            <w:tcW w:w="998" w:type="dxa"/>
            <w:gridSpan w:val="2"/>
            <w:noWrap/>
            <w:hideMark/>
          </w:tcPr>
          <w:p w:rsidR="00C70510" w:rsidRPr="002D1802" w:rsidRDefault="00C70510">
            <w:pPr>
              <w:jc w:val="right"/>
              <w:rPr>
                <w:ins w:id="4473" w:author="Gabriel Correa" w:date="2015-08-25T13:40:00Z"/>
                <w:rFonts w:eastAsia="Times New Roman" w:cs="Calibri"/>
                <w:color w:val="000000"/>
                <w:sz w:val="22"/>
                <w:rPrChange w:id="4474" w:author="Gabriel Correa" w:date="2015-08-25T14:26:00Z">
                  <w:rPr>
                    <w:ins w:id="4475" w:author="Gabriel Correa" w:date="2015-08-25T13:40:00Z"/>
                    <w:rFonts w:ascii="Calibri" w:eastAsia="Times New Roman" w:hAnsi="Calibri" w:cs="Calibri"/>
                    <w:color w:val="000000"/>
                  </w:rPr>
                </w:rPrChange>
              </w:rPr>
            </w:pPr>
            <w:ins w:id="4476" w:author="Gabriel Correa" w:date="2015-08-25T13:40:00Z">
              <w:r w:rsidRPr="002D1802">
                <w:rPr>
                  <w:rFonts w:eastAsia="Times New Roman" w:cs="Calibri"/>
                  <w:color w:val="000000"/>
                  <w:sz w:val="22"/>
                  <w:rPrChange w:id="4477"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4478" w:author="Gabriel Correa" w:date="2015-08-25T13:40:00Z"/>
                <w:rFonts w:eastAsia="Times New Roman" w:cs="Calibri"/>
                <w:color w:val="000000"/>
                <w:sz w:val="22"/>
                <w:rPrChange w:id="4479" w:author="Gabriel Correa" w:date="2015-08-25T14:26:00Z">
                  <w:rPr>
                    <w:ins w:id="4480" w:author="Gabriel Correa" w:date="2015-08-25T13:40:00Z"/>
                    <w:rFonts w:ascii="Calibri" w:eastAsia="Times New Roman" w:hAnsi="Calibri" w:cs="Calibri"/>
                    <w:color w:val="000000"/>
                  </w:rPr>
                </w:rPrChange>
              </w:rPr>
            </w:pPr>
            <w:ins w:id="4481" w:author="Gabriel Correa" w:date="2015-08-25T13:40:00Z">
              <w:r w:rsidRPr="002D1802">
                <w:rPr>
                  <w:rFonts w:eastAsia="Times New Roman" w:cs="Calibri"/>
                  <w:color w:val="000000"/>
                  <w:sz w:val="22"/>
                  <w:rPrChange w:id="4482" w:author="Gabriel Correa" w:date="2015-08-25T14:26:00Z">
                    <w:rPr>
                      <w:rFonts w:ascii="Calibri" w:eastAsia="Times New Roman" w:hAnsi="Calibri" w:cs="Calibri"/>
                      <w:color w:val="000000"/>
                    </w:rPr>
                  </w:rPrChange>
                </w:rPr>
                <w:t>0.46</w:t>
              </w:r>
            </w:ins>
          </w:p>
        </w:tc>
        <w:tc>
          <w:tcPr>
            <w:tcW w:w="1394" w:type="dxa"/>
          </w:tcPr>
          <w:p w:rsidR="00C70510" w:rsidRPr="002D1802" w:rsidRDefault="00C70510">
            <w:pPr>
              <w:jc w:val="right"/>
              <w:rPr>
                <w:ins w:id="4483" w:author="Gabriel Correa" w:date="2015-08-25T13:45:00Z"/>
                <w:rFonts w:eastAsia="Times New Roman" w:cs="Times New Roman"/>
                <w:sz w:val="22"/>
                <w:rPrChange w:id="4484" w:author="Gabriel Correa" w:date="2015-08-25T14:26:00Z">
                  <w:rPr>
                    <w:ins w:id="4485" w:author="Gabriel Correa" w:date="2015-08-25T13:45:00Z"/>
                    <w:rFonts w:eastAsia="Times New Roman" w:cs="Times New Roman"/>
                    <w:sz w:val="20"/>
                    <w:szCs w:val="20"/>
                  </w:rPr>
                </w:rPrChange>
              </w:rPr>
              <w:pPrChange w:id="4486" w:author="Gabriel Correa" w:date="2015-08-25T14:47:00Z">
                <w:pPr/>
              </w:pPrChange>
            </w:pPr>
            <w:ins w:id="4487" w:author="Gabriel Correa" w:date="2015-08-25T13:45:00Z">
              <w:r w:rsidRPr="002D1802">
                <w:rPr>
                  <w:rFonts w:cs="Calibri"/>
                  <w:color w:val="000000"/>
                  <w:sz w:val="22"/>
                  <w:rPrChange w:id="4488" w:author="Gabriel Correa" w:date="2015-08-25T14:26:00Z">
                    <w:rPr>
                      <w:rFonts w:ascii="Calibri" w:hAnsi="Calibri" w:cs="Calibri"/>
                      <w:color w:val="000000"/>
                    </w:rPr>
                  </w:rPrChange>
                </w:rPr>
                <w:t>0.35</w:t>
              </w:r>
            </w:ins>
          </w:p>
        </w:tc>
        <w:tc>
          <w:tcPr>
            <w:tcW w:w="1158" w:type="dxa"/>
            <w:gridSpan w:val="2"/>
          </w:tcPr>
          <w:p w:rsidR="00C70510" w:rsidRPr="002D1802" w:rsidRDefault="00C70510">
            <w:pPr>
              <w:jc w:val="right"/>
              <w:rPr>
                <w:ins w:id="4489" w:author="Gabriel Correa" w:date="2015-08-25T13:45:00Z"/>
                <w:rFonts w:eastAsia="Times New Roman" w:cs="Times New Roman"/>
                <w:sz w:val="22"/>
                <w:rPrChange w:id="4490" w:author="Gabriel Correa" w:date="2015-08-25T14:26:00Z">
                  <w:rPr>
                    <w:ins w:id="4491" w:author="Gabriel Correa" w:date="2015-08-25T13:45:00Z"/>
                    <w:rFonts w:eastAsia="Times New Roman" w:cs="Times New Roman"/>
                    <w:sz w:val="20"/>
                    <w:szCs w:val="20"/>
                  </w:rPr>
                </w:rPrChange>
              </w:rPr>
              <w:pPrChange w:id="4492" w:author="Gabriel Correa" w:date="2015-08-25T14:47:00Z">
                <w:pPr/>
              </w:pPrChange>
            </w:pPr>
            <w:ins w:id="4493" w:author="Gabriel Correa" w:date="2015-08-25T13:45:00Z">
              <w:r w:rsidRPr="002D1802">
                <w:rPr>
                  <w:rFonts w:cs="Calibri"/>
                  <w:color w:val="000000"/>
                  <w:sz w:val="22"/>
                  <w:rPrChange w:id="4494"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4495" w:author="Gabriel Correa" w:date="2015-08-25T13:45:00Z"/>
                <w:rFonts w:eastAsia="Times New Roman" w:cs="Times New Roman"/>
                <w:sz w:val="22"/>
                <w:rPrChange w:id="4496" w:author="Gabriel Correa" w:date="2015-08-25T14:26:00Z">
                  <w:rPr>
                    <w:ins w:id="4497" w:author="Gabriel Correa" w:date="2015-08-25T13:45:00Z"/>
                    <w:rFonts w:eastAsia="Times New Roman" w:cs="Times New Roman"/>
                    <w:sz w:val="20"/>
                    <w:szCs w:val="20"/>
                  </w:rPr>
                </w:rPrChange>
              </w:rPr>
              <w:pPrChange w:id="4498" w:author="Gabriel Correa" w:date="2015-08-25T14:47:00Z">
                <w:pPr/>
              </w:pPrChange>
            </w:pPr>
            <w:ins w:id="4499" w:author="Gabriel Correa" w:date="2015-08-25T13:45:00Z">
              <w:r w:rsidRPr="002D1802">
                <w:rPr>
                  <w:rFonts w:cs="Calibri"/>
                  <w:color w:val="000000"/>
                  <w:sz w:val="22"/>
                  <w:rPrChange w:id="4500" w:author="Gabriel Correa" w:date="2015-08-25T14:26:00Z">
                    <w:rPr>
                      <w:rFonts w:ascii="Calibri" w:hAnsi="Calibri" w:cs="Calibri"/>
                      <w:color w:val="000000"/>
                    </w:rPr>
                  </w:rPrChange>
                </w:rPr>
                <w:t>0.49</w:t>
              </w:r>
            </w:ins>
          </w:p>
        </w:tc>
      </w:tr>
      <w:tr w:rsidR="00A223C0" w:rsidRPr="002D1802" w:rsidTr="006C2C10">
        <w:trPr>
          <w:trHeight w:val="300"/>
          <w:ins w:id="4501" w:author="Gabriel Correa" w:date="2015-08-25T13:40:00Z"/>
          <w:trPrChange w:id="4502"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4503" w:author="Gabriel Correa" w:date="2015-08-25T14:51:00Z">
              <w:tcPr>
                <w:tcW w:w="1102" w:type="dxa"/>
                <w:gridSpan w:val="4"/>
                <w:tcBorders>
                  <w:bottom w:val="nil"/>
                  <w:right w:val="dotDash" w:sz="4" w:space="0" w:color="A6A6A6" w:themeColor="background1" w:themeShade="A6"/>
                </w:tcBorders>
                <w:noWrap/>
                <w:hideMark/>
              </w:tcPr>
            </w:tcPrChange>
          </w:tcPr>
          <w:p w:rsidR="00C70510" w:rsidRPr="002D1802" w:rsidRDefault="00C70510" w:rsidP="007123F7">
            <w:pPr>
              <w:jc w:val="right"/>
              <w:rPr>
                <w:ins w:id="4504" w:author="Gabriel Correa" w:date="2015-08-25T13:40:00Z"/>
                <w:rFonts w:eastAsia="Times New Roman" w:cs="Calibri"/>
                <w:color w:val="000000"/>
                <w:sz w:val="22"/>
                <w:rPrChange w:id="4505" w:author="Gabriel Correa" w:date="2015-08-25T14:26:00Z">
                  <w:rPr>
                    <w:ins w:id="4506" w:author="Gabriel Correa" w:date="2015-08-25T13:40:00Z"/>
                    <w:rFonts w:ascii="Calibri" w:eastAsia="Times New Roman" w:hAnsi="Calibri" w:cs="Calibri"/>
                    <w:color w:val="000000"/>
                  </w:rPr>
                </w:rPrChange>
              </w:rPr>
            </w:pPr>
            <w:ins w:id="4507" w:author="Gabriel Correa" w:date="2015-08-25T13:40:00Z">
              <w:r w:rsidRPr="002D1802">
                <w:rPr>
                  <w:rFonts w:eastAsia="Times New Roman" w:cs="Calibri"/>
                  <w:color w:val="000000"/>
                  <w:sz w:val="22"/>
                  <w:rPrChange w:id="4508" w:author="Gabriel Correa" w:date="2015-08-25T14:26:00Z">
                    <w:rPr>
                      <w:rFonts w:ascii="Calibri" w:eastAsia="Times New Roman" w:hAnsi="Calibri" w:cs="Calibri"/>
                      <w:color w:val="000000"/>
                    </w:rPr>
                  </w:rPrChange>
                </w:rPr>
                <w:t>20</w:t>
              </w:r>
            </w:ins>
          </w:p>
        </w:tc>
        <w:tc>
          <w:tcPr>
            <w:tcW w:w="1129" w:type="dxa"/>
            <w:tcBorders>
              <w:left w:val="dotDash" w:sz="4" w:space="0" w:color="A6A6A6" w:themeColor="background1" w:themeShade="A6"/>
            </w:tcBorders>
            <w:noWrap/>
            <w:hideMark/>
            <w:tcPrChange w:id="4509" w:author="Gabriel Correa" w:date="2015-08-25T14:51:00Z">
              <w:tcPr>
                <w:tcW w:w="1129" w:type="dxa"/>
                <w:gridSpan w:val="5"/>
                <w:tcBorders>
                  <w:left w:val="dotDash" w:sz="4" w:space="0" w:color="A6A6A6" w:themeColor="background1" w:themeShade="A6"/>
                </w:tcBorders>
                <w:noWrap/>
                <w:hideMark/>
              </w:tcPr>
            </w:tcPrChange>
          </w:tcPr>
          <w:p w:rsidR="00C70510" w:rsidRPr="002D1802" w:rsidRDefault="00C70510">
            <w:pPr>
              <w:jc w:val="right"/>
              <w:rPr>
                <w:ins w:id="4510" w:author="Gabriel Correa" w:date="2015-08-25T13:40:00Z"/>
                <w:rFonts w:eastAsia="Times New Roman" w:cs="Calibri"/>
                <w:color w:val="000000"/>
                <w:sz w:val="22"/>
                <w:rPrChange w:id="4511" w:author="Gabriel Correa" w:date="2015-08-25T14:26:00Z">
                  <w:rPr>
                    <w:ins w:id="4512" w:author="Gabriel Correa" w:date="2015-08-25T13:40:00Z"/>
                    <w:rFonts w:ascii="Calibri" w:eastAsia="Times New Roman" w:hAnsi="Calibri" w:cs="Calibri"/>
                    <w:color w:val="000000"/>
                  </w:rPr>
                </w:rPrChange>
              </w:rPr>
            </w:pPr>
            <w:ins w:id="4513" w:author="Gabriel Correa" w:date="2015-08-25T13:40:00Z">
              <w:r w:rsidRPr="002D1802">
                <w:rPr>
                  <w:rFonts w:eastAsia="Times New Roman" w:cs="Calibri"/>
                  <w:color w:val="000000"/>
                  <w:sz w:val="22"/>
                  <w:rPrChange w:id="4514" w:author="Gabriel Correa" w:date="2015-08-25T14:26:00Z">
                    <w:rPr>
                      <w:rFonts w:ascii="Calibri" w:eastAsia="Times New Roman" w:hAnsi="Calibri" w:cs="Calibri"/>
                      <w:color w:val="000000"/>
                    </w:rPr>
                  </w:rPrChange>
                </w:rPr>
                <w:t>0.30</w:t>
              </w:r>
            </w:ins>
          </w:p>
        </w:tc>
        <w:tc>
          <w:tcPr>
            <w:tcW w:w="998" w:type="dxa"/>
            <w:gridSpan w:val="2"/>
            <w:shd w:val="clear" w:color="auto" w:fill="BFBFBF" w:themeFill="background1" w:themeFillShade="BF"/>
            <w:noWrap/>
            <w:hideMark/>
            <w:tcPrChange w:id="4515" w:author="Gabriel Correa" w:date="2015-08-25T14:51:00Z">
              <w:tcPr>
                <w:tcW w:w="992" w:type="dxa"/>
                <w:gridSpan w:val="5"/>
                <w:noWrap/>
                <w:hideMark/>
              </w:tcPr>
            </w:tcPrChange>
          </w:tcPr>
          <w:p w:rsidR="00C70510" w:rsidRPr="002D1802" w:rsidRDefault="00C70510">
            <w:pPr>
              <w:jc w:val="right"/>
              <w:rPr>
                <w:ins w:id="4516" w:author="Gabriel Correa" w:date="2015-08-25T13:40:00Z"/>
                <w:rFonts w:eastAsia="Times New Roman" w:cs="Calibri"/>
                <w:color w:val="000000"/>
                <w:sz w:val="22"/>
                <w:rPrChange w:id="4517" w:author="Gabriel Correa" w:date="2015-08-25T14:26:00Z">
                  <w:rPr>
                    <w:ins w:id="4518" w:author="Gabriel Correa" w:date="2015-08-25T13:40:00Z"/>
                    <w:rFonts w:ascii="Calibri" w:eastAsia="Times New Roman" w:hAnsi="Calibri" w:cs="Calibri"/>
                    <w:color w:val="000000"/>
                  </w:rPr>
                </w:rPrChange>
              </w:rPr>
            </w:pPr>
            <w:ins w:id="4519" w:author="Gabriel Correa" w:date="2015-08-25T13:40:00Z">
              <w:r w:rsidRPr="002D1802">
                <w:rPr>
                  <w:rFonts w:eastAsia="Times New Roman" w:cs="Calibri"/>
                  <w:color w:val="000000"/>
                  <w:sz w:val="22"/>
                  <w:rPrChange w:id="4520" w:author="Gabriel Correa" w:date="2015-08-25T14:26:00Z">
                    <w:rPr>
                      <w:rFonts w:ascii="Calibri" w:eastAsia="Times New Roman" w:hAnsi="Calibri" w:cs="Calibri"/>
                      <w:color w:val="000000"/>
                    </w:rPr>
                  </w:rPrChange>
                </w:rPr>
                <w:t>0.98</w:t>
              </w:r>
            </w:ins>
          </w:p>
        </w:tc>
        <w:tc>
          <w:tcPr>
            <w:tcW w:w="1558" w:type="dxa"/>
            <w:gridSpan w:val="2"/>
            <w:tcBorders>
              <w:right w:val="dotDotDash" w:sz="8" w:space="0" w:color="595959" w:themeColor="text1" w:themeTint="A6"/>
            </w:tcBorders>
            <w:noWrap/>
            <w:hideMark/>
            <w:tcPrChange w:id="4521" w:author="Gabriel Correa" w:date="2015-08-25T14:51:00Z">
              <w:tcPr>
                <w:tcW w:w="1559" w:type="dxa"/>
                <w:gridSpan w:val="7"/>
                <w:tcBorders>
                  <w:right w:val="dotDotDash" w:sz="8" w:space="0" w:color="595959" w:themeColor="text1" w:themeTint="A6"/>
                </w:tcBorders>
                <w:noWrap/>
                <w:hideMark/>
              </w:tcPr>
            </w:tcPrChange>
          </w:tcPr>
          <w:p w:rsidR="00C70510" w:rsidRPr="002D1802" w:rsidRDefault="00C70510">
            <w:pPr>
              <w:jc w:val="right"/>
              <w:rPr>
                <w:ins w:id="4522" w:author="Gabriel Correa" w:date="2015-08-25T13:40:00Z"/>
                <w:rFonts w:eastAsia="Times New Roman" w:cs="Calibri"/>
                <w:color w:val="000000"/>
                <w:sz w:val="22"/>
                <w:rPrChange w:id="4523" w:author="Gabriel Correa" w:date="2015-08-25T14:26:00Z">
                  <w:rPr>
                    <w:ins w:id="4524" w:author="Gabriel Correa" w:date="2015-08-25T13:40:00Z"/>
                    <w:rFonts w:ascii="Calibri" w:eastAsia="Times New Roman" w:hAnsi="Calibri" w:cs="Calibri"/>
                    <w:color w:val="000000"/>
                  </w:rPr>
                </w:rPrChange>
              </w:rPr>
            </w:pPr>
            <w:ins w:id="4525" w:author="Gabriel Correa" w:date="2015-08-25T13:40:00Z">
              <w:r w:rsidRPr="002D1802">
                <w:rPr>
                  <w:rFonts w:eastAsia="Times New Roman" w:cs="Calibri"/>
                  <w:color w:val="000000"/>
                  <w:sz w:val="22"/>
                  <w:rPrChange w:id="4526" w:author="Gabriel Correa" w:date="2015-08-25T14:26:00Z">
                    <w:rPr>
                      <w:rFonts w:ascii="Calibri" w:eastAsia="Times New Roman" w:hAnsi="Calibri" w:cs="Calibri"/>
                      <w:color w:val="000000"/>
                    </w:rPr>
                  </w:rPrChange>
                </w:rPr>
                <w:t>0.46</w:t>
              </w:r>
            </w:ins>
          </w:p>
        </w:tc>
        <w:tc>
          <w:tcPr>
            <w:tcW w:w="1394" w:type="dxa"/>
            <w:tcBorders>
              <w:bottom w:val="nil"/>
            </w:tcBorders>
            <w:tcPrChange w:id="4527" w:author="Gabriel Correa" w:date="2015-08-25T14:51:00Z">
              <w:tcPr>
                <w:tcW w:w="1395" w:type="dxa"/>
                <w:gridSpan w:val="4"/>
                <w:tcBorders>
                  <w:bottom w:val="nil"/>
                </w:tcBorders>
              </w:tcPr>
            </w:tcPrChange>
          </w:tcPr>
          <w:p w:rsidR="00C70510" w:rsidRPr="002D1802" w:rsidRDefault="00C70510">
            <w:pPr>
              <w:jc w:val="right"/>
              <w:rPr>
                <w:ins w:id="4528" w:author="Gabriel Correa" w:date="2015-08-25T13:45:00Z"/>
                <w:rFonts w:eastAsia="Times New Roman" w:cs="Times New Roman"/>
                <w:sz w:val="22"/>
                <w:rPrChange w:id="4529" w:author="Gabriel Correa" w:date="2015-08-25T14:26:00Z">
                  <w:rPr>
                    <w:ins w:id="4530" w:author="Gabriel Correa" w:date="2015-08-25T13:45:00Z"/>
                    <w:rFonts w:eastAsia="Times New Roman" w:cs="Times New Roman"/>
                    <w:sz w:val="20"/>
                    <w:szCs w:val="20"/>
                  </w:rPr>
                </w:rPrChange>
              </w:rPr>
              <w:pPrChange w:id="4531" w:author="Gabriel Correa" w:date="2015-08-25T14:47:00Z">
                <w:pPr/>
              </w:pPrChange>
            </w:pPr>
            <w:ins w:id="4532" w:author="Gabriel Correa" w:date="2015-08-25T13:45:00Z">
              <w:r w:rsidRPr="002D1802">
                <w:rPr>
                  <w:rFonts w:cs="Calibri"/>
                  <w:color w:val="000000"/>
                  <w:sz w:val="22"/>
                  <w:rPrChange w:id="4533" w:author="Gabriel Correa" w:date="2015-08-25T14:26:00Z">
                    <w:rPr>
                      <w:rFonts w:ascii="Calibri" w:hAnsi="Calibri" w:cs="Calibri"/>
                      <w:color w:val="000000"/>
                    </w:rPr>
                  </w:rPrChange>
                </w:rPr>
                <w:t>0.34</w:t>
              </w:r>
            </w:ins>
          </w:p>
        </w:tc>
        <w:tc>
          <w:tcPr>
            <w:tcW w:w="1158" w:type="dxa"/>
            <w:gridSpan w:val="2"/>
            <w:tcPrChange w:id="4534" w:author="Gabriel Correa" w:date="2015-08-25T14:51:00Z">
              <w:tcPr>
                <w:tcW w:w="1158" w:type="dxa"/>
                <w:gridSpan w:val="5"/>
              </w:tcPr>
            </w:tcPrChange>
          </w:tcPr>
          <w:p w:rsidR="00C70510" w:rsidRPr="002D1802" w:rsidRDefault="00C70510">
            <w:pPr>
              <w:jc w:val="right"/>
              <w:rPr>
                <w:ins w:id="4535" w:author="Gabriel Correa" w:date="2015-08-25T13:45:00Z"/>
                <w:rFonts w:eastAsia="Times New Roman" w:cs="Times New Roman"/>
                <w:sz w:val="22"/>
                <w:rPrChange w:id="4536" w:author="Gabriel Correa" w:date="2015-08-25T14:26:00Z">
                  <w:rPr>
                    <w:ins w:id="4537" w:author="Gabriel Correa" w:date="2015-08-25T13:45:00Z"/>
                    <w:rFonts w:eastAsia="Times New Roman" w:cs="Times New Roman"/>
                    <w:sz w:val="20"/>
                    <w:szCs w:val="20"/>
                  </w:rPr>
                </w:rPrChange>
              </w:rPr>
              <w:pPrChange w:id="4538" w:author="Gabriel Correa" w:date="2015-08-25T14:47:00Z">
                <w:pPr/>
              </w:pPrChange>
            </w:pPr>
            <w:ins w:id="4539" w:author="Gabriel Correa" w:date="2015-08-25T13:45:00Z">
              <w:r w:rsidRPr="002D1802">
                <w:rPr>
                  <w:rFonts w:cs="Calibri"/>
                  <w:color w:val="000000"/>
                  <w:sz w:val="22"/>
                  <w:rPrChange w:id="4540" w:author="Gabriel Correa" w:date="2015-08-25T14:26:00Z">
                    <w:rPr>
                      <w:rFonts w:ascii="Calibri" w:hAnsi="Calibri" w:cs="Calibri"/>
                      <w:color w:val="000000"/>
                    </w:rPr>
                  </w:rPrChange>
                </w:rPr>
                <w:t>0.84</w:t>
              </w:r>
            </w:ins>
          </w:p>
        </w:tc>
        <w:tc>
          <w:tcPr>
            <w:tcW w:w="1705" w:type="dxa"/>
            <w:gridSpan w:val="4"/>
            <w:tcPrChange w:id="4541" w:author="Gabriel Correa" w:date="2015-08-25T14:51:00Z">
              <w:tcPr>
                <w:tcW w:w="1705" w:type="dxa"/>
                <w:gridSpan w:val="10"/>
              </w:tcPr>
            </w:tcPrChange>
          </w:tcPr>
          <w:p w:rsidR="00C70510" w:rsidRPr="002D1802" w:rsidRDefault="00C70510">
            <w:pPr>
              <w:jc w:val="right"/>
              <w:rPr>
                <w:ins w:id="4542" w:author="Gabriel Correa" w:date="2015-08-25T13:45:00Z"/>
                <w:rFonts w:eastAsia="Times New Roman" w:cs="Times New Roman"/>
                <w:sz w:val="22"/>
                <w:rPrChange w:id="4543" w:author="Gabriel Correa" w:date="2015-08-25T14:26:00Z">
                  <w:rPr>
                    <w:ins w:id="4544" w:author="Gabriel Correa" w:date="2015-08-25T13:45:00Z"/>
                    <w:rFonts w:eastAsia="Times New Roman" w:cs="Times New Roman"/>
                    <w:sz w:val="20"/>
                    <w:szCs w:val="20"/>
                  </w:rPr>
                </w:rPrChange>
              </w:rPr>
              <w:pPrChange w:id="4545" w:author="Gabriel Correa" w:date="2015-08-25T14:47:00Z">
                <w:pPr/>
              </w:pPrChange>
            </w:pPr>
            <w:ins w:id="4546" w:author="Gabriel Correa" w:date="2015-08-25T13:45:00Z">
              <w:r w:rsidRPr="002D1802">
                <w:rPr>
                  <w:rFonts w:cs="Calibri"/>
                  <w:color w:val="000000"/>
                  <w:sz w:val="22"/>
                  <w:rPrChange w:id="4547" w:author="Gabriel Correa" w:date="2015-08-25T14:26:00Z">
                    <w:rPr>
                      <w:rFonts w:ascii="Calibri" w:hAnsi="Calibri" w:cs="Calibri"/>
                      <w:color w:val="000000"/>
                    </w:rPr>
                  </w:rPrChange>
                </w:rPr>
                <w:t>0.49</w:t>
              </w:r>
            </w:ins>
          </w:p>
        </w:tc>
      </w:tr>
      <w:tr w:rsidR="00C70510" w:rsidRPr="002D1802" w:rsidTr="00A223C0">
        <w:tblPrEx>
          <w:tblPrExChange w:id="4548" w:author="Gabriel Correa" w:date="2015-08-25T14:50:00Z">
            <w:tblPrEx>
              <w:tblW w:w="8672" w:type="dxa"/>
            </w:tblPrEx>
          </w:tblPrExChange>
        </w:tblPrEx>
        <w:trPr>
          <w:gridAfter w:val="1"/>
          <w:wAfter w:w="381" w:type="dxa"/>
          <w:trHeight w:val="300"/>
          <w:ins w:id="4549" w:author="Gabriel Correa" w:date="2015-08-25T14:41:00Z"/>
          <w:trPrChange w:id="4550" w:author="Gabriel Correa" w:date="2015-08-25T14:50:00Z">
            <w:trPr>
              <w:gridAfter w:val="1"/>
              <w:trHeight w:val="300"/>
            </w:trPr>
          </w:trPrChange>
        </w:trPr>
        <w:tc>
          <w:tcPr>
            <w:tcW w:w="8662" w:type="dxa"/>
            <w:gridSpan w:val="14"/>
            <w:tcBorders>
              <w:top w:val="nil"/>
            </w:tcBorders>
            <w:noWrap/>
            <w:tcPrChange w:id="4551" w:author="Gabriel Correa" w:date="2015-08-25T14:50:00Z">
              <w:tcPr>
                <w:tcW w:w="8672" w:type="dxa"/>
                <w:gridSpan w:val="36"/>
                <w:tcBorders>
                  <w:top w:val="nil"/>
                </w:tcBorders>
                <w:noWrap/>
              </w:tcPr>
            </w:tcPrChange>
          </w:tcPr>
          <w:p w:rsidR="00C70510" w:rsidRPr="00C70510" w:rsidRDefault="00C70510">
            <w:pPr>
              <w:jc w:val="right"/>
              <w:rPr>
                <w:ins w:id="4552" w:author="Gabriel Correa" w:date="2015-08-25T14:41:00Z"/>
                <w:rFonts w:cs="Calibri"/>
                <w:i/>
                <w:color w:val="595959" w:themeColor="text1" w:themeTint="A6"/>
                <w:sz w:val="22"/>
                <w:rPrChange w:id="4553" w:author="Gabriel Correa" w:date="2015-08-25T14:44:00Z">
                  <w:rPr>
                    <w:ins w:id="4554" w:author="Gabriel Correa" w:date="2015-08-25T14:41:00Z"/>
                    <w:rFonts w:cs="Calibri"/>
                    <w:color w:val="000000"/>
                    <w:sz w:val="22"/>
                  </w:rPr>
                </w:rPrChange>
              </w:rPr>
              <w:pPrChange w:id="4555" w:author="Gabriel Correa" w:date="2015-08-25T14:44:00Z">
                <w:pPr/>
              </w:pPrChange>
            </w:pPr>
            <w:ins w:id="4556" w:author="Gabriel Correa" w:date="2015-08-25T14:41:00Z">
              <w:r w:rsidRPr="00C70510">
                <w:rPr>
                  <w:rFonts w:cs="Calibri"/>
                  <w:i/>
                  <w:color w:val="595959" w:themeColor="text1" w:themeTint="A6"/>
                  <w:sz w:val="22"/>
                  <w:rPrChange w:id="4557" w:author="Gabriel Correa" w:date="2015-08-25T14:44:00Z">
                    <w:rPr>
                      <w:rFonts w:cs="Calibri"/>
                      <w:color w:val="000000"/>
                      <w:sz w:val="22"/>
                    </w:rPr>
                  </w:rPrChange>
                </w:rPr>
                <w:t xml:space="preserve">(Entrenamiento: Apache Commons, Java     -    </w:t>
              </w:r>
            </w:ins>
            <w:ins w:id="4558" w:author="Gabriel Correa" w:date="2015-08-25T14:42:00Z">
              <w:r w:rsidRPr="00C70510">
                <w:rPr>
                  <w:rFonts w:cs="Calibri"/>
                  <w:i/>
                  <w:color w:val="595959" w:themeColor="text1" w:themeTint="A6"/>
                  <w:sz w:val="22"/>
                  <w:rPrChange w:id="4559" w:author="Gabriel Correa" w:date="2015-08-25T14:44:00Z">
                    <w:rPr>
                      <w:rFonts w:cs="Calibri"/>
                      <w:color w:val="000000"/>
                      <w:sz w:val="22"/>
                    </w:rPr>
                  </w:rPrChange>
                </w:rPr>
                <w:t xml:space="preserve"> Pruebas: JFace)</w:t>
              </w:r>
            </w:ins>
          </w:p>
        </w:tc>
      </w:tr>
      <w:tr w:rsidR="00A223C0" w:rsidRPr="002B28AD" w:rsidTr="00A223C0">
        <w:tblPrEx>
          <w:tblPrExChange w:id="4560" w:author="Gabriel Correa" w:date="2015-08-25T14:50:00Z">
            <w:tblPrEx>
              <w:tblW w:w="8755" w:type="dxa"/>
            </w:tblPrEx>
          </w:tblPrExChange>
        </w:tblPrEx>
        <w:trPr>
          <w:gridAfter w:val="3"/>
          <w:wAfter w:w="1488" w:type="dxa"/>
          <w:trHeight w:val="300"/>
          <w:ins w:id="4561" w:author="Gabriel Correa" w:date="2015-08-25T14:29:00Z"/>
          <w:trPrChange w:id="4562" w:author="Gabriel Correa" w:date="2015-08-25T14:50:00Z">
            <w:trPr>
              <w:gridAfter w:val="3"/>
              <w:wAfter w:w="1190" w:type="dxa"/>
              <w:trHeight w:val="300"/>
            </w:trPr>
          </w:trPrChange>
        </w:trPr>
        <w:tc>
          <w:tcPr>
            <w:tcW w:w="905" w:type="dxa"/>
            <w:gridSpan w:val="2"/>
            <w:tcBorders>
              <w:top w:val="nil"/>
              <w:right w:val="nil"/>
            </w:tcBorders>
            <w:noWrap/>
            <w:tcPrChange w:id="4563" w:author="Gabriel Correa" w:date="2015-08-25T14:50:00Z">
              <w:tcPr>
                <w:tcW w:w="912" w:type="dxa"/>
                <w:gridSpan w:val="2"/>
                <w:tcBorders>
                  <w:top w:val="nil"/>
                  <w:right w:val="nil"/>
                </w:tcBorders>
                <w:noWrap/>
              </w:tcPr>
            </w:tcPrChange>
          </w:tcPr>
          <w:p w:rsidR="00C70510" w:rsidRPr="002B28AD" w:rsidRDefault="00C70510" w:rsidP="00366968">
            <w:pPr>
              <w:jc w:val="center"/>
              <w:rPr>
                <w:ins w:id="4564" w:author="Gabriel Correa" w:date="2015-08-25T14:29:00Z"/>
                <w:rFonts w:eastAsia="Times New Roman" w:cs="Calibri"/>
                <w:i/>
                <w:color w:val="000000"/>
                <w:sz w:val="22"/>
              </w:rPr>
            </w:pPr>
          </w:p>
        </w:tc>
        <w:tc>
          <w:tcPr>
            <w:tcW w:w="3469" w:type="dxa"/>
            <w:gridSpan w:val="5"/>
            <w:tcBorders>
              <w:top w:val="nil"/>
              <w:left w:val="nil"/>
              <w:right w:val="nil"/>
            </w:tcBorders>
            <w:tcPrChange w:id="4565" w:author="Gabriel Correa" w:date="2015-08-25T14:50:00Z">
              <w:tcPr>
                <w:tcW w:w="3471" w:type="dxa"/>
                <w:gridSpan w:val="16"/>
                <w:tcBorders>
                  <w:top w:val="nil"/>
                  <w:left w:val="nil"/>
                  <w:right w:val="nil"/>
                </w:tcBorders>
              </w:tcPr>
            </w:tcPrChange>
          </w:tcPr>
          <w:p w:rsidR="00C70510" w:rsidRDefault="00C70510" w:rsidP="00366968">
            <w:pPr>
              <w:jc w:val="center"/>
              <w:rPr>
                <w:ins w:id="4566" w:author="Gabriel Correa" w:date="2015-08-25T14:40:00Z"/>
                <w:rFonts w:eastAsia="Times New Roman" w:cs="Calibri"/>
                <w:i/>
                <w:color w:val="000000"/>
                <w:sz w:val="22"/>
              </w:rPr>
            </w:pPr>
          </w:p>
          <w:p w:rsidR="00C70510" w:rsidRDefault="00C70510" w:rsidP="00366968">
            <w:pPr>
              <w:jc w:val="center"/>
              <w:rPr>
                <w:ins w:id="4567" w:author="Gabriel Correa" w:date="2015-08-25T14:40:00Z"/>
                <w:rFonts w:eastAsia="Times New Roman" w:cs="Calibri"/>
                <w:i/>
                <w:color w:val="000000"/>
                <w:sz w:val="22"/>
              </w:rPr>
            </w:pPr>
          </w:p>
          <w:p w:rsidR="00C70510" w:rsidRPr="002B28AD" w:rsidRDefault="00C70510" w:rsidP="00366968">
            <w:pPr>
              <w:jc w:val="center"/>
              <w:rPr>
                <w:ins w:id="4568" w:author="Gabriel Correa" w:date="2015-08-25T14:29:00Z"/>
                <w:rFonts w:eastAsia="Times New Roman" w:cs="Calibri"/>
                <w:i/>
                <w:color w:val="000000"/>
                <w:sz w:val="22"/>
              </w:rPr>
            </w:pPr>
            <w:ins w:id="4569" w:author="Gabriel Correa" w:date="2015-08-25T14:38:00Z">
              <w:r w:rsidRPr="002B28AD">
                <w:rPr>
                  <w:rFonts w:eastAsia="Times New Roman" w:cs="Calibri"/>
                  <w:i/>
                  <w:color w:val="000000"/>
                  <w:sz w:val="22"/>
                </w:rPr>
                <w:t>NaiveBayes</w:t>
              </w:r>
            </w:ins>
          </w:p>
        </w:tc>
        <w:tc>
          <w:tcPr>
            <w:tcW w:w="3181" w:type="dxa"/>
            <w:gridSpan w:val="5"/>
            <w:tcBorders>
              <w:top w:val="nil"/>
              <w:left w:val="nil"/>
            </w:tcBorders>
            <w:tcPrChange w:id="4570" w:author="Gabriel Correa" w:date="2015-08-25T14:50:00Z">
              <w:tcPr>
                <w:tcW w:w="3182" w:type="dxa"/>
                <w:gridSpan w:val="15"/>
                <w:tcBorders>
                  <w:top w:val="nil"/>
                  <w:left w:val="nil"/>
                </w:tcBorders>
              </w:tcPr>
            </w:tcPrChange>
          </w:tcPr>
          <w:p w:rsidR="00C70510" w:rsidRDefault="00C70510" w:rsidP="00366968">
            <w:pPr>
              <w:jc w:val="center"/>
              <w:rPr>
                <w:ins w:id="4571" w:author="Gabriel Correa" w:date="2015-08-25T14:40:00Z"/>
                <w:rFonts w:cs="Calibri"/>
                <w:color w:val="000000"/>
                <w:sz w:val="22"/>
              </w:rPr>
            </w:pPr>
          </w:p>
          <w:p w:rsidR="00C70510" w:rsidRDefault="00C70510" w:rsidP="00366968">
            <w:pPr>
              <w:jc w:val="center"/>
              <w:rPr>
                <w:ins w:id="4572" w:author="Gabriel Correa" w:date="2015-08-25T14:40:00Z"/>
                <w:rFonts w:cs="Calibri"/>
                <w:color w:val="000000"/>
                <w:sz w:val="22"/>
              </w:rPr>
            </w:pPr>
          </w:p>
          <w:p w:rsidR="00C70510" w:rsidRPr="002B28AD" w:rsidRDefault="00C70510" w:rsidP="00366968">
            <w:pPr>
              <w:jc w:val="center"/>
              <w:rPr>
                <w:ins w:id="4573" w:author="Gabriel Correa" w:date="2015-08-25T14:29:00Z"/>
                <w:rFonts w:cs="Calibri"/>
                <w:color w:val="000000"/>
                <w:sz w:val="22"/>
              </w:rPr>
            </w:pPr>
            <w:ins w:id="4574" w:author="Gabriel Correa" w:date="2015-08-25T14:39:00Z">
              <w:r w:rsidRPr="002B28AD">
                <w:rPr>
                  <w:rFonts w:cs="Calibri"/>
                  <w:color w:val="000000"/>
                  <w:sz w:val="22"/>
                </w:rPr>
                <w:t>NaiveBayesMultinomial</w:t>
              </w:r>
            </w:ins>
          </w:p>
        </w:tc>
      </w:tr>
      <w:tr w:rsidR="00A223C0" w:rsidRPr="002B28AD" w:rsidTr="00A223C0">
        <w:trPr>
          <w:trHeight w:val="300"/>
          <w:ins w:id="4575" w:author="Gabriel Correa" w:date="2015-08-25T14:29:00Z"/>
          <w:trPrChange w:id="4576" w:author="Gabriel Correa" w:date="2015-08-25T14:50:00Z">
            <w:trPr>
              <w:gridAfter w:val="0"/>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4577" w:author="Gabriel Correa" w:date="2015-08-25T14:50:00Z">
              <w:tcPr>
                <w:tcW w:w="1105" w:type="dxa"/>
                <w:gridSpan w:val="5"/>
                <w:tcBorders>
                  <w:top w:val="single" w:sz="12" w:space="0" w:color="auto"/>
                  <w:bottom w:val="single" w:sz="12" w:space="0" w:color="000000" w:themeColor="text1"/>
                  <w:right w:val="dotDash" w:sz="4" w:space="0" w:color="A6A6A6" w:themeColor="background1" w:themeShade="A6"/>
                </w:tcBorders>
                <w:noWrap/>
                <w:hideMark/>
              </w:tcPr>
            </w:tcPrChange>
          </w:tcPr>
          <w:p w:rsidR="00C70510" w:rsidRPr="002B28AD" w:rsidRDefault="00C70510">
            <w:pPr>
              <w:jc w:val="right"/>
              <w:rPr>
                <w:ins w:id="4578" w:author="Gabriel Correa" w:date="2015-08-25T14:29:00Z"/>
                <w:rFonts w:eastAsia="Times New Roman" w:cs="Calibri"/>
                <w:color w:val="000000"/>
                <w:sz w:val="22"/>
              </w:rPr>
              <w:pPrChange w:id="4579" w:author="Gabriel Correa" w:date="2015-08-25T14:48:00Z">
                <w:pPr/>
              </w:pPrChange>
            </w:pPr>
            <w:ins w:id="4580" w:author="Gabriel Correa" w:date="2015-08-25T14:29:00Z">
              <w:r w:rsidRPr="002B28AD">
                <w:rPr>
                  <w:rFonts w:eastAsia="Times New Roman" w:cs="Calibri"/>
                  <w:color w:val="000000"/>
                  <w:sz w:val="22"/>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Change w:id="4581" w:author="Gabriel Correa" w:date="2015-08-25T14:50:00Z">
              <w:tcPr>
                <w:tcW w:w="1129" w:type="dxa"/>
                <w:gridSpan w:val="6"/>
                <w:tcBorders>
                  <w:top w:val="single" w:sz="12" w:space="0" w:color="auto"/>
                  <w:left w:val="dotDash" w:sz="4" w:space="0" w:color="A6A6A6" w:themeColor="background1" w:themeShade="A6"/>
                  <w:bottom w:val="single" w:sz="12" w:space="0" w:color="000000" w:themeColor="text1"/>
                </w:tcBorders>
                <w:noWrap/>
                <w:hideMark/>
              </w:tcPr>
            </w:tcPrChange>
          </w:tcPr>
          <w:p w:rsidR="00C70510" w:rsidRPr="002B28AD" w:rsidRDefault="00C70510">
            <w:pPr>
              <w:jc w:val="right"/>
              <w:rPr>
                <w:ins w:id="4582" w:author="Gabriel Correa" w:date="2015-08-25T14:29:00Z"/>
                <w:rFonts w:eastAsia="Times New Roman" w:cs="Calibri"/>
                <w:i/>
                <w:color w:val="000000"/>
                <w:sz w:val="22"/>
              </w:rPr>
              <w:pPrChange w:id="4583" w:author="Gabriel Correa" w:date="2015-08-25T14:48:00Z">
                <w:pPr/>
              </w:pPrChange>
            </w:pPr>
            <w:ins w:id="4584" w:author="Gabriel Correa" w:date="2015-08-25T14:29:00Z">
              <w:r w:rsidRPr="002B28AD">
                <w:rPr>
                  <w:rFonts w:eastAsia="Times New Roman" w:cs="Calibri"/>
                  <w:i/>
                  <w:color w:val="000000"/>
                  <w:sz w:val="22"/>
                </w:rPr>
                <w:t>precision</w:t>
              </w:r>
            </w:ins>
          </w:p>
        </w:tc>
        <w:tc>
          <w:tcPr>
            <w:tcW w:w="998" w:type="dxa"/>
            <w:gridSpan w:val="2"/>
            <w:tcBorders>
              <w:top w:val="single" w:sz="12" w:space="0" w:color="auto"/>
              <w:bottom w:val="single" w:sz="12" w:space="0" w:color="000000" w:themeColor="text1"/>
            </w:tcBorders>
            <w:noWrap/>
            <w:hideMark/>
            <w:tcPrChange w:id="4585" w:author="Gabriel Correa" w:date="2015-08-25T14:50:00Z">
              <w:tcPr>
                <w:tcW w:w="992" w:type="dxa"/>
                <w:gridSpan w:val="4"/>
                <w:tcBorders>
                  <w:top w:val="single" w:sz="12" w:space="0" w:color="auto"/>
                  <w:bottom w:val="single" w:sz="12" w:space="0" w:color="000000" w:themeColor="text1"/>
                </w:tcBorders>
                <w:noWrap/>
                <w:hideMark/>
              </w:tcPr>
            </w:tcPrChange>
          </w:tcPr>
          <w:p w:rsidR="00C70510" w:rsidRPr="002B28AD" w:rsidRDefault="00C70510">
            <w:pPr>
              <w:jc w:val="right"/>
              <w:rPr>
                <w:ins w:id="4586" w:author="Gabriel Correa" w:date="2015-08-25T14:29:00Z"/>
                <w:rFonts w:eastAsia="Times New Roman" w:cs="Calibri"/>
                <w:i/>
                <w:color w:val="000000"/>
                <w:sz w:val="22"/>
              </w:rPr>
              <w:pPrChange w:id="4587" w:author="Gabriel Correa" w:date="2015-08-25T14:48:00Z">
                <w:pPr/>
              </w:pPrChange>
            </w:pPr>
            <w:ins w:id="4588" w:author="Gabriel Correa" w:date="2015-08-25T14:29:00Z">
              <w:r w:rsidRPr="002B28AD">
                <w:rPr>
                  <w:rFonts w:eastAsia="Times New Roman" w:cs="Calibri"/>
                  <w:i/>
                  <w:color w:val="000000"/>
                  <w:sz w:val="22"/>
                </w:rPr>
                <w:t>recall</w:t>
              </w:r>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Change w:id="4589" w:author="Gabriel Correa" w:date="2015-08-25T14:50:00Z">
              <w:tcPr>
                <w:tcW w:w="1559" w:type="dxa"/>
                <w:gridSpan w:val="7"/>
                <w:tcBorders>
                  <w:top w:val="single" w:sz="12" w:space="0" w:color="auto"/>
                  <w:bottom w:val="single" w:sz="12" w:space="0" w:color="000000" w:themeColor="text1"/>
                  <w:right w:val="dotDotDash" w:sz="8" w:space="0" w:color="595959" w:themeColor="text1" w:themeTint="A6"/>
                </w:tcBorders>
                <w:noWrap/>
                <w:hideMark/>
              </w:tcPr>
            </w:tcPrChange>
          </w:tcPr>
          <w:p w:rsidR="00C70510" w:rsidRPr="002B28AD" w:rsidRDefault="00C70510">
            <w:pPr>
              <w:jc w:val="right"/>
              <w:rPr>
                <w:ins w:id="4590" w:author="Gabriel Correa" w:date="2015-08-25T14:29:00Z"/>
                <w:rFonts w:eastAsia="Times New Roman" w:cs="Calibri"/>
                <w:i/>
                <w:color w:val="000000"/>
                <w:sz w:val="22"/>
              </w:rPr>
              <w:pPrChange w:id="4591" w:author="Gabriel Correa" w:date="2015-08-25T14:48:00Z">
                <w:pPr/>
              </w:pPrChange>
            </w:pPr>
            <w:ins w:id="4592" w:author="Gabriel Correa" w:date="2015-08-25T14:29:00Z">
              <w:r w:rsidRPr="002B28AD">
                <w:rPr>
                  <w:rFonts w:eastAsia="Times New Roman" w:cs="Calibri"/>
                  <w:i/>
                  <w:color w:val="000000"/>
                  <w:sz w:val="22"/>
                </w:rPr>
                <w:t>F-Measure</w:t>
              </w:r>
            </w:ins>
          </w:p>
        </w:tc>
        <w:tc>
          <w:tcPr>
            <w:tcW w:w="1394" w:type="dxa"/>
            <w:tcBorders>
              <w:top w:val="single" w:sz="12" w:space="0" w:color="auto"/>
              <w:bottom w:val="single" w:sz="12" w:space="0" w:color="000000" w:themeColor="text1"/>
            </w:tcBorders>
            <w:tcPrChange w:id="4593" w:author="Gabriel Correa" w:date="2015-08-25T14:50:00Z">
              <w:tcPr>
                <w:tcW w:w="1395" w:type="dxa"/>
                <w:gridSpan w:val="4"/>
                <w:tcBorders>
                  <w:top w:val="single" w:sz="12" w:space="0" w:color="auto"/>
                  <w:bottom w:val="single" w:sz="12" w:space="0" w:color="000000" w:themeColor="text1"/>
                </w:tcBorders>
              </w:tcPr>
            </w:tcPrChange>
          </w:tcPr>
          <w:p w:rsidR="00C70510" w:rsidRPr="002B28AD" w:rsidRDefault="00C70510">
            <w:pPr>
              <w:jc w:val="right"/>
              <w:rPr>
                <w:ins w:id="4594" w:author="Gabriel Correa" w:date="2015-08-25T14:29:00Z"/>
                <w:rFonts w:eastAsia="Times New Roman" w:cs="Times New Roman"/>
                <w:sz w:val="22"/>
              </w:rPr>
              <w:pPrChange w:id="4595" w:author="Gabriel Correa" w:date="2015-08-25T14:48:00Z">
                <w:pPr/>
              </w:pPrChange>
            </w:pPr>
            <w:ins w:id="4596" w:author="Gabriel Correa" w:date="2015-08-25T14:29:00Z">
              <w:r w:rsidRPr="002B28AD">
                <w:rPr>
                  <w:rFonts w:cs="Calibri"/>
                  <w:color w:val="000000"/>
                  <w:sz w:val="22"/>
                </w:rPr>
                <w:t>precision</w:t>
              </w:r>
            </w:ins>
          </w:p>
        </w:tc>
        <w:tc>
          <w:tcPr>
            <w:tcW w:w="1158" w:type="dxa"/>
            <w:gridSpan w:val="2"/>
            <w:tcBorders>
              <w:top w:val="single" w:sz="12" w:space="0" w:color="auto"/>
              <w:bottom w:val="single" w:sz="12" w:space="0" w:color="000000" w:themeColor="text1"/>
            </w:tcBorders>
            <w:tcPrChange w:id="4597" w:author="Gabriel Correa" w:date="2015-08-25T14:50:00Z">
              <w:tcPr>
                <w:tcW w:w="1157" w:type="dxa"/>
                <w:gridSpan w:val="6"/>
                <w:tcBorders>
                  <w:top w:val="single" w:sz="12" w:space="0" w:color="auto"/>
                  <w:bottom w:val="single" w:sz="12" w:space="0" w:color="000000" w:themeColor="text1"/>
                </w:tcBorders>
              </w:tcPr>
            </w:tcPrChange>
          </w:tcPr>
          <w:p w:rsidR="00C70510" w:rsidRPr="002B28AD" w:rsidRDefault="00C70510">
            <w:pPr>
              <w:jc w:val="right"/>
              <w:rPr>
                <w:ins w:id="4598" w:author="Gabriel Correa" w:date="2015-08-25T14:29:00Z"/>
                <w:rFonts w:eastAsia="Times New Roman" w:cs="Times New Roman"/>
                <w:sz w:val="22"/>
              </w:rPr>
              <w:pPrChange w:id="4599" w:author="Gabriel Correa" w:date="2015-08-25T14:48:00Z">
                <w:pPr/>
              </w:pPrChange>
            </w:pPr>
            <w:ins w:id="4600" w:author="Gabriel Correa" w:date="2015-08-25T14:29:00Z">
              <w:r w:rsidRPr="002B28AD">
                <w:rPr>
                  <w:rFonts w:cs="Calibri"/>
                  <w:color w:val="000000"/>
                  <w:sz w:val="22"/>
                </w:rPr>
                <w:t>recall</w:t>
              </w:r>
            </w:ins>
          </w:p>
        </w:tc>
        <w:tc>
          <w:tcPr>
            <w:tcW w:w="1705" w:type="dxa"/>
            <w:gridSpan w:val="4"/>
            <w:tcBorders>
              <w:top w:val="single" w:sz="12" w:space="0" w:color="auto"/>
              <w:bottom w:val="single" w:sz="12" w:space="0" w:color="000000" w:themeColor="text1"/>
            </w:tcBorders>
            <w:tcPrChange w:id="4601" w:author="Gabriel Correa" w:date="2015-08-25T14:50:00Z">
              <w:tcPr>
                <w:tcW w:w="1702" w:type="dxa"/>
                <w:gridSpan w:val="8"/>
                <w:tcBorders>
                  <w:top w:val="single" w:sz="12" w:space="0" w:color="auto"/>
                  <w:bottom w:val="single" w:sz="12" w:space="0" w:color="000000" w:themeColor="text1"/>
                </w:tcBorders>
              </w:tcPr>
            </w:tcPrChange>
          </w:tcPr>
          <w:p w:rsidR="00C70510" w:rsidRPr="002B28AD" w:rsidRDefault="00C70510">
            <w:pPr>
              <w:jc w:val="right"/>
              <w:rPr>
                <w:ins w:id="4602" w:author="Gabriel Correa" w:date="2015-08-25T14:29:00Z"/>
                <w:rFonts w:eastAsia="Times New Roman" w:cs="Times New Roman"/>
                <w:sz w:val="22"/>
              </w:rPr>
              <w:pPrChange w:id="4603" w:author="Gabriel Correa" w:date="2015-08-25T14:48:00Z">
                <w:pPr/>
              </w:pPrChange>
            </w:pPr>
            <w:ins w:id="4604" w:author="Gabriel Correa" w:date="2015-08-25T14:29:00Z">
              <w:r w:rsidRPr="002B28AD">
                <w:rPr>
                  <w:rFonts w:cs="Calibri"/>
                  <w:color w:val="000000"/>
                  <w:sz w:val="22"/>
                </w:rPr>
                <w:t>F-Measure</w:t>
              </w:r>
            </w:ins>
          </w:p>
        </w:tc>
      </w:tr>
      <w:tr w:rsidR="00A223C0" w:rsidRPr="002B28AD" w:rsidTr="00A223C0">
        <w:trPr>
          <w:trHeight w:val="300"/>
          <w:ins w:id="4605" w:author="Gabriel Correa" w:date="2015-08-25T14:29:00Z"/>
          <w:trPrChange w:id="4606" w:author="Gabriel Correa" w:date="2015-08-25T14:50:00Z">
            <w:trPr>
              <w:gridAfter w:val="0"/>
              <w:trHeight w:val="300"/>
            </w:trPr>
          </w:trPrChange>
        </w:trPr>
        <w:tc>
          <w:tcPr>
            <w:tcW w:w="1098" w:type="dxa"/>
            <w:gridSpan w:val="3"/>
            <w:tcBorders>
              <w:top w:val="single" w:sz="12" w:space="0" w:color="000000" w:themeColor="text1"/>
              <w:right w:val="dotDash" w:sz="4" w:space="0" w:color="A6A6A6" w:themeColor="background1" w:themeShade="A6"/>
            </w:tcBorders>
            <w:noWrap/>
            <w:hideMark/>
            <w:tcPrChange w:id="4607" w:author="Gabriel Correa" w:date="2015-08-25T14:50:00Z">
              <w:tcPr>
                <w:tcW w:w="1102" w:type="dxa"/>
                <w:gridSpan w:val="4"/>
                <w:tcBorders>
                  <w:top w:val="single" w:sz="12" w:space="0" w:color="000000" w:themeColor="text1"/>
                  <w:right w:val="dotDash" w:sz="4" w:space="0" w:color="A6A6A6" w:themeColor="background1" w:themeShade="A6"/>
                </w:tcBorders>
                <w:noWrap/>
                <w:hideMark/>
              </w:tcPr>
            </w:tcPrChange>
          </w:tcPr>
          <w:p w:rsidR="00C70510" w:rsidRPr="002B28AD" w:rsidRDefault="00C70510">
            <w:pPr>
              <w:jc w:val="right"/>
              <w:rPr>
                <w:ins w:id="4608" w:author="Gabriel Correa" w:date="2015-08-25T14:29:00Z"/>
                <w:rFonts w:eastAsia="Times New Roman" w:cs="Calibri"/>
                <w:color w:val="000000"/>
                <w:sz w:val="22"/>
              </w:rPr>
            </w:pPr>
            <w:ins w:id="4609" w:author="Gabriel Correa" w:date="2015-08-25T14:29:00Z">
              <w:r w:rsidRPr="002B28AD">
                <w:rPr>
                  <w:rFonts w:eastAsia="Times New Roman" w:cs="Calibri"/>
                  <w:color w:val="000000"/>
                  <w:sz w:val="22"/>
                </w:rPr>
                <w:t>1</w:t>
              </w:r>
            </w:ins>
          </w:p>
        </w:tc>
        <w:tc>
          <w:tcPr>
            <w:tcW w:w="1129" w:type="dxa"/>
            <w:tcBorders>
              <w:top w:val="single" w:sz="12" w:space="0" w:color="000000" w:themeColor="text1"/>
              <w:left w:val="dotDash" w:sz="4" w:space="0" w:color="A6A6A6" w:themeColor="background1" w:themeShade="A6"/>
            </w:tcBorders>
            <w:noWrap/>
            <w:vAlign w:val="bottom"/>
            <w:tcPrChange w:id="4610" w:author="Gabriel Correa" w:date="2015-08-25T14:50:00Z">
              <w:tcPr>
                <w:tcW w:w="1129" w:type="dxa"/>
                <w:gridSpan w:val="5"/>
                <w:tcBorders>
                  <w:top w:val="single" w:sz="12" w:space="0" w:color="000000" w:themeColor="text1"/>
                  <w:left w:val="dotDash" w:sz="4" w:space="0" w:color="A6A6A6" w:themeColor="background1" w:themeShade="A6"/>
                </w:tcBorders>
                <w:noWrap/>
                <w:vAlign w:val="bottom"/>
              </w:tcPr>
            </w:tcPrChange>
          </w:tcPr>
          <w:p w:rsidR="00C70510" w:rsidRPr="002B28AD" w:rsidRDefault="00C70510">
            <w:pPr>
              <w:jc w:val="right"/>
              <w:rPr>
                <w:ins w:id="4611" w:author="Gabriel Correa" w:date="2015-08-25T14:29:00Z"/>
                <w:rFonts w:eastAsia="Times New Roman" w:cs="Calibri"/>
                <w:color w:val="000000"/>
                <w:sz w:val="22"/>
              </w:rPr>
            </w:pPr>
            <w:ins w:id="4612" w:author="Gabriel Correa" w:date="2015-08-25T14:34:00Z">
              <w:r>
                <w:rPr>
                  <w:rFonts w:ascii="Calibri" w:hAnsi="Calibri" w:cs="Calibri"/>
                  <w:color w:val="000000"/>
                  <w:sz w:val="22"/>
                </w:rPr>
                <w:t>0.62</w:t>
              </w:r>
            </w:ins>
          </w:p>
        </w:tc>
        <w:tc>
          <w:tcPr>
            <w:tcW w:w="998" w:type="dxa"/>
            <w:gridSpan w:val="2"/>
            <w:tcBorders>
              <w:top w:val="single" w:sz="12" w:space="0" w:color="000000" w:themeColor="text1"/>
            </w:tcBorders>
            <w:noWrap/>
            <w:vAlign w:val="bottom"/>
            <w:tcPrChange w:id="4613" w:author="Gabriel Correa" w:date="2015-08-25T14:50:00Z">
              <w:tcPr>
                <w:tcW w:w="992" w:type="dxa"/>
                <w:gridSpan w:val="5"/>
                <w:tcBorders>
                  <w:top w:val="single" w:sz="12" w:space="0" w:color="000000" w:themeColor="text1"/>
                </w:tcBorders>
                <w:noWrap/>
                <w:vAlign w:val="bottom"/>
              </w:tcPr>
            </w:tcPrChange>
          </w:tcPr>
          <w:p w:rsidR="00C70510" w:rsidRPr="002B28AD" w:rsidRDefault="00C70510">
            <w:pPr>
              <w:jc w:val="right"/>
              <w:rPr>
                <w:ins w:id="4614" w:author="Gabriel Correa" w:date="2015-08-25T14:29:00Z"/>
                <w:rFonts w:eastAsia="Times New Roman" w:cs="Calibri"/>
                <w:color w:val="000000"/>
                <w:sz w:val="22"/>
              </w:rPr>
            </w:pPr>
            <w:ins w:id="4615" w:author="Gabriel Correa" w:date="2015-08-25T14:34:00Z">
              <w:r>
                <w:rPr>
                  <w:rFonts w:ascii="Calibri" w:hAnsi="Calibri" w:cs="Calibri"/>
                  <w:color w:val="000000"/>
                  <w:sz w:val="22"/>
                </w:rPr>
                <w:t>0.73</w:t>
              </w:r>
            </w:ins>
          </w:p>
        </w:tc>
        <w:tc>
          <w:tcPr>
            <w:tcW w:w="1558" w:type="dxa"/>
            <w:gridSpan w:val="2"/>
            <w:tcBorders>
              <w:top w:val="single" w:sz="12" w:space="0" w:color="000000" w:themeColor="text1"/>
              <w:right w:val="dotDotDash" w:sz="8" w:space="0" w:color="595959" w:themeColor="text1" w:themeTint="A6"/>
            </w:tcBorders>
            <w:noWrap/>
            <w:vAlign w:val="bottom"/>
            <w:tcPrChange w:id="4616" w:author="Gabriel Correa" w:date="2015-08-25T14:50:00Z">
              <w:tcPr>
                <w:tcW w:w="1559" w:type="dxa"/>
                <w:gridSpan w:val="7"/>
                <w:tcBorders>
                  <w:top w:val="single" w:sz="12" w:space="0" w:color="000000" w:themeColor="text1"/>
                  <w:right w:val="dotDotDash" w:sz="8" w:space="0" w:color="595959" w:themeColor="text1" w:themeTint="A6"/>
                </w:tcBorders>
                <w:noWrap/>
                <w:vAlign w:val="bottom"/>
              </w:tcPr>
            </w:tcPrChange>
          </w:tcPr>
          <w:p w:rsidR="00C70510" w:rsidRPr="002B28AD" w:rsidRDefault="00C70510">
            <w:pPr>
              <w:jc w:val="right"/>
              <w:rPr>
                <w:ins w:id="4617" w:author="Gabriel Correa" w:date="2015-08-25T14:29:00Z"/>
                <w:rFonts w:eastAsia="Times New Roman" w:cs="Calibri"/>
                <w:color w:val="000000"/>
                <w:sz w:val="22"/>
              </w:rPr>
            </w:pPr>
            <w:ins w:id="4618" w:author="Gabriel Correa" w:date="2015-08-25T14:34:00Z">
              <w:r>
                <w:rPr>
                  <w:rFonts w:ascii="Calibri" w:hAnsi="Calibri" w:cs="Calibri"/>
                  <w:color w:val="000000"/>
                  <w:sz w:val="22"/>
                </w:rPr>
                <w:t>0.67</w:t>
              </w:r>
            </w:ins>
          </w:p>
        </w:tc>
        <w:tc>
          <w:tcPr>
            <w:tcW w:w="1394" w:type="dxa"/>
            <w:tcBorders>
              <w:top w:val="single" w:sz="12" w:space="0" w:color="000000" w:themeColor="text1"/>
            </w:tcBorders>
            <w:vAlign w:val="bottom"/>
            <w:tcPrChange w:id="4619" w:author="Gabriel Correa" w:date="2015-08-25T14:50:00Z">
              <w:tcPr>
                <w:tcW w:w="1395" w:type="dxa"/>
                <w:gridSpan w:val="4"/>
                <w:tcBorders>
                  <w:top w:val="single" w:sz="12" w:space="0" w:color="000000" w:themeColor="text1"/>
                </w:tcBorders>
                <w:vAlign w:val="bottom"/>
              </w:tcPr>
            </w:tcPrChange>
          </w:tcPr>
          <w:p w:rsidR="00C70510" w:rsidRPr="002B28AD" w:rsidRDefault="00C70510">
            <w:pPr>
              <w:jc w:val="right"/>
              <w:rPr>
                <w:ins w:id="4620" w:author="Gabriel Correa" w:date="2015-08-25T14:29:00Z"/>
                <w:rFonts w:eastAsia="Times New Roman" w:cs="Times New Roman"/>
                <w:sz w:val="22"/>
              </w:rPr>
              <w:pPrChange w:id="4621" w:author="Gabriel Correa" w:date="2015-08-25T14:48:00Z">
                <w:pPr/>
              </w:pPrChange>
            </w:pPr>
            <w:ins w:id="4622" w:author="Gabriel Correa" w:date="2015-08-25T14:35:00Z">
              <w:r>
                <w:rPr>
                  <w:rFonts w:ascii="Calibri" w:hAnsi="Calibri" w:cs="Calibri"/>
                  <w:color w:val="000000"/>
                  <w:sz w:val="22"/>
                </w:rPr>
                <w:t>0.68</w:t>
              </w:r>
            </w:ins>
          </w:p>
        </w:tc>
        <w:tc>
          <w:tcPr>
            <w:tcW w:w="1158" w:type="dxa"/>
            <w:gridSpan w:val="2"/>
            <w:tcBorders>
              <w:top w:val="single" w:sz="12" w:space="0" w:color="000000" w:themeColor="text1"/>
            </w:tcBorders>
            <w:vAlign w:val="bottom"/>
            <w:tcPrChange w:id="4623" w:author="Gabriel Correa" w:date="2015-08-25T14:50:00Z">
              <w:tcPr>
                <w:tcW w:w="1158" w:type="dxa"/>
                <w:gridSpan w:val="5"/>
                <w:tcBorders>
                  <w:top w:val="single" w:sz="12" w:space="0" w:color="000000" w:themeColor="text1"/>
                </w:tcBorders>
                <w:vAlign w:val="bottom"/>
              </w:tcPr>
            </w:tcPrChange>
          </w:tcPr>
          <w:p w:rsidR="00C70510" w:rsidRPr="002B28AD" w:rsidRDefault="00C70510">
            <w:pPr>
              <w:jc w:val="right"/>
              <w:rPr>
                <w:ins w:id="4624" w:author="Gabriel Correa" w:date="2015-08-25T14:29:00Z"/>
                <w:rFonts w:eastAsia="Times New Roman" w:cs="Times New Roman"/>
                <w:sz w:val="22"/>
              </w:rPr>
              <w:pPrChange w:id="4625" w:author="Gabriel Correa" w:date="2015-08-25T14:48:00Z">
                <w:pPr/>
              </w:pPrChange>
            </w:pPr>
            <w:ins w:id="4626" w:author="Gabriel Correa" w:date="2015-08-25T14:35:00Z">
              <w:r>
                <w:rPr>
                  <w:rFonts w:ascii="Calibri" w:hAnsi="Calibri" w:cs="Calibri"/>
                  <w:color w:val="000000"/>
                  <w:sz w:val="22"/>
                </w:rPr>
                <w:t>0.76</w:t>
              </w:r>
            </w:ins>
          </w:p>
        </w:tc>
        <w:tc>
          <w:tcPr>
            <w:tcW w:w="1705" w:type="dxa"/>
            <w:gridSpan w:val="4"/>
            <w:tcBorders>
              <w:top w:val="single" w:sz="12" w:space="0" w:color="000000" w:themeColor="text1"/>
            </w:tcBorders>
            <w:vAlign w:val="bottom"/>
            <w:tcPrChange w:id="4627" w:author="Gabriel Correa" w:date="2015-08-25T14:50:00Z">
              <w:tcPr>
                <w:tcW w:w="1705" w:type="dxa"/>
                <w:gridSpan w:val="10"/>
                <w:tcBorders>
                  <w:top w:val="single" w:sz="12" w:space="0" w:color="000000" w:themeColor="text1"/>
                </w:tcBorders>
                <w:vAlign w:val="bottom"/>
              </w:tcPr>
            </w:tcPrChange>
          </w:tcPr>
          <w:p w:rsidR="00C70510" w:rsidRPr="002B28AD" w:rsidRDefault="00C70510">
            <w:pPr>
              <w:jc w:val="right"/>
              <w:rPr>
                <w:ins w:id="4628" w:author="Gabriel Correa" w:date="2015-08-25T14:29:00Z"/>
                <w:rFonts w:eastAsia="Times New Roman" w:cs="Times New Roman"/>
                <w:sz w:val="22"/>
              </w:rPr>
              <w:pPrChange w:id="4629" w:author="Gabriel Correa" w:date="2015-08-25T14:48:00Z">
                <w:pPr/>
              </w:pPrChange>
            </w:pPr>
            <w:ins w:id="4630" w:author="Gabriel Correa" w:date="2015-08-25T14:35:00Z">
              <w:r>
                <w:rPr>
                  <w:rFonts w:ascii="Calibri" w:hAnsi="Calibri" w:cs="Calibri"/>
                  <w:color w:val="000000"/>
                  <w:sz w:val="22"/>
                </w:rPr>
                <w:t>0.72</w:t>
              </w:r>
            </w:ins>
          </w:p>
        </w:tc>
      </w:tr>
      <w:tr w:rsidR="00A223C0" w:rsidRPr="002B28AD" w:rsidTr="00A223C0">
        <w:trPr>
          <w:trHeight w:val="300"/>
          <w:ins w:id="4631" w:author="Gabriel Correa" w:date="2015-08-25T14:29:00Z"/>
          <w:trPrChange w:id="4632"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633"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634" w:author="Gabriel Correa" w:date="2015-08-25T14:29:00Z"/>
                <w:rFonts w:eastAsia="Times New Roman" w:cs="Calibri"/>
                <w:color w:val="000000"/>
                <w:sz w:val="22"/>
              </w:rPr>
            </w:pPr>
            <w:ins w:id="4635" w:author="Gabriel Correa" w:date="2015-08-25T14:29:00Z">
              <w:r w:rsidRPr="002B28AD">
                <w:rPr>
                  <w:rFonts w:eastAsia="Times New Roman" w:cs="Calibri"/>
                  <w:color w:val="000000"/>
                  <w:sz w:val="22"/>
                </w:rPr>
                <w:t>2</w:t>
              </w:r>
            </w:ins>
          </w:p>
        </w:tc>
        <w:tc>
          <w:tcPr>
            <w:tcW w:w="1129" w:type="dxa"/>
            <w:tcBorders>
              <w:left w:val="dotDash" w:sz="4" w:space="0" w:color="A6A6A6" w:themeColor="background1" w:themeShade="A6"/>
            </w:tcBorders>
            <w:noWrap/>
            <w:vAlign w:val="bottom"/>
            <w:tcPrChange w:id="4636"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637" w:author="Gabriel Correa" w:date="2015-08-25T14:29:00Z"/>
                <w:rFonts w:eastAsia="Times New Roman" w:cs="Calibri"/>
                <w:color w:val="000000"/>
                <w:sz w:val="22"/>
              </w:rPr>
            </w:pPr>
            <w:ins w:id="4638" w:author="Gabriel Correa" w:date="2015-08-25T14:34:00Z">
              <w:r>
                <w:rPr>
                  <w:rFonts w:ascii="Calibri" w:hAnsi="Calibri" w:cs="Calibri"/>
                  <w:color w:val="000000"/>
                  <w:sz w:val="22"/>
                </w:rPr>
                <w:t>0.60</w:t>
              </w:r>
            </w:ins>
          </w:p>
        </w:tc>
        <w:tc>
          <w:tcPr>
            <w:tcW w:w="998" w:type="dxa"/>
            <w:gridSpan w:val="2"/>
            <w:noWrap/>
            <w:vAlign w:val="bottom"/>
            <w:tcPrChange w:id="4639" w:author="Gabriel Correa" w:date="2015-08-25T14:50:00Z">
              <w:tcPr>
                <w:tcW w:w="992" w:type="dxa"/>
                <w:gridSpan w:val="5"/>
                <w:noWrap/>
                <w:vAlign w:val="bottom"/>
              </w:tcPr>
            </w:tcPrChange>
          </w:tcPr>
          <w:p w:rsidR="00C70510" w:rsidRPr="002B28AD" w:rsidRDefault="00C70510">
            <w:pPr>
              <w:jc w:val="right"/>
              <w:rPr>
                <w:ins w:id="4640" w:author="Gabriel Correa" w:date="2015-08-25T14:29:00Z"/>
                <w:rFonts w:eastAsia="Times New Roman" w:cs="Calibri"/>
                <w:color w:val="000000"/>
                <w:sz w:val="22"/>
              </w:rPr>
            </w:pPr>
            <w:ins w:id="4641" w:author="Gabriel Correa" w:date="2015-08-25T14:34:00Z">
              <w:r>
                <w:rPr>
                  <w:rFonts w:ascii="Calibri" w:hAnsi="Calibri" w:cs="Calibri"/>
                  <w:color w:val="000000"/>
                  <w:sz w:val="22"/>
                </w:rPr>
                <w:t>0.77</w:t>
              </w:r>
            </w:ins>
          </w:p>
        </w:tc>
        <w:tc>
          <w:tcPr>
            <w:tcW w:w="1558" w:type="dxa"/>
            <w:gridSpan w:val="2"/>
            <w:tcBorders>
              <w:right w:val="dotDotDash" w:sz="8" w:space="0" w:color="595959" w:themeColor="text1" w:themeTint="A6"/>
            </w:tcBorders>
            <w:noWrap/>
            <w:vAlign w:val="bottom"/>
            <w:tcPrChange w:id="4642"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643" w:author="Gabriel Correa" w:date="2015-08-25T14:29:00Z"/>
                <w:rFonts w:eastAsia="Times New Roman" w:cs="Calibri"/>
                <w:color w:val="000000"/>
                <w:sz w:val="22"/>
              </w:rPr>
            </w:pPr>
            <w:ins w:id="4644" w:author="Gabriel Correa" w:date="2015-08-25T14:34:00Z">
              <w:r>
                <w:rPr>
                  <w:rFonts w:ascii="Calibri" w:hAnsi="Calibri" w:cs="Calibri"/>
                  <w:color w:val="000000"/>
                  <w:sz w:val="22"/>
                </w:rPr>
                <w:t>0.67</w:t>
              </w:r>
            </w:ins>
          </w:p>
        </w:tc>
        <w:tc>
          <w:tcPr>
            <w:tcW w:w="1394" w:type="dxa"/>
            <w:vAlign w:val="bottom"/>
            <w:tcPrChange w:id="4645" w:author="Gabriel Correa" w:date="2015-08-25T14:50:00Z">
              <w:tcPr>
                <w:tcW w:w="1395" w:type="dxa"/>
                <w:gridSpan w:val="4"/>
                <w:vAlign w:val="bottom"/>
              </w:tcPr>
            </w:tcPrChange>
          </w:tcPr>
          <w:p w:rsidR="00C70510" w:rsidRPr="002B28AD" w:rsidRDefault="00C70510">
            <w:pPr>
              <w:jc w:val="right"/>
              <w:rPr>
                <w:ins w:id="4646" w:author="Gabriel Correa" w:date="2015-08-25T14:29:00Z"/>
                <w:rFonts w:eastAsia="Times New Roman" w:cs="Times New Roman"/>
                <w:sz w:val="22"/>
              </w:rPr>
              <w:pPrChange w:id="4647" w:author="Gabriel Correa" w:date="2015-08-25T14:48:00Z">
                <w:pPr/>
              </w:pPrChange>
            </w:pPr>
            <w:ins w:id="4648" w:author="Gabriel Correa" w:date="2015-08-25T14:35:00Z">
              <w:r>
                <w:rPr>
                  <w:rFonts w:ascii="Calibri" w:hAnsi="Calibri" w:cs="Calibri"/>
                  <w:color w:val="000000"/>
                  <w:sz w:val="22"/>
                </w:rPr>
                <w:t>0.69</w:t>
              </w:r>
            </w:ins>
          </w:p>
        </w:tc>
        <w:tc>
          <w:tcPr>
            <w:tcW w:w="1158" w:type="dxa"/>
            <w:gridSpan w:val="2"/>
            <w:vAlign w:val="bottom"/>
            <w:tcPrChange w:id="4649" w:author="Gabriel Correa" w:date="2015-08-25T14:50:00Z">
              <w:tcPr>
                <w:tcW w:w="1158" w:type="dxa"/>
                <w:gridSpan w:val="5"/>
                <w:vAlign w:val="bottom"/>
              </w:tcPr>
            </w:tcPrChange>
          </w:tcPr>
          <w:p w:rsidR="00C70510" w:rsidRPr="002B28AD" w:rsidRDefault="00C70510">
            <w:pPr>
              <w:jc w:val="right"/>
              <w:rPr>
                <w:ins w:id="4650" w:author="Gabriel Correa" w:date="2015-08-25T14:29:00Z"/>
                <w:rFonts w:eastAsia="Times New Roman" w:cs="Times New Roman"/>
                <w:sz w:val="22"/>
              </w:rPr>
              <w:pPrChange w:id="4651" w:author="Gabriel Correa" w:date="2015-08-25T14:48:00Z">
                <w:pPr/>
              </w:pPrChange>
            </w:pPr>
            <w:ins w:id="4652" w:author="Gabriel Correa" w:date="2015-08-25T14:35:00Z">
              <w:r>
                <w:rPr>
                  <w:rFonts w:ascii="Calibri" w:hAnsi="Calibri" w:cs="Calibri"/>
                  <w:color w:val="000000"/>
                  <w:sz w:val="22"/>
                </w:rPr>
                <w:t>0.70</w:t>
              </w:r>
            </w:ins>
          </w:p>
        </w:tc>
        <w:tc>
          <w:tcPr>
            <w:tcW w:w="1705" w:type="dxa"/>
            <w:gridSpan w:val="4"/>
            <w:vAlign w:val="bottom"/>
            <w:tcPrChange w:id="4653" w:author="Gabriel Correa" w:date="2015-08-25T14:50:00Z">
              <w:tcPr>
                <w:tcW w:w="1705" w:type="dxa"/>
                <w:gridSpan w:val="10"/>
                <w:vAlign w:val="bottom"/>
              </w:tcPr>
            </w:tcPrChange>
          </w:tcPr>
          <w:p w:rsidR="00C70510" w:rsidRPr="002B28AD" w:rsidRDefault="00C70510">
            <w:pPr>
              <w:jc w:val="right"/>
              <w:rPr>
                <w:ins w:id="4654" w:author="Gabriel Correa" w:date="2015-08-25T14:29:00Z"/>
                <w:rFonts w:eastAsia="Times New Roman" w:cs="Times New Roman"/>
                <w:sz w:val="22"/>
              </w:rPr>
              <w:pPrChange w:id="4655" w:author="Gabriel Correa" w:date="2015-08-25T14:48:00Z">
                <w:pPr/>
              </w:pPrChange>
            </w:pPr>
            <w:ins w:id="4656" w:author="Gabriel Correa" w:date="2015-08-25T14:35:00Z">
              <w:r>
                <w:rPr>
                  <w:rFonts w:ascii="Calibri" w:hAnsi="Calibri" w:cs="Calibri"/>
                  <w:color w:val="000000"/>
                  <w:sz w:val="22"/>
                </w:rPr>
                <w:t>0.69</w:t>
              </w:r>
            </w:ins>
          </w:p>
        </w:tc>
      </w:tr>
      <w:tr w:rsidR="00A223C0" w:rsidRPr="002B28AD" w:rsidTr="00A223C0">
        <w:trPr>
          <w:trHeight w:val="300"/>
          <w:ins w:id="4657" w:author="Gabriel Correa" w:date="2015-08-25T14:29:00Z"/>
          <w:trPrChange w:id="4658"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659"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660" w:author="Gabriel Correa" w:date="2015-08-25T14:29:00Z"/>
                <w:rFonts w:eastAsia="Times New Roman" w:cs="Calibri"/>
                <w:color w:val="000000"/>
                <w:sz w:val="22"/>
              </w:rPr>
            </w:pPr>
            <w:ins w:id="4661" w:author="Gabriel Correa" w:date="2015-08-25T14:29:00Z">
              <w:r w:rsidRPr="002B28AD">
                <w:rPr>
                  <w:rFonts w:eastAsia="Times New Roman" w:cs="Calibri"/>
                  <w:color w:val="000000"/>
                  <w:sz w:val="22"/>
                </w:rPr>
                <w:t>4</w:t>
              </w:r>
            </w:ins>
          </w:p>
        </w:tc>
        <w:tc>
          <w:tcPr>
            <w:tcW w:w="1129" w:type="dxa"/>
            <w:tcBorders>
              <w:left w:val="dotDash" w:sz="4" w:space="0" w:color="A6A6A6" w:themeColor="background1" w:themeShade="A6"/>
            </w:tcBorders>
            <w:noWrap/>
            <w:vAlign w:val="bottom"/>
            <w:tcPrChange w:id="4662"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663" w:author="Gabriel Correa" w:date="2015-08-25T14:29:00Z"/>
                <w:rFonts w:eastAsia="Times New Roman" w:cs="Calibri"/>
                <w:color w:val="000000"/>
                <w:sz w:val="22"/>
              </w:rPr>
            </w:pPr>
            <w:ins w:id="4664" w:author="Gabriel Correa" w:date="2015-08-25T14:34:00Z">
              <w:r>
                <w:rPr>
                  <w:rFonts w:ascii="Calibri" w:hAnsi="Calibri" w:cs="Calibri"/>
                  <w:color w:val="000000"/>
                  <w:sz w:val="22"/>
                </w:rPr>
                <w:t>0.56</w:t>
              </w:r>
            </w:ins>
          </w:p>
        </w:tc>
        <w:tc>
          <w:tcPr>
            <w:tcW w:w="998" w:type="dxa"/>
            <w:gridSpan w:val="2"/>
            <w:noWrap/>
            <w:vAlign w:val="bottom"/>
            <w:tcPrChange w:id="4665" w:author="Gabriel Correa" w:date="2015-08-25T14:50:00Z">
              <w:tcPr>
                <w:tcW w:w="992" w:type="dxa"/>
                <w:gridSpan w:val="5"/>
                <w:noWrap/>
                <w:vAlign w:val="bottom"/>
              </w:tcPr>
            </w:tcPrChange>
          </w:tcPr>
          <w:p w:rsidR="00C70510" w:rsidRPr="002B28AD" w:rsidRDefault="00C70510">
            <w:pPr>
              <w:jc w:val="right"/>
              <w:rPr>
                <w:ins w:id="4666" w:author="Gabriel Correa" w:date="2015-08-25T14:29:00Z"/>
                <w:rFonts w:eastAsia="Times New Roman" w:cs="Calibri"/>
                <w:color w:val="000000"/>
                <w:sz w:val="22"/>
              </w:rPr>
            </w:pPr>
            <w:ins w:id="4667" w:author="Gabriel Correa" w:date="2015-08-25T14:34:00Z">
              <w:r>
                <w:rPr>
                  <w:rFonts w:ascii="Calibri" w:hAnsi="Calibri" w:cs="Calibri"/>
                  <w:color w:val="000000"/>
                  <w:sz w:val="22"/>
                </w:rPr>
                <w:t>0.81</w:t>
              </w:r>
            </w:ins>
          </w:p>
        </w:tc>
        <w:tc>
          <w:tcPr>
            <w:tcW w:w="1558" w:type="dxa"/>
            <w:gridSpan w:val="2"/>
            <w:tcBorders>
              <w:right w:val="dotDotDash" w:sz="8" w:space="0" w:color="595959" w:themeColor="text1" w:themeTint="A6"/>
            </w:tcBorders>
            <w:noWrap/>
            <w:vAlign w:val="bottom"/>
            <w:tcPrChange w:id="4668"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669" w:author="Gabriel Correa" w:date="2015-08-25T14:29:00Z"/>
                <w:rFonts w:eastAsia="Times New Roman" w:cs="Calibri"/>
                <w:color w:val="000000"/>
                <w:sz w:val="22"/>
              </w:rPr>
            </w:pPr>
            <w:ins w:id="4670" w:author="Gabriel Correa" w:date="2015-08-25T14:34:00Z">
              <w:r>
                <w:rPr>
                  <w:rFonts w:ascii="Calibri" w:hAnsi="Calibri" w:cs="Calibri"/>
                  <w:color w:val="000000"/>
                  <w:sz w:val="22"/>
                </w:rPr>
                <w:t>0.66</w:t>
              </w:r>
            </w:ins>
          </w:p>
        </w:tc>
        <w:tc>
          <w:tcPr>
            <w:tcW w:w="1394" w:type="dxa"/>
            <w:vAlign w:val="bottom"/>
            <w:tcPrChange w:id="4671" w:author="Gabriel Correa" w:date="2015-08-25T14:50:00Z">
              <w:tcPr>
                <w:tcW w:w="1395" w:type="dxa"/>
                <w:gridSpan w:val="4"/>
                <w:vAlign w:val="bottom"/>
              </w:tcPr>
            </w:tcPrChange>
          </w:tcPr>
          <w:p w:rsidR="00C70510" w:rsidRPr="002B28AD" w:rsidRDefault="00C70510">
            <w:pPr>
              <w:jc w:val="right"/>
              <w:rPr>
                <w:ins w:id="4672" w:author="Gabriel Correa" w:date="2015-08-25T14:29:00Z"/>
                <w:rFonts w:eastAsia="Times New Roman" w:cs="Times New Roman"/>
                <w:sz w:val="22"/>
              </w:rPr>
              <w:pPrChange w:id="4673" w:author="Gabriel Correa" w:date="2015-08-25T14:48:00Z">
                <w:pPr/>
              </w:pPrChange>
            </w:pPr>
            <w:ins w:id="4674" w:author="Gabriel Correa" w:date="2015-08-25T14:35:00Z">
              <w:r>
                <w:rPr>
                  <w:rFonts w:ascii="Calibri" w:hAnsi="Calibri" w:cs="Calibri"/>
                  <w:color w:val="000000"/>
                  <w:sz w:val="22"/>
                </w:rPr>
                <w:t>0.66</w:t>
              </w:r>
            </w:ins>
          </w:p>
        </w:tc>
        <w:tc>
          <w:tcPr>
            <w:tcW w:w="1158" w:type="dxa"/>
            <w:gridSpan w:val="2"/>
            <w:vAlign w:val="bottom"/>
            <w:tcPrChange w:id="4675" w:author="Gabriel Correa" w:date="2015-08-25T14:50:00Z">
              <w:tcPr>
                <w:tcW w:w="1158" w:type="dxa"/>
                <w:gridSpan w:val="5"/>
                <w:vAlign w:val="bottom"/>
              </w:tcPr>
            </w:tcPrChange>
          </w:tcPr>
          <w:p w:rsidR="00C70510" w:rsidRPr="002B28AD" w:rsidRDefault="00C70510">
            <w:pPr>
              <w:jc w:val="right"/>
              <w:rPr>
                <w:ins w:id="4676" w:author="Gabriel Correa" w:date="2015-08-25T14:29:00Z"/>
                <w:rFonts w:eastAsia="Times New Roman" w:cs="Times New Roman"/>
                <w:sz w:val="22"/>
              </w:rPr>
              <w:pPrChange w:id="4677" w:author="Gabriel Correa" w:date="2015-08-25T14:48:00Z">
                <w:pPr/>
              </w:pPrChange>
            </w:pPr>
            <w:ins w:id="4678" w:author="Gabriel Correa" w:date="2015-08-25T14:35:00Z">
              <w:r>
                <w:rPr>
                  <w:rFonts w:ascii="Calibri" w:hAnsi="Calibri" w:cs="Calibri"/>
                  <w:color w:val="000000"/>
                  <w:sz w:val="22"/>
                </w:rPr>
                <w:t>0.62</w:t>
              </w:r>
            </w:ins>
          </w:p>
        </w:tc>
        <w:tc>
          <w:tcPr>
            <w:tcW w:w="1705" w:type="dxa"/>
            <w:gridSpan w:val="4"/>
            <w:vAlign w:val="bottom"/>
            <w:tcPrChange w:id="4679" w:author="Gabriel Correa" w:date="2015-08-25T14:50:00Z">
              <w:tcPr>
                <w:tcW w:w="1705" w:type="dxa"/>
                <w:gridSpan w:val="10"/>
                <w:vAlign w:val="bottom"/>
              </w:tcPr>
            </w:tcPrChange>
          </w:tcPr>
          <w:p w:rsidR="00C70510" w:rsidRPr="002B28AD" w:rsidRDefault="00C70510">
            <w:pPr>
              <w:jc w:val="right"/>
              <w:rPr>
                <w:ins w:id="4680" w:author="Gabriel Correa" w:date="2015-08-25T14:29:00Z"/>
                <w:rFonts w:eastAsia="Times New Roman" w:cs="Times New Roman"/>
                <w:sz w:val="22"/>
              </w:rPr>
              <w:pPrChange w:id="4681" w:author="Gabriel Correa" w:date="2015-08-25T14:48:00Z">
                <w:pPr/>
              </w:pPrChange>
            </w:pPr>
            <w:ins w:id="4682" w:author="Gabriel Correa" w:date="2015-08-25T14:35:00Z">
              <w:r>
                <w:rPr>
                  <w:rFonts w:ascii="Calibri" w:hAnsi="Calibri" w:cs="Calibri"/>
                  <w:color w:val="000000"/>
                  <w:sz w:val="22"/>
                </w:rPr>
                <w:t>0.64</w:t>
              </w:r>
            </w:ins>
          </w:p>
        </w:tc>
      </w:tr>
      <w:tr w:rsidR="00A223C0" w:rsidRPr="002B28AD" w:rsidTr="00A223C0">
        <w:trPr>
          <w:trHeight w:val="300"/>
          <w:ins w:id="4683" w:author="Gabriel Correa" w:date="2015-08-25T14:29:00Z"/>
          <w:trPrChange w:id="4684"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685"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686" w:author="Gabriel Correa" w:date="2015-08-25T14:29:00Z"/>
                <w:rFonts w:eastAsia="Times New Roman" w:cs="Calibri"/>
                <w:color w:val="000000"/>
                <w:sz w:val="22"/>
              </w:rPr>
            </w:pPr>
            <w:ins w:id="4687" w:author="Gabriel Correa" w:date="2015-08-25T14:29:00Z">
              <w:r w:rsidRPr="002B28AD">
                <w:rPr>
                  <w:rFonts w:eastAsia="Times New Roman" w:cs="Calibri"/>
                  <w:color w:val="000000"/>
                  <w:sz w:val="22"/>
                </w:rPr>
                <w:lastRenderedPageBreak/>
                <w:t>6</w:t>
              </w:r>
            </w:ins>
          </w:p>
        </w:tc>
        <w:tc>
          <w:tcPr>
            <w:tcW w:w="1129" w:type="dxa"/>
            <w:tcBorders>
              <w:left w:val="dotDash" w:sz="4" w:space="0" w:color="A6A6A6" w:themeColor="background1" w:themeShade="A6"/>
            </w:tcBorders>
            <w:noWrap/>
            <w:vAlign w:val="bottom"/>
            <w:tcPrChange w:id="4688"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689" w:author="Gabriel Correa" w:date="2015-08-25T14:29:00Z"/>
                <w:rFonts w:eastAsia="Times New Roman" w:cs="Calibri"/>
                <w:color w:val="000000"/>
                <w:sz w:val="22"/>
              </w:rPr>
            </w:pPr>
            <w:ins w:id="4690" w:author="Gabriel Correa" w:date="2015-08-25T14:34:00Z">
              <w:r>
                <w:rPr>
                  <w:rFonts w:ascii="Calibri" w:hAnsi="Calibri" w:cs="Calibri"/>
                  <w:color w:val="000000"/>
                  <w:sz w:val="22"/>
                </w:rPr>
                <w:t>0.54</w:t>
              </w:r>
            </w:ins>
          </w:p>
        </w:tc>
        <w:tc>
          <w:tcPr>
            <w:tcW w:w="998" w:type="dxa"/>
            <w:gridSpan w:val="2"/>
            <w:noWrap/>
            <w:vAlign w:val="bottom"/>
            <w:tcPrChange w:id="4691" w:author="Gabriel Correa" w:date="2015-08-25T14:50:00Z">
              <w:tcPr>
                <w:tcW w:w="992" w:type="dxa"/>
                <w:gridSpan w:val="5"/>
                <w:noWrap/>
                <w:vAlign w:val="bottom"/>
              </w:tcPr>
            </w:tcPrChange>
          </w:tcPr>
          <w:p w:rsidR="00C70510" w:rsidRPr="002B28AD" w:rsidRDefault="00C70510">
            <w:pPr>
              <w:jc w:val="right"/>
              <w:rPr>
                <w:ins w:id="4692" w:author="Gabriel Correa" w:date="2015-08-25T14:29:00Z"/>
                <w:rFonts w:eastAsia="Times New Roman" w:cs="Calibri"/>
                <w:color w:val="000000"/>
                <w:sz w:val="22"/>
              </w:rPr>
            </w:pPr>
            <w:ins w:id="4693" w:author="Gabriel Correa" w:date="2015-08-25T14:34:00Z">
              <w:r>
                <w:rPr>
                  <w:rFonts w:ascii="Calibri" w:hAnsi="Calibri" w:cs="Calibri"/>
                  <w:color w:val="000000"/>
                  <w:sz w:val="22"/>
                </w:rPr>
                <w:t>0.82</w:t>
              </w:r>
            </w:ins>
          </w:p>
        </w:tc>
        <w:tc>
          <w:tcPr>
            <w:tcW w:w="1558" w:type="dxa"/>
            <w:gridSpan w:val="2"/>
            <w:tcBorders>
              <w:right w:val="dotDotDash" w:sz="8" w:space="0" w:color="595959" w:themeColor="text1" w:themeTint="A6"/>
            </w:tcBorders>
            <w:noWrap/>
            <w:vAlign w:val="bottom"/>
            <w:tcPrChange w:id="4694"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695" w:author="Gabriel Correa" w:date="2015-08-25T14:29:00Z"/>
                <w:rFonts w:eastAsia="Times New Roman" w:cs="Calibri"/>
                <w:color w:val="000000"/>
                <w:sz w:val="22"/>
              </w:rPr>
            </w:pPr>
            <w:ins w:id="4696" w:author="Gabriel Correa" w:date="2015-08-25T14:34:00Z">
              <w:r>
                <w:rPr>
                  <w:rFonts w:ascii="Calibri" w:hAnsi="Calibri" w:cs="Calibri"/>
                  <w:color w:val="000000"/>
                  <w:sz w:val="22"/>
                </w:rPr>
                <w:t>0.65</w:t>
              </w:r>
            </w:ins>
          </w:p>
        </w:tc>
        <w:tc>
          <w:tcPr>
            <w:tcW w:w="1394" w:type="dxa"/>
            <w:vAlign w:val="bottom"/>
            <w:tcPrChange w:id="4697" w:author="Gabriel Correa" w:date="2015-08-25T14:50:00Z">
              <w:tcPr>
                <w:tcW w:w="1395" w:type="dxa"/>
                <w:gridSpan w:val="4"/>
                <w:vAlign w:val="bottom"/>
              </w:tcPr>
            </w:tcPrChange>
          </w:tcPr>
          <w:p w:rsidR="00C70510" w:rsidRPr="002B28AD" w:rsidRDefault="00C70510">
            <w:pPr>
              <w:jc w:val="right"/>
              <w:rPr>
                <w:ins w:id="4698" w:author="Gabriel Correa" w:date="2015-08-25T14:29:00Z"/>
                <w:rFonts w:eastAsia="Times New Roman" w:cs="Times New Roman"/>
                <w:sz w:val="22"/>
              </w:rPr>
              <w:pPrChange w:id="4699" w:author="Gabriel Correa" w:date="2015-08-25T14:48:00Z">
                <w:pPr/>
              </w:pPrChange>
            </w:pPr>
            <w:ins w:id="4700" w:author="Gabriel Correa" w:date="2015-08-25T14:35:00Z">
              <w:r>
                <w:rPr>
                  <w:rFonts w:ascii="Calibri" w:hAnsi="Calibri" w:cs="Calibri"/>
                  <w:color w:val="000000"/>
                  <w:sz w:val="22"/>
                </w:rPr>
                <w:t>0.63</w:t>
              </w:r>
            </w:ins>
          </w:p>
        </w:tc>
        <w:tc>
          <w:tcPr>
            <w:tcW w:w="1158" w:type="dxa"/>
            <w:gridSpan w:val="2"/>
            <w:vAlign w:val="bottom"/>
            <w:tcPrChange w:id="4701" w:author="Gabriel Correa" w:date="2015-08-25T14:50:00Z">
              <w:tcPr>
                <w:tcW w:w="1158" w:type="dxa"/>
                <w:gridSpan w:val="5"/>
                <w:vAlign w:val="bottom"/>
              </w:tcPr>
            </w:tcPrChange>
          </w:tcPr>
          <w:p w:rsidR="00C70510" w:rsidRPr="002B28AD" w:rsidRDefault="00C70510">
            <w:pPr>
              <w:jc w:val="right"/>
              <w:rPr>
                <w:ins w:id="4702" w:author="Gabriel Correa" w:date="2015-08-25T14:29:00Z"/>
                <w:rFonts w:eastAsia="Times New Roman" w:cs="Times New Roman"/>
                <w:sz w:val="22"/>
              </w:rPr>
              <w:pPrChange w:id="4703" w:author="Gabriel Correa" w:date="2015-08-25T14:48:00Z">
                <w:pPr/>
              </w:pPrChange>
            </w:pPr>
            <w:ins w:id="4704" w:author="Gabriel Correa" w:date="2015-08-25T14:35:00Z">
              <w:r>
                <w:rPr>
                  <w:rFonts w:ascii="Calibri" w:hAnsi="Calibri" w:cs="Calibri"/>
                  <w:color w:val="000000"/>
                  <w:sz w:val="22"/>
                </w:rPr>
                <w:t>0.59</w:t>
              </w:r>
            </w:ins>
          </w:p>
        </w:tc>
        <w:tc>
          <w:tcPr>
            <w:tcW w:w="1705" w:type="dxa"/>
            <w:gridSpan w:val="4"/>
            <w:vAlign w:val="bottom"/>
            <w:tcPrChange w:id="4705" w:author="Gabriel Correa" w:date="2015-08-25T14:50:00Z">
              <w:tcPr>
                <w:tcW w:w="1705" w:type="dxa"/>
                <w:gridSpan w:val="10"/>
                <w:vAlign w:val="bottom"/>
              </w:tcPr>
            </w:tcPrChange>
          </w:tcPr>
          <w:p w:rsidR="00C70510" w:rsidRPr="002B28AD" w:rsidRDefault="00C70510">
            <w:pPr>
              <w:jc w:val="right"/>
              <w:rPr>
                <w:ins w:id="4706" w:author="Gabriel Correa" w:date="2015-08-25T14:29:00Z"/>
                <w:rFonts w:eastAsia="Times New Roman" w:cs="Times New Roman"/>
                <w:sz w:val="22"/>
              </w:rPr>
              <w:pPrChange w:id="4707" w:author="Gabriel Correa" w:date="2015-08-25T14:48:00Z">
                <w:pPr/>
              </w:pPrChange>
            </w:pPr>
            <w:ins w:id="4708" w:author="Gabriel Correa" w:date="2015-08-25T14:35:00Z">
              <w:r>
                <w:rPr>
                  <w:rFonts w:ascii="Calibri" w:hAnsi="Calibri" w:cs="Calibri"/>
                  <w:color w:val="000000"/>
                  <w:sz w:val="22"/>
                </w:rPr>
                <w:t>0.61</w:t>
              </w:r>
            </w:ins>
          </w:p>
        </w:tc>
      </w:tr>
      <w:tr w:rsidR="00A223C0" w:rsidRPr="002B28AD" w:rsidTr="00A223C0">
        <w:trPr>
          <w:trHeight w:val="300"/>
          <w:ins w:id="4709" w:author="Gabriel Correa" w:date="2015-08-25T14:29:00Z"/>
          <w:trPrChange w:id="4710"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711"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712" w:author="Gabriel Correa" w:date="2015-08-25T14:29:00Z"/>
                <w:rFonts w:eastAsia="Times New Roman" w:cs="Calibri"/>
                <w:color w:val="000000"/>
                <w:sz w:val="22"/>
              </w:rPr>
            </w:pPr>
            <w:ins w:id="4713" w:author="Gabriel Correa" w:date="2015-08-25T14:29:00Z">
              <w:r w:rsidRPr="002B28AD">
                <w:rPr>
                  <w:rFonts w:eastAsia="Times New Roman" w:cs="Calibri"/>
                  <w:color w:val="000000"/>
                  <w:sz w:val="22"/>
                </w:rPr>
                <w:t>8</w:t>
              </w:r>
            </w:ins>
          </w:p>
        </w:tc>
        <w:tc>
          <w:tcPr>
            <w:tcW w:w="1129" w:type="dxa"/>
            <w:tcBorders>
              <w:left w:val="dotDash" w:sz="4" w:space="0" w:color="A6A6A6" w:themeColor="background1" w:themeShade="A6"/>
            </w:tcBorders>
            <w:noWrap/>
            <w:vAlign w:val="bottom"/>
            <w:tcPrChange w:id="4714"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715" w:author="Gabriel Correa" w:date="2015-08-25T14:29:00Z"/>
                <w:rFonts w:eastAsia="Times New Roman" w:cs="Calibri"/>
                <w:color w:val="000000"/>
                <w:sz w:val="22"/>
              </w:rPr>
            </w:pPr>
            <w:ins w:id="4716" w:author="Gabriel Correa" w:date="2015-08-25T14:34:00Z">
              <w:r>
                <w:rPr>
                  <w:rFonts w:ascii="Calibri" w:hAnsi="Calibri" w:cs="Calibri"/>
                  <w:color w:val="000000"/>
                  <w:sz w:val="22"/>
                </w:rPr>
                <w:t>0.54</w:t>
              </w:r>
            </w:ins>
          </w:p>
        </w:tc>
        <w:tc>
          <w:tcPr>
            <w:tcW w:w="998" w:type="dxa"/>
            <w:gridSpan w:val="2"/>
            <w:noWrap/>
            <w:vAlign w:val="bottom"/>
            <w:tcPrChange w:id="4717" w:author="Gabriel Correa" w:date="2015-08-25T14:50:00Z">
              <w:tcPr>
                <w:tcW w:w="992" w:type="dxa"/>
                <w:gridSpan w:val="5"/>
                <w:noWrap/>
                <w:vAlign w:val="bottom"/>
              </w:tcPr>
            </w:tcPrChange>
          </w:tcPr>
          <w:p w:rsidR="00C70510" w:rsidRPr="002B28AD" w:rsidRDefault="00C70510">
            <w:pPr>
              <w:jc w:val="right"/>
              <w:rPr>
                <w:ins w:id="4718" w:author="Gabriel Correa" w:date="2015-08-25T14:29:00Z"/>
                <w:rFonts w:eastAsia="Times New Roman" w:cs="Calibri"/>
                <w:color w:val="000000"/>
                <w:sz w:val="22"/>
              </w:rPr>
            </w:pPr>
            <w:ins w:id="4719" w:author="Gabriel Correa" w:date="2015-08-25T14:34:00Z">
              <w:r>
                <w:rPr>
                  <w:rFonts w:ascii="Calibri" w:hAnsi="Calibri" w:cs="Calibri"/>
                  <w:color w:val="000000"/>
                  <w:sz w:val="22"/>
                </w:rPr>
                <w:t>0.84</w:t>
              </w:r>
            </w:ins>
          </w:p>
        </w:tc>
        <w:tc>
          <w:tcPr>
            <w:tcW w:w="1558" w:type="dxa"/>
            <w:gridSpan w:val="2"/>
            <w:tcBorders>
              <w:right w:val="dotDotDash" w:sz="8" w:space="0" w:color="595959" w:themeColor="text1" w:themeTint="A6"/>
            </w:tcBorders>
            <w:noWrap/>
            <w:vAlign w:val="bottom"/>
            <w:tcPrChange w:id="4720"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721" w:author="Gabriel Correa" w:date="2015-08-25T14:29:00Z"/>
                <w:rFonts w:eastAsia="Times New Roman" w:cs="Calibri"/>
                <w:color w:val="000000"/>
                <w:sz w:val="22"/>
              </w:rPr>
            </w:pPr>
            <w:ins w:id="4722" w:author="Gabriel Correa" w:date="2015-08-25T14:34:00Z">
              <w:r>
                <w:rPr>
                  <w:rFonts w:ascii="Calibri" w:hAnsi="Calibri" w:cs="Calibri"/>
                  <w:color w:val="000000"/>
                  <w:sz w:val="22"/>
                </w:rPr>
                <w:t>0.66</w:t>
              </w:r>
            </w:ins>
          </w:p>
        </w:tc>
        <w:tc>
          <w:tcPr>
            <w:tcW w:w="1394" w:type="dxa"/>
            <w:vAlign w:val="bottom"/>
            <w:tcPrChange w:id="4723" w:author="Gabriel Correa" w:date="2015-08-25T14:50:00Z">
              <w:tcPr>
                <w:tcW w:w="1395" w:type="dxa"/>
                <w:gridSpan w:val="4"/>
                <w:vAlign w:val="bottom"/>
              </w:tcPr>
            </w:tcPrChange>
          </w:tcPr>
          <w:p w:rsidR="00C70510" w:rsidRPr="002B28AD" w:rsidRDefault="00C70510">
            <w:pPr>
              <w:jc w:val="right"/>
              <w:rPr>
                <w:ins w:id="4724" w:author="Gabriel Correa" w:date="2015-08-25T14:29:00Z"/>
                <w:rFonts w:eastAsia="Times New Roman" w:cs="Times New Roman"/>
                <w:sz w:val="22"/>
              </w:rPr>
              <w:pPrChange w:id="4725" w:author="Gabriel Correa" w:date="2015-08-25T14:48:00Z">
                <w:pPr/>
              </w:pPrChange>
            </w:pPr>
            <w:ins w:id="4726" w:author="Gabriel Correa" w:date="2015-08-25T14:35:00Z">
              <w:r>
                <w:rPr>
                  <w:rFonts w:ascii="Calibri" w:hAnsi="Calibri" w:cs="Calibri"/>
                  <w:color w:val="000000"/>
                  <w:sz w:val="22"/>
                </w:rPr>
                <w:t>0.61</w:t>
              </w:r>
            </w:ins>
          </w:p>
        </w:tc>
        <w:tc>
          <w:tcPr>
            <w:tcW w:w="1158" w:type="dxa"/>
            <w:gridSpan w:val="2"/>
            <w:vAlign w:val="bottom"/>
            <w:tcPrChange w:id="4727" w:author="Gabriel Correa" w:date="2015-08-25T14:50:00Z">
              <w:tcPr>
                <w:tcW w:w="1158" w:type="dxa"/>
                <w:gridSpan w:val="5"/>
                <w:vAlign w:val="bottom"/>
              </w:tcPr>
            </w:tcPrChange>
          </w:tcPr>
          <w:p w:rsidR="00C70510" w:rsidRPr="002B28AD" w:rsidRDefault="00C70510">
            <w:pPr>
              <w:jc w:val="right"/>
              <w:rPr>
                <w:ins w:id="4728" w:author="Gabriel Correa" w:date="2015-08-25T14:29:00Z"/>
                <w:rFonts w:eastAsia="Times New Roman" w:cs="Times New Roman"/>
                <w:sz w:val="22"/>
              </w:rPr>
              <w:pPrChange w:id="4729" w:author="Gabriel Correa" w:date="2015-08-25T14:48:00Z">
                <w:pPr/>
              </w:pPrChange>
            </w:pPr>
            <w:ins w:id="4730" w:author="Gabriel Correa" w:date="2015-08-25T14:35:00Z">
              <w:r>
                <w:rPr>
                  <w:rFonts w:ascii="Calibri" w:hAnsi="Calibri" w:cs="Calibri"/>
                  <w:color w:val="000000"/>
                  <w:sz w:val="22"/>
                </w:rPr>
                <w:t>0.56</w:t>
              </w:r>
            </w:ins>
          </w:p>
        </w:tc>
        <w:tc>
          <w:tcPr>
            <w:tcW w:w="1705" w:type="dxa"/>
            <w:gridSpan w:val="4"/>
            <w:vAlign w:val="bottom"/>
            <w:tcPrChange w:id="4731" w:author="Gabriel Correa" w:date="2015-08-25T14:50:00Z">
              <w:tcPr>
                <w:tcW w:w="1705" w:type="dxa"/>
                <w:gridSpan w:val="10"/>
                <w:vAlign w:val="bottom"/>
              </w:tcPr>
            </w:tcPrChange>
          </w:tcPr>
          <w:p w:rsidR="00C70510" w:rsidRPr="002B28AD" w:rsidRDefault="00C70510">
            <w:pPr>
              <w:jc w:val="right"/>
              <w:rPr>
                <w:ins w:id="4732" w:author="Gabriel Correa" w:date="2015-08-25T14:29:00Z"/>
                <w:rFonts w:eastAsia="Times New Roman" w:cs="Times New Roman"/>
                <w:sz w:val="22"/>
              </w:rPr>
              <w:pPrChange w:id="4733" w:author="Gabriel Correa" w:date="2015-08-25T14:48:00Z">
                <w:pPr/>
              </w:pPrChange>
            </w:pPr>
            <w:ins w:id="4734" w:author="Gabriel Correa" w:date="2015-08-25T14:35:00Z">
              <w:r>
                <w:rPr>
                  <w:rFonts w:ascii="Calibri" w:hAnsi="Calibri" w:cs="Calibri"/>
                  <w:color w:val="000000"/>
                  <w:sz w:val="22"/>
                </w:rPr>
                <w:t>0.59</w:t>
              </w:r>
            </w:ins>
          </w:p>
        </w:tc>
      </w:tr>
      <w:tr w:rsidR="00A223C0" w:rsidRPr="002B28AD" w:rsidTr="00A223C0">
        <w:trPr>
          <w:trHeight w:val="300"/>
          <w:ins w:id="4735" w:author="Gabriel Correa" w:date="2015-08-25T14:29:00Z"/>
          <w:trPrChange w:id="4736"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737"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738" w:author="Gabriel Correa" w:date="2015-08-25T14:29:00Z"/>
                <w:rFonts w:eastAsia="Times New Roman" w:cs="Calibri"/>
                <w:color w:val="000000"/>
                <w:sz w:val="22"/>
              </w:rPr>
            </w:pPr>
            <w:ins w:id="4739" w:author="Gabriel Correa" w:date="2015-08-25T14:29:00Z">
              <w:r w:rsidRPr="002B28AD">
                <w:rPr>
                  <w:rFonts w:eastAsia="Times New Roman" w:cs="Calibri"/>
                  <w:color w:val="000000"/>
                  <w:sz w:val="22"/>
                </w:rPr>
                <w:t>10</w:t>
              </w:r>
            </w:ins>
          </w:p>
        </w:tc>
        <w:tc>
          <w:tcPr>
            <w:tcW w:w="1129" w:type="dxa"/>
            <w:tcBorders>
              <w:left w:val="dotDash" w:sz="4" w:space="0" w:color="A6A6A6" w:themeColor="background1" w:themeShade="A6"/>
            </w:tcBorders>
            <w:noWrap/>
            <w:vAlign w:val="bottom"/>
            <w:tcPrChange w:id="4740"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741" w:author="Gabriel Correa" w:date="2015-08-25T14:29:00Z"/>
                <w:rFonts w:eastAsia="Times New Roman" w:cs="Calibri"/>
                <w:color w:val="000000"/>
                <w:sz w:val="22"/>
              </w:rPr>
            </w:pPr>
            <w:ins w:id="4742" w:author="Gabriel Correa" w:date="2015-08-25T14:34:00Z">
              <w:r>
                <w:rPr>
                  <w:rFonts w:ascii="Calibri" w:hAnsi="Calibri" w:cs="Calibri"/>
                  <w:color w:val="000000"/>
                  <w:sz w:val="22"/>
                </w:rPr>
                <w:t>0.53</w:t>
              </w:r>
            </w:ins>
          </w:p>
        </w:tc>
        <w:tc>
          <w:tcPr>
            <w:tcW w:w="998" w:type="dxa"/>
            <w:gridSpan w:val="2"/>
            <w:noWrap/>
            <w:vAlign w:val="bottom"/>
            <w:tcPrChange w:id="4743" w:author="Gabriel Correa" w:date="2015-08-25T14:50:00Z">
              <w:tcPr>
                <w:tcW w:w="992" w:type="dxa"/>
                <w:gridSpan w:val="5"/>
                <w:noWrap/>
                <w:vAlign w:val="bottom"/>
              </w:tcPr>
            </w:tcPrChange>
          </w:tcPr>
          <w:p w:rsidR="00C70510" w:rsidRPr="002B28AD" w:rsidRDefault="00C70510">
            <w:pPr>
              <w:jc w:val="right"/>
              <w:rPr>
                <w:ins w:id="4744" w:author="Gabriel Correa" w:date="2015-08-25T14:29:00Z"/>
                <w:rFonts w:eastAsia="Times New Roman" w:cs="Calibri"/>
                <w:color w:val="000000"/>
                <w:sz w:val="22"/>
              </w:rPr>
            </w:pPr>
            <w:ins w:id="4745" w:author="Gabriel Correa" w:date="2015-08-25T14:34:00Z">
              <w:r>
                <w:rPr>
                  <w:rFonts w:ascii="Calibri" w:hAnsi="Calibri" w:cs="Calibri"/>
                  <w:color w:val="000000"/>
                  <w:sz w:val="22"/>
                </w:rPr>
                <w:t>0.85</w:t>
              </w:r>
            </w:ins>
          </w:p>
        </w:tc>
        <w:tc>
          <w:tcPr>
            <w:tcW w:w="1558" w:type="dxa"/>
            <w:gridSpan w:val="2"/>
            <w:tcBorders>
              <w:right w:val="dotDotDash" w:sz="8" w:space="0" w:color="595959" w:themeColor="text1" w:themeTint="A6"/>
            </w:tcBorders>
            <w:noWrap/>
            <w:vAlign w:val="bottom"/>
            <w:tcPrChange w:id="4746"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747" w:author="Gabriel Correa" w:date="2015-08-25T14:29:00Z"/>
                <w:rFonts w:eastAsia="Times New Roman" w:cs="Calibri"/>
                <w:color w:val="000000"/>
                <w:sz w:val="22"/>
              </w:rPr>
            </w:pPr>
            <w:ins w:id="4748" w:author="Gabriel Correa" w:date="2015-08-25T14:34:00Z">
              <w:r>
                <w:rPr>
                  <w:rFonts w:ascii="Calibri" w:hAnsi="Calibri" w:cs="Calibri"/>
                  <w:color w:val="000000"/>
                  <w:sz w:val="22"/>
                </w:rPr>
                <w:t>0.65</w:t>
              </w:r>
            </w:ins>
          </w:p>
        </w:tc>
        <w:tc>
          <w:tcPr>
            <w:tcW w:w="1394" w:type="dxa"/>
            <w:vAlign w:val="bottom"/>
            <w:tcPrChange w:id="4749" w:author="Gabriel Correa" w:date="2015-08-25T14:50:00Z">
              <w:tcPr>
                <w:tcW w:w="1395" w:type="dxa"/>
                <w:gridSpan w:val="4"/>
                <w:vAlign w:val="bottom"/>
              </w:tcPr>
            </w:tcPrChange>
          </w:tcPr>
          <w:p w:rsidR="00C70510" w:rsidRPr="002B28AD" w:rsidRDefault="00C70510">
            <w:pPr>
              <w:jc w:val="right"/>
              <w:rPr>
                <w:ins w:id="4750" w:author="Gabriel Correa" w:date="2015-08-25T14:29:00Z"/>
                <w:rFonts w:eastAsia="Times New Roman" w:cs="Times New Roman"/>
                <w:sz w:val="22"/>
              </w:rPr>
              <w:pPrChange w:id="4751" w:author="Gabriel Correa" w:date="2015-08-25T14:48:00Z">
                <w:pPr/>
              </w:pPrChange>
            </w:pPr>
            <w:ins w:id="4752" w:author="Gabriel Correa" w:date="2015-08-25T14:35:00Z">
              <w:r>
                <w:rPr>
                  <w:rFonts w:ascii="Calibri" w:hAnsi="Calibri" w:cs="Calibri"/>
                  <w:color w:val="000000"/>
                  <w:sz w:val="22"/>
                </w:rPr>
                <w:t>0.59</w:t>
              </w:r>
            </w:ins>
          </w:p>
        </w:tc>
        <w:tc>
          <w:tcPr>
            <w:tcW w:w="1158" w:type="dxa"/>
            <w:gridSpan w:val="2"/>
            <w:vAlign w:val="bottom"/>
            <w:tcPrChange w:id="4753" w:author="Gabriel Correa" w:date="2015-08-25T14:50:00Z">
              <w:tcPr>
                <w:tcW w:w="1158" w:type="dxa"/>
                <w:gridSpan w:val="5"/>
                <w:vAlign w:val="bottom"/>
              </w:tcPr>
            </w:tcPrChange>
          </w:tcPr>
          <w:p w:rsidR="00C70510" w:rsidRPr="002B28AD" w:rsidRDefault="00C70510">
            <w:pPr>
              <w:jc w:val="right"/>
              <w:rPr>
                <w:ins w:id="4754" w:author="Gabriel Correa" w:date="2015-08-25T14:29:00Z"/>
                <w:rFonts w:eastAsia="Times New Roman" w:cs="Times New Roman"/>
                <w:sz w:val="22"/>
              </w:rPr>
              <w:pPrChange w:id="4755" w:author="Gabriel Correa" w:date="2015-08-25T14:48:00Z">
                <w:pPr/>
              </w:pPrChange>
            </w:pPr>
            <w:ins w:id="4756" w:author="Gabriel Correa" w:date="2015-08-25T14:35:00Z">
              <w:r>
                <w:rPr>
                  <w:rFonts w:ascii="Calibri" w:hAnsi="Calibri" w:cs="Calibri"/>
                  <w:color w:val="000000"/>
                  <w:sz w:val="22"/>
                </w:rPr>
                <w:t>0.54</w:t>
              </w:r>
            </w:ins>
          </w:p>
        </w:tc>
        <w:tc>
          <w:tcPr>
            <w:tcW w:w="1705" w:type="dxa"/>
            <w:gridSpan w:val="4"/>
            <w:vAlign w:val="bottom"/>
            <w:tcPrChange w:id="4757" w:author="Gabriel Correa" w:date="2015-08-25T14:50:00Z">
              <w:tcPr>
                <w:tcW w:w="1705" w:type="dxa"/>
                <w:gridSpan w:val="10"/>
                <w:vAlign w:val="bottom"/>
              </w:tcPr>
            </w:tcPrChange>
          </w:tcPr>
          <w:p w:rsidR="00C70510" w:rsidRPr="002B28AD" w:rsidRDefault="00C70510">
            <w:pPr>
              <w:jc w:val="right"/>
              <w:rPr>
                <w:ins w:id="4758" w:author="Gabriel Correa" w:date="2015-08-25T14:29:00Z"/>
                <w:rFonts w:eastAsia="Times New Roman" w:cs="Times New Roman"/>
                <w:sz w:val="22"/>
              </w:rPr>
              <w:pPrChange w:id="4759" w:author="Gabriel Correa" w:date="2015-08-25T14:48:00Z">
                <w:pPr/>
              </w:pPrChange>
            </w:pPr>
            <w:ins w:id="4760" w:author="Gabriel Correa" w:date="2015-08-25T14:35:00Z">
              <w:r>
                <w:rPr>
                  <w:rFonts w:ascii="Calibri" w:hAnsi="Calibri" w:cs="Calibri"/>
                  <w:color w:val="000000"/>
                  <w:sz w:val="22"/>
                </w:rPr>
                <w:t>0.56</w:t>
              </w:r>
            </w:ins>
          </w:p>
        </w:tc>
      </w:tr>
      <w:tr w:rsidR="00A223C0" w:rsidRPr="002B28AD" w:rsidTr="00A223C0">
        <w:trPr>
          <w:trHeight w:val="300"/>
          <w:ins w:id="4761" w:author="Gabriel Correa" w:date="2015-08-25T14:29:00Z"/>
          <w:trPrChange w:id="4762"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763"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764" w:author="Gabriel Correa" w:date="2015-08-25T14:29:00Z"/>
                <w:rFonts w:eastAsia="Times New Roman" w:cs="Calibri"/>
                <w:color w:val="000000"/>
                <w:sz w:val="22"/>
              </w:rPr>
            </w:pPr>
            <w:ins w:id="4765" w:author="Gabriel Correa" w:date="2015-08-25T14:29:00Z">
              <w:r w:rsidRPr="002B28AD">
                <w:rPr>
                  <w:rFonts w:eastAsia="Times New Roman" w:cs="Calibri"/>
                  <w:color w:val="000000"/>
                  <w:sz w:val="22"/>
                </w:rPr>
                <w:t>12</w:t>
              </w:r>
            </w:ins>
          </w:p>
        </w:tc>
        <w:tc>
          <w:tcPr>
            <w:tcW w:w="1129" w:type="dxa"/>
            <w:tcBorders>
              <w:left w:val="dotDash" w:sz="4" w:space="0" w:color="A6A6A6" w:themeColor="background1" w:themeShade="A6"/>
            </w:tcBorders>
            <w:noWrap/>
            <w:vAlign w:val="bottom"/>
            <w:tcPrChange w:id="4766"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767" w:author="Gabriel Correa" w:date="2015-08-25T14:29:00Z"/>
                <w:rFonts w:eastAsia="Times New Roman" w:cs="Calibri"/>
                <w:color w:val="000000"/>
                <w:sz w:val="22"/>
              </w:rPr>
            </w:pPr>
            <w:ins w:id="4768" w:author="Gabriel Correa" w:date="2015-08-25T14:34:00Z">
              <w:r>
                <w:rPr>
                  <w:rFonts w:ascii="Calibri" w:hAnsi="Calibri" w:cs="Calibri"/>
                  <w:color w:val="000000"/>
                  <w:sz w:val="22"/>
                </w:rPr>
                <w:t>0.52</w:t>
              </w:r>
            </w:ins>
          </w:p>
        </w:tc>
        <w:tc>
          <w:tcPr>
            <w:tcW w:w="998" w:type="dxa"/>
            <w:gridSpan w:val="2"/>
            <w:noWrap/>
            <w:vAlign w:val="bottom"/>
            <w:tcPrChange w:id="4769" w:author="Gabriel Correa" w:date="2015-08-25T14:50:00Z">
              <w:tcPr>
                <w:tcW w:w="992" w:type="dxa"/>
                <w:gridSpan w:val="5"/>
                <w:noWrap/>
                <w:vAlign w:val="bottom"/>
              </w:tcPr>
            </w:tcPrChange>
          </w:tcPr>
          <w:p w:rsidR="00C70510" w:rsidRPr="002B28AD" w:rsidRDefault="00C70510">
            <w:pPr>
              <w:jc w:val="right"/>
              <w:rPr>
                <w:ins w:id="4770" w:author="Gabriel Correa" w:date="2015-08-25T14:29:00Z"/>
                <w:rFonts w:eastAsia="Times New Roman" w:cs="Calibri"/>
                <w:color w:val="000000"/>
                <w:sz w:val="22"/>
              </w:rPr>
            </w:pPr>
            <w:ins w:id="4771" w:author="Gabriel Correa" w:date="2015-08-25T14:34:00Z">
              <w:r>
                <w:rPr>
                  <w:rFonts w:ascii="Calibri" w:hAnsi="Calibri" w:cs="Calibri"/>
                  <w:color w:val="000000"/>
                  <w:sz w:val="22"/>
                </w:rPr>
                <w:t>0.86</w:t>
              </w:r>
            </w:ins>
          </w:p>
        </w:tc>
        <w:tc>
          <w:tcPr>
            <w:tcW w:w="1558" w:type="dxa"/>
            <w:gridSpan w:val="2"/>
            <w:tcBorders>
              <w:right w:val="dotDotDash" w:sz="8" w:space="0" w:color="595959" w:themeColor="text1" w:themeTint="A6"/>
            </w:tcBorders>
            <w:noWrap/>
            <w:vAlign w:val="bottom"/>
            <w:tcPrChange w:id="4772"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773" w:author="Gabriel Correa" w:date="2015-08-25T14:29:00Z"/>
                <w:rFonts w:eastAsia="Times New Roman" w:cs="Calibri"/>
                <w:color w:val="000000"/>
                <w:sz w:val="22"/>
              </w:rPr>
            </w:pPr>
            <w:ins w:id="4774" w:author="Gabriel Correa" w:date="2015-08-25T14:34:00Z">
              <w:r>
                <w:rPr>
                  <w:rFonts w:ascii="Calibri" w:hAnsi="Calibri" w:cs="Calibri"/>
                  <w:color w:val="000000"/>
                  <w:sz w:val="22"/>
                </w:rPr>
                <w:t>0.65</w:t>
              </w:r>
            </w:ins>
          </w:p>
        </w:tc>
        <w:tc>
          <w:tcPr>
            <w:tcW w:w="1394" w:type="dxa"/>
            <w:vAlign w:val="bottom"/>
            <w:tcPrChange w:id="4775" w:author="Gabriel Correa" w:date="2015-08-25T14:50:00Z">
              <w:tcPr>
                <w:tcW w:w="1395" w:type="dxa"/>
                <w:gridSpan w:val="4"/>
                <w:vAlign w:val="bottom"/>
              </w:tcPr>
            </w:tcPrChange>
          </w:tcPr>
          <w:p w:rsidR="00C70510" w:rsidRPr="002B28AD" w:rsidRDefault="00C70510">
            <w:pPr>
              <w:jc w:val="right"/>
              <w:rPr>
                <w:ins w:id="4776" w:author="Gabriel Correa" w:date="2015-08-25T14:29:00Z"/>
                <w:rFonts w:eastAsia="Times New Roman" w:cs="Times New Roman"/>
                <w:sz w:val="22"/>
              </w:rPr>
              <w:pPrChange w:id="4777" w:author="Gabriel Correa" w:date="2015-08-25T14:48:00Z">
                <w:pPr/>
              </w:pPrChange>
            </w:pPr>
            <w:ins w:id="4778" w:author="Gabriel Correa" w:date="2015-08-25T14:35:00Z">
              <w:r>
                <w:rPr>
                  <w:rFonts w:ascii="Calibri" w:hAnsi="Calibri" w:cs="Calibri"/>
                  <w:color w:val="000000"/>
                  <w:sz w:val="22"/>
                </w:rPr>
                <w:t>0.57</w:t>
              </w:r>
            </w:ins>
          </w:p>
        </w:tc>
        <w:tc>
          <w:tcPr>
            <w:tcW w:w="1158" w:type="dxa"/>
            <w:gridSpan w:val="2"/>
            <w:vAlign w:val="bottom"/>
            <w:tcPrChange w:id="4779" w:author="Gabriel Correa" w:date="2015-08-25T14:50:00Z">
              <w:tcPr>
                <w:tcW w:w="1158" w:type="dxa"/>
                <w:gridSpan w:val="5"/>
                <w:vAlign w:val="bottom"/>
              </w:tcPr>
            </w:tcPrChange>
          </w:tcPr>
          <w:p w:rsidR="00C70510" w:rsidRPr="002B28AD" w:rsidRDefault="00C70510">
            <w:pPr>
              <w:jc w:val="right"/>
              <w:rPr>
                <w:ins w:id="4780" w:author="Gabriel Correa" w:date="2015-08-25T14:29:00Z"/>
                <w:rFonts w:eastAsia="Times New Roman" w:cs="Times New Roman"/>
                <w:sz w:val="22"/>
              </w:rPr>
              <w:pPrChange w:id="4781" w:author="Gabriel Correa" w:date="2015-08-25T14:48:00Z">
                <w:pPr/>
              </w:pPrChange>
            </w:pPr>
            <w:ins w:id="4782" w:author="Gabriel Correa" w:date="2015-08-25T14:35:00Z">
              <w:r>
                <w:rPr>
                  <w:rFonts w:ascii="Calibri" w:hAnsi="Calibri" w:cs="Calibri"/>
                  <w:color w:val="000000"/>
                  <w:sz w:val="22"/>
                </w:rPr>
                <w:t>0.52</w:t>
              </w:r>
            </w:ins>
          </w:p>
        </w:tc>
        <w:tc>
          <w:tcPr>
            <w:tcW w:w="1705" w:type="dxa"/>
            <w:gridSpan w:val="4"/>
            <w:vAlign w:val="bottom"/>
            <w:tcPrChange w:id="4783" w:author="Gabriel Correa" w:date="2015-08-25T14:50:00Z">
              <w:tcPr>
                <w:tcW w:w="1705" w:type="dxa"/>
                <w:gridSpan w:val="10"/>
                <w:vAlign w:val="bottom"/>
              </w:tcPr>
            </w:tcPrChange>
          </w:tcPr>
          <w:p w:rsidR="00C70510" w:rsidRPr="002B28AD" w:rsidRDefault="00C70510">
            <w:pPr>
              <w:jc w:val="right"/>
              <w:rPr>
                <w:ins w:id="4784" w:author="Gabriel Correa" w:date="2015-08-25T14:29:00Z"/>
                <w:rFonts w:eastAsia="Times New Roman" w:cs="Times New Roman"/>
                <w:sz w:val="22"/>
              </w:rPr>
              <w:pPrChange w:id="4785" w:author="Gabriel Correa" w:date="2015-08-25T14:48:00Z">
                <w:pPr/>
              </w:pPrChange>
            </w:pPr>
            <w:ins w:id="4786" w:author="Gabriel Correa" w:date="2015-08-25T14:35:00Z">
              <w:r>
                <w:rPr>
                  <w:rFonts w:ascii="Calibri" w:hAnsi="Calibri" w:cs="Calibri"/>
                  <w:color w:val="000000"/>
                  <w:sz w:val="22"/>
                </w:rPr>
                <w:t>0.54</w:t>
              </w:r>
            </w:ins>
          </w:p>
        </w:tc>
      </w:tr>
      <w:tr w:rsidR="00A223C0" w:rsidRPr="002B28AD" w:rsidTr="00A223C0">
        <w:trPr>
          <w:trHeight w:val="300"/>
          <w:ins w:id="4787" w:author="Gabriel Correa" w:date="2015-08-25T14:29:00Z"/>
          <w:trPrChange w:id="4788"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789"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790" w:author="Gabriel Correa" w:date="2015-08-25T14:29:00Z"/>
                <w:rFonts w:eastAsia="Times New Roman" w:cs="Calibri"/>
                <w:color w:val="000000"/>
                <w:sz w:val="22"/>
              </w:rPr>
            </w:pPr>
            <w:ins w:id="4791" w:author="Gabriel Correa" w:date="2015-08-25T14:29:00Z">
              <w:r w:rsidRPr="002B28AD">
                <w:rPr>
                  <w:rFonts w:eastAsia="Times New Roman" w:cs="Calibri"/>
                  <w:color w:val="000000"/>
                  <w:sz w:val="22"/>
                </w:rPr>
                <w:t>14</w:t>
              </w:r>
            </w:ins>
          </w:p>
        </w:tc>
        <w:tc>
          <w:tcPr>
            <w:tcW w:w="1129" w:type="dxa"/>
            <w:tcBorders>
              <w:left w:val="dotDash" w:sz="4" w:space="0" w:color="A6A6A6" w:themeColor="background1" w:themeShade="A6"/>
            </w:tcBorders>
            <w:noWrap/>
            <w:vAlign w:val="bottom"/>
            <w:tcPrChange w:id="4792"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793" w:author="Gabriel Correa" w:date="2015-08-25T14:29:00Z"/>
                <w:rFonts w:eastAsia="Times New Roman" w:cs="Calibri"/>
                <w:color w:val="000000"/>
                <w:sz w:val="22"/>
              </w:rPr>
            </w:pPr>
            <w:ins w:id="4794" w:author="Gabriel Correa" w:date="2015-08-25T14:34:00Z">
              <w:r>
                <w:rPr>
                  <w:rFonts w:ascii="Calibri" w:hAnsi="Calibri" w:cs="Calibri"/>
                  <w:color w:val="000000"/>
                  <w:sz w:val="22"/>
                </w:rPr>
                <w:t>0.51</w:t>
              </w:r>
            </w:ins>
          </w:p>
        </w:tc>
        <w:tc>
          <w:tcPr>
            <w:tcW w:w="998" w:type="dxa"/>
            <w:gridSpan w:val="2"/>
            <w:noWrap/>
            <w:vAlign w:val="bottom"/>
            <w:tcPrChange w:id="4795" w:author="Gabriel Correa" w:date="2015-08-25T14:50:00Z">
              <w:tcPr>
                <w:tcW w:w="992" w:type="dxa"/>
                <w:gridSpan w:val="5"/>
                <w:noWrap/>
                <w:vAlign w:val="bottom"/>
              </w:tcPr>
            </w:tcPrChange>
          </w:tcPr>
          <w:p w:rsidR="00C70510" w:rsidRPr="002B28AD" w:rsidRDefault="00C70510">
            <w:pPr>
              <w:jc w:val="right"/>
              <w:rPr>
                <w:ins w:id="4796" w:author="Gabriel Correa" w:date="2015-08-25T14:29:00Z"/>
                <w:rFonts w:eastAsia="Times New Roman" w:cs="Calibri"/>
                <w:color w:val="000000"/>
                <w:sz w:val="22"/>
              </w:rPr>
            </w:pPr>
            <w:ins w:id="4797" w:author="Gabriel Correa" w:date="2015-08-25T14:34:00Z">
              <w:r>
                <w:rPr>
                  <w:rFonts w:ascii="Calibri" w:hAnsi="Calibri" w:cs="Calibri"/>
                  <w:color w:val="000000"/>
                  <w:sz w:val="22"/>
                </w:rPr>
                <w:t>0.87</w:t>
              </w:r>
            </w:ins>
          </w:p>
        </w:tc>
        <w:tc>
          <w:tcPr>
            <w:tcW w:w="1558" w:type="dxa"/>
            <w:gridSpan w:val="2"/>
            <w:tcBorders>
              <w:right w:val="dotDotDash" w:sz="8" w:space="0" w:color="595959" w:themeColor="text1" w:themeTint="A6"/>
            </w:tcBorders>
            <w:noWrap/>
            <w:vAlign w:val="bottom"/>
            <w:tcPrChange w:id="4798"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799" w:author="Gabriel Correa" w:date="2015-08-25T14:29:00Z"/>
                <w:rFonts w:eastAsia="Times New Roman" w:cs="Calibri"/>
                <w:color w:val="000000"/>
                <w:sz w:val="22"/>
              </w:rPr>
            </w:pPr>
            <w:ins w:id="4800" w:author="Gabriel Correa" w:date="2015-08-25T14:34:00Z">
              <w:r>
                <w:rPr>
                  <w:rFonts w:ascii="Calibri" w:hAnsi="Calibri" w:cs="Calibri"/>
                  <w:color w:val="000000"/>
                  <w:sz w:val="22"/>
                </w:rPr>
                <w:t>0.64</w:t>
              </w:r>
            </w:ins>
          </w:p>
        </w:tc>
        <w:tc>
          <w:tcPr>
            <w:tcW w:w="1394" w:type="dxa"/>
            <w:vAlign w:val="bottom"/>
            <w:tcPrChange w:id="4801" w:author="Gabriel Correa" w:date="2015-08-25T14:50:00Z">
              <w:tcPr>
                <w:tcW w:w="1395" w:type="dxa"/>
                <w:gridSpan w:val="4"/>
                <w:vAlign w:val="bottom"/>
              </w:tcPr>
            </w:tcPrChange>
          </w:tcPr>
          <w:p w:rsidR="00C70510" w:rsidRPr="002B28AD" w:rsidRDefault="00C70510">
            <w:pPr>
              <w:jc w:val="right"/>
              <w:rPr>
                <w:ins w:id="4802" w:author="Gabriel Correa" w:date="2015-08-25T14:29:00Z"/>
                <w:rFonts w:eastAsia="Times New Roman" w:cs="Times New Roman"/>
                <w:sz w:val="22"/>
              </w:rPr>
              <w:pPrChange w:id="4803" w:author="Gabriel Correa" w:date="2015-08-25T14:48:00Z">
                <w:pPr/>
              </w:pPrChange>
            </w:pPr>
            <w:ins w:id="4804" w:author="Gabriel Correa" w:date="2015-08-25T14:35:00Z">
              <w:r>
                <w:rPr>
                  <w:rFonts w:ascii="Calibri" w:hAnsi="Calibri" w:cs="Calibri"/>
                  <w:color w:val="000000"/>
                  <w:sz w:val="22"/>
                </w:rPr>
                <w:t>0.55</w:t>
              </w:r>
            </w:ins>
          </w:p>
        </w:tc>
        <w:tc>
          <w:tcPr>
            <w:tcW w:w="1158" w:type="dxa"/>
            <w:gridSpan w:val="2"/>
            <w:vAlign w:val="bottom"/>
            <w:tcPrChange w:id="4805" w:author="Gabriel Correa" w:date="2015-08-25T14:50:00Z">
              <w:tcPr>
                <w:tcW w:w="1158" w:type="dxa"/>
                <w:gridSpan w:val="5"/>
                <w:vAlign w:val="bottom"/>
              </w:tcPr>
            </w:tcPrChange>
          </w:tcPr>
          <w:p w:rsidR="00C70510" w:rsidRPr="002B28AD" w:rsidRDefault="00C70510">
            <w:pPr>
              <w:jc w:val="right"/>
              <w:rPr>
                <w:ins w:id="4806" w:author="Gabriel Correa" w:date="2015-08-25T14:29:00Z"/>
                <w:rFonts w:eastAsia="Times New Roman" w:cs="Times New Roman"/>
                <w:sz w:val="22"/>
              </w:rPr>
              <w:pPrChange w:id="4807" w:author="Gabriel Correa" w:date="2015-08-25T14:48:00Z">
                <w:pPr/>
              </w:pPrChange>
            </w:pPr>
            <w:ins w:id="4808" w:author="Gabriel Correa" w:date="2015-08-25T14:35:00Z">
              <w:r>
                <w:rPr>
                  <w:rFonts w:ascii="Calibri" w:hAnsi="Calibri" w:cs="Calibri"/>
                  <w:color w:val="000000"/>
                  <w:sz w:val="22"/>
                </w:rPr>
                <w:t>0.51</w:t>
              </w:r>
            </w:ins>
          </w:p>
        </w:tc>
        <w:tc>
          <w:tcPr>
            <w:tcW w:w="1705" w:type="dxa"/>
            <w:gridSpan w:val="4"/>
            <w:vAlign w:val="bottom"/>
            <w:tcPrChange w:id="4809" w:author="Gabriel Correa" w:date="2015-08-25T14:50:00Z">
              <w:tcPr>
                <w:tcW w:w="1705" w:type="dxa"/>
                <w:gridSpan w:val="10"/>
                <w:vAlign w:val="bottom"/>
              </w:tcPr>
            </w:tcPrChange>
          </w:tcPr>
          <w:p w:rsidR="00C70510" w:rsidRPr="002B28AD" w:rsidRDefault="00C70510">
            <w:pPr>
              <w:jc w:val="right"/>
              <w:rPr>
                <w:ins w:id="4810" w:author="Gabriel Correa" w:date="2015-08-25T14:29:00Z"/>
                <w:rFonts w:eastAsia="Times New Roman" w:cs="Times New Roman"/>
                <w:sz w:val="22"/>
              </w:rPr>
              <w:pPrChange w:id="4811" w:author="Gabriel Correa" w:date="2015-08-25T14:48:00Z">
                <w:pPr/>
              </w:pPrChange>
            </w:pPr>
            <w:ins w:id="4812" w:author="Gabriel Correa" w:date="2015-08-25T14:35:00Z">
              <w:r>
                <w:rPr>
                  <w:rFonts w:ascii="Calibri" w:hAnsi="Calibri" w:cs="Calibri"/>
                  <w:color w:val="000000"/>
                  <w:sz w:val="22"/>
                </w:rPr>
                <w:t>0.53</w:t>
              </w:r>
            </w:ins>
          </w:p>
        </w:tc>
      </w:tr>
      <w:tr w:rsidR="00A223C0" w:rsidRPr="002B28AD" w:rsidTr="00A223C0">
        <w:trPr>
          <w:trHeight w:val="300"/>
          <w:ins w:id="4813" w:author="Gabriel Correa" w:date="2015-08-25T14:29:00Z"/>
          <w:trPrChange w:id="4814"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815"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816" w:author="Gabriel Correa" w:date="2015-08-25T14:29:00Z"/>
                <w:rFonts w:eastAsia="Times New Roman" w:cs="Calibri"/>
                <w:color w:val="000000"/>
                <w:sz w:val="22"/>
              </w:rPr>
            </w:pPr>
            <w:ins w:id="4817" w:author="Gabriel Correa" w:date="2015-08-25T14:29:00Z">
              <w:r w:rsidRPr="002B28AD">
                <w:rPr>
                  <w:rFonts w:eastAsia="Times New Roman" w:cs="Calibri"/>
                  <w:color w:val="000000"/>
                  <w:sz w:val="22"/>
                </w:rPr>
                <w:t>16</w:t>
              </w:r>
            </w:ins>
          </w:p>
        </w:tc>
        <w:tc>
          <w:tcPr>
            <w:tcW w:w="1129" w:type="dxa"/>
            <w:tcBorders>
              <w:left w:val="dotDash" w:sz="4" w:space="0" w:color="A6A6A6" w:themeColor="background1" w:themeShade="A6"/>
            </w:tcBorders>
            <w:noWrap/>
            <w:vAlign w:val="bottom"/>
            <w:tcPrChange w:id="4818"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819" w:author="Gabriel Correa" w:date="2015-08-25T14:29:00Z"/>
                <w:rFonts w:eastAsia="Times New Roman" w:cs="Calibri"/>
                <w:color w:val="000000"/>
                <w:sz w:val="22"/>
              </w:rPr>
            </w:pPr>
            <w:ins w:id="4820" w:author="Gabriel Correa" w:date="2015-08-25T14:34:00Z">
              <w:r>
                <w:rPr>
                  <w:rFonts w:ascii="Calibri" w:hAnsi="Calibri" w:cs="Calibri"/>
                  <w:color w:val="000000"/>
                  <w:sz w:val="22"/>
                </w:rPr>
                <w:t>0.51</w:t>
              </w:r>
            </w:ins>
          </w:p>
        </w:tc>
        <w:tc>
          <w:tcPr>
            <w:tcW w:w="998" w:type="dxa"/>
            <w:gridSpan w:val="2"/>
            <w:noWrap/>
            <w:vAlign w:val="bottom"/>
            <w:tcPrChange w:id="4821" w:author="Gabriel Correa" w:date="2015-08-25T14:50:00Z">
              <w:tcPr>
                <w:tcW w:w="992" w:type="dxa"/>
                <w:gridSpan w:val="5"/>
                <w:noWrap/>
                <w:vAlign w:val="bottom"/>
              </w:tcPr>
            </w:tcPrChange>
          </w:tcPr>
          <w:p w:rsidR="00C70510" w:rsidRPr="002B28AD" w:rsidRDefault="00C70510">
            <w:pPr>
              <w:jc w:val="right"/>
              <w:rPr>
                <w:ins w:id="4822" w:author="Gabriel Correa" w:date="2015-08-25T14:29:00Z"/>
                <w:rFonts w:eastAsia="Times New Roman" w:cs="Calibri"/>
                <w:color w:val="000000"/>
                <w:sz w:val="22"/>
              </w:rPr>
            </w:pPr>
            <w:ins w:id="4823" w:author="Gabriel Correa" w:date="2015-08-25T14:34:00Z">
              <w:r>
                <w:rPr>
                  <w:rFonts w:ascii="Calibri" w:hAnsi="Calibri" w:cs="Calibri"/>
                  <w:color w:val="000000"/>
                  <w:sz w:val="22"/>
                </w:rPr>
                <w:t>0.87</w:t>
              </w:r>
            </w:ins>
          </w:p>
        </w:tc>
        <w:tc>
          <w:tcPr>
            <w:tcW w:w="1558" w:type="dxa"/>
            <w:gridSpan w:val="2"/>
            <w:tcBorders>
              <w:right w:val="dotDotDash" w:sz="8" w:space="0" w:color="595959" w:themeColor="text1" w:themeTint="A6"/>
            </w:tcBorders>
            <w:noWrap/>
            <w:vAlign w:val="bottom"/>
            <w:tcPrChange w:id="4824"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825" w:author="Gabriel Correa" w:date="2015-08-25T14:29:00Z"/>
                <w:rFonts w:eastAsia="Times New Roman" w:cs="Calibri"/>
                <w:color w:val="000000"/>
                <w:sz w:val="22"/>
              </w:rPr>
            </w:pPr>
            <w:ins w:id="4826" w:author="Gabriel Correa" w:date="2015-08-25T14:34:00Z">
              <w:r>
                <w:rPr>
                  <w:rFonts w:ascii="Calibri" w:hAnsi="Calibri" w:cs="Calibri"/>
                  <w:color w:val="000000"/>
                  <w:sz w:val="22"/>
                </w:rPr>
                <w:t>0.64</w:t>
              </w:r>
            </w:ins>
          </w:p>
        </w:tc>
        <w:tc>
          <w:tcPr>
            <w:tcW w:w="1394" w:type="dxa"/>
            <w:vAlign w:val="bottom"/>
            <w:tcPrChange w:id="4827" w:author="Gabriel Correa" w:date="2015-08-25T14:50:00Z">
              <w:tcPr>
                <w:tcW w:w="1395" w:type="dxa"/>
                <w:gridSpan w:val="4"/>
                <w:vAlign w:val="bottom"/>
              </w:tcPr>
            </w:tcPrChange>
          </w:tcPr>
          <w:p w:rsidR="00C70510" w:rsidRPr="002B28AD" w:rsidRDefault="00C70510">
            <w:pPr>
              <w:jc w:val="right"/>
              <w:rPr>
                <w:ins w:id="4828" w:author="Gabriel Correa" w:date="2015-08-25T14:29:00Z"/>
                <w:rFonts w:eastAsia="Times New Roman" w:cs="Times New Roman"/>
                <w:sz w:val="22"/>
              </w:rPr>
              <w:pPrChange w:id="4829" w:author="Gabriel Correa" w:date="2015-08-25T14:48:00Z">
                <w:pPr/>
              </w:pPrChange>
            </w:pPr>
            <w:ins w:id="4830" w:author="Gabriel Correa" w:date="2015-08-25T14:35:00Z">
              <w:r>
                <w:rPr>
                  <w:rFonts w:ascii="Calibri" w:hAnsi="Calibri" w:cs="Calibri"/>
                  <w:color w:val="000000"/>
                  <w:sz w:val="22"/>
                </w:rPr>
                <w:t>0.53</w:t>
              </w:r>
            </w:ins>
          </w:p>
        </w:tc>
        <w:tc>
          <w:tcPr>
            <w:tcW w:w="1158" w:type="dxa"/>
            <w:gridSpan w:val="2"/>
            <w:vAlign w:val="bottom"/>
            <w:tcPrChange w:id="4831" w:author="Gabriel Correa" w:date="2015-08-25T14:50:00Z">
              <w:tcPr>
                <w:tcW w:w="1158" w:type="dxa"/>
                <w:gridSpan w:val="5"/>
                <w:vAlign w:val="bottom"/>
              </w:tcPr>
            </w:tcPrChange>
          </w:tcPr>
          <w:p w:rsidR="00C70510" w:rsidRPr="002B28AD" w:rsidRDefault="00C70510">
            <w:pPr>
              <w:jc w:val="right"/>
              <w:rPr>
                <w:ins w:id="4832" w:author="Gabriel Correa" w:date="2015-08-25T14:29:00Z"/>
                <w:rFonts w:eastAsia="Times New Roman" w:cs="Times New Roman"/>
                <w:sz w:val="22"/>
              </w:rPr>
              <w:pPrChange w:id="4833" w:author="Gabriel Correa" w:date="2015-08-25T14:48:00Z">
                <w:pPr/>
              </w:pPrChange>
            </w:pPr>
            <w:ins w:id="4834" w:author="Gabriel Correa" w:date="2015-08-25T14:35:00Z">
              <w:r>
                <w:rPr>
                  <w:rFonts w:ascii="Calibri" w:hAnsi="Calibri" w:cs="Calibri"/>
                  <w:color w:val="000000"/>
                  <w:sz w:val="22"/>
                </w:rPr>
                <w:t>0.51</w:t>
              </w:r>
            </w:ins>
          </w:p>
        </w:tc>
        <w:tc>
          <w:tcPr>
            <w:tcW w:w="1705" w:type="dxa"/>
            <w:gridSpan w:val="4"/>
            <w:vAlign w:val="bottom"/>
            <w:tcPrChange w:id="4835" w:author="Gabriel Correa" w:date="2015-08-25T14:50:00Z">
              <w:tcPr>
                <w:tcW w:w="1705" w:type="dxa"/>
                <w:gridSpan w:val="10"/>
                <w:vAlign w:val="bottom"/>
              </w:tcPr>
            </w:tcPrChange>
          </w:tcPr>
          <w:p w:rsidR="00C70510" w:rsidRPr="002B28AD" w:rsidRDefault="00C70510">
            <w:pPr>
              <w:jc w:val="right"/>
              <w:rPr>
                <w:ins w:id="4836" w:author="Gabriel Correa" w:date="2015-08-25T14:29:00Z"/>
                <w:rFonts w:eastAsia="Times New Roman" w:cs="Times New Roman"/>
                <w:sz w:val="22"/>
              </w:rPr>
              <w:pPrChange w:id="4837" w:author="Gabriel Correa" w:date="2015-08-25T14:48:00Z">
                <w:pPr/>
              </w:pPrChange>
            </w:pPr>
            <w:ins w:id="4838" w:author="Gabriel Correa" w:date="2015-08-25T14:35:00Z">
              <w:r>
                <w:rPr>
                  <w:rFonts w:ascii="Calibri" w:hAnsi="Calibri" w:cs="Calibri"/>
                  <w:color w:val="000000"/>
                  <w:sz w:val="22"/>
                </w:rPr>
                <w:t>0.52</w:t>
              </w:r>
            </w:ins>
          </w:p>
        </w:tc>
      </w:tr>
      <w:tr w:rsidR="00A223C0" w:rsidRPr="002B28AD" w:rsidTr="00A223C0">
        <w:trPr>
          <w:trHeight w:val="300"/>
          <w:ins w:id="4839" w:author="Gabriel Correa" w:date="2015-08-25T14:29:00Z"/>
          <w:trPrChange w:id="4840"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841"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842" w:author="Gabriel Correa" w:date="2015-08-25T14:29:00Z"/>
                <w:rFonts w:eastAsia="Times New Roman" w:cs="Calibri"/>
                <w:color w:val="000000"/>
                <w:sz w:val="22"/>
              </w:rPr>
            </w:pPr>
            <w:ins w:id="4843" w:author="Gabriel Correa" w:date="2015-08-25T14:29:00Z">
              <w:r w:rsidRPr="002B28AD">
                <w:rPr>
                  <w:rFonts w:eastAsia="Times New Roman" w:cs="Calibri"/>
                  <w:color w:val="000000"/>
                  <w:sz w:val="22"/>
                </w:rPr>
                <w:t>18</w:t>
              </w:r>
            </w:ins>
          </w:p>
        </w:tc>
        <w:tc>
          <w:tcPr>
            <w:tcW w:w="1129" w:type="dxa"/>
            <w:tcBorders>
              <w:left w:val="dotDash" w:sz="4" w:space="0" w:color="A6A6A6" w:themeColor="background1" w:themeShade="A6"/>
            </w:tcBorders>
            <w:noWrap/>
            <w:vAlign w:val="bottom"/>
            <w:tcPrChange w:id="4844"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845" w:author="Gabriel Correa" w:date="2015-08-25T14:29:00Z"/>
                <w:rFonts w:eastAsia="Times New Roman" w:cs="Calibri"/>
                <w:color w:val="000000"/>
                <w:sz w:val="22"/>
              </w:rPr>
            </w:pPr>
            <w:ins w:id="4846" w:author="Gabriel Correa" w:date="2015-08-25T14:34:00Z">
              <w:r>
                <w:rPr>
                  <w:rFonts w:ascii="Calibri" w:hAnsi="Calibri" w:cs="Calibri"/>
                  <w:color w:val="000000"/>
                  <w:sz w:val="22"/>
                </w:rPr>
                <w:t>0.51</w:t>
              </w:r>
            </w:ins>
          </w:p>
        </w:tc>
        <w:tc>
          <w:tcPr>
            <w:tcW w:w="998" w:type="dxa"/>
            <w:gridSpan w:val="2"/>
            <w:noWrap/>
            <w:vAlign w:val="bottom"/>
            <w:tcPrChange w:id="4847" w:author="Gabriel Correa" w:date="2015-08-25T14:50:00Z">
              <w:tcPr>
                <w:tcW w:w="992" w:type="dxa"/>
                <w:gridSpan w:val="5"/>
                <w:noWrap/>
                <w:vAlign w:val="bottom"/>
              </w:tcPr>
            </w:tcPrChange>
          </w:tcPr>
          <w:p w:rsidR="00C70510" w:rsidRPr="002B28AD" w:rsidRDefault="00C70510">
            <w:pPr>
              <w:jc w:val="right"/>
              <w:rPr>
                <w:ins w:id="4848" w:author="Gabriel Correa" w:date="2015-08-25T14:29:00Z"/>
                <w:rFonts w:eastAsia="Times New Roman" w:cs="Calibri"/>
                <w:color w:val="000000"/>
                <w:sz w:val="22"/>
              </w:rPr>
            </w:pPr>
            <w:ins w:id="4849" w:author="Gabriel Correa" w:date="2015-08-25T14:34:00Z">
              <w:r>
                <w:rPr>
                  <w:rFonts w:ascii="Calibri" w:hAnsi="Calibri" w:cs="Calibri"/>
                  <w:color w:val="000000"/>
                  <w:sz w:val="22"/>
                </w:rPr>
                <w:t>0.88</w:t>
              </w:r>
            </w:ins>
          </w:p>
        </w:tc>
        <w:tc>
          <w:tcPr>
            <w:tcW w:w="1558" w:type="dxa"/>
            <w:gridSpan w:val="2"/>
            <w:tcBorders>
              <w:right w:val="dotDotDash" w:sz="8" w:space="0" w:color="595959" w:themeColor="text1" w:themeTint="A6"/>
            </w:tcBorders>
            <w:noWrap/>
            <w:vAlign w:val="bottom"/>
            <w:tcPrChange w:id="4850"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851" w:author="Gabriel Correa" w:date="2015-08-25T14:29:00Z"/>
                <w:rFonts w:eastAsia="Times New Roman" w:cs="Calibri"/>
                <w:color w:val="000000"/>
                <w:sz w:val="22"/>
              </w:rPr>
            </w:pPr>
            <w:ins w:id="4852" w:author="Gabriel Correa" w:date="2015-08-25T14:34:00Z">
              <w:r>
                <w:rPr>
                  <w:rFonts w:ascii="Calibri" w:hAnsi="Calibri" w:cs="Calibri"/>
                  <w:color w:val="000000"/>
                  <w:sz w:val="22"/>
                </w:rPr>
                <w:t>0.64</w:t>
              </w:r>
            </w:ins>
          </w:p>
        </w:tc>
        <w:tc>
          <w:tcPr>
            <w:tcW w:w="1394" w:type="dxa"/>
            <w:vAlign w:val="bottom"/>
            <w:tcPrChange w:id="4853" w:author="Gabriel Correa" w:date="2015-08-25T14:50:00Z">
              <w:tcPr>
                <w:tcW w:w="1395" w:type="dxa"/>
                <w:gridSpan w:val="4"/>
                <w:vAlign w:val="bottom"/>
              </w:tcPr>
            </w:tcPrChange>
          </w:tcPr>
          <w:p w:rsidR="00C70510" w:rsidRPr="002B28AD" w:rsidRDefault="00C70510">
            <w:pPr>
              <w:jc w:val="right"/>
              <w:rPr>
                <w:ins w:id="4854" w:author="Gabriel Correa" w:date="2015-08-25T14:29:00Z"/>
                <w:rFonts w:eastAsia="Times New Roman" w:cs="Times New Roman"/>
                <w:sz w:val="22"/>
              </w:rPr>
              <w:pPrChange w:id="4855" w:author="Gabriel Correa" w:date="2015-08-25T14:48:00Z">
                <w:pPr/>
              </w:pPrChange>
            </w:pPr>
            <w:ins w:id="4856" w:author="Gabriel Correa" w:date="2015-08-25T14:35:00Z">
              <w:r>
                <w:rPr>
                  <w:rFonts w:ascii="Calibri" w:hAnsi="Calibri" w:cs="Calibri"/>
                  <w:color w:val="000000"/>
                  <w:sz w:val="22"/>
                </w:rPr>
                <w:t>0.52</w:t>
              </w:r>
            </w:ins>
          </w:p>
        </w:tc>
        <w:tc>
          <w:tcPr>
            <w:tcW w:w="1158" w:type="dxa"/>
            <w:gridSpan w:val="2"/>
            <w:vAlign w:val="bottom"/>
            <w:tcPrChange w:id="4857" w:author="Gabriel Correa" w:date="2015-08-25T14:50:00Z">
              <w:tcPr>
                <w:tcW w:w="1158" w:type="dxa"/>
                <w:gridSpan w:val="5"/>
                <w:vAlign w:val="bottom"/>
              </w:tcPr>
            </w:tcPrChange>
          </w:tcPr>
          <w:p w:rsidR="00C70510" w:rsidRPr="002B28AD" w:rsidRDefault="00C70510">
            <w:pPr>
              <w:jc w:val="right"/>
              <w:rPr>
                <w:ins w:id="4858" w:author="Gabriel Correa" w:date="2015-08-25T14:29:00Z"/>
                <w:rFonts w:eastAsia="Times New Roman" w:cs="Times New Roman"/>
                <w:sz w:val="22"/>
              </w:rPr>
              <w:pPrChange w:id="4859" w:author="Gabriel Correa" w:date="2015-08-25T14:48:00Z">
                <w:pPr/>
              </w:pPrChange>
            </w:pPr>
            <w:ins w:id="4860" w:author="Gabriel Correa" w:date="2015-08-25T14:35:00Z">
              <w:r>
                <w:rPr>
                  <w:rFonts w:ascii="Calibri" w:hAnsi="Calibri" w:cs="Calibri"/>
                  <w:color w:val="000000"/>
                  <w:sz w:val="22"/>
                </w:rPr>
                <w:t>0.51</w:t>
              </w:r>
            </w:ins>
          </w:p>
        </w:tc>
        <w:tc>
          <w:tcPr>
            <w:tcW w:w="1705" w:type="dxa"/>
            <w:gridSpan w:val="4"/>
            <w:vAlign w:val="bottom"/>
            <w:tcPrChange w:id="4861" w:author="Gabriel Correa" w:date="2015-08-25T14:50:00Z">
              <w:tcPr>
                <w:tcW w:w="1705" w:type="dxa"/>
                <w:gridSpan w:val="10"/>
                <w:vAlign w:val="bottom"/>
              </w:tcPr>
            </w:tcPrChange>
          </w:tcPr>
          <w:p w:rsidR="00C70510" w:rsidRPr="002B28AD" w:rsidRDefault="00C70510">
            <w:pPr>
              <w:jc w:val="right"/>
              <w:rPr>
                <w:ins w:id="4862" w:author="Gabriel Correa" w:date="2015-08-25T14:29:00Z"/>
                <w:rFonts w:eastAsia="Times New Roman" w:cs="Times New Roman"/>
                <w:sz w:val="22"/>
              </w:rPr>
              <w:pPrChange w:id="4863" w:author="Gabriel Correa" w:date="2015-08-25T14:48:00Z">
                <w:pPr/>
              </w:pPrChange>
            </w:pPr>
            <w:ins w:id="4864" w:author="Gabriel Correa" w:date="2015-08-25T14:35:00Z">
              <w:r>
                <w:rPr>
                  <w:rFonts w:ascii="Calibri" w:hAnsi="Calibri" w:cs="Calibri"/>
                  <w:color w:val="000000"/>
                  <w:sz w:val="22"/>
                </w:rPr>
                <w:t>0.52</w:t>
              </w:r>
            </w:ins>
          </w:p>
        </w:tc>
      </w:tr>
      <w:tr w:rsidR="00A223C0" w:rsidRPr="002B28AD" w:rsidTr="006C2C10">
        <w:tblPrEx>
          <w:tblPrExChange w:id="4865" w:author="Gabriel Correa" w:date="2015-08-25T14:51:00Z">
            <w:tblPrEx>
              <w:tblW w:w="9039" w:type="dxa"/>
            </w:tblPrEx>
          </w:tblPrExChange>
        </w:tblPrEx>
        <w:trPr>
          <w:trHeight w:val="300"/>
          <w:ins w:id="4866" w:author="Gabriel Correa" w:date="2015-08-25T14:29:00Z"/>
          <w:trPrChange w:id="4867"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4868" w:author="Gabriel Correa" w:date="2015-08-25T14:51:00Z">
              <w:tcPr>
                <w:tcW w:w="1105" w:type="dxa"/>
                <w:gridSpan w:val="5"/>
                <w:tcBorders>
                  <w:bottom w:val="nil"/>
                  <w:right w:val="dotDash" w:sz="4" w:space="0" w:color="A6A6A6" w:themeColor="background1" w:themeShade="A6"/>
                </w:tcBorders>
                <w:noWrap/>
                <w:hideMark/>
              </w:tcPr>
            </w:tcPrChange>
          </w:tcPr>
          <w:p w:rsidR="00C70510" w:rsidRPr="002B28AD" w:rsidRDefault="00C70510">
            <w:pPr>
              <w:jc w:val="right"/>
              <w:rPr>
                <w:ins w:id="4869" w:author="Gabriel Correa" w:date="2015-08-25T14:29:00Z"/>
                <w:rFonts w:eastAsia="Times New Roman" w:cs="Calibri"/>
                <w:color w:val="000000"/>
                <w:sz w:val="22"/>
              </w:rPr>
            </w:pPr>
            <w:ins w:id="4870" w:author="Gabriel Correa" w:date="2015-08-25T14:29:00Z">
              <w:r w:rsidRPr="002B28AD">
                <w:rPr>
                  <w:rFonts w:eastAsia="Times New Roman" w:cs="Calibri"/>
                  <w:color w:val="000000"/>
                  <w:sz w:val="22"/>
                </w:rPr>
                <w:t>20</w:t>
              </w:r>
            </w:ins>
          </w:p>
        </w:tc>
        <w:tc>
          <w:tcPr>
            <w:tcW w:w="1129" w:type="dxa"/>
            <w:tcBorders>
              <w:left w:val="dotDash" w:sz="4" w:space="0" w:color="A6A6A6" w:themeColor="background1" w:themeShade="A6"/>
              <w:bottom w:val="nil"/>
            </w:tcBorders>
            <w:noWrap/>
            <w:vAlign w:val="bottom"/>
            <w:tcPrChange w:id="4871" w:author="Gabriel Correa" w:date="2015-08-25T14:51:00Z">
              <w:tcPr>
                <w:tcW w:w="1129" w:type="dxa"/>
                <w:gridSpan w:val="6"/>
                <w:tcBorders>
                  <w:left w:val="dotDash" w:sz="4" w:space="0" w:color="A6A6A6" w:themeColor="background1" w:themeShade="A6"/>
                  <w:bottom w:val="nil"/>
                </w:tcBorders>
                <w:noWrap/>
                <w:vAlign w:val="bottom"/>
              </w:tcPr>
            </w:tcPrChange>
          </w:tcPr>
          <w:p w:rsidR="00C70510" w:rsidRPr="002B28AD" w:rsidRDefault="00C70510">
            <w:pPr>
              <w:jc w:val="right"/>
              <w:rPr>
                <w:ins w:id="4872" w:author="Gabriel Correa" w:date="2015-08-25T14:29:00Z"/>
                <w:rFonts w:eastAsia="Times New Roman" w:cs="Calibri"/>
                <w:color w:val="000000"/>
                <w:sz w:val="22"/>
              </w:rPr>
            </w:pPr>
            <w:ins w:id="4873" w:author="Gabriel Correa" w:date="2015-08-25T14:34:00Z">
              <w:r>
                <w:rPr>
                  <w:rFonts w:ascii="Calibri" w:hAnsi="Calibri" w:cs="Calibri"/>
                  <w:color w:val="000000"/>
                  <w:sz w:val="22"/>
                </w:rPr>
                <w:t>0.50</w:t>
              </w:r>
            </w:ins>
          </w:p>
        </w:tc>
        <w:tc>
          <w:tcPr>
            <w:tcW w:w="998" w:type="dxa"/>
            <w:gridSpan w:val="2"/>
            <w:tcBorders>
              <w:bottom w:val="nil"/>
            </w:tcBorders>
            <w:shd w:val="clear" w:color="auto" w:fill="BFBFBF" w:themeFill="background1" w:themeFillShade="BF"/>
            <w:noWrap/>
            <w:vAlign w:val="bottom"/>
            <w:tcPrChange w:id="4874" w:author="Gabriel Correa" w:date="2015-08-25T14:51:00Z">
              <w:tcPr>
                <w:tcW w:w="992" w:type="dxa"/>
                <w:gridSpan w:val="4"/>
                <w:tcBorders>
                  <w:bottom w:val="nil"/>
                </w:tcBorders>
                <w:noWrap/>
                <w:vAlign w:val="bottom"/>
              </w:tcPr>
            </w:tcPrChange>
          </w:tcPr>
          <w:p w:rsidR="00C70510" w:rsidRPr="002B28AD" w:rsidRDefault="00C70510">
            <w:pPr>
              <w:jc w:val="right"/>
              <w:rPr>
                <w:ins w:id="4875" w:author="Gabriel Correa" w:date="2015-08-25T14:29:00Z"/>
                <w:rFonts w:eastAsia="Times New Roman" w:cs="Calibri"/>
                <w:color w:val="000000"/>
                <w:sz w:val="22"/>
              </w:rPr>
            </w:pPr>
            <w:ins w:id="4876" w:author="Gabriel Correa" w:date="2015-08-25T14:34:00Z">
              <w:r>
                <w:rPr>
                  <w:rFonts w:ascii="Calibri" w:hAnsi="Calibri" w:cs="Calibri"/>
                  <w:color w:val="000000"/>
                  <w:sz w:val="22"/>
                </w:rPr>
                <w:t>0.88</w:t>
              </w:r>
            </w:ins>
          </w:p>
        </w:tc>
        <w:tc>
          <w:tcPr>
            <w:tcW w:w="1558" w:type="dxa"/>
            <w:gridSpan w:val="2"/>
            <w:tcBorders>
              <w:bottom w:val="nil"/>
              <w:right w:val="dotDotDash" w:sz="8" w:space="0" w:color="595959" w:themeColor="text1" w:themeTint="A6"/>
            </w:tcBorders>
            <w:noWrap/>
            <w:vAlign w:val="bottom"/>
            <w:tcPrChange w:id="4877" w:author="Gabriel Correa" w:date="2015-08-25T14:51:00Z">
              <w:tcPr>
                <w:tcW w:w="1559" w:type="dxa"/>
                <w:gridSpan w:val="7"/>
                <w:tcBorders>
                  <w:bottom w:val="nil"/>
                  <w:right w:val="dotDotDash" w:sz="8" w:space="0" w:color="595959" w:themeColor="text1" w:themeTint="A6"/>
                </w:tcBorders>
                <w:noWrap/>
                <w:vAlign w:val="bottom"/>
              </w:tcPr>
            </w:tcPrChange>
          </w:tcPr>
          <w:p w:rsidR="00C70510" w:rsidRPr="002B28AD" w:rsidRDefault="00C70510">
            <w:pPr>
              <w:jc w:val="right"/>
              <w:rPr>
                <w:ins w:id="4878" w:author="Gabriel Correa" w:date="2015-08-25T14:29:00Z"/>
                <w:rFonts w:eastAsia="Times New Roman" w:cs="Calibri"/>
                <w:color w:val="000000"/>
                <w:sz w:val="22"/>
              </w:rPr>
            </w:pPr>
            <w:ins w:id="4879" w:author="Gabriel Correa" w:date="2015-08-25T14:34:00Z">
              <w:r>
                <w:rPr>
                  <w:rFonts w:ascii="Calibri" w:hAnsi="Calibri" w:cs="Calibri"/>
                  <w:color w:val="000000"/>
                  <w:sz w:val="22"/>
                </w:rPr>
                <w:t>0.64</w:t>
              </w:r>
            </w:ins>
          </w:p>
        </w:tc>
        <w:tc>
          <w:tcPr>
            <w:tcW w:w="1394" w:type="dxa"/>
            <w:vAlign w:val="bottom"/>
            <w:tcPrChange w:id="4880" w:author="Gabriel Correa" w:date="2015-08-25T14:51:00Z">
              <w:tcPr>
                <w:tcW w:w="1395" w:type="dxa"/>
                <w:gridSpan w:val="4"/>
                <w:vAlign w:val="bottom"/>
              </w:tcPr>
            </w:tcPrChange>
          </w:tcPr>
          <w:p w:rsidR="00C70510" w:rsidRPr="002B28AD" w:rsidRDefault="00C70510">
            <w:pPr>
              <w:jc w:val="right"/>
              <w:rPr>
                <w:ins w:id="4881" w:author="Gabriel Correa" w:date="2015-08-25T14:29:00Z"/>
                <w:rFonts w:eastAsia="Times New Roman" w:cs="Times New Roman"/>
                <w:sz w:val="22"/>
              </w:rPr>
              <w:pPrChange w:id="4882" w:author="Gabriel Correa" w:date="2015-08-25T14:48:00Z">
                <w:pPr/>
              </w:pPrChange>
            </w:pPr>
            <w:ins w:id="4883" w:author="Gabriel Correa" w:date="2015-08-25T14:35:00Z">
              <w:r>
                <w:rPr>
                  <w:rFonts w:ascii="Calibri" w:hAnsi="Calibri" w:cs="Calibri"/>
                  <w:color w:val="000000"/>
                  <w:sz w:val="22"/>
                </w:rPr>
                <w:t>0.51</w:t>
              </w:r>
            </w:ins>
          </w:p>
        </w:tc>
        <w:tc>
          <w:tcPr>
            <w:tcW w:w="1158" w:type="dxa"/>
            <w:gridSpan w:val="2"/>
            <w:vAlign w:val="bottom"/>
            <w:tcPrChange w:id="4884" w:author="Gabriel Correa" w:date="2015-08-25T14:51:00Z">
              <w:tcPr>
                <w:tcW w:w="1157" w:type="dxa"/>
                <w:gridSpan w:val="5"/>
                <w:vAlign w:val="bottom"/>
              </w:tcPr>
            </w:tcPrChange>
          </w:tcPr>
          <w:p w:rsidR="00C70510" w:rsidRPr="002B28AD" w:rsidRDefault="00C70510">
            <w:pPr>
              <w:jc w:val="right"/>
              <w:rPr>
                <w:ins w:id="4885" w:author="Gabriel Correa" w:date="2015-08-25T14:29:00Z"/>
                <w:rFonts w:eastAsia="Times New Roman" w:cs="Times New Roman"/>
                <w:sz w:val="22"/>
              </w:rPr>
              <w:pPrChange w:id="4886" w:author="Gabriel Correa" w:date="2015-08-25T14:48:00Z">
                <w:pPr/>
              </w:pPrChange>
            </w:pPr>
            <w:ins w:id="4887" w:author="Gabriel Correa" w:date="2015-08-25T14:35:00Z">
              <w:r>
                <w:rPr>
                  <w:rFonts w:ascii="Calibri" w:hAnsi="Calibri" w:cs="Calibri"/>
                  <w:color w:val="000000"/>
                  <w:sz w:val="22"/>
                </w:rPr>
                <w:t>0.51</w:t>
              </w:r>
            </w:ins>
          </w:p>
        </w:tc>
        <w:tc>
          <w:tcPr>
            <w:tcW w:w="1705" w:type="dxa"/>
            <w:gridSpan w:val="4"/>
            <w:vAlign w:val="bottom"/>
            <w:tcPrChange w:id="4888" w:author="Gabriel Correa" w:date="2015-08-25T14:51:00Z">
              <w:tcPr>
                <w:tcW w:w="1702" w:type="dxa"/>
                <w:gridSpan w:val="8"/>
                <w:vAlign w:val="bottom"/>
              </w:tcPr>
            </w:tcPrChange>
          </w:tcPr>
          <w:p w:rsidR="00C70510" w:rsidRPr="002B28AD" w:rsidRDefault="00C70510">
            <w:pPr>
              <w:jc w:val="right"/>
              <w:rPr>
                <w:ins w:id="4889" w:author="Gabriel Correa" w:date="2015-08-25T14:29:00Z"/>
                <w:rFonts w:eastAsia="Times New Roman" w:cs="Times New Roman"/>
                <w:sz w:val="22"/>
              </w:rPr>
              <w:pPrChange w:id="4890" w:author="Gabriel Correa" w:date="2015-08-25T14:48:00Z">
                <w:pPr/>
              </w:pPrChange>
            </w:pPr>
            <w:ins w:id="4891" w:author="Gabriel Correa" w:date="2015-08-25T14:35:00Z">
              <w:r>
                <w:rPr>
                  <w:rFonts w:ascii="Calibri" w:hAnsi="Calibri" w:cs="Calibri"/>
                  <w:color w:val="000000"/>
                  <w:sz w:val="22"/>
                </w:rPr>
                <w:t>0.51</w:t>
              </w:r>
            </w:ins>
          </w:p>
        </w:tc>
      </w:tr>
      <w:tr w:rsidR="00C70510" w:rsidRPr="002B28AD" w:rsidTr="00A223C0">
        <w:tblPrEx>
          <w:tblPrExChange w:id="4892" w:author="Gabriel Correa" w:date="2015-08-25T14:50:00Z">
            <w:tblPrEx>
              <w:tblW w:w="8672" w:type="dxa"/>
            </w:tblPrEx>
          </w:tblPrExChange>
        </w:tblPrEx>
        <w:trPr>
          <w:gridAfter w:val="1"/>
          <w:wAfter w:w="381" w:type="dxa"/>
          <w:trHeight w:val="300"/>
          <w:ins w:id="4893" w:author="Gabriel Correa" w:date="2015-08-25T14:43:00Z"/>
          <w:trPrChange w:id="4894" w:author="Gabriel Correa" w:date="2015-08-25T14:50:00Z">
            <w:trPr>
              <w:gridAfter w:val="1"/>
              <w:trHeight w:val="300"/>
            </w:trPr>
          </w:trPrChange>
        </w:trPr>
        <w:tc>
          <w:tcPr>
            <w:tcW w:w="8662" w:type="dxa"/>
            <w:gridSpan w:val="14"/>
            <w:tcBorders>
              <w:top w:val="nil"/>
              <w:bottom w:val="nil"/>
            </w:tcBorders>
            <w:noWrap/>
            <w:tcPrChange w:id="4895" w:author="Gabriel Correa" w:date="2015-08-25T14:50:00Z">
              <w:tcPr>
                <w:tcW w:w="8672" w:type="dxa"/>
                <w:gridSpan w:val="36"/>
                <w:tcBorders>
                  <w:top w:val="nil"/>
                  <w:bottom w:val="nil"/>
                </w:tcBorders>
                <w:noWrap/>
              </w:tcPr>
            </w:tcPrChange>
          </w:tcPr>
          <w:p w:rsidR="00C70510" w:rsidRDefault="00C70510">
            <w:pPr>
              <w:jc w:val="right"/>
              <w:rPr>
                <w:ins w:id="4896" w:author="Gabriel Correa" w:date="2015-08-25T14:43:00Z"/>
                <w:rFonts w:ascii="Calibri" w:hAnsi="Calibri" w:cs="Calibri"/>
                <w:color w:val="000000"/>
                <w:sz w:val="22"/>
              </w:rPr>
              <w:pPrChange w:id="4897" w:author="Gabriel Correa" w:date="2015-08-25T14:44:00Z">
                <w:pPr/>
              </w:pPrChange>
            </w:pPr>
            <w:ins w:id="4898" w:author="Gabriel Correa" w:date="2015-08-25T14:44:00Z">
              <w:r w:rsidRPr="002B28AD">
                <w:rPr>
                  <w:rFonts w:cs="Calibri"/>
                  <w:i/>
                  <w:color w:val="595959" w:themeColor="text1" w:themeTint="A6"/>
                  <w:sz w:val="22"/>
                </w:rPr>
                <w:t xml:space="preserve">(Entrenamiento: Apache Commons, </w:t>
              </w:r>
              <w:r>
                <w:rPr>
                  <w:rFonts w:cs="Calibri"/>
                  <w:i/>
                  <w:color w:val="595959" w:themeColor="text1" w:themeTint="A6"/>
                  <w:sz w:val="22"/>
                </w:rPr>
                <w:t>JFa</w:t>
              </w:r>
            </w:ins>
            <w:r w:rsidR="00191A7D">
              <w:rPr>
                <w:rFonts w:cs="Calibri"/>
                <w:i/>
                <w:color w:val="595959" w:themeColor="text1" w:themeTint="A6"/>
                <w:sz w:val="22"/>
              </w:rPr>
              <w:t>c</w:t>
            </w:r>
            <w:ins w:id="4899" w:author="Gabriel Correa" w:date="2015-08-25T14:44:00Z">
              <w:r>
                <w:rPr>
                  <w:rFonts w:cs="Calibri"/>
                  <w:i/>
                  <w:color w:val="595959" w:themeColor="text1" w:themeTint="A6"/>
                  <w:sz w:val="22"/>
                </w:rPr>
                <w:t>e</w:t>
              </w:r>
              <w:r w:rsidRPr="002B28AD">
                <w:rPr>
                  <w:rFonts w:cs="Calibri"/>
                  <w:i/>
                  <w:color w:val="595959" w:themeColor="text1" w:themeTint="A6"/>
                  <w:sz w:val="22"/>
                </w:rPr>
                <w:t xml:space="preserve">    -     Pruebas:</w:t>
              </w:r>
              <w:r>
                <w:rPr>
                  <w:rFonts w:cs="Calibri"/>
                  <w:i/>
                  <w:color w:val="595959" w:themeColor="text1" w:themeTint="A6"/>
                  <w:sz w:val="22"/>
                </w:rPr>
                <w:t xml:space="preserve"> Java</w:t>
              </w:r>
              <w:r w:rsidRPr="002B28AD">
                <w:rPr>
                  <w:rFonts w:cs="Calibri"/>
                  <w:i/>
                  <w:color w:val="595959" w:themeColor="text1" w:themeTint="A6"/>
                  <w:sz w:val="22"/>
                </w:rPr>
                <w:t>)</w:t>
              </w:r>
            </w:ins>
          </w:p>
        </w:tc>
      </w:tr>
      <w:tr w:rsidR="00A223C0" w:rsidRPr="002B28AD" w:rsidTr="00A223C0">
        <w:tblPrEx>
          <w:tblPrExChange w:id="4900" w:author="Gabriel Correa" w:date="2015-08-25T14:50:00Z">
            <w:tblPrEx>
              <w:tblW w:w="9180" w:type="dxa"/>
            </w:tblPrEx>
          </w:tblPrExChange>
        </w:tblPrEx>
        <w:trPr>
          <w:gridAfter w:val="2"/>
          <w:wAfter w:w="658" w:type="dxa"/>
          <w:trHeight w:val="300"/>
          <w:ins w:id="4901" w:author="Gabriel Correa" w:date="2015-08-25T14:29:00Z"/>
          <w:trPrChange w:id="4902" w:author="Gabriel Correa" w:date="2015-08-25T14:50:00Z">
            <w:trPr>
              <w:gridAfter w:val="2"/>
              <w:wAfter w:w="785" w:type="dxa"/>
              <w:trHeight w:val="300"/>
            </w:trPr>
          </w:trPrChange>
        </w:trPr>
        <w:tc>
          <w:tcPr>
            <w:tcW w:w="1098" w:type="dxa"/>
            <w:gridSpan w:val="3"/>
            <w:tcBorders>
              <w:top w:val="nil"/>
              <w:bottom w:val="single" w:sz="12" w:space="0" w:color="auto"/>
              <w:right w:val="nil"/>
            </w:tcBorders>
            <w:noWrap/>
            <w:tcPrChange w:id="4903" w:author="Gabriel Correa" w:date="2015-08-25T14:50:00Z">
              <w:tcPr>
                <w:tcW w:w="1106" w:type="dxa"/>
                <w:gridSpan w:val="6"/>
                <w:tcBorders>
                  <w:top w:val="nil"/>
                  <w:bottom w:val="single" w:sz="12" w:space="0" w:color="auto"/>
                  <w:right w:val="nil"/>
                </w:tcBorders>
                <w:noWrap/>
              </w:tcPr>
            </w:tcPrChange>
          </w:tcPr>
          <w:p w:rsidR="00C70510" w:rsidRPr="002B28AD" w:rsidRDefault="00C70510" w:rsidP="00366968">
            <w:pPr>
              <w:jc w:val="center"/>
              <w:rPr>
                <w:ins w:id="4904" w:author="Gabriel Correa" w:date="2015-08-25T14:29:00Z"/>
                <w:rFonts w:eastAsia="Times New Roman" w:cs="Calibri"/>
                <w:i/>
                <w:color w:val="000000"/>
                <w:sz w:val="22"/>
              </w:rPr>
            </w:pPr>
          </w:p>
        </w:tc>
        <w:tc>
          <w:tcPr>
            <w:tcW w:w="3276" w:type="dxa"/>
            <w:gridSpan w:val="4"/>
            <w:tcBorders>
              <w:top w:val="nil"/>
              <w:left w:val="nil"/>
              <w:right w:val="nil"/>
            </w:tcBorders>
            <w:tcPrChange w:id="4905" w:author="Gabriel Correa" w:date="2015-08-25T14:50:00Z">
              <w:tcPr>
                <w:tcW w:w="3277" w:type="dxa"/>
                <w:gridSpan w:val="12"/>
                <w:tcBorders>
                  <w:top w:val="nil"/>
                  <w:left w:val="nil"/>
                  <w:right w:val="nil"/>
                </w:tcBorders>
              </w:tcPr>
            </w:tcPrChange>
          </w:tcPr>
          <w:p w:rsidR="00C70510" w:rsidRDefault="00C70510" w:rsidP="00366968">
            <w:pPr>
              <w:jc w:val="center"/>
              <w:rPr>
                <w:ins w:id="4906" w:author="Gabriel Correa" w:date="2015-08-25T14:43:00Z"/>
                <w:rFonts w:eastAsia="Times New Roman" w:cs="Calibri"/>
                <w:i/>
                <w:color w:val="000000"/>
                <w:sz w:val="22"/>
              </w:rPr>
            </w:pPr>
          </w:p>
          <w:p w:rsidR="00C70510" w:rsidRPr="002B28AD" w:rsidRDefault="00C70510" w:rsidP="00366968">
            <w:pPr>
              <w:jc w:val="center"/>
              <w:rPr>
                <w:ins w:id="4907" w:author="Gabriel Correa" w:date="2015-08-25T14:29:00Z"/>
                <w:rFonts w:eastAsia="Times New Roman" w:cs="Calibri"/>
                <w:i/>
                <w:color w:val="000000"/>
                <w:sz w:val="22"/>
              </w:rPr>
            </w:pPr>
            <w:ins w:id="4908" w:author="Gabriel Correa" w:date="2015-08-25T14:38:00Z">
              <w:r w:rsidRPr="002B28AD">
                <w:rPr>
                  <w:rFonts w:eastAsia="Times New Roman" w:cs="Calibri"/>
                  <w:i/>
                  <w:color w:val="000000"/>
                  <w:sz w:val="22"/>
                </w:rPr>
                <w:t>NaiveBayes</w:t>
              </w:r>
            </w:ins>
          </w:p>
        </w:tc>
        <w:tc>
          <w:tcPr>
            <w:tcW w:w="4011" w:type="dxa"/>
            <w:gridSpan w:val="6"/>
            <w:tcBorders>
              <w:top w:val="nil"/>
              <w:left w:val="nil"/>
            </w:tcBorders>
            <w:tcPrChange w:id="4909" w:author="Gabriel Correa" w:date="2015-08-25T14:50:00Z">
              <w:tcPr>
                <w:tcW w:w="4012" w:type="dxa"/>
                <w:gridSpan w:val="16"/>
                <w:tcBorders>
                  <w:top w:val="nil"/>
                  <w:left w:val="nil"/>
                </w:tcBorders>
              </w:tcPr>
            </w:tcPrChange>
          </w:tcPr>
          <w:p w:rsidR="00C70510" w:rsidRDefault="00C70510" w:rsidP="00366968">
            <w:pPr>
              <w:jc w:val="center"/>
              <w:rPr>
                <w:ins w:id="4910" w:author="Gabriel Correa" w:date="2015-08-25T14:43:00Z"/>
                <w:rFonts w:cs="Calibri"/>
                <w:color w:val="000000"/>
                <w:sz w:val="22"/>
              </w:rPr>
            </w:pPr>
          </w:p>
          <w:p w:rsidR="00C70510" w:rsidRPr="002B28AD" w:rsidRDefault="00C70510" w:rsidP="00366968">
            <w:pPr>
              <w:jc w:val="center"/>
              <w:rPr>
                <w:ins w:id="4911" w:author="Gabriel Correa" w:date="2015-08-25T14:29:00Z"/>
                <w:rFonts w:cs="Calibri"/>
                <w:color w:val="000000"/>
                <w:sz w:val="22"/>
              </w:rPr>
            </w:pPr>
            <w:ins w:id="4912" w:author="Gabriel Correa" w:date="2015-08-25T14:38:00Z">
              <w:r w:rsidRPr="002B28AD">
                <w:rPr>
                  <w:rFonts w:cs="Calibri"/>
                  <w:color w:val="000000"/>
                  <w:sz w:val="22"/>
                </w:rPr>
                <w:t>NaiveBayesMultinomial</w:t>
              </w:r>
            </w:ins>
          </w:p>
        </w:tc>
      </w:tr>
      <w:tr w:rsidR="00A223C0" w:rsidRPr="002B28AD" w:rsidTr="00A223C0">
        <w:trPr>
          <w:trHeight w:val="300"/>
          <w:ins w:id="4913" w:author="Gabriel Correa" w:date="2015-08-25T14:29:00Z"/>
          <w:trPrChange w:id="4914" w:author="Gabriel Correa" w:date="2015-08-25T14:50:00Z">
            <w:trPr>
              <w:gridAfter w:val="0"/>
              <w:wAfter w:w="70" w:type="dxa"/>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4915" w:author="Gabriel Correa" w:date="2015-08-25T14:50:00Z">
              <w:tcPr>
                <w:tcW w:w="1100" w:type="dxa"/>
                <w:gridSpan w:val="4"/>
                <w:tcBorders>
                  <w:top w:val="single" w:sz="12" w:space="0" w:color="auto"/>
                  <w:bottom w:val="single" w:sz="12" w:space="0" w:color="000000" w:themeColor="text1"/>
                  <w:right w:val="dotDash" w:sz="4" w:space="0" w:color="A6A6A6" w:themeColor="background1" w:themeShade="A6"/>
                </w:tcBorders>
                <w:noWrap/>
                <w:hideMark/>
              </w:tcPr>
            </w:tcPrChange>
          </w:tcPr>
          <w:p w:rsidR="00C70510" w:rsidRPr="002B28AD" w:rsidRDefault="00C70510">
            <w:pPr>
              <w:jc w:val="right"/>
              <w:rPr>
                <w:ins w:id="4916" w:author="Gabriel Correa" w:date="2015-08-25T14:29:00Z"/>
                <w:rFonts w:eastAsia="Times New Roman" w:cs="Calibri"/>
                <w:color w:val="000000"/>
                <w:sz w:val="22"/>
              </w:rPr>
              <w:pPrChange w:id="4917" w:author="Gabriel Correa" w:date="2015-08-25T14:49:00Z">
                <w:pPr/>
              </w:pPrChange>
            </w:pPr>
            <w:ins w:id="4918" w:author="Gabriel Correa" w:date="2015-08-25T14:29:00Z">
              <w:r w:rsidRPr="002B28AD">
                <w:rPr>
                  <w:rFonts w:eastAsia="Times New Roman" w:cs="Calibri"/>
                  <w:color w:val="000000"/>
                  <w:sz w:val="22"/>
                </w:rPr>
                <w:t>Costo FN</w:t>
              </w:r>
            </w:ins>
          </w:p>
        </w:tc>
        <w:tc>
          <w:tcPr>
            <w:tcW w:w="1135" w:type="dxa"/>
            <w:gridSpan w:val="2"/>
            <w:tcBorders>
              <w:top w:val="single" w:sz="12" w:space="0" w:color="auto"/>
              <w:left w:val="dotDash" w:sz="4" w:space="0" w:color="A6A6A6" w:themeColor="background1" w:themeShade="A6"/>
              <w:bottom w:val="single" w:sz="12" w:space="0" w:color="000000" w:themeColor="text1"/>
            </w:tcBorders>
            <w:noWrap/>
            <w:hideMark/>
            <w:tcPrChange w:id="4919" w:author="Gabriel Correa" w:date="2015-08-25T14:50:00Z">
              <w:tcPr>
                <w:tcW w:w="1135" w:type="dxa"/>
                <w:gridSpan w:val="8"/>
                <w:tcBorders>
                  <w:top w:val="single" w:sz="12" w:space="0" w:color="auto"/>
                  <w:left w:val="dotDash" w:sz="4" w:space="0" w:color="A6A6A6" w:themeColor="background1" w:themeShade="A6"/>
                  <w:bottom w:val="single" w:sz="12" w:space="0" w:color="000000" w:themeColor="text1"/>
                </w:tcBorders>
                <w:noWrap/>
                <w:hideMark/>
              </w:tcPr>
            </w:tcPrChange>
          </w:tcPr>
          <w:p w:rsidR="00C70510" w:rsidRPr="002B28AD" w:rsidRDefault="00C70510">
            <w:pPr>
              <w:jc w:val="right"/>
              <w:rPr>
                <w:ins w:id="4920" w:author="Gabriel Correa" w:date="2015-08-25T14:29:00Z"/>
                <w:rFonts w:eastAsia="Times New Roman" w:cs="Calibri"/>
                <w:i/>
                <w:color w:val="000000"/>
                <w:sz w:val="22"/>
              </w:rPr>
              <w:pPrChange w:id="4921" w:author="Gabriel Correa" w:date="2015-08-25T14:49:00Z">
                <w:pPr/>
              </w:pPrChange>
            </w:pPr>
            <w:ins w:id="4922" w:author="Gabriel Correa" w:date="2015-08-25T14:29:00Z">
              <w:r w:rsidRPr="002B28AD">
                <w:rPr>
                  <w:rFonts w:eastAsia="Times New Roman" w:cs="Calibri"/>
                  <w:i/>
                  <w:color w:val="000000"/>
                  <w:sz w:val="22"/>
                </w:rPr>
                <w:t>precision</w:t>
              </w:r>
            </w:ins>
          </w:p>
        </w:tc>
        <w:tc>
          <w:tcPr>
            <w:tcW w:w="992" w:type="dxa"/>
            <w:tcBorders>
              <w:top w:val="single" w:sz="12" w:space="0" w:color="auto"/>
              <w:bottom w:val="single" w:sz="12" w:space="0" w:color="000000" w:themeColor="text1"/>
            </w:tcBorders>
            <w:noWrap/>
            <w:hideMark/>
            <w:tcPrChange w:id="4923" w:author="Gabriel Correa" w:date="2015-08-25T14:50:00Z">
              <w:tcPr>
                <w:tcW w:w="1090" w:type="dxa"/>
                <w:gridSpan w:val="4"/>
                <w:tcBorders>
                  <w:top w:val="single" w:sz="12" w:space="0" w:color="auto"/>
                  <w:bottom w:val="single" w:sz="12" w:space="0" w:color="000000" w:themeColor="text1"/>
                </w:tcBorders>
                <w:noWrap/>
                <w:hideMark/>
              </w:tcPr>
            </w:tcPrChange>
          </w:tcPr>
          <w:p w:rsidR="00C70510" w:rsidRPr="002B28AD" w:rsidRDefault="00C70510">
            <w:pPr>
              <w:jc w:val="right"/>
              <w:rPr>
                <w:ins w:id="4924" w:author="Gabriel Correa" w:date="2015-08-25T14:29:00Z"/>
                <w:rFonts w:eastAsia="Times New Roman" w:cs="Calibri"/>
                <w:i/>
                <w:color w:val="000000"/>
                <w:sz w:val="22"/>
              </w:rPr>
              <w:pPrChange w:id="4925" w:author="Gabriel Correa" w:date="2015-08-25T14:49:00Z">
                <w:pPr/>
              </w:pPrChange>
            </w:pPr>
            <w:ins w:id="4926" w:author="Gabriel Correa" w:date="2015-08-25T14:29:00Z">
              <w:r w:rsidRPr="002B28AD">
                <w:rPr>
                  <w:rFonts w:eastAsia="Times New Roman" w:cs="Calibri"/>
                  <w:i/>
                  <w:color w:val="000000"/>
                  <w:sz w:val="22"/>
                </w:rPr>
                <w:t>recall</w:t>
              </w:r>
            </w:ins>
          </w:p>
        </w:tc>
        <w:tc>
          <w:tcPr>
            <w:tcW w:w="1561" w:type="dxa"/>
            <w:gridSpan w:val="2"/>
            <w:tcBorders>
              <w:top w:val="single" w:sz="12" w:space="0" w:color="auto"/>
              <w:bottom w:val="single" w:sz="12" w:space="0" w:color="000000" w:themeColor="text1"/>
              <w:right w:val="dotDotDash" w:sz="8" w:space="0" w:color="595959" w:themeColor="text1" w:themeTint="A6"/>
            </w:tcBorders>
            <w:noWrap/>
            <w:hideMark/>
            <w:tcPrChange w:id="4927" w:author="Gabriel Correa" w:date="2015-08-25T14:50:00Z">
              <w:tcPr>
                <w:tcW w:w="1388" w:type="dxa"/>
                <w:gridSpan w:val="4"/>
                <w:tcBorders>
                  <w:top w:val="single" w:sz="12" w:space="0" w:color="auto"/>
                  <w:bottom w:val="single" w:sz="12" w:space="0" w:color="000000" w:themeColor="text1"/>
                  <w:right w:val="dotDotDash" w:sz="8" w:space="0" w:color="595959" w:themeColor="text1" w:themeTint="A6"/>
                </w:tcBorders>
                <w:noWrap/>
                <w:hideMark/>
              </w:tcPr>
            </w:tcPrChange>
          </w:tcPr>
          <w:p w:rsidR="00C70510" w:rsidRPr="002B28AD" w:rsidRDefault="00C70510">
            <w:pPr>
              <w:jc w:val="right"/>
              <w:rPr>
                <w:ins w:id="4928" w:author="Gabriel Correa" w:date="2015-08-25T14:29:00Z"/>
                <w:rFonts w:eastAsia="Times New Roman" w:cs="Calibri"/>
                <w:i/>
                <w:color w:val="000000"/>
                <w:sz w:val="22"/>
              </w:rPr>
              <w:pPrChange w:id="4929" w:author="Gabriel Correa" w:date="2015-08-25T14:49:00Z">
                <w:pPr/>
              </w:pPrChange>
            </w:pPr>
            <w:ins w:id="4930" w:author="Gabriel Correa" w:date="2015-08-25T14:29:00Z">
              <w:r w:rsidRPr="002B28AD">
                <w:rPr>
                  <w:rFonts w:eastAsia="Times New Roman" w:cs="Calibri"/>
                  <w:i/>
                  <w:color w:val="000000"/>
                  <w:sz w:val="22"/>
                </w:rPr>
                <w:t>F-Measure</w:t>
              </w:r>
            </w:ins>
          </w:p>
        </w:tc>
        <w:tc>
          <w:tcPr>
            <w:tcW w:w="1421" w:type="dxa"/>
            <w:gridSpan w:val="2"/>
            <w:tcBorders>
              <w:top w:val="single" w:sz="12" w:space="0" w:color="auto"/>
              <w:bottom w:val="single" w:sz="12" w:space="0" w:color="000000" w:themeColor="text1"/>
            </w:tcBorders>
            <w:tcPrChange w:id="4931" w:author="Gabriel Correa" w:date="2015-08-25T14:50:00Z">
              <w:tcPr>
                <w:tcW w:w="1421" w:type="dxa"/>
                <w:gridSpan w:val="4"/>
                <w:tcBorders>
                  <w:top w:val="single" w:sz="12" w:space="0" w:color="auto"/>
                  <w:bottom w:val="single" w:sz="12" w:space="0" w:color="000000" w:themeColor="text1"/>
                </w:tcBorders>
              </w:tcPr>
            </w:tcPrChange>
          </w:tcPr>
          <w:p w:rsidR="00C70510" w:rsidRPr="002B28AD" w:rsidRDefault="00C70510">
            <w:pPr>
              <w:jc w:val="right"/>
              <w:rPr>
                <w:ins w:id="4932" w:author="Gabriel Correa" w:date="2015-08-25T14:29:00Z"/>
                <w:rFonts w:eastAsia="Times New Roman" w:cs="Times New Roman"/>
                <w:sz w:val="22"/>
              </w:rPr>
              <w:pPrChange w:id="4933" w:author="Gabriel Correa" w:date="2015-08-25T14:49:00Z">
                <w:pPr/>
              </w:pPrChange>
            </w:pPr>
            <w:ins w:id="4934" w:author="Gabriel Correa" w:date="2015-08-25T14:29:00Z">
              <w:r w:rsidRPr="002B28AD">
                <w:rPr>
                  <w:rFonts w:cs="Calibri"/>
                  <w:color w:val="000000"/>
                  <w:sz w:val="22"/>
                </w:rPr>
                <w:t>precision</w:t>
              </w:r>
            </w:ins>
          </w:p>
        </w:tc>
        <w:tc>
          <w:tcPr>
            <w:tcW w:w="1134" w:type="dxa"/>
            <w:tcBorders>
              <w:top w:val="single" w:sz="12" w:space="0" w:color="auto"/>
              <w:bottom w:val="single" w:sz="12" w:space="0" w:color="000000" w:themeColor="text1"/>
            </w:tcBorders>
            <w:tcPrChange w:id="4935" w:author="Gabriel Correa" w:date="2015-08-25T14:50:00Z">
              <w:tcPr>
                <w:tcW w:w="1134" w:type="dxa"/>
                <w:gridSpan w:val="5"/>
                <w:tcBorders>
                  <w:top w:val="single" w:sz="12" w:space="0" w:color="auto"/>
                  <w:bottom w:val="single" w:sz="12" w:space="0" w:color="000000" w:themeColor="text1"/>
                </w:tcBorders>
              </w:tcPr>
            </w:tcPrChange>
          </w:tcPr>
          <w:p w:rsidR="00C70510" w:rsidRPr="002B28AD" w:rsidRDefault="00C70510">
            <w:pPr>
              <w:jc w:val="right"/>
              <w:rPr>
                <w:ins w:id="4936" w:author="Gabriel Correa" w:date="2015-08-25T14:29:00Z"/>
                <w:rFonts w:eastAsia="Times New Roman" w:cs="Times New Roman"/>
                <w:sz w:val="22"/>
              </w:rPr>
              <w:pPrChange w:id="4937" w:author="Gabriel Correa" w:date="2015-08-25T14:49:00Z">
                <w:pPr/>
              </w:pPrChange>
            </w:pPr>
            <w:ins w:id="4938" w:author="Gabriel Correa" w:date="2015-08-25T14:29:00Z">
              <w:r w:rsidRPr="002B28AD">
                <w:rPr>
                  <w:rFonts w:cs="Calibri"/>
                  <w:color w:val="000000"/>
                  <w:sz w:val="22"/>
                </w:rPr>
                <w:t>recall</w:t>
              </w:r>
            </w:ins>
          </w:p>
        </w:tc>
        <w:tc>
          <w:tcPr>
            <w:tcW w:w="1702" w:type="dxa"/>
            <w:gridSpan w:val="4"/>
            <w:tcBorders>
              <w:top w:val="single" w:sz="12" w:space="0" w:color="auto"/>
              <w:bottom w:val="single" w:sz="12" w:space="0" w:color="000000" w:themeColor="text1"/>
            </w:tcBorders>
            <w:tcPrChange w:id="4939" w:author="Gabriel Correa" w:date="2015-08-25T14:50:00Z">
              <w:tcPr>
                <w:tcW w:w="1702" w:type="dxa"/>
                <w:gridSpan w:val="9"/>
                <w:tcBorders>
                  <w:top w:val="single" w:sz="12" w:space="0" w:color="auto"/>
                  <w:bottom w:val="single" w:sz="12" w:space="0" w:color="000000" w:themeColor="text1"/>
                </w:tcBorders>
              </w:tcPr>
            </w:tcPrChange>
          </w:tcPr>
          <w:p w:rsidR="00C70510" w:rsidRPr="002B28AD" w:rsidRDefault="00C70510">
            <w:pPr>
              <w:jc w:val="right"/>
              <w:rPr>
                <w:ins w:id="4940" w:author="Gabriel Correa" w:date="2015-08-25T14:29:00Z"/>
                <w:rFonts w:eastAsia="Times New Roman" w:cs="Times New Roman"/>
                <w:sz w:val="22"/>
              </w:rPr>
              <w:pPrChange w:id="4941" w:author="Gabriel Correa" w:date="2015-08-25T14:49:00Z">
                <w:pPr/>
              </w:pPrChange>
            </w:pPr>
            <w:ins w:id="4942" w:author="Gabriel Correa" w:date="2015-08-25T14:29:00Z">
              <w:r w:rsidRPr="002B28AD">
                <w:rPr>
                  <w:rFonts w:cs="Calibri"/>
                  <w:color w:val="000000"/>
                  <w:sz w:val="22"/>
                </w:rPr>
                <w:t>F-Measure</w:t>
              </w:r>
            </w:ins>
          </w:p>
        </w:tc>
      </w:tr>
      <w:tr w:rsidR="00A223C0" w:rsidRPr="002B28AD" w:rsidTr="00A223C0">
        <w:trPr>
          <w:trHeight w:val="300"/>
          <w:ins w:id="4943" w:author="Gabriel Correa" w:date="2015-08-25T14:29:00Z"/>
        </w:trPr>
        <w:tc>
          <w:tcPr>
            <w:tcW w:w="1098" w:type="dxa"/>
            <w:gridSpan w:val="3"/>
            <w:tcBorders>
              <w:top w:val="single" w:sz="12" w:space="0" w:color="000000" w:themeColor="text1"/>
              <w:right w:val="dotDash" w:sz="4" w:space="0" w:color="A6A6A6" w:themeColor="background1" w:themeShade="A6"/>
            </w:tcBorders>
            <w:noWrap/>
            <w:hideMark/>
          </w:tcPr>
          <w:p w:rsidR="00C70510" w:rsidRPr="002B28AD" w:rsidRDefault="00C70510">
            <w:pPr>
              <w:jc w:val="right"/>
              <w:rPr>
                <w:ins w:id="4944" w:author="Gabriel Correa" w:date="2015-08-25T14:29:00Z"/>
                <w:rFonts w:eastAsia="Times New Roman" w:cs="Calibri"/>
                <w:color w:val="000000"/>
                <w:sz w:val="22"/>
              </w:rPr>
            </w:pPr>
            <w:ins w:id="4945" w:author="Gabriel Correa" w:date="2015-08-25T14:29:00Z">
              <w:r w:rsidRPr="002B28AD">
                <w:rPr>
                  <w:rFonts w:eastAsia="Times New Roman" w:cs="Calibri"/>
                  <w:color w:val="000000"/>
                  <w:sz w:val="22"/>
                </w:rPr>
                <w:t>1</w:t>
              </w:r>
            </w:ins>
          </w:p>
        </w:tc>
        <w:tc>
          <w:tcPr>
            <w:tcW w:w="1135" w:type="dxa"/>
            <w:gridSpan w:val="2"/>
            <w:tcBorders>
              <w:top w:val="single" w:sz="12" w:space="0" w:color="000000" w:themeColor="text1"/>
              <w:left w:val="dotDash" w:sz="4" w:space="0" w:color="A6A6A6" w:themeColor="background1" w:themeShade="A6"/>
            </w:tcBorders>
            <w:noWrap/>
            <w:vAlign w:val="bottom"/>
            <w:hideMark/>
          </w:tcPr>
          <w:p w:rsidR="00C70510" w:rsidRPr="002B28AD" w:rsidRDefault="00C70510">
            <w:pPr>
              <w:jc w:val="right"/>
              <w:rPr>
                <w:ins w:id="4946" w:author="Gabriel Correa" w:date="2015-08-25T14:29:00Z"/>
                <w:rFonts w:eastAsia="Times New Roman" w:cs="Calibri"/>
                <w:color w:val="000000"/>
                <w:sz w:val="22"/>
              </w:rPr>
            </w:pPr>
            <w:ins w:id="4947" w:author="Gabriel Correa" w:date="2015-08-25T14:35:00Z">
              <w:r>
                <w:rPr>
                  <w:rFonts w:ascii="Calibri" w:hAnsi="Calibri" w:cs="Calibri"/>
                  <w:color w:val="000000"/>
                  <w:sz w:val="22"/>
                </w:rPr>
                <w:t>0.64</w:t>
              </w:r>
            </w:ins>
          </w:p>
        </w:tc>
        <w:tc>
          <w:tcPr>
            <w:tcW w:w="992" w:type="dxa"/>
            <w:tcBorders>
              <w:top w:val="single" w:sz="12" w:space="0" w:color="000000" w:themeColor="text1"/>
            </w:tcBorders>
            <w:noWrap/>
            <w:vAlign w:val="bottom"/>
            <w:hideMark/>
          </w:tcPr>
          <w:p w:rsidR="00C70510" w:rsidRPr="002B28AD" w:rsidRDefault="00C70510">
            <w:pPr>
              <w:jc w:val="right"/>
              <w:rPr>
                <w:ins w:id="4948" w:author="Gabriel Correa" w:date="2015-08-25T14:29:00Z"/>
                <w:rFonts w:eastAsia="Times New Roman" w:cs="Calibri"/>
                <w:color w:val="000000"/>
                <w:sz w:val="22"/>
              </w:rPr>
            </w:pPr>
            <w:ins w:id="4949" w:author="Gabriel Correa" w:date="2015-08-25T14:35:00Z">
              <w:r>
                <w:rPr>
                  <w:rFonts w:ascii="Calibri" w:hAnsi="Calibri" w:cs="Calibri"/>
                  <w:color w:val="000000"/>
                  <w:sz w:val="22"/>
                </w:rPr>
                <w:t>0.73</w:t>
              </w:r>
            </w:ins>
          </w:p>
        </w:tc>
        <w:tc>
          <w:tcPr>
            <w:tcW w:w="1561" w:type="dxa"/>
            <w:gridSpan w:val="2"/>
            <w:tcBorders>
              <w:top w:val="single" w:sz="12" w:space="0" w:color="000000" w:themeColor="text1"/>
              <w:right w:val="dotDotDash" w:sz="8" w:space="0" w:color="595959" w:themeColor="text1" w:themeTint="A6"/>
            </w:tcBorders>
            <w:noWrap/>
            <w:vAlign w:val="bottom"/>
            <w:hideMark/>
          </w:tcPr>
          <w:p w:rsidR="00C70510" w:rsidRPr="002B28AD" w:rsidRDefault="00C70510">
            <w:pPr>
              <w:jc w:val="right"/>
              <w:rPr>
                <w:ins w:id="4950" w:author="Gabriel Correa" w:date="2015-08-25T14:29:00Z"/>
                <w:rFonts w:eastAsia="Times New Roman" w:cs="Calibri"/>
                <w:color w:val="000000"/>
                <w:sz w:val="22"/>
              </w:rPr>
            </w:pPr>
            <w:ins w:id="4951" w:author="Gabriel Correa" w:date="2015-08-25T14:35:00Z">
              <w:r>
                <w:rPr>
                  <w:rFonts w:ascii="Calibri" w:hAnsi="Calibri" w:cs="Calibri"/>
                  <w:color w:val="000000"/>
                  <w:sz w:val="22"/>
                </w:rPr>
                <w:t>0.68</w:t>
              </w:r>
            </w:ins>
          </w:p>
        </w:tc>
        <w:tc>
          <w:tcPr>
            <w:tcW w:w="1421" w:type="dxa"/>
            <w:gridSpan w:val="2"/>
            <w:tcBorders>
              <w:top w:val="single" w:sz="12" w:space="0" w:color="000000" w:themeColor="text1"/>
            </w:tcBorders>
            <w:vAlign w:val="bottom"/>
          </w:tcPr>
          <w:p w:rsidR="00C70510" w:rsidRPr="002B28AD" w:rsidRDefault="00C70510">
            <w:pPr>
              <w:jc w:val="right"/>
              <w:rPr>
                <w:ins w:id="4952" w:author="Gabriel Correa" w:date="2015-08-25T14:29:00Z"/>
                <w:rFonts w:eastAsia="Times New Roman" w:cs="Times New Roman"/>
                <w:sz w:val="22"/>
              </w:rPr>
              <w:pPrChange w:id="4953" w:author="Gabriel Correa" w:date="2015-08-25T14:49:00Z">
                <w:pPr/>
              </w:pPrChange>
            </w:pPr>
            <w:ins w:id="4954" w:author="Gabriel Correa" w:date="2015-08-25T14:35:00Z">
              <w:r>
                <w:rPr>
                  <w:rFonts w:ascii="Calibri" w:hAnsi="Calibri" w:cs="Calibri"/>
                  <w:color w:val="000000"/>
                  <w:sz w:val="22"/>
                </w:rPr>
                <w:t>0.69</w:t>
              </w:r>
            </w:ins>
          </w:p>
        </w:tc>
        <w:tc>
          <w:tcPr>
            <w:tcW w:w="1134" w:type="dxa"/>
            <w:tcBorders>
              <w:top w:val="single" w:sz="12" w:space="0" w:color="000000" w:themeColor="text1"/>
            </w:tcBorders>
            <w:vAlign w:val="bottom"/>
          </w:tcPr>
          <w:p w:rsidR="00C70510" w:rsidRPr="002B28AD" w:rsidRDefault="00C70510">
            <w:pPr>
              <w:jc w:val="right"/>
              <w:rPr>
                <w:ins w:id="4955" w:author="Gabriel Correa" w:date="2015-08-25T14:29:00Z"/>
                <w:rFonts w:eastAsia="Times New Roman" w:cs="Times New Roman"/>
                <w:sz w:val="22"/>
              </w:rPr>
              <w:pPrChange w:id="4956" w:author="Gabriel Correa" w:date="2015-08-25T14:49:00Z">
                <w:pPr/>
              </w:pPrChange>
            </w:pPr>
            <w:ins w:id="4957" w:author="Gabriel Correa" w:date="2015-08-25T14:35:00Z">
              <w:r>
                <w:rPr>
                  <w:rFonts w:ascii="Calibri" w:hAnsi="Calibri" w:cs="Calibri"/>
                  <w:color w:val="000000"/>
                  <w:sz w:val="22"/>
                </w:rPr>
                <w:t>0.80</w:t>
              </w:r>
            </w:ins>
          </w:p>
        </w:tc>
        <w:tc>
          <w:tcPr>
            <w:tcW w:w="1702" w:type="dxa"/>
            <w:gridSpan w:val="4"/>
            <w:tcBorders>
              <w:top w:val="single" w:sz="12" w:space="0" w:color="000000" w:themeColor="text1"/>
            </w:tcBorders>
            <w:vAlign w:val="bottom"/>
          </w:tcPr>
          <w:p w:rsidR="00C70510" w:rsidRPr="002B28AD" w:rsidRDefault="00C70510">
            <w:pPr>
              <w:jc w:val="right"/>
              <w:rPr>
                <w:ins w:id="4958" w:author="Gabriel Correa" w:date="2015-08-25T14:29:00Z"/>
                <w:rFonts w:eastAsia="Times New Roman" w:cs="Times New Roman"/>
                <w:sz w:val="22"/>
              </w:rPr>
              <w:pPrChange w:id="4959" w:author="Gabriel Correa" w:date="2015-08-25T14:49:00Z">
                <w:pPr/>
              </w:pPrChange>
            </w:pPr>
            <w:ins w:id="4960" w:author="Gabriel Correa" w:date="2015-08-25T14:35:00Z">
              <w:r>
                <w:rPr>
                  <w:rFonts w:ascii="Calibri" w:hAnsi="Calibri" w:cs="Calibri"/>
                  <w:color w:val="000000"/>
                  <w:sz w:val="22"/>
                </w:rPr>
                <w:t>0.74</w:t>
              </w:r>
            </w:ins>
          </w:p>
        </w:tc>
      </w:tr>
      <w:tr w:rsidR="00A223C0" w:rsidRPr="002B28AD" w:rsidTr="00A223C0">
        <w:trPr>
          <w:trHeight w:val="300"/>
          <w:ins w:id="4961"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962" w:author="Gabriel Correa" w:date="2015-08-25T14:29:00Z"/>
                <w:rFonts w:eastAsia="Times New Roman" w:cs="Calibri"/>
                <w:color w:val="000000"/>
                <w:sz w:val="22"/>
              </w:rPr>
            </w:pPr>
            <w:ins w:id="4963" w:author="Gabriel Correa" w:date="2015-08-25T14:29:00Z">
              <w:r w:rsidRPr="002B28AD">
                <w:rPr>
                  <w:rFonts w:eastAsia="Times New Roman" w:cs="Calibri"/>
                  <w:color w:val="000000"/>
                  <w:sz w:val="22"/>
                </w:rPr>
                <w:t>2</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964" w:author="Gabriel Correa" w:date="2015-08-25T14:29:00Z"/>
                <w:rFonts w:eastAsia="Times New Roman" w:cs="Calibri"/>
                <w:color w:val="000000"/>
                <w:sz w:val="22"/>
              </w:rPr>
            </w:pPr>
            <w:ins w:id="4965" w:author="Gabriel Correa" w:date="2015-08-25T14:35:00Z">
              <w:r>
                <w:rPr>
                  <w:rFonts w:ascii="Calibri" w:hAnsi="Calibri" w:cs="Calibri"/>
                  <w:color w:val="000000"/>
                  <w:sz w:val="22"/>
                </w:rPr>
                <w:t>0.64</w:t>
              </w:r>
            </w:ins>
          </w:p>
        </w:tc>
        <w:tc>
          <w:tcPr>
            <w:tcW w:w="992" w:type="dxa"/>
            <w:noWrap/>
            <w:vAlign w:val="bottom"/>
            <w:hideMark/>
          </w:tcPr>
          <w:p w:rsidR="00C70510" w:rsidRPr="002B28AD" w:rsidRDefault="00C70510">
            <w:pPr>
              <w:jc w:val="right"/>
              <w:rPr>
                <w:ins w:id="4966" w:author="Gabriel Correa" w:date="2015-08-25T14:29:00Z"/>
                <w:rFonts w:eastAsia="Times New Roman" w:cs="Calibri"/>
                <w:color w:val="000000"/>
                <w:sz w:val="22"/>
              </w:rPr>
            </w:pPr>
            <w:ins w:id="4967" w:author="Gabriel Correa" w:date="2015-08-25T14:35:00Z">
              <w:r>
                <w:rPr>
                  <w:rFonts w:ascii="Calibri" w:hAnsi="Calibri" w:cs="Calibri"/>
                  <w:color w:val="000000"/>
                  <w:sz w:val="22"/>
                </w:rPr>
                <w:t>0.83</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968" w:author="Gabriel Correa" w:date="2015-08-25T14:29:00Z"/>
                <w:rFonts w:eastAsia="Times New Roman" w:cs="Calibri"/>
                <w:color w:val="000000"/>
                <w:sz w:val="22"/>
              </w:rPr>
            </w:pPr>
            <w:ins w:id="4969" w:author="Gabriel Correa" w:date="2015-08-25T14:35:00Z">
              <w:r>
                <w:rPr>
                  <w:rFonts w:ascii="Calibri" w:hAnsi="Calibri" w:cs="Calibri"/>
                  <w:color w:val="000000"/>
                  <w:sz w:val="22"/>
                </w:rPr>
                <w:t>0.72</w:t>
              </w:r>
            </w:ins>
          </w:p>
        </w:tc>
        <w:tc>
          <w:tcPr>
            <w:tcW w:w="1421" w:type="dxa"/>
            <w:gridSpan w:val="2"/>
            <w:vAlign w:val="bottom"/>
          </w:tcPr>
          <w:p w:rsidR="00C70510" w:rsidRPr="002B28AD" w:rsidRDefault="00C70510">
            <w:pPr>
              <w:jc w:val="right"/>
              <w:rPr>
                <w:ins w:id="4970" w:author="Gabriel Correa" w:date="2015-08-25T14:29:00Z"/>
                <w:rFonts w:eastAsia="Times New Roman" w:cs="Times New Roman"/>
                <w:sz w:val="22"/>
              </w:rPr>
              <w:pPrChange w:id="4971" w:author="Gabriel Correa" w:date="2015-08-25T14:49:00Z">
                <w:pPr/>
              </w:pPrChange>
            </w:pPr>
            <w:ins w:id="4972" w:author="Gabriel Correa" w:date="2015-08-25T14:35:00Z">
              <w:r>
                <w:rPr>
                  <w:rFonts w:ascii="Calibri" w:hAnsi="Calibri" w:cs="Calibri"/>
                  <w:color w:val="000000"/>
                  <w:sz w:val="22"/>
                </w:rPr>
                <w:t>0.67</w:t>
              </w:r>
            </w:ins>
          </w:p>
        </w:tc>
        <w:tc>
          <w:tcPr>
            <w:tcW w:w="1134" w:type="dxa"/>
            <w:vAlign w:val="bottom"/>
          </w:tcPr>
          <w:p w:rsidR="00C70510" w:rsidRPr="002B28AD" w:rsidRDefault="00C70510">
            <w:pPr>
              <w:jc w:val="right"/>
              <w:rPr>
                <w:ins w:id="4973" w:author="Gabriel Correa" w:date="2015-08-25T14:29:00Z"/>
                <w:rFonts w:eastAsia="Times New Roman" w:cs="Times New Roman"/>
                <w:sz w:val="22"/>
              </w:rPr>
              <w:pPrChange w:id="4974" w:author="Gabriel Correa" w:date="2015-08-25T14:49:00Z">
                <w:pPr/>
              </w:pPrChange>
            </w:pPr>
            <w:ins w:id="4975" w:author="Gabriel Correa" w:date="2015-08-25T14:35:00Z">
              <w:r>
                <w:rPr>
                  <w:rFonts w:ascii="Calibri" w:hAnsi="Calibri" w:cs="Calibri"/>
                  <w:color w:val="000000"/>
                  <w:sz w:val="22"/>
                </w:rPr>
                <w:t>0.83</w:t>
              </w:r>
            </w:ins>
          </w:p>
        </w:tc>
        <w:tc>
          <w:tcPr>
            <w:tcW w:w="1702" w:type="dxa"/>
            <w:gridSpan w:val="4"/>
            <w:vAlign w:val="bottom"/>
          </w:tcPr>
          <w:p w:rsidR="00C70510" w:rsidRPr="002B28AD" w:rsidRDefault="00C70510">
            <w:pPr>
              <w:jc w:val="right"/>
              <w:rPr>
                <w:ins w:id="4976" w:author="Gabriel Correa" w:date="2015-08-25T14:29:00Z"/>
                <w:rFonts w:eastAsia="Times New Roman" w:cs="Times New Roman"/>
                <w:sz w:val="22"/>
              </w:rPr>
              <w:pPrChange w:id="4977" w:author="Gabriel Correa" w:date="2015-08-25T14:49:00Z">
                <w:pPr/>
              </w:pPrChange>
            </w:pPr>
            <w:ins w:id="4978" w:author="Gabriel Correa" w:date="2015-08-25T14:35:00Z">
              <w:r>
                <w:rPr>
                  <w:rFonts w:ascii="Calibri" w:hAnsi="Calibri" w:cs="Calibri"/>
                  <w:color w:val="000000"/>
                  <w:sz w:val="22"/>
                </w:rPr>
                <w:t>0.74</w:t>
              </w:r>
            </w:ins>
          </w:p>
        </w:tc>
      </w:tr>
      <w:tr w:rsidR="00A223C0" w:rsidRPr="002B28AD" w:rsidTr="00A223C0">
        <w:trPr>
          <w:trHeight w:val="300"/>
          <w:ins w:id="4979"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980" w:author="Gabriel Correa" w:date="2015-08-25T14:29:00Z"/>
                <w:rFonts w:eastAsia="Times New Roman" w:cs="Calibri"/>
                <w:color w:val="000000"/>
                <w:sz w:val="22"/>
              </w:rPr>
            </w:pPr>
            <w:ins w:id="4981" w:author="Gabriel Correa" w:date="2015-08-25T14:29:00Z">
              <w:r w:rsidRPr="002B28AD">
                <w:rPr>
                  <w:rFonts w:eastAsia="Times New Roman" w:cs="Calibri"/>
                  <w:color w:val="000000"/>
                  <w:sz w:val="22"/>
                </w:rPr>
                <w:t>4</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982" w:author="Gabriel Correa" w:date="2015-08-25T14:29:00Z"/>
                <w:rFonts w:eastAsia="Times New Roman" w:cs="Calibri"/>
                <w:color w:val="000000"/>
                <w:sz w:val="22"/>
              </w:rPr>
            </w:pPr>
            <w:ins w:id="4983" w:author="Gabriel Correa" w:date="2015-08-25T14:35:00Z">
              <w:r>
                <w:rPr>
                  <w:rFonts w:ascii="Calibri" w:hAnsi="Calibri" w:cs="Calibri"/>
                  <w:color w:val="000000"/>
                  <w:sz w:val="22"/>
                </w:rPr>
                <w:t>0.63</w:t>
              </w:r>
            </w:ins>
          </w:p>
        </w:tc>
        <w:tc>
          <w:tcPr>
            <w:tcW w:w="992" w:type="dxa"/>
            <w:noWrap/>
            <w:vAlign w:val="bottom"/>
            <w:hideMark/>
          </w:tcPr>
          <w:p w:rsidR="00C70510" w:rsidRPr="002B28AD" w:rsidRDefault="00C70510">
            <w:pPr>
              <w:jc w:val="right"/>
              <w:rPr>
                <w:ins w:id="4984" w:author="Gabriel Correa" w:date="2015-08-25T14:29:00Z"/>
                <w:rFonts w:eastAsia="Times New Roman" w:cs="Calibri"/>
                <w:color w:val="000000"/>
                <w:sz w:val="22"/>
              </w:rPr>
            </w:pPr>
            <w:ins w:id="4985" w:author="Gabriel Correa" w:date="2015-08-25T14:35:00Z">
              <w:r>
                <w:rPr>
                  <w:rFonts w:ascii="Calibri" w:hAnsi="Calibri" w:cs="Calibri"/>
                  <w:color w:val="000000"/>
                  <w:sz w:val="22"/>
                </w:rPr>
                <w:t>0.93</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986" w:author="Gabriel Correa" w:date="2015-08-25T14:29:00Z"/>
                <w:rFonts w:eastAsia="Times New Roman" w:cs="Calibri"/>
                <w:color w:val="000000"/>
                <w:sz w:val="22"/>
              </w:rPr>
            </w:pPr>
            <w:ins w:id="4987" w:author="Gabriel Correa" w:date="2015-08-25T14:35:00Z">
              <w:r>
                <w:rPr>
                  <w:rFonts w:ascii="Calibri" w:hAnsi="Calibri" w:cs="Calibri"/>
                  <w:color w:val="000000"/>
                  <w:sz w:val="22"/>
                </w:rPr>
                <w:t>0.75</w:t>
              </w:r>
            </w:ins>
          </w:p>
        </w:tc>
        <w:tc>
          <w:tcPr>
            <w:tcW w:w="1421" w:type="dxa"/>
            <w:gridSpan w:val="2"/>
            <w:vAlign w:val="bottom"/>
          </w:tcPr>
          <w:p w:rsidR="00C70510" w:rsidRPr="002B28AD" w:rsidRDefault="00C70510">
            <w:pPr>
              <w:jc w:val="right"/>
              <w:rPr>
                <w:ins w:id="4988" w:author="Gabriel Correa" w:date="2015-08-25T14:29:00Z"/>
                <w:rFonts w:eastAsia="Times New Roman" w:cs="Times New Roman"/>
                <w:sz w:val="22"/>
              </w:rPr>
              <w:pPrChange w:id="4989" w:author="Gabriel Correa" w:date="2015-08-25T14:49:00Z">
                <w:pPr/>
              </w:pPrChange>
            </w:pPr>
            <w:ins w:id="4990" w:author="Gabriel Correa" w:date="2015-08-25T14:35:00Z">
              <w:r>
                <w:rPr>
                  <w:rFonts w:ascii="Calibri" w:hAnsi="Calibri" w:cs="Calibri"/>
                  <w:color w:val="000000"/>
                  <w:sz w:val="22"/>
                </w:rPr>
                <w:t>0.59</w:t>
              </w:r>
            </w:ins>
          </w:p>
        </w:tc>
        <w:tc>
          <w:tcPr>
            <w:tcW w:w="1134" w:type="dxa"/>
            <w:vAlign w:val="bottom"/>
          </w:tcPr>
          <w:p w:rsidR="00C70510" w:rsidRPr="002B28AD" w:rsidRDefault="00C70510">
            <w:pPr>
              <w:jc w:val="right"/>
              <w:rPr>
                <w:ins w:id="4991" w:author="Gabriel Correa" w:date="2015-08-25T14:29:00Z"/>
                <w:rFonts w:eastAsia="Times New Roman" w:cs="Times New Roman"/>
                <w:sz w:val="22"/>
              </w:rPr>
              <w:pPrChange w:id="4992" w:author="Gabriel Correa" w:date="2015-08-25T14:49:00Z">
                <w:pPr/>
              </w:pPrChange>
            </w:pPr>
            <w:ins w:id="4993" w:author="Gabriel Correa" w:date="2015-08-25T14:35:00Z">
              <w:r>
                <w:rPr>
                  <w:rFonts w:ascii="Calibri" w:hAnsi="Calibri" w:cs="Calibri"/>
                  <w:color w:val="000000"/>
                  <w:sz w:val="22"/>
                </w:rPr>
                <w:t>0.77</w:t>
              </w:r>
            </w:ins>
          </w:p>
        </w:tc>
        <w:tc>
          <w:tcPr>
            <w:tcW w:w="1702" w:type="dxa"/>
            <w:gridSpan w:val="4"/>
            <w:vAlign w:val="bottom"/>
          </w:tcPr>
          <w:p w:rsidR="00C70510" w:rsidRPr="002B28AD" w:rsidRDefault="00C70510">
            <w:pPr>
              <w:jc w:val="right"/>
              <w:rPr>
                <w:ins w:id="4994" w:author="Gabriel Correa" w:date="2015-08-25T14:29:00Z"/>
                <w:rFonts w:eastAsia="Times New Roman" w:cs="Times New Roman"/>
                <w:sz w:val="22"/>
              </w:rPr>
              <w:pPrChange w:id="4995" w:author="Gabriel Correa" w:date="2015-08-25T14:49:00Z">
                <w:pPr/>
              </w:pPrChange>
            </w:pPr>
            <w:ins w:id="4996" w:author="Gabriel Correa" w:date="2015-08-25T14:35:00Z">
              <w:r>
                <w:rPr>
                  <w:rFonts w:ascii="Calibri" w:hAnsi="Calibri" w:cs="Calibri"/>
                  <w:color w:val="000000"/>
                  <w:sz w:val="22"/>
                </w:rPr>
                <w:t>0.67</w:t>
              </w:r>
            </w:ins>
          </w:p>
        </w:tc>
      </w:tr>
      <w:tr w:rsidR="00A223C0" w:rsidRPr="002B28AD" w:rsidTr="00A223C0">
        <w:trPr>
          <w:trHeight w:val="300"/>
          <w:ins w:id="4997"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998" w:author="Gabriel Correa" w:date="2015-08-25T14:29:00Z"/>
                <w:rFonts w:eastAsia="Times New Roman" w:cs="Calibri"/>
                <w:color w:val="000000"/>
                <w:sz w:val="22"/>
              </w:rPr>
            </w:pPr>
            <w:ins w:id="4999" w:author="Gabriel Correa" w:date="2015-08-25T14:29:00Z">
              <w:r w:rsidRPr="002B28AD">
                <w:rPr>
                  <w:rFonts w:eastAsia="Times New Roman" w:cs="Calibri"/>
                  <w:color w:val="000000"/>
                  <w:sz w:val="22"/>
                </w:rPr>
                <w:t>6</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5000" w:author="Gabriel Correa" w:date="2015-08-25T14:29:00Z"/>
                <w:rFonts w:eastAsia="Times New Roman" w:cs="Calibri"/>
                <w:color w:val="000000"/>
                <w:sz w:val="22"/>
              </w:rPr>
            </w:pPr>
            <w:ins w:id="5001" w:author="Gabriel Correa" w:date="2015-08-25T14:35:00Z">
              <w:r>
                <w:rPr>
                  <w:rFonts w:ascii="Calibri" w:hAnsi="Calibri" w:cs="Calibri"/>
                  <w:color w:val="000000"/>
                  <w:sz w:val="22"/>
                </w:rPr>
                <w:t>0.61</w:t>
              </w:r>
            </w:ins>
          </w:p>
        </w:tc>
        <w:tc>
          <w:tcPr>
            <w:tcW w:w="992" w:type="dxa"/>
            <w:noWrap/>
            <w:vAlign w:val="bottom"/>
            <w:hideMark/>
          </w:tcPr>
          <w:p w:rsidR="00C70510" w:rsidRPr="002B28AD" w:rsidRDefault="00C70510">
            <w:pPr>
              <w:jc w:val="right"/>
              <w:rPr>
                <w:ins w:id="5002" w:author="Gabriel Correa" w:date="2015-08-25T14:29:00Z"/>
                <w:rFonts w:eastAsia="Times New Roman" w:cs="Calibri"/>
                <w:color w:val="000000"/>
                <w:sz w:val="22"/>
              </w:rPr>
            </w:pPr>
            <w:ins w:id="5003" w:author="Gabriel Correa" w:date="2015-08-25T14:35:00Z">
              <w:r>
                <w:rPr>
                  <w:rFonts w:ascii="Calibri" w:hAnsi="Calibri" w:cs="Calibri"/>
                  <w:color w:val="000000"/>
                  <w:sz w:val="22"/>
                </w:rPr>
                <w:t>0.94</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5004" w:author="Gabriel Correa" w:date="2015-08-25T14:29:00Z"/>
                <w:rFonts w:eastAsia="Times New Roman" w:cs="Calibri"/>
                <w:color w:val="000000"/>
                <w:sz w:val="22"/>
              </w:rPr>
            </w:pPr>
            <w:ins w:id="5005" w:author="Gabriel Correa" w:date="2015-08-25T14:35:00Z">
              <w:r>
                <w:rPr>
                  <w:rFonts w:ascii="Calibri" w:hAnsi="Calibri" w:cs="Calibri"/>
                  <w:color w:val="000000"/>
                  <w:sz w:val="22"/>
                </w:rPr>
                <w:t>0.74</w:t>
              </w:r>
            </w:ins>
          </w:p>
        </w:tc>
        <w:tc>
          <w:tcPr>
            <w:tcW w:w="1421" w:type="dxa"/>
            <w:gridSpan w:val="2"/>
            <w:vAlign w:val="bottom"/>
          </w:tcPr>
          <w:p w:rsidR="00C70510" w:rsidRPr="002B28AD" w:rsidRDefault="00C70510">
            <w:pPr>
              <w:jc w:val="right"/>
              <w:rPr>
                <w:ins w:id="5006" w:author="Gabriel Correa" w:date="2015-08-25T14:29:00Z"/>
                <w:rFonts w:eastAsia="Times New Roman" w:cs="Times New Roman"/>
                <w:sz w:val="22"/>
              </w:rPr>
              <w:pPrChange w:id="5007" w:author="Gabriel Correa" w:date="2015-08-25T14:49:00Z">
                <w:pPr/>
              </w:pPrChange>
            </w:pPr>
            <w:ins w:id="5008" w:author="Gabriel Correa" w:date="2015-08-25T14:35:00Z">
              <w:r>
                <w:rPr>
                  <w:rFonts w:ascii="Calibri" w:hAnsi="Calibri" w:cs="Calibri"/>
                  <w:color w:val="000000"/>
                  <w:sz w:val="22"/>
                </w:rPr>
                <w:t>0.51</w:t>
              </w:r>
            </w:ins>
          </w:p>
        </w:tc>
        <w:tc>
          <w:tcPr>
            <w:tcW w:w="1134" w:type="dxa"/>
            <w:vAlign w:val="bottom"/>
          </w:tcPr>
          <w:p w:rsidR="00C70510" w:rsidRPr="002B28AD" w:rsidRDefault="00C70510">
            <w:pPr>
              <w:jc w:val="right"/>
              <w:rPr>
                <w:ins w:id="5009" w:author="Gabriel Correa" w:date="2015-08-25T14:29:00Z"/>
                <w:rFonts w:eastAsia="Times New Roman" w:cs="Times New Roman"/>
                <w:sz w:val="22"/>
              </w:rPr>
              <w:pPrChange w:id="5010" w:author="Gabriel Correa" w:date="2015-08-25T14:49:00Z">
                <w:pPr/>
              </w:pPrChange>
            </w:pPr>
            <w:ins w:id="5011" w:author="Gabriel Correa" w:date="2015-08-25T14:35:00Z">
              <w:r>
                <w:rPr>
                  <w:rFonts w:ascii="Calibri" w:hAnsi="Calibri" w:cs="Calibri"/>
                  <w:color w:val="000000"/>
                  <w:sz w:val="22"/>
                </w:rPr>
                <w:t>0.79</w:t>
              </w:r>
            </w:ins>
          </w:p>
        </w:tc>
        <w:tc>
          <w:tcPr>
            <w:tcW w:w="1702" w:type="dxa"/>
            <w:gridSpan w:val="4"/>
            <w:vAlign w:val="bottom"/>
          </w:tcPr>
          <w:p w:rsidR="00C70510" w:rsidRPr="002B28AD" w:rsidRDefault="00C70510">
            <w:pPr>
              <w:jc w:val="right"/>
              <w:rPr>
                <w:ins w:id="5012" w:author="Gabriel Correa" w:date="2015-08-25T14:29:00Z"/>
                <w:rFonts w:eastAsia="Times New Roman" w:cs="Times New Roman"/>
                <w:sz w:val="22"/>
              </w:rPr>
              <w:pPrChange w:id="5013" w:author="Gabriel Correa" w:date="2015-08-25T14:49:00Z">
                <w:pPr/>
              </w:pPrChange>
            </w:pPr>
            <w:ins w:id="5014" w:author="Gabriel Correa" w:date="2015-08-25T14:35:00Z">
              <w:r>
                <w:rPr>
                  <w:rFonts w:ascii="Calibri" w:hAnsi="Calibri" w:cs="Calibri"/>
                  <w:color w:val="000000"/>
                  <w:sz w:val="22"/>
                </w:rPr>
                <w:t>0.62</w:t>
              </w:r>
            </w:ins>
          </w:p>
        </w:tc>
      </w:tr>
      <w:tr w:rsidR="00A223C0" w:rsidRPr="002B28AD" w:rsidTr="00A223C0">
        <w:trPr>
          <w:trHeight w:val="300"/>
          <w:ins w:id="5015"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5016" w:author="Gabriel Correa" w:date="2015-08-25T14:29:00Z"/>
                <w:rFonts w:eastAsia="Times New Roman" w:cs="Calibri"/>
                <w:color w:val="000000"/>
                <w:sz w:val="22"/>
              </w:rPr>
            </w:pPr>
            <w:ins w:id="5017" w:author="Gabriel Correa" w:date="2015-08-25T14:29:00Z">
              <w:r w:rsidRPr="002B28AD">
                <w:rPr>
                  <w:rFonts w:eastAsia="Times New Roman" w:cs="Calibri"/>
                  <w:color w:val="000000"/>
                  <w:sz w:val="22"/>
                </w:rPr>
                <w:t>8</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5018" w:author="Gabriel Correa" w:date="2015-08-25T14:29:00Z"/>
                <w:rFonts w:eastAsia="Times New Roman" w:cs="Calibri"/>
                <w:color w:val="000000"/>
                <w:sz w:val="22"/>
              </w:rPr>
            </w:pPr>
            <w:ins w:id="5019" w:author="Gabriel Correa" w:date="2015-08-25T14:35:00Z">
              <w:r>
                <w:rPr>
                  <w:rFonts w:ascii="Calibri" w:hAnsi="Calibri" w:cs="Calibri"/>
                  <w:color w:val="000000"/>
                  <w:sz w:val="22"/>
                </w:rPr>
                <w:t>0.59</w:t>
              </w:r>
            </w:ins>
          </w:p>
        </w:tc>
        <w:tc>
          <w:tcPr>
            <w:tcW w:w="992" w:type="dxa"/>
            <w:noWrap/>
            <w:vAlign w:val="bottom"/>
            <w:hideMark/>
          </w:tcPr>
          <w:p w:rsidR="00C70510" w:rsidRPr="002B28AD" w:rsidRDefault="00C70510">
            <w:pPr>
              <w:jc w:val="right"/>
              <w:rPr>
                <w:ins w:id="5020" w:author="Gabriel Correa" w:date="2015-08-25T14:29:00Z"/>
                <w:rFonts w:eastAsia="Times New Roman" w:cs="Calibri"/>
                <w:color w:val="000000"/>
                <w:sz w:val="22"/>
              </w:rPr>
            </w:pPr>
            <w:ins w:id="5021" w:author="Gabriel Correa" w:date="2015-08-25T14:35:00Z">
              <w:r>
                <w:rPr>
                  <w:rFonts w:ascii="Calibri" w:hAnsi="Calibri" w:cs="Calibri"/>
                  <w:color w:val="000000"/>
                  <w:sz w:val="22"/>
                </w:rPr>
                <w:t>0.95</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5022" w:author="Gabriel Correa" w:date="2015-08-25T14:29:00Z"/>
                <w:rFonts w:eastAsia="Times New Roman" w:cs="Calibri"/>
                <w:color w:val="000000"/>
                <w:sz w:val="22"/>
              </w:rPr>
            </w:pPr>
            <w:ins w:id="5023" w:author="Gabriel Correa" w:date="2015-08-25T14:35:00Z">
              <w:r>
                <w:rPr>
                  <w:rFonts w:ascii="Calibri" w:hAnsi="Calibri" w:cs="Calibri"/>
                  <w:color w:val="000000"/>
                  <w:sz w:val="22"/>
                </w:rPr>
                <w:t>0.73</w:t>
              </w:r>
            </w:ins>
          </w:p>
        </w:tc>
        <w:tc>
          <w:tcPr>
            <w:tcW w:w="1421" w:type="dxa"/>
            <w:gridSpan w:val="2"/>
            <w:vAlign w:val="bottom"/>
          </w:tcPr>
          <w:p w:rsidR="00C70510" w:rsidRPr="002B28AD" w:rsidRDefault="00C70510">
            <w:pPr>
              <w:jc w:val="right"/>
              <w:rPr>
                <w:ins w:id="5024" w:author="Gabriel Correa" w:date="2015-08-25T14:29:00Z"/>
                <w:rFonts w:eastAsia="Times New Roman" w:cs="Times New Roman"/>
                <w:sz w:val="22"/>
              </w:rPr>
              <w:pPrChange w:id="5025" w:author="Gabriel Correa" w:date="2015-08-25T14:49:00Z">
                <w:pPr/>
              </w:pPrChange>
            </w:pPr>
            <w:ins w:id="5026" w:author="Gabriel Correa" w:date="2015-08-25T14:35:00Z">
              <w:r>
                <w:rPr>
                  <w:rFonts w:ascii="Calibri" w:hAnsi="Calibri" w:cs="Calibri"/>
                  <w:color w:val="000000"/>
                  <w:sz w:val="22"/>
                </w:rPr>
                <w:t>0.47</w:t>
              </w:r>
            </w:ins>
          </w:p>
        </w:tc>
        <w:tc>
          <w:tcPr>
            <w:tcW w:w="1134" w:type="dxa"/>
            <w:vAlign w:val="bottom"/>
          </w:tcPr>
          <w:p w:rsidR="00C70510" w:rsidRPr="002B28AD" w:rsidRDefault="00C70510">
            <w:pPr>
              <w:jc w:val="right"/>
              <w:rPr>
                <w:ins w:id="5027" w:author="Gabriel Correa" w:date="2015-08-25T14:29:00Z"/>
                <w:rFonts w:eastAsia="Times New Roman" w:cs="Times New Roman"/>
                <w:sz w:val="22"/>
              </w:rPr>
              <w:pPrChange w:id="5028" w:author="Gabriel Correa" w:date="2015-08-25T14:49:00Z">
                <w:pPr/>
              </w:pPrChange>
            </w:pPr>
            <w:ins w:id="5029" w:author="Gabriel Correa" w:date="2015-08-25T14:35:00Z">
              <w:r>
                <w:rPr>
                  <w:rFonts w:ascii="Calibri" w:hAnsi="Calibri" w:cs="Calibri"/>
                  <w:color w:val="000000"/>
                  <w:sz w:val="22"/>
                </w:rPr>
                <w:t>0.79</w:t>
              </w:r>
            </w:ins>
          </w:p>
        </w:tc>
        <w:tc>
          <w:tcPr>
            <w:tcW w:w="1702" w:type="dxa"/>
            <w:gridSpan w:val="4"/>
            <w:vAlign w:val="bottom"/>
          </w:tcPr>
          <w:p w:rsidR="00C70510" w:rsidRPr="002B28AD" w:rsidRDefault="00C70510">
            <w:pPr>
              <w:jc w:val="right"/>
              <w:rPr>
                <w:ins w:id="5030" w:author="Gabriel Correa" w:date="2015-08-25T14:29:00Z"/>
                <w:rFonts w:eastAsia="Times New Roman" w:cs="Times New Roman"/>
                <w:sz w:val="22"/>
              </w:rPr>
              <w:pPrChange w:id="5031" w:author="Gabriel Correa" w:date="2015-08-25T14:49:00Z">
                <w:pPr/>
              </w:pPrChange>
            </w:pPr>
            <w:ins w:id="5032" w:author="Gabriel Correa" w:date="2015-08-25T14:35:00Z">
              <w:r>
                <w:rPr>
                  <w:rFonts w:ascii="Calibri" w:hAnsi="Calibri" w:cs="Calibri"/>
                  <w:color w:val="000000"/>
                  <w:sz w:val="22"/>
                </w:rPr>
                <w:t>0.59</w:t>
              </w:r>
            </w:ins>
          </w:p>
        </w:tc>
      </w:tr>
      <w:tr w:rsidR="00A223C0" w:rsidRPr="002B28AD" w:rsidTr="00A223C0">
        <w:trPr>
          <w:trHeight w:val="300"/>
          <w:ins w:id="5033"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5034" w:author="Gabriel Correa" w:date="2015-08-25T14:29:00Z"/>
                <w:rFonts w:eastAsia="Times New Roman" w:cs="Calibri"/>
                <w:color w:val="000000"/>
                <w:sz w:val="22"/>
              </w:rPr>
            </w:pPr>
            <w:ins w:id="5035" w:author="Gabriel Correa" w:date="2015-08-25T14:29:00Z">
              <w:r w:rsidRPr="002B28AD">
                <w:rPr>
                  <w:rFonts w:eastAsia="Times New Roman" w:cs="Calibri"/>
                  <w:color w:val="000000"/>
                  <w:sz w:val="22"/>
                </w:rPr>
                <w:t>10</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5036" w:author="Gabriel Correa" w:date="2015-08-25T14:29:00Z"/>
                <w:rFonts w:eastAsia="Times New Roman" w:cs="Calibri"/>
                <w:color w:val="000000"/>
                <w:sz w:val="22"/>
              </w:rPr>
            </w:pPr>
            <w:ins w:id="5037" w:author="Gabriel Correa" w:date="2015-08-25T14:35:00Z">
              <w:r>
                <w:rPr>
                  <w:rFonts w:ascii="Calibri" w:hAnsi="Calibri" w:cs="Calibri"/>
                  <w:color w:val="000000"/>
                  <w:sz w:val="22"/>
                </w:rPr>
                <w:t>0.57</w:t>
              </w:r>
            </w:ins>
          </w:p>
        </w:tc>
        <w:tc>
          <w:tcPr>
            <w:tcW w:w="992" w:type="dxa"/>
            <w:noWrap/>
            <w:vAlign w:val="bottom"/>
            <w:hideMark/>
          </w:tcPr>
          <w:p w:rsidR="00C70510" w:rsidRPr="002B28AD" w:rsidRDefault="00C70510">
            <w:pPr>
              <w:jc w:val="right"/>
              <w:rPr>
                <w:ins w:id="5038" w:author="Gabriel Correa" w:date="2015-08-25T14:29:00Z"/>
                <w:rFonts w:eastAsia="Times New Roman" w:cs="Calibri"/>
                <w:color w:val="000000"/>
                <w:sz w:val="22"/>
              </w:rPr>
            </w:pPr>
            <w:ins w:id="5039" w:author="Gabriel Correa" w:date="2015-08-25T14:35:00Z">
              <w:r>
                <w:rPr>
                  <w:rFonts w:ascii="Calibri" w:hAnsi="Calibri" w:cs="Calibri"/>
                  <w:color w:val="000000"/>
                  <w:sz w:val="22"/>
                </w:rPr>
                <w:t>0.95</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5040" w:author="Gabriel Correa" w:date="2015-08-25T14:29:00Z"/>
                <w:rFonts w:eastAsia="Times New Roman" w:cs="Calibri"/>
                <w:color w:val="000000"/>
                <w:sz w:val="22"/>
              </w:rPr>
            </w:pPr>
            <w:ins w:id="5041" w:author="Gabriel Correa" w:date="2015-08-25T14:35:00Z">
              <w:r>
                <w:rPr>
                  <w:rFonts w:ascii="Calibri" w:hAnsi="Calibri" w:cs="Calibri"/>
                  <w:color w:val="000000"/>
                  <w:sz w:val="22"/>
                </w:rPr>
                <w:t>0.72</w:t>
              </w:r>
            </w:ins>
          </w:p>
        </w:tc>
        <w:tc>
          <w:tcPr>
            <w:tcW w:w="1421" w:type="dxa"/>
            <w:gridSpan w:val="2"/>
            <w:vAlign w:val="bottom"/>
          </w:tcPr>
          <w:p w:rsidR="00C70510" w:rsidRPr="002B28AD" w:rsidRDefault="00C70510">
            <w:pPr>
              <w:jc w:val="right"/>
              <w:rPr>
                <w:ins w:id="5042" w:author="Gabriel Correa" w:date="2015-08-25T14:29:00Z"/>
                <w:rFonts w:eastAsia="Times New Roman" w:cs="Times New Roman"/>
                <w:sz w:val="22"/>
              </w:rPr>
              <w:pPrChange w:id="5043" w:author="Gabriel Correa" w:date="2015-08-25T14:49:00Z">
                <w:pPr/>
              </w:pPrChange>
            </w:pPr>
            <w:ins w:id="5044" w:author="Gabriel Correa" w:date="2015-08-25T14:35:00Z">
              <w:r>
                <w:rPr>
                  <w:rFonts w:ascii="Calibri" w:hAnsi="Calibri" w:cs="Calibri"/>
                  <w:color w:val="000000"/>
                  <w:sz w:val="22"/>
                </w:rPr>
                <w:t>0.44</w:t>
              </w:r>
            </w:ins>
          </w:p>
        </w:tc>
        <w:tc>
          <w:tcPr>
            <w:tcW w:w="1134" w:type="dxa"/>
            <w:vAlign w:val="bottom"/>
          </w:tcPr>
          <w:p w:rsidR="00C70510" w:rsidRPr="002B28AD" w:rsidRDefault="00C70510">
            <w:pPr>
              <w:jc w:val="right"/>
              <w:rPr>
                <w:ins w:id="5045" w:author="Gabriel Correa" w:date="2015-08-25T14:29:00Z"/>
                <w:rFonts w:eastAsia="Times New Roman" w:cs="Times New Roman"/>
                <w:sz w:val="22"/>
              </w:rPr>
              <w:pPrChange w:id="5046" w:author="Gabriel Correa" w:date="2015-08-25T14:49:00Z">
                <w:pPr/>
              </w:pPrChange>
            </w:pPr>
            <w:ins w:id="5047" w:author="Gabriel Correa" w:date="2015-08-25T14:35:00Z">
              <w:r>
                <w:rPr>
                  <w:rFonts w:ascii="Calibri" w:hAnsi="Calibri" w:cs="Calibri"/>
                  <w:color w:val="000000"/>
                  <w:sz w:val="22"/>
                </w:rPr>
                <w:t>0.80</w:t>
              </w:r>
            </w:ins>
          </w:p>
        </w:tc>
        <w:tc>
          <w:tcPr>
            <w:tcW w:w="1702" w:type="dxa"/>
            <w:gridSpan w:val="4"/>
            <w:vAlign w:val="bottom"/>
          </w:tcPr>
          <w:p w:rsidR="00C70510" w:rsidRPr="002B28AD" w:rsidRDefault="00C70510">
            <w:pPr>
              <w:jc w:val="right"/>
              <w:rPr>
                <w:ins w:id="5048" w:author="Gabriel Correa" w:date="2015-08-25T14:29:00Z"/>
                <w:rFonts w:eastAsia="Times New Roman" w:cs="Times New Roman"/>
                <w:sz w:val="22"/>
              </w:rPr>
              <w:pPrChange w:id="5049" w:author="Gabriel Correa" w:date="2015-08-25T14:49:00Z">
                <w:pPr/>
              </w:pPrChange>
            </w:pPr>
            <w:ins w:id="5050" w:author="Gabriel Correa" w:date="2015-08-25T14:35:00Z">
              <w:r>
                <w:rPr>
                  <w:rFonts w:ascii="Calibri" w:hAnsi="Calibri" w:cs="Calibri"/>
                  <w:color w:val="000000"/>
                  <w:sz w:val="22"/>
                </w:rPr>
                <w:t>0.57</w:t>
              </w:r>
            </w:ins>
          </w:p>
        </w:tc>
      </w:tr>
      <w:tr w:rsidR="00A223C0" w:rsidRPr="002B28AD" w:rsidTr="006C2C10">
        <w:tblPrEx>
          <w:tblPrExChange w:id="5051" w:author="Gabriel Correa" w:date="2015-08-25T14:52:00Z">
            <w:tblPrEx>
              <w:tblW w:w="9043" w:type="dxa"/>
            </w:tblPrEx>
          </w:tblPrExChange>
        </w:tblPrEx>
        <w:trPr>
          <w:trHeight w:val="300"/>
          <w:ins w:id="5052" w:author="Gabriel Correa" w:date="2015-08-25T14:29:00Z"/>
          <w:trPrChange w:id="5053" w:author="Gabriel Correa" w:date="2015-08-25T14:52:00Z">
            <w:trPr>
              <w:trHeight w:val="300"/>
            </w:trPr>
          </w:trPrChange>
        </w:trPr>
        <w:tc>
          <w:tcPr>
            <w:tcW w:w="1098" w:type="dxa"/>
            <w:gridSpan w:val="3"/>
            <w:tcBorders>
              <w:right w:val="dotDash" w:sz="4" w:space="0" w:color="A6A6A6" w:themeColor="background1" w:themeShade="A6"/>
            </w:tcBorders>
            <w:noWrap/>
            <w:hideMark/>
            <w:tcPrChange w:id="5054" w:author="Gabriel Correa" w:date="2015-08-25T14:52:00Z">
              <w:tcPr>
                <w:tcW w:w="1098" w:type="dxa"/>
                <w:gridSpan w:val="3"/>
                <w:tcBorders>
                  <w:right w:val="dotDash" w:sz="4" w:space="0" w:color="A6A6A6" w:themeColor="background1" w:themeShade="A6"/>
                </w:tcBorders>
                <w:noWrap/>
                <w:hideMark/>
              </w:tcPr>
            </w:tcPrChange>
          </w:tcPr>
          <w:p w:rsidR="00C70510" w:rsidRPr="002B28AD" w:rsidRDefault="00C70510">
            <w:pPr>
              <w:jc w:val="right"/>
              <w:rPr>
                <w:ins w:id="5055" w:author="Gabriel Correa" w:date="2015-08-25T14:29:00Z"/>
                <w:rFonts w:eastAsia="Times New Roman" w:cs="Calibri"/>
                <w:color w:val="000000"/>
                <w:sz w:val="22"/>
              </w:rPr>
            </w:pPr>
            <w:ins w:id="5056" w:author="Gabriel Correa" w:date="2015-08-25T14:29:00Z">
              <w:r w:rsidRPr="002B28AD">
                <w:rPr>
                  <w:rFonts w:eastAsia="Times New Roman" w:cs="Calibri"/>
                  <w:color w:val="000000"/>
                  <w:sz w:val="22"/>
                </w:rPr>
                <w:t>12</w:t>
              </w:r>
            </w:ins>
          </w:p>
        </w:tc>
        <w:tc>
          <w:tcPr>
            <w:tcW w:w="1135" w:type="dxa"/>
            <w:gridSpan w:val="2"/>
            <w:tcBorders>
              <w:left w:val="dotDash" w:sz="4" w:space="0" w:color="A6A6A6" w:themeColor="background1" w:themeShade="A6"/>
            </w:tcBorders>
            <w:noWrap/>
            <w:vAlign w:val="bottom"/>
            <w:hideMark/>
            <w:tcPrChange w:id="5057" w:author="Gabriel Correa" w:date="2015-08-25T14:52:00Z">
              <w:tcPr>
                <w:tcW w:w="1135" w:type="dxa"/>
                <w:gridSpan w:val="7"/>
                <w:tcBorders>
                  <w:left w:val="dotDash" w:sz="4" w:space="0" w:color="A6A6A6" w:themeColor="background1" w:themeShade="A6"/>
                </w:tcBorders>
                <w:noWrap/>
                <w:vAlign w:val="bottom"/>
                <w:hideMark/>
              </w:tcPr>
            </w:tcPrChange>
          </w:tcPr>
          <w:p w:rsidR="00C70510" w:rsidRPr="002B28AD" w:rsidRDefault="00C70510">
            <w:pPr>
              <w:jc w:val="right"/>
              <w:rPr>
                <w:ins w:id="5058" w:author="Gabriel Correa" w:date="2015-08-25T14:29:00Z"/>
                <w:rFonts w:eastAsia="Times New Roman" w:cs="Calibri"/>
                <w:color w:val="000000"/>
                <w:sz w:val="22"/>
              </w:rPr>
            </w:pPr>
            <w:ins w:id="5059" w:author="Gabriel Correa" w:date="2015-08-25T14:35:00Z">
              <w:r>
                <w:rPr>
                  <w:rFonts w:ascii="Calibri" w:hAnsi="Calibri" w:cs="Calibri"/>
                  <w:color w:val="000000"/>
                  <w:sz w:val="22"/>
                </w:rPr>
                <w:t>0.56</w:t>
              </w:r>
            </w:ins>
          </w:p>
        </w:tc>
        <w:tc>
          <w:tcPr>
            <w:tcW w:w="992" w:type="dxa"/>
            <w:shd w:val="clear" w:color="auto" w:fill="BFBFBF" w:themeFill="background1" w:themeFillShade="BF"/>
            <w:noWrap/>
            <w:vAlign w:val="bottom"/>
            <w:hideMark/>
            <w:tcPrChange w:id="5060" w:author="Gabriel Correa" w:date="2015-08-25T14:52:00Z">
              <w:tcPr>
                <w:tcW w:w="992" w:type="dxa"/>
                <w:gridSpan w:val="3"/>
                <w:noWrap/>
                <w:vAlign w:val="bottom"/>
                <w:hideMark/>
              </w:tcPr>
            </w:tcPrChange>
          </w:tcPr>
          <w:p w:rsidR="00C70510" w:rsidRPr="002B28AD" w:rsidRDefault="00C70510">
            <w:pPr>
              <w:jc w:val="right"/>
              <w:rPr>
                <w:ins w:id="5061" w:author="Gabriel Correa" w:date="2015-08-25T14:29:00Z"/>
                <w:rFonts w:eastAsia="Times New Roman" w:cs="Calibri"/>
                <w:color w:val="000000"/>
                <w:sz w:val="22"/>
              </w:rPr>
            </w:pPr>
            <w:ins w:id="5062"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Change w:id="5063" w:author="Gabriel Correa" w:date="2015-08-25T14:52:00Z">
              <w:tcPr>
                <w:tcW w:w="1561" w:type="dxa"/>
                <w:gridSpan w:val="8"/>
                <w:tcBorders>
                  <w:right w:val="dotDotDash" w:sz="8" w:space="0" w:color="595959" w:themeColor="text1" w:themeTint="A6"/>
                </w:tcBorders>
                <w:noWrap/>
                <w:vAlign w:val="bottom"/>
                <w:hideMark/>
              </w:tcPr>
            </w:tcPrChange>
          </w:tcPr>
          <w:p w:rsidR="00C70510" w:rsidRPr="002B28AD" w:rsidRDefault="00C70510">
            <w:pPr>
              <w:jc w:val="right"/>
              <w:rPr>
                <w:ins w:id="5064" w:author="Gabriel Correa" w:date="2015-08-25T14:29:00Z"/>
                <w:rFonts w:eastAsia="Times New Roman" w:cs="Calibri"/>
                <w:color w:val="000000"/>
                <w:sz w:val="22"/>
              </w:rPr>
            </w:pPr>
            <w:ins w:id="5065" w:author="Gabriel Correa" w:date="2015-08-25T14:35:00Z">
              <w:r>
                <w:rPr>
                  <w:rFonts w:ascii="Calibri" w:hAnsi="Calibri" w:cs="Calibri"/>
                  <w:color w:val="000000"/>
                  <w:sz w:val="22"/>
                </w:rPr>
                <w:t>0.71</w:t>
              </w:r>
            </w:ins>
          </w:p>
        </w:tc>
        <w:tc>
          <w:tcPr>
            <w:tcW w:w="1421" w:type="dxa"/>
            <w:gridSpan w:val="2"/>
            <w:vAlign w:val="bottom"/>
            <w:tcPrChange w:id="5066" w:author="Gabriel Correa" w:date="2015-08-25T14:52:00Z">
              <w:tcPr>
                <w:tcW w:w="1421" w:type="dxa"/>
                <w:gridSpan w:val="6"/>
                <w:vAlign w:val="bottom"/>
              </w:tcPr>
            </w:tcPrChange>
          </w:tcPr>
          <w:p w:rsidR="00C70510" w:rsidRPr="002B28AD" w:rsidRDefault="00C70510">
            <w:pPr>
              <w:jc w:val="right"/>
              <w:rPr>
                <w:ins w:id="5067" w:author="Gabriel Correa" w:date="2015-08-25T14:29:00Z"/>
                <w:rFonts w:eastAsia="Times New Roman" w:cs="Times New Roman"/>
                <w:sz w:val="22"/>
              </w:rPr>
              <w:pPrChange w:id="5068" w:author="Gabriel Correa" w:date="2015-08-25T14:49:00Z">
                <w:pPr/>
              </w:pPrChange>
            </w:pPr>
            <w:ins w:id="5069" w:author="Gabriel Correa" w:date="2015-08-25T14:35:00Z">
              <w:r>
                <w:rPr>
                  <w:rFonts w:ascii="Calibri" w:hAnsi="Calibri" w:cs="Calibri"/>
                  <w:color w:val="000000"/>
                  <w:sz w:val="22"/>
                </w:rPr>
                <w:t>0.41</w:t>
              </w:r>
            </w:ins>
          </w:p>
        </w:tc>
        <w:tc>
          <w:tcPr>
            <w:tcW w:w="1134" w:type="dxa"/>
            <w:vAlign w:val="bottom"/>
            <w:tcPrChange w:id="5070" w:author="Gabriel Correa" w:date="2015-08-25T14:52:00Z">
              <w:tcPr>
                <w:tcW w:w="1134" w:type="dxa"/>
                <w:gridSpan w:val="5"/>
                <w:vAlign w:val="bottom"/>
              </w:tcPr>
            </w:tcPrChange>
          </w:tcPr>
          <w:p w:rsidR="00C70510" w:rsidRPr="002B28AD" w:rsidRDefault="00C70510">
            <w:pPr>
              <w:jc w:val="right"/>
              <w:rPr>
                <w:ins w:id="5071" w:author="Gabriel Correa" w:date="2015-08-25T14:29:00Z"/>
                <w:rFonts w:eastAsia="Times New Roman" w:cs="Times New Roman"/>
                <w:sz w:val="22"/>
              </w:rPr>
              <w:pPrChange w:id="5072" w:author="Gabriel Correa" w:date="2015-08-25T14:49:00Z">
                <w:pPr/>
              </w:pPrChange>
            </w:pPr>
            <w:ins w:id="5073" w:author="Gabriel Correa" w:date="2015-08-25T14:35:00Z">
              <w:r>
                <w:rPr>
                  <w:rFonts w:ascii="Calibri" w:hAnsi="Calibri" w:cs="Calibri"/>
                  <w:color w:val="000000"/>
                  <w:sz w:val="22"/>
                </w:rPr>
                <w:t>0.81</w:t>
              </w:r>
            </w:ins>
          </w:p>
        </w:tc>
        <w:tc>
          <w:tcPr>
            <w:tcW w:w="1702" w:type="dxa"/>
            <w:gridSpan w:val="4"/>
            <w:vAlign w:val="bottom"/>
            <w:tcPrChange w:id="5074" w:author="Gabriel Correa" w:date="2015-08-25T14:52:00Z">
              <w:tcPr>
                <w:tcW w:w="1702" w:type="dxa"/>
                <w:gridSpan w:val="9"/>
                <w:vAlign w:val="bottom"/>
              </w:tcPr>
            </w:tcPrChange>
          </w:tcPr>
          <w:p w:rsidR="00C70510" w:rsidRPr="002B28AD" w:rsidRDefault="00C70510">
            <w:pPr>
              <w:jc w:val="right"/>
              <w:rPr>
                <w:ins w:id="5075" w:author="Gabriel Correa" w:date="2015-08-25T14:29:00Z"/>
                <w:rFonts w:eastAsia="Times New Roman" w:cs="Times New Roman"/>
                <w:sz w:val="22"/>
              </w:rPr>
              <w:pPrChange w:id="5076" w:author="Gabriel Correa" w:date="2015-08-25T14:49:00Z">
                <w:pPr/>
              </w:pPrChange>
            </w:pPr>
            <w:ins w:id="5077" w:author="Gabriel Correa" w:date="2015-08-25T14:35:00Z">
              <w:r>
                <w:rPr>
                  <w:rFonts w:ascii="Calibri" w:hAnsi="Calibri" w:cs="Calibri"/>
                  <w:color w:val="000000"/>
                  <w:sz w:val="22"/>
                </w:rPr>
                <w:t>0.55</w:t>
              </w:r>
            </w:ins>
          </w:p>
        </w:tc>
      </w:tr>
      <w:tr w:rsidR="00A223C0" w:rsidRPr="002B28AD" w:rsidTr="00A223C0">
        <w:trPr>
          <w:trHeight w:val="300"/>
          <w:ins w:id="5078"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5079" w:author="Gabriel Correa" w:date="2015-08-25T14:29:00Z"/>
                <w:rFonts w:eastAsia="Times New Roman" w:cs="Calibri"/>
                <w:color w:val="000000"/>
                <w:sz w:val="22"/>
              </w:rPr>
            </w:pPr>
            <w:ins w:id="5080" w:author="Gabriel Correa" w:date="2015-08-25T14:29:00Z">
              <w:r w:rsidRPr="002B28AD">
                <w:rPr>
                  <w:rFonts w:eastAsia="Times New Roman" w:cs="Calibri"/>
                  <w:color w:val="000000"/>
                  <w:sz w:val="22"/>
                </w:rPr>
                <w:t>14</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5081" w:author="Gabriel Correa" w:date="2015-08-25T14:29:00Z"/>
                <w:rFonts w:eastAsia="Times New Roman" w:cs="Calibri"/>
                <w:color w:val="000000"/>
                <w:sz w:val="22"/>
              </w:rPr>
            </w:pPr>
            <w:ins w:id="5082" w:author="Gabriel Correa" w:date="2015-08-25T14:35:00Z">
              <w:r>
                <w:rPr>
                  <w:rFonts w:ascii="Calibri" w:hAnsi="Calibri" w:cs="Calibri"/>
                  <w:color w:val="000000"/>
                  <w:sz w:val="22"/>
                </w:rPr>
                <w:t>0.55</w:t>
              </w:r>
            </w:ins>
          </w:p>
        </w:tc>
        <w:tc>
          <w:tcPr>
            <w:tcW w:w="992" w:type="dxa"/>
            <w:noWrap/>
            <w:vAlign w:val="bottom"/>
            <w:hideMark/>
          </w:tcPr>
          <w:p w:rsidR="00C70510" w:rsidRPr="002B28AD" w:rsidRDefault="00C70510">
            <w:pPr>
              <w:jc w:val="right"/>
              <w:rPr>
                <w:ins w:id="5083" w:author="Gabriel Correa" w:date="2015-08-25T14:29:00Z"/>
                <w:rFonts w:eastAsia="Times New Roman" w:cs="Calibri"/>
                <w:color w:val="000000"/>
                <w:sz w:val="22"/>
              </w:rPr>
            </w:pPr>
            <w:ins w:id="5084"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5085" w:author="Gabriel Correa" w:date="2015-08-25T14:29:00Z"/>
                <w:rFonts w:eastAsia="Times New Roman" w:cs="Calibri"/>
                <w:color w:val="000000"/>
                <w:sz w:val="22"/>
              </w:rPr>
            </w:pPr>
            <w:ins w:id="5086" w:author="Gabriel Correa" w:date="2015-08-25T14:35:00Z">
              <w:r>
                <w:rPr>
                  <w:rFonts w:ascii="Calibri" w:hAnsi="Calibri" w:cs="Calibri"/>
                  <w:color w:val="000000"/>
                  <w:sz w:val="22"/>
                </w:rPr>
                <w:t>0.70</w:t>
              </w:r>
            </w:ins>
          </w:p>
        </w:tc>
        <w:tc>
          <w:tcPr>
            <w:tcW w:w="1421" w:type="dxa"/>
            <w:gridSpan w:val="2"/>
            <w:vAlign w:val="bottom"/>
          </w:tcPr>
          <w:p w:rsidR="00C70510" w:rsidRPr="002B28AD" w:rsidRDefault="00C70510">
            <w:pPr>
              <w:jc w:val="right"/>
              <w:rPr>
                <w:ins w:id="5087" w:author="Gabriel Correa" w:date="2015-08-25T14:29:00Z"/>
                <w:rFonts w:eastAsia="Times New Roman" w:cs="Times New Roman"/>
                <w:sz w:val="22"/>
              </w:rPr>
              <w:pPrChange w:id="5088" w:author="Gabriel Correa" w:date="2015-08-25T14:49:00Z">
                <w:pPr/>
              </w:pPrChange>
            </w:pPr>
            <w:ins w:id="5089" w:author="Gabriel Correa" w:date="2015-08-25T14:35:00Z">
              <w:r>
                <w:rPr>
                  <w:rFonts w:ascii="Calibri" w:hAnsi="Calibri" w:cs="Calibri"/>
                  <w:color w:val="000000"/>
                  <w:sz w:val="22"/>
                </w:rPr>
                <w:t>0.39</w:t>
              </w:r>
            </w:ins>
          </w:p>
        </w:tc>
        <w:tc>
          <w:tcPr>
            <w:tcW w:w="1134" w:type="dxa"/>
            <w:vAlign w:val="bottom"/>
          </w:tcPr>
          <w:p w:rsidR="00C70510" w:rsidRPr="002B28AD" w:rsidRDefault="00C70510">
            <w:pPr>
              <w:jc w:val="right"/>
              <w:rPr>
                <w:ins w:id="5090" w:author="Gabriel Correa" w:date="2015-08-25T14:29:00Z"/>
                <w:rFonts w:eastAsia="Times New Roman" w:cs="Times New Roman"/>
                <w:sz w:val="22"/>
              </w:rPr>
              <w:pPrChange w:id="5091" w:author="Gabriel Correa" w:date="2015-08-25T14:49:00Z">
                <w:pPr/>
              </w:pPrChange>
            </w:pPr>
            <w:ins w:id="5092" w:author="Gabriel Correa" w:date="2015-08-25T14:35:00Z">
              <w:r>
                <w:rPr>
                  <w:rFonts w:ascii="Calibri" w:hAnsi="Calibri" w:cs="Calibri"/>
                  <w:color w:val="000000"/>
                  <w:sz w:val="22"/>
                </w:rPr>
                <w:t>0.81</w:t>
              </w:r>
            </w:ins>
          </w:p>
        </w:tc>
        <w:tc>
          <w:tcPr>
            <w:tcW w:w="1702" w:type="dxa"/>
            <w:gridSpan w:val="4"/>
            <w:vAlign w:val="bottom"/>
          </w:tcPr>
          <w:p w:rsidR="00C70510" w:rsidRPr="002B28AD" w:rsidRDefault="00C70510">
            <w:pPr>
              <w:jc w:val="right"/>
              <w:rPr>
                <w:ins w:id="5093" w:author="Gabriel Correa" w:date="2015-08-25T14:29:00Z"/>
                <w:rFonts w:eastAsia="Times New Roman" w:cs="Times New Roman"/>
                <w:sz w:val="22"/>
              </w:rPr>
              <w:pPrChange w:id="5094" w:author="Gabriel Correa" w:date="2015-08-25T14:49:00Z">
                <w:pPr/>
              </w:pPrChange>
            </w:pPr>
            <w:ins w:id="5095" w:author="Gabriel Correa" w:date="2015-08-25T14:35:00Z">
              <w:r>
                <w:rPr>
                  <w:rFonts w:ascii="Calibri" w:hAnsi="Calibri" w:cs="Calibri"/>
                  <w:color w:val="000000"/>
                  <w:sz w:val="22"/>
                </w:rPr>
                <w:t>0.53</w:t>
              </w:r>
            </w:ins>
          </w:p>
        </w:tc>
      </w:tr>
      <w:tr w:rsidR="00A223C0" w:rsidRPr="002B28AD" w:rsidTr="00A223C0">
        <w:trPr>
          <w:trHeight w:val="300"/>
          <w:ins w:id="5096"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5097" w:author="Gabriel Correa" w:date="2015-08-25T14:29:00Z"/>
                <w:rFonts w:eastAsia="Times New Roman" w:cs="Calibri"/>
                <w:color w:val="000000"/>
                <w:sz w:val="22"/>
              </w:rPr>
            </w:pPr>
            <w:ins w:id="5098" w:author="Gabriel Correa" w:date="2015-08-25T14:29:00Z">
              <w:r w:rsidRPr="002B28AD">
                <w:rPr>
                  <w:rFonts w:eastAsia="Times New Roman" w:cs="Calibri"/>
                  <w:color w:val="000000"/>
                  <w:sz w:val="22"/>
                </w:rPr>
                <w:t>16</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5099" w:author="Gabriel Correa" w:date="2015-08-25T14:29:00Z"/>
                <w:rFonts w:eastAsia="Times New Roman" w:cs="Calibri"/>
                <w:color w:val="000000"/>
                <w:sz w:val="22"/>
              </w:rPr>
            </w:pPr>
            <w:ins w:id="5100" w:author="Gabriel Correa" w:date="2015-08-25T14:35:00Z">
              <w:r>
                <w:rPr>
                  <w:rFonts w:ascii="Calibri" w:hAnsi="Calibri" w:cs="Calibri"/>
                  <w:color w:val="000000"/>
                  <w:sz w:val="22"/>
                </w:rPr>
                <w:t>0.54</w:t>
              </w:r>
            </w:ins>
          </w:p>
        </w:tc>
        <w:tc>
          <w:tcPr>
            <w:tcW w:w="992" w:type="dxa"/>
            <w:noWrap/>
            <w:vAlign w:val="bottom"/>
            <w:hideMark/>
          </w:tcPr>
          <w:p w:rsidR="00C70510" w:rsidRPr="002B28AD" w:rsidRDefault="00C70510">
            <w:pPr>
              <w:jc w:val="right"/>
              <w:rPr>
                <w:ins w:id="5101" w:author="Gabriel Correa" w:date="2015-08-25T14:29:00Z"/>
                <w:rFonts w:eastAsia="Times New Roman" w:cs="Calibri"/>
                <w:color w:val="000000"/>
                <w:sz w:val="22"/>
              </w:rPr>
            </w:pPr>
            <w:ins w:id="5102"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5103" w:author="Gabriel Correa" w:date="2015-08-25T14:29:00Z"/>
                <w:rFonts w:eastAsia="Times New Roman" w:cs="Calibri"/>
                <w:color w:val="000000"/>
                <w:sz w:val="22"/>
              </w:rPr>
            </w:pPr>
            <w:ins w:id="5104" w:author="Gabriel Correa" w:date="2015-08-25T14:35:00Z">
              <w:r>
                <w:rPr>
                  <w:rFonts w:ascii="Calibri" w:hAnsi="Calibri" w:cs="Calibri"/>
                  <w:color w:val="000000"/>
                  <w:sz w:val="22"/>
                </w:rPr>
                <w:t>0.69</w:t>
              </w:r>
            </w:ins>
          </w:p>
        </w:tc>
        <w:tc>
          <w:tcPr>
            <w:tcW w:w="1421" w:type="dxa"/>
            <w:gridSpan w:val="2"/>
            <w:vAlign w:val="bottom"/>
          </w:tcPr>
          <w:p w:rsidR="00C70510" w:rsidRPr="002B28AD" w:rsidRDefault="00C70510">
            <w:pPr>
              <w:jc w:val="right"/>
              <w:rPr>
                <w:ins w:id="5105" w:author="Gabriel Correa" w:date="2015-08-25T14:29:00Z"/>
                <w:rFonts w:eastAsia="Times New Roman" w:cs="Times New Roman"/>
                <w:sz w:val="22"/>
              </w:rPr>
              <w:pPrChange w:id="5106" w:author="Gabriel Correa" w:date="2015-08-25T14:49:00Z">
                <w:pPr/>
              </w:pPrChange>
            </w:pPr>
            <w:ins w:id="5107" w:author="Gabriel Correa" w:date="2015-08-25T14:35:00Z">
              <w:r>
                <w:rPr>
                  <w:rFonts w:ascii="Calibri" w:hAnsi="Calibri" w:cs="Calibri"/>
                  <w:color w:val="000000"/>
                  <w:sz w:val="22"/>
                </w:rPr>
                <w:t>0.38</w:t>
              </w:r>
            </w:ins>
          </w:p>
        </w:tc>
        <w:tc>
          <w:tcPr>
            <w:tcW w:w="1134" w:type="dxa"/>
            <w:vAlign w:val="bottom"/>
          </w:tcPr>
          <w:p w:rsidR="00C70510" w:rsidRPr="002B28AD" w:rsidRDefault="00C70510">
            <w:pPr>
              <w:jc w:val="right"/>
              <w:rPr>
                <w:ins w:id="5108" w:author="Gabriel Correa" w:date="2015-08-25T14:29:00Z"/>
                <w:rFonts w:eastAsia="Times New Roman" w:cs="Times New Roman"/>
                <w:sz w:val="22"/>
              </w:rPr>
              <w:pPrChange w:id="5109" w:author="Gabriel Correa" w:date="2015-08-25T14:49:00Z">
                <w:pPr/>
              </w:pPrChange>
            </w:pPr>
            <w:ins w:id="5110" w:author="Gabriel Correa" w:date="2015-08-25T14:35:00Z">
              <w:r>
                <w:rPr>
                  <w:rFonts w:ascii="Calibri" w:hAnsi="Calibri" w:cs="Calibri"/>
                  <w:color w:val="000000"/>
                  <w:sz w:val="22"/>
                </w:rPr>
                <w:t>0.82</w:t>
              </w:r>
            </w:ins>
          </w:p>
        </w:tc>
        <w:tc>
          <w:tcPr>
            <w:tcW w:w="1702" w:type="dxa"/>
            <w:gridSpan w:val="4"/>
            <w:vAlign w:val="bottom"/>
          </w:tcPr>
          <w:p w:rsidR="00C70510" w:rsidRPr="002B28AD" w:rsidRDefault="00C70510">
            <w:pPr>
              <w:jc w:val="right"/>
              <w:rPr>
                <w:ins w:id="5111" w:author="Gabriel Correa" w:date="2015-08-25T14:29:00Z"/>
                <w:rFonts w:eastAsia="Times New Roman" w:cs="Times New Roman"/>
                <w:sz w:val="22"/>
              </w:rPr>
              <w:pPrChange w:id="5112" w:author="Gabriel Correa" w:date="2015-08-25T14:49:00Z">
                <w:pPr/>
              </w:pPrChange>
            </w:pPr>
            <w:ins w:id="5113" w:author="Gabriel Correa" w:date="2015-08-25T14:35:00Z">
              <w:r>
                <w:rPr>
                  <w:rFonts w:ascii="Calibri" w:hAnsi="Calibri" w:cs="Calibri"/>
                  <w:color w:val="000000"/>
                  <w:sz w:val="22"/>
                </w:rPr>
                <w:t>0.52</w:t>
              </w:r>
            </w:ins>
          </w:p>
        </w:tc>
      </w:tr>
      <w:tr w:rsidR="00A223C0" w:rsidRPr="002B28AD" w:rsidTr="00A223C0">
        <w:trPr>
          <w:trHeight w:val="300"/>
          <w:ins w:id="5114"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5115" w:author="Gabriel Correa" w:date="2015-08-25T14:29:00Z"/>
                <w:rFonts w:eastAsia="Times New Roman" w:cs="Calibri"/>
                <w:color w:val="000000"/>
                <w:sz w:val="22"/>
              </w:rPr>
            </w:pPr>
            <w:ins w:id="5116" w:author="Gabriel Correa" w:date="2015-08-25T14:29:00Z">
              <w:r w:rsidRPr="002B28AD">
                <w:rPr>
                  <w:rFonts w:eastAsia="Times New Roman" w:cs="Calibri"/>
                  <w:color w:val="000000"/>
                  <w:sz w:val="22"/>
                </w:rPr>
                <w:t>18</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5117" w:author="Gabriel Correa" w:date="2015-08-25T14:29:00Z"/>
                <w:rFonts w:eastAsia="Times New Roman" w:cs="Calibri"/>
                <w:color w:val="000000"/>
                <w:sz w:val="22"/>
              </w:rPr>
            </w:pPr>
            <w:ins w:id="5118" w:author="Gabriel Correa" w:date="2015-08-25T14:35:00Z">
              <w:r>
                <w:rPr>
                  <w:rFonts w:ascii="Calibri" w:hAnsi="Calibri" w:cs="Calibri"/>
                  <w:color w:val="000000"/>
                  <w:sz w:val="22"/>
                </w:rPr>
                <w:t>0.53</w:t>
              </w:r>
            </w:ins>
          </w:p>
        </w:tc>
        <w:tc>
          <w:tcPr>
            <w:tcW w:w="992" w:type="dxa"/>
            <w:noWrap/>
            <w:vAlign w:val="bottom"/>
            <w:hideMark/>
          </w:tcPr>
          <w:p w:rsidR="00C70510" w:rsidRPr="002B28AD" w:rsidRDefault="00C70510">
            <w:pPr>
              <w:jc w:val="right"/>
              <w:rPr>
                <w:ins w:id="5119" w:author="Gabriel Correa" w:date="2015-08-25T14:29:00Z"/>
                <w:rFonts w:eastAsia="Times New Roman" w:cs="Calibri"/>
                <w:color w:val="000000"/>
                <w:sz w:val="22"/>
              </w:rPr>
            </w:pPr>
            <w:ins w:id="5120"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5121" w:author="Gabriel Correa" w:date="2015-08-25T14:29:00Z"/>
                <w:rFonts w:eastAsia="Times New Roman" w:cs="Calibri"/>
                <w:color w:val="000000"/>
                <w:sz w:val="22"/>
              </w:rPr>
            </w:pPr>
            <w:ins w:id="5122" w:author="Gabriel Correa" w:date="2015-08-25T14:35:00Z">
              <w:r>
                <w:rPr>
                  <w:rFonts w:ascii="Calibri" w:hAnsi="Calibri" w:cs="Calibri"/>
                  <w:color w:val="000000"/>
                  <w:sz w:val="22"/>
                </w:rPr>
                <w:t>0.68</w:t>
              </w:r>
            </w:ins>
          </w:p>
        </w:tc>
        <w:tc>
          <w:tcPr>
            <w:tcW w:w="1421" w:type="dxa"/>
            <w:gridSpan w:val="2"/>
            <w:vAlign w:val="bottom"/>
          </w:tcPr>
          <w:p w:rsidR="00C70510" w:rsidRPr="002B28AD" w:rsidRDefault="00C70510">
            <w:pPr>
              <w:jc w:val="right"/>
              <w:rPr>
                <w:ins w:id="5123" w:author="Gabriel Correa" w:date="2015-08-25T14:29:00Z"/>
                <w:rFonts w:eastAsia="Times New Roman" w:cs="Times New Roman"/>
                <w:sz w:val="22"/>
              </w:rPr>
              <w:pPrChange w:id="5124" w:author="Gabriel Correa" w:date="2015-08-25T14:49:00Z">
                <w:pPr/>
              </w:pPrChange>
            </w:pPr>
            <w:ins w:id="5125" w:author="Gabriel Correa" w:date="2015-08-25T14:35:00Z">
              <w:r>
                <w:rPr>
                  <w:rFonts w:ascii="Calibri" w:hAnsi="Calibri" w:cs="Calibri"/>
                  <w:color w:val="000000"/>
                  <w:sz w:val="22"/>
                </w:rPr>
                <w:t>0.37</w:t>
              </w:r>
            </w:ins>
          </w:p>
        </w:tc>
        <w:tc>
          <w:tcPr>
            <w:tcW w:w="1134" w:type="dxa"/>
            <w:vAlign w:val="bottom"/>
          </w:tcPr>
          <w:p w:rsidR="00C70510" w:rsidRPr="002B28AD" w:rsidRDefault="00C70510">
            <w:pPr>
              <w:jc w:val="right"/>
              <w:rPr>
                <w:ins w:id="5126" w:author="Gabriel Correa" w:date="2015-08-25T14:29:00Z"/>
                <w:rFonts w:eastAsia="Times New Roman" w:cs="Times New Roman"/>
                <w:sz w:val="22"/>
              </w:rPr>
              <w:pPrChange w:id="5127" w:author="Gabriel Correa" w:date="2015-08-25T14:49:00Z">
                <w:pPr/>
              </w:pPrChange>
            </w:pPr>
            <w:ins w:id="5128" w:author="Gabriel Correa" w:date="2015-08-25T14:35:00Z">
              <w:r>
                <w:rPr>
                  <w:rFonts w:ascii="Calibri" w:hAnsi="Calibri" w:cs="Calibri"/>
                  <w:color w:val="000000"/>
                  <w:sz w:val="22"/>
                </w:rPr>
                <w:t>0.82</w:t>
              </w:r>
            </w:ins>
          </w:p>
        </w:tc>
        <w:tc>
          <w:tcPr>
            <w:tcW w:w="1702" w:type="dxa"/>
            <w:gridSpan w:val="4"/>
            <w:vAlign w:val="bottom"/>
          </w:tcPr>
          <w:p w:rsidR="00C70510" w:rsidRPr="002B28AD" w:rsidRDefault="00C70510">
            <w:pPr>
              <w:jc w:val="right"/>
              <w:rPr>
                <w:ins w:id="5129" w:author="Gabriel Correa" w:date="2015-08-25T14:29:00Z"/>
                <w:rFonts w:eastAsia="Times New Roman" w:cs="Times New Roman"/>
                <w:sz w:val="22"/>
              </w:rPr>
              <w:pPrChange w:id="5130" w:author="Gabriel Correa" w:date="2015-08-25T14:49:00Z">
                <w:pPr/>
              </w:pPrChange>
            </w:pPr>
            <w:ins w:id="5131" w:author="Gabriel Correa" w:date="2015-08-25T14:35:00Z">
              <w:r>
                <w:rPr>
                  <w:rFonts w:ascii="Calibri" w:hAnsi="Calibri" w:cs="Calibri"/>
                  <w:color w:val="000000"/>
                  <w:sz w:val="22"/>
                </w:rPr>
                <w:t>0.51</w:t>
              </w:r>
            </w:ins>
          </w:p>
        </w:tc>
      </w:tr>
      <w:tr w:rsidR="00A223C0" w:rsidRPr="002B28AD" w:rsidTr="00A223C0">
        <w:trPr>
          <w:trHeight w:val="300"/>
          <w:ins w:id="5132" w:author="Gabriel Correa" w:date="2015-08-25T14:29:00Z"/>
          <w:trPrChange w:id="5133" w:author="Gabriel Correa" w:date="2015-08-25T14:50:00Z">
            <w:trPr>
              <w:gridAfter w:val="0"/>
              <w:wAfter w:w="166" w:type="dxa"/>
              <w:trHeight w:val="300"/>
            </w:trPr>
          </w:trPrChange>
        </w:trPr>
        <w:tc>
          <w:tcPr>
            <w:tcW w:w="1098" w:type="dxa"/>
            <w:gridSpan w:val="3"/>
            <w:tcBorders>
              <w:bottom w:val="nil"/>
              <w:right w:val="dotDash" w:sz="4" w:space="0" w:color="A6A6A6" w:themeColor="background1" w:themeShade="A6"/>
            </w:tcBorders>
            <w:noWrap/>
            <w:hideMark/>
            <w:tcPrChange w:id="5134" w:author="Gabriel Correa" w:date="2015-08-25T14:50:00Z">
              <w:tcPr>
                <w:tcW w:w="1102" w:type="dxa"/>
                <w:gridSpan w:val="4"/>
                <w:tcBorders>
                  <w:bottom w:val="nil"/>
                  <w:right w:val="dotDash" w:sz="4" w:space="0" w:color="A6A6A6" w:themeColor="background1" w:themeShade="A6"/>
                </w:tcBorders>
                <w:noWrap/>
                <w:hideMark/>
              </w:tcPr>
            </w:tcPrChange>
          </w:tcPr>
          <w:p w:rsidR="00C70510" w:rsidRPr="002B28AD" w:rsidRDefault="00C70510">
            <w:pPr>
              <w:jc w:val="right"/>
              <w:rPr>
                <w:ins w:id="5135" w:author="Gabriel Correa" w:date="2015-08-25T14:29:00Z"/>
                <w:rFonts w:eastAsia="Times New Roman" w:cs="Calibri"/>
                <w:color w:val="000000"/>
                <w:sz w:val="22"/>
              </w:rPr>
            </w:pPr>
            <w:ins w:id="5136" w:author="Gabriel Correa" w:date="2015-08-25T14:29:00Z">
              <w:r w:rsidRPr="002B28AD">
                <w:rPr>
                  <w:rFonts w:eastAsia="Times New Roman" w:cs="Calibri"/>
                  <w:color w:val="000000"/>
                  <w:sz w:val="22"/>
                </w:rPr>
                <w:t>20</w:t>
              </w:r>
            </w:ins>
          </w:p>
        </w:tc>
        <w:tc>
          <w:tcPr>
            <w:tcW w:w="1135" w:type="dxa"/>
            <w:gridSpan w:val="2"/>
            <w:tcBorders>
              <w:left w:val="dotDash" w:sz="4" w:space="0" w:color="A6A6A6" w:themeColor="background1" w:themeShade="A6"/>
            </w:tcBorders>
            <w:noWrap/>
            <w:vAlign w:val="bottom"/>
            <w:hideMark/>
            <w:tcPrChange w:id="5137" w:author="Gabriel Correa" w:date="2015-08-25T14:50:00Z">
              <w:tcPr>
                <w:tcW w:w="1035" w:type="dxa"/>
                <w:gridSpan w:val="3"/>
                <w:tcBorders>
                  <w:left w:val="dotDash" w:sz="4" w:space="0" w:color="A6A6A6" w:themeColor="background1" w:themeShade="A6"/>
                </w:tcBorders>
                <w:noWrap/>
                <w:vAlign w:val="bottom"/>
                <w:hideMark/>
              </w:tcPr>
            </w:tcPrChange>
          </w:tcPr>
          <w:p w:rsidR="00C70510" w:rsidRPr="002B28AD" w:rsidRDefault="00C70510">
            <w:pPr>
              <w:jc w:val="right"/>
              <w:rPr>
                <w:ins w:id="5138" w:author="Gabriel Correa" w:date="2015-08-25T14:29:00Z"/>
                <w:rFonts w:eastAsia="Times New Roman" w:cs="Calibri"/>
                <w:color w:val="000000"/>
                <w:sz w:val="22"/>
              </w:rPr>
            </w:pPr>
            <w:ins w:id="5139" w:author="Gabriel Correa" w:date="2015-08-25T14:35:00Z">
              <w:r>
                <w:rPr>
                  <w:rFonts w:ascii="Calibri" w:hAnsi="Calibri" w:cs="Calibri"/>
                  <w:color w:val="000000"/>
                  <w:sz w:val="22"/>
                </w:rPr>
                <w:t>0.52</w:t>
              </w:r>
            </w:ins>
          </w:p>
        </w:tc>
        <w:tc>
          <w:tcPr>
            <w:tcW w:w="992" w:type="dxa"/>
            <w:tcBorders>
              <w:bottom w:val="nil"/>
            </w:tcBorders>
            <w:noWrap/>
            <w:vAlign w:val="bottom"/>
            <w:hideMark/>
            <w:tcPrChange w:id="5140" w:author="Gabriel Correa" w:date="2015-08-25T14:50:00Z">
              <w:tcPr>
                <w:tcW w:w="1090" w:type="dxa"/>
                <w:gridSpan w:val="7"/>
                <w:tcBorders>
                  <w:bottom w:val="nil"/>
                </w:tcBorders>
                <w:noWrap/>
                <w:vAlign w:val="bottom"/>
                <w:hideMark/>
              </w:tcPr>
            </w:tcPrChange>
          </w:tcPr>
          <w:p w:rsidR="00C70510" w:rsidRPr="002B28AD" w:rsidRDefault="00C70510">
            <w:pPr>
              <w:jc w:val="right"/>
              <w:rPr>
                <w:ins w:id="5141" w:author="Gabriel Correa" w:date="2015-08-25T14:29:00Z"/>
                <w:rFonts w:eastAsia="Times New Roman" w:cs="Calibri"/>
                <w:color w:val="000000"/>
                <w:sz w:val="22"/>
              </w:rPr>
            </w:pPr>
            <w:ins w:id="5142" w:author="Gabriel Correa" w:date="2015-08-25T14:35:00Z">
              <w:r>
                <w:rPr>
                  <w:rFonts w:ascii="Calibri" w:hAnsi="Calibri" w:cs="Calibri"/>
                  <w:color w:val="000000"/>
                  <w:sz w:val="22"/>
                </w:rPr>
                <w:t>0.96</w:t>
              </w:r>
            </w:ins>
          </w:p>
        </w:tc>
        <w:tc>
          <w:tcPr>
            <w:tcW w:w="1561" w:type="dxa"/>
            <w:gridSpan w:val="2"/>
            <w:tcBorders>
              <w:bottom w:val="nil"/>
              <w:right w:val="dotDotDash" w:sz="8" w:space="0" w:color="595959" w:themeColor="text1" w:themeTint="A6"/>
            </w:tcBorders>
            <w:noWrap/>
            <w:vAlign w:val="bottom"/>
            <w:hideMark/>
            <w:tcPrChange w:id="5143" w:author="Gabriel Correa" w:date="2015-08-25T14:50:00Z">
              <w:tcPr>
                <w:tcW w:w="1389" w:type="dxa"/>
                <w:gridSpan w:val="5"/>
                <w:tcBorders>
                  <w:bottom w:val="nil"/>
                  <w:right w:val="dotDotDash" w:sz="8" w:space="0" w:color="595959" w:themeColor="text1" w:themeTint="A6"/>
                </w:tcBorders>
                <w:noWrap/>
                <w:vAlign w:val="bottom"/>
                <w:hideMark/>
              </w:tcPr>
            </w:tcPrChange>
          </w:tcPr>
          <w:p w:rsidR="00C70510" w:rsidRPr="002B28AD" w:rsidRDefault="00C70510">
            <w:pPr>
              <w:jc w:val="right"/>
              <w:rPr>
                <w:ins w:id="5144" w:author="Gabriel Correa" w:date="2015-08-25T14:29:00Z"/>
                <w:rFonts w:eastAsia="Times New Roman" w:cs="Calibri"/>
                <w:color w:val="000000"/>
                <w:sz w:val="22"/>
              </w:rPr>
            </w:pPr>
            <w:ins w:id="5145" w:author="Gabriel Correa" w:date="2015-08-25T14:35:00Z">
              <w:r>
                <w:rPr>
                  <w:rFonts w:ascii="Calibri" w:hAnsi="Calibri" w:cs="Calibri"/>
                  <w:color w:val="000000"/>
                  <w:sz w:val="22"/>
                </w:rPr>
                <w:t>0.68</w:t>
              </w:r>
            </w:ins>
          </w:p>
        </w:tc>
        <w:tc>
          <w:tcPr>
            <w:tcW w:w="1421" w:type="dxa"/>
            <w:gridSpan w:val="2"/>
            <w:vAlign w:val="bottom"/>
            <w:tcPrChange w:id="5146" w:author="Gabriel Correa" w:date="2015-08-25T14:50:00Z">
              <w:tcPr>
                <w:tcW w:w="1422" w:type="dxa"/>
                <w:gridSpan w:val="4"/>
                <w:vAlign w:val="bottom"/>
              </w:tcPr>
            </w:tcPrChange>
          </w:tcPr>
          <w:p w:rsidR="00C70510" w:rsidRPr="002B28AD" w:rsidRDefault="00C70510">
            <w:pPr>
              <w:jc w:val="right"/>
              <w:rPr>
                <w:ins w:id="5147" w:author="Gabriel Correa" w:date="2015-08-25T14:29:00Z"/>
                <w:rFonts w:eastAsia="Times New Roman" w:cs="Times New Roman"/>
                <w:sz w:val="22"/>
              </w:rPr>
              <w:pPrChange w:id="5148" w:author="Gabriel Correa" w:date="2015-08-25T14:49:00Z">
                <w:pPr/>
              </w:pPrChange>
            </w:pPr>
            <w:ins w:id="5149" w:author="Gabriel Correa" w:date="2015-08-25T14:35:00Z">
              <w:r>
                <w:rPr>
                  <w:rFonts w:ascii="Calibri" w:hAnsi="Calibri" w:cs="Calibri"/>
                  <w:color w:val="000000"/>
                  <w:sz w:val="22"/>
                </w:rPr>
                <w:t>0.35</w:t>
              </w:r>
            </w:ins>
          </w:p>
        </w:tc>
        <w:tc>
          <w:tcPr>
            <w:tcW w:w="1134" w:type="dxa"/>
            <w:vAlign w:val="bottom"/>
            <w:tcPrChange w:id="5150" w:author="Gabriel Correa" w:date="2015-08-25T14:50:00Z">
              <w:tcPr>
                <w:tcW w:w="1134" w:type="dxa"/>
                <w:gridSpan w:val="5"/>
                <w:vAlign w:val="bottom"/>
              </w:tcPr>
            </w:tcPrChange>
          </w:tcPr>
          <w:p w:rsidR="00C70510" w:rsidRPr="002B28AD" w:rsidRDefault="00C70510">
            <w:pPr>
              <w:jc w:val="right"/>
              <w:rPr>
                <w:ins w:id="5151" w:author="Gabriel Correa" w:date="2015-08-25T14:29:00Z"/>
                <w:rFonts w:eastAsia="Times New Roman" w:cs="Times New Roman"/>
                <w:sz w:val="22"/>
              </w:rPr>
              <w:pPrChange w:id="5152" w:author="Gabriel Correa" w:date="2015-08-25T14:49:00Z">
                <w:pPr/>
              </w:pPrChange>
            </w:pPr>
            <w:ins w:id="5153" w:author="Gabriel Correa" w:date="2015-08-25T14:35:00Z">
              <w:r>
                <w:rPr>
                  <w:rFonts w:ascii="Calibri" w:hAnsi="Calibri" w:cs="Calibri"/>
                  <w:color w:val="000000"/>
                  <w:sz w:val="22"/>
                </w:rPr>
                <w:t>0.83</w:t>
              </w:r>
            </w:ins>
          </w:p>
        </w:tc>
        <w:tc>
          <w:tcPr>
            <w:tcW w:w="1702" w:type="dxa"/>
            <w:gridSpan w:val="4"/>
            <w:vAlign w:val="bottom"/>
            <w:tcPrChange w:id="5154" w:author="Gabriel Correa" w:date="2015-08-25T14:50:00Z">
              <w:tcPr>
                <w:tcW w:w="1702" w:type="dxa"/>
                <w:gridSpan w:val="9"/>
                <w:vAlign w:val="bottom"/>
              </w:tcPr>
            </w:tcPrChange>
          </w:tcPr>
          <w:p w:rsidR="00C70510" w:rsidRPr="002B28AD" w:rsidRDefault="00C70510">
            <w:pPr>
              <w:jc w:val="right"/>
              <w:rPr>
                <w:ins w:id="5155" w:author="Gabriel Correa" w:date="2015-08-25T14:29:00Z"/>
                <w:rFonts w:eastAsia="Times New Roman" w:cs="Times New Roman"/>
                <w:sz w:val="22"/>
              </w:rPr>
              <w:pPrChange w:id="5156" w:author="Gabriel Correa" w:date="2015-08-25T14:49:00Z">
                <w:pPr/>
              </w:pPrChange>
            </w:pPr>
            <w:ins w:id="5157" w:author="Gabriel Correa" w:date="2015-08-25T14:35:00Z">
              <w:r>
                <w:rPr>
                  <w:rFonts w:ascii="Calibri" w:hAnsi="Calibri" w:cs="Calibri"/>
                  <w:color w:val="000000"/>
                  <w:sz w:val="22"/>
                </w:rPr>
                <w:t>0.49</w:t>
              </w:r>
            </w:ins>
          </w:p>
        </w:tc>
      </w:tr>
      <w:tr w:rsidR="00C70510" w:rsidRPr="002B28AD" w:rsidTr="00A223C0">
        <w:tblPrEx>
          <w:tblPrExChange w:id="5158" w:author="Gabriel Correa" w:date="2015-08-25T14:50:00Z">
            <w:tblPrEx>
              <w:tblW w:w="8672" w:type="dxa"/>
            </w:tblPrEx>
          </w:tblPrExChange>
        </w:tblPrEx>
        <w:trPr>
          <w:gridAfter w:val="1"/>
          <w:wAfter w:w="381" w:type="dxa"/>
          <w:trHeight w:val="300"/>
          <w:ins w:id="5159" w:author="Gabriel Correa" w:date="2015-08-25T14:43:00Z"/>
          <w:trPrChange w:id="5160" w:author="Gabriel Correa" w:date="2015-08-25T14:50:00Z">
            <w:trPr>
              <w:gridAfter w:val="1"/>
              <w:trHeight w:val="300"/>
            </w:trPr>
          </w:trPrChange>
        </w:trPr>
        <w:tc>
          <w:tcPr>
            <w:tcW w:w="8662" w:type="dxa"/>
            <w:gridSpan w:val="14"/>
            <w:tcBorders>
              <w:top w:val="nil"/>
            </w:tcBorders>
            <w:noWrap/>
            <w:tcPrChange w:id="5161" w:author="Gabriel Correa" w:date="2015-08-25T14:50:00Z">
              <w:tcPr>
                <w:tcW w:w="8672" w:type="dxa"/>
                <w:gridSpan w:val="36"/>
                <w:tcBorders>
                  <w:top w:val="nil"/>
                </w:tcBorders>
                <w:noWrap/>
              </w:tcPr>
            </w:tcPrChange>
          </w:tcPr>
          <w:p w:rsidR="00C70510" w:rsidRDefault="00C70510">
            <w:pPr>
              <w:jc w:val="right"/>
              <w:rPr>
                <w:ins w:id="5162" w:author="Gabriel Correa" w:date="2015-08-25T14:43:00Z"/>
                <w:rFonts w:ascii="Calibri" w:hAnsi="Calibri" w:cs="Calibri"/>
                <w:color w:val="000000"/>
                <w:sz w:val="22"/>
              </w:rPr>
              <w:pPrChange w:id="5163" w:author="Gabriel Correa" w:date="2015-08-25T14:45:00Z">
                <w:pPr/>
              </w:pPrChange>
            </w:pPr>
            <w:ins w:id="5164" w:author="Gabriel Correa" w:date="2015-08-25T14:44:00Z">
              <w:r w:rsidRPr="002B28AD">
                <w:rPr>
                  <w:rFonts w:cs="Calibri"/>
                  <w:i/>
                  <w:color w:val="595959" w:themeColor="text1" w:themeTint="A6"/>
                  <w:sz w:val="22"/>
                </w:rPr>
                <w:t>(Entrenamiento: Java</w:t>
              </w:r>
            </w:ins>
            <w:ins w:id="5165" w:author="Gabriel Correa" w:date="2015-08-25T14:45:00Z">
              <w:r>
                <w:rPr>
                  <w:rFonts w:cs="Calibri"/>
                  <w:i/>
                  <w:color w:val="595959" w:themeColor="text1" w:themeTint="A6"/>
                  <w:sz w:val="22"/>
                </w:rPr>
                <w:t>, JFace</w:t>
              </w:r>
            </w:ins>
            <w:ins w:id="5166" w:author="Gabriel Correa" w:date="2015-08-25T14:44:00Z">
              <w:r w:rsidRPr="002B28AD">
                <w:rPr>
                  <w:rFonts w:cs="Calibri"/>
                  <w:i/>
                  <w:color w:val="595959" w:themeColor="text1" w:themeTint="A6"/>
                  <w:sz w:val="22"/>
                </w:rPr>
                <w:t xml:space="preserve">     -     Pruebas: </w:t>
              </w:r>
            </w:ins>
            <w:ins w:id="5167" w:author="Gabriel Correa" w:date="2015-08-25T14:45:00Z">
              <w:r>
                <w:rPr>
                  <w:rFonts w:cs="Calibri"/>
                  <w:i/>
                  <w:color w:val="595959" w:themeColor="text1" w:themeTint="A6"/>
                  <w:sz w:val="22"/>
                </w:rPr>
                <w:t>Apache Commons</w:t>
              </w:r>
            </w:ins>
            <w:ins w:id="5168" w:author="Gabriel Correa" w:date="2015-08-25T14:44:00Z">
              <w:r w:rsidRPr="002B28AD">
                <w:rPr>
                  <w:rFonts w:cs="Calibri"/>
                  <w:i/>
                  <w:color w:val="595959" w:themeColor="text1" w:themeTint="A6"/>
                  <w:sz w:val="22"/>
                </w:rPr>
                <w:t>)</w:t>
              </w:r>
            </w:ins>
          </w:p>
        </w:tc>
      </w:tr>
    </w:tbl>
    <w:p w:rsidR="007123F7" w:rsidRDefault="00366968" w:rsidP="008A70A2">
      <w:pPr>
        <w:rPr>
          <w:ins w:id="5169" w:author="Gabriel Correa" w:date="2015-08-25T15:17:00Z"/>
        </w:rPr>
      </w:pPr>
      <w:ins w:id="5170" w:author="Gabriel Correa" w:date="2015-08-25T15:14:00Z">
        <w:r>
          <w:t>Us</w:t>
        </w:r>
      </w:ins>
      <w:ins w:id="5171" w:author="Gabriel Correa" w:date="2015-08-25T15:15:00Z">
        <w:r>
          <w:t xml:space="preserve">ándo la matriz de costos sobre NaiveBayes se pudo alcanzar más de 95% de correctitud detectando directivas. </w:t>
        </w:r>
      </w:ins>
      <w:ins w:id="5172" w:author="Gabriel Correa" w:date="2015-08-25T15:16:00Z">
        <w:r>
          <w:t xml:space="preserve">NaiveBayes puede ser mejorado en términos de </w:t>
        </w:r>
        <w:r>
          <w:rPr>
            <w:i/>
          </w:rPr>
          <w:t>recall</w:t>
        </w:r>
        <w:r>
          <w:t xml:space="preserve"> usando este método lo cual lo deja como uno de los mejores candidatos para detectar la mayor cantidad de directivas de una API, </w:t>
        </w:r>
      </w:ins>
      <w:ins w:id="5173" w:author="Gabriel Correa" w:date="2015-08-25T15:17:00Z">
        <w:r>
          <w:t>al menos según los resultados de estos experimentos.</w:t>
        </w:r>
      </w:ins>
    </w:p>
    <w:p w:rsidR="00366968" w:rsidRPr="00F80B4D" w:rsidRDefault="00366968" w:rsidP="008A70A2">
      <w:pPr>
        <w:rPr>
          <w:ins w:id="5174" w:author="Gabriel Correa" w:date="2015-08-25T15:21:00Z"/>
        </w:rPr>
      </w:pPr>
      <w:ins w:id="5175" w:author="Gabriel Correa" w:date="2015-08-25T15:18:00Z">
        <w:r>
          <w:t xml:space="preserve">Por otra parte, con el clasificador </w:t>
        </w:r>
        <w:r>
          <w:rPr>
            <w:i/>
          </w:rPr>
          <w:t>Logistic</w:t>
        </w:r>
        <w:r>
          <w:t xml:space="preserve"> también se </w:t>
        </w:r>
      </w:ins>
      <w:ins w:id="5176" w:author="Gabriel Correa" w:date="2015-08-25T15:19:00Z">
        <w:r>
          <w:t xml:space="preserve">realizaron </w:t>
        </w:r>
      </w:ins>
      <w:ins w:id="5177" w:author="Gabriel Correa" w:date="2015-08-25T15:18:00Z">
        <w:r>
          <w:t>pruebas usando la matriz de costos</w:t>
        </w:r>
      </w:ins>
      <w:ins w:id="5178" w:author="Gabriel Correa" w:date="2015-08-25T15:19:00Z">
        <w:r>
          <w:t xml:space="preserve">, pero usando los datos de </w:t>
        </w:r>
      </w:ins>
      <w:ins w:id="5179" w:author="Gabriel Correa" w:date="2015-08-25T15:20:00Z">
        <w:r>
          <w:t xml:space="preserve">la sección </w:t>
        </w:r>
      </w:ins>
      <w:ins w:id="5180" w:author="Gabriel Correa" w:date="2015-08-25T15:19:00Z">
        <w:r>
          <w:fldChar w:fldCharType="begin"/>
        </w:r>
        <w:r>
          <w:instrText xml:space="preserve"> REF _Ref428279312 \r \h </w:instrText>
        </w:r>
      </w:ins>
      <w:r>
        <w:fldChar w:fldCharType="separate"/>
      </w:r>
      <w:ins w:id="5181" w:author="Gabriel Correa" w:date="2015-08-28T07:30:00Z">
        <w:r w:rsidR="00E54D64">
          <w:t>7.2.3</w:t>
        </w:r>
      </w:ins>
      <w:ins w:id="5182" w:author="Gabriel Correa" w:date="2015-08-25T15:19:00Z">
        <w:r>
          <w:fldChar w:fldCharType="end"/>
        </w:r>
      </w:ins>
      <w:ins w:id="5183" w:author="Gabriel Correa" w:date="2015-08-25T15:20:00Z">
        <w:r>
          <w:t xml:space="preserve"> </w:t>
        </w:r>
      </w:ins>
      <w:ins w:id="5184" w:author="Gabriel Correa" w:date="2015-08-25T15:22:00Z">
        <w:r>
          <w:t>–</w:t>
        </w:r>
      </w:ins>
      <w:ins w:id="5185" w:author="Gabriel Correa" w:date="2015-08-25T15:20:00Z">
        <w:r>
          <w:t xml:space="preserve"> </w:t>
        </w:r>
      </w:ins>
      <w:ins w:id="5186" w:author="Gabriel Correa" w:date="2015-08-25T15:22:00Z">
        <w:r>
          <w:t>‘</w:t>
        </w:r>
      </w:ins>
      <w:ins w:id="5187" w:author="Gabriel Correa" w:date="2015-08-25T15:20:00Z">
        <w:r>
          <w:fldChar w:fldCharType="begin"/>
        </w:r>
        <w:r>
          <w:instrText xml:space="preserve"> REF _Ref428279312 \h </w:instrText>
        </w:r>
      </w:ins>
      <w:r>
        <w:fldChar w:fldCharType="separate"/>
      </w:r>
      <w:ins w:id="5188" w:author="Gabriel Correa" w:date="2015-08-28T07:30:00Z">
        <w:r w:rsidR="00E54D64">
          <w:t>Usando una API</w:t>
        </w:r>
      </w:ins>
      <w:ins w:id="5189" w:author="Gabriel Correa" w:date="2015-08-25T15:20:00Z">
        <w:r>
          <w:fldChar w:fldCharType="end"/>
        </w:r>
      </w:ins>
      <w:ins w:id="5190" w:author="Gabriel Correa" w:date="2015-08-25T15:22:00Z">
        <w:r>
          <w:t>’</w:t>
        </w:r>
      </w:ins>
      <w:ins w:id="5191" w:author="Gabriel Correa" w:date="2015-08-25T15:20:00Z">
        <w:r>
          <w:t>.</w:t>
        </w:r>
      </w:ins>
      <w:ins w:id="5192" w:author="Gabriel Correa" w:date="2015-08-25T15:22:00Z">
        <w:r>
          <w:t xml:space="preserve"> </w:t>
        </w:r>
      </w:ins>
      <w:ins w:id="5193" w:author="Gabriel Correa" w:date="2015-08-25T15:23:00Z">
        <w:r>
          <w:t xml:space="preserve">Los resultados de </w:t>
        </w:r>
        <w:r>
          <w:rPr>
            <w:i/>
          </w:rPr>
          <w:t>Logistic</w:t>
        </w:r>
        <w:r>
          <w:t xml:space="preserve"> entrando sólo con un 2.5</w:t>
        </w:r>
      </w:ins>
      <w:ins w:id="5194" w:author="Gabriel Correa" w:date="2015-08-25T15:24:00Z">
        <w:r>
          <w:t xml:space="preserve">% de una API </w:t>
        </w:r>
        <w:r w:rsidR="00F80B4D">
          <w:t>son buenos, pero no consistentes. Pueden ser un accidente que haya funcionado bien o tambi</w:t>
        </w:r>
      </w:ins>
      <w:ins w:id="5195" w:author="Gabriel Correa" w:date="2015-08-25T15:25:00Z">
        <w:r w:rsidR="00F80B4D">
          <w:t xml:space="preserve">én puede ser que sea un buen clasificador con porcentajes muy bajos de entrenamiento. Sin embargo los costos de matriz solo empeoró el rendimiento de </w:t>
        </w:r>
        <w:r w:rsidR="00F80B4D">
          <w:rPr>
            <w:i/>
          </w:rPr>
          <w:t>Logistic</w:t>
        </w:r>
      </w:ins>
      <w:ins w:id="5196" w:author="Gabriel Correa" w:date="2015-08-25T15:26:00Z">
        <w:r w:rsidR="00F80B4D">
          <w:t xml:space="preserve"> como lo muestra la </w:t>
        </w:r>
      </w:ins>
      <w:ins w:id="5197" w:author="Gabriel Correa" w:date="2015-08-25T15:28:00Z">
        <w:r w:rsidR="00F80B4D">
          <w:fldChar w:fldCharType="begin"/>
        </w:r>
        <w:r w:rsidR="00F80B4D">
          <w:instrText xml:space="preserve"> REF _Ref428279832 \h </w:instrText>
        </w:r>
      </w:ins>
      <w:r w:rsidR="00F80B4D">
        <w:fldChar w:fldCharType="separate"/>
      </w:r>
      <w:ins w:id="5198" w:author="Gabriel Correa" w:date="2015-08-28T07:30:00Z">
        <w:r w:rsidR="00E54D64">
          <w:t xml:space="preserve">Imagen </w:t>
        </w:r>
        <w:r w:rsidR="00E54D64">
          <w:rPr>
            <w:noProof/>
          </w:rPr>
          <w:t>7</w:t>
        </w:r>
        <w:r w:rsidR="00E54D64">
          <w:t>.</w:t>
        </w:r>
        <w:r w:rsidR="00E54D64">
          <w:rPr>
            <w:noProof/>
          </w:rPr>
          <w:t>6</w:t>
        </w:r>
      </w:ins>
      <w:ins w:id="5199" w:author="Gabriel Correa" w:date="2015-08-25T15:28:00Z">
        <w:r w:rsidR="00F80B4D">
          <w:fldChar w:fldCharType="end"/>
        </w:r>
      </w:ins>
      <w:ins w:id="5200" w:author="Gabriel Correa" w:date="2015-08-25T15:26:00Z">
        <w:r w:rsidR="00F80B4D">
          <w:t>.</w:t>
        </w:r>
      </w:ins>
    </w:p>
    <w:p w:rsidR="00F80B4D" w:rsidRDefault="00366968">
      <w:pPr>
        <w:keepNext/>
        <w:jc w:val="center"/>
        <w:rPr>
          <w:ins w:id="5201" w:author="Gabriel Correa" w:date="2015-08-25T15:26:00Z"/>
        </w:rPr>
        <w:pPrChange w:id="5202" w:author="Gabriel Correa" w:date="2015-08-25T15:26:00Z">
          <w:pPr>
            <w:jc w:val="center"/>
          </w:pPr>
        </w:pPrChange>
      </w:pPr>
      <w:ins w:id="5203" w:author="Gabriel Correa" w:date="2015-08-25T15:23:00Z">
        <w:r>
          <w:rPr>
            <w:noProof/>
          </w:rPr>
          <w:lastRenderedPageBreak/>
          <w:drawing>
            <wp:inline distT="0" distB="0" distL="0" distR="0" wp14:anchorId="4DA73544" wp14:editId="22B34C38">
              <wp:extent cx="2881016" cy="2433099"/>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6833" cy="2438011"/>
                      </a:xfrm>
                      <a:prstGeom prst="rect">
                        <a:avLst/>
                      </a:prstGeom>
                      <a:noFill/>
                    </pic:spPr>
                  </pic:pic>
                </a:graphicData>
              </a:graphic>
            </wp:inline>
          </w:drawing>
        </w:r>
      </w:ins>
    </w:p>
    <w:p w:rsidR="00366968" w:rsidRPr="007C2995" w:rsidRDefault="00F80B4D" w:rsidP="005D2320">
      <w:pPr>
        <w:pStyle w:val="Epgrafe"/>
        <w:jc w:val="center"/>
        <w:rPr>
          <w:ins w:id="5204" w:author="Gabriel Correa" w:date="2015-08-25T13:40:00Z"/>
        </w:rPr>
      </w:pPr>
      <w:bookmarkStart w:id="5205" w:name="_Ref428279832"/>
      <w:bookmarkStart w:id="5206" w:name="_Ref428279830"/>
      <w:ins w:id="5207" w:author="Gabriel Correa" w:date="2015-08-25T15:26:00Z">
        <w:r>
          <w:t xml:space="preserve">Imagen </w:t>
        </w:r>
      </w:ins>
      <w:ins w:id="5208" w:author="Gabriel Correa" w:date="2015-08-28T07:37:00Z">
        <w:r w:rsidR="00E54D64">
          <w:fldChar w:fldCharType="begin"/>
        </w:r>
        <w:r w:rsidR="00E54D64">
          <w:instrText xml:space="preserve"> STYLEREF 1 \s </w:instrText>
        </w:r>
      </w:ins>
      <w:r w:rsidR="00E54D64">
        <w:fldChar w:fldCharType="separate"/>
      </w:r>
      <w:r w:rsidR="00E54D64">
        <w:rPr>
          <w:noProof/>
        </w:rPr>
        <w:t>7</w:t>
      </w:r>
      <w:ins w:id="5209"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5210" w:author="Gabriel Correa" w:date="2015-08-28T07:37:00Z">
        <w:r w:rsidR="00E54D64">
          <w:rPr>
            <w:noProof/>
          </w:rPr>
          <w:t>6</w:t>
        </w:r>
        <w:r w:rsidR="00E54D64">
          <w:fldChar w:fldCharType="end"/>
        </w:r>
      </w:ins>
      <w:del w:id="5211"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4</w:delText>
        </w:r>
        <w:r w:rsidR="005D2320" w:rsidDel="005D2320">
          <w:rPr>
            <w:noProof/>
          </w:rPr>
          <w:fldChar w:fldCharType="end"/>
        </w:r>
      </w:del>
      <w:bookmarkEnd w:id="5205"/>
      <w:ins w:id="5212" w:author="Gabriel Correa" w:date="2015-08-25T15:26:00Z">
        <w:r>
          <w:t xml:space="preserve">:   Efecto de matriz de costos sobre </w:t>
        </w:r>
      </w:ins>
      <w:ins w:id="5213" w:author="Gabriel Correa" w:date="2015-08-25T15:27:00Z">
        <w:r>
          <w:rPr>
            <w:i/>
          </w:rPr>
          <w:t>Logistic</w:t>
        </w:r>
        <w:r>
          <w:t xml:space="preserve"> </w:t>
        </w:r>
        <w:r>
          <w:br/>
          <w:t xml:space="preserve">entrenando con un 2.5% de cada API y realizando </w:t>
        </w:r>
      </w:ins>
      <w:ins w:id="5214" w:author="Gabriel Correa" w:date="2015-08-25T15:28:00Z">
        <w:r>
          <w:br/>
        </w:r>
      </w:ins>
      <w:ins w:id="5215" w:author="Gabriel Correa" w:date="2015-08-25T15:27:00Z">
        <w:r>
          <w:t>pruebas con el porcentaje restante.</w:t>
        </w:r>
      </w:ins>
      <w:bookmarkEnd w:id="5206"/>
    </w:p>
    <w:p w:rsidR="0017164D" w:rsidRDefault="0017164D">
      <w:pPr>
        <w:pStyle w:val="Ttulo3"/>
        <w:rPr>
          <w:ins w:id="5216" w:author="Gabriel Correa" w:date="2015-08-25T21:33:00Z"/>
          <w:lang w:val="en-US"/>
        </w:rPr>
        <w:pPrChange w:id="5217" w:author="Gabriel Correa" w:date="2015-08-25T17:42:00Z">
          <w:pPr/>
        </w:pPrChange>
      </w:pPr>
      <w:bookmarkStart w:id="5218" w:name="_Toc428510412"/>
      <w:ins w:id="5219" w:author="Gabriel Correa" w:date="2015-08-25T17:44:00Z">
        <w:r w:rsidRPr="005405E1">
          <w:rPr>
            <w:i/>
            <w:iCs/>
            <w:lang w:val="en-US"/>
            <w:rPrChange w:id="5220" w:author="Gabriel Correa" w:date="2015-08-25T17:45:00Z">
              <w:rPr>
                <w:b/>
                <w:bCs/>
                <w:i/>
                <w:iCs/>
              </w:rPr>
            </w:rPrChange>
          </w:rPr>
          <w:t xml:space="preserve">Stop-words, stemming, </w:t>
        </w:r>
      </w:ins>
      <w:ins w:id="5221" w:author="Gabriel Correa" w:date="2015-08-25T22:11:00Z">
        <w:r w:rsidR="00643198">
          <w:rPr>
            <w:lang w:val="en-US"/>
          </w:rPr>
          <w:t>TF</w:t>
        </w:r>
      </w:ins>
      <w:ins w:id="5222" w:author="Gabriel Correa" w:date="2015-08-25T22:12:00Z">
        <w:r w:rsidR="00643198">
          <w:rPr>
            <w:lang w:val="en-US"/>
          </w:rPr>
          <w:t>-</w:t>
        </w:r>
      </w:ins>
      <w:ins w:id="5223" w:author="Gabriel Correa" w:date="2015-08-25T22:11:00Z">
        <w:r w:rsidR="00643198">
          <w:rPr>
            <w:lang w:val="en-US"/>
          </w:rPr>
          <w:t xml:space="preserve">IDF </w:t>
        </w:r>
      </w:ins>
      <w:ins w:id="5224" w:author="Gabriel Correa" w:date="2015-08-25T22:10:00Z">
        <w:r w:rsidR="00643198">
          <w:rPr>
            <w:lang w:val="en-US"/>
          </w:rPr>
          <w:t>T</w:t>
        </w:r>
      </w:ins>
      <w:ins w:id="5225" w:author="Gabriel Correa" w:date="2015-08-25T17:44:00Z">
        <w:r w:rsidR="00344341" w:rsidRPr="007C2995">
          <w:rPr>
            <w:lang w:val="en-US"/>
          </w:rPr>
          <w:t>ransform</w:t>
        </w:r>
      </w:ins>
      <w:ins w:id="5226" w:author="Gabriel Correa" w:date="2015-08-25T22:21:00Z">
        <w:r w:rsidR="00344341">
          <w:rPr>
            <w:lang w:val="en-US"/>
          </w:rPr>
          <w:t xml:space="preserve"> y</w:t>
        </w:r>
      </w:ins>
      <w:ins w:id="5227" w:author="Gabriel Correa" w:date="2015-08-25T17:44:00Z">
        <w:r w:rsidRPr="005405E1">
          <w:rPr>
            <w:i/>
            <w:iCs/>
            <w:lang w:val="en-US"/>
            <w:rPrChange w:id="5228" w:author="Gabriel Correa" w:date="2015-08-25T17:45:00Z">
              <w:rPr>
                <w:b/>
                <w:bCs/>
                <w:i/>
                <w:iCs/>
              </w:rPr>
            </w:rPrChange>
          </w:rPr>
          <w:t xml:space="preserve"> </w:t>
        </w:r>
      </w:ins>
      <w:ins w:id="5229" w:author="Gabriel Correa" w:date="2015-08-25T17:45:00Z">
        <w:r w:rsidRPr="005405E1">
          <w:rPr>
            <w:i/>
            <w:iCs/>
            <w:lang w:val="en-US"/>
            <w:rPrChange w:id="5230" w:author="Gabriel Correa" w:date="2015-08-25T17:45:00Z">
              <w:rPr>
                <w:b/>
                <w:bCs/>
                <w:i/>
                <w:iCs/>
              </w:rPr>
            </w:rPrChange>
          </w:rPr>
          <w:t>word</w:t>
        </w:r>
      </w:ins>
      <w:ins w:id="5231" w:author="Gabriel Correa" w:date="2015-08-25T17:44:00Z">
        <w:r w:rsidRPr="005405E1">
          <w:rPr>
            <w:i/>
            <w:iCs/>
            <w:lang w:val="en-US"/>
            <w:rPrChange w:id="5232" w:author="Gabriel Correa" w:date="2015-08-25T17:45:00Z">
              <w:rPr>
                <w:b/>
                <w:bCs/>
                <w:i/>
                <w:iCs/>
              </w:rPr>
            </w:rPrChange>
          </w:rPr>
          <w:t>counts</w:t>
        </w:r>
      </w:ins>
      <w:bookmarkEnd w:id="5218"/>
    </w:p>
    <w:p w:rsidR="00703A21" w:rsidRDefault="009C2529">
      <w:pPr>
        <w:rPr>
          <w:ins w:id="5233" w:author="Gabriel Correa" w:date="2015-08-25T21:51:00Z"/>
        </w:rPr>
      </w:pPr>
      <w:ins w:id="5234" w:author="Gabriel Correa" w:date="2015-08-25T21:43:00Z">
        <w:r>
          <w:t>Usar s</w:t>
        </w:r>
      </w:ins>
      <w:ins w:id="5235" w:author="Gabriel Correa" w:date="2015-08-25T21:41:00Z">
        <w:r w:rsidR="00861EB7" w:rsidRPr="00861EB7">
          <w:rPr>
            <w:rPrChange w:id="5236" w:author="Gabriel Correa" w:date="2015-08-25T21:41:00Z">
              <w:rPr>
                <w:lang w:val="en-US"/>
              </w:rPr>
            </w:rPrChange>
          </w:rPr>
          <w:t xml:space="preserve">topwords </w:t>
        </w:r>
      </w:ins>
      <w:ins w:id="5237" w:author="Gabriel Correa" w:date="2015-08-25T21:43:00Z">
        <w:r>
          <w:t>puede ser útil para obtener mejores resultados en Text Mining. Consiste en ignorar palabras que usualmente aportan poca informaci</w:t>
        </w:r>
      </w:ins>
      <w:ins w:id="5238" w:author="Gabriel Correa" w:date="2015-08-25T21:44:00Z">
        <w:r>
          <w:t>ón semántica tales como ‘and’ o ‘a’. Se realizó una prueba con los dos clasificadores m</w:t>
        </w:r>
      </w:ins>
      <w:ins w:id="5239" w:author="Gabriel Correa" w:date="2015-08-25T21:45:00Z">
        <w:r>
          <w:t>ás exitosos de los resultados anteriores comparando su rendimiento con dos listados de palabras stopwords. Un listado es uno publicado por la empresa Google</w:t>
        </w:r>
      </w:ins>
      <w:ins w:id="5240" w:author="Gabriel Correa" w:date="2015-08-25T21:47:00Z">
        <w:r>
          <w:rPr>
            <w:rStyle w:val="Refdenotaalpie"/>
          </w:rPr>
          <w:footnoteReference w:id="8"/>
        </w:r>
      </w:ins>
      <w:ins w:id="5243" w:author="Gabriel Correa" w:date="2015-08-25T21:45:00Z">
        <w:r>
          <w:t xml:space="preserve"> y el otro es una modificaci</w:t>
        </w:r>
      </w:ins>
      <w:ins w:id="5244" w:author="Gabriel Correa" w:date="2015-08-25T21:46:00Z">
        <w:r>
          <w:t>ón de ese mismo acorde al dominio de comentarios de API.</w:t>
        </w:r>
      </w:ins>
      <w:ins w:id="5245" w:author="Gabriel Correa" w:date="2015-08-25T21:48:00Z">
        <w:r>
          <w:t xml:space="preserve"> La modificación consiste en considerar palabras </w:t>
        </w:r>
      </w:ins>
      <w:ins w:id="5246" w:author="Gabriel Correa" w:date="2015-08-25T21:50:00Z">
        <w:r w:rsidR="003772A0">
          <w:t>q</w:t>
        </w:r>
      </w:ins>
      <w:ins w:id="5247" w:author="Gabriel Correa" w:date="2015-08-25T21:51:00Z">
        <w:r w:rsidR="003772A0">
          <w:t xml:space="preserve">ue pueden importar </w:t>
        </w:r>
      </w:ins>
      <w:ins w:id="5248" w:author="Gabriel Correa" w:date="2015-08-25T21:48:00Z">
        <w:r>
          <w:t xml:space="preserve">en comentarios de librerías como </w:t>
        </w:r>
      </w:ins>
      <w:ins w:id="5249" w:author="Gabriel Correa" w:date="2015-08-25T21:49:00Z">
        <w:r>
          <w:t>‘may’,</w:t>
        </w:r>
      </w:ins>
      <w:ins w:id="5250" w:author="Gabriel Correa" w:date="2015-08-25T21:50:00Z">
        <w:r w:rsidR="003772A0">
          <w:t xml:space="preserve"> ‘this’ o </w:t>
        </w:r>
      </w:ins>
      <w:ins w:id="5251" w:author="Gabriel Correa" w:date="2015-08-25T21:48:00Z">
        <w:r>
          <w:t>‘or’</w:t>
        </w:r>
      </w:ins>
      <w:ins w:id="5252" w:author="Gabriel Correa" w:date="2015-08-25T21:57:00Z">
        <w:r w:rsidR="00DF03A3">
          <w:t xml:space="preserve"> y se encuentra publicado en el repositorio de datos públicos de este trabajo.</w:t>
        </w:r>
      </w:ins>
    </w:p>
    <w:p w:rsidR="003772A0" w:rsidRPr="00485A27" w:rsidRDefault="003772A0">
      <w:pPr>
        <w:rPr>
          <w:ins w:id="5253" w:author="Gabriel Correa" w:date="2015-08-25T21:34:00Z"/>
          <w:rPrChange w:id="5254" w:author="Gabriel Correa" w:date="2015-08-25T21:58:00Z">
            <w:rPr>
              <w:ins w:id="5255" w:author="Gabriel Correa" w:date="2015-08-25T21:34:00Z"/>
              <w:lang w:val="en-US"/>
            </w:rPr>
          </w:rPrChange>
        </w:rPr>
      </w:pPr>
      <w:ins w:id="5256" w:author="Gabriel Correa" w:date="2015-08-25T21:51:00Z">
        <w:r>
          <w:t xml:space="preserve">La </w:t>
        </w:r>
      </w:ins>
      <w:ins w:id="5257" w:author="Gabriel Correa" w:date="2015-08-25T21:52:00Z">
        <w:r>
          <w:fldChar w:fldCharType="begin"/>
        </w:r>
        <w:r>
          <w:instrText xml:space="preserve"> REF _Ref428302893 \h </w:instrText>
        </w:r>
      </w:ins>
      <w:r>
        <w:fldChar w:fldCharType="separate"/>
      </w:r>
      <w:ins w:id="5258" w:author="Gabriel Correa" w:date="2015-08-28T07:30:00Z">
        <w:r w:rsidR="00E54D64" w:rsidRPr="007C2995">
          <w:t xml:space="preserve">Tabla </w:t>
        </w:r>
        <w:r w:rsidR="00E54D64">
          <w:rPr>
            <w:noProof/>
          </w:rPr>
          <w:t>7</w:t>
        </w:r>
        <w:r w:rsidR="00E54D64">
          <w:t>.</w:t>
        </w:r>
        <w:r w:rsidR="00E54D64">
          <w:rPr>
            <w:noProof/>
          </w:rPr>
          <w:t>8</w:t>
        </w:r>
      </w:ins>
      <w:ins w:id="5259" w:author="Gabriel Correa" w:date="2015-08-25T21:52:00Z">
        <w:r>
          <w:fldChar w:fldCharType="end"/>
        </w:r>
        <w:r>
          <w:t xml:space="preserve"> muestra que los resultados son muy similares</w:t>
        </w:r>
      </w:ins>
      <w:ins w:id="5260" w:author="Gabriel Correa" w:date="2015-08-25T21:53:00Z">
        <w:r>
          <w:t xml:space="preserve"> por lo que se decide usar la lista de Google sin modificaciones. Las combinaciones con wordcounts fueron hechas pensando </w:t>
        </w:r>
      </w:ins>
      <w:ins w:id="5261" w:author="Gabriel Correa" w:date="2015-08-25T21:54:00Z">
        <w:r>
          <w:t xml:space="preserve">que el no </w:t>
        </w:r>
        <w:r w:rsidRPr="00485A27">
          <w:t xml:space="preserve">usarlas podría significar un mal rendimiento para NaiveBayesMultinomial el cual está diseñado para recibir </w:t>
        </w:r>
      </w:ins>
      <w:ins w:id="5262" w:author="Gabriel Correa" w:date="2015-08-25T21:55:00Z">
        <w:r w:rsidRPr="00485A27">
          <w:t>la frecuencia de cada palabra en una frase.</w:t>
        </w:r>
      </w:ins>
    </w:p>
    <w:p w:rsidR="003772A0" w:rsidRPr="007C2995" w:rsidRDefault="003772A0" w:rsidP="005D2320">
      <w:pPr>
        <w:pStyle w:val="Epgrafe"/>
        <w:keepNext/>
        <w:rPr>
          <w:ins w:id="5263" w:author="Gabriel Correa" w:date="2015-08-25T21:51:00Z"/>
        </w:rPr>
      </w:pPr>
      <w:bookmarkStart w:id="5264" w:name="_Ref428302893"/>
      <w:bookmarkStart w:id="5265" w:name="_Ref428302890"/>
      <w:ins w:id="5266" w:author="Gabriel Correa" w:date="2015-08-25T21:51:00Z">
        <w:r w:rsidRPr="007C2995">
          <w:t xml:space="preserve">Tabla </w:t>
        </w:r>
      </w:ins>
      <w:ins w:id="5267" w:author="Gabriel Correa" w:date="2015-08-28T00:22:00Z">
        <w:r w:rsidR="00F002B6">
          <w:fldChar w:fldCharType="begin"/>
        </w:r>
        <w:r w:rsidR="00F002B6">
          <w:instrText xml:space="preserve"> STYLEREF 1 \s </w:instrText>
        </w:r>
      </w:ins>
      <w:r w:rsidR="00F002B6">
        <w:fldChar w:fldCharType="separate"/>
      </w:r>
      <w:r w:rsidR="00E54D64">
        <w:rPr>
          <w:noProof/>
        </w:rPr>
        <w:t>7</w:t>
      </w:r>
      <w:ins w:id="5268"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5269" w:author="Gabriel Correa" w:date="2015-08-28T07:30:00Z">
        <w:r w:rsidR="00E54D64">
          <w:rPr>
            <w:noProof/>
          </w:rPr>
          <w:t>8</w:t>
        </w:r>
      </w:ins>
      <w:ins w:id="5270" w:author="Gabriel Correa" w:date="2015-08-28T00:22:00Z">
        <w:r w:rsidR="00F002B6">
          <w:fldChar w:fldCharType="end"/>
        </w:r>
      </w:ins>
      <w:del w:id="5271"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8</w:delText>
        </w:r>
        <w:r w:rsidR="005D2320" w:rsidDel="008F24AB">
          <w:rPr>
            <w:noProof/>
          </w:rPr>
          <w:fldChar w:fldCharType="end"/>
        </w:r>
      </w:del>
      <w:bookmarkEnd w:id="5264"/>
      <w:ins w:id="5272" w:author="Gabriel Correa" w:date="2015-08-25T21:51:00Z">
        <w:r w:rsidRPr="007C2995">
          <w:t>:   Comparación de rendimiento al usar dos listas de stopwords.</w:t>
        </w:r>
        <w:bookmarkEnd w:id="5265"/>
      </w:ins>
    </w:p>
    <w:tbl>
      <w:tblPr>
        <w:tblStyle w:val="Estilo2"/>
        <w:tblW w:w="0" w:type="auto"/>
        <w:tblLook w:val="04A0" w:firstRow="1" w:lastRow="0" w:firstColumn="1" w:lastColumn="0" w:noHBand="0" w:noVBand="1"/>
        <w:tblPrChange w:id="5273" w:author="Gabriel Correa" w:date="2015-08-25T21:39:00Z">
          <w:tblPr>
            <w:tblStyle w:val="Tablaconcuadrcula"/>
            <w:tblW w:w="0" w:type="auto"/>
            <w:tblLook w:val="04A0" w:firstRow="1" w:lastRow="0" w:firstColumn="1" w:lastColumn="0" w:noHBand="0" w:noVBand="1"/>
          </w:tblPr>
        </w:tblPrChange>
      </w:tblPr>
      <w:tblGrid>
        <w:gridCol w:w="1951"/>
        <w:gridCol w:w="1418"/>
        <w:gridCol w:w="1376"/>
        <w:gridCol w:w="1200"/>
        <w:gridCol w:w="930"/>
        <w:gridCol w:w="1646"/>
        <w:tblGridChange w:id="5274">
          <w:tblGrid>
            <w:gridCol w:w="2152"/>
            <w:gridCol w:w="1200"/>
            <w:gridCol w:w="1376"/>
            <w:gridCol w:w="1200"/>
            <w:gridCol w:w="930"/>
            <w:gridCol w:w="1646"/>
          </w:tblGrid>
        </w:tblGridChange>
      </w:tblGrid>
      <w:tr w:rsidR="00703A21" w:rsidRPr="00485A27" w:rsidTr="00703A21">
        <w:trPr>
          <w:cnfStyle w:val="100000000000" w:firstRow="1" w:lastRow="0" w:firstColumn="0" w:lastColumn="0" w:oddVBand="0" w:evenVBand="0" w:oddHBand="0" w:evenHBand="0" w:firstRowFirstColumn="0" w:firstRowLastColumn="0" w:lastRowFirstColumn="0" w:lastRowLastColumn="0"/>
          <w:trHeight w:val="300"/>
          <w:ins w:id="5275" w:author="Gabriel Correa" w:date="2015-08-25T21:36:00Z"/>
          <w:trPrChange w:id="5276" w:author="Gabriel Correa" w:date="2015-08-25T21:39:00Z">
            <w:trPr>
              <w:trHeight w:val="300"/>
            </w:trPr>
          </w:trPrChange>
        </w:trPr>
        <w:tc>
          <w:tcPr>
            <w:cnfStyle w:val="000000000100" w:firstRow="0" w:lastRow="0" w:firstColumn="0" w:lastColumn="0" w:oddVBand="0" w:evenVBand="0" w:oddHBand="0" w:evenHBand="0" w:firstRowFirstColumn="1" w:firstRowLastColumn="0" w:lastRowFirstColumn="0" w:lastRowLastColumn="0"/>
            <w:tcW w:w="1951" w:type="dxa"/>
            <w:tcBorders>
              <w:top w:val="nil"/>
              <w:bottom w:val="single" w:sz="12" w:space="0" w:color="000000" w:themeColor="text1"/>
            </w:tcBorders>
            <w:noWrap/>
            <w:hideMark/>
            <w:tcPrChange w:id="5277" w:author="Gabriel Correa" w:date="2015-08-25T21:39:00Z">
              <w:tcPr>
                <w:tcW w:w="2152" w:type="dxa"/>
                <w:noWrap/>
                <w:hideMark/>
              </w:tcPr>
            </w:tcPrChange>
          </w:tcPr>
          <w:p w:rsidR="00703A21" w:rsidRPr="00485A27" w:rsidRDefault="00703A21">
            <w:pPr>
              <w:cnfStyle w:val="100000000100" w:firstRow="1" w:lastRow="0" w:firstColumn="0" w:lastColumn="0" w:oddVBand="0" w:evenVBand="0" w:oddHBand="0" w:evenHBand="0" w:firstRowFirstColumn="1" w:firstRowLastColumn="0" w:lastRowFirstColumn="0" w:lastRowLastColumn="0"/>
              <w:rPr>
                <w:ins w:id="5278" w:author="Gabriel Correa" w:date="2015-08-25T21:36:00Z"/>
                <w:sz w:val="22"/>
                <w:rPrChange w:id="5279" w:author="Gabriel Correa" w:date="2015-08-25T21:58:00Z">
                  <w:rPr>
                    <w:ins w:id="5280" w:author="Gabriel Correa" w:date="2015-08-25T21:36:00Z"/>
                  </w:rPr>
                </w:rPrChange>
              </w:rPr>
            </w:pPr>
          </w:p>
        </w:tc>
        <w:tc>
          <w:tcPr>
            <w:tcW w:w="1418" w:type="dxa"/>
            <w:tcBorders>
              <w:top w:val="nil"/>
              <w:bottom w:val="single" w:sz="12" w:space="0" w:color="000000" w:themeColor="text1"/>
            </w:tcBorders>
            <w:noWrap/>
            <w:hideMark/>
            <w:tcPrChange w:id="5281" w:author="Gabriel Correa" w:date="2015-08-25T21:39:00Z">
              <w:tcPr>
                <w:tcW w:w="1200" w:type="dxa"/>
                <w:noWrap/>
                <w:hideMark/>
              </w:tcPr>
            </w:tcPrChange>
          </w:tcPr>
          <w:p w:rsidR="00703A21" w:rsidRPr="00485A27" w:rsidRDefault="00703A21">
            <w:pPr>
              <w:cnfStyle w:val="100000000000" w:firstRow="1" w:lastRow="0" w:firstColumn="0" w:lastColumn="0" w:oddVBand="0" w:evenVBand="0" w:oddHBand="0" w:evenHBand="0" w:firstRowFirstColumn="0" w:firstRowLastColumn="0" w:lastRowFirstColumn="0" w:lastRowLastColumn="0"/>
              <w:rPr>
                <w:ins w:id="5282" w:author="Gabriel Correa" w:date="2015-08-25T21:36:00Z"/>
                <w:sz w:val="22"/>
                <w:rPrChange w:id="5283" w:author="Gabriel Correa" w:date="2015-08-25T21:58:00Z">
                  <w:rPr>
                    <w:ins w:id="5284" w:author="Gabriel Correa" w:date="2015-08-25T21:36:00Z"/>
                  </w:rPr>
                </w:rPrChange>
              </w:rPr>
            </w:pPr>
          </w:p>
        </w:tc>
        <w:tc>
          <w:tcPr>
            <w:tcW w:w="2576" w:type="dxa"/>
            <w:gridSpan w:val="2"/>
            <w:tcBorders>
              <w:top w:val="nil"/>
              <w:bottom w:val="single" w:sz="12" w:space="0" w:color="000000" w:themeColor="text1"/>
            </w:tcBorders>
            <w:noWrap/>
            <w:hideMark/>
            <w:tcPrChange w:id="5285" w:author="Gabriel Correa" w:date="2015-08-25T21:39:00Z">
              <w:tcPr>
                <w:tcW w:w="2576" w:type="dxa"/>
                <w:gridSpan w:val="2"/>
                <w:noWrap/>
                <w:hideMark/>
              </w:tcPr>
            </w:tcPrChange>
          </w:tcPr>
          <w:p w:rsidR="00703A21" w:rsidRPr="00485A27" w:rsidRDefault="00703A21">
            <w:pPr>
              <w:jc w:val="center"/>
              <w:cnfStyle w:val="100000000000" w:firstRow="1" w:lastRow="0" w:firstColumn="0" w:lastColumn="0" w:oddVBand="0" w:evenVBand="0" w:oddHBand="0" w:evenHBand="0" w:firstRowFirstColumn="0" w:firstRowLastColumn="0" w:lastRowFirstColumn="0" w:lastRowLastColumn="0"/>
              <w:rPr>
                <w:ins w:id="5286" w:author="Gabriel Correa" w:date="2015-08-25T21:36:00Z"/>
                <w:sz w:val="22"/>
                <w:rPrChange w:id="5287" w:author="Gabriel Correa" w:date="2015-08-25T21:58:00Z">
                  <w:rPr>
                    <w:ins w:id="5288" w:author="Gabriel Correa" w:date="2015-08-25T21:36:00Z"/>
                  </w:rPr>
                </w:rPrChange>
              </w:rPr>
              <w:pPrChange w:id="5289" w:author="Gabriel Correa" w:date="2015-08-25T22:02:00Z">
                <w:pPr>
                  <w:cnfStyle w:val="100000000000" w:firstRow="1" w:lastRow="0" w:firstColumn="0" w:lastColumn="0" w:oddVBand="0" w:evenVBand="0" w:oddHBand="0" w:evenHBand="0" w:firstRowFirstColumn="0" w:firstRowLastColumn="0" w:lastRowFirstColumn="0" w:lastRowLastColumn="0"/>
                </w:pPr>
              </w:pPrChange>
            </w:pPr>
            <w:ins w:id="5290" w:author="Gabriel Correa" w:date="2015-08-25T21:36:00Z">
              <w:r w:rsidRPr="00485A27">
                <w:rPr>
                  <w:sz w:val="22"/>
                  <w:rPrChange w:id="5291" w:author="Gabriel Correa" w:date="2015-08-25T21:58:00Z">
                    <w:rPr/>
                  </w:rPrChange>
                </w:rPr>
                <w:t>NaiveBayes</w:t>
              </w:r>
            </w:ins>
          </w:p>
        </w:tc>
        <w:tc>
          <w:tcPr>
            <w:tcW w:w="2576" w:type="dxa"/>
            <w:gridSpan w:val="2"/>
            <w:tcBorders>
              <w:top w:val="nil"/>
              <w:bottom w:val="single" w:sz="12" w:space="0" w:color="000000" w:themeColor="text1"/>
            </w:tcBorders>
            <w:noWrap/>
            <w:hideMark/>
            <w:tcPrChange w:id="5292" w:author="Gabriel Correa" w:date="2015-08-25T21:39:00Z">
              <w:tcPr>
                <w:tcW w:w="2576" w:type="dxa"/>
                <w:gridSpan w:val="2"/>
                <w:noWrap/>
                <w:hideMark/>
              </w:tcPr>
            </w:tcPrChange>
          </w:tcPr>
          <w:p w:rsidR="00703A21" w:rsidRPr="00485A27" w:rsidRDefault="00703A21">
            <w:pPr>
              <w:jc w:val="center"/>
              <w:cnfStyle w:val="100000000000" w:firstRow="1" w:lastRow="0" w:firstColumn="0" w:lastColumn="0" w:oddVBand="0" w:evenVBand="0" w:oddHBand="0" w:evenHBand="0" w:firstRowFirstColumn="0" w:firstRowLastColumn="0" w:lastRowFirstColumn="0" w:lastRowLastColumn="0"/>
              <w:rPr>
                <w:ins w:id="5293" w:author="Gabriel Correa" w:date="2015-08-25T21:36:00Z"/>
                <w:sz w:val="22"/>
                <w:rPrChange w:id="5294" w:author="Gabriel Correa" w:date="2015-08-25T21:58:00Z">
                  <w:rPr>
                    <w:ins w:id="5295" w:author="Gabriel Correa" w:date="2015-08-25T21:36:00Z"/>
                  </w:rPr>
                </w:rPrChange>
              </w:rPr>
              <w:pPrChange w:id="5296" w:author="Gabriel Correa" w:date="2015-08-25T22:02:00Z">
                <w:pPr>
                  <w:cnfStyle w:val="100000000000" w:firstRow="1" w:lastRow="0" w:firstColumn="0" w:lastColumn="0" w:oddVBand="0" w:evenVBand="0" w:oddHBand="0" w:evenHBand="0" w:firstRowFirstColumn="0" w:firstRowLastColumn="0" w:lastRowFirstColumn="0" w:lastRowLastColumn="0"/>
                </w:pPr>
              </w:pPrChange>
            </w:pPr>
            <w:ins w:id="5297" w:author="Gabriel Correa" w:date="2015-08-25T21:36:00Z">
              <w:r w:rsidRPr="00485A27">
                <w:rPr>
                  <w:sz w:val="22"/>
                  <w:rPrChange w:id="5298" w:author="Gabriel Correa" w:date="2015-08-25T21:58:00Z">
                    <w:rPr/>
                  </w:rPrChange>
                </w:rPr>
                <w:t>NaiveBayesMultinomial</w:t>
              </w:r>
            </w:ins>
          </w:p>
        </w:tc>
      </w:tr>
      <w:tr w:rsidR="00703A21" w:rsidRPr="00485A27" w:rsidTr="00703A21">
        <w:tblPrEx>
          <w:tblPrExChange w:id="5299"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5300" w:author="Gabriel Correa" w:date="2015-08-25T21:36:00Z"/>
          <w:trPrChange w:id="5301" w:author="Gabriel Correa" w:date="2015-08-25T21:39:00Z">
            <w:trPr>
              <w:trHeight w:val="300"/>
            </w:trPr>
          </w:trPrChange>
        </w:trPr>
        <w:tc>
          <w:tcPr>
            <w:tcW w:w="1951" w:type="dxa"/>
            <w:tcBorders>
              <w:top w:val="single" w:sz="12" w:space="0" w:color="000000" w:themeColor="text1"/>
              <w:bottom w:val="single" w:sz="12" w:space="0" w:color="000000" w:themeColor="text1"/>
            </w:tcBorders>
            <w:noWrap/>
            <w:hideMark/>
            <w:tcPrChange w:id="5302" w:author="Gabriel Correa" w:date="2015-08-25T21:39:00Z">
              <w:tcPr>
                <w:tcW w:w="2152" w:type="dxa"/>
                <w:noWrap/>
                <w:hideMark/>
              </w:tcPr>
            </w:tcPrChange>
          </w:tcPr>
          <w:p w:rsidR="00703A21" w:rsidRPr="00485A27" w:rsidRDefault="00703A21">
            <w:pPr>
              <w:jc w:val="center"/>
              <w:rPr>
                <w:ins w:id="5303" w:author="Gabriel Correa" w:date="2015-08-25T21:36:00Z"/>
                <w:sz w:val="22"/>
                <w:rPrChange w:id="5304" w:author="Gabriel Correa" w:date="2015-08-25T21:58:00Z">
                  <w:rPr>
                    <w:ins w:id="5305" w:author="Gabriel Correa" w:date="2015-08-25T21:36:00Z"/>
                  </w:rPr>
                </w:rPrChange>
              </w:rPr>
              <w:pPrChange w:id="5306" w:author="Gabriel Correa" w:date="2015-08-25T22:02:00Z">
                <w:pPr/>
              </w:pPrChange>
            </w:pPr>
            <w:ins w:id="5307" w:author="Gabriel Correa" w:date="2015-08-25T21:39:00Z">
              <w:r w:rsidRPr="00485A27">
                <w:rPr>
                  <w:sz w:val="22"/>
                </w:rPr>
                <w:t>Stopwords</w:t>
              </w:r>
            </w:ins>
          </w:p>
        </w:tc>
        <w:tc>
          <w:tcPr>
            <w:tcW w:w="1418" w:type="dxa"/>
            <w:tcBorders>
              <w:top w:val="single" w:sz="12" w:space="0" w:color="000000" w:themeColor="text1"/>
              <w:bottom w:val="single" w:sz="12" w:space="0" w:color="000000" w:themeColor="text1"/>
              <w:right w:val="dotDash" w:sz="4" w:space="0" w:color="A6A6A6" w:themeColor="background1" w:themeShade="A6"/>
            </w:tcBorders>
            <w:noWrap/>
            <w:hideMark/>
            <w:tcPrChange w:id="5308"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5309" w:author="Gabriel Correa" w:date="2015-08-25T21:36:00Z"/>
                <w:sz w:val="22"/>
                <w:rPrChange w:id="5310" w:author="Gabriel Correa" w:date="2015-08-25T21:58:00Z">
                  <w:rPr>
                    <w:ins w:id="5311" w:author="Gabriel Correa" w:date="2015-08-25T21:36:00Z"/>
                  </w:rPr>
                </w:rPrChange>
              </w:rPr>
              <w:pPrChange w:id="5312" w:author="Gabriel Correa" w:date="2015-08-25T22:02:00Z">
                <w:pPr/>
              </w:pPrChange>
            </w:pPr>
            <w:ins w:id="5313" w:author="Gabriel Correa" w:date="2015-08-25T21:40:00Z">
              <w:r w:rsidRPr="00485A27">
                <w:rPr>
                  <w:sz w:val="22"/>
                </w:rPr>
                <w:t>Wordcount</w:t>
              </w:r>
            </w:ins>
            <w:ins w:id="5314" w:author="Gabriel Correa" w:date="2015-08-25T21:53:00Z">
              <w:r w:rsidR="003772A0" w:rsidRPr="00485A27">
                <w:rPr>
                  <w:sz w:val="22"/>
                </w:rPr>
                <w:t>s</w:t>
              </w:r>
            </w:ins>
          </w:p>
        </w:tc>
        <w:tc>
          <w:tcPr>
            <w:tcW w:w="1376" w:type="dxa"/>
            <w:tcBorders>
              <w:top w:val="single" w:sz="12" w:space="0" w:color="000000" w:themeColor="text1"/>
              <w:left w:val="dotDash" w:sz="4" w:space="0" w:color="A6A6A6" w:themeColor="background1" w:themeShade="A6"/>
              <w:bottom w:val="single" w:sz="12" w:space="0" w:color="000000" w:themeColor="text1"/>
            </w:tcBorders>
            <w:noWrap/>
            <w:hideMark/>
            <w:tcPrChange w:id="5315"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5316" w:author="Gabriel Correa" w:date="2015-08-25T21:36:00Z"/>
                <w:sz w:val="22"/>
                <w:rPrChange w:id="5317" w:author="Gabriel Correa" w:date="2015-08-25T21:58:00Z">
                  <w:rPr>
                    <w:ins w:id="5318" w:author="Gabriel Correa" w:date="2015-08-25T21:36:00Z"/>
                  </w:rPr>
                </w:rPrChange>
              </w:rPr>
              <w:pPrChange w:id="5319" w:author="Gabriel Correa" w:date="2015-08-25T22:02:00Z">
                <w:pPr/>
              </w:pPrChange>
            </w:pPr>
            <w:ins w:id="5320" w:author="Gabriel Correa" w:date="2015-08-25T21:36:00Z">
              <w:r w:rsidRPr="00485A27">
                <w:rPr>
                  <w:sz w:val="22"/>
                  <w:rPrChange w:id="5321" w:author="Gabriel Correa" w:date="2015-08-25T21:58:00Z">
                    <w:rPr/>
                  </w:rPrChange>
                </w:rPr>
                <w:t>recall</w:t>
              </w:r>
            </w:ins>
          </w:p>
        </w:tc>
        <w:tc>
          <w:tcPr>
            <w:tcW w:w="1200" w:type="dxa"/>
            <w:tcBorders>
              <w:top w:val="single" w:sz="12" w:space="0" w:color="000000" w:themeColor="text1"/>
              <w:bottom w:val="single" w:sz="12" w:space="0" w:color="000000" w:themeColor="text1"/>
              <w:right w:val="dotDash" w:sz="4" w:space="0" w:color="A6A6A6" w:themeColor="background1" w:themeShade="A6"/>
            </w:tcBorders>
            <w:noWrap/>
            <w:hideMark/>
            <w:tcPrChange w:id="5322"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5323" w:author="Gabriel Correa" w:date="2015-08-25T21:36:00Z"/>
                <w:sz w:val="22"/>
                <w:rPrChange w:id="5324" w:author="Gabriel Correa" w:date="2015-08-25T21:58:00Z">
                  <w:rPr>
                    <w:ins w:id="5325" w:author="Gabriel Correa" w:date="2015-08-25T21:36:00Z"/>
                  </w:rPr>
                </w:rPrChange>
              </w:rPr>
              <w:pPrChange w:id="5326" w:author="Gabriel Correa" w:date="2015-08-25T22:02:00Z">
                <w:pPr/>
              </w:pPrChange>
            </w:pPr>
            <w:ins w:id="5327" w:author="Gabriel Correa" w:date="2015-08-25T21:36:00Z">
              <w:r w:rsidRPr="00485A27">
                <w:rPr>
                  <w:sz w:val="22"/>
                  <w:rPrChange w:id="5328" w:author="Gabriel Correa" w:date="2015-08-25T21:58:00Z">
                    <w:rPr/>
                  </w:rPrChange>
                </w:rPr>
                <w:t>f-measure</w:t>
              </w:r>
            </w:ins>
          </w:p>
        </w:tc>
        <w:tc>
          <w:tcPr>
            <w:tcW w:w="930" w:type="dxa"/>
            <w:tcBorders>
              <w:top w:val="single" w:sz="12" w:space="0" w:color="000000" w:themeColor="text1"/>
              <w:left w:val="dotDash" w:sz="4" w:space="0" w:color="A6A6A6" w:themeColor="background1" w:themeShade="A6"/>
              <w:bottom w:val="single" w:sz="12" w:space="0" w:color="000000" w:themeColor="text1"/>
            </w:tcBorders>
            <w:noWrap/>
            <w:hideMark/>
            <w:tcPrChange w:id="5329"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5330" w:author="Gabriel Correa" w:date="2015-08-25T21:36:00Z"/>
                <w:sz w:val="22"/>
                <w:rPrChange w:id="5331" w:author="Gabriel Correa" w:date="2015-08-25T21:58:00Z">
                  <w:rPr>
                    <w:ins w:id="5332" w:author="Gabriel Correa" w:date="2015-08-25T21:36:00Z"/>
                  </w:rPr>
                </w:rPrChange>
              </w:rPr>
              <w:pPrChange w:id="5333" w:author="Gabriel Correa" w:date="2015-08-25T22:02:00Z">
                <w:pPr/>
              </w:pPrChange>
            </w:pPr>
            <w:ins w:id="5334" w:author="Gabriel Correa" w:date="2015-08-25T21:36:00Z">
              <w:r w:rsidRPr="00485A27">
                <w:rPr>
                  <w:sz w:val="22"/>
                  <w:rPrChange w:id="5335" w:author="Gabriel Correa" w:date="2015-08-25T21:58:00Z">
                    <w:rPr/>
                  </w:rPrChange>
                </w:rPr>
                <w:t>recall</w:t>
              </w:r>
            </w:ins>
          </w:p>
        </w:tc>
        <w:tc>
          <w:tcPr>
            <w:tcW w:w="1646" w:type="dxa"/>
            <w:tcBorders>
              <w:top w:val="single" w:sz="12" w:space="0" w:color="000000" w:themeColor="text1"/>
              <w:bottom w:val="single" w:sz="12" w:space="0" w:color="000000" w:themeColor="text1"/>
            </w:tcBorders>
            <w:noWrap/>
            <w:hideMark/>
            <w:tcPrChange w:id="5336" w:author="Gabriel Correa" w:date="2015-08-25T21:39:00Z">
              <w:tcPr>
                <w:tcW w:w="1646" w:type="dxa"/>
                <w:noWrap/>
                <w:hideMark/>
              </w:tcPr>
            </w:tcPrChange>
          </w:tcPr>
          <w:p w:rsidR="00703A21" w:rsidRPr="00485A27" w:rsidRDefault="00703A21">
            <w:pPr>
              <w:jc w:val="right"/>
              <w:rPr>
                <w:ins w:id="5337" w:author="Gabriel Correa" w:date="2015-08-25T21:36:00Z"/>
                <w:sz w:val="22"/>
                <w:rPrChange w:id="5338" w:author="Gabriel Correa" w:date="2015-08-25T21:58:00Z">
                  <w:rPr>
                    <w:ins w:id="5339" w:author="Gabriel Correa" w:date="2015-08-25T21:36:00Z"/>
                  </w:rPr>
                </w:rPrChange>
              </w:rPr>
              <w:pPrChange w:id="5340" w:author="Gabriel Correa" w:date="2015-08-25T22:02:00Z">
                <w:pPr/>
              </w:pPrChange>
            </w:pPr>
            <w:ins w:id="5341" w:author="Gabriel Correa" w:date="2015-08-25T21:36:00Z">
              <w:r w:rsidRPr="00485A27">
                <w:rPr>
                  <w:sz w:val="22"/>
                  <w:rPrChange w:id="5342" w:author="Gabriel Correa" w:date="2015-08-25T21:58:00Z">
                    <w:rPr/>
                  </w:rPrChange>
                </w:rPr>
                <w:t>f-measure</w:t>
              </w:r>
            </w:ins>
          </w:p>
        </w:tc>
      </w:tr>
      <w:tr w:rsidR="00703A21" w:rsidRPr="00485A27" w:rsidTr="00703A21">
        <w:tblPrEx>
          <w:tblPrExChange w:id="5343"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5344" w:author="Gabriel Correa" w:date="2015-08-25T21:36:00Z"/>
          <w:trPrChange w:id="5345" w:author="Gabriel Correa" w:date="2015-08-25T21:39:00Z">
            <w:trPr>
              <w:trHeight w:val="300"/>
            </w:trPr>
          </w:trPrChange>
        </w:trPr>
        <w:tc>
          <w:tcPr>
            <w:tcW w:w="1951" w:type="dxa"/>
            <w:tcBorders>
              <w:top w:val="single" w:sz="12" w:space="0" w:color="000000" w:themeColor="text1"/>
            </w:tcBorders>
            <w:noWrap/>
            <w:hideMark/>
            <w:tcPrChange w:id="5346" w:author="Gabriel Correa" w:date="2015-08-25T21:39:00Z">
              <w:tcPr>
                <w:tcW w:w="2152" w:type="dxa"/>
                <w:noWrap/>
                <w:hideMark/>
              </w:tcPr>
            </w:tcPrChange>
          </w:tcPr>
          <w:p w:rsidR="00703A21" w:rsidRPr="00485A27" w:rsidRDefault="00703A21">
            <w:pPr>
              <w:jc w:val="center"/>
              <w:rPr>
                <w:ins w:id="5347" w:author="Gabriel Correa" w:date="2015-08-25T21:36:00Z"/>
                <w:b/>
                <w:bCs/>
                <w:sz w:val="22"/>
                <w:rPrChange w:id="5348" w:author="Gabriel Correa" w:date="2015-08-25T21:58:00Z">
                  <w:rPr>
                    <w:ins w:id="5349" w:author="Gabriel Correa" w:date="2015-08-25T21:36:00Z"/>
                    <w:b/>
                    <w:bCs/>
                  </w:rPr>
                </w:rPrChange>
              </w:rPr>
              <w:pPrChange w:id="5350" w:author="Gabriel Correa" w:date="2015-08-25T22:02:00Z">
                <w:pPr/>
              </w:pPrChange>
            </w:pPr>
            <w:ins w:id="5351" w:author="Gabriel Correa" w:date="2015-08-25T21:36:00Z">
              <w:r w:rsidRPr="00485A27">
                <w:rPr>
                  <w:b/>
                  <w:bCs/>
                  <w:sz w:val="22"/>
                  <w:rPrChange w:id="5352" w:author="Gabriel Correa" w:date="2015-08-25T21:58:00Z">
                    <w:rPr>
                      <w:b/>
                      <w:bCs/>
                    </w:rPr>
                  </w:rPrChange>
                </w:rPr>
                <w:t>google</w:t>
              </w:r>
            </w:ins>
          </w:p>
        </w:tc>
        <w:tc>
          <w:tcPr>
            <w:tcW w:w="1418" w:type="dxa"/>
            <w:tcBorders>
              <w:top w:val="single" w:sz="12" w:space="0" w:color="000000" w:themeColor="text1"/>
              <w:right w:val="dotDash" w:sz="4" w:space="0" w:color="A6A6A6" w:themeColor="background1" w:themeShade="A6"/>
            </w:tcBorders>
            <w:noWrap/>
            <w:hideMark/>
            <w:tcPrChange w:id="5353"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5354" w:author="Gabriel Correa" w:date="2015-08-25T21:36:00Z"/>
                <w:sz w:val="22"/>
                <w:rPrChange w:id="5355" w:author="Gabriel Correa" w:date="2015-08-25T21:58:00Z">
                  <w:rPr>
                    <w:ins w:id="5356" w:author="Gabriel Correa" w:date="2015-08-25T21:36:00Z"/>
                  </w:rPr>
                </w:rPrChange>
              </w:rPr>
              <w:pPrChange w:id="5357" w:author="Gabriel Correa" w:date="2015-08-25T22:02:00Z">
                <w:pPr/>
              </w:pPrChange>
            </w:pPr>
            <w:ins w:id="5358" w:author="Gabriel Correa" w:date="2015-08-25T21:40:00Z">
              <w:r w:rsidRPr="00485A27">
                <w:rPr>
                  <w:sz w:val="22"/>
                </w:rPr>
                <w:t>-</w:t>
              </w:r>
            </w:ins>
          </w:p>
        </w:tc>
        <w:tc>
          <w:tcPr>
            <w:tcW w:w="1376" w:type="dxa"/>
            <w:tcBorders>
              <w:top w:val="single" w:sz="12" w:space="0" w:color="000000" w:themeColor="text1"/>
              <w:left w:val="dotDash" w:sz="4" w:space="0" w:color="A6A6A6" w:themeColor="background1" w:themeShade="A6"/>
            </w:tcBorders>
            <w:noWrap/>
            <w:hideMark/>
            <w:tcPrChange w:id="5359"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5360" w:author="Gabriel Correa" w:date="2015-08-25T21:36:00Z"/>
                <w:sz w:val="22"/>
                <w:rPrChange w:id="5361" w:author="Gabriel Correa" w:date="2015-08-25T21:58:00Z">
                  <w:rPr>
                    <w:ins w:id="5362" w:author="Gabriel Correa" w:date="2015-08-25T21:36:00Z"/>
                  </w:rPr>
                </w:rPrChange>
              </w:rPr>
              <w:pPrChange w:id="5363" w:author="Gabriel Correa" w:date="2015-08-25T22:02:00Z">
                <w:pPr/>
              </w:pPrChange>
            </w:pPr>
            <w:ins w:id="5364" w:author="Gabriel Correa" w:date="2015-08-25T21:36:00Z">
              <w:r w:rsidRPr="00485A27">
                <w:rPr>
                  <w:sz w:val="22"/>
                  <w:rPrChange w:id="5365" w:author="Gabriel Correa" w:date="2015-08-25T21:58:00Z">
                    <w:rPr/>
                  </w:rPrChange>
                </w:rPr>
                <w:t>0.804</w:t>
              </w:r>
            </w:ins>
          </w:p>
        </w:tc>
        <w:tc>
          <w:tcPr>
            <w:tcW w:w="1200" w:type="dxa"/>
            <w:tcBorders>
              <w:top w:val="single" w:sz="12" w:space="0" w:color="000000" w:themeColor="text1"/>
              <w:right w:val="dotDash" w:sz="4" w:space="0" w:color="A6A6A6" w:themeColor="background1" w:themeShade="A6"/>
            </w:tcBorders>
            <w:noWrap/>
            <w:hideMark/>
            <w:tcPrChange w:id="5366"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5367" w:author="Gabriel Correa" w:date="2015-08-25T21:36:00Z"/>
                <w:b/>
                <w:bCs/>
                <w:sz w:val="22"/>
                <w:rPrChange w:id="5368" w:author="Gabriel Correa" w:date="2015-08-25T21:58:00Z">
                  <w:rPr>
                    <w:ins w:id="5369" w:author="Gabriel Correa" w:date="2015-08-25T21:36:00Z"/>
                    <w:b/>
                    <w:bCs/>
                  </w:rPr>
                </w:rPrChange>
              </w:rPr>
              <w:pPrChange w:id="5370" w:author="Gabriel Correa" w:date="2015-08-25T22:02:00Z">
                <w:pPr/>
              </w:pPrChange>
            </w:pPr>
            <w:ins w:id="5371" w:author="Gabriel Correa" w:date="2015-08-25T21:36:00Z">
              <w:r w:rsidRPr="00485A27">
                <w:rPr>
                  <w:b/>
                  <w:bCs/>
                  <w:sz w:val="22"/>
                  <w:rPrChange w:id="5372" w:author="Gabriel Correa" w:date="2015-08-25T21:58:00Z">
                    <w:rPr>
                      <w:b/>
                      <w:bCs/>
                    </w:rPr>
                  </w:rPrChange>
                </w:rPr>
                <w:t>0.396</w:t>
              </w:r>
            </w:ins>
          </w:p>
        </w:tc>
        <w:tc>
          <w:tcPr>
            <w:tcW w:w="930" w:type="dxa"/>
            <w:tcBorders>
              <w:top w:val="single" w:sz="12" w:space="0" w:color="000000" w:themeColor="text1"/>
              <w:left w:val="dotDash" w:sz="4" w:space="0" w:color="A6A6A6" w:themeColor="background1" w:themeShade="A6"/>
            </w:tcBorders>
            <w:noWrap/>
            <w:hideMark/>
            <w:tcPrChange w:id="5373"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5374" w:author="Gabriel Correa" w:date="2015-08-25T21:36:00Z"/>
                <w:sz w:val="22"/>
                <w:rPrChange w:id="5375" w:author="Gabriel Correa" w:date="2015-08-25T21:58:00Z">
                  <w:rPr>
                    <w:ins w:id="5376" w:author="Gabriel Correa" w:date="2015-08-25T21:36:00Z"/>
                  </w:rPr>
                </w:rPrChange>
              </w:rPr>
              <w:pPrChange w:id="5377" w:author="Gabriel Correa" w:date="2015-08-25T22:02:00Z">
                <w:pPr/>
              </w:pPrChange>
            </w:pPr>
            <w:ins w:id="5378" w:author="Gabriel Correa" w:date="2015-08-25T21:36:00Z">
              <w:r w:rsidRPr="00485A27">
                <w:rPr>
                  <w:sz w:val="22"/>
                  <w:rPrChange w:id="5379" w:author="Gabriel Correa" w:date="2015-08-25T21:58:00Z">
                    <w:rPr/>
                  </w:rPrChange>
                </w:rPr>
                <w:t>0.833</w:t>
              </w:r>
            </w:ins>
          </w:p>
        </w:tc>
        <w:tc>
          <w:tcPr>
            <w:tcW w:w="1646" w:type="dxa"/>
            <w:tcBorders>
              <w:top w:val="single" w:sz="12" w:space="0" w:color="000000" w:themeColor="text1"/>
            </w:tcBorders>
            <w:noWrap/>
            <w:hideMark/>
            <w:tcPrChange w:id="5380" w:author="Gabriel Correa" w:date="2015-08-25T21:39:00Z">
              <w:tcPr>
                <w:tcW w:w="1646" w:type="dxa"/>
                <w:noWrap/>
                <w:hideMark/>
              </w:tcPr>
            </w:tcPrChange>
          </w:tcPr>
          <w:p w:rsidR="00703A21" w:rsidRPr="00485A27" w:rsidRDefault="00703A21">
            <w:pPr>
              <w:jc w:val="right"/>
              <w:rPr>
                <w:ins w:id="5381" w:author="Gabriel Correa" w:date="2015-08-25T21:36:00Z"/>
                <w:sz w:val="22"/>
                <w:rPrChange w:id="5382" w:author="Gabriel Correa" w:date="2015-08-25T21:58:00Z">
                  <w:rPr>
                    <w:ins w:id="5383" w:author="Gabriel Correa" w:date="2015-08-25T21:36:00Z"/>
                  </w:rPr>
                </w:rPrChange>
              </w:rPr>
              <w:pPrChange w:id="5384" w:author="Gabriel Correa" w:date="2015-08-25T22:02:00Z">
                <w:pPr/>
              </w:pPrChange>
            </w:pPr>
            <w:ins w:id="5385" w:author="Gabriel Correa" w:date="2015-08-25T21:36:00Z">
              <w:r w:rsidRPr="00485A27">
                <w:rPr>
                  <w:sz w:val="22"/>
                  <w:rPrChange w:id="5386" w:author="Gabriel Correa" w:date="2015-08-25T21:58:00Z">
                    <w:rPr/>
                  </w:rPrChange>
                </w:rPr>
                <w:t>0.478</w:t>
              </w:r>
            </w:ins>
          </w:p>
        </w:tc>
      </w:tr>
      <w:tr w:rsidR="00703A21" w:rsidRPr="00485A27" w:rsidTr="00703A21">
        <w:tblPrEx>
          <w:tblPrExChange w:id="5387"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5388" w:author="Gabriel Correa" w:date="2015-08-25T21:36:00Z"/>
          <w:trPrChange w:id="5389" w:author="Gabriel Correa" w:date="2015-08-25T21:39:00Z">
            <w:trPr>
              <w:trHeight w:val="300"/>
            </w:trPr>
          </w:trPrChange>
        </w:trPr>
        <w:tc>
          <w:tcPr>
            <w:tcW w:w="1951" w:type="dxa"/>
            <w:noWrap/>
            <w:hideMark/>
            <w:tcPrChange w:id="5390" w:author="Gabriel Correa" w:date="2015-08-25T21:39:00Z">
              <w:tcPr>
                <w:tcW w:w="2152" w:type="dxa"/>
                <w:noWrap/>
                <w:hideMark/>
              </w:tcPr>
            </w:tcPrChange>
          </w:tcPr>
          <w:p w:rsidR="00703A21" w:rsidRPr="00485A27" w:rsidRDefault="00703A21">
            <w:pPr>
              <w:jc w:val="center"/>
              <w:rPr>
                <w:ins w:id="5391" w:author="Gabriel Correa" w:date="2015-08-25T21:36:00Z"/>
                <w:b/>
                <w:bCs/>
                <w:sz w:val="22"/>
                <w:rPrChange w:id="5392" w:author="Gabriel Correa" w:date="2015-08-25T21:58:00Z">
                  <w:rPr>
                    <w:ins w:id="5393" w:author="Gabriel Correa" w:date="2015-08-25T21:36:00Z"/>
                    <w:b/>
                    <w:bCs/>
                  </w:rPr>
                </w:rPrChange>
              </w:rPr>
              <w:pPrChange w:id="5394" w:author="Gabriel Correa" w:date="2015-08-25T22:02:00Z">
                <w:pPr/>
              </w:pPrChange>
            </w:pPr>
            <w:ins w:id="5395" w:author="Gabriel Correa" w:date="2015-08-25T21:36:00Z">
              <w:r w:rsidRPr="00485A27">
                <w:rPr>
                  <w:b/>
                  <w:bCs/>
                  <w:sz w:val="22"/>
                  <w:rPrChange w:id="5396" w:author="Gabriel Correa" w:date="2015-08-25T21:58:00Z">
                    <w:rPr>
                      <w:b/>
                      <w:bCs/>
                    </w:rPr>
                  </w:rPrChange>
                </w:rPr>
                <w:t>google</w:t>
              </w:r>
            </w:ins>
          </w:p>
        </w:tc>
        <w:tc>
          <w:tcPr>
            <w:tcW w:w="1418" w:type="dxa"/>
            <w:tcBorders>
              <w:right w:val="dotDash" w:sz="4" w:space="0" w:color="A6A6A6" w:themeColor="background1" w:themeShade="A6"/>
            </w:tcBorders>
            <w:noWrap/>
            <w:hideMark/>
            <w:tcPrChange w:id="5397"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5398" w:author="Gabriel Correa" w:date="2015-08-25T21:36:00Z"/>
                <w:sz w:val="22"/>
                <w:rPrChange w:id="5399" w:author="Gabriel Correa" w:date="2015-08-25T21:58:00Z">
                  <w:rPr>
                    <w:ins w:id="5400" w:author="Gabriel Correa" w:date="2015-08-25T21:36:00Z"/>
                  </w:rPr>
                </w:rPrChange>
              </w:rPr>
              <w:pPrChange w:id="5401" w:author="Gabriel Correa" w:date="2015-08-25T22:02:00Z">
                <w:pPr/>
              </w:pPrChange>
            </w:pPr>
            <w:ins w:id="5402" w:author="Gabriel Correa" w:date="2015-08-25T21:40:00Z">
              <w:r w:rsidRPr="00485A27">
                <w:rPr>
                  <w:sz w:val="22"/>
                </w:rPr>
                <w:t>si</w:t>
              </w:r>
            </w:ins>
          </w:p>
        </w:tc>
        <w:tc>
          <w:tcPr>
            <w:tcW w:w="1376" w:type="dxa"/>
            <w:tcBorders>
              <w:left w:val="dotDash" w:sz="4" w:space="0" w:color="A6A6A6" w:themeColor="background1" w:themeShade="A6"/>
            </w:tcBorders>
            <w:noWrap/>
            <w:hideMark/>
            <w:tcPrChange w:id="5403"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5404" w:author="Gabriel Correa" w:date="2015-08-25T21:36:00Z"/>
                <w:sz w:val="22"/>
                <w:rPrChange w:id="5405" w:author="Gabriel Correa" w:date="2015-08-25T21:58:00Z">
                  <w:rPr>
                    <w:ins w:id="5406" w:author="Gabriel Correa" w:date="2015-08-25T21:36:00Z"/>
                  </w:rPr>
                </w:rPrChange>
              </w:rPr>
              <w:pPrChange w:id="5407" w:author="Gabriel Correa" w:date="2015-08-25T22:02:00Z">
                <w:pPr/>
              </w:pPrChange>
            </w:pPr>
            <w:ins w:id="5408" w:author="Gabriel Correa" w:date="2015-08-25T21:36:00Z">
              <w:r w:rsidRPr="00485A27">
                <w:rPr>
                  <w:sz w:val="22"/>
                  <w:rPrChange w:id="5409" w:author="Gabriel Correa" w:date="2015-08-25T21:58:00Z">
                    <w:rPr/>
                  </w:rPrChange>
                </w:rPr>
                <w:t>0.761</w:t>
              </w:r>
            </w:ins>
          </w:p>
        </w:tc>
        <w:tc>
          <w:tcPr>
            <w:tcW w:w="1200" w:type="dxa"/>
            <w:tcBorders>
              <w:top w:val="nil"/>
              <w:right w:val="dotDash" w:sz="4" w:space="0" w:color="A6A6A6" w:themeColor="background1" w:themeShade="A6"/>
            </w:tcBorders>
            <w:noWrap/>
            <w:hideMark/>
            <w:tcPrChange w:id="5410"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5411" w:author="Gabriel Correa" w:date="2015-08-25T21:36:00Z"/>
                <w:sz w:val="22"/>
                <w:rPrChange w:id="5412" w:author="Gabriel Correa" w:date="2015-08-25T21:58:00Z">
                  <w:rPr>
                    <w:ins w:id="5413" w:author="Gabriel Correa" w:date="2015-08-25T21:36:00Z"/>
                  </w:rPr>
                </w:rPrChange>
              </w:rPr>
              <w:pPrChange w:id="5414" w:author="Gabriel Correa" w:date="2015-08-25T22:02:00Z">
                <w:pPr/>
              </w:pPrChange>
            </w:pPr>
            <w:ins w:id="5415" w:author="Gabriel Correa" w:date="2015-08-25T21:36:00Z">
              <w:r w:rsidRPr="00485A27">
                <w:rPr>
                  <w:sz w:val="22"/>
                  <w:rPrChange w:id="5416" w:author="Gabriel Correa" w:date="2015-08-25T21:58:00Z">
                    <w:rPr/>
                  </w:rPrChange>
                </w:rPr>
                <w:t>0.413</w:t>
              </w:r>
            </w:ins>
          </w:p>
        </w:tc>
        <w:tc>
          <w:tcPr>
            <w:tcW w:w="930" w:type="dxa"/>
            <w:tcBorders>
              <w:left w:val="dotDash" w:sz="4" w:space="0" w:color="A6A6A6" w:themeColor="background1" w:themeShade="A6"/>
            </w:tcBorders>
            <w:noWrap/>
            <w:hideMark/>
            <w:tcPrChange w:id="5417"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5418" w:author="Gabriel Correa" w:date="2015-08-25T21:36:00Z"/>
                <w:sz w:val="22"/>
                <w:rPrChange w:id="5419" w:author="Gabriel Correa" w:date="2015-08-25T21:58:00Z">
                  <w:rPr>
                    <w:ins w:id="5420" w:author="Gabriel Correa" w:date="2015-08-25T21:36:00Z"/>
                  </w:rPr>
                </w:rPrChange>
              </w:rPr>
              <w:pPrChange w:id="5421" w:author="Gabriel Correa" w:date="2015-08-25T22:02:00Z">
                <w:pPr/>
              </w:pPrChange>
            </w:pPr>
            <w:ins w:id="5422" w:author="Gabriel Correa" w:date="2015-08-25T21:36:00Z">
              <w:r w:rsidRPr="00485A27">
                <w:rPr>
                  <w:sz w:val="22"/>
                  <w:rPrChange w:id="5423" w:author="Gabriel Correa" w:date="2015-08-25T21:58:00Z">
                    <w:rPr/>
                  </w:rPrChange>
                </w:rPr>
                <w:t>0.826</w:t>
              </w:r>
            </w:ins>
          </w:p>
        </w:tc>
        <w:tc>
          <w:tcPr>
            <w:tcW w:w="1646" w:type="dxa"/>
            <w:noWrap/>
            <w:hideMark/>
            <w:tcPrChange w:id="5424" w:author="Gabriel Correa" w:date="2015-08-25T21:39:00Z">
              <w:tcPr>
                <w:tcW w:w="1646" w:type="dxa"/>
                <w:noWrap/>
                <w:hideMark/>
              </w:tcPr>
            </w:tcPrChange>
          </w:tcPr>
          <w:p w:rsidR="00703A21" w:rsidRPr="00485A27" w:rsidRDefault="00703A21">
            <w:pPr>
              <w:jc w:val="right"/>
              <w:rPr>
                <w:ins w:id="5425" w:author="Gabriel Correa" w:date="2015-08-25T21:36:00Z"/>
                <w:b/>
                <w:bCs/>
                <w:sz w:val="22"/>
                <w:rPrChange w:id="5426" w:author="Gabriel Correa" w:date="2015-08-25T21:58:00Z">
                  <w:rPr>
                    <w:ins w:id="5427" w:author="Gabriel Correa" w:date="2015-08-25T21:36:00Z"/>
                    <w:b/>
                    <w:bCs/>
                  </w:rPr>
                </w:rPrChange>
              </w:rPr>
              <w:pPrChange w:id="5428" w:author="Gabriel Correa" w:date="2015-08-25T22:02:00Z">
                <w:pPr/>
              </w:pPrChange>
            </w:pPr>
            <w:ins w:id="5429" w:author="Gabriel Correa" w:date="2015-08-25T21:36:00Z">
              <w:r w:rsidRPr="00485A27">
                <w:rPr>
                  <w:b/>
                  <w:bCs/>
                  <w:sz w:val="22"/>
                  <w:rPrChange w:id="5430" w:author="Gabriel Correa" w:date="2015-08-25T21:58:00Z">
                    <w:rPr>
                      <w:b/>
                      <w:bCs/>
                    </w:rPr>
                  </w:rPrChange>
                </w:rPr>
                <w:t>0.463</w:t>
              </w:r>
            </w:ins>
          </w:p>
        </w:tc>
      </w:tr>
      <w:tr w:rsidR="00703A21" w:rsidRPr="00485A27" w:rsidTr="00703A21">
        <w:tblPrEx>
          <w:tblPrExChange w:id="5431"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5432" w:author="Gabriel Correa" w:date="2015-08-25T21:36:00Z"/>
          <w:trPrChange w:id="5433" w:author="Gabriel Correa" w:date="2015-08-25T21:39:00Z">
            <w:trPr>
              <w:trHeight w:val="300"/>
            </w:trPr>
          </w:trPrChange>
        </w:trPr>
        <w:tc>
          <w:tcPr>
            <w:tcW w:w="1951" w:type="dxa"/>
            <w:noWrap/>
            <w:hideMark/>
            <w:tcPrChange w:id="5434" w:author="Gabriel Correa" w:date="2015-08-25T21:39:00Z">
              <w:tcPr>
                <w:tcW w:w="2152" w:type="dxa"/>
                <w:noWrap/>
                <w:hideMark/>
              </w:tcPr>
            </w:tcPrChange>
          </w:tcPr>
          <w:p w:rsidR="00703A21" w:rsidRPr="00485A27" w:rsidRDefault="00703A21">
            <w:pPr>
              <w:jc w:val="center"/>
              <w:rPr>
                <w:ins w:id="5435" w:author="Gabriel Correa" w:date="2015-08-25T21:36:00Z"/>
                <w:sz w:val="22"/>
                <w:rPrChange w:id="5436" w:author="Gabriel Correa" w:date="2015-08-25T21:58:00Z">
                  <w:rPr>
                    <w:ins w:id="5437" w:author="Gabriel Correa" w:date="2015-08-25T21:36:00Z"/>
                  </w:rPr>
                </w:rPrChange>
              </w:rPr>
              <w:pPrChange w:id="5438" w:author="Gabriel Correa" w:date="2015-08-25T22:02:00Z">
                <w:pPr/>
              </w:pPrChange>
            </w:pPr>
            <w:ins w:id="5439" w:author="Gabriel Correa" w:date="2015-08-25T21:36:00Z">
              <w:r w:rsidRPr="00485A27">
                <w:rPr>
                  <w:sz w:val="22"/>
                  <w:rPrChange w:id="5440" w:author="Gabriel Correa" w:date="2015-08-25T21:58:00Z">
                    <w:rPr/>
                  </w:rPrChange>
                </w:rPr>
                <w:t>google-</w:t>
              </w:r>
            </w:ins>
            <w:ins w:id="5441" w:author="Gabriel Correa" w:date="2015-08-25T21:56:00Z">
              <w:r w:rsidR="00DF03A3" w:rsidRPr="00485A27">
                <w:rPr>
                  <w:sz w:val="22"/>
                </w:rPr>
                <w:t>modificado</w:t>
              </w:r>
            </w:ins>
          </w:p>
        </w:tc>
        <w:tc>
          <w:tcPr>
            <w:tcW w:w="1418" w:type="dxa"/>
            <w:tcBorders>
              <w:right w:val="dotDash" w:sz="4" w:space="0" w:color="A6A6A6" w:themeColor="background1" w:themeShade="A6"/>
            </w:tcBorders>
            <w:noWrap/>
            <w:hideMark/>
            <w:tcPrChange w:id="5442"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5443" w:author="Gabriel Correa" w:date="2015-08-25T21:36:00Z"/>
                <w:sz w:val="22"/>
                <w:rPrChange w:id="5444" w:author="Gabriel Correa" w:date="2015-08-25T21:58:00Z">
                  <w:rPr>
                    <w:ins w:id="5445" w:author="Gabriel Correa" w:date="2015-08-25T21:36:00Z"/>
                  </w:rPr>
                </w:rPrChange>
              </w:rPr>
              <w:pPrChange w:id="5446" w:author="Gabriel Correa" w:date="2015-08-25T22:02:00Z">
                <w:pPr/>
              </w:pPrChange>
            </w:pPr>
            <w:ins w:id="5447" w:author="Gabriel Correa" w:date="2015-08-25T21:40:00Z">
              <w:r w:rsidRPr="00485A27">
                <w:rPr>
                  <w:sz w:val="22"/>
                </w:rPr>
                <w:t>-</w:t>
              </w:r>
            </w:ins>
          </w:p>
        </w:tc>
        <w:tc>
          <w:tcPr>
            <w:tcW w:w="1376" w:type="dxa"/>
            <w:tcBorders>
              <w:left w:val="dotDash" w:sz="4" w:space="0" w:color="A6A6A6" w:themeColor="background1" w:themeShade="A6"/>
            </w:tcBorders>
            <w:noWrap/>
            <w:hideMark/>
            <w:tcPrChange w:id="5448"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5449" w:author="Gabriel Correa" w:date="2015-08-25T21:36:00Z"/>
                <w:sz w:val="22"/>
                <w:rPrChange w:id="5450" w:author="Gabriel Correa" w:date="2015-08-25T21:58:00Z">
                  <w:rPr>
                    <w:ins w:id="5451" w:author="Gabriel Correa" w:date="2015-08-25T21:36:00Z"/>
                  </w:rPr>
                </w:rPrChange>
              </w:rPr>
              <w:pPrChange w:id="5452" w:author="Gabriel Correa" w:date="2015-08-25T22:02:00Z">
                <w:pPr/>
              </w:pPrChange>
            </w:pPr>
            <w:ins w:id="5453" w:author="Gabriel Correa" w:date="2015-08-25T21:36:00Z">
              <w:r w:rsidRPr="00485A27">
                <w:rPr>
                  <w:sz w:val="22"/>
                  <w:rPrChange w:id="5454" w:author="Gabriel Correa" w:date="2015-08-25T21:58:00Z">
                    <w:rPr/>
                  </w:rPrChange>
                </w:rPr>
                <w:t>0.812</w:t>
              </w:r>
            </w:ins>
          </w:p>
        </w:tc>
        <w:tc>
          <w:tcPr>
            <w:tcW w:w="1200" w:type="dxa"/>
            <w:tcBorders>
              <w:top w:val="nil"/>
              <w:right w:val="dotDash" w:sz="4" w:space="0" w:color="A6A6A6" w:themeColor="background1" w:themeShade="A6"/>
            </w:tcBorders>
            <w:noWrap/>
            <w:hideMark/>
            <w:tcPrChange w:id="5455"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5456" w:author="Gabriel Correa" w:date="2015-08-25T21:36:00Z"/>
                <w:b/>
                <w:bCs/>
                <w:sz w:val="22"/>
                <w:rPrChange w:id="5457" w:author="Gabriel Correa" w:date="2015-08-25T21:58:00Z">
                  <w:rPr>
                    <w:ins w:id="5458" w:author="Gabriel Correa" w:date="2015-08-25T21:36:00Z"/>
                    <w:b/>
                    <w:bCs/>
                  </w:rPr>
                </w:rPrChange>
              </w:rPr>
              <w:pPrChange w:id="5459" w:author="Gabriel Correa" w:date="2015-08-25T22:02:00Z">
                <w:pPr/>
              </w:pPrChange>
            </w:pPr>
            <w:ins w:id="5460" w:author="Gabriel Correa" w:date="2015-08-25T21:36:00Z">
              <w:r w:rsidRPr="00485A27">
                <w:rPr>
                  <w:b/>
                  <w:bCs/>
                  <w:sz w:val="22"/>
                  <w:rPrChange w:id="5461" w:author="Gabriel Correa" w:date="2015-08-25T21:58:00Z">
                    <w:rPr>
                      <w:b/>
                      <w:bCs/>
                    </w:rPr>
                  </w:rPrChange>
                </w:rPr>
                <w:t>0.413</w:t>
              </w:r>
            </w:ins>
          </w:p>
        </w:tc>
        <w:tc>
          <w:tcPr>
            <w:tcW w:w="930" w:type="dxa"/>
            <w:tcBorders>
              <w:left w:val="dotDash" w:sz="4" w:space="0" w:color="A6A6A6" w:themeColor="background1" w:themeShade="A6"/>
            </w:tcBorders>
            <w:noWrap/>
            <w:hideMark/>
            <w:tcPrChange w:id="5462"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5463" w:author="Gabriel Correa" w:date="2015-08-25T21:36:00Z"/>
                <w:sz w:val="22"/>
                <w:rPrChange w:id="5464" w:author="Gabriel Correa" w:date="2015-08-25T21:58:00Z">
                  <w:rPr>
                    <w:ins w:id="5465" w:author="Gabriel Correa" w:date="2015-08-25T21:36:00Z"/>
                  </w:rPr>
                </w:rPrChange>
              </w:rPr>
              <w:pPrChange w:id="5466" w:author="Gabriel Correa" w:date="2015-08-25T22:02:00Z">
                <w:pPr/>
              </w:pPrChange>
            </w:pPr>
            <w:ins w:id="5467" w:author="Gabriel Correa" w:date="2015-08-25T21:36:00Z">
              <w:r w:rsidRPr="00485A27">
                <w:rPr>
                  <w:sz w:val="22"/>
                  <w:rPrChange w:id="5468" w:author="Gabriel Correa" w:date="2015-08-25T21:58:00Z">
                    <w:rPr/>
                  </w:rPrChange>
                </w:rPr>
                <w:t>0.833</w:t>
              </w:r>
            </w:ins>
          </w:p>
        </w:tc>
        <w:tc>
          <w:tcPr>
            <w:tcW w:w="1646" w:type="dxa"/>
            <w:noWrap/>
            <w:hideMark/>
            <w:tcPrChange w:id="5469" w:author="Gabriel Correa" w:date="2015-08-25T21:39:00Z">
              <w:tcPr>
                <w:tcW w:w="1646" w:type="dxa"/>
                <w:noWrap/>
                <w:hideMark/>
              </w:tcPr>
            </w:tcPrChange>
          </w:tcPr>
          <w:p w:rsidR="00703A21" w:rsidRPr="00485A27" w:rsidRDefault="00703A21">
            <w:pPr>
              <w:jc w:val="right"/>
              <w:rPr>
                <w:ins w:id="5470" w:author="Gabriel Correa" w:date="2015-08-25T21:36:00Z"/>
                <w:sz w:val="22"/>
                <w:rPrChange w:id="5471" w:author="Gabriel Correa" w:date="2015-08-25T21:58:00Z">
                  <w:rPr>
                    <w:ins w:id="5472" w:author="Gabriel Correa" w:date="2015-08-25T21:36:00Z"/>
                  </w:rPr>
                </w:rPrChange>
              </w:rPr>
              <w:pPrChange w:id="5473" w:author="Gabriel Correa" w:date="2015-08-25T22:02:00Z">
                <w:pPr/>
              </w:pPrChange>
            </w:pPr>
            <w:ins w:id="5474" w:author="Gabriel Correa" w:date="2015-08-25T21:36:00Z">
              <w:r w:rsidRPr="00485A27">
                <w:rPr>
                  <w:sz w:val="22"/>
                  <w:rPrChange w:id="5475" w:author="Gabriel Correa" w:date="2015-08-25T21:58:00Z">
                    <w:rPr/>
                  </w:rPrChange>
                </w:rPr>
                <w:t>0.470</w:t>
              </w:r>
            </w:ins>
          </w:p>
        </w:tc>
      </w:tr>
      <w:tr w:rsidR="00703A21" w:rsidRPr="00485A27" w:rsidTr="00703A21">
        <w:tblPrEx>
          <w:tblPrExChange w:id="5476"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5477" w:author="Gabriel Correa" w:date="2015-08-25T21:36:00Z"/>
          <w:trPrChange w:id="5478" w:author="Gabriel Correa" w:date="2015-08-25T21:39:00Z">
            <w:trPr>
              <w:trHeight w:val="300"/>
            </w:trPr>
          </w:trPrChange>
        </w:trPr>
        <w:tc>
          <w:tcPr>
            <w:tcW w:w="1951" w:type="dxa"/>
            <w:noWrap/>
            <w:hideMark/>
            <w:tcPrChange w:id="5479" w:author="Gabriel Correa" w:date="2015-08-25T21:39:00Z">
              <w:tcPr>
                <w:tcW w:w="2152" w:type="dxa"/>
                <w:noWrap/>
                <w:hideMark/>
              </w:tcPr>
            </w:tcPrChange>
          </w:tcPr>
          <w:p w:rsidR="00703A21" w:rsidRPr="00485A27" w:rsidRDefault="00703A21">
            <w:pPr>
              <w:jc w:val="center"/>
              <w:rPr>
                <w:ins w:id="5480" w:author="Gabriel Correa" w:date="2015-08-25T21:36:00Z"/>
                <w:sz w:val="22"/>
                <w:rPrChange w:id="5481" w:author="Gabriel Correa" w:date="2015-08-25T21:58:00Z">
                  <w:rPr>
                    <w:ins w:id="5482" w:author="Gabriel Correa" w:date="2015-08-25T21:36:00Z"/>
                  </w:rPr>
                </w:rPrChange>
              </w:rPr>
              <w:pPrChange w:id="5483" w:author="Gabriel Correa" w:date="2015-08-25T22:02:00Z">
                <w:pPr/>
              </w:pPrChange>
            </w:pPr>
            <w:ins w:id="5484" w:author="Gabriel Correa" w:date="2015-08-25T21:36:00Z">
              <w:r w:rsidRPr="00485A27">
                <w:rPr>
                  <w:sz w:val="22"/>
                  <w:rPrChange w:id="5485" w:author="Gabriel Correa" w:date="2015-08-25T21:58:00Z">
                    <w:rPr/>
                  </w:rPrChange>
                </w:rPr>
                <w:t>google-</w:t>
              </w:r>
            </w:ins>
            <w:ins w:id="5486" w:author="Gabriel Correa" w:date="2015-08-25T21:56:00Z">
              <w:r w:rsidR="00DF03A3" w:rsidRPr="00485A27">
                <w:rPr>
                  <w:sz w:val="22"/>
                </w:rPr>
                <w:t>modificado</w:t>
              </w:r>
            </w:ins>
          </w:p>
        </w:tc>
        <w:tc>
          <w:tcPr>
            <w:tcW w:w="1418" w:type="dxa"/>
            <w:tcBorders>
              <w:right w:val="dotDash" w:sz="4" w:space="0" w:color="A6A6A6" w:themeColor="background1" w:themeShade="A6"/>
            </w:tcBorders>
            <w:noWrap/>
            <w:hideMark/>
            <w:tcPrChange w:id="5487"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5488" w:author="Gabriel Correa" w:date="2015-08-25T21:36:00Z"/>
                <w:sz w:val="22"/>
                <w:rPrChange w:id="5489" w:author="Gabriel Correa" w:date="2015-08-25T21:58:00Z">
                  <w:rPr>
                    <w:ins w:id="5490" w:author="Gabriel Correa" w:date="2015-08-25T21:36:00Z"/>
                  </w:rPr>
                </w:rPrChange>
              </w:rPr>
              <w:pPrChange w:id="5491" w:author="Gabriel Correa" w:date="2015-08-25T22:02:00Z">
                <w:pPr/>
              </w:pPrChange>
            </w:pPr>
            <w:ins w:id="5492" w:author="Gabriel Correa" w:date="2015-08-25T21:40:00Z">
              <w:r w:rsidRPr="00485A27">
                <w:rPr>
                  <w:sz w:val="22"/>
                </w:rPr>
                <w:t>si</w:t>
              </w:r>
            </w:ins>
          </w:p>
        </w:tc>
        <w:tc>
          <w:tcPr>
            <w:tcW w:w="1376" w:type="dxa"/>
            <w:tcBorders>
              <w:left w:val="dotDash" w:sz="4" w:space="0" w:color="A6A6A6" w:themeColor="background1" w:themeShade="A6"/>
            </w:tcBorders>
            <w:noWrap/>
            <w:hideMark/>
            <w:tcPrChange w:id="5493"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5494" w:author="Gabriel Correa" w:date="2015-08-25T21:36:00Z"/>
                <w:sz w:val="22"/>
                <w:rPrChange w:id="5495" w:author="Gabriel Correa" w:date="2015-08-25T21:58:00Z">
                  <w:rPr>
                    <w:ins w:id="5496" w:author="Gabriel Correa" w:date="2015-08-25T21:36:00Z"/>
                  </w:rPr>
                </w:rPrChange>
              </w:rPr>
              <w:pPrChange w:id="5497" w:author="Gabriel Correa" w:date="2015-08-25T22:02:00Z">
                <w:pPr/>
              </w:pPrChange>
            </w:pPr>
            <w:ins w:id="5498" w:author="Gabriel Correa" w:date="2015-08-25T21:36:00Z">
              <w:r w:rsidRPr="00485A27">
                <w:rPr>
                  <w:sz w:val="22"/>
                  <w:rPrChange w:id="5499" w:author="Gabriel Correa" w:date="2015-08-25T21:58:00Z">
                    <w:rPr/>
                  </w:rPrChange>
                </w:rPr>
                <w:t>0.717</w:t>
              </w:r>
            </w:ins>
          </w:p>
        </w:tc>
        <w:tc>
          <w:tcPr>
            <w:tcW w:w="1200" w:type="dxa"/>
            <w:tcBorders>
              <w:top w:val="nil"/>
              <w:right w:val="dotDash" w:sz="4" w:space="0" w:color="A6A6A6" w:themeColor="background1" w:themeShade="A6"/>
            </w:tcBorders>
            <w:noWrap/>
            <w:hideMark/>
            <w:tcPrChange w:id="5500"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5501" w:author="Gabriel Correa" w:date="2015-08-25T21:36:00Z"/>
                <w:sz w:val="22"/>
                <w:rPrChange w:id="5502" w:author="Gabriel Correa" w:date="2015-08-25T21:58:00Z">
                  <w:rPr>
                    <w:ins w:id="5503" w:author="Gabriel Correa" w:date="2015-08-25T21:36:00Z"/>
                  </w:rPr>
                </w:rPrChange>
              </w:rPr>
              <w:pPrChange w:id="5504" w:author="Gabriel Correa" w:date="2015-08-25T22:02:00Z">
                <w:pPr/>
              </w:pPrChange>
            </w:pPr>
            <w:ins w:id="5505" w:author="Gabriel Correa" w:date="2015-08-25T21:36:00Z">
              <w:r w:rsidRPr="00485A27">
                <w:rPr>
                  <w:sz w:val="22"/>
                  <w:rPrChange w:id="5506" w:author="Gabriel Correa" w:date="2015-08-25T21:58:00Z">
                    <w:rPr/>
                  </w:rPrChange>
                </w:rPr>
                <w:t>0.419</w:t>
              </w:r>
            </w:ins>
          </w:p>
        </w:tc>
        <w:tc>
          <w:tcPr>
            <w:tcW w:w="930" w:type="dxa"/>
            <w:tcBorders>
              <w:left w:val="dotDash" w:sz="4" w:space="0" w:color="A6A6A6" w:themeColor="background1" w:themeShade="A6"/>
            </w:tcBorders>
            <w:noWrap/>
            <w:hideMark/>
            <w:tcPrChange w:id="5507"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5508" w:author="Gabriel Correa" w:date="2015-08-25T21:36:00Z"/>
                <w:sz w:val="22"/>
                <w:rPrChange w:id="5509" w:author="Gabriel Correa" w:date="2015-08-25T21:58:00Z">
                  <w:rPr>
                    <w:ins w:id="5510" w:author="Gabriel Correa" w:date="2015-08-25T21:36:00Z"/>
                  </w:rPr>
                </w:rPrChange>
              </w:rPr>
              <w:pPrChange w:id="5511" w:author="Gabriel Correa" w:date="2015-08-25T22:02:00Z">
                <w:pPr/>
              </w:pPrChange>
            </w:pPr>
            <w:ins w:id="5512" w:author="Gabriel Correa" w:date="2015-08-25T21:36:00Z">
              <w:r w:rsidRPr="00485A27">
                <w:rPr>
                  <w:sz w:val="22"/>
                  <w:rPrChange w:id="5513" w:author="Gabriel Correa" w:date="2015-08-25T21:58:00Z">
                    <w:rPr/>
                  </w:rPrChange>
                </w:rPr>
                <w:t>0.819</w:t>
              </w:r>
            </w:ins>
          </w:p>
        </w:tc>
        <w:tc>
          <w:tcPr>
            <w:tcW w:w="1646" w:type="dxa"/>
            <w:noWrap/>
            <w:hideMark/>
            <w:tcPrChange w:id="5514" w:author="Gabriel Correa" w:date="2015-08-25T21:39:00Z">
              <w:tcPr>
                <w:tcW w:w="1646" w:type="dxa"/>
                <w:noWrap/>
                <w:hideMark/>
              </w:tcPr>
            </w:tcPrChange>
          </w:tcPr>
          <w:p w:rsidR="00703A21" w:rsidRPr="00485A27" w:rsidRDefault="00703A21">
            <w:pPr>
              <w:jc w:val="right"/>
              <w:rPr>
                <w:ins w:id="5515" w:author="Gabriel Correa" w:date="2015-08-25T21:36:00Z"/>
                <w:b/>
                <w:bCs/>
                <w:sz w:val="22"/>
                <w:rPrChange w:id="5516" w:author="Gabriel Correa" w:date="2015-08-25T21:58:00Z">
                  <w:rPr>
                    <w:ins w:id="5517" w:author="Gabriel Correa" w:date="2015-08-25T21:36:00Z"/>
                    <w:b/>
                    <w:bCs/>
                  </w:rPr>
                </w:rPrChange>
              </w:rPr>
              <w:pPrChange w:id="5518" w:author="Gabriel Correa" w:date="2015-08-25T22:02:00Z">
                <w:pPr/>
              </w:pPrChange>
            </w:pPr>
            <w:ins w:id="5519" w:author="Gabriel Correa" w:date="2015-08-25T21:36:00Z">
              <w:r w:rsidRPr="00485A27">
                <w:rPr>
                  <w:b/>
                  <w:bCs/>
                  <w:sz w:val="22"/>
                  <w:rPrChange w:id="5520" w:author="Gabriel Correa" w:date="2015-08-25T21:58:00Z">
                    <w:rPr>
                      <w:b/>
                      <w:bCs/>
                    </w:rPr>
                  </w:rPrChange>
                </w:rPr>
                <w:t>0.453</w:t>
              </w:r>
            </w:ins>
          </w:p>
        </w:tc>
      </w:tr>
    </w:tbl>
    <w:p w:rsidR="00703A21" w:rsidRPr="00485A27" w:rsidRDefault="00703A21">
      <w:pPr>
        <w:rPr>
          <w:ins w:id="5521" w:author="Gabriel Correa" w:date="2015-08-25T21:58:00Z"/>
          <w:rPrChange w:id="5522" w:author="Gabriel Correa" w:date="2015-08-25T21:58:00Z">
            <w:rPr>
              <w:ins w:id="5523" w:author="Gabriel Correa" w:date="2015-08-25T21:58:00Z"/>
              <w:lang w:val="en-US"/>
            </w:rPr>
          </w:rPrChange>
        </w:rPr>
      </w:pPr>
    </w:p>
    <w:p w:rsidR="00485A27" w:rsidRPr="00643198" w:rsidRDefault="00485A27">
      <w:pPr>
        <w:rPr>
          <w:ins w:id="5524" w:author="Gabriel Correa" w:date="2015-08-25T21:59:00Z"/>
        </w:rPr>
      </w:pPr>
      <w:ins w:id="5525" w:author="Gabriel Correa" w:date="2015-08-25T21:58:00Z">
        <w:r w:rsidRPr="00485A27">
          <w:rPr>
            <w:rPrChange w:id="5526" w:author="Gabriel Correa" w:date="2015-08-25T21:58:00Z">
              <w:rPr>
                <w:lang w:val="en-US"/>
              </w:rPr>
            </w:rPrChange>
          </w:rPr>
          <w:t xml:space="preserve">Por otra parte se </w:t>
        </w:r>
      </w:ins>
      <w:ins w:id="5527" w:author="Gabriel Correa" w:date="2015-08-25T21:59:00Z">
        <w:r>
          <w:t xml:space="preserve">comparó a tres algoritmos de stemming, o </w:t>
        </w:r>
        <w:r>
          <w:rPr>
            <w:i/>
          </w:rPr>
          <w:t>stemmers</w:t>
        </w:r>
        <w:r>
          <w:t xml:space="preserve">, con los mismos clasificadores para </w:t>
        </w:r>
      </w:ins>
      <w:ins w:id="5528" w:author="Gabriel Correa" w:date="2015-08-25T22:05:00Z">
        <w:r w:rsidR="00643198">
          <w:t xml:space="preserve">conocer cuál permite obtener </w:t>
        </w:r>
      </w:ins>
      <w:ins w:id="5529" w:author="Gabriel Correa" w:date="2015-08-25T21:59:00Z">
        <w:r>
          <w:t>mejores resultados.</w:t>
        </w:r>
      </w:ins>
      <w:ins w:id="5530" w:author="Gabriel Correa" w:date="2015-08-25T22:05:00Z">
        <w:r w:rsidR="00643198">
          <w:t xml:space="preserve"> En la </w:t>
        </w:r>
      </w:ins>
      <w:ins w:id="5531" w:author="Gabriel Correa" w:date="2015-08-25T22:06:00Z">
        <w:r w:rsidR="00643198">
          <w:fldChar w:fldCharType="begin"/>
        </w:r>
        <w:r w:rsidR="00643198">
          <w:instrText xml:space="preserve"> REF _Ref428303695 \h </w:instrText>
        </w:r>
      </w:ins>
      <w:r w:rsidR="00643198">
        <w:fldChar w:fldCharType="separate"/>
      </w:r>
      <w:ins w:id="5532" w:author="Gabriel Correa" w:date="2015-08-28T07:30:00Z">
        <w:r w:rsidR="00E54D64">
          <w:t xml:space="preserve">Tabla </w:t>
        </w:r>
        <w:r w:rsidR="00E54D64">
          <w:rPr>
            <w:noProof/>
          </w:rPr>
          <w:t>7</w:t>
        </w:r>
        <w:r w:rsidR="00E54D64">
          <w:t>.</w:t>
        </w:r>
        <w:r w:rsidR="00E54D64">
          <w:rPr>
            <w:noProof/>
          </w:rPr>
          <w:t>9</w:t>
        </w:r>
      </w:ins>
      <w:ins w:id="5533" w:author="Gabriel Correa" w:date="2015-08-25T22:06:00Z">
        <w:r w:rsidR="00643198">
          <w:fldChar w:fldCharType="end"/>
        </w:r>
        <w:r w:rsidR="00643198">
          <w:t xml:space="preserve"> se muestra que los resultados son muy similares pero favoreciendo por poco a </w:t>
        </w:r>
        <w:r w:rsidR="00643198" w:rsidRPr="00643198">
          <w:rPr>
            <w:i/>
            <w:rPrChange w:id="5534" w:author="Gabriel Correa" w:date="2015-08-25T22:06:00Z">
              <w:rPr/>
            </w:rPrChange>
          </w:rPr>
          <w:t>Snowball Stemmer</w:t>
        </w:r>
      </w:ins>
      <w:ins w:id="5535" w:author="Gabriel Correa" w:date="2015-08-25T22:07:00Z">
        <w:r w:rsidR="00643198">
          <w:t>, por lo que se decide usarlo para los experimentos posteriores.</w:t>
        </w:r>
      </w:ins>
    </w:p>
    <w:p w:rsidR="00643198" w:rsidRDefault="00643198" w:rsidP="005D2320">
      <w:pPr>
        <w:pStyle w:val="Epgrafe"/>
        <w:keepNext/>
        <w:rPr>
          <w:ins w:id="5536" w:author="Gabriel Correa" w:date="2015-08-25T22:03:00Z"/>
        </w:rPr>
      </w:pPr>
      <w:bookmarkStart w:id="5537" w:name="_Ref428303695"/>
      <w:ins w:id="5538" w:author="Gabriel Correa" w:date="2015-08-25T22:03:00Z">
        <w:r>
          <w:lastRenderedPageBreak/>
          <w:t xml:space="preserve">Tabla </w:t>
        </w:r>
      </w:ins>
      <w:ins w:id="5539" w:author="Gabriel Correa" w:date="2015-08-28T00:22:00Z">
        <w:r w:rsidR="00F002B6">
          <w:fldChar w:fldCharType="begin"/>
        </w:r>
        <w:r w:rsidR="00F002B6">
          <w:instrText xml:space="preserve"> STYLEREF 1 \s </w:instrText>
        </w:r>
      </w:ins>
      <w:r w:rsidR="00F002B6">
        <w:fldChar w:fldCharType="separate"/>
      </w:r>
      <w:r w:rsidR="00E54D64">
        <w:rPr>
          <w:noProof/>
        </w:rPr>
        <w:t>7</w:t>
      </w:r>
      <w:ins w:id="5540"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ins w:id="5541" w:author="Gabriel Correa" w:date="2015-08-28T07:30:00Z">
        <w:r w:rsidR="00E54D64">
          <w:rPr>
            <w:noProof/>
          </w:rPr>
          <w:t>9</w:t>
        </w:r>
      </w:ins>
      <w:ins w:id="5542" w:author="Gabriel Correa" w:date="2015-08-28T00:22:00Z">
        <w:r w:rsidR="00F002B6">
          <w:fldChar w:fldCharType="end"/>
        </w:r>
      </w:ins>
      <w:del w:id="5543"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9</w:delText>
        </w:r>
        <w:r w:rsidR="005D2320" w:rsidDel="008F24AB">
          <w:rPr>
            <w:noProof/>
          </w:rPr>
          <w:fldChar w:fldCharType="end"/>
        </w:r>
      </w:del>
      <w:bookmarkEnd w:id="5537"/>
      <w:ins w:id="5544" w:author="Gabriel Correa" w:date="2015-08-25T22:03:00Z">
        <w:r>
          <w:t>:   Comparaci</w:t>
        </w:r>
      </w:ins>
      <w:ins w:id="5545" w:author="Gabriel Correa" w:date="2015-08-25T22:04:00Z">
        <w:r>
          <w:t>ón de rendimiento al usar distintos stemmers.</w:t>
        </w:r>
      </w:ins>
    </w:p>
    <w:tbl>
      <w:tblPr>
        <w:tblStyle w:val="Estilo2"/>
        <w:tblW w:w="0" w:type="auto"/>
        <w:tblLook w:val="04A0" w:firstRow="1" w:lastRow="0" w:firstColumn="1" w:lastColumn="0" w:noHBand="0" w:noVBand="1"/>
        <w:tblPrChange w:id="5546" w:author="Gabriel Correa" w:date="2015-08-25T22:01:00Z">
          <w:tblPr>
            <w:tblStyle w:val="Estilo2"/>
            <w:tblW w:w="0" w:type="auto"/>
            <w:tblLook w:val="04A0" w:firstRow="1" w:lastRow="0" w:firstColumn="1" w:lastColumn="0" w:noHBand="0" w:noVBand="1"/>
          </w:tblPr>
        </w:tblPrChange>
      </w:tblPr>
      <w:tblGrid>
        <w:gridCol w:w="1809"/>
        <w:gridCol w:w="1134"/>
        <w:gridCol w:w="1276"/>
        <w:gridCol w:w="1134"/>
        <w:gridCol w:w="1646"/>
        <w:tblGridChange w:id="5547">
          <w:tblGrid>
            <w:gridCol w:w="3369"/>
            <w:gridCol w:w="1376"/>
            <w:gridCol w:w="1200"/>
            <w:gridCol w:w="930"/>
            <w:gridCol w:w="1646"/>
          </w:tblGrid>
        </w:tblGridChange>
      </w:tblGrid>
      <w:tr w:rsidR="00485A27" w:rsidRPr="002B28AD" w:rsidTr="00485A27">
        <w:trPr>
          <w:cnfStyle w:val="100000000000" w:firstRow="1" w:lastRow="0" w:firstColumn="0" w:lastColumn="0" w:oddVBand="0" w:evenVBand="0" w:oddHBand="0" w:evenHBand="0" w:firstRowFirstColumn="0" w:firstRowLastColumn="0" w:lastRowFirstColumn="0" w:lastRowLastColumn="0"/>
          <w:trHeight w:val="300"/>
          <w:ins w:id="5548" w:author="Gabriel Correa" w:date="2015-08-25T21:59:00Z"/>
          <w:trPrChange w:id="5549" w:author="Gabriel Correa" w:date="2015-08-25T22:01:00Z">
            <w:trPr>
              <w:trHeight w:val="300"/>
            </w:trPr>
          </w:trPrChange>
        </w:trPr>
        <w:tc>
          <w:tcPr>
            <w:cnfStyle w:val="000000000100" w:firstRow="0" w:lastRow="0" w:firstColumn="0" w:lastColumn="0" w:oddVBand="0" w:evenVBand="0" w:oddHBand="0" w:evenHBand="0" w:firstRowFirstColumn="1" w:firstRowLastColumn="0" w:lastRowFirstColumn="0" w:lastRowLastColumn="0"/>
            <w:tcW w:w="1809" w:type="dxa"/>
            <w:tcBorders>
              <w:top w:val="nil"/>
              <w:bottom w:val="single" w:sz="12" w:space="0" w:color="000000" w:themeColor="text1"/>
            </w:tcBorders>
            <w:noWrap/>
            <w:hideMark/>
            <w:tcPrChange w:id="5550" w:author="Gabriel Correa" w:date="2015-08-25T22:01:00Z">
              <w:tcPr>
                <w:tcW w:w="3369" w:type="dxa"/>
                <w:tcBorders>
                  <w:top w:val="nil"/>
                  <w:bottom w:val="single" w:sz="12" w:space="0" w:color="000000" w:themeColor="text1"/>
                </w:tcBorders>
                <w:noWrap/>
                <w:hideMark/>
              </w:tcPr>
            </w:tcPrChange>
          </w:tcPr>
          <w:p w:rsidR="00485A27" w:rsidRPr="002B28AD" w:rsidRDefault="00485A27" w:rsidP="007C2995">
            <w:pPr>
              <w:cnfStyle w:val="100000000100" w:firstRow="1" w:lastRow="0" w:firstColumn="0" w:lastColumn="0" w:oddVBand="0" w:evenVBand="0" w:oddHBand="0" w:evenHBand="0" w:firstRowFirstColumn="1" w:firstRowLastColumn="0" w:lastRowFirstColumn="0" w:lastRowLastColumn="0"/>
              <w:rPr>
                <w:ins w:id="5551" w:author="Gabriel Correa" w:date="2015-08-25T21:59:00Z"/>
                <w:sz w:val="22"/>
              </w:rPr>
            </w:pPr>
          </w:p>
        </w:tc>
        <w:tc>
          <w:tcPr>
            <w:tcW w:w="2410" w:type="dxa"/>
            <w:gridSpan w:val="2"/>
            <w:tcBorders>
              <w:top w:val="nil"/>
              <w:bottom w:val="single" w:sz="12" w:space="0" w:color="000000" w:themeColor="text1"/>
            </w:tcBorders>
            <w:noWrap/>
            <w:hideMark/>
            <w:tcPrChange w:id="5552" w:author="Gabriel Correa" w:date="2015-08-25T22:01:00Z">
              <w:tcPr>
                <w:tcW w:w="2576" w:type="dxa"/>
                <w:gridSpan w:val="2"/>
                <w:tcBorders>
                  <w:top w:val="nil"/>
                  <w:bottom w:val="single" w:sz="12" w:space="0" w:color="000000" w:themeColor="text1"/>
                </w:tcBorders>
                <w:noWrap/>
                <w:hideMark/>
              </w:tcPr>
            </w:tcPrChange>
          </w:tcPr>
          <w:p w:rsidR="00485A27" w:rsidRPr="002B28AD" w:rsidRDefault="00485A27">
            <w:pPr>
              <w:jc w:val="center"/>
              <w:cnfStyle w:val="100000000000" w:firstRow="1" w:lastRow="0" w:firstColumn="0" w:lastColumn="0" w:oddVBand="0" w:evenVBand="0" w:oddHBand="0" w:evenHBand="0" w:firstRowFirstColumn="0" w:firstRowLastColumn="0" w:lastRowFirstColumn="0" w:lastRowLastColumn="0"/>
              <w:rPr>
                <w:ins w:id="5553" w:author="Gabriel Correa" w:date="2015-08-25T21:59:00Z"/>
                <w:sz w:val="22"/>
              </w:rPr>
              <w:pPrChange w:id="5554" w:author="Gabriel Correa" w:date="2015-08-25T22:01:00Z">
                <w:pPr>
                  <w:cnfStyle w:val="100000000000" w:firstRow="1" w:lastRow="0" w:firstColumn="0" w:lastColumn="0" w:oddVBand="0" w:evenVBand="0" w:oddHBand="0" w:evenHBand="0" w:firstRowFirstColumn="0" w:firstRowLastColumn="0" w:lastRowFirstColumn="0" w:lastRowLastColumn="0"/>
                </w:pPr>
              </w:pPrChange>
            </w:pPr>
            <w:ins w:id="5555" w:author="Gabriel Correa" w:date="2015-08-25T21:59:00Z">
              <w:r w:rsidRPr="002B28AD">
                <w:rPr>
                  <w:sz w:val="22"/>
                </w:rPr>
                <w:t>NaiveBayes</w:t>
              </w:r>
            </w:ins>
          </w:p>
        </w:tc>
        <w:tc>
          <w:tcPr>
            <w:tcW w:w="2780" w:type="dxa"/>
            <w:gridSpan w:val="2"/>
            <w:tcBorders>
              <w:top w:val="nil"/>
              <w:bottom w:val="single" w:sz="12" w:space="0" w:color="000000" w:themeColor="text1"/>
            </w:tcBorders>
            <w:noWrap/>
            <w:hideMark/>
            <w:tcPrChange w:id="5556" w:author="Gabriel Correa" w:date="2015-08-25T22:01:00Z">
              <w:tcPr>
                <w:tcW w:w="2576" w:type="dxa"/>
                <w:gridSpan w:val="2"/>
                <w:tcBorders>
                  <w:top w:val="nil"/>
                  <w:bottom w:val="single" w:sz="12" w:space="0" w:color="000000" w:themeColor="text1"/>
                </w:tcBorders>
                <w:noWrap/>
                <w:hideMark/>
              </w:tcPr>
            </w:tcPrChange>
          </w:tcPr>
          <w:p w:rsidR="00485A27" w:rsidRPr="002B28AD" w:rsidRDefault="00485A27">
            <w:pPr>
              <w:jc w:val="center"/>
              <w:cnfStyle w:val="100000000000" w:firstRow="1" w:lastRow="0" w:firstColumn="0" w:lastColumn="0" w:oddVBand="0" w:evenVBand="0" w:oddHBand="0" w:evenHBand="0" w:firstRowFirstColumn="0" w:firstRowLastColumn="0" w:lastRowFirstColumn="0" w:lastRowLastColumn="0"/>
              <w:rPr>
                <w:ins w:id="5557" w:author="Gabriel Correa" w:date="2015-08-25T21:59:00Z"/>
                <w:sz w:val="22"/>
              </w:rPr>
              <w:pPrChange w:id="5558" w:author="Gabriel Correa" w:date="2015-08-25T22:01:00Z">
                <w:pPr>
                  <w:cnfStyle w:val="100000000000" w:firstRow="1" w:lastRow="0" w:firstColumn="0" w:lastColumn="0" w:oddVBand="0" w:evenVBand="0" w:oddHBand="0" w:evenHBand="0" w:firstRowFirstColumn="0" w:firstRowLastColumn="0" w:lastRowFirstColumn="0" w:lastRowLastColumn="0"/>
                </w:pPr>
              </w:pPrChange>
            </w:pPr>
            <w:ins w:id="5559" w:author="Gabriel Correa" w:date="2015-08-25T21:59:00Z">
              <w:r w:rsidRPr="002B28AD">
                <w:rPr>
                  <w:sz w:val="22"/>
                </w:rPr>
                <w:t>NaiveBayesMultinomial</w:t>
              </w:r>
            </w:ins>
          </w:p>
        </w:tc>
      </w:tr>
      <w:tr w:rsidR="00485A27" w:rsidRPr="002B28AD" w:rsidTr="00485A27">
        <w:trPr>
          <w:trHeight w:val="300"/>
          <w:ins w:id="5560" w:author="Gabriel Correa" w:date="2015-08-25T21:59:00Z"/>
          <w:trPrChange w:id="5561" w:author="Gabriel Correa" w:date="2015-08-25T22:01:00Z">
            <w:trPr>
              <w:trHeight w:val="300"/>
            </w:trPr>
          </w:trPrChange>
        </w:trPr>
        <w:tc>
          <w:tcPr>
            <w:tcW w:w="1809" w:type="dxa"/>
            <w:tcBorders>
              <w:top w:val="single" w:sz="12" w:space="0" w:color="000000" w:themeColor="text1"/>
              <w:bottom w:val="single" w:sz="12" w:space="0" w:color="000000" w:themeColor="text1"/>
              <w:right w:val="dotDash" w:sz="4" w:space="0" w:color="A6A6A6" w:themeColor="background1" w:themeShade="A6"/>
            </w:tcBorders>
            <w:noWrap/>
            <w:hideMark/>
            <w:tcPrChange w:id="5562" w:author="Gabriel Correa" w:date="2015-08-25T22:01:00Z">
              <w:tcPr>
                <w:tcW w:w="3369"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2B28AD" w:rsidRDefault="00485A27">
            <w:pPr>
              <w:jc w:val="center"/>
              <w:rPr>
                <w:ins w:id="5563" w:author="Gabriel Correa" w:date="2015-08-25T21:59:00Z"/>
                <w:sz w:val="22"/>
              </w:rPr>
              <w:pPrChange w:id="5564" w:author="Gabriel Correa" w:date="2015-08-25T22:01:00Z">
                <w:pPr/>
              </w:pPrChange>
            </w:pPr>
            <w:ins w:id="5565" w:author="Gabriel Correa" w:date="2015-08-25T22:00:00Z">
              <w:r w:rsidRPr="00485A27">
                <w:rPr>
                  <w:i/>
                  <w:sz w:val="22"/>
                  <w:rPrChange w:id="5566" w:author="Gabriel Correa" w:date="2015-08-25T22:00:00Z">
                    <w:rPr>
                      <w:sz w:val="22"/>
                    </w:rPr>
                  </w:rPrChange>
                </w:rPr>
                <w:t>Stemmer</w:t>
              </w:r>
            </w:ins>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5567" w:author="Gabriel Correa" w:date="2015-08-25T22:01:00Z">
              <w:tcPr>
                <w:tcW w:w="1376"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2B28AD" w:rsidRDefault="00485A27">
            <w:pPr>
              <w:jc w:val="right"/>
              <w:rPr>
                <w:ins w:id="5568" w:author="Gabriel Correa" w:date="2015-08-25T21:59:00Z"/>
                <w:sz w:val="22"/>
              </w:rPr>
              <w:pPrChange w:id="5569" w:author="Gabriel Correa" w:date="2015-08-25T22:01:00Z">
                <w:pPr/>
              </w:pPrChange>
            </w:pPr>
            <w:ins w:id="5570" w:author="Gabriel Correa" w:date="2015-08-25T21:59:00Z">
              <w:r w:rsidRPr="002B28AD">
                <w:rPr>
                  <w:sz w:val="22"/>
                </w:rPr>
                <w:t>recall</w:t>
              </w:r>
            </w:ins>
          </w:p>
        </w:tc>
        <w:tc>
          <w:tcPr>
            <w:tcW w:w="1276" w:type="dxa"/>
            <w:tcBorders>
              <w:top w:val="single" w:sz="12" w:space="0" w:color="000000" w:themeColor="text1"/>
              <w:bottom w:val="single" w:sz="12" w:space="0" w:color="000000" w:themeColor="text1"/>
              <w:right w:val="dotDash" w:sz="4" w:space="0" w:color="A6A6A6" w:themeColor="background1" w:themeShade="A6"/>
            </w:tcBorders>
            <w:noWrap/>
            <w:hideMark/>
            <w:tcPrChange w:id="5571" w:author="Gabriel Correa" w:date="2015-08-25T22:01:00Z">
              <w:tcPr>
                <w:tcW w:w="1200"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2B28AD" w:rsidRDefault="00485A27">
            <w:pPr>
              <w:jc w:val="right"/>
              <w:rPr>
                <w:ins w:id="5572" w:author="Gabriel Correa" w:date="2015-08-25T21:59:00Z"/>
                <w:sz w:val="22"/>
              </w:rPr>
              <w:pPrChange w:id="5573" w:author="Gabriel Correa" w:date="2015-08-25T22:01:00Z">
                <w:pPr/>
              </w:pPrChange>
            </w:pPr>
            <w:ins w:id="5574" w:author="Gabriel Correa" w:date="2015-08-25T21:59:00Z">
              <w:r w:rsidRPr="002B28AD">
                <w:rPr>
                  <w:sz w:val="22"/>
                </w:rPr>
                <w:t>f-measure</w:t>
              </w:r>
            </w:ins>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5575" w:author="Gabriel Correa" w:date="2015-08-25T22:01:00Z">
              <w:tcPr>
                <w:tcW w:w="930"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2B28AD" w:rsidRDefault="00485A27">
            <w:pPr>
              <w:jc w:val="right"/>
              <w:rPr>
                <w:ins w:id="5576" w:author="Gabriel Correa" w:date="2015-08-25T21:59:00Z"/>
                <w:sz w:val="22"/>
              </w:rPr>
              <w:pPrChange w:id="5577" w:author="Gabriel Correa" w:date="2015-08-25T22:01:00Z">
                <w:pPr/>
              </w:pPrChange>
            </w:pPr>
            <w:ins w:id="5578" w:author="Gabriel Correa" w:date="2015-08-25T21:59:00Z">
              <w:r w:rsidRPr="002B28AD">
                <w:rPr>
                  <w:sz w:val="22"/>
                </w:rPr>
                <w:t>recall</w:t>
              </w:r>
            </w:ins>
          </w:p>
        </w:tc>
        <w:tc>
          <w:tcPr>
            <w:tcW w:w="1646" w:type="dxa"/>
            <w:tcBorders>
              <w:top w:val="single" w:sz="12" w:space="0" w:color="000000" w:themeColor="text1"/>
              <w:bottom w:val="single" w:sz="12" w:space="0" w:color="000000" w:themeColor="text1"/>
            </w:tcBorders>
            <w:noWrap/>
            <w:hideMark/>
            <w:tcPrChange w:id="5579" w:author="Gabriel Correa" w:date="2015-08-25T22:01:00Z">
              <w:tcPr>
                <w:tcW w:w="1646" w:type="dxa"/>
                <w:tcBorders>
                  <w:top w:val="single" w:sz="12" w:space="0" w:color="000000" w:themeColor="text1"/>
                  <w:bottom w:val="single" w:sz="12" w:space="0" w:color="000000" w:themeColor="text1"/>
                </w:tcBorders>
                <w:noWrap/>
                <w:hideMark/>
              </w:tcPr>
            </w:tcPrChange>
          </w:tcPr>
          <w:p w:rsidR="00485A27" w:rsidRPr="002B28AD" w:rsidRDefault="00485A27">
            <w:pPr>
              <w:jc w:val="right"/>
              <w:rPr>
                <w:ins w:id="5580" w:author="Gabriel Correa" w:date="2015-08-25T21:59:00Z"/>
                <w:sz w:val="22"/>
              </w:rPr>
              <w:pPrChange w:id="5581" w:author="Gabriel Correa" w:date="2015-08-25T22:01:00Z">
                <w:pPr/>
              </w:pPrChange>
            </w:pPr>
            <w:ins w:id="5582" w:author="Gabriel Correa" w:date="2015-08-25T21:59:00Z">
              <w:r w:rsidRPr="002B28AD">
                <w:rPr>
                  <w:sz w:val="22"/>
                </w:rPr>
                <w:t>f-measure</w:t>
              </w:r>
            </w:ins>
          </w:p>
        </w:tc>
      </w:tr>
      <w:tr w:rsidR="00C811FF" w:rsidRPr="002B28AD" w:rsidTr="007C2995">
        <w:trPr>
          <w:trHeight w:val="300"/>
          <w:ins w:id="5583" w:author="Gabriel Correa" w:date="2015-08-25T21:59:00Z"/>
          <w:trPrChange w:id="5584" w:author="Gabriel Correa" w:date="2015-08-25T22:03:00Z">
            <w:trPr>
              <w:trHeight w:val="300"/>
            </w:trPr>
          </w:trPrChange>
        </w:trPr>
        <w:tc>
          <w:tcPr>
            <w:tcW w:w="1809" w:type="dxa"/>
            <w:tcBorders>
              <w:top w:val="single" w:sz="12" w:space="0" w:color="000000" w:themeColor="text1"/>
              <w:right w:val="dotDash" w:sz="4" w:space="0" w:color="A6A6A6" w:themeColor="background1" w:themeShade="A6"/>
            </w:tcBorders>
            <w:noWrap/>
            <w:hideMark/>
            <w:tcPrChange w:id="5585" w:author="Gabriel Correa" w:date="2015-08-25T22:03:00Z">
              <w:tcPr>
                <w:tcW w:w="3369" w:type="dxa"/>
                <w:tcBorders>
                  <w:top w:val="single" w:sz="12" w:space="0" w:color="000000" w:themeColor="text1"/>
                  <w:right w:val="dotDash" w:sz="4" w:space="0" w:color="A6A6A6" w:themeColor="background1" w:themeShade="A6"/>
                </w:tcBorders>
                <w:noWrap/>
                <w:hideMark/>
              </w:tcPr>
            </w:tcPrChange>
          </w:tcPr>
          <w:p w:rsidR="00C811FF" w:rsidRPr="002B28AD" w:rsidRDefault="00C811FF" w:rsidP="007C2995">
            <w:pPr>
              <w:jc w:val="center"/>
              <w:rPr>
                <w:ins w:id="5586" w:author="Gabriel Correa" w:date="2015-08-25T21:59:00Z"/>
                <w:sz w:val="22"/>
              </w:rPr>
            </w:pPr>
            <w:ins w:id="5587" w:author="Gabriel Correa" w:date="2015-08-25T22:01:00Z">
              <w:r>
                <w:rPr>
                  <w:sz w:val="22"/>
                </w:rPr>
                <w:t>-</w:t>
              </w:r>
            </w:ins>
          </w:p>
        </w:tc>
        <w:tc>
          <w:tcPr>
            <w:tcW w:w="1134" w:type="dxa"/>
            <w:tcBorders>
              <w:top w:val="single" w:sz="12" w:space="0" w:color="000000" w:themeColor="text1"/>
              <w:left w:val="dotDash" w:sz="4" w:space="0" w:color="A6A6A6" w:themeColor="background1" w:themeShade="A6"/>
            </w:tcBorders>
            <w:noWrap/>
            <w:vAlign w:val="bottom"/>
            <w:hideMark/>
            <w:tcPrChange w:id="5588" w:author="Gabriel Correa" w:date="2015-08-25T22:03:00Z">
              <w:tcPr>
                <w:tcW w:w="1376" w:type="dxa"/>
                <w:tcBorders>
                  <w:top w:val="single" w:sz="12" w:space="0" w:color="000000" w:themeColor="text1"/>
                  <w:left w:val="dotDash" w:sz="4" w:space="0" w:color="A6A6A6" w:themeColor="background1" w:themeShade="A6"/>
                </w:tcBorders>
                <w:noWrap/>
                <w:hideMark/>
              </w:tcPr>
            </w:tcPrChange>
          </w:tcPr>
          <w:p w:rsidR="00C811FF" w:rsidRPr="002B28AD" w:rsidRDefault="00C811FF">
            <w:pPr>
              <w:jc w:val="right"/>
              <w:rPr>
                <w:ins w:id="5589" w:author="Gabriel Correa" w:date="2015-08-25T21:59:00Z"/>
                <w:sz w:val="22"/>
              </w:rPr>
              <w:pPrChange w:id="5590" w:author="Gabriel Correa" w:date="2015-08-25T22:01:00Z">
                <w:pPr/>
              </w:pPrChange>
            </w:pPr>
            <w:ins w:id="5591" w:author="Gabriel Correa" w:date="2015-08-25T22:03:00Z">
              <w:r>
                <w:rPr>
                  <w:rFonts w:ascii="Calibri" w:hAnsi="Calibri" w:cs="Calibri"/>
                  <w:color w:val="000000"/>
                  <w:sz w:val="22"/>
                </w:rPr>
                <w:t>0.780</w:t>
              </w:r>
            </w:ins>
          </w:p>
        </w:tc>
        <w:tc>
          <w:tcPr>
            <w:tcW w:w="1276" w:type="dxa"/>
            <w:tcBorders>
              <w:top w:val="single" w:sz="12" w:space="0" w:color="000000" w:themeColor="text1"/>
              <w:right w:val="dotDash" w:sz="4" w:space="0" w:color="A6A6A6" w:themeColor="background1" w:themeShade="A6"/>
            </w:tcBorders>
            <w:noWrap/>
            <w:vAlign w:val="bottom"/>
            <w:hideMark/>
            <w:tcPrChange w:id="5592" w:author="Gabriel Correa" w:date="2015-08-25T22:03:00Z">
              <w:tcPr>
                <w:tcW w:w="1200" w:type="dxa"/>
                <w:tcBorders>
                  <w:top w:val="single" w:sz="12" w:space="0" w:color="000000" w:themeColor="text1"/>
                  <w:right w:val="dotDash" w:sz="4" w:space="0" w:color="A6A6A6" w:themeColor="background1" w:themeShade="A6"/>
                </w:tcBorders>
                <w:noWrap/>
                <w:hideMark/>
              </w:tcPr>
            </w:tcPrChange>
          </w:tcPr>
          <w:p w:rsidR="00C811FF" w:rsidRPr="002B28AD" w:rsidRDefault="00C811FF">
            <w:pPr>
              <w:jc w:val="right"/>
              <w:rPr>
                <w:ins w:id="5593" w:author="Gabriel Correa" w:date="2015-08-25T21:59:00Z"/>
                <w:b/>
                <w:bCs/>
                <w:sz w:val="22"/>
              </w:rPr>
              <w:pPrChange w:id="5594" w:author="Gabriel Correa" w:date="2015-08-25T22:01:00Z">
                <w:pPr/>
              </w:pPrChange>
            </w:pPr>
            <w:ins w:id="5595" w:author="Gabriel Correa" w:date="2015-08-25T22:03:00Z">
              <w:r>
                <w:rPr>
                  <w:rFonts w:ascii="Calibri" w:hAnsi="Calibri" w:cs="Calibri"/>
                  <w:color w:val="000000"/>
                  <w:sz w:val="22"/>
                </w:rPr>
                <w:t>0.585</w:t>
              </w:r>
            </w:ins>
          </w:p>
        </w:tc>
        <w:tc>
          <w:tcPr>
            <w:tcW w:w="1134" w:type="dxa"/>
            <w:tcBorders>
              <w:top w:val="single" w:sz="12" w:space="0" w:color="000000" w:themeColor="text1"/>
              <w:left w:val="dotDash" w:sz="4" w:space="0" w:color="A6A6A6" w:themeColor="background1" w:themeShade="A6"/>
            </w:tcBorders>
            <w:noWrap/>
            <w:vAlign w:val="bottom"/>
            <w:hideMark/>
            <w:tcPrChange w:id="5596" w:author="Gabriel Correa" w:date="2015-08-25T22:03:00Z">
              <w:tcPr>
                <w:tcW w:w="930" w:type="dxa"/>
                <w:tcBorders>
                  <w:top w:val="single" w:sz="12" w:space="0" w:color="000000" w:themeColor="text1"/>
                  <w:left w:val="dotDash" w:sz="4" w:space="0" w:color="A6A6A6" w:themeColor="background1" w:themeShade="A6"/>
                </w:tcBorders>
                <w:noWrap/>
                <w:hideMark/>
              </w:tcPr>
            </w:tcPrChange>
          </w:tcPr>
          <w:p w:rsidR="00C811FF" w:rsidRPr="002B28AD" w:rsidRDefault="00C811FF">
            <w:pPr>
              <w:jc w:val="right"/>
              <w:rPr>
                <w:ins w:id="5597" w:author="Gabriel Correa" w:date="2015-08-25T21:59:00Z"/>
                <w:sz w:val="22"/>
              </w:rPr>
              <w:pPrChange w:id="5598" w:author="Gabriel Correa" w:date="2015-08-25T22:01:00Z">
                <w:pPr/>
              </w:pPrChange>
            </w:pPr>
            <w:ins w:id="5599" w:author="Gabriel Correa" w:date="2015-08-25T22:03:00Z">
              <w:r>
                <w:rPr>
                  <w:rFonts w:ascii="Calibri" w:hAnsi="Calibri" w:cs="Calibri"/>
                  <w:color w:val="000000"/>
                  <w:sz w:val="22"/>
                </w:rPr>
                <w:t>0.590</w:t>
              </w:r>
            </w:ins>
          </w:p>
        </w:tc>
        <w:tc>
          <w:tcPr>
            <w:tcW w:w="1646" w:type="dxa"/>
            <w:tcBorders>
              <w:top w:val="single" w:sz="12" w:space="0" w:color="000000" w:themeColor="text1"/>
            </w:tcBorders>
            <w:noWrap/>
            <w:vAlign w:val="bottom"/>
            <w:hideMark/>
            <w:tcPrChange w:id="5600" w:author="Gabriel Correa" w:date="2015-08-25T22:03:00Z">
              <w:tcPr>
                <w:tcW w:w="1646" w:type="dxa"/>
                <w:tcBorders>
                  <w:top w:val="single" w:sz="12" w:space="0" w:color="000000" w:themeColor="text1"/>
                </w:tcBorders>
                <w:noWrap/>
                <w:hideMark/>
              </w:tcPr>
            </w:tcPrChange>
          </w:tcPr>
          <w:p w:rsidR="00C811FF" w:rsidRPr="002B28AD" w:rsidRDefault="00C811FF">
            <w:pPr>
              <w:jc w:val="right"/>
              <w:rPr>
                <w:ins w:id="5601" w:author="Gabriel Correa" w:date="2015-08-25T21:59:00Z"/>
                <w:sz w:val="22"/>
              </w:rPr>
              <w:pPrChange w:id="5602" w:author="Gabriel Correa" w:date="2015-08-25T22:01:00Z">
                <w:pPr/>
              </w:pPrChange>
            </w:pPr>
            <w:ins w:id="5603" w:author="Gabriel Correa" w:date="2015-08-25T22:03:00Z">
              <w:r>
                <w:rPr>
                  <w:rFonts w:ascii="Calibri" w:hAnsi="Calibri" w:cs="Calibri"/>
                  <w:color w:val="000000"/>
                  <w:sz w:val="22"/>
                </w:rPr>
                <w:t>0.655</w:t>
              </w:r>
            </w:ins>
          </w:p>
        </w:tc>
      </w:tr>
      <w:tr w:rsidR="00C811FF" w:rsidRPr="002B28AD" w:rsidTr="007C2995">
        <w:trPr>
          <w:trHeight w:val="300"/>
          <w:ins w:id="5604" w:author="Gabriel Correa" w:date="2015-08-25T21:59:00Z"/>
          <w:trPrChange w:id="5605" w:author="Gabriel Correa" w:date="2015-08-25T22:03:00Z">
            <w:trPr>
              <w:trHeight w:val="300"/>
            </w:trPr>
          </w:trPrChange>
        </w:trPr>
        <w:tc>
          <w:tcPr>
            <w:tcW w:w="1809" w:type="dxa"/>
            <w:tcBorders>
              <w:right w:val="dotDash" w:sz="4" w:space="0" w:color="A6A6A6" w:themeColor="background1" w:themeShade="A6"/>
            </w:tcBorders>
            <w:noWrap/>
            <w:hideMark/>
            <w:tcPrChange w:id="5606" w:author="Gabriel Correa" w:date="2015-08-25T22:03:00Z">
              <w:tcPr>
                <w:tcW w:w="3369" w:type="dxa"/>
                <w:tcBorders>
                  <w:right w:val="dotDash" w:sz="4" w:space="0" w:color="A6A6A6" w:themeColor="background1" w:themeShade="A6"/>
                </w:tcBorders>
                <w:noWrap/>
                <w:hideMark/>
              </w:tcPr>
            </w:tcPrChange>
          </w:tcPr>
          <w:p w:rsidR="00C811FF" w:rsidRPr="002B28AD" w:rsidRDefault="00C811FF" w:rsidP="007C2995">
            <w:pPr>
              <w:jc w:val="center"/>
              <w:rPr>
                <w:ins w:id="5607" w:author="Gabriel Correa" w:date="2015-08-25T21:59:00Z"/>
                <w:sz w:val="22"/>
              </w:rPr>
            </w:pPr>
            <w:ins w:id="5608" w:author="Gabriel Correa" w:date="2015-08-25T22:01:00Z">
              <w:r>
                <w:rPr>
                  <w:sz w:val="22"/>
                </w:rPr>
                <w:t>Lovins</w:t>
              </w:r>
            </w:ins>
          </w:p>
        </w:tc>
        <w:tc>
          <w:tcPr>
            <w:tcW w:w="1134" w:type="dxa"/>
            <w:tcBorders>
              <w:left w:val="dotDash" w:sz="4" w:space="0" w:color="A6A6A6" w:themeColor="background1" w:themeShade="A6"/>
            </w:tcBorders>
            <w:noWrap/>
            <w:vAlign w:val="bottom"/>
            <w:hideMark/>
            <w:tcPrChange w:id="5609" w:author="Gabriel Correa" w:date="2015-08-25T22:03:00Z">
              <w:tcPr>
                <w:tcW w:w="1376" w:type="dxa"/>
                <w:tcBorders>
                  <w:left w:val="dotDash" w:sz="4" w:space="0" w:color="A6A6A6" w:themeColor="background1" w:themeShade="A6"/>
                </w:tcBorders>
                <w:noWrap/>
                <w:hideMark/>
              </w:tcPr>
            </w:tcPrChange>
          </w:tcPr>
          <w:p w:rsidR="00C811FF" w:rsidRPr="002B28AD" w:rsidRDefault="00C811FF">
            <w:pPr>
              <w:jc w:val="right"/>
              <w:rPr>
                <w:ins w:id="5610" w:author="Gabriel Correa" w:date="2015-08-25T21:59:00Z"/>
                <w:sz w:val="22"/>
              </w:rPr>
              <w:pPrChange w:id="5611" w:author="Gabriel Correa" w:date="2015-08-25T22:01:00Z">
                <w:pPr/>
              </w:pPrChange>
            </w:pPr>
            <w:ins w:id="5612" w:author="Gabriel Correa" w:date="2015-08-25T22:03:00Z">
              <w:r>
                <w:rPr>
                  <w:rFonts w:ascii="Calibri" w:hAnsi="Calibri" w:cs="Calibri"/>
                  <w:color w:val="000000"/>
                  <w:sz w:val="22"/>
                </w:rPr>
                <w:t>0.772</w:t>
              </w:r>
            </w:ins>
          </w:p>
        </w:tc>
        <w:tc>
          <w:tcPr>
            <w:tcW w:w="1276" w:type="dxa"/>
            <w:tcBorders>
              <w:top w:val="nil"/>
              <w:right w:val="dotDash" w:sz="4" w:space="0" w:color="A6A6A6" w:themeColor="background1" w:themeShade="A6"/>
            </w:tcBorders>
            <w:noWrap/>
            <w:vAlign w:val="bottom"/>
            <w:hideMark/>
            <w:tcPrChange w:id="5613" w:author="Gabriel Correa" w:date="2015-08-25T22:03:00Z">
              <w:tcPr>
                <w:tcW w:w="1200" w:type="dxa"/>
                <w:tcBorders>
                  <w:top w:val="nil"/>
                  <w:right w:val="dotDash" w:sz="4" w:space="0" w:color="A6A6A6" w:themeColor="background1" w:themeShade="A6"/>
                </w:tcBorders>
                <w:noWrap/>
                <w:hideMark/>
              </w:tcPr>
            </w:tcPrChange>
          </w:tcPr>
          <w:p w:rsidR="00C811FF" w:rsidRPr="002B28AD" w:rsidRDefault="00C811FF">
            <w:pPr>
              <w:jc w:val="right"/>
              <w:rPr>
                <w:ins w:id="5614" w:author="Gabriel Correa" w:date="2015-08-25T21:59:00Z"/>
                <w:sz w:val="22"/>
              </w:rPr>
              <w:pPrChange w:id="5615" w:author="Gabriel Correa" w:date="2015-08-25T22:01:00Z">
                <w:pPr/>
              </w:pPrChange>
            </w:pPr>
            <w:ins w:id="5616" w:author="Gabriel Correa" w:date="2015-08-25T22:03:00Z">
              <w:r>
                <w:rPr>
                  <w:rFonts w:ascii="Calibri" w:hAnsi="Calibri" w:cs="Calibri"/>
                  <w:color w:val="000000"/>
                  <w:sz w:val="22"/>
                </w:rPr>
                <w:t>0.566</w:t>
              </w:r>
            </w:ins>
          </w:p>
        </w:tc>
        <w:tc>
          <w:tcPr>
            <w:tcW w:w="1134" w:type="dxa"/>
            <w:tcBorders>
              <w:left w:val="dotDash" w:sz="4" w:space="0" w:color="A6A6A6" w:themeColor="background1" w:themeShade="A6"/>
            </w:tcBorders>
            <w:noWrap/>
            <w:vAlign w:val="bottom"/>
            <w:hideMark/>
            <w:tcPrChange w:id="5617" w:author="Gabriel Correa" w:date="2015-08-25T22:03:00Z">
              <w:tcPr>
                <w:tcW w:w="930" w:type="dxa"/>
                <w:tcBorders>
                  <w:left w:val="dotDash" w:sz="4" w:space="0" w:color="A6A6A6" w:themeColor="background1" w:themeShade="A6"/>
                </w:tcBorders>
                <w:noWrap/>
                <w:hideMark/>
              </w:tcPr>
            </w:tcPrChange>
          </w:tcPr>
          <w:p w:rsidR="00C811FF" w:rsidRPr="002B28AD" w:rsidRDefault="00C811FF">
            <w:pPr>
              <w:jc w:val="right"/>
              <w:rPr>
                <w:ins w:id="5618" w:author="Gabriel Correa" w:date="2015-08-25T21:59:00Z"/>
                <w:sz w:val="22"/>
              </w:rPr>
              <w:pPrChange w:id="5619" w:author="Gabriel Correa" w:date="2015-08-25T22:01:00Z">
                <w:pPr/>
              </w:pPrChange>
            </w:pPr>
            <w:ins w:id="5620" w:author="Gabriel Correa" w:date="2015-08-25T22:03:00Z">
              <w:r>
                <w:rPr>
                  <w:rFonts w:ascii="Calibri" w:hAnsi="Calibri" w:cs="Calibri"/>
                  <w:color w:val="000000"/>
                  <w:sz w:val="22"/>
                </w:rPr>
                <w:t>0.569</w:t>
              </w:r>
            </w:ins>
          </w:p>
        </w:tc>
        <w:tc>
          <w:tcPr>
            <w:tcW w:w="1646" w:type="dxa"/>
            <w:noWrap/>
            <w:vAlign w:val="bottom"/>
            <w:hideMark/>
            <w:tcPrChange w:id="5621" w:author="Gabriel Correa" w:date="2015-08-25T22:03:00Z">
              <w:tcPr>
                <w:tcW w:w="1646" w:type="dxa"/>
                <w:noWrap/>
                <w:hideMark/>
              </w:tcPr>
            </w:tcPrChange>
          </w:tcPr>
          <w:p w:rsidR="00C811FF" w:rsidRPr="002B28AD" w:rsidRDefault="00C811FF">
            <w:pPr>
              <w:jc w:val="right"/>
              <w:rPr>
                <w:ins w:id="5622" w:author="Gabriel Correa" w:date="2015-08-25T21:59:00Z"/>
                <w:b/>
                <w:bCs/>
                <w:sz w:val="22"/>
              </w:rPr>
              <w:pPrChange w:id="5623" w:author="Gabriel Correa" w:date="2015-08-25T22:01:00Z">
                <w:pPr/>
              </w:pPrChange>
            </w:pPr>
            <w:ins w:id="5624" w:author="Gabriel Correa" w:date="2015-08-25T22:03:00Z">
              <w:r>
                <w:rPr>
                  <w:rFonts w:ascii="Calibri" w:hAnsi="Calibri" w:cs="Calibri"/>
                  <w:color w:val="000000"/>
                  <w:sz w:val="22"/>
                </w:rPr>
                <w:t>0.635</w:t>
              </w:r>
            </w:ins>
          </w:p>
        </w:tc>
      </w:tr>
      <w:tr w:rsidR="00C811FF" w:rsidRPr="002B28AD" w:rsidTr="007C2995">
        <w:trPr>
          <w:trHeight w:val="300"/>
          <w:ins w:id="5625" w:author="Gabriel Correa" w:date="2015-08-25T21:59:00Z"/>
          <w:trPrChange w:id="5626" w:author="Gabriel Correa" w:date="2015-08-25T22:03:00Z">
            <w:trPr>
              <w:trHeight w:val="300"/>
            </w:trPr>
          </w:trPrChange>
        </w:trPr>
        <w:tc>
          <w:tcPr>
            <w:tcW w:w="1809" w:type="dxa"/>
            <w:tcBorders>
              <w:right w:val="dotDash" w:sz="4" w:space="0" w:color="A6A6A6" w:themeColor="background1" w:themeShade="A6"/>
            </w:tcBorders>
            <w:noWrap/>
            <w:tcPrChange w:id="5627" w:author="Gabriel Correa" w:date="2015-08-25T22:03:00Z">
              <w:tcPr>
                <w:tcW w:w="3369" w:type="dxa"/>
                <w:tcBorders>
                  <w:right w:val="dotDash" w:sz="4" w:space="0" w:color="A6A6A6" w:themeColor="background1" w:themeShade="A6"/>
                </w:tcBorders>
                <w:noWrap/>
              </w:tcPr>
            </w:tcPrChange>
          </w:tcPr>
          <w:p w:rsidR="00C811FF" w:rsidRPr="002B28AD" w:rsidRDefault="00C811FF" w:rsidP="007C2995">
            <w:pPr>
              <w:jc w:val="center"/>
              <w:rPr>
                <w:ins w:id="5628" w:author="Gabriel Correa" w:date="2015-08-25T21:59:00Z"/>
                <w:sz w:val="22"/>
              </w:rPr>
            </w:pPr>
            <w:ins w:id="5629" w:author="Gabriel Correa" w:date="2015-08-25T22:01:00Z">
              <w:r>
                <w:rPr>
                  <w:sz w:val="22"/>
                </w:rPr>
                <w:t>IteratedLovins</w:t>
              </w:r>
            </w:ins>
          </w:p>
        </w:tc>
        <w:tc>
          <w:tcPr>
            <w:tcW w:w="1134" w:type="dxa"/>
            <w:tcBorders>
              <w:left w:val="dotDash" w:sz="4" w:space="0" w:color="A6A6A6" w:themeColor="background1" w:themeShade="A6"/>
            </w:tcBorders>
            <w:noWrap/>
            <w:vAlign w:val="bottom"/>
            <w:hideMark/>
            <w:tcPrChange w:id="5630" w:author="Gabriel Correa" w:date="2015-08-25T22:03:00Z">
              <w:tcPr>
                <w:tcW w:w="1376" w:type="dxa"/>
                <w:tcBorders>
                  <w:left w:val="dotDash" w:sz="4" w:space="0" w:color="A6A6A6" w:themeColor="background1" w:themeShade="A6"/>
                </w:tcBorders>
                <w:noWrap/>
                <w:hideMark/>
              </w:tcPr>
            </w:tcPrChange>
          </w:tcPr>
          <w:p w:rsidR="00C811FF" w:rsidRPr="002B28AD" w:rsidRDefault="00C811FF">
            <w:pPr>
              <w:jc w:val="right"/>
              <w:rPr>
                <w:ins w:id="5631" w:author="Gabriel Correa" w:date="2015-08-25T21:59:00Z"/>
                <w:sz w:val="22"/>
              </w:rPr>
              <w:pPrChange w:id="5632" w:author="Gabriel Correa" w:date="2015-08-25T22:01:00Z">
                <w:pPr/>
              </w:pPrChange>
            </w:pPr>
            <w:ins w:id="5633" w:author="Gabriel Correa" w:date="2015-08-25T22:03:00Z">
              <w:r>
                <w:rPr>
                  <w:rFonts w:ascii="Calibri" w:hAnsi="Calibri" w:cs="Calibri"/>
                  <w:color w:val="000000"/>
                  <w:sz w:val="22"/>
                </w:rPr>
                <w:t>0.774</w:t>
              </w:r>
            </w:ins>
          </w:p>
        </w:tc>
        <w:tc>
          <w:tcPr>
            <w:tcW w:w="1276" w:type="dxa"/>
            <w:tcBorders>
              <w:top w:val="nil"/>
              <w:right w:val="dotDash" w:sz="4" w:space="0" w:color="A6A6A6" w:themeColor="background1" w:themeShade="A6"/>
            </w:tcBorders>
            <w:noWrap/>
            <w:vAlign w:val="bottom"/>
            <w:hideMark/>
            <w:tcPrChange w:id="5634" w:author="Gabriel Correa" w:date="2015-08-25T22:03:00Z">
              <w:tcPr>
                <w:tcW w:w="1200" w:type="dxa"/>
                <w:tcBorders>
                  <w:top w:val="nil"/>
                  <w:right w:val="dotDash" w:sz="4" w:space="0" w:color="A6A6A6" w:themeColor="background1" w:themeShade="A6"/>
                </w:tcBorders>
                <w:noWrap/>
                <w:hideMark/>
              </w:tcPr>
            </w:tcPrChange>
          </w:tcPr>
          <w:p w:rsidR="00C811FF" w:rsidRPr="002B28AD" w:rsidRDefault="00C811FF">
            <w:pPr>
              <w:jc w:val="right"/>
              <w:rPr>
                <w:ins w:id="5635" w:author="Gabriel Correa" w:date="2015-08-25T21:59:00Z"/>
                <w:b/>
                <w:bCs/>
                <w:sz w:val="22"/>
              </w:rPr>
              <w:pPrChange w:id="5636" w:author="Gabriel Correa" w:date="2015-08-25T22:01:00Z">
                <w:pPr/>
              </w:pPrChange>
            </w:pPr>
            <w:ins w:id="5637" w:author="Gabriel Correa" w:date="2015-08-25T22:03:00Z">
              <w:r>
                <w:rPr>
                  <w:rFonts w:ascii="Calibri" w:hAnsi="Calibri" w:cs="Calibri"/>
                  <w:color w:val="000000"/>
                  <w:sz w:val="22"/>
                </w:rPr>
                <w:t>0.565</w:t>
              </w:r>
            </w:ins>
          </w:p>
        </w:tc>
        <w:tc>
          <w:tcPr>
            <w:tcW w:w="1134" w:type="dxa"/>
            <w:tcBorders>
              <w:left w:val="dotDash" w:sz="4" w:space="0" w:color="A6A6A6" w:themeColor="background1" w:themeShade="A6"/>
            </w:tcBorders>
            <w:noWrap/>
            <w:vAlign w:val="bottom"/>
            <w:hideMark/>
            <w:tcPrChange w:id="5638" w:author="Gabriel Correa" w:date="2015-08-25T22:03:00Z">
              <w:tcPr>
                <w:tcW w:w="930" w:type="dxa"/>
                <w:tcBorders>
                  <w:left w:val="dotDash" w:sz="4" w:space="0" w:color="A6A6A6" w:themeColor="background1" w:themeShade="A6"/>
                </w:tcBorders>
                <w:noWrap/>
                <w:hideMark/>
              </w:tcPr>
            </w:tcPrChange>
          </w:tcPr>
          <w:p w:rsidR="00C811FF" w:rsidRPr="002B28AD" w:rsidRDefault="00C811FF">
            <w:pPr>
              <w:jc w:val="right"/>
              <w:rPr>
                <w:ins w:id="5639" w:author="Gabriel Correa" w:date="2015-08-25T21:59:00Z"/>
                <w:sz w:val="22"/>
              </w:rPr>
              <w:pPrChange w:id="5640" w:author="Gabriel Correa" w:date="2015-08-25T22:01:00Z">
                <w:pPr/>
              </w:pPrChange>
            </w:pPr>
            <w:ins w:id="5641" w:author="Gabriel Correa" w:date="2015-08-25T22:03:00Z">
              <w:r>
                <w:rPr>
                  <w:rFonts w:ascii="Calibri" w:hAnsi="Calibri" w:cs="Calibri"/>
                  <w:color w:val="000000"/>
                  <w:sz w:val="22"/>
                </w:rPr>
                <w:t>0.553</w:t>
              </w:r>
            </w:ins>
          </w:p>
        </w:tc>
        <w:tc>
          <w:tcPr>
            <w:tcW w:w="1646" w:type="dxa"/>
            <w:noWrap/>
            <w:vAlign w:val="bottom"/>
            <w:hideMark/>
            <w:tcPrChange w:id="5642" w:author="Gabriel Correa" w:date="2015-08-25T22:03:00Z">
              <w:tcPr>
                <w:tcW w:w="1646" w:type="dxa"/>
                <w:noWrap/>
                <w:hideMark/>
              </w:tcPr>
            </w:tcPrChange>
          </w:tcPr>
          <w:p w:rsidR="00C811FF" w:rsidRPr="002B28AD" w:rsidRDefault="00C811FF">
            <w:pPr>
              <w:jc w:val="right"/>
              <w:rPr>
                <w:ins w:id="5643" w:author="Gabriel Correa" w:date="2015-08-25T21:59:00Z"/>
                <w:sz w:val="22"/>
              </w:rPr>
              <w:pPrChange w:id="5644" w:author="Gabriel Correa" w:date="2015-08-25T22:01:00Z">
                <w:pPr/>
              </w:pPrChange>
            </w:pPr>
            <w:ins w:id="5645" w:author="Gabriel Correa" w:date="2015-08-25T22:03:00Z">
              <w:r>
                <w:rPr>
                  <w:rFonts w:ascii="Calibri" w:hAnsi="Calibri" w:cs="Calibri"/>
                  <w:color w:val="000000"/>
                  <w:sz w:val="22"/>
                </w:rPr>
                <w:t>0.619</w:t>
              </w:r>
            </w:ins>
          </w:p>
        </w:tc>
      </w:tr>
      <w:tr w:rsidR="00C811FF" w:rsidRPr="002B28AD" w:rsidTr="007C2995">
        <w:trPr>
          <w:trHeight w:val="300"/>
          <w:ins w:id="5646" w:author="Gabriel Correa" w:date="2015-08-25T21:59:00Z"/>
          <w:trPrChange w:id="5647" w:author="Gabriel Correa" w:date="2015-08-25T22:03:00Z">
            <w:trPr>
              <w:trHeight w:val="300"/>
            </w:trPr>
          </w:trPrChange>
        </w:trPr>
        <w:tc>
          <w:tcPr>
            <w:tcW w:w="1809" w:type="dxa"/>
            <w:tcBorders>
              <w:right w:val="dotDash" w:sz="4" w:space="0" w:color="A6A6A6" w:themeColor="background1" w:themeShade="A6"/>
            </w:tcBorders>
            <w:noWrap/>
            <w:hideMark/>
            <w:tcPrChange w:id="5648" w:author="Gabriel Correa" w:date="2015-08-25T22:03:00Z">
              <w:tcPr>
                <w:tcW w:w="3369" w:type="dxa"/>
                <w:tcBorders>
                  <w:right w:val="dotDash" w:sz="4" w:space="0" w:color="A6A6A6" w:themeColor="background1" w:themeShade="A6"/>
                </w:tcBorders>
                <w:noWrap/>
                <w:hideMark/>
              </w:tcPr>
            </w:tcPrChange>
          </w:tcPr>
          <w:p w:rsidR="00C811FF" w:rsidRPr="002B28AD" w:rsidRDefault="00C811FF" w:rsidP="007C2995">
            <w:pPr>
              <w:jc w:val="center"/>
              <w:rPr>
                <w:ins w:id="5649" w:author="Gabriel Correa" w:date="2015-08-25T21:59:00Z"/>
                <w:sz w:val="22"/>
              </w:rPr>
            </w:pPr>
            <w:ins w:id="5650" w:author="Gabriel Correa" w:date="2015-08-25T22:01:00Z">
              <w:r>
                <w:rPr>
                  <w:sz w:val="22"/>
                </w:rPr>
                <w:t>Snowball</w:t>
              </w:r>
            </w:ins>
          </w:p>
        </w:tc>
        <w:tc>
          <w:tcPr>
            <w:tcW w:w="1134" w:type="dxa"/>
            <w:tcBorders>
              <w:left w:val="dotDash" w:sz="4" w:space="0" w:color="A6A6A6" w:themeColor="background1" w:themeShade="A6"/>
            </w:tcBorders>
            <w:noWrap/>
            <w:vAlign w:val="bottom"/>
            <w:hideMark/>
            <w:tcPrChange w:id="5651" w:author="Gabriel Correa" w:date="2015-08-25T22:03:00Z">
              <w:tcPr>
                <w:tcW w:w="1376" w:type="dxa"/>
                <w:tcBorders>
                  <w:left w:val="dotDash" w:sz="4" w:space="0" w:color="A6A6A6" w:themeColor="background1" w:themeShade="A6"/>
                </w:tcBorders>
                <w:noWrap/>
                <w:hideMark/>
              </w:tcPr>
            </w:tcPrChange>
          </w:tcPr>
          <w:p w:rsidR="00C811FF" w:rsidRPr="002B28AD" w:rsidRDefault="00C811FF">
            <w:pPr>
              <w:jc w:val="right"/>
              <w:rPr>
                <w:ins w:id="5652" w:author="Gabriel Correa" w:date="2015-08-25T21:59:00Z"/>
                <w:sz w:val="22"/>
              </w:rPr>
              <w:pPrChange w:id="5653" w:author="Gabriel Correa" w:date="2015-08-25T22:01:00Z">
                <w:pPr/>
              </w:pPrChange>
            </w:pPr>
            <w:ins w:id="5654" w:author="Gabriel Correa" w:date="2015-08-25T22:03:00Z">
              <w:r>
                <w:rPr>
                  <w:rFonts w:ascii="Calibri" w:hAnsi="Calibri" w:cs="Calibri"/>
                  <w:b/>
                  <w:bCs/>
                  <w:color w:val="000000"/>
                  <w:sz w:val="22"/>
                </w:rPr>
                <w:t>0.780</w:t>
              </w:r>
            </w:ins>
          </w:p>
        </w:tc>
        <w:tc>
          <w:tcPr>
            <w:tcW w:w="1276" w:type="dxa"/>
            <w:tcBorders>
              <w:top w:val="nil"/>
              <w:right w:val="dotDash" w:sz="4" w:space="0" w:color="A6A6A6" w:themeColor="background1" w:themeShade="A6"/>
            </w:tcBorders>
            <w:noWrap/>
            <w:vAlign w:val="bottom"/>
            <w:hideMark/>
            <w:tcPrChange w:id="5655" w:author="Gabriel Correa" w:date="2015-08-25T22:03:00Z">
              <w:tcPr>
                <w:tcW w:w="1200" w:type="dxa"/>
                <w:tcBorders>
                  <w:top w:val="nil"/>
                  <w:right w:val="dotDash" w:sz="4" w:space="0" w:color="A6A6A6" w:themeColor="background1" w:themeShade="A6"/>
                </w:tcBorders>
                <w:noWrap/>
                <w:hideMark/>
              </w:tcPr>
            </w:tcPrChange>
          </w:tcPr>
          <w:p w:rsidR="00C811FF" w:rsidRPr="002B28AD" w:rsidRDefault="00C811FF">
            <w:pPr>
              <w:jc w:val="right"/>
              <w:rPr>
                <w:ins w:id="5656" w:author="Gabriel Correa" w:date="2015-08-25T21:59:00Z"/>
                <w:sz w:val="22"/>
              </w:rPr>
              <w:pPrChange w:id="5657" w:author="Gabriel Correa" w:date="2015-08-25T22:01:00Z">
                <w:pPr/>
              </w:pPrChange>
            </w:pPr>
            <w:ins w:id="5658" w:author="Gabriel Correa" w:date="2015-08-25T22:03:00Z">
              <w:r>
                <w:rPr>
                  <w:rFonts w:ascii="Calibri" w:hAnsi="Calibri" w:cs="Calibri"/>
                  <w:b/>
                  <w:bCs/>
                  <w:color w:val="000000"/>
                  <w:sz w:val="22"/>
                </w:rPr>
                <w:t>0.585</w:t>
              </w:r>
            </w:ins>
          </w:p>
        </w:tc>
        <w:tc>
          <w:tcPr>
            <w:tcW w:w="1134" w:type="dxa"/>
            <w:tcBorders>
              <w:left w:val="dotDash" w:sz="4" w:space="0" w:color="A6A6A6" w:themeColor="background1" w:themeShade="A6"/>
            </w:tcBorders>
            <w:noWrap/>
            <w:vAlign w:val="bottom"/>
            <w:hideMark/>
            <w:tcPrChange w:id="5659" w:author="Gabriel Correa" w:date="2015-08-25T22:03:00Z">
              <w:tcPr>
                <w:tcW w:w="930" w:type="dxa"/>
                <w:tcBorders>
                  <w:left w:val="dotDash" w:sz="4" w:space="0" w:color="A6A6A6" w:themeColor="background1" w:themeShade="A6"/>
                </w:tcBorders>
                <w:noWrap/>
                <w:hideMark/>
              </w:tcPr>
            </w:tcPrChange>
          </w:tcPr>
          <w:p w:rsidR="00C811FF" w:rsidRPr="002B28AD" w:rsidRDefault="00C811FF">
            <w:pPr>
              <w:jc w:val="right"/>
              <w:rPr>
                <w:ins w:id="5660" w:author="Gabriel Correa" w:date="2015-08-25T21:59:00Z"/>
                <w:sz w:val="22"/>
              </w:rPr>
              <w:pPrChange w:id="5661" w:author="Gabriel Correa" w:date="2015-08-25T22:01:00Z">
                <w:pPr/>
              </w:pPrChange>
            </w:pPr>
            <w:ins w:id="5662" w:author="Gabriel Correa" w:date="2015-08-25T22:03:00Z">
              <w:r>
                <w:rPr>
                  <w:rFonts w:ascii="Calibri" w:hAnsi="Calibri" w:cs="Calibri"/>
                  <w:b/>
                  <w:bCs/>
                  <w:color w:val="000000"/>
                  <w:sz w:val="22"/>
                </w:rPr>
                <w:t>0.590</w:t>
              </w:r>
            </w:ins>
          </w:p>
        </w:tc>
        <w:tc>
          <w:tcPr>
            <w:tcW w:w="1646" w:type="dxa"/>
            <w:noWrap/>
            <w:vAlign w:val="bottom"/>
            <w:hideMark/>
            <w:tcPrChange w:id="5663" w:author="Gabriel Correa" w:date="2015-08-25T22:03:00Z">
              <w:tcPr>
                <w:tcW w:w="1646" w:type="dxa"/>
                <w:noWrap/>
                <w:hideMark/>
              </w:tcPr>
            </w:tcPrChange>
          </w:tcPr>
          <w:p w:rsidR="00C811FF" w:rsidRPr="002B28AD" w:rsidRDefault="00C811FF">
            <w:pPr>
              <w:jc w:val="right"/>
              <w:rPr>
                <w:ins w:id="5664" w:author="Gabriel Correa" w:date="2015-08-25T21:59:00Z"/>
                <w:b/>
                <w:bCs/>
                <w:sz w:val="22"/>
              </w:rPr>
              <w:pPrChange w:id="5665" w:author="Gabriel Correa" w:date="2015-08-25T22:01:00Z">
                <w:pPr/>
              </w:pPrChange>
            </w:pPr>
            <w:ins w:id="5666" w:author="Gabriel Correa" w:date="2015-08-25T22:03:00Z">
              <w:r>
                <w:rPr>
                  <w:rFonts w:ascii="Calibri" w:hAnsi="Calibri" w:cs="Calibri"/>
                  <w:b/>
                  <w:bCs/>
                  <w:color w:val="000000"/>
                  <w:sz w:val="22"/>
                </w:rPr>
                <w:t>0.655</w:t>
              </w:r>
            </w:ins>
          </w:p>
        </w:tc>
      </w:tr>
    </w:tbl>
    <w:p w:rsidR="00485A27" w:rsidRDefault="00485A27">
      <w:pPr>
        <w:rPr>
          <w:ins w:id="5667" w:author="Gabriel Correa" w:date="2015-08-25T22:08:00Z"/>
        </w:rPr>
      </w:pPr>
    </w:p>
    <w:p w:rsidR="00643198" w:rsidRDefault="00643198">
      <w:pPr>
        <w:rPr>
          <w:ins w:id="5668" w:author="Gabriel Correa" w:date="2015-08-25T22:17:00Z"/>
        </w:rPr>
      </w:pPr>
      <w:ins w:id="5669" w:author="Gabriel Correa" w:date="2015-08-25T22:08:00Z">
        <w:r>
          <w:t xml:space="preserve">El objetivo de este estos experimentos es determinar si existe alguna combinación que mejore el rendimiento de </w:t>
        </w:r>
        <w:r>
          <w:rPr>
            <w:i/>
          </w:rPr>
          <w:t xml:space="preserve">NaiveBayes </w:t>
        </w:r>
      </w:ins>
      <w:ins w:id="5670" w:author="Gabriel Correa" w:date="2015-08-25T22:09:00Z">
        <w:r>
          <w:t xml:space="preserve">o de </w:t>
        </w:r>
        <w:r>
          <w:rPr>
            <w:i/>
          </w:rPr>
          <w:t>NaiveBayesMultinomial</w:t>
        </w:r>
        <w:r>
          <w:t xml:space="preserve">. Las transformaciones </w:t>
        </w:r>
      </w:ins>
      <w:ins w:id="5671" w:author="Gabriel Correa" w:date="2015-08-25T22:12:00Z">
        <w:r>
          <w:t>TF-IDF ayudan a co</w:t>
        </w:r>
      </w:ins>
      <w:ins w:id="5672" w:author="Gabriel Correa" w:date="2015-08-25T22:16:00Z">
        <w:r w:rsidR="002304F1">
          <w:t>n</w:t>
        </w:r>
      </w:ins>
      <w:ins w:id="5673" w:author="Gabriel Correa" w:date="2015-08-25T22:12:00Z">
        <w:r>
          <w:t xml:space="preserve">siderar </w:t>
        </w:r>
      </w:ins>
      <w:ins w:id="5674" w:author="Gabriel Correa" w:date="2015-08-25T22:13:00Z">
        <w:r w:rsidR="002304F1">
          <w:t xml:space="preserve">el peso de las palabras comunes versus las palabras infrecuentes y </w:t>
        </w:r>
      </w:ins>
      <w:ins w:id="5675" w:author="Gabriel Correa" w:date="2015-08-25T22:14:00Z">
        <w:r w:rsidR="002304F1">
          <w:t>a</w:t>
        </w:r>
      </w:ins>
      <w:ins w:id="5676" w:author="Gabriel Correa" w:date="2015-08-25T22:16:00Z">
        <w:r w:rsidR="002304F1">
          <w:t xml:space="preserve"> </w:t>
        </w:r>
      </w:ins>
      <w:ins w:id="5677" w:author="Gabriel Correa" w:date="2015-08-25T22:14:00Z">
        <w:r w:rsidR="002304F1">
          <w:t>veces pueden ayudar en problemas de Text Mining.</w:t>
        </w:r>
      </w:ins>
    </w:p>
    <w:p w:rsidR="00E42481" w:rsidRPr="00E42481" w:rsidRDefault="00344341">
      <w:pPr>
        <w:rPr>
          <w:ins w:id="5678" w:author="Gabriel Correa" w:date="2015-08-25T17:42:00Z"/>
        </w:rPr>
      </w:pPr>
      <w:ins w:id="5679" w:author="Gabriel Correa" w:date="2015-08-25T22:17:00Z">
        <w:r>
          <w:t xml:space="preserve">Los resultados </w:t>
        </w:r>
      </w:ins>
      <w:ins w:id="5680" w:author="Gabriel Correa" w:date="2015-08-25T22:18:00Z">
        <w:r>
          <w:t xml:space="preserve">de las </w:t>
        </w:r>
      </w:ins>
      <w:ins w:id="5681" w:author="Gabriel Correa" w:date="2015-08-25T22:19:00Z">
        <w:r>
          <w:t xml:space="preserve">16 combinaciones de cada API se encuentran el </w:t>
        </w:r>
      </w:ins>
      <w:ins w:id="5682" w:author="Gabriel Correa" w:date="2015-08-25T22:20:00Z">
        <w:r>
          <w:t>Anexo</w:t>
        </w:r>
      </w:ins>
      <w:ins w:id="5683" w:author="Gabriel Correa" w:date="2015-08-25T22:19:00Z">
        <w:r>
          <w:t xml:space="preserve"> - </w:t>
        </w:r>
      </w:ins>
      <w:r w:rsidR="00E42481">
        <w:fldChar w:fldCharType="begin"/>
      </w:r>
      <w:r w:rsidR="00E42481">
        <w:instrText xml:space="preserve"> REF _Ref428311817 \r \h </w:instrText>
      </w:r>
      <w:r w:rsidR="00E42481">
        <w:fldChar w:fldCharType="separate"/>
      </w:r>
      <w:r w:rsidR="00E54D64">
        <w:t>12.1</w:t>
      </w:r>
      <w:r w:rsidR="00E42481">
        <w:fldChar w:fldCharType="end"/>
      </w:r>
      <w:r w:rsidR="00E42481">
        <w:t xml:space="preserve">. En resumen no se observaron mejoras considerables como para concluir que es mejor usar alguno de esas combinaciones nuevas. Al entrenar con Apache Commons y Java funcionó mejor </w:t>
      </w:r>
      <w:r w:rsidR="00E42481" w:rsidRPr="00E42481">
        <w:rPr>
          <w:i/>
        </w:rPr>
        <w:t>NaiveBayesMultinomial</w:t>
      </w:r>
      <w:r w:rsidR="00E42481">
        <w:t xml:space="preserve"> sin opciones extra, al entrenar con Apache Commons y JFace funcionó mejor </w:t>
      </w:r>
      <w:r w:rsidR="00E42481" w:rsidRPr="00E42481">
        <w:rPr>
          <w:i/>
        </w:rPr>
        <w:t>NaiveBayes</w:t>
      </w:r>
      <w:r w:rsidR="00E42481">
        <w:t xml:space="preserve"> sin opciones extra y al entrenar con Java y JFace el mejor fue </w:t>
      </w:r>
      <w:r w:rsidR="00E42481">
        <w:rPr>
          <w:i/>
        </w:rPr>
        <w:t>NaiveBayes</w:t>
      </w:r>
      <w:r w:rsidR="00E42481">
        <w:t xml:space="preserve"> con stopwords.</w:t>
      </w:r>
    </w:p>
    <w:p w:rsidR="005405E1" w:rsidDel="00D44793" w:rsidRDefault="00350FBE" w:rsidP="005405E1">
      <w:pPr>
        <w:pStyle w:val="Ttulo3"/>
        <w:rPr>
          <w:del w:id="5684" w:author="Gabriel Correa" w:date="2015-08-26T03:23:00Z"/>
        </w:rPr>
      </w:pPr>
      <w:del w:id="5685" w:author="Gabriel Correa" w:date="2015-08-26T03:23:00Z">
        <w:r w:rsidDel="00D44793">
          <w:delText xml:space="preserve">3 </w:delText>
        </w:r>
        <w:bookmarkStart w:id="5686" w:name="_Toc428323452"/>
        <w:bookmarkStart w:id="5687" w:name="_Toc428443054"/>
        <w:bookmarkStart w:id="5688" w:name="_Toc428443130"/>
        <w:bookmarkStart w:id="5689" w:name="_Toc428510413"/>
        <w:bookmarkEnd w:id="5686"/>
        <w:bookmarkEnd w:id="5687"/>
        <w:bookmarkEnd w:id="5688"/>
        <w:bookmarkEnd w:id="5689"/>
      </w:del>
    </w:p>
    <w:p w:rsidR="000B0215" w:rsidDel="00D44793" w:rsidRDefault="000B0215" w:rsidP="000B0215">
      <w:pPr>
        <w:rPr>
          <w:del w:id="5690" w:author="Gabriel Correa" w:date="2015-08-26T03:23:00Z"/>
        </w:rPr>
      </w:pPr>
      <w:bookmarkStart w:id="5691" w:name="_Toc428323453"/>
      <w:bookmarkStart w:id="5692" w:name="_Toc428443055"/>
      <w:bookmarkStart w:id="5693" w:name="_Toc428443131"/>
      <w:bookmarkStart w:id="5694" w:name="_Toc428510414"/>
      <w:bookmarkEnd w:id="5691"/>
      <w:bookmarkEnd w:id="5692"/>
      <w:bookmarkEnd w:id="5693"/>
      <w:bookmarkEnd w:id="5694"/>
    </w:p>
    <w:p w:rsidR="000B0215" w:rsidDel="00D44793" w:rsidRDefault="000B0215" w:rsidP="000B0215">
      <w:pPr>
        <w:rPr>
          <w:del w:id="5695" w:author="Gabriel Correa" w:date="2015-08-26T03:23:00Z"/>
        </w:rPr>
      </w:pPr>
      <w:del w:id="5696" w:author="Gabriel Correa" w:date="2015-08-26T03:23:00Z">
        <w:r w:rsidDel="00D44793">
          <w:delText>Se realizaron …</w:delText>
        </w:r>
        <w:r w:rsidR="006D2024" w:rsidDel="00D44793">
          <w:delText>………………….</w:delText>
        </w:r>
        <w:bookmarkStart w:id="5697" w:name="_Toc428323454"/>
        <w:bookmarkStart w:id="5698" w:name="_Toc428443056"/>
        <w:bookmarkStart w:id="5699" w:name="_Toc428443132"/>
        <w:bookmarkStart w:id="5700" w:name="_Toc428510415"/>
        <w:bookmarkEnd w:id="5697"/>
        <w:bookmarkEnd w:id="5698"/>
        <w:bookmarkEnd w:id="5699"/>
        <w:bookmarkEnd w:id="5700"/>
      </w:del>
    </w:p>
    <w:p w:rsidR="005405E1" w:rsidRDefault="000B0215">
      <w:pPr>
        <w:pStyle w:val="Ttulo3"/>
        <w:pPrChange w:id="5701" w:author="Gabriel Correa" w:date="2015-08-24T16:59:00Z">
          <w:pPr/>
        </w:pPrChange>
      </w:pPr>
      <w:del w:id="5702" w:author="Gabriel Correa" w:date="2015-08-26T03:23:00Z">
        <w:r w:rsidDel="00D44793">
          <w:delText xml:space="preserve">El clasificador </w:delText>
        </w:r>
        <w:r w:rsidRPr="000B0215" w:rsidDel="00D44793">
          <w:rPr>
            <w:i/>
          </w:rPr>
          <w:delText>BayesianLogisticRegression</w:delText>
        </w:r>
        <w:r w:rsidDel="00D44793">
          <w:delText xml:space="preserve"> sólo admite hasta dos clases por lo que fue necesario sacárlo del grupo de clasificadores. Para simplificar, también se sacaron los clasificadores ZeroR y OneR los cuales habían sido incluidos para tener una referencia, pero ya no son necesarios porque una mejor referencia base de calidad es el clasificador usando </w:delText>
        </w:r>
        <w:r w:rsidRPr="000B0215" w:rsidDel="00D44793">
          <w:rPr>
            <w:i/>
          </w:rPr>
          <w:delText>Keywords</w:delText>
        </w:r>
        <w:r w:rsidDel="00D44793">
          <w:delText xml:space="preserve"> de la sección </w:delText>
        </w:r>
        <w:r w:rsidDel="00D44793">
          <w:fldChar w:fldCharType="begin"/>
        </w:r>
        <w:r w:rsidDel="00D44793">
          <w:delInstrText xml:space="preserve"> REF _Ref428317349 \r \h </w:delInstrText>
        </w:r>
        <w:r w:rsidDel="00D44793">
          <w:fldChar w:fldCharType="separate"/>
        </w:r>
      </w:del>
      <w:del w:id="5703" w:author="Gabriel Correa" w:date="2015-08-26T03:09:00Z">
        <w:r w:rsidDel="005D2320">
          <w:delText>6.2.2</w:delText>
        </w:r>
      </w:del>
      <w:del w:id="5704" w:author="Gabriel Correa" w:date="2015-08-26T03:23:00Z">
        <w:r w:rsidDel="00D44793">
          <w:fldChar w:fldCharType="end"/>
        </w:r>
        <w:r w:rsidDel="00D44793">
          <w:delText xml:space="preserve"> y porque no logran obtener rendimientos superiores a los otros algoritmos. También se sacó del cojunto a LibSVM pues se notó en todos los experimentos anteriores que sus resultados con casi completamente iguales a los de SMO y de esa manera </w:delText>
        </w:r>
        <w:r w:rsidR="007F334C" w:rsidDel="00D44793">
          <w:delText>no estaban aportando conocimiento extra.</w:delText>
        </w:r>
      </w:del>
      <w:bookmarkStart w:id="5705" w:name="_Toc428510416"/>
      <w:ins w:id="5706" w:author="Gabriel Correa" w:date="2015-08-25T17:46:00Z">
        <w:r w:rsidR="005405E1">
          <w:t xml:space="preserve">Tiempos de entrenamiento y </w:t>
        </w:r>
      </w:ins>
      <w:ins w:id="5707" w:author="Gabriel Correa" w:date="2015-08-25T17:47:00Z">
        <w:r w:rsidR="005405E1">
          <w:t>de prueba</w:t>
        </w:r>
      </w:ins>
      <w:bookmarkEnd w:id="5705"/>
    </w:p>
    <w:p w:rsidR="008C5FC5" w:rsidRPr="008C5FC5" w:rsidRDefault="008C5FC5" w:rsidP="008C5FC5">
      <w:pPr>
        <w:rPr>
          <w:ins w:id="5708" w:author="Gabriel Correa" w:date="2015-08-25T21:29:00Z"/>
        </w:rPr>
      </w:pPr>
      <w:r>
        <w:t xml:space="preserve">La </w:t>
      </w:r>
      <w:r>
        <w:fldChar w:fldCharType="begin"/>
      </w:r>
      <w:r>
        <w:instrText xml:space="preserve"> REF _Ref428314283 \h </w:instrText>
      </w:r>
      <w:r>
        <w:fldChar w:fldCharType="separate"/>
      </w:r>
      <w:ins w:id="5709" w:author="Gabriel Correa" w:date="2015-08-28T07:30:00Z">
        <w:r w:rsidR="00E54D64">
          <w:t xml:space="preserve">Imagen </w:t>
        </w:r>
        <w:r w:rsidR="00E54D64">
          <w:rPr>
            <w:noProof/>
          </w:rPr>
          <w:t>7</w:t>
        </w:r>
        <w:r w:rsidR="00E54D64">
          <w:t>.</w:t>
        </w:r>
        <w:r w:rsidR="00E54D64">
          <w:rPr>
            <w:noProof/>
          </w:rPr>
          <w:t>7</w:t>
        </w:r>
      </w:ins>
      <w:del w:id="5710" w:author="Gabriel Correa" w:date="2015-08-26T03:09:00Z">
        <w:r w:rsidDel="005D2320">
          <w:delText xml:space="preserve">Imagen </w:delText>
        </w:r>
        <w:r w:rsidDel="005D2320">
          <w:rPr>
            <w:noProof/>
          </w:rPr>
          <w:delText>6</w:delText>
        </w:r>
        <w:r w:rsidDel="005D2320">
          <w:delText>.</w:delText>
        </w:r>
        <w:r w:rsidDel="005D2320">
          <w:rPr>
            <w:noProof/>
          </w:rPr>
          <w:delText>4</w:delText>
        </w:r>
      </w:del>
      <w:r>
        <w:fldChar w:fldCharType="end"/>
      </w:r>
      <w:r>
        <w:t xml:space="preserve"> muestra el tiempo en segundos que tarda cada clasificador estudiado sobre 2951 instancias. Esta información puede ser útil al momento de elegir entre dos clasificadores con rendimientos muy similares, eligiendo por supuesto al más rápido.</w:t>
      </w:r>
    </w:p>
    <w:p w:rsidR="008C5FC5" w:rsidRDefault="008C5FC5" w:rsidP="008C5FC5">
      <w:pPr>
        <w:keepNext/>
        <w:jc w:val="center"/>
      </w:pPr>
      <w:r>
        <w:rPr>
          <w:noProof/>
        </w:rPr>
        <w:drawing>
          <wp:inline distT="0" distB="0" distL="0" distR="0" wp14:anchorId="537FC401" wp14:editId="678F3506">
            <wp:extent cx="3707516" cy="169200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516" cy="1692000"/>
                    </a:xfrm>
                    <a:prstGeom prst="rect">
                      <a:avLst/>
                    </a:prstGeom>
                    <a:noFill/>
                    <a:ln>
                      <a:noFill/>
                    </a:ln>
                  </pic:spPr>
                </pic:pic>
              </a:graphicData>
            </a:graphic>
          </wp:inline>
        </w:drawing>
      </w:r>
      <w:r>
        <w:rPr>
          <w:noProof/>
        </w:rPr>
        <w:drawing>
          <wp:inline distT="0" distB="0" distL="0" distR="0" wp14:anchorId="7BF21F23" wp14:editId="12A17A81">
            <wp:extent cx="3707516" cy="169200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516" cy="1692000"/>
                    </a:xfrm>
                    <a:prstGeom prst="rect">
                      <a:avLst/>
                    </a:prstGeom>
                    <a:noFill/>
                    <a:ln>
                      <a:noFill/>
                    </a:ln>
                  </pic:spPr>
                </pic:pic>
              </a:graphicData>
            </a:graphic>
          </wp:inline>
        </w:drawing>
      </w:r>
    </w:p>
    <w:p w:rsidR="00703A21" w:rsidRPr="00703A21" w:rsidRDefault="008C5FC5" w:rsidP="008C5FC5">
      <w:pPr>
        <w:pStyle w:val="Epgrafe"/>
        <w:jc w:val="center"/>
        <w:rPr>
          <w:ins w:id="5711" w:author="Gabriel Correa" w:date="2015-08-25T17:46:00Z"/>
        </w:rPr>
      </w:pPr>
      <w:bookmarkStart w:id="5712" w:name="_Ref428314283"/>
      <w:r>
        <w:t xml:space="preserve">Imagen </w:t>
      </w:r>
      <w:ins w:id="5713" w:author="Gabriel Correa" w:date="2015-08-28T07:37:00Z">
        <w:r w:rsidR="00E54D64">
          <w:fldChar w:fldCharType="begin"/>
        </w:r>
        <w:r w:rsidR="00E54D64">
          <w:instrText xml:space="preserve"> STYLEREF 1 \s </w:instrText>
        </w:r>
      </w:ins>
      <w:r w:rsidR="00E54D64">
        <w:fldChar w:fldCharType="separate"/>
      </w:r>
      <w:r w:rsidR="00E54D64">
        <w:rPr>
          <w:noProof/>
        </w:rPr>
        <w:t>7</w:t>
      </w:r>
      <w:ins w:id="5714" w:author="Gabriel Correa" w:date="2015-08-28T07:37:00Z">
        <w:r w:rsidR="00E54D64">
          <w:fldChar w:fldCharType="end"/>
        </w:r>
        <w:r w:rsidR="00E54D64">
          <w:t>.</w:t>
        </w:r>
        <w:r w:rsidR="00E54D64">
          <w:fldChar w:fldCharType="begin"/>
        </w:r>
        <w:r w:rsidR="00E54D64">
          <w:instrText xml:space="preserve"> SEQ Imagen \* ARABIC \s 1 </w:instrText>
        </w:r>
      </w:ins>
      <w:r w:rsidR="00E54D64">
        <w:fldChar w:fldCharType="separate"/>
      </w:r>
      <w:ins w:id="5715" w:author="Gabriel Correa" w:date="2015-08-28T07:37:00Z">
        <w:r w:rsidR="00E54D64">
          <w:rPr>
            <w:noProof/>
          </w:rPr>
          <w:t>7</w:t>
        </w:r>
        <w:r w:rsidR="00E54D64">
          <w:fldChar w:fldCharType="end"/>
        </w:r>
      </w:ins>
      <w:del w:id="5716"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5</w:delText>
        </w:r>
        <w:r w:rsidR="005D2320" w:rsidDel="005D2320">
          <w:rPr>
            <w:noProof/>
          </w:rPr>
          <w:fldChar w:fldCharType="end"/>
        </w:r>
      </w:del>
      <w:bookmarkEnd w:id="5712"/>
      <w:r>
        <w:t>:   Tiempos de entrenamiento y prueba de cada clasificador sobre</w:t>
      </w:r>
      <w:r>
        <w:br/>
        <w:t>2951 instancias al entrenar y 2952 instancias en las pruebas</w:t>
      </w:r>
    </w:p>
    <w:p w:rsidR="008A70A2" w:rsidRPr="008A70A2" w:rsidDel="005405E1" w:rsidRDefault="008A70A2">
      <w:pPr>
        <w:pStyle w:val="Ttulo3"/>
        <w:rPr>
          <w:del w:id="5717" w:author="Gabriel Correa" w:date="2015-08-25T17:46:00Z"/>
        </w:rPr>
        <w:pPrChange w:id="5718" w:author="Gabriel Correa" w:date="2015-08-24T16:59:00Z">
          <w:pPr/>
        </w:pPrChange>
      </w:pPr>
      <w:bookmarkStart w:id="5719" w:name="_Toc428316928"/>
      <w:bookmarkStart w:id="5720" w:name="_Toc428316988"/>
      <w:bookmarkStart w:id="5721" w:name="_Toc428321972"/>
      <w:bookmarkStart w:id="5722" w:name="_Toc428323456"/>
      <w:bookmarkStart w:id="5723" w:name="_Toc428443058"/>
      <w:bookmarkStart w:id="5724" w:name="_Toc428443134"/>
      <w:bookmarkStart w:id="5725" w:name="_Toc428510417"/>
      <w:bookmarkEnd w:id="5719"/>
      <w:bookmarkEnd w:id="5720"/>
      <w:bookmarkEnd w:id="5721"/>
      <w:bookmarkEnd w:id="5722"/>
      <w:bookmarkEnd w:id="5723"/>
      <w:bookmarkEnd w:id="5724"/>
      <w:bookmarkEnd w:id="5725"/>
    </w:p>
    <w:p w:rsidR="00EE2482" w:rsidRDefault="00EE2482" w:rsidP="00EE2482">
      <w:pPr>
        <w:pStyle w:val="Ttulo1"/>
      </w:pPr>
      <w:bookmarkStart w:id="5726" w:name="_Toc428510418"/>
      <w:r>
        <w:t>Discusión general</w:t>
      </w:r>
      <w:bookmarkEnd w:id="5726"/>
    </w:p>
    <w:p w:rsidR="00EE2482" w:rsidRPr="008827DD" w:rsidRDefault="00EE2482" w:rsidP="00EE2482">
      <w:pPr>
        <w:pStyle w:val="Prrafodelista"/>
        <w:numPr>
          <w:ilvl w:val="0"/>
          <w:numId w:val="26"/>
        </w:numPr>
      </w:pPr>
      <w:r>
        <w:t>Mencionar en alguna parte lo de sublime text (y quizás eMoose)</w:t>
      </w:r>
    </w:p>
    <w:p w:rsidR="00EE2482" w:rsidRDefault="00EE2482" w:rsidP="00EE2482">
      <w:pPr>
        <w:pStyle w:val="Ttulo1"/>
      </w:pPr>
      <w:bookmarkStart w:id="5727" w:name="_Toc428510419"/>
      <w:r>
        <w:t>Limitaciones y problemas de validez (?)</w:t>
      </w:r>
      <w:bookmarkEnd w:id="5727"/>
    </w:p>
    <w:p w:rsidR="00EE2482" w:rsidRDefault="00EE2482" w:rsidP="00EE2482">
      <w:pPr>
        <w:pStyle w:val="Prrafodelista"/>
        <w:numPr>
          <w:ilvl w:val="0"/>
          <w:numId w:val="26"/>
        </w:numPr>
      </w:pPr>
      <w:r>
        <w:t>Datos finales no incluyen comentarios de clases. Esto podría perjudicar el rendimiento los clasificadores entrenados al encontrar un comentario de clase.</w:t>
      </w:r>
    </w:p>
    <w:p w:rsidR="00EE2482" w:rsidRPr="00F6133C" w:rsidRDefault="00EE2482" w:rsidP="00EE2482">
      <w:pPr>
        <w:pStyle w:val="Prrafodelista"/>
        <w:numPr>
          <w:ilvl w:val="0"/>
          <w:numId w:val="26"/>
        </w:numPr>
      </w:pPr>
      <w:r>
        <w:t>Datos finales mejor diseñados, pero solo revisados por una persona.</w:t>
      </w:r>
    </w:p>
    <w:p w:rsidR="00E62247" w:rsidRDefault="00E62247">
      <w:pPr>
        <w:spacing w:after="200" w:line="276" w:lineRule="auto"/>
        <w:jc w:val="left"/>
        <w:rPr>
          <w:ins w:id="5728" w:author="Gabriel Correa" w:date="2015-08-27T22:56:00Z"/>
          <w:rFonts w:eastAsiaTheme="majorEastAsia" w:cstheme="majorBidi"/>
          <w:b/>
          <w:bCs/>
          <w:color w:val="365F91" w:themeColor="accent1" w:themeShade="BF"/>
          <w:sz w:val="28"/>
          <w:szCs w:val="28"/>
        </w:rPr>
      </w:pPr>
      <w:ins w:id="5729" w:author="Gabriel Correa" w:date="2015-08-27T22:56:00Z">
        <w:r>
          <w:br w:type="page"/>
        </w:r>
      </w:ins>
    </w:p>
    <w:p w:rsidR="00EE2482" w:rsidRDefault="00EE2482" w:rsidP="00EE2482">
      <w:pPr>
        <w:pStyle w:val="Ttulo1"/>
        <w:rPr>
          <w:ins w:id="5730" w:author="Gabriel Correa" w:date="2015-08-27T20:35:00Z"/>
        </w:rPr>
      </w:pPr>
      <w:bookmarkStart w:id="5731" w:name="_Toc428510420"/>
      <w:r>
        <w:lastRenderedPageBreak/>
        <w:t>Conclusiones y trabajo futuro</w:t>
      </w:r>
      <w:bookmarkEnd w:id="5731"/>
    </w:p>
    <w:p w:rsidR="008536FA" w:rsidRDefault="00995942">
      <w:pPr>
        <w:rPr>
          <w:ins w:id="5732" w:author="Gabriel Correa" w:date="2015-08-28T03:34:00Z"/>
        </w:rPr>
        <w:pPrChange w:id="5733" w:author="Gabriel Correa" w:date="2015-08-27T20:35:00Z">
          <w:pPr>
            <w:pStyle w:val="Ttulo1"/>
          </w:pPr>
        </w:pPrChange>
      </w:pPr>
      <w:ins w:id="5734" w:author="Gabriel Correa" w:date="2015-08-27T23:26:00Z">
        <w:r>
          <w:t>Una conclusión evidente de los resultados es que efectivamente s</w:t>
        </w:r>
      </w:ins>
      <w:ins w:id="5735" w:author="Gabriel Correa" w:date="2015-08-27T23:27:00Z">
        <w:r>
          <w:t xml:space="preserve">i se pueden detectar las directivas </w:t>
        </w:r>
      </w:ins>
      <w:ins w:id="5736" w:author="Gabriel Correa" w:date="2015-08-27T23:28:00Z">
        <w:r>
          <w:t xml:space="preserve">con un grado satisfactorio de precisión </w:t>
        </w:r>
      </w:ins>
      <w:ins w:id="5737" w:author="Gabriel Correa" w:date="2015-08-27T23:31:00Z">
        <w:r>
          <w:t xml:space="preserve">y exactitud </w:t>
        </w:r>
      </w:ins>
      <w:ins w:id="5738" w:author="Gabriel Correa" w:date="2015-08-27T23:27:00Z">
        <w:r>
          <w:t>usando algoritmos de aprendizaje de máquina</w:t>
        </w:r>
      </w:ins>
      <w:ins w:id="5739" w:author="Gabriel Correa" w:date="2015-08-27T23:31:00Z">
        <w:r w:rsidR="00677C9B">
          <w:t>.</w:t>
        </w:r>
      </w:ins>
      <w:ins w:id="5740" w:author="Gabriel Correa" w:date="2015-08-28T03:29:00Z">
        <w:r w:rsidR="00794D09">
          <w:t xml:space="preserve"> </w:t>
        </w:r>
      </w:ins>
      <w:ins w:id="5741" w:author="Gabriel Correa" w:date="2015-08-28T03:33:00Z">
        <w:r w:rsidR="00487EB6">
          <w:t>Los resultados apoyan</w:t>
        </w:r>
        <w:r w:rsidR="00794D09">
          <w:t xml:space="preserve"> que u</w:t>
        </w:r>
      </w:ins>
      <w:ins w:id="5742" w:author="Gabriel Correa" w:date="2015-08-28T03:30:00Z">
        <w:r w:rsidR="00794D09">
          <w:t xml:space="preserve">sando clasificadores de </w:t>
        </w:r>
        <w:r w:rsidR="00794D09">
          <w:rPr>
            <w:i/>
          </w:rPr>
          <w:t>Machine Learning</w:t>
        </w:r>
        <w:r w:rsidR="00794D09">
          <w:t xml:space="preserve"> se puede</w:t>
        </w:r>
      </w:ins>
      <w:ins w:id="5743" w:author="Gabriel Correa" w:date="2015-08-28T03:34:00Z">
        <w:r w:rsidR="00794D09">
          <w:t>n</w:t>
        </w:r>
      </w:ins>
      <w:ins w:id="5744" w:author="Gabriel Correa" w:date="2015-08-28T03:30:00Z">
        <w:r w:rsidR="00794D09">
          <w:t xml:space="preserve"> lograr mejor</w:t>
        </w:r>
      </w:ins>
      <w:ins w:id="5745" w:author="Gabriel Correa" w:date="2015-08-28T03:34:00Z">
        <w:r w:rsidR="00794D09">
          <w:t>es</w:t>
        </w:r>
      </w:ins>
      <w:ins w:id="5746" w:author="Gabriel Correa" w:date="2015-08-28T03:30:00Z">
        <w:r w:rsidR="00794D09">
          <w:t xml:space="preserve"> rendimiento</w:t>
        </w:r>
      </w:ins>
      <w:ins w:id="5747" w:author="Gabriel Correa" w:date="2015-08-28T03:34:00Z">
        <w:r w:rsidR="00794D09">
          <w:t>s</w:t>
        </w:r>
      </w:ins>
      <w:ins w:id="5748" w:author="Gabriel Correa" w:date="2015-08-28T03:30:00Z">
        <w:r w:rsidR="00794D09">
          <w:t xml:space="preserve"> </w:t>
        </w:r>
      </w:ins>
      <w:ins w:id="5749" w:author="Gabriel Correa" w:date="2015-08-28T03:31:00Z">
        <w:r w:rsidR="00794D09">
          <w:t xml:space="preserve">detectando directivas que usando la </w:t>
        </w:r>
      </w:ins>
      <w:ins w:id="5750" w:author="Gabriel Correa" w:date="2015-08-28T03:32:00Z">
        <w:r w:rsidR="00794D09">
          <w:t xml:space="preserve">regla </w:t>
        </w:r>
      </w:ins>
      <w:ins w:id="5751" w:author="Gabriel Correa" w:date="2015-08-28T03:31:00Z">
        <w:r w:rsidR="00794D09">
          <w:t xml:space="preserve">de </w:t>
        </w:r>
      </w:ins>
      <w:ins w:id="5752" w:author="Gabriel Correa" w:date="2015-08-28T03:32:00Z">
        <w:r w:rsidR="00794D09">
          <w:t xml:space="preserve">los </w:t>
        </w:r>
      </w:ins>
      <w:ins w:id="5753" w:author="Gabriel Correa" w:date="2015-08-28T03:31:00Z">
        <w:r w:rsidR="00794D09">
          <w:rPr>
            <w:i/>
          </w:rPr>
          <w:t>keywords</w:t>
        </w:r>
        <w:r w:rsidR="00794D09">
          <w:t xml:space="preserve"> </w:t>
        </w:r>
      </w:ins>
      <w:ins w:id="5754" w:author="Gabriel Correa" w:date="2015-08-28T03:32:00Z">
        <w:r w:rsidR="00794D09">
          <w:t>(una frase es una directiva si contiene alguno de los keywords</w:t>
        </w:r>
      </w:ins>
      <w:ins w:id="5755" w:author="Gabriel Correa" w:date="2015-08-28T03:46:00Z">
        <w:r w:rsidR="00EA752E">
          <w:t>).</w:t>
        </w:r>
      </w:ins>
    </w:p>
    <w:p w:rsidR="00EF2463" w:rsidRDefault="00794D09">
      <w:pPr>
        <w:rPr>
          <w:ins w:id="5756" w:author="Gabriel Correa" w:date="2015-08-28T03:38:00Z"/>
        </w:rPr>
        <w:pPrChange w:id="5757" w:author="Gabriel Correa" w:date="2015-08-27T20:35:00Z">
          <w:pPr>
            <w:pStyle w:val="Ttulo1"/>
          </w:pPr>
        </w:pPrChange>
      </w:pPr>
      <w:ins w:id="5758" w:author="Gabriel Correa" w:date="2015-08-28T03:35:00Z">
        <w:r>
          <w:t xml:space="preserve">Según los </w:t>
        </w:r>
      </w:ins>
      <w:ins w:id="5759" w:author="Gabriel Correa" w:date="2015-08-28T03:38:00Z">
        <w:r w:rsidR="00EF2463">
          <w:t>resultados</w:t>
        </w:r>
      </w:ins>
      <w:ins w:id="5760" w:author="Gabriel Correa" w:date="2015-08-28T04:10:00Z">
        <w:r w:rsidR="00245A74">
          <w:t xml:space="preserve"> sobre los datos finales</w:t>
        </w:r>
      </w:ins>
      <w:ins w:id="5761" w:author="Gabriel Correa" w:date="2015-08-28T03:38:00Z">
        <w:r w:rsidR="00EF2463">
          <w:t xml:space="preserve"> obtenidos se observa lo siguiente:</w:t>
        </w:r>
      </w:ins>
    </w:p>
    <w:p w:rsidR="00EF2463" w:rsidRDefault="00EF2463">
      <w:pPr>
        <w:pStyle w:val="Prrafodelista"/>
        <w:numPr>
          <w:ilvl w:val="0"/>
          <w:numId w:val="48"/>
        </w:numPr>
        <w:rPr>
          <w:ins w:id="5762" w:author="Gabriel Correa" w:date="2015-08-28T03:42:00Z"/>
        </w:rPr>
        <w:pPrChange w:id="5763" w:author="Gabriel Correa" w:date="2015-08-28T03:39:00Z">
          <w:pPr>
            <w:pStyle w:val="Ttulo1"/>
          </w:pPr>
        </w:pPrChange>
      </w:pPr>
      <w:ins w:id="5764" w:author="Gabriel Correa" w:date="2015-08-28T03:41:00Z">
        <w:r>
          <w:t>Entrenar clasificadores con un porcentaje menor a 30% de una API</w:t>
        </w:r>
      </w:ins>
      <w:ins w:id="5765" w:author="Gabriel Correa" w:date="2015-08-28T03:42:00Z">
        <w:r>
          <w:t>, sin tener un modelo previo basado en otras librerías, alcanza a obtener resultados regulares</w:t>
        </w:r>
      </w:ins>
    </w:p>
    <w:p w:rsidR="00EF2463" w:rsidRDefault="00EF2463">
      <w:pPr>
        <w:pStyle w:val="Prrafodelista"/>
        <w:numPr>
          <w:ilvl w:val="0"/>
          <w:numId w:val="48"/>
        </w:numPr>
        <w:rPr>
          <w:ins w:id="5766" w:author="Gabriel Correa" w:date="2015-08-28T03:44:00Z"/>
        </w:rPr>
        <w:pPrChange w:id="5767" w:author="Gabriel Correa" w:date="2015-08-28T03:39:00Z">
          <w:pPr>
            <w:pStyle w:val="Ttulo1"/>
          </w:pPr>
        </w:pPrChange>
      </w:pPr>
      <w:ins w:id="5768" w:author="Gabriel Correa" w:date="2015-08-28T03:42:00Z">
        <w:r>
          <w:t xml:space="preserve">Entrenar clasificadores </w:t>
        </w:r>
      </w:ins>
      <w:ins w:id="5769" w:author="Gabriel Correa" w:date="2015-08-28T03:43:00Z">
        <w:r>
          <w:t>con 1 API para formar un modelo base puede obtener resultados decentes y buenos</w:t>
        </w:r>
      </w:ins>
      <w:ins w:id="5770" w:author="Gabriel Correa" w:date="2015-08-28T03:44:00Z">
        <w:r>
          <w:t xml:space="preserve"> detectando directivas de otras librerías.</w:t>
        </w:r>
      </w:ins>
    </w:p>
    <w:p w:rsidR="00EF2463" w:rsidRDefault="00EF2463">
      <w:pPr>
        <w:pStyle w:val="Prrafodelista"/>
        <w:numPr>
          <w:ilvl w:val="0"/>
          <w:numId w:val="48"/>
        </w:numPr>
        <w:rPr>
          <w:ins w:id="5771" w:author="Gabriel Correa" w:date="2015-08-28T04:05:00Z"/>
        </w:rPr>
        <w:pPrChange w:id="5772" w:author="Gabriel Correa" w:date="2015-08-28T03:39:00Z">
          <w:pPr>
            <w:pStyle w:val="Ttulo1"/>
          </w:pPr>
        </w:pPrChange>
      </w:pPr>
      <w:ins w:id="5773" w:author="Gabriel Correa" w:date="2015-08-28T03:44:00Z">
        <w:r>
          <w:t>Entrenar clasificadores con 2 API</w:t>
        </w:r>
      </w:ins>
      <w:ins w:id="5774" w:author="Gabriel Correa" w:date="2015-08-28T03:45:00Z">
        <w:r>
          <w:t>,</w:t>
        </w:r>
      </w:ins>
      <w:ins w:id="5775" w:author="Gabriel Correa" w:date="2015-08-28T03:44:00Z">
        <w:r>
          <w:t xml:space="preserve"> forma</w:t>
        </w:r>
      </w:ins>
      <w:ins w:id="5776" w:author="Gabriel Correa" w:date="2015-08-28T03:45:00Z">
        <w:r>
          <w:t>ndo un modelo base, puede mejores resultados que entrenar con 1 API</w:t>
        </w:r>
        <w:r w:rsidR="00EA752E">
          <w:t>, alcanzando un buen rendimiento al detectar directivas.</w:t>
        </w:r>
      </w:ins>
    </w:p>
    <w:p w:rsidR="00F306F7" w:rsidRDefault="00F306F7">
      <w:pPr>
        <w:rPr>
          <w:ins w:id="5777" w:author="Gabriel Correa" w:date="2015-08-28T03:39:00Z"/>
        </w:rPr>
        <w:pPrChange w:id="5778" w:author="Gabriel Correa" w:date="2015-08-28T04:05:00Z">
          <w:pPr>
            <w:pStyle w:val="Ttulo1"/>
          </w:pPr>
        </w:pPrChange>
      </w:pPr>
      <w:ins w:id="5779" w:author="Gabriel Correa" w:date="2015-08-28T04:05:00Z">
        <w:r>
          <w:t xml:space="preserve">Pero </w:t>
        </w:r>
      </w:ins>
      <w:ins w:id="5780" w:author="Gabriel Correa" w:date="2015-08-28T04:06:00Z">
        <w:r>
          <w:t xml:space="preserve">al entrenar con 1 API se realizaron pruebas sobre 2 API. Mientras que al entrenar con 2 API, las pruebas </w:t>
        </w:r>
      </w:ins>
      <w:ins w:id="5781" w:author="Gabriel Correa" w:date="2015-08-28T04:07:00Z">
        <w:r>
          <w:t>se efectuaro</w:t>
        </w:r>
        <w:r w:rsidR="00B56C1E">
          <w:t xml:space="preserve">n sobre 1 API. De este modo, es complicado concluir que </w:t>
        </w:r>
      </w:ins>
      <w:ins w:id="5782" w:author="Gabriel Correa" w:date="2015-08-28T04:08:00Z">
        <w:r w:rsidR="00B56C1E">
          <w:t xml:space="preserve">al entrenar con más librerías se obtienen mejores detecciones de directivas, pues las condiciones de comparación entre </w:t>
        </w:r>
      </w:ins>
      <w:ins w:id="5783" w:author="Gabriel Correa" w:date="2015-08-28T04:09:00Z">
        <w:r w:rsidR="00B56C1E">
          <w:t>ambos experimentos son distintas.</w:t>
        </w:r>
      </w:ins>
    </w:p>
    <w:p w:rsidR="00EA752E" w:rsidRDefault="00B56C1E">
      <w:pPr>
        <w:rPr>
          <w:ins w:id="5784" w:author="Gabriel Correa" w:date="2015-08-28T03:47:00Z"/>
        </w:rPr>
        <w:pPrChange w:id="5785" w:author="Gabriel Correa" w:date="2015-08-27T20:35:00Z">
          <w:pPr>
            <w:pStyle w:val="Ttulo1"/>
          </w:pPr>
        </w:pPrChange>
      </w:pPr>
      <w:ins w:id="5786" w:author="Gabriel Correa" w:date="2015-08-28T04:09:00Z">
        <w:r>
          <w:t>Los datos revelan que l</w:t>
        </w:r>
      </w:ins>
      <w:ins w:id="5787" w:author="Gabriel Correa" w:date="2015-08-28T03:47:00Z">
        <w:r w:rsidR="00EA752E">
          <w:t>os mejores clasificadores</w:t>
        </w:r>
      </w:ins>
      <w:ins w:id="5788" w:author="Gabriel Correa" w:date="2015-08-28T04:09:00Z">
        <w:r>
          <w:t xml:space="preserve">, sobre los datos finales </w:t>
        </w:r>
      </w:ins>
      <w:ins w:id="5789" w:author="Gabriel Correa" w:date="2015-08-28T04:10:00Z">
        <w:r>
          <w:t>considerados en</w:t>
        </w:r>
      </w:ins>
      <w:ins w:id="5790" w:author="Gabriel Correa" w:date="2015-08-28T04:09:00Z">
        <w:r>
          <w:t xml:space="preserve"> este trabajo,</w:t>
        </w:r>
      </w:ins>
      <w:ins w:id="5791" w:author="Gabriel Correa" w:date="2015-08-28T03:47:00Z">
        <w:r w:rsidR="00EA752E">
          <w:t xml:space="preserve"> son los siguientes:</w:t>
        </w:r>
      </w:ins>
    </w:p>
    <w:p w:rsidR="00EA752E" w:rsidRDefault="00EA752E">
      <w:pPr>
        <w:pStyle w:val="Prrafodelista"/>
        <w:numPr>
          <w:ilvl w:val="0"/>
          <w:numId w:val="49"/>
        </w:numPr>
        <w:rPr>
          <w:ins w:id="5792" w:author="Gabriel Correa" w:date="2015-08-28T03:52:00Z"/>
        </w:rPr>
        <w:pPrChange w:id="5793" w:author="Gabriel Correa" w:date="2015-08-28T03:47:00Z">
          <w:pPr>
            <w:pStyle w:val="Ttulo1"/>
          </w:pPr>
        </w:pPrChange>
      </w:pPr>
      <w:ins w:id="5794" w:author="Gabriel Correa" w:date="2015-08-28T03:47:00Z">
        <w:r>
          <w:t>NaiveBayes: Logr</w:t>
        </w:r>
      </w:ins>
      <w:ins w:id="5795" w:author="Gabriel Correa" w:date="2015-08-28T03:48:00Z">
        <w:r>
          <w:t>ó en general los mejores resultados</w:t>
        </w:r>
      </w:ins>
      <w:ins w:id="5796" w:author="Gabriel Correa" w:date="2015-08-28T03:49:00Z">
        <w:r>
          <w:t xml:space="preserve"> y fue suficientemente consistente a lo largo de los experimentos</w:t>
        </w:r>
      </w:ins>
      <w:ins w:id="5797" w:author="Gabriel Correa" w:date="2015-08-28T03:48:00Z">
        <w:r>
          <w:t>. Adem</w:t>
        </w:r>
      </w:ins>
      <w:ins w:id="5798" w:author="Gabriel Correa" w:date="2015-08-28T03:49:00Z">
        <w:r>
          <w:t>ás presen</w:t>
        </w:r>
      </w:ins>
      <w:ins w:id="5799" w:author="Gabriel Correa" w:date="2015-08-28T03:50:00Z">
        <w:r>
          <w:t xml:space="preserve">ta un buen comportamiento con el uso de la matriz de costos, lo cual le permite aumentar la cantidad de directivas detectas por el costo de aumentar la cantidad de falsos positivos. Esto </w:t>
        </w:r>
      </w:ins>
      <w:ins w:id="5800" w:author="Gabriel Correa" w:date="2015-08-28T03:51:00Z">
        <w:r>
          <w:t xml:space="preserve">último permite ajustar a NaiveBayes hasta que alcanze </w:t>
        </w:r>
      </w:ins>
      <w:ins w:id="5801" w:author="Gabriel Correa" w:date="2015-08-28T03:52:00Z">
        <w:r>
          <w:t>el porcentaje de directivas que uno necesita detectar.</w:t>
        </w:r>
        <w:r w:rsidR="00C7157C">
          <w:t xml:space="preserve"> </w:t>
        </w:r>
      </w:ins>
      <w:ins w:id="5802" w:author="Gabriel Correa" w:date="2015-08-28T03:53:00Z">
        <w:r w:rsidR="00C7157C">
          <w:t xml:space="preserve">Es además un algoritmo rápido en comparación a otros clasificadores. Sin embargo hay casos donde NaiveBayes no tuvo un buen rendimiento, </w:t>
        </w:r>
      </w:ins>
      <w:ins w:id="5803" w:author="Gabriel Correa" w:date="2015-08-28T03:54:00Z">
        <w:r w:rsidR="00C7157C">
          <w:t>pero por otra parte esto sucedió con todos los otros clasificadores.</w:t>
        </w:r>
      </w:ins>
    </w:p>
    <w:p w:rsidR="00C7157C" w:rsidRDefault="00C7157C">
      <w:pPr>
        <w:pStyle w:val="Prrafodelista"/>
        <w:numPr>
          <w:ilvl w:val="0"/>
          <w:numId w:val="49"/>
        </w:numPr>
        <w:rPr>
          <w:ins w:id="5804" w:author="Gabriel Correa" w:date="2015-08-28T03:57:00Z"/>
        </w:rPr>
        <w:pPrChange w:id="5805" w:author="Gabriel Correa" w:date="2015-08-28T03:47:00Z">
          <w:pPr>
            <w:pStyle w:val="Ttulo1"/>
          </w:pPr>
        </w:pPrChange>
      </w:pPr>
      <w:ins w:id="5806" w:author="Gabriel Correa" w:date="2015-08-28T03:52:00Z">
        <w:r>
          <w:t>NaiveBayesMultinomial</w:t>
        </w:r>
      </w:ins>
      <w:ins w:id="5807" w:author="Gabriel Correa" w:date="2015-08-28T03:54:00Z">
        <w:r>
          <w:t xml:space="preserve">: Logró resultados </w:t>
        </w:r>
      </w:ins>
      <w:ins w:id="5808" w:author="Gabriel Correa" w:date="2015-08-28T03:55:00Z">
        <w:r>
          <w:t xml:space="preserve">comparables o mejores </w:t>
        </w:r>
      </w:ins>
      <w:ins w:id="5809" w:author="Gabriel Correa" w:date="2015-08-28T03:54:00Z">
        <w:r>
          <w:t>que NaiveBayes</w:t>
        </w:r>
      </w:ins>
      <w:ins w:id="5810" w:author="Gabriel Correa" w:date="2015-08-28T03:55:00Z">
        <w:r>
          <w:t xml:space="preserve">, sin embargo fue algo más inconsistente pues en algunos experimentos su rendimiento fue muy pobre. Un problema de </w:t>
        </w:r>
      </w:ins>
      <w:ins w:id="5811" w:author="Gabriel Correa" w:date="2015-08-28T03:56:00Z">
        <w:r>
          <w:t xml:space="preserve">este clasificador es que no parece poder mejorar su rendimiento cuando se le aplica </w:t>
        </w:r>
      </w:ins>
      <w:ins w:id="5812" w:author="Gabriel Correa" w:date="2015-08-28T03:57:00Z">
        <w:r w:rsidR="000A6E23">
          <w:t>una matriz de costos, haciéndola menos versátil que NaiveBayes.</w:t>
        </w:r>
      </w:ins>
    </w:p>
    <w:p w:rsidR="000A6E23" w:rsidRDefault="000A6E23">
      <w:pPr>
        <w:pStyle w:val="Prrafodelista"/>
        <w:numPr>
          <w:ilvl w:val="0"/>
          <w:numId w:val="49"/>
        </w:numPr>
        <w:rPr>
          <w:ins w:id="5813" w:author="Gabriel Correa" w:date="2015-08-28T03:46:00Z"/>
        </w:rPr>
        <w:pPrChange w:id="5814" w:author="Gabriel Correa" w:date="2015-08-28T03:47:00Z">
          <w:pPr>
            <w:pStyle w:val="Ttulo1"/>
          </w:pPr>
        </w:pPrChange>
      </w:pPr>
      <w:ins w:id="5815" w:author="Gabriel Correa" w:date="2015-08-28T03:57:00Z">
        <w:r>
          <w:t>SMO: Este clasificador suele comenzar a presentar buenos resultados al alcanzar entrenamientos mayores a 30% o a veces 50% pareciendo superar el rendimiento de los algoritmos Bayesianos, pero no p</w:t>
        </w:r>
      </w:ins>
      <w:ins w:id="5816" w:author="Gabriel Correa" w:date="2015-08-28T03:59:00Z">
        <w:r>
          <w:t>resenta un buen comportamiento en porcentajes bajos de entrenamiento por lo general.</w:t>
        </w:r>
      </w:ins>
      <w:ins w:id="5817" w:author="Gabriel Correa" w:date="2015-08-28T04:00:00Z">
        <w:r>
          <w:t xml:space="preserve"> LibSVM </w:t>
        </w:r>
      </w:ins>
      <w:ins w:id="5818" w:author="Gabriel Correa" w:date="2015-08-28T04:01:00Z">
        <w:r>
          <w:t xml:space="preserve">presentó resultados idénticos a SMO en casi todos los experimentos, revelando que </w:t>
        </w:r>
      </w:ins>
      <w:ins w:id="5819" w:author="Gabriel Correa" w:date="2015-08-28T04:02:00Z">
        <w:r>
          <w:t xml:space="preserve">quizás </w:t>
        </w:r>
      </w:ins>
      <w:ins w:id="5820" w:author="Gabriel Correa" w:date="2015-08-28T04:01:00Z">
        <w:r>
          <w:t xml:space="preserve">pueden compartir una implementación </w:t>
        </w:r>
      </w:ins>
      <w:ins w:id="5821" w:author="Gabriel Correa" w:date="2015-08-28T04:02:00Z">
        <w:r>
          <w:t>muy similar.</w:t>
        </w:r>
      </w:ins>
    </w:p>
    <w:p w:rsidR="00245A74" w:rsidRDefault="00245A74">
      <w:pPr>
        <w:rPr>
          <w:ins w:id="5822" w:author="Gabriel Correa" w:date="2015-08-28T04:03:00Z"/>
        </w:rPr>
        <w:pPrChange w:id="5823" w:author="Gabriel Correa" w:date="2015-08-27T20:35:00Z">
          <w:pPr>
            <w:pStyle w:val="Ttulo1"/>
          </w:pPr>
        </w:pPrChange>
      </w:pPr>
      <w:ins w:id="5824" w:author="Gabriel Correa" w:date="2015-08-28T04:11:00Z">
        <w:r>
          <w:t>Por otra parte, l</w:t>
        </w:r>
      </w:ins>
      <w:ins w:id="5825" w:author="Gabriel Correa" w:date="2015-08-28T04:10:00Z">
        <w:r>
          <w:t xml:space="preserve">os experimentos </w:t>
        </w:r>
      </w:ins>
      <w:ins w:id="5826" w:author="Gabriel Correa" w:date="2015-08-28T04:11:00Z">
        <w:r>
          <w:t xml:space="preserve">realizados con los datos preliminares son menos representativos de un caso real donde es necesario detectar directivas sobre una API completamente desconocida que probablemente ha sido documentada con otro estilo y distintas palabras. Los </w:t>
        </w:r>
      </w:ins>
      <w:ins w:id="5827" w:author="Gabriel Correa" w:date="2015-08-28T04:12:00Z">
        <w:r>
          <w:t xml:space="preserve">experimentos con los datos preliminares entrenan con un porcentaje mayor al 90% de un extracto de una API y luego realizan pruebas sobre 200 </w:t>
        </w:r>
      </w:ins>
      <w:ins w:id="5828" w:author="Gabriel Correa" w:date="2015-08-28T04:13:00Z">
        <w:r>
          <w:t xml:space="preserve">frases obtenidas de exactamente la misma muestra. </w:t>
        </w:r>
      </w:ins>
      <w:ins w:id="5829" w:author="Gabriel Correa" w:date="2015-08-28T04:14:00Z">
        <w:r>
          <w:t>Los resultados con estos datos favorecieron a SMO y a J48</w:t>
        </w:r>
      </w:ins>
      <w:ins w:id="5830" w:author="Gabriel Correa" w:date="2015-08-28T04:15:00Z">
        <w:r>
          <w:t xml:space="preserve">. Pero por las razones explicadas, los </w:t>
        </w:r>
        <w:r>
          <w:lastRenderedPageBreak/>
          <w:t xml:space="preserve">resultados con los datos preliminares </w:t>
        </w:r>
      </w:ins>
      <w:ins w:id="5831" w:author="Gabriel Correa" w:date="2015-08-28T04:16:00Z">
        <w:r>
          <w:t>no son considerados</w:t>
        </w:r>
      </w:ins>
      <w:ins w:id="5832" w:author="Gabriel Correa" w:date="2015-08-28T04:17:00Z">
        <w:r w:rsidR="0064646E">
          <w:t xml:space="preserve"> como r</w:t>
        </w:r>
      </w:ins>
      <w:ins w:id="5833" w:author="Gabriel Correa" w:date="2015-08-28T04:18:00Z">
        <w:r w:rsidR="0064646E">
          <w:t>e</w:t>
        </w:r>
      </w:ins>
      <w:ins w:id="5834" w:author="Gabriel Correa" w:date="2015-08-28T04:17:00Z">
        <w:r w:rsidR="0064646E">
          <w:t xml:space="preserve">presentativos de un escenario real </w:t>
        </w:r>
      </w:ins>
      <w:ins w:id="5835" w:author="Gabriel Correa" w:date="2015-08-28T04:18:00Z">
        <w:r w:rsidR="0064646E">
          <w:t>con</w:t>
        </w:r>
      </w:ins>
      <w:ins w:id="5836" w:author="Gabriel Correa" w:date="2015-08-28T04:17:00Z">
        <w:r w:rsidR="0064646E">
          <w:t xml:space="preserve"> directivas sobre </w:t>
        </w:r>
      </w:ins>
      <w:ins w:id="5837" w:author="Gabriel Correa" w:date="2015-08-28T04:18:00Z">
        <w:r w:rsidR="0064646E">
          <w:t>librerías desconocidas.</w:t>
        </w:r>
      </w:ins>
    </w:p>
    <w:p w:rsidR="00F306F7" w:rsidRDefault="00CA6E31">
      <w:pPr>
        <w:rPr>
          <w:ins w:id="5838" w:author="Gabriel Correa" w:date="2015-08-28T04:03:00Z"/>
        </w:rPr>
        <w:pPrChange w:id="5839" w:author="Gabriel Correa" w:date="2015-08-27T20:35:00Z">
          <w:pPr>
            <w:pStyle w:val="Ttulo1"/>
          </w:pPr>
        </w:pPrChange>
      </w:pPr>
      <w:ins w:id="5840" w:author="Gabriel Correa" w:date="2015-08-28T04:19:00Z">
        <w:r>
          <w:t xml:space="preserve">Además se descubrieron las siguientes características de </w:t>
        </w:r>
      </w:ins>
      <w:ins w:id="5841" w:author="Gabriel Correa" w:date="2015-08-28T04:20:00Z">
        <w:r>
          <w:t>algunos clasificadores:</w:t>
        </w:r>
      </w:ins>
    </w:p>
    <w:p w:rsidR="00CA6E31" w:rsidRDefault="00CA6E31">
      <w:pPr>
        <w:pStyle w:val="Prrafodelista"/>
        <w:numPr>
          <w:ilvl w:val="0"/>
          <w:numId w:val="50"/>
        </w:numPr>
        <w:rPr>
          <w:ins w:id="5842" w:author="Gabriel Correa" w:date="2015-08-28T04:20:00Z"/>
        </w:rPr>
        <w:pPrChange w:id="5843" w:author="Gabriel Correa" w:date="2015-08-27T20:35:00Z">
          <w:pPr>
            <w:pStyle w:val="Ttulo1"/>
          </w:pPr>
        </w:pPrChange>
      </w:pPr>
      <w:ins w:id="5844" w:author="Gabriel Correa" w:date="2015-08-28T04:22:00Z">
        <w:r>
          <w:t xml:space="preserve">El clasificador </w:t>
        </w:r>
      </w:ins>
      <w:ins w:id="5845" w:author="Gabriel Correa" w:date="2015-08-28T04:02:00Z">
        <w:r w:rsidR="00F306F7">
          <w:t>L</w:t>
        </w:r>
        <w:r>
          <w:t>ogistic</w:t>
        </w:r>
        <w:r w:rsidR="00F306F7">
          <w:t xml:space="preserve">Regresion no mejora al </w:t>
        </w:r>
      </w:ins>
      <w:ins w:id="5846" w:author="Gabriel Correa" w:date="2015-08-28T04:03:00Z">
        <w:r w:rsidR="00F306F7">
          <w:t>cambiar su matriz de costos.</w:t>
        </w:r>
      </w:ins>
    </w:p>
    <w:p w:rsidR="008536FA" w:rsidRDefault="00CA6E31">
      <w:pPr>
        <w:pStyle w:val="Prrafodelista"/>
        <w:numPr>
          <w:ilvl w:val="0"/>
          <w:numId w:val="50"/>
        </w:numPr>
        <w:rPr>
          <w:ins w:id="5847" w:author="Gabriel Correa" w:date="2015-08-27T20:42:00Z"/>
        </w:rPr>
        <w:pPrChange w:id="5848" w:author="Gabriel Correa" w:date="2015-08-27T20:35:00Z">
          <w:pPr>
            <w:pStyle w:val="Ttulo1"/>
          </w:pPr>
        </w:pPrChange>
      </w:pPr>
      <w:ins w:id="5849" w:author="Gabriel Correa" w:date="2015-08-28T04:20:00Z">
        <w:r>
          <w:t>N</w:t>
        </w:r>
      </w:ins>
      <w:ins w:id="5850" w:author="Gabriel Correa" w:date="2015-08-27T20:40:00Z">
        <w:r w:rsidR="008536FA">
          <w:t xml:space="preserve">o se </w:t>
        </w:r>
      </w:ins>
      <w:ins w:id="5851" w:author="Gabriel Correa" w:date="2015-08-27T20:41:00Z">
        <w:r w:rsidR="008536FA">
          <w:t>observaron mejoras en N</w:t>
        </w:r>
      </w:ins>
      <w:ins w:id="5852" w:author="Gabriel Correa" w:date="2015-08-28T04:20:00Z">
        <w:r>
          <w:t>aive</w:t>
        </w:r>
      </w:ins>
      <w:ins w:id="5853" w:author="Gabriel Correa" w:date="2015-08-27T20:41:00Z">
        <w:r w:rsidR="008536FA">
          <w:t>B</w:t>
        </w:r>
      </w:ins>
      <w:ins w:id="5854" w:author="Gabriel Correa" w:date="2015-08-28T04:20:00Z">
        <w:r>
          <w:t>ayes</w:t>
        </w:r>
      </w:ins>
      <w:ins w:id="5855" w:author="Gabriel Correa" w:date="2015-08-27T20:41:00Z">
        <w:r w:rsidR="008536FA">
          <w:t xml:space="preserve"> ni N</w:t>
        </w:r>
      </w:ins>
      <w:ins w:id="5856" w:author="Gabriel Correa" w:date="2015-08-28T04:20:00Z">
        <w:r>
          <w:t>aive</w:t>
        </w:r>
      </w:ins>
      <w:ins w:id="5857" w:author="Gabriel Correa" w:date="2015-08-27T20:41:00Z">
        <w:r w:rsidR="008536FA">
          <w:t>B</w:t>
        </w:r>
      </w:ins>
      <w:ins w:id="5858" w:author="Gabriel Correa" w:date="2015-08-28T04:20:00Z">
        <w:r>
          <w:t>ayes</w:t>
        </w:r>
      </w:ins>
      <w:ins w:id="5859" w:author="Gabriel Correa" w:date="2015-08-27T20:41:00Z">
        <w:r w:rsidR="008536FA">
          <w:t xml:space="preserve">Multinomial </w:t>
        </w:r>
      </w:ins>
      <w:ins w:id="5860" w:author="Gabriel Correa" w:date="2015-08-28T04:20:00Z">
        <w:r>
          <w:t>al probar el uso de</w:t>
        </w:r>
      </w:ins>
      <w:ins w:id="5861" w:author="Gabriel Correa" w:date="2015-08-27T20:41:00Z">
        <w:r w:rsidR="008536FA">
          <w:t xml:space="preserve"> stopwords, stemming, </w:t>
        </w:r>
      </w:ins>
      <w:ins w:id="5862" w:author="Gabriel Correa" w:date="2015-08-28T04:21:00Z">
        <w:r>
          <w:t>w</w:t>
        </w:r>
      </w:ins>
      <w:ins w:id="5863" w:author="Gabriel Correa" w:date="2015-08-27T20:42:00Z">
        <w:r>
          <w:t>ordcounts ni TF-IDF</w:t>
        </w:r>
      </w:ins>
      <w:ins w:id="5864" w:author="Gabriel Correa" w:date="2015-08-28T04:21:00Z">
        <w:r>
          <w:t xml:space="preserve"> T</w:t>
        </w:r>
      </w:ins>
      <w:ins w:id="5865" w:author="Gabriel Correa" w:date="2015-08-27T20:42:00Z">
        <w:r>
          <w:t>ransform</w:t>
        </w:r>
      </w:ins>
      <w:ins w:id="5866" w:author="Gabriel Correa" w:date="2015-08-28T04:21:00Z">
        <w:r>
          <w:t>.</w:t>
        </w:r>
      </w:ins>
    </w:p>
    <w:p w:rsidR="008536FA" w:rsidRDefault="008536FA">
      <w:pPr>
        <w:rPr>
          <w:ins w:id="5867" w:author="Gabriel Correa" w:date="2015-08-27T20:40:00Z"/>
        </w:rPr>
        <w:pPrChange w:id="5868" w:author="Gabriel Correa" w:date="2015-08-27T20:35:00Z">
          <w:pPr>
            <w:pStyle w:val="Ttulo1"/>
          </w:pPr>
        </w:pPrChange>
      </w:pPr>
    </w:p>
    <w:p w:rsidR="008536FA" w:rsidRDefault="008536FA">
      <w:pPr>
        <w:rPr>
          <w:ins w:id="5869" w:author="Gabriel Correa" w:date="2015-08-27T20:35:00Z"/>
        </w:rPr>
        <w:pPrChange w:id="5870" w:author="Gabriel Correa" w:date="2015-08-27T20:35:00Z">
          <w:pPr>
            <w:pStyle w:val="Ttulo1"/>
          </w:pPr>
        </w:pPrChange>
      </w:pPr>
    </w:p>
    <w:p w:rsidR="008536FA" w:rsidRPr="007E2915" w:rsidRDefault="008536FA">
      <w:pPr>
        <w:pPrChange w:id="5871" w:author="Gabriel Correa" w:date="2015-08-27T20:35:00Z">
          <w:pPr>
            <w:pStyle w:val="Ttulo1"/>
          </w:pPr>
        </w:pPrChange>
      </w:pPr>
    </w:p>
    <w:p w:rsidR="00F34D1A" w:rsidRDefault="00F34D1A" w:rsidP="008C5FC5">
      <w:pPr>
        <w:rPr>
          <w:ins w:id="5872" w:author="Gabriel Correa" w:date="2015-08-28T04:42:00Z"/>
        </w:rPr>
      </w:pPr>
      <w:ins w:id="5873" w:author="Gabriel Correa" w:date="2015-08-28T04:39:00Z">
        <w:r>
          <w:t xml:space="preserve">Como trabajo futuro puede ser interesante estudiar el rendimiento de clasificadores condirando una tercera clase </w:t>
        </w:r>
      </w:ins>
      <w:ins w:id="5874" w:author="Gabriel Correa" w:date="2015-08-28T04:40:00Z">
        <w:r>
          <w:rPr>
            <w:i/>
          </w:rPr>
          <w:t>null-directive</w:t>
        </w:r>
        <w:r>
          <w:t xml:space="preserve">, la cual agrupa directivas sobre el uso recomendado null </w:t>
        </w:r>
      </w:ins>
      <w:ins w:id="5875" w:author="Gabriel Correa" w:date="2015-08-28T04:41:00Z">
        <w:r>
          <w:t>en parámetros valores de retorno de los métodos.</w:t>
        </w:r>
      </w:ins>
    </w:p>
    <w:p w:rsidR="00426D78" w:rsidRDefault="00F34D1A" w:rsidP="008C5FC5">
      <w:pPr>
        <w:rPr>
          <w:ins w:id="5876" w:author="Gabriel Correa" w:date="2015-08-28T04:45:00Z"/>
        </w:rPr>
      </w:pPr>
      <w:ins w:id="5877" w:author="Gabriel Correa" w:date="2015-08-28T04:42:00Z">
        <w:r>
          <w:t>La aplica</w:t>
        </w:r>
      </w:ins>
      <w:moveFromRangeStart w:id="5878" w:author="Gabriel Correa" w:date="2015-08-28T04:23:00Z" w:name="move428499118"/>
      <w:moveFrom w:id="5879" w:author="Gabriel Correa" w:date="2015-08-28T04:23:00Z">
        <w:del w:id="5880" w:author="Gabriel Correa" w:date="2015-08-28T04:40:00Z">
          <w:r w:rsidR="008C5FC5" w:rsidDel="00F34D1A">
            <w:delText>1 – probar con directive, non-directive + la clase null-directive</w:delText>
          </w:r>
        </w:del>
      </w:moveFrom>
      <w:moveFromRangeEnd w:id="5878"/>
      <w:ins w:id="5881" w:author="Gabriel Correa" w:date="2015-08-28T04:42:00Z">
        <w:r>
          <w:t xml:space="preserve">ción CHi </w:t>
        </w:r>
      </w:ins>
      <w:ins w:id="5882" w:author="Gabriel Correa" w:date="2015-08-28T04:43:00Z">
        <w:r>
          <w:t xml:space="preserve">puede ser extendida con una mayor opción de clasificadores, quizás incorporando clasficadores incrementales, los cuales </w:t>
        </w:r>
      </w:ins>
      <w:ins w:id="5883" w:author="Gabriel Correa" w:date="2015-08-28T04:44:00Z">
        <w:r>
          <w:t xml:space="preserve">podrían </w:t>
        </w:r>
      </w:ins>
      <w:ins w:id="5884" w:author="Gabriel Correa" w:date="2015-08-28T04:43:00Z">
        <w:r>
          <w:t xml:space="preserve">seguir mejorando </w:t>
        </w:r>
      </w:ins>
      <w:ins w:id="5885" w:author="Gabriel Correa" w:date="2015-08-28T04:44:00Z">
        <w:r>
          <w:t>su rendimiento seguir entrenándose con nuevos datos, manteniendo un modelo dinámico de clasificaci</w:t>
        </w:r>
      </w:ins>
      <w:ins w:id="5886" w:author="Gabriel Correa" w:date="2015-08-28T04:45:00Z">
        <w:r>
          <w:t>ón.</w:t>
        </w:r>
      </w:ins>
    </w:p>
    <w:p w:rsidR="00F34D1A" w:rsidRDefault="00F34D1A" w:rsidP="008C5FC5">
      <w:pPr>
        <w:rPr>
          <w:ins w:id="5887" w:author="Gabriel Correa" w:date="2015-08-27T20:56:00Z"/>
        </w:rPr>
      </w:pPr>
      <w:ins w:id="5888" w:author="Gabriel Correa" w:date="2015-08-28T04:45:00Z">
        <w:r>
          <w:t xml:space="preserve">Otra arista de avances se podría realizar </w:t>
        </w:r>
      </w:ins>
      <w:ins w:id="5889" w:author="Gabriel Correa" w:date="2015-08-28T04:46:00Z">
        <w:r>
          <w:t>investigando la posibilidad de destacar directivas adentro de editores de texto y de documentaci</w:t>
        </w:r>
      </w:ins>
      <w:ins w:id="5890" w:author="Gabriel Correa" w:date="2015-08-28T04:47:00Z">
        <w:r>
          <w:t>ón web de las API, haciendo de esto un proceso automatizado.</w:t>
        </w:r>
      </w:ins>
    </w:p>
    <w:p w:rsidR="00426D78" w:rsidRDefault="00426D78" w:rsidP="008C5FC5">
      <w:pPr>
        <w:rPr>
          <w:ins w:id="5891" w:author="Gabriel Correa" w:date="2015-08-28T04:25:00Z"/>
        </w:rPr>
      </w:pPr>
      <w:ins w:id="5892" w:author="Gabriel Correa" w:date="2015-08-28T04:23:00Z">
        <w:r>
          <w:t>Hay vari</w:t>
        </w:r>
      </w:ins>
      <w:ins w:id="5893" w:author="Gabriel Correa" w:date="2015-08-28T04:24:00Z">
        <w:r>
          <w:t>a</w:t>
        </w:r>
      </w:ins>
      <w:ins w:id="5894" w:author="Gabriel Correa" w:date="2015-08-28T04:23:00Z">
        <w:r>
          <w:t>s</w:t>
        </w:r>
      </w:ins>
      <w:ins w:id="5895" w:author="Gabriel Correa" w:date="2015-08-28T04:39:00Z">
        <w:r w:rsidR="00F34D1A">
          <w:t xml:space="preserve"> otras</w:t>
        </w:r>
      </w:ins>
      <w:ins w:id="5896" w:author="Gabriel Correa" w:date="2015-08-28T04:23:00Z">
        <w:r>
          <w:t xml:space="preserve"> </w:t>
        </w:r>
      </w:ins>
      <w:ins w:id="5897" w:author="Gabriel Correa" w:date="2015-08-28T04:25:00Z">
        <w:r>
          <w:t xml:space="preserve">tareas </w:t>
        </w:r>
      </w:ins>
      <w:ins w:id="5898" w:author="Gabriel Correa" w:date="2015-08-28T04:24:00Z">
        <w:r>
          <w:t>que se pueden realizar</w:t>
        </w:r>
      </w:ins>
      <w:ins w:id="5899" w:author="Gabriel Correa" w:date="2015-08-28T04:25:00Z">
        <w:r>
          <w:t xml:space="preserve"> como</w:t>
        </w:r>
      </w:ins>
      <w:ins w:id="5900" w:author="Gabriel Correa" w:date="2015-08-28T04:24:00Z">
        <w:r>
          <w:t xml:space="preserve"> trabajos futuros relacionados </w:t>
        </w:r>
      </w:ins>
      <w:ins w:id="5901" w:author="Gabriel Correa" w:date="2015-08-28T04:25:00Z">
        <w:r>
          <w:t>a</w:t>
        </w:r>
      </w:ins>
      <w:ins w:id="5902" w:author="Gabriel Correa" w:date="2015-08-28T04:24:00Z">
        <w:r>
          <w:t xml:space="preserve"> este estudio</w:t>
        </w:r>
      </w:ins>
      <w:ins w:id="5903" w:author="Gabriel Correa" w:date="2015-08-28T04:25:00Z">
        <w:r>
          <w:t>:</w:t>
        </w:r>
      </w:ins>
    </w:p>
    <w:p w:rsidR="00426D78" w:rsidRDefault="00426D78">
      <w:pPr>
        <w:pStyle w:val="Prrafodelista"/>
        <w:numPr>
          <w:ilvl w:val="0"/>
          <w:numId w:val="51"/>
        </w:numPr>
        <w:rPr>
          <w:ins w:id="5904" w:author="Gabriel Correa" w:date="2015-08-28T04:48:00Z"/>
        </w:rPr>
        <w:pPrChange w:id="5905" w:author="Gabriel Correa" w:date="2015-08-28T04:25:00Z">
          <w:pPr/>
        </w:pPrChange>
      </w:pPr>
      <w:ins w:id="5906" w:author="Gabriel Correa" w:date="2015-08-28T04:25:00Z">
        <w:r>
          <w:t xml:space="preserve">Probar más combinaciones </w:t>
        </w:r>
      </w:ins>
      <w:ins w:id="5907" w:author="Gabriel Correa" w:date="2015-08-28T04:27:00Z">
        <w:r>
          <w:t xml:space="preserve">en el filtro StringToWordVector tales como wordsToKeep, que indica </w:t>
        </w:r>
        <w:r w:rsidR="00670FB2">
          <w:t>cuántas palabras podr</w:t>
        </w:r>
      </w:ins>
      <w:ins w:id="5908" w:author="Gabriel Correa" w:date="2015-08-28T04:28:00Z">
        <w:r w:rsidR="00670FB2">
          <w:t xml:space="preserve">á analizar un clasificador, como </w:t>
        </w:r>
        <w:r w:rsidR="00670FB2" w:rsidRPr="00670FB2">
          <w:rPr>
            <w:i/>
            <w:rPrChange w:id="5909" w:author="Gabriel Correa" w:date="2015-08-28T04:28:00Z">
              <w:rPr/>
            </w:rPrChange>
          </w:rPr>
          <w:t>tokenizer</w:t>
        </w:r>
        <w:r w:rsidR="00670FB2">
          <w:rPr>
            <w:i/>
          </w:rPr>
          <w:t>,</w:t>
        </w:r>
        <w:r w:rsidR="00670FB2">
          <w:t xml:space="preserve"> probar stemmers externos a Weka, mejorar la lista de </w:t>
        </w:r>
        <w:r w:rsidR="00670FB2" w:rsidRPr="00670FB2">
          <w:rPr>
            <w:i/>
            <w:rPrChange w:id="5910" w:author="Gabriel Correa" w:date="2015-08-28T04:29:00Z">
              <w:rPr/>
            </w:rPrChange>
          </w:rPr>
          <w:t>stopwords</w:t>
        </w:r>
      </w:ins>
      <w:ins w:id="5911" w:author="Gabriel Correa" w:date="2015-08-28T04:29:00Z">
        <w:r w:rsidR="00670FB2">
          <w:t>, eliminar manualmente palabras del conjunto de palabras consideradas, etc.</w:t>
        </w:r>
      </w:ins>
    </w:p>
    <w:p w:rsidR="002F2706" w:rsidRDefault="002F2706">
      <w:pPr>
        <w:pStyle w:val="Prrafodelista"/>
        <w:numPr>
          <w:ilvl w:val="0"/>
          <w:numId w:val="51"/>
        </w:numPr>
        <w:rPr>
          <w:ins w:id="5912" w:author="Gabriel Correa" w:date="2015-08-28T04:29:00Z"/>
        </w:rPr>
        <w:pPrChange w:id="5913" w:author="Gabriel Correa" w:date="2015-08-28T04:25:00Z">
          <w:pPr/>
        </w:pPrChange>
      </w:pPr>
      <w:ins w:id="5914" w:author="Gabriel Correa" w:date="2015-08-28T04:48:00Z">
        <w:r>
          <w:t>Mejorar conjunto de keywords, quizás esta simple regla de clasificación tiene amplio espectro de mejoras.</w:t>
        </w:r>
      </w:ins>
    </w:p>
    <w:p w:rsidR="00670FB2" w:rsidRDefault="00670FB2">
      <w:pPr>
        <w:pStyle w:val="Prrafodelista"/>
        <w:numPr>
          <w:ilvl w:val="0"/>
          <w:numId w:val="51"/>
        </w:numPr>
        <w:rPr>
          <w:ins w:id="5915" w:author="Gabriel Correa" w:date="2015-08-28T04:32:00Z"/>
        </w:rPr>
        <w:pPrChange w:id="5916" w:author="Gabriel Correa" w:date="2015-08-28T04:25:00Z">
          <w:pPr/>
        </w:pPrChange>
      </w:pPr>
      <w:ins w:id="5917" w:author="Gabriel Correa" w:date="2015-08-28T04:30:00Z">
        <w:r>
          <w:t xml:space="preserve">Aplicar herramientas de Text Mining para seleccionar atributos, lo cual podría servir para obtener una lista de palabras </w:t>
        </w:r>
      </w:ins>
      <w:ins w:id="5918" w:author="Gabriel Correa" w:date="2015-08-28T04:31:00Z">
        <w:r>
          <w:t>que son características del dominio del problema. Comparar estos resultados con la lista de keywords</w:t>
        </w:r>
      </w:ins>
      <w:ins w:id="5919" w:author="Gabriel Correa" w:date="2015-08-28T04:32:00Z">
        <w:r>
          <w:t>.</w:t>
        </w:r>
      </w:ins>
    </w:p>
    <w:p w:rsidR="00670FB2" w:rsidRDefault="00670FB2">
      <w:pPr>
        <w:pStyle w:val="Prrafodelista"/>
        <w:numPr>
          <w:ilvl w:val="0"/>
          <w:numId w:val="51"/>
        </w:numPr>
        <w:rPr>
          <w:ins w:id="5920" w:author="Gabriel Correa" w:date="2015-08-28T04:32:00Z"/>
        </w:rPr>
        <w:pPrChange w:id="5921" w:author="Gabriel Correa" w:date="2015-08-28T04:25:00Z">
          <w:pPr/>
        </w:pPrChange>
      </w:pPr>
      <w:ins w:id="5922" w:author="Gabriel Correa" w:date="2015-08-28T04:32:00Z">
        <w:r>
          <w:t>Analizar los nodos superiores del clasificador J48, los cuales pueden entregar información valiosa de las palabras claves que determinan las clases de los comentarios.</w:t>
        </w:r>
      </w:ins>
    </w:p>
    <w:p w:rsidR="00670FB2" w:rsidRDefault="00670FB2">
      <w:pPr>
        <w:pStyle w:val="Prrafodelista"/>
        <w:numPr>
          <w:ilvl w:val="0"/>
          <w:numId w:val="51"/>
        </w:numPr>
        <w:rPr>
          <w:ins w:id="5923" w:author="Gabriel Correa" w:date="2015-08-28T04:35:00Z"/>
        </w:rPr>
        <w:pPrChange w:id="5924" w:author="Gabriel Correa" w:date="2015-08-28T04:25:00Z">
          <w:pPr/>
        </w:pPrChange>
      </w:pPr>
      <w:ins w:id="5925" w:author="Gabriel Correa" w:date="2015-08-28T04:33:00Z">
        <w:r>
          <w:t xml:space="preserve">Aplicar herramientas de Text Mining para detectar </w:t>
        </w:r>
        <w:r w:rsidRPr="00670FB2">
          <w:rPr>
            <w:i/>
            <w:rPrChange w:id="5926" w:author="Gabriel Correa" w:date="2015-08-28T04:33:00Z">
              <w:rPr/>
            </w:rPrChange>
          </w:rPr>
          <w:t>cluster</w:t>
        </w:r>
        <w:r w:rsidRPr="00670FB2">
          <w:rPr>
            <w:i/>
          </w:rPr>
          <w:t xml:space="preserve">s; </w:t>
        </w:r>
      </w:ins>
      <w:ins w:id="5927" w:author="Gabriel Correa" w:date="2015-08-28T04:34:00Z">
        <w:r>
          <w:t xml:space="preserve">grupos que agrupan instancias similares entre sí. Esto podría permitir conocer más sobre la naturaleza </w:t>
        </w:r>
        <w:proofErr w:type="gramStart"/>
        <w:r>
          <w:t>de el</w:t>
        </w:r>
        <w:proofErr w:type="gramEnd"/>
        <w:r>
          <w:t xml:space="preserve"> problema de las directivas de API.</w:t>
        </w:r>
      </w:ins>
    </w:p>
    <w:p w:rsidR="00426D78" w:rsidDel="00F34D1A" w:rsidRDefault="00670FB2">
      <w:pPr>
        <w:pStyle w:val="Prrafodelista"/>
        <w:numPr>
          <w:ilvl w:val="0"/>
          <w:numId w:val="51"/>
        </w:numPr>
        <w:rPr>
          <w:del w:id="5928" w:author="Gabriel Correa" w:date="2015-08-28T04:41:00Z"/>
        </w:rPr>
        <w:pPrChange w:id="5929" w:author="Gabriel Correa" w:date="2015-08-28T04:41:00Z">
          <w:pPr/>
        </w:pPrChange>
      </w:pPr>
      <w:ins w:id="5930" w:author="Gabriel Correa" w:date="2015-08-28T04:35:00Z">
        <w:r>
          <w:t>Probar rendimiento de clasificadores disponibles en la librería opensource libLinear, la cual tiene buena reputaci</w:t>
        </w:r>
      </w:ins>
      <w:ins w:id="5931" w:author="Gabriel Correa" w:date="2015-08-28T04:36:00Z">
        <w:r>
          <w:t>ón en el área de clasificación de documentos.</w:t>
        </w:r>
      </w:ins>
      <w:customXmlInsRangeStart w:id="5932" w:author="Gabriel Correa" w:date="2015-08-28T04:38:00Z"/>
      <w:sdt>
        <w:sdtPr>
          <w:id w:val="307522801"/>
          <w:citation/>
        </w:sdtPr>
        <w:sdtEndPr/>
        <w:sdtContent>
          <w:customXmlInsRangeEnd w:id="5932"/>
          <w:ins w:id="5933" w:author="Gabriel Correa" w:date="2015-08-28T04:38:00Z">
            <w:r>
              <w:fldChar w:fldCharType="begin"/>
            </w:r>
          </w:ins>
          <w:ins w:id="5934" w:author="Gabriel Correa" w:date="2015-08-28T04:49:00Z">
            <w:r w:rsidR="00A01F88">
              <w:instrText xml:space="preserve">CITATION Cla \l 13322 </w:instrText>
            </w:r>
          </w:ins>
          <w:r>
            <w:fldChar w:fldCharType="separate"/>
          </w:r>
          <w:ins w:id="5935" w:author="Gabriel Correa" w:date="2015-08-28T07:30:00Z">
            <w:r w:rsidR="00E54D64">
              <w:rPr>
                <w:noProof/>
              </w:rPr>
              <w:t xml:space="preserve"> </w:t>
            </w:r>
            <w:r w:rsidR="00E54D64">
              <w:rPr>
                <w:noProof/>
              </w:rPr>
              <w:t>[</w:t>
            </w:r>
            <w:r w:rsidR="00E54D64">
              <w:rPr>
                <w:noProof/>
              </w:rPr>
              <w:fldChar w:fldCharType="begin"/>
            </w:r>
            <w:r w:rsidR="00E54D64">
              <w:rPr>
                <w:noProof/>
              </w:rPr>
              <w:instrText xml:space="preserve"> HYPERLINK "" \l "Cla" </w:instrText>
            </w:r>
            <w:r w:rsidR="00E54D64">
              <w:rPr>
                <w:noProof/>
              </w:rPr>
            </w:r>
            <w:r w:rsidR="00E54D64">
              <w:rPr>
                <w:noProof/>
              </w:rPr>
              <w:fldChar w:fldCharType="separate"/>
            </w:r>
            <w:r w:rsidR="00E54D64" w:rsidRPr="00E54D64">
              <w:rPr>
                <w:rStyle w:val="CodeUsercreatedCar"/>
                <w:noProof/>
                <w:shd w:val="clear" w:color="auto" w:fill="auto"/>
                <w:lang w:val="es-CL"/>
                <w:rPrChange w:id="5936" w:author="Gabriel Correa" w:date="2015-08-28T07:30:00Z">
                  <w:rPr>
                    <w:rStyle w:val="CodeUsercreatedCar"/>
                  </w:rPr>
                </w:rPrChange>
              </w:rPr>
              <w:t>5</w:t>
            </w:r>
            <w:r w:rsidR="00E54D64">
              <w:rPr>
                <w:noProof/>
              </w:rPr>
              <w:fldChar w:fldCharType="end"/>
            </w:r>
            <w:r w:rsidR="00E54D64">
              <w:rPr>
                <w:noProof/>
              </w:rPr>
              <w:t>]</w:t>
            </w:r>
          </w:ins>
          <w:ins w:id="5937" w:author="Gabriel Correa" w:date="2015-08-28T04:38:00Z">
            <w:r>
              <w:fldChar w:fldCharType="end"/>
            </w:r>
          </w:ins>
          <w:customXmlInsRangeStart w:id="5938" w:author="Gabriel Correa" w:date="2015-08-28T04:38:00Z"/>
        </w:sdtContent>
      </w:sdt>
      <w:customXmlInsRangeEnd w:id="5938"/>
      <w:moveToRangeStart w:id="5939" w:author="Gabriel Correa" w:date="2015-08-28T04:23:00Z" w:name="move428499118"/>
      <w:moveTo w:id="5940" w:author="Gabriel Correa" w:date="2015-08-28T04:23:00Z">
        <w:del w:id="5941" w:author="Gabriel Correa" w:date="2015-08-28T04:41:00Z">
          <w:r w:rsidR="00426D78" w:rsidDel="00F34D1A">
            <w:delText>1 – probar con directive, non-directive + la clase null-directive</w:delText>
          </w:r>
        </w:del>
      </w:moveTo>
    </w:p>
    <w:moveToRangeEnd w:id="5939"/>
    <w:p w:rsidR="00426D78" w:rsidRDefault="00426D78">
      <w:pPr>
        <w:pStyle w:val="Prrafodelista"/>
        <w:rPr>
          <w:ins w:id="5942" w:author="Gabriel Correa" w:date="2015-08-28T04:23:00Z"/>
        </w:rPr>
        <w:pPrChange w:id="5943" w:author="Gabriel Correa" w:date="2015-08-28T04:41:00Z">
          <w:pPr/>
        </w:pPrChange>
      </w:pPr>
    </w:p>
    <w:p w:rsidR="002B6CC0" w:rsidRDefault="002B6CC0" w:rsidP="008C5FC5">
      <w:pPr>
        <w:rPr>
          <w:ins w:id="5944" w:author="Gabriel Correa" w:date="2015-08-27T21:13:00Z"/>
        </w:rPr>
      </w:pPr>
    </w:p>
    <w:p w:rsidR="00E00962" w:rsidRPr="008C5FC5" w:rsidDel="00E00962" w:rsidRDefault="00E00962" w:rsidP="008C5FC5">
      <w:pPr>
        <w:rPr>
          <w:del w:id="5945" w:author="Gabriel Correa" w:date="2015-08-27T21:02:00Z"/>
        </w:rPr>
      </w:pPr>
      <w:bookmarkStart w:id="5946" w:name="_Toc428510421"/>
      <w:bookmarkEnd w:id="5946"/>
    </w:p>
    <w:p w:rsidR="00EE2482" w:rsidDel="007D5FD6" w:rsidRDefault="00EE2482" w:rsidP="00EE2482">
      <w:pPr>
        <w:pStyle w:val="Ttulo1"/>
        <w:rPr>
          <w:del w:id="5947" w:author="Gabriel Correa" w:date="2015-08-28T07:05:00Z"/>
        </w:rPr>
      </w:pPr>
      <w:del w:id="5948" w:author="Gabriel Correa" w:date="2015-08-28T07:05:00Z">
        <w:r w:rsidDel="007D5FD6">
          <w:delText>Glosario</w:delText>
        </w:r>
        <w:bookmarkStart w:id="5949" w:name="_Toc428510422"/>
        <w:bookmarkEnd w:id="5949"/>
      </w:del>
    </w:p>
    <w:p w:rsidR="00EE2482" w:rsidRPr="00EE7716" w:rsidRDefault="00EE2482" w:rsidP="00EE2482">
      <w:pPr>
        <w:pStyle w:val="Ttulo1"/>
      </w:pPr>
      <w:bookmarkStart w:id="5950" w:name="_Toc428510423"/>
      <w:r>
        <w:t>Bibliografía</w:t>
      </w:r>
      <w:bookmarkEnd w:id="5950"/>
    </w:p>
    <w:p w:rsidR="00E54D64" w:rsidRDefault="00CD7C36" w:rsidP="00E54D64">
      <w:pPr>
        <w:pStyle w:val="Bibliografa"/>
        <w:rPr>
          <w:ins w:id="5951" w:author="Gabriel Correa" w:date="2015-08-28T07:30:00Z"/>
          <w:noProof/>
          <w:vanish/>
        </w:rPr>
        <w:pPrChange w:id="5952" w:author="Gabriel Correa" w:date="2015-08-28T07:30:00Z">
          <w:pPr>
            <w:pStyle w:val="Bibliografa"/>
          </w:pPr>
        </w:pPrChange>
      </w:pPr>
      <w:ins w:id="5953" w:author="Gabriel Correa" w:date="2015-08-26T21:10:00Z">
        <w:r>
          <w:fldChar w:fldCharType="begin"/>
        </w:r>
        <w:r>
          <w:instrText xml:space="preserve"> BIBLIOGRAPHY  \l 13322 </w:instrText>
        </w:r>
      </w:ins>
      <w:r>
        <w:fldChar w:fldCharType="separate"/>
      </w:r>
      <w:ins w:id="5954" w:author="Gabriel Correa" w:date="2015-08-28T07:30:00Z">
        <w:r w:rsidR="00E54D64">
          <w:rPr>
            <w:noProof/>
            <w:vanish/>
          </w:rPr>
          <w:t>x</w:t>
        </w:r>
      </w:ins>
    </w:p>
    <w:tbl>
      <w:tblPr>
        <w:tblW w:w="5000" w:type="pct"/>
        <w:tblCellSpacing w:w="15" w:type="dxa"/>
        <w:tblCellMar>
          <w:top w:w="15" w:type="dxa"/>
          <w:left w:w="15" w:type="dxa"/>
          <w:bottom w:w="15" w:type="dxa"/>
          <w:right w:w="15" w:type="dxa"/>
        </w:tblCellMar>
        <w:tblLook w:val="04A0" w:firstRow="1" w:lastRow="0" w:firstColumn="1" w:lastColumn="0" w:noHBand="0" w:noVBand="1"/>
        <w:tblPrChange w:id="5955" w:author="Gabriel Correa" w:date="2015-08-28T07:30:00Z">
          <w:tblPr>
            <w:tblW w:w="5000" w:type="pct"/>
            <w:tblCellSpacing w:w="15" w:type="dxa"/>
            <w:tblCellMar>
              <w:top w:w="15" w:type="dxa"/>
              <w:left w:w="15" w:type="dxa"/>
              <w:bottom w:w="15" w:type="dxa"/>
              <w:right w:w="15" w:type="dxa"/>
            </w:tblCellMar>
            <w:tblLook w:val="04A0" w:firstRow="1" w:lastRow="0" w:firstColumn="1" w:lastColumn="0" w:noHBand="0" w:noVBand="1"/>
          </w:tblPr>
        </w:tblPrChange>
      </w:tblPr>
      <w:tblGrid>
        <w:gridCol w:w="355"/>
        <w:gridCol w:w="9140"/>
        <w:tblGridChange w:id="5956">
          <w:tblGrid>
            <w:gridCol w:w="480"/>
            <w:gridCol w:w="480"/>
          </w:tblGrid>
        </w:tblGridChange>
      </w:tblGrid>
      <w:tr w:rsidR="00E54D64" w:rsidTr="00E54D64">
        <w:trPr>
          <w:tblCellSpacing w:w="15" w:type="dxa"/>
          <w:ins w:id="5957" w:author="Gabriel Correa" w:date="2015-08-28T07:30:00Z"/>
          <w:trPrChange w:id="5958" w:author="Gabriel Correa" w:date="2015-08-28T07:30:00Z">
            <w:trPr>
              <w:tblCellSpacing w:w="15" w:type="dxa"/>
            </w:trPr>
          </w:trPrChange>
        </w:trPr>
        <w:tc>
          <w:tcPr>
            <w:tcW w:w="0" w:type="auto"/>
            <w:hideMark/>
            <w:tcPrChange w:id="5959" w:author="Gabriel Correa" w:date="2015-08-28T07:30:00Z">
              <w:tcPr>
                <w:tcW w:w="0" w:type="auto"/>
                <w:hideMark/>
              </w:tcPr>
            </w:tcPrChange>
          </w:tcPr>
          <w:p w:rsidR="00E54D64" w:rsidRDefault="00E54D64">
            <w:pPr>
              <w:pStyle w:val="Bibliografa"/>
              <w:jc w:val="right"/>
              <w:rPr>
                <w:ins w:id="5960" w:author="Gabriel Correa" w:date="2015-08-28T07:30:00Z"/>
                <w:noProof/>
              </w:rPr>
            </w:pPr>
            <w:ins w:id="5961" w:author="Gabriel Correa" w:date="2015-08-28T07:30:00Z">
              <w:r>
                <w:rPr>
                  <w:noProof/>
                </w:rPr>
                <w:t>[1]</w:t>
              </w:r>
            </w:ins>
          </w:p>
        </w:tc>
        <w:tc>
          <w:tcPr>
            <w:tcW w:w="0" w:type="auto"/>
            <w:hideMark/>
            <w:tcPrChange w:id="5962" w:author="Gabriel Correa" w:date="2015-08-28T07:30:00Z">
              <w:tcPr>
                <w:tcW w:w="0" w:type="auto"/>
                <w:hideMark/>
              </w:tcPr>
            </w:tcPrChange>
          </w:tcPr>
          <w:p w:rsidR="00E54D64" w:rsidRDefault="00E54D64">
            <w:pPr>
              <w:pStyle w:val="Bibliografa"/>
              <w:rPr>
                <w:ins w:id="5963" w:author="Gabriel Correa" w:date="2015-08-28T07:30:00Z"/>
                <w:noProof/>
              </w:rPr>
            </w:pPr>
            <w:ins w:id="5964" w:author="Gabriel Correa" w:date="2015-08-28T07:30:00Z">
              <w:r>
                <w:rPr>
                  <w:noProof/>
                </w:rPr>
                <w:t>J.D. Herbsleb U. Dekel, "Reading the Documentation of Invoked API Functions in Program Comprehension," ICPC, 2009.</w:t>
              </w:r>
            </w:ins>
          </w:p>
        </w:tc>
      </w:tr>
      <w:tr w:rsidR="00E54D64" w:rsidTr="00E54D64">
        <w:trPr>
          <w:tblCellSpacing w:w="15" w:type="dxa"/>
          <w:ins w:id="5965" w:author="Gabriel Correa" w:date="2015-08-28T07:30:00Z"/>
          <w:trPrChange w:id="5966" w:author="Gabriel Correa" w:date="2015-08-28T07:30:00Z">
            <w:trPr>
              <w:tblCellSpacing w:w="15" w:type="dxa"/>
            </w:trPr>
          </w:trPrChange>
        </w:trPr>
        <w:tc>
          <w:tcPr>
            <w:tcW w:w="0" w:type="auto"/>
            <w:hideMark/>
            <w:tcPrChange w:id="5967" w:author="Gabriel Correa" w:date="2015-08-28T07:30:00Z">
              <w:tcPr>
                <w:tcW w:w="0" w:type="auto"/>
                <w:hideMark/>
              </w:tcPr>
            </w:tcPrChange>
          </w:tcPr>
          <w:p w:rsidR="00E54D64" w:rsidRDefault="00E54D64">
            <w:pPr>
              <w:pStyle w:val="Bibliografa"/>
              <w:jc w:val="right"/>
              <w:rPr>
                <w:ins w:id="5968" w:author="Gabriel Correa" w:date="2015-08-28T07:30:00Z"/>
                <w:noProof/>
              </w:rPr>
            </w:pPr>
            <w:bookmarkStart w:id="5969" w:name="ESo88"/>
            <w:ins w:id="5970" w:author="Gabriel Correa" w:date="2015-08-28T07:30:00Z">
              <w:r>
                <w:rPr>
                  <w:noProof/>
                </w:rPr>
                <w:t>[2]</w:t>
              </w:r>
              <w:bookmarkEnd w:id="5969"/>
            </w:ins>
          </w:p>
        </w:tc>
        <w:tc>
          <w:tcPr>
            <w:tcW w:w="0" w:type="auto"/>
            <w:hideMark/>
            <w:tcPrChange w:id="5971" w:author="Gabriel Correa" w:date="2015-08-28T07:30:00Z">
              <w:tcPr>
                <w:tcW w:w="0" w:type="auto"/>
                <w:hideMark/>
              </w:tcPr>
            </w:tcPrChange>
          </w:tcPr>
          <w:p w:rsidR="00E54D64" w:rsidRDefault="00E54D64">
            <w:pPr>
              <w:pStyle w:val="Bibliografa"/>
              <w:rPr>
                <w:ins w:id="5972" w:author="Gabriel Correa" w:date="2015-08-28T07:30:00Z"/>
                <w:noProof/>
              </w:rPr>
            </w:pPr>
            <w:ins w:id="5973" w:author="Gabriel Correa" w:date="2015-08-28T07:30:00Z">
              <w:r>
                <w:rPr>
                  <w:noProof/>
                </w:rPr>
                <w:t xml:space="preserve">R. Lampert, S. Letovsky, D. Littman, and J. Pinto E. Soloway, "Designing documentation to </w:t>
              </w:r>
              <w:r>
                <w:rPr>
                  <w:noProof/>
                </w:rPr>
                <w:lastRenderedPageBreak/>
                <w:t>compensate for delocalized plans," ACM, 31(11):1259–1267, 1988.</w:t>
              </w:r>
            </w:ins>
          </w:p>
        </w:tc>
      </w:tr>
      <w:tr w:rsidR="00E54D64" w:rsidTr="00E54D64">
        <w:trPr>
          <w:tblCellSpacing w:w="15" w:type="dxa"/>
          <w:ins w:id="5974" w:author="Gabriel Correa" w:date="2015-08-28T07:30:00Z"/>
          <w:trPrChange w:id="5975" w:author="Gabriel Correa" w:date="2015-08-28T07:30:00Z">
            <w:trPr>
              <w:tblCellSpacing w:w="15" w:type="dxa"/>
            </w:trPr>
          </w:trPrChange>
        </w:trPr>
        <w:tc>
          <w:tcPr>
            <w:tcW w:w="0" w:type="auto"/>
            <w:hideMark/>
            <w:tcPrChange w:id="5976" w:author="Gabriel Correa" w:date="2015-08-28T07:30:00Z">
              <w:tcPr>
                <w:tcW w:w="0" w:type="auto"/>
                <w:hideMark/>
              </w:tcPr>
            </w:tcPrChange>
          </w:tcPr>
          <w:p w:rsidR="00E54D64" w:rsidRDefault="00E54D64">
            <w:pPr>
              <w:pStyle w:val="Bibliografa"/>
              <w:jc w:val="right"/>
              <w:rPr>
                <w:ins w:id="5977" w:author="Gabriel Correa" w:date="2015-08-28T07:30:00Z"/>
                <w:noProof/>
              </w:rPr>
            </w:pPr>
            <w:bookmarkStart w:id="5978" w:name="UDe09"/>
            <w:ins w:id="5979" w:author="Gabriel Correa" w:date="2015-08-28T07:30:00Z">
              <w:r>
                <w:rPr>
                  <w:noProof/>
                </w:rPr>
                <w:lastRenderedPageBreak/>
                <w:t>[3]</w:t>
              </w:r>
              <w:bookmarkEnd w:id="5978"/>
            </w:ins>
          </w:p>
        </w:tc>
        <w:tc>
          <w:tcPr>
            <w:tcW w:w="0" w:type="auto"/>
            <w:hideMark/>
            <w:tcPrChange w:id="5980" w:author="Gabriel Correa" w:date="2015-08-28T07:30:00Z">
              <w:tcPr>
                <w:tcW w:w="0" w:type="auto"/>
                <w:hideMark/>
              </w:tcPr>
            </w:tcPrChange>
          </w:tcPr>
          <w:p w:rsidR="00E54D64" w:rsidRDefault="00E54D64">
            <w:pPr>
              <w:pStyle w:val="Bibliografa"/>
              <w:rPr>
                <w:ins w:id="5981" w:author="Gabriel Correa" w:date="2015-08-28T07:30:00Z"/>
                <w:noProof/>
              </w:rPr>
            </w:pPr>
            <w:ins w:id="5982" w:author="Gabriel Correa" w:date="2015-08-28T07:30:00Z">
              <w:r>
                <w:rPr>
                  <w:noProof/>
                </w:rPr>
                <w:t>J.D. Herbsleb U. Dekel, "Improving API Documentation Usability with Knowledge Pushing," 2009.</w:t>
              </w:r>
            </w:ins>
          </w:p>
        </w:tc>
      </w:tr>
      <w:tr w:rsidR="00E54D64" w:rsidTr="00E54D64">
        <w:trPr>
          <w:tblCellSpacing w:w="15" w:type="dxa"/>
          <w:ins w:id="5983" w:author="Gabriel Correa" w:date="2015-08-28T07:30:00Z"/>
          <w:trPrChange w:id="5984" w:author="Gabriel Correa" w:date="2015-08-28T07:30:00Z">
            <w:trPr>
              <w:tblCellSpacing w:w="15" w:type="dxa"/>
            </w:trPr>
          </w:trPrChange>
        </w:trPr>
        <w:tc>
          <w:tcPr>
            <w:tcW w:w="0" w:type="auto"/>
            <w:hideMark/>
            <w:tcPrChange w:id="5985" w:author="Gabriel Correa" w:date="2015-08-28T07:30:00Z">
              <w:tcPr>
                <w:tcW w:w="0" w:type="auto"/>
                <w:hideMark/>
              </w:tcPr>
            </w:tcPrChange>
          </w:tcPr>
          <w:p w:rsidR="00E54D64" w:rsidRDefault="00E54D64">
            <w:pPr>
              <w:pStyle w:val="Bibliografa"/>
              <w:jc w:val="right"/>
              <w:rPr>
                <w:ins w:id="5986" w:author="Gabriel Correa" w:date="2015-08-28T07:30:00Z"/>
                <w:noProof/>
              </w:rPr>
            </w:pPr>
            <w:bookmarkStart w:id="5987" w:name="MMo11"/>
            <w:ins w:id="5988" w:author="Gabriel Correa" w:date="2015-08-28T07:30:00Z">
              <w:r>
                <w:rPr>
                  <w:noProof/>
                </w:rPr>
                <w:t>[4]</w:t>
              </w:r>
              <w:bookmarkEnd w:id="5987"/>
            </w:ins>
          </w:p>
        </w:tc>
        <w:tc>
          <w:tcPr>
            <w:tcW w:w="0" w:type="auto"/>
            <w:hideMark/>
            <w:tcPrChange w:id="5989" w:author="Gabriel Correa" w:date="2015-08-28T07:30:00Z">
              <w:tcPr>
                <w:tcW w:w="0" w:type="auto"/>
                <w:hideMark/>
              </w:tcPr>
            </w:tcPrChange>
          </w:tcPr>
          <w:p w:rsidR="00E54D64" w:rsidRDefault="00E54D64">
            <w:pPr>
              <w:pStyle w:val="Bibliografa"/>
              <w:rPr>
                <w:ins w:id="5990" w:author="Gabriel Correa" w:date="2015-08-28T07:30:00Z"/>
                <w:noProof/>
              </w:rPr>
            </w:pPr>
            <w:ins w:id="5991" w:author="Gabriel Correa" w:date="2015-08-28T07:30:00Z">
              <w:r>
                <w:rPr>
                  <w:noProof/>
                </w:rPr>
                <w:t>M. Eichberg, E. Tekes, M. Mezini M. Monperrus, "What should developers be aware of? An empirical study on the directives of API documentation," 2011.</w:t>
              </w:r>
            </w:ins>
          </w:p>
        </w:tc>
      </w:tr>
      <w:tr w:rsidR="00E54D64" w:rsidTr="00E54D64">
        <w:trPr>
          <w:tblCellSpacing w:w="15" w:type="dxa"/>
          <w:ins w:id="5992" w:author="Gabriel Correa" w:date="2015-08-28T07:30:00Z"/>
          <w:trPrChange w:id="5993" w:author="Gabriel Correa" w:date="2015-08-28T07:30:00Z">
            <w:trPr>
              <w:tblCellSpacing w:w="15" w:type="dxa"/>
            </w:trPr>
          </w:trPrChange>
        </w:trPr>
        <w:tc>
          <w:tcPr>
            <w:tcW w:w="0" w:type="auto"/>
            <w:hideMark/>
            <w:tcPrChange w:id="5994" w:author="Gabriel Correa" w:date="2015-08-28T07:30:00Z">
              <w:tcPr>
                <w:tcW w:w="0" w:type="auto"/>
                <w:hideMark/>
              </w:tcPr>
            </w:tcPrChange>
          </w:tcPr>
          <w:p w:rsidR="00E54D64" w:rsidRDefault="00E54D64">
            <w:pPr>
              <w:pStyle w:val="Bibliografa"/>
              <w:jc w:val="right"/>
              <w:rPr>
                <w:ins w:id="5995" w:author="Gabriel Correa" w:date="2015-08-28T07:30:00Z"/>
                <w:noProof/>
              </w:rPr>
            </w:pPr>
            <w:bookmarkStart w:id="5996" w:name="Cla"/>
            <w:ins w:id="5997" w:author="Gabriel Correa" w:date="2015-08-28T07:30:00Z">
              <w:r>
                <w:rPr>
                  <w:noProof/>
                </w:rPr>
                <w:t>[5]</w:t>
              </w:r>
              <w:bookmarkEnd w:id="5996"/>
            </w:ins>
          </w:p>
        </w:tc>
        <w:tc>
          <w:tcPr>
            <w:tcW w:w="0" w:type="auto"/>
            <w:hideMark/>
            <w:tcPrChange w:id="5998" w:author="Gabriel Correa" w:date="2015-08-28T07:30:00Z">
              <w:tcPr>
                <w:tcW w:w="0" w:type="auto"/>
                <w:hideMark/>
              </w:tcPr>
            </w:tcPrChange>
          </w:tcPr>
          <w:p w:rsidR="00E54D64" w:rsidRDefault="00E54D64">
            <w:pPr>
              <w:pStyle w:val="Bibliografa"/>
              <w:rPr>
                <w:ins w:id="5999" w:author="Gabriel Correa" w:date="2015-08-28T07:30:00Z"/>
                <w:noProof/>
              </w:rPr>
            </w:pPr>
            <w:ins w:id="6000" w:author="Gabriel Correa" w:date="2015-08-28T07:30:00Z">
              <w:r>
                <w:rPr>
                  <w:noProof/>
                </w:rPr>
                <w:t>"Clasificación de Documentos usando libLinear: http://www.csie.ntu.edu.tw/~cjlin/papers/guide/guide.pdf apéndice C –,".</w:t>
              </w:r>
            </w:ins>
          </w:p>
        </w:tc>
      </w:tr>
      <w:tr w:rsidR="00E54D64" w:rsidTr="00E54D64">
        <w:trPr>
          <w:tblCellSpacing w:w="15" w:type="dxa"/>
          <w:ins w:id="6001" w:author="Gabriel Correa" w:date="2015-08-28T07:30:00Z"/>
          <w:trPrChange w:id="6002" w:author="Gabriel Correa" w:date="2015-08-28T07:30:00Z">
            <w:trPr>
              <w:tblCellSpacing w:w="15" w:type="dxa"/>
            </w:trPr>
          </w:trPrChange>
        </w:trPr>
        <w:tc>
          <w:tcPr>
            <w:tcW w:w="0" w:type="auto"/>
            <w:hideMark/>
            <w:tcPrChange w:id="6003" w:author="Gabriel Correa" w:date="2015-08-28T07:30:00Z">
              <w:tcPr>
                <w:tcW w:w="0" w:type="auto"/>
                <w:hideMark/>
              </w:tcPr>
            </w:tcPrChange>
          </w:tcPr>
          <w:p w:rsidR="00E54D64" w:rsidRDefault="00E54D64">
            <w:pPr>
              <w:pStyle w:val="Bibliografa"/>
              <w:jc w:val="right"/>
              <w:rPr>
                <w:ins w:id="6004" w:author="Gabriel Correa" w:date="2015-08-28T07:30:00Z"/>
                <w:noProof/>
              </w:rPr>
            </w:pPr>
            <w:bookmarkStart w:id="6005" w:name="DSt13"/>
            <w:ins w:id="6006" w:author="Gabriel Correa" w:date="2015-08-28T07:30:00Z">
              <w:r>
                <w:rPr>
                  <w:noProof/>
                </w:rPr>
                <w:t>[6]</w:t>
              </w:r>
              <w:bookmarkEnd w:id="6005"/>
            </w:ins>
          </w:p>
        </w:tc>
        <w:tc>
          <w:tcPr>
            <w:tcW w:w="0" w:type="auto"/>
            <w:hideMark/>
            <w:tcPrChange w:id="6007" w:author="Gabriel Correa" w:date="2015-08-28T07:30:00Z">
              <w:tcPr>
                <w:tcW w:w="0" w:type="auto"/>
                <w:hideMark/>
              </w:tcPr>
            </w:tcPrChange>
          </w:tcPr>
          <w:p w:rsidR="00E54D64" w:rsidRDefault="00E54D64">
            <w:pPr>
              <w:pStyle w:val="Bibliografa"/>
              <w:rPr>
                <w:ins w:id="6008" w:author="Gabriel Correa" w:date="2015-08-28T07:30:00Z"/>
                <w:noProof/>
              </w:rPr>
            </w:pPr>
            <w:ins w:id="6009" w:author="Gabriel Correa" w:date="2015-08-28T07:30:00Z">
              <w:r>
                <w:rPr>
                  <w:noProof/>
                </w:rPr>
                <w:t>B. Hummel, E. Juergens D. Steidl, "Quality Analysis of Source Code Comments," 2013.</w:t>
              </w:r>
            </w:ins>
          </w:p>
        </w:tc>
      </w:tr>
    </w:tbl>
    <w:p w:rsidR="00E54D64" w:rsidRDefault="00E54D64" w:rsidP="00E54D64">
      <w:pPr>
        <w:pStyle w:val="Bibliografa"/>
        <w:rPr>
          <w:ins w:id="6010" w:author="Gabriel Correa" w:date="2015-08-28T07:30:00Z"/>
          <w:noProof/>
          <w:vanish/>
        </w:rPr>
        <w:pPrChange w:id="6011" w:author="Gabriel Correa" w:date="2015-08-28T07:30:00Z">
          <w:pPr>
            <w:pStyle w:val="Bibliografa"/>
          </w:pPr>
        </w:pPrChange>
      </w:pPr>
      <w:ins w:id="6012" w:author="Gabriel Correa" w:date="2015-08-28T07:30:00Z">
        <w:r>
          <w:rPr>
            <w:noProof/>
            <w:vanish/>
          </w:rPr>
          <w:t>x</w:t>
        </w:r>
      </w:ins>
    </w:p>
    <w:p w:rsidR="00AD38D8" w:rsidRDefault="00CD7C36" w:rsidP="00E54D64">
      <w:pPr>
        <w:spacing w:after="200" w:line="276" w:lineRule="auto"/>
        <w:jc w:val="left"/>
        <w:rPr>
          <w:rFonts w:eastAsiaTheme="majorEastAsia" w:cstheme="majorBidi"/>
          <w:b/>
          <w:bCs/>
          <w:color w:val="365F91" w:themeColor="accent1" w:themeShade="BF"/>
          <w:sz w:val="28"/>
          <w:szCs w:val="28"/>
        </w:rPr>
        <w:pPrChange w:id="6013" w:author="Gabriel Correa" w:date="2015-08-28T07:30:00Z">
          <w:pPr>
            <w:spacing w:after="200" w:line="276" w:lineRule="auto"/>
            <w:jc w:val="left"/>
          </w:pPr>
        </w:pPrChange>
      </w:pPr>
      <w:ins w:id="6014" w:author="Gabriel Correa" w:date="2015-08-26T21:10:00Z">
        <w:r>
          <w:fldChar w:fldCharType="end"/>
        </w:r>
      </w:ins>
      <w:del w:id="6015" w:author="Gabriel Correa" w:date="2015-08-27T22:57:00Z">
        <w:r w:rsidR="00AD38D8" w:rsidDel="00E62247">
          <w:br w:type="page"/>
        </w:r>
      </w:del>
    </w:p>
    <w:p w:rsidR="00E62247" w:rsidRDefault="00E62247">
      <w:pPr>
        <w:spacing w:after="200" w:line="276" w:lineRule="auto"/>
        <w:jc w:val="left"/>
        <w:rPr>
          <w:ins w:id="6016" w:author="Gabriel Correa" w:date="2015-08-27T22:57:00Z"/>
          <w:rFonts w:eastAsiaTheme="majorEastAsia" w:cstheme="majorBidi"/>
          <w:b/>
          <w:bCs/>
          <w:color w:val="365F91" w:themeColor="accent1" w:themeShade="BF"/>
          <w:sz w:val="28"/>
          <w:szCs w:val="28"/>
        </w:rPr>
      </w:pPr>
      <w:ins w:id="6017" w:author="Gabriel Correa" w:date="2015-08-27T22:57:00Z">
        <w:r>
          <w:br w:type="page"/>
        </w:r>
      </w:ins>
    </w:p>
    <w:p w:rsidR="00EE2482" w:rsidRPr="00CC3E1E" w:rsidRDefault="00EE2482" w:rsidP="00EE2482">
      <w:pPr>
        <w:pStyle w:val="Ttulo1"/>
      </w:pPr>
      <w:bookmarkStart w:id="6018" w:name="_Toc428510424"/>
      <w:r>
        <w:lastRenderedPageBreak/>
        <w:t>Anexo</w:t>
      </w:r>
      <w:bookmarkEnd w:id="6018"/>
    </w:p>
    <w:p w:rsidR="00344341" w:rsidRDefault="00344341" w:rsidP="00AD38D8">
      <w:pPr>
        <w:pStyle w:val="Ttulo2"/>
        <w:rPr>
          <w:ins w:id="6019" w:author="Gabriel Correa" w:date="2015-08-25T22:22:00Z"/>
        </w:rPr>
      </w:pPr>
      <w:bookmarkStart w:id="6020" w:name="_Ref428311817"/>
      <w:bookmarkStart w:id="6021" w:name="_Toc428510425"/>
      <w:ins w:id="6022" w:author="Gabriel Correa" w:date="2015-08-25T22:20:00Z">
        <w:r w:rsidRPr="00344341">
          <w:t>Stop-wo</w:t>
        </w:r>
        <w:r>
          <w:t>rds, stemming, TF-IDF Transform</w:t>
        </w:r>
      </w:ins>
      <w:ins w:id="6023" w:author="Gabriel Correa" w:date="2015-08-25T22:21:00Z">
        <w:r>
          <w:t xml:space="preserve"> y</w:t>
        </w:r>
      </w:ins>
      <w:ins w:id="6024" w:author="Gabriel Correa" w:date="2015-08-25T22:20:00Z">
        <w:r w:rsidRPr="00344341">
          <w:t xml:space="preserve"> wordcounts</w:t>
        </w:r>
      </w:ins>
      <w:bookmarkEnd w:id="6020"/>
      <w:bookmarkEnd w:id="6021"/>
    </w:p>
    <w:p w:rsidR="007C2995" w:rsidRPr="004F575F" w:rsidRDefault="004F575F">
      <w:r>
        <w:t>Distintas c</w:t>
      </w:r>
      <w:ins w:id="6025" w:author="Gabriel Correa" w:date="2015-08-25T22:08:00Z">
        <w:r>
          <w:t>ombinaci</w:t>
        </w:r>
      </w:ins>
      <w:r>
        <w:t>o</w:t>
      </w:r>
      <w:ins w:id="6026" w:author="Gabriel Correa" w:date="2015-08-25T22:08:00Z">
        <w:r>
          <w:t>n</w:t>
        </w:r>
      </w:ins>
      <w:r>
        <w:t>es de parámetros con el fin de buscar una</w:t>
      </w:r>
      <w:ins w:id="6027" w:author="Gabriel Correa" w:date="2015-08-25T22:08:00Z">
        <w:r>
          <w:t xml:space="preserve"> mejor</w:t>
        </w:r>
      </w:ins>
      <w:r>
        <w:t>a</w:t>
      </w:r>
      <w:ins w:id="6028" w:author="Gabriel Correa" w:date="2015-08-25T22:08:00Z">
        <w:r>
          <w:t xml:space="preserve"> </w:t>
        </w:r>
      </w:ins>
      <w:r>
        <w:t xml:space="preserve">en </w:t>
      </w:r>
      <w:ins w:id="6029" w:author="Gabriel Correa" w:date="2015-08-25T22:08:00Z">
        <w:r>
          <w:t xml:space="preserve">el rendimiento de </w:t>
        </w:r>
        <w:r>
          <w:rPr>
            <w:i/>
          </w:rPr>
          <w:t xml:space="preserve">NaiveBayes </w:t>
        </w:r>
      </w:ins>
      <w:ins w:id="6030" w:author="Gabriel Correa" w:date="2015-08-25T22:09:00Z">
        <w:r>
          <w:t xml:space="preserve">o de </w:t>
        </w:r>
        <w:r>
          <w:rPr>
            <w:i/>
          </w:rPr>
          <w:t>NaiveBayesMultinomial</w:t>
        </w:r>
      </w:ins>
      <w:r>
        <w:rPr>
          <w:i/>
        </w:rPr>
        <w:t>.</w:t>
      </w:r>
      <w:r>
        <w:t xml:space="preserve"> Son tres experimentos, tomando dos API para entrenar los clasificadores y probando los modelos resultantes con la API restante. Los mejores valores se encuentran destacados.</w:t>
      </w:r>
    </w:p>
    <w:p w:rsidR="007C2995" w:rsidRDefault="007C2995"/>
    <w:tbl>
      <w:tblPr>
        <w:tblStyle w:val="Estilo2"/>
        <w:tblW w:w="9621" w:type="dxa"/>
        <w:tblLayout w:type="fixed"/>
        <w:tblLook w:val="04A0" w:firstRow="1" w:lastRow="0" w:firstColumn="1" w:lastColumn="0" w:noHBand="0" w:noVBand="1"/>
      </w:tblPr>
      <w:tblGrid>
        <w:gridCol w:w="861"/>
        <w:gridCol w:w="860"/>
        <w:gridCol w:w="860"/>
        <w:gridCol w:w="724"/>
        <w:gridCol w:w="134"/>
        <w:gridCol w:w="7"/>
        <w:gridCol w:w="886"/>
        <w:gridCol w:w="6"/>
        <w:gridCol w:w="786"/>
        <w:gridCol w:w="890"/>
        <w:gridCol w:w="312"/>
        <w:gridCol w:w="1078"/>
        <w:gridCol w:w="21"/>
        <w:gridCol w:w="890"/>
        <w:gridCol w:w="804"/>
        <w:gridCol w:w="212"/>
        <w:gridCol w:w="275"/>
        <w:gridCol w:w="15"/>
      </w:tblGrid>
      <w:tr w:rsidR="00191A7D" w:rsidRPr="002D1802" w:rsidTr="00AD38D8">
        <w:trPr>
          <w:gridAfter w:val="2"/>
          <w:cnfStyle w:val="100000000000" w:firstRow="1" w:lastRow="0" w:firstColumn="0" w:lastColumn="0" w:oddVBand="0" w:evenVBand="0" w:oddHBand="0" w:evenHBand="0" w:firstRowFirstColumn="0" w:firstRowLastColumn="0" w:lastRowFirstColumn="0" w:lastRowLastColumn="0"/>
          <w:wAfter w:w="290" w:type="dxa"/>
          <w:trHeight w:val="300"/>
        </w:trPr>
        <w:tc>
          <w:tcPr>
            <w:cnfStyle w:val="000000000100" w:firstRow="0" w:lastRow="0" w:firstColumn="0" w:lastColumn="0" w:oddVBand="0" w:evenVBand="0" w:oddHBand="0" w:evenHBand="0" w:firstRowFirstColumn="1" w:firstRowLastColumn="0" w:lastRowFirstColumn="0" w:lastRowLastColumn="0"/>
            <w:tcW w:w="861" w:type="dxa"/>
            <w:tcBorders>
              <w:top w:val="nil"/>
            </w:tcBorders>
          </w:tcPr>
          <w:p w:rsidR="00191A7D" w:rsidRPr="002D1802" w:rsidRDefault="00191A7D" w:rsidP="007C2995">
            <w:pPr>
              <w:jc w:val="center"/>
              <w:rPr>
                <w:rFonts w:eastAsia="Times New Roman" w:cs="Calibri"/>
                <w:i/>
                <w:color w:val="000000"/>
                <w:sz w:val="22"/>
              </w:rPr>
            </w:pPr>
          </w:p>
        </w:tc>
        <w:tc>
          <w:tcPr>
            <w:tcW w:w="860" w:type="dxa"/>
            <w:tcBorders>
              <w:top w:val="nil"/>
            </w:tcBorders>
          </w:tcPr>
          <w:p w:rsidR="00191A7D" w:rsidRPr="002D1802"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
        </w:tc>
        <w:tc>
          <w:tcPr>
            <w:tcW w:w="860" w:type="dxa"/>
            <w:tcBorders>
              <w:top w:val="nil"/>
            </w:tcBorders>
          </w:tcPr>
          <w:p w:rsidR="00191A7D" w:rsidRPr="002D1802"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
        </w:tc>
        <w:tc>
          <w:tcPr>
            <w:tcW w:w="858" w:type="dxa"/>
            <w:gridSpan w:val="2"/>
            <w:tcBorders>
              <w:top w:val="nil"/>
            </w:tcBorders>
            <w:noWrap/>
          </w:tcPr>
          <w:p w:rsidR="00191A7D" w:rsidRPr="0075429C" w:rsidRDefault="00191A7D" w:rsidP="00191A7D">
            <w:pPr>
              <w:ind w:right="-38"/>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
        </w:tc>
        <w:tc>
          <w:tcPr>
            <w:tcW w:w="2575" w:type="dxa"/>
            <w:gridSpan w:val="5"/>
            <w:tcBorders>
              <w:top w:val="nil"/>
            </w:tcBorders>
          </w:tcPr>
          <w:p w:rsidR="00191A7D" w:rsidRPr="0075429C"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r w:rsidRPr="002B28AD">
              <w:rPr>
                <w:rFonts w:eastAsia="Times New Roman" w:cs="Calibri"/>
                <w:i/>
                <w:color w:val="000000"/>
                <w:sz w:val="22"/>
              </w:rPr>
              <w:t>NaiveBayes</w:t>
            </w:r>
          </w:p>
        </w:tc>
        <w:tc>
          <w:tcPr>
            <w:tcW w:w="3317" w:type="dxa"/>
            <w:gridSpan w:val="6"/>
            <w:tcBorders>
              <w:top w:val="nil"/>
            </w:tcBorders>
          </w:tcPr>
          <w:p w:rsidR="00191A7D" w:rsidRPr="0075429C" w:rsidRDefault="00191A7D" w:rsidP="007C2995">
            <w:pPr>
              <w:jc w:val="center"/>
              <w:cnfStyle w:val="100000000000" w:firstRow="1" w:lastRow="0" w:firstColumn="0" w:lastColumn="0" w:oddVBand="0" w:evenVBand="0" w:oddHBand="0" w:evenHBand="0" w:firstRowFirstColumn="0" w:firstRowLastColumn="0" w:lastRowFirstColumn="0" w:lastRowLastColumn="0"/>
              <w:rPr>
                <w:rFonts w:cs="Calibri"/>
                <w:color w:val="000000"/>
                <w:sz w:val="22"/>
              </w:rPr>
            </w:pPr>
            <w:r w:rsidRPr="002B28AD">
              <w:rPr>
                <w:rFonts w:cs="Calibri"/>
                <w:color w:val="000000"/>
                <w:sz w:val="22"/>
              </w:rPr>
              <w:t>NaiveBayesMultinomial</w:t>
            </w:r>
          </w:p>
        </w:tc>
      </w:tr>
      <w:tr w:rsidR="00191A7D" w:rsidRPr="002D1802" w:rsidTr="00AD38D8">
        <w:trPr>
          <w:trHeight w:val="300"/>
        </w:trPr>
        <w:tc>
          <w:tcPr>
            <w:tcW w:w="861" w:type="dxa"/>
            <w:tcBorders>
              <w:top w:val="single" w:sz="12" w:space="0" w:color="auto"/>
              <w:bottom w:val="single" w:sz="12" w:space="0" w:color="auto"/>
            </w:tcBorders>
          </w:tcPr>
          <w:p w:rsidR="00191A7D" w:rsidRDefault="00191A7D" w:rsidP="007C2995">
            <w:pPr>
              <w:rPr>
                <w:rFonts w:eastAsia="Times New Roman" w:cs="Calibri"/>
                <w:color w:val="000000"/>
                <w:sz w:val="22"/>
              </w:rPr>
            </w:pPr>
            <w:r w:rsidRPr="00191A7D">
              <w:rPr>
                <w:rFonts w:eastAsia="Times New Roman" w:cs="Calibri"/>
                <w:color w:val="000000"/>
                <w:sz w:val="22"/>
              </w:rPr>
              <w:t>TF-IDF Transform</w:t>
            </w:r>
          </w:p>
        </w:tc>
        <w:tc>
          <w:tcPr>
            <w:tcW w:w="860" w:type="dxa"/>
            <w:tcBorders>
              <w:top w:val="single" w:sz="12" w:space="0" w:color="auto"/>
              <w:bottom w:val="single" w:sz="12" w:space="0" w:color="auto"/>
            </w:tcBorders>
          </w:tcPr>
          <w:p w:rsidR="00191A7D" w:rsidRDefault="00191A7D" w:rsidP="007C2995">
            <w:pPr>
              <w:rPr>
                <w:rFonts w:eastAsia="Times New Roman" w:cs="Calibri"/>
                <w:color w:val="000000"/>
                <w:sz w:val="22"/>
              </w:rPr>
            </w:pPr>
            <w:r w:rsidRPr="00191A7D">
              <w:rPr>
                <w:rFonts w:eastAsia="Times New Roman" w:cs="Calibri"/>
                <w:color w:val="000000"/>
                <w:sz w:val="22"/>
              </w:rPr>
              <w:t>Wordcounts</w:t>
            </w:r>
          </w:p>
        </w:tc>
        <w:tc>
          <w:tcPr>
            <w:tcW w:w="860" w:type="dxa"/>
            <w:tcBorders>
              <w:top w:val="single" w:sz="12" w:space="0" w:color="auto"/>
              <w:bottom w:val="single" w:sz="12" w:space="0" w:color="auto"/>
            </w:tcBorders>
          </w:tcPr>
          <w:p w:rsidR="00191A7D" w:rsidRDefault="00191A7D" w:rsidP="007C2995">
            <w:pPr>
              <w:rPr>
                <w:rFonts w:eastAsia="Times New Roman" w:cs="Calibri"/>
                <w:color w:val="000000"/>
                <w:sz w:val="22"/>
              </w:rPr>
            </w:pPr>
            <w:r w:rsidRPr="00191A7D">
              <w:rPr>
                <w:rFonts w:eastAsia="Times New Roman" w:cs="Calibri"/>
                <w:color w:val="000000"/>
                <w:sz w:val="22"/>
              </w:rPr>
              <w:t>Stopwords</w:t>
            </w:r>
          </w:p>
        </w:tc>
        <w:tc>
          <w:tcPr>
            <w:tcW w:w="865" w:type="dxa"/>
            <w:gridSpan w:val="3"/>
            <w:tcBorders>
              <w:top w:val="single" w:sz="12" w:space="0" w:color="auto"/>
              <w:bottom w:val="single" w:sz="12" w:space="0" w:color="auto"/>
            </w:tcBorders>
            <w:noWrap/>
            <w:hideMark/>
          </w:tcPr>
          <w:p w:rsidR="00191A7D" w:rsidRPr="0075429C" w:rsidRDefault="00191A7D" w:rsidP="007C2995">
            <w:pPr>
              <w:rPr>
                <w:rFonts w:eastAsia="Times New Roman" w:cs="Calibri"/>
                <w:color w:val="000000"/>
                <w:sz w:val="22"/>
              </w:rPr>
            </w:pPr>
            <w:r>
              <w:rPr>
                <w:rFonts w:eastAsia="Times New Roman" w:cs="Calibri"/>
                <w:color w:val="000000"/>
                <w:sz w:val="22"/>
              </w:rPr>
              <w:t>Stemming</w:t>
            </w:r>
          </w:p>
        </w:tc>
        <w:tc>
          <w:tcPr>
            <w:tcW w:w="886" w:type="dxa"/>
            <w:tcBorders>
              <w:top w:val="single" w:sz="12" w:space="0" w:color="auto"/>
              <w:bottom w:val="single" w:sz="12" w:space="0" w:color="auto"/>
            </w:tcBorders>
            <w:noWrap/>
            <w:hideMark/>
          </w:tcPr>
          <w:p w:rsidR="00191A7D" w:rsidRPr="0075429C" w:rsidRDefault="00191A7D" w:rsidP="007C2995">
            <w:pPr>
              <w:jc w:val="right"/>
              <w:rPr>
                <w:rFonts w:eastAsia="Times New Roman" w:cs="Calibri"/>
                <w:i/>
                <w:color w:val="000000"/>
                <w:sz w:val="22"/>
              </w:rPr>
            </w:pPr>
            <w:r w:rsidRPr="0075429C">
              <w:rPr>
                <w:rFonts w:eastAsia="Times New Roman" w:cs="Calibri"/>
                <w:i/>
                <w:color w:val="000000"/>
                <w:sz w:val="22"/>
              </w:rPr>
              <w:t>precision</w:t>
            </w:r>
          </w:p>
        </w:tc>
        <w:tc>
          <w:tcPr>
            <w:tcW w:w="792" w:type="dxa"/>
            <w:gridSpan w:val="2"/>
            <w:tcBorders>
              <w:top w:val="single" w:sz="12" w:space="0" w:color="auto"/>
              <w:bottom w:val="single" w:sz="12" w:space="0" w:color="auto"/>
            </w:tcBorders>
            <w:noWrap/>
            <w:hideMark/>
          </w:tcPr>
          <w:p w:rsidR="00191A7D" w:rsidRPr="0075429C" w:rsidRDefault="00191A7D" w:rsidP="007C2995">
            <w:pPr>
              <w:jc w:val="right"/>
              <w:rPr>
                <w:rFonts w:eastAsia="Times New Roman" w:cs="Calibri"/>
                <w:i/>
                <w:color w:val="000000"/>
                <w:sz w:val="22"/>
              </w:rPr>
            </w:pPr>
            <w:r w:rsidRPr="0075429C">
              <w:rPr>
                <w:rFonts w:eastAsia="Times New Roman" w:cs="Calibri"/>
                <w:i/>
                <w:color w:val="000000"/>
                <w:sz w:val="22"/>
              </w:rPr>
              <w:t>recall</w:t>
            </w:r>
          </w:p>
        </w:tc>
        <w:tc>
          <w:tcPr>
            <w:tcW w:w="1202" w:type="dxa"/>
            <w:gridSpan w:val="2"/>
            <w:tcBorders>
              <w:top w:val="single" w:sz="12" w:space="0" w:color="auto"/>
              <w:bottom w:val="single" w:sz="12" w:space="0" w:color="auto"/>
            </w:tcBorders>
            <w:noWrap/>
            <w:hideMark/>
          </w:tcPr>
          <w:p w:rsidR="00191A7D" w:rsidRPr="0075429C" w:rsidRDefault="00191A7D" w:rsidP="007C2995">
            <w:pPr>
              <w:jc w:val="right"/>
              <w:rPr>
                <w:rFonts w:eastAsia="Times New Roman" w:cs="Calibri"/>
                <w:i/>
                <w:color w:val="000000"/>
                <w:sz w:val="22"/>
              </w:rPr>
            </w:pPr>
            <w:r w:rsidRPr="0075429C">
              <w:rPr>
                <w:rFonts w:eastAsia="Times New Roman" w:cs="Calibri"/>
                <w:i/>
                <w:color w:val="000000"/>
                <w:sz w:val="22"/>
              </w:rPr>
              <w:t>F-Measure</w:t>
            </w:r>
          </w:p>
        </w:tc>
        <w:tc>
          <w:tcPr>
            <w:tcW w:w="1078" w:type="dxa"/>
            <w:tcBorders>
              <w:top w:val="single" w:sz="12" w:space="0" w:color="auto"/>
              <w:bottom w:val="single" w:sz="12" w:space="0" w:color="auto"/>
            </w:tcBorders>
          </w:tcPr>
          <w:p w:rsidR="00191A7D" w:rsidRPr="0075429C" w:rsidRDefault="00191A7D" w:rsidP="007C2995">
            <w:pPr>
              <w:jc w:val="right"/>
              <w:rPr>
                <w:rFonts w:eastAsia="Times New Roman" w:cs="Times New Roman"/>
                <w:sz w:val="22"/>
              </w:rPr>
            </w:pPr>
            <w:r w:rsidRPr="0075429C">
              <w:rPr>
                <w:rFonts w:cs="Calibri"/>
                <w:color w:val="000000"/>
                <w:sz w:val="22"/>
              </w:rPr>
              <w:t>precision</w:t>
            </w:r>
          </w:p>
        </w:tc>
        <w:tc>
          <w:tcPr>
            <w:tcW w:w="911" w:type="dxa"/>
            <w:gridSpan w:val="2"/>
            <w:tcBorders>
              <w:top w:val="single" w:sz="12" w:space="0" w:color="auto"/>
              <w:bottom w:val="single" w:sz="12" w:space="0" w:color="auto"/>
            </w:tcBorders>
          </w:tcPr>
          <w:p w:rsidR="00191A7D" w:rsidRPr="0075429C" w:rsidRDefault="00191A7D" w:rsidP="007C2995">
            <w:pPr>
              <w:jc w:val="right"/>
              <w:rPr>
                <w:rFonts w:eastAsia="Times New Roman" w:cs="Times New Roman"/>
                <w:sz w:val="22"/>
              </w:rPr>
            </w:pPr>
            <w:r w:rsidRPr="0075429C">
              <w:rPr>
                <w:rFonts w:cs="Calibri"/>
                <w:color w:val="000000"/>
                <w:sz w:val="22"/>
              </w:rPr>
              <w:t>recall</w:t>
            </w:r>
          </w:p>
        </w:tc>
        <w:tc>
          <w:tcPr>
            <w:tcW w:w="1306" w:type="dxa"/>
            <w:gridSpan w:val="4"/>
            <w:tcBorders>
              <w:top w:val="single" w:sz="12" w:space="0" w:color="auto"/>
              <w:bottom w:val="single" w:sz="12" w:space="0" w:color="auto"/>
            </w:tcBorders>
          </w:tcPr>
          <w:p w:rsidR="00191A7D" w:rsidRPr="0075429C" w:rsidRDefault="00191A7D" w:rsidP="007C2995">
            <w:pPr>
              <w:jc w:val="right"/>
              <w:rPr>
                <w:rFonts w:eastAsia="Times New Roman" w:cs="Times New Roman"/>
                <w:sz w:val="22"/>
              </w:rPr>
            </w:pPr>
            <w:r w:rsidRPr="0075429C">
              <w:rPr>
                <w:rFonts w:cs="Calibri"/>
                <w:color w:val="000000"/>
                <w:sz w:val="22"/>
              </w:rPr>
              <w:t>F-Measure</w:t>
            </w:r>
          </w:p>
        </w:tc>
      </w:tr>
      <w:tr w:rsidR="004F575F" w:rsidRPr="004F575F" w:rsidTr="00AD38D8">
        <w:trPr>
          <w:trHeight w:val="300"/>
        </w:trPr>
        <w:tc>
          <w:tcPr>
            <w:tcW w:w="861"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0.862</w:t>
            </w:r>
          </w:p>
        </w:tc>
        <w:tc>
          <w:tcPr>
            <w:tcW w:w="120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0.330</w:t>
            </w:r>
          </w:p>
        </w:tc>
        <w:tc>
          <w:tcPr>
            <w:tcW w:w="911"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0.848</w:t>
            </w:r>
          </w:p>
        </w:tc>
        <w:tc>
          <w:tcPr>
            <w:tcW w:w="1306" w:type="dxa"/>
            <w:gridSpan w:val="4"/>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0.475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0.862</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0.330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0.475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0.335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0.833</w:t>
            </w:r>
          </w:p>
        </w:tc>
        <w:tc>
          <w:tcPr>
            <w:tcW w:w="1306" w:type="dxa"/>
            <w:gridSpan w:val="4"/>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0.478</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0.335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0.833</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0.478</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0.271</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0.404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0.271</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0.404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0.284</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0.761</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0.413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0.826</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0.284</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0.761</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0.413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0.826</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0.862</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0.311</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0.862</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0.311</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0.300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0.300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0.208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0.192</w:t>
            </w:r>
          </w:p>
        </w:tc>
        <w:tc>
          <w:tcPr>
            <w:tcW w:w="911"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0.208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0.855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0.240</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0.703</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0.357</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0.183</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0.297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0.240</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0.703</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0.357</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0.183</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0.297</w:t>
            </w:r>
          </w:p>
        </w:tc>
      </w:tr>
      <w:tr w:rsidR="00191A7D" w:rsidRPr="002D1802" w:rsidTr="004F575F">
        <w:trPr>
          <w:gridAfter w:val="2"/>
          <w:wAfter w:w="290" w:type="dxa"/>
          <w:trHeight w:val="300"/>
        </w:trPr>
        <w:tc>
          <w:tcPr>
            <w:tcW w:w="861" w:type="dxa"/>
          </w:tcPr>
          <w:p w:rsidR="00191A7D" w:rsidRPr="0075429C" w:rsidRDefault="00191A7D" w:rsidP="007C2995">
            <w:pPr>
              <w:jc w:val="right"/>
              <w:rPr>
                <w:rFonts w:cs="Calibri"/>
                <w:i/>
                <w:color w:val="595959" w:themeColor="text1" w:themeTint="A6"/>
                <w:sz w:val="22"/>
              </w:rPr>
            </w:pPr>
          </w:p>
        </w:tc>
        <w:tc>
          <w:tcPr>
            <w:tcW w:w="860" w:type="dxa"/>
          </w:tcPr>
          <w:p w:rsidR="00191A7D" w:rsidRPr="0075429C" w:rsidRDefault="00191A7D" w:rsidP="007C2995">
            <w:pPr>
              <w:jc w:val="right"/>
              <w:rPr>
                <w:rFonts w:cs="Calibri"/>
                <w:i/>
                <w:color w:val="595959" w:themeColor="text1" w:themeTint="A6"/>
                <w:sz w:val="22"/>
              </w:rPr>
            </w:pPr>
          </w:p>
        </w:tc>
        <w:tc>
          <w:tcPr>
            <w:tcW w:w="860" w:type="dxa"/>
          </w:tcPr>
          <w:p w:rsidR="00191A7D" w:rsidRPr="0075429C" w:rsidRDefault="00191A7D" w:rsidP="007C2995">
            <w:pPr>
              <w:jc w:val="right"/>
              <w:rPr>
                <w:rFonts w:cs="Calibri"/>
                <w:i/>
                <w:color w:val="595959" w:themeColor="text1" w:themeTint="A6"/>
                <w:sz w:val="22"/>
              </w:rPr>
            </w:pPr>
          </w:p>
        </w:tc>
        <w:tc>
          <w:tcPr>
            <w:tcW w:w="6750" w:type="dxa"/>
            <w:gridSpan w:val="13"/>
            <w:noWrap/>
          </w:tcPr>
          <w:p w:rsidR="00191A7D" w:rsidRPr="0075429C" w:rsidRDefault="00191A7D" w:rsidP="007C2995">
            <w:pPr>
              <w:jc w:val="right"/>
              <w:rPr>
                <w:rFonts w:cs="Calibri"/>
                <w:i/>
                <w:color w:val="595959" w:themeColor="text1" w:themeTint="A6"/>
                <w:sz w:val="22"/>
              </w:rPr>
            </w:pPr>
            <w:r w:rsidRPr="0075429C">
              <w:rPr>
                <w:rFonts w:cs="Calibri"/>
                <w:i/>
                <w:color w:val="595959" w:themeColor="text1" w:themeTint="A6"/>
                <w:sz w:val="22"/>
              </w:rPr>
              <w:t>(Entrenamiento: Apache Commons, Java     -     Pruebas: JFace)</w:t>
            </w:r>
          </w:p>
        </w:tc>
      </w:tr>
      <w:tr w:rsidR="00191A7D" w:rsidRPr="002B28AD" w:rsidTr="004F575F">
        <w:trPr>
          <w:gridAfter w:val="1"/>
          <w:wAfter w:w="15" w:type="dxa"/>
          <w:trHeight w:val="300"/>
        </w:trPr>
        <w:tc>
          <w:tcPr>
            <w:tcW w:w="861"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724" w:type="dxa"/>
            <w:noWrap/>
          </w:tcPr>
          <w:p w:rsidR="00191A7D" w:rsidRPr="002B28AD" w:rsidRDefault="00191A7D" w:rsidP="007C2995">
            <w:pPr>
              <w:jc w:val="center"/>
              <w:rPr>
                <w:rFonts w:eastAsia="Times New Roman" w:cs="Calibri"/>
                <w:i/>
                <w:color w:val="000000"/>
                <w:sz w:val="22"/>
              </w:rPr>
            </w:pPr>
          </w:p>
        </w:tc>
        <w:tc>
          <w:tcPr>
            <w:tcW w:w="2709" w:type="dxa"/>
            <w:gridSpan w:val="6"/>
          </w:tcPr>
          <w:p w:rsidR="00191A7D" w:rsidRDefault="00191A7D" w:rsidP="004F575F">
            <w:pPr>
              <w:jc w:val="center"/>
              <w:rPr>
                <w:rFonts w:eastAsia="Times New Roman" w:cs="Calibri"/>
                <w:i/>
                <w:color w:val="000000"/>
                <w:sz w:val="22"/>
              </w:rPr>
            </w:pPr>
          </w:p>
          <w:p w:rsidR="00191A7D" w:rsidRDefault="00191A7D" w:rsidP="004F575F">
            <w:pPr>
              <w:jc w:val="center"/>
              <w:rPr>
                <w:rFonts w:eastAsia="Times New Roman" w:cs="Calibri"/>
                <w:i/>
                <w:color w:val="000000"/>
                <w:sz w:val="22"/>
              </w:rPr>
            </w:pPr>
          </w:p>
          <w:p w:rsidR="00191A7D" w:rsidRPr="002B28AD" w:rsidRDefault="00191A7D" w:rsidP="004F575F">
            <w:pPr>
              <w:jc w:val="center"/>
              <w:rPr>
                <w:rFonts w:eastAsia="Times New Roman" w:cs="Calibri"/>
                <w:i/>
                <w:color w:val="000000"/>
                <w:sz w:val="22"/>
              </w:rPr>
            </w:pPr>
            <w:r w:rsidRPr="002B28AD">
              <w:rPr>
                <w:rFonts w:eastAsia="Times New Roman" w:cs="Calibri"/>
                <w:i/>
                <w:color w:val="000000"/>
                <w:sz w:val="22"/>
              </w:rPr>
              <w:t>NaiveBayes</w:t>
            </w:r>
          </w:p>
        </w:tc>
        <w:tc>
          <w:tcPr>
            <w:tcW w:w="3592" w:type="dxa"/>
            <w:gridSpan w:val="7"/>
          </w:tcPr>
          <w:p w:rsidR="00191A7D" w:rsidRDefault="00191A7D" w:rsidP="004F575F">
            <w:pPr>
              <w:jc w:val="center"/>
              <w:rPr>
                <w:rFonts w:cs="Calibri"/>
                <w:color w:val="000000"/>
                <w:sz w:val="22"/>
              </w:rPr>
            </w:pPr>
          </w:p>
          <w:p w:rsidR="00191A7D" w:rsidRDefault="00191A7D" w:rsidP="004F575F">
            <w:pPr>
              <w:jc w:val="center"/>
              <w:rPr>
                <w:rFonts w:cs="Calibri"/>
                <w:color w:val="000000"/>
                <w:sz w:val="22"/>
              </w:rPr>
            </w:pPr>
          </w:p>
          <w:p w:rsidR="00191A7D" w:rsidRPr="002B28AD" w:rsidRDefault="00191A7D" w:rsidP="004F575F">
            <w:pPr>
              <w:jc w:val="center"/>
              <w:rPr>
                <w:rFonts w:cs="Calibri"/>
                <w:color w:val="000000"/>
                <w:sz w:val="22"/>
              </w:rPr>
            </w:pPr>
            <w:r w:rsidRPr="002B28AD">
              <w:rPr>
                <w:rFonts w:cs="Calibri"/>
                <w:color w:val="000000"/>
                <w:sz w:val="22"/>
              </w:rPr>
              <w:t>NaiveBayesMultinomial</w:t>
            </w:r>
          </w:p>
        </w:tc>
      </w:tr>
      <w:tr w:rsidR="00191A7D" w:rsidRPr="002B28AD" w:rsidTr="004F575F">
        <w:trPr>
          <w:trHeight w:val="300"/>
        </w:trPr>
        <w:tc>
          <w:tcPr>
            <w:tcW w:w="861" w:type="dxa"/>
            <w:tcBorders>
              <w:top w:val="single" w:sz="12" w:space="0" w:color="auto"/>
              <w:bottom w:val="single" w:sz="12" w:space="0" w:color="auto"/>
            </w:tcBorders>
          </w:tcPr>
          <w:p w:rsidR="00191A7D" w:rsidRDefault="00191A7D" w:rsidP="004F575F">
            <w:pPr>
              <w:rPr>
                <w:rFonts w:eastAsia="Times New Roman" w:cs="Calibri"/>
                <w:color w:val="000000"/>
                <w:sz w:val="22"/>
              </w:rPr>
            </w:pPr>
            <w:r w:rsidRPr="00191A7D">
              <w:rPr>
                <w:rFonts w:eastAsia="Times New Roman" w:cs="Calibri"/>
                <w:color w:val="000000"/>
                <w:sz w:val="22"/>
              </w:rPr>
              <w:t>TF-IDF Transform</w:t>
            </w:r>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r w:rsidRPr="00191A7D">
              <w:rPr>
                <w:rFonts w:eastAsia="Times New Roman" w:cs="Calibri"/>
                <w:color w:val="000000"/>
                <w:sz w:val="22"/>
              </w:rPr>
              <w:t>Wordcounts</w:t>
            </w:r>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r w:rsidRPr="00191A7D">
              <w:rPr>
                <w:rFonts w:eastAsia="Times New Roman" w:cs="Calibri"/>
                <w:color w:val="000000"/>
                <w:sz w:val="22"/>
              </w:rPr>
              <w:t>Stopwords</w:t>
            </w:r>
          </w:p>
        </w:tc>
        <w:tc>
          <w:tcPr>
            <w:tcW w:w="865" w:type="dxa"/>
            <w:gridSpan w:val="3"/>
            <w:tcBorders>
              <w:top w:val="single" w:sz="12" w:space="0" w:color="auto"/>
              <w:bottom w:val="single" w:sz="12" w:space="0" w:color="auto"/>
            </w:tcBorders>
            <w:noWrap/>
            <w:hideMark/>
          </w:tcPr>
          <w:p w:rsidR="00191A7D" w:rsidRPr="0075429C" w:rsidRDefault="00191A7D" w:rsidP="004F575F">
            <w:pPr>
              <w:rPr>
                <w:rFonts w:eastAsia="Times New Roman" w:cs="Calibri"/>
                <w:color w:val="000000"/>
                <w:sz w:val="22"/>
              </w:rPr>
            </w:pPr>
            <w:r>
              <w:rPr>
                <w:rFonts w:eastAsia="Times New Roman" w:cs="Calibri"/>
                <w:color w:val="000000"/>
                <w:sz w:val="22"/>
              </w:rPr>
              <w:t>Stemming</w:t>
            </w:r>
          </w:p>
        </w:tc>
        <w:tc>
          <w:tcPr>
            <w:tcW w:w="886" w:type="dxa"/>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r w:rsidRPr="002B28AD">
              <w:rPr>
                <w:rFonts w:eastAsia="Times New Roman" w:cs="Calibri"/>
                <w:i/>
                <w:color w:val="000000"/>
                <w:sz w:val="22"/>
              </w:rPr>
              <w:t>precision</w:t>
            </w:r>
          </w:p>
        </w:tc>
        <w:tc>
          <w:tcPr>
            <w:tcW w:w="79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r w:rsidRPr="002B28AD">
              <w:rPr>
                <w:rFonts w:eastAsia="Times New Roman" w:cs="Calibri"/>
                <w:i/>
                <w:color w:val="000000"/>
                <w:sz w:val="22"/>
              </w:rPr>
              <w:t>recall</w:t>
            </w:r>
          </w:p>
        </w:tc>
        <w:tc>
          <w:tcPr>
            <w:tcW w:w="120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r w:rsidRPr="002B28AD">
              <w:rPr>
                <w:rFonts w:eastAsia="Times New Roman" w:cs="Calibri"/>
                <w:i/>
                <w:color w:val="000000"/>
                <w:sz w:val="22"/>
              </w:rPr>
              <w:t>F-Measure</w:t>
            </w:r>
          </w:p>
        </w:tc>
        <w:tc>
          <w:tcPr>
            <w:tcW w:w="1078" w:type="dxa"/>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r w:rsidRPr="002B28AD">
              <w:rPr>
                <w:rFonts w:cs="Calibri"/>
                <w:color w:val="000000"/>
                <w:sz w:val="22"/>
              </w:rPr>
              <w:t>precision</w:t>
            </w:r>
          </w:p>
        </w:tc>
        <w:tc>
          <w:tcPr>
            <w:tcW w:w="911" w:type="dxa"/>
            <w:gridSpan w:val="2"/>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r w:rsidRPr="002B28AD">
              <w:rPr>
                <w:rFonts w:cs="Calibri"/>
                <w:color w:val="000000"/>
                <w:sz w:val="22"/>
              </w:rPr>
              <w:t>recall</w:t>
            </w:r>
          </w:p>
        </w:tc>
        <w:tc>
          <w:tcPr>
            <w:tcW w:w="1306" w:type="dxa"/>
            <w:gridSpan w:val="4"/>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r w:rsidRPr="002B28AD">
              <w:rPr>
                <w:rFonts w:cs="Calibri"/>
                <w:color w:val="000000"/>
                <w:sz w:val="22"/>
              </w:rPr>
              <w:t>F-Measure</w:t>
            </w:r>
          </w:p>
        </w:tc>
      </w:tr>
      <w:tr w:rsidR="004F575F" w:rsidRPr="004F575F" w:rsidTr="004F575F">
        <w:trPr>
          <w:trHeight w:val="300"/>
        </w:trPr>
        <w:tc>
          <w:tcPr>
            <w:tcW w:w="861"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0.726</w:t>
            </w:r>
          </w:p>
        </w:tc>
        <w:tc>
          <w:tcPr>
            <w:tcW w:w="120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0.760</w:t>
            </w:r>
          </w:p>
        </w:tc>
        <w:tc>
          <w:tcPr>
            <w:tcW w:w="911"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0.531</w:t>
            </w:r>
          </w:p>
        </w:tc>
        <w:tc>
          <w:tcPr>
            <w:tcW w:w="1306" w:type="dxa"/>
            <w:gridSpan w:val="4"/>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0.762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0.659</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0.736</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0.659</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0.736</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lastRenderedPageBreak/>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0.751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0.546</w:t>
            </w:r>
          </w:p>
        </w:tc>
        <w:tc>
          <w:tcPr>
            <w:tcW w:w="1306" w:type="dxa"/>
            <w:gridSpan w:val="4"/>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0.632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0.751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0.546</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0.632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911"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0.582</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0.582</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0.637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0.637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0.585</w:t>
            </w:r>
          </w:p>
        </w:tc>
      </w:tr>
      <w:tr w:rsidR="00191A7D" w:rsidRPr="002B28AD" w:rsidTr="004F575F">
        <w:trPr>
          <w:gridAfter w:val="2"/>
          <w:wAfter w:w="290" w:type="dxa"/>
          <w:trHeight w:val="300"/>
        </w:trPr>
        <w:tc>
          <w:tcPr>
            <w:tcW w:w="861"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6750" w:type="dxa"/>
            <w:gridSpan w:val="13"/>
            <w:noWrap/>
          </w:tcPr>
          <w:p w:rsidR="00191A7D" w:rsidRDefault="00191A7D" w:rsidP="00191A7D">
            <w:pPr>
              <w:jc w:val="right"/>
              <w:rPr>
                <w:rFonts w:ascii="Calibri" w:hAnsi="Calibri" w:cs="Calibri"/>
                <w:color w:val="000000"/>
                <w:sz w:val="22"/>
              </w:rPr>
            </w:pPr>
            <w:r w:rsidRPr="002B28AD">
              <w:rPr>
                <w:rFonts w:cs="Calibri"/>
                <w:i/>
                <w:color w:val="595959" w:themeColor="text1" w:themeTint="A6"/>
                <w:sz w:val="22"/>
              </w:rPr>
              <w:t xml:space="preserve">(Entrenamiento: Apache Commons, </w:t>
            </w:r>
            <w:r>
              <w:rPr>
                <w:rFonts w:cs="Calibri"/>
                <w:i/>
                <w:color w:val="595959" w:themeColor="text1" w:themeTint="A6"/>
                <w:sz w:val="22"/>
              </w:rPr>
              <w:t>JFace</w:t>
            </w:r>
            <w:r w:rsidRPr="002B28AD">
              <w:rPr>
                <w:rFonts w:cs="Calibri"/>
                <w:i/>
                <w:color w:val="595959" w:themeColor="text1" w:themeTint="A6"/>
                <w:sz w:val="22"/>
              </w:rPr>
              <w:t xml:space="preserve">    -     Pruebas:</w:t>
            </w:r>
            <w:r>
              <w:rPr>
                <w:rFonts w:cs="Calibri"/>
                <w:i/>
                <w:color w:val="595959" w:themeColor="text1" w:themeTint="A6"/>
                <w:sz w:val="22"/>
              </w:rPr>
              <w:t xml:space="preserve"> Java</w:t>
            </w:r>
            <w:r w:rsidRPr="002B28AD">
              <w:rPr>
                <w:rFonts w:cs="Calibri"/>
                <w:i/>
                <w:color w:val="595959" w:themeColor="text1" w:themeTint="A6"/>
                <w:sz w:val="22"/>
              </w:rPr>
              <w:t>)</w:t>
            </w:r>
          </w:p>
        </w:tc>
      </w:tr>
      <w:tr w:rsidR="00191A7D" w:rsidRPr="002B28AD" w:rsidTr="004F575F">
        <w:trPr>
          <w:gridAfter w:val="3"/>
          <w:wAfter w:w="502" w:type="dxa"/>
          <w:trHeight w:val="300"/>
        </w:trPr>
        <w:tc>
          <w:tcPr>
            <w:tcW w:w="861"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865" w:type="dxa"/>
            <w:gridSpan w:val="3"/>
            <w:noWrap/>
          </w:tcPr>
          <w:p w:rsidR="00191A7D" w:rsidRPr="002B28AD" w:rsidRDefault="00191A7D" w:rsidP="007C2995">
            <w:pPr>
              <w:jc w:val="center"/>
              <w:rPr>
                <w:rFonts w:eastAsia="Times New Roman" w:cs="Calibri"/>
                <w:i/>
                <w:color w:val="000000"/>
                <w:sz w:val="22"/>
              </w:rPr>
            </w:pPr>
          </w:p>
        </w:tc>
        <w:tc>
          <w:tcPr>
            <w:tcW w:w="2568" w:type="dxa"/>
            <w:gridSpan w:val="4"/>
          </w:tcPr>
          <w:p w:rsidR="00191A7D" w:rsidRDefault="00191A7D" w:rsidP="007C2995">
            <w:pPr>
              <w:jc w:val="center"/>
              <w:rPr>
                <w:rFonts w:eastAsia="Times New Roman" w:cs="Calibri"/>
                <w:i/>
                <w:color w:val="000000"/>
                <w:sz w:val="22"/>
              </w:rPr>
            </w:pPr>
          </w:p>
          <w:p w:rsidR="00191A7D" w:rsidRPr="002B28AD" w:rsidRDefault="00191A7D" w:rsidP="007C2995">
            <w:pPr>
              <w:jc w:val="center"/>
              <w:rPr>
                <w:rFonts w:eastAsia="Times New Roman" w:cs="Calibri"/>
                <w:i/>
                <w:color w:val="000000"/>
                <w:sz w:val="22"/>
              </w:rPr>
            </w:pPr>
            <w:r w:rsidRPr="002B28AD">
              <w:rPr>
                <w:rFonts w:eastAsia="Times New Roman" w:cs="Calibri"/>
                <w:i/>
                <w:color w:val="000000"/>
                <w:sz w:val="22"/>
              </w:rPr>
              <w:t>NaiveBayes</w:t>
            </w:r>
          </w:p>
        </w:tc>
        <w:tc>
          <w:tcPr>
            <w:tcW w:w="3105" w:type="dxa"/>
            <w:gridSpan w:val="5"/>
          </w:tcPr>
          <w:p w:rsidR="00191A7D" w:rsidRDefault="00191A7D" w:rsidP="007C2995">
            <w:pPr>
              <w:jc w:val="center"/>
              <w:rPr>
                <w:rFonts w:cs="Calibri"/>
                <w:color w:val="000000"/>
                <w:sz w:val="22"/>
              </w:rPr>
            </w:pPr>
          </w:p>
          <w:p w:rsidR="00191A7D" w:rsidRPr="002B28AD" w:rsidRDefault="00191A7D" w:rsidP="007C2995">
            <w:pPr>
              <w:jc w:val="center"/>
              <w:rPr>
                <w:rFonts w:cs="Calibri"/>
                <w:color w:val="000000"/>
                <w:sz w:val="22"/>
              </w:rPr>
            </w:pPr>
            <w:r w:rsidRPr="002B28AD">
              <w:rPr>
                <w:rFonts w:cs="Calibri"/>
                <w:color w:val="000000"/>
                <w:sz w:val="22"/>
              </w:rPr>
              <w:t>NaiveBayesMultinomial</w:t>
            </w:r>
          </w:p>
        </w:tc>
      </w:tr>
      <w:tr w:rsidR="00191A7D" w:rsidRPr="002B28AD" w:rsidTr="00AD38D8">
        <w:trPr>
          <w:trHeight w:val="300"/>
        </w:trPr>
        <w:tc>
          <w:tcPr>
            <w:tcW w:w="861" w:type="dxa"/>
            <w:tcBorders>
              <w:top w:val="single" w:sz="12" w:space="0" w:color="auto"/>
              <w:bottom w:val="single" w:sz="12" w:space="0" w:color="auto"/>
            </w:tcBorders>
          </w:tcPr>
          <w:p w:rsidR="00191A7D" w:rsidRDefault="00191A7D" w:rsidP="004F575F">
            <w:pPr>
              <w:rPr>
                <w:rFonts w:eastAsia="Times New Roman" w:cs="Calibri"/>
                <w:color w:val="000000"/>
                <w:sz w:val="22"/>
              </w:rPr>
            </w:pPr>
            <w:r w:rsidRPr="00191A7D">
              <w:rPr>
                <w:rFonts w:eastAsia="Times New Roman" w:cs="Calibri"/>
                <w:color w:val="000000"/>
                <w:sz w:val="22"/>
              </w:rPr>
              <w:t>TF-IDF Transform</w:t>
            </w:r>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r w:rsidRPr="00191A7D">
              <w:rPr>
                <w:rFonts w:eastAsia="Times New Roman" w:cs="Calibri"/>
                <w:color w:val="000000"/>
                <w:sz w:val="22"/>
              </w:rPr>
              <w:t>Wordcounts</w:t>
            </w:r>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r w:rsidRPr="00191A7D">
              <w:rPr>
                <w:rFonts w:eastAsia="Times New Roman" w:cs="Calibri"/>
                <w:color w:val="000000"/>
                <w:sz w:val="22"/>
              </w:rPr>
              <w:t>Stopwords</w:t>
            </w:r>
          </w:p>
        </w:tc>
        <w:tc>
          <w:tcPr>
            <w:tcW w:w="865" w:type="dxa"/>
            <w:gridSpan w:val="3"/>
            <w:tcBorders>
              <w:top w:val="single" w:sz="12" w:space="0" w:color="auto"/>
              <w:bottom w:val="single" w:sz="12" w:space="0" w:color="auto"/>
            </w:tcBorders>
            <w:noWrap/>
            <w:hideMark/>
          </w:tcPr>
          <w:p w:rsidR="00191A7D" w:rsidRPr="0075429C" w:rsidRDefault="00191A7D" w:rsidP="004F575F">
            <w:pPr>
              <w:rPr>
                <w:rFonts w:eastAsia="Times New Roman" w:cs="Calibri"/>
                <w:color w:val="000000"/>
                <w:sz w:val="22"/>
              </w:rPr>
            </w:pPr>
            <w:r>
              <w:rPr>
                <w:rFonts w:eastAsia="Times New Roman" w:cs="Calibri"/>
                <w:color w:val="000000"/>
                <w:sz w:val="22"/>
              </w:rPr>
              <w:t>Stemming</w:t>
            </w:r>
          </w:p>
        </w:tc>
        <w:tc>
          <w:tcPr>
            <w:tcW w:w="89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r w:rsidRPr="002B28AD">
              <w:rPr>
                <w:rFonts w:eastAsia="Times New Roman" w:cs="Calibri"/>
                <w:i/>
                <w:color w:val="000000"/>
                <w:sz w:val="22"/>
              </w:rPr>
              <w:t>precision</w:t>
            </w:r>
          </w:p>
        </w:tc>
        <w:tc>
          <w:tcPr>
            <w:tcW w:w="786" w:type="dxa"/>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r w:rsidRPr="002B28AD">
              <w:rPr>
                <w:rFonts w:eastAsia="Times New Roman" w:cs="Calibri"/>
                <w:i/>
                <w:color w:val="000000"/>
                <w:sz w:val="22"/>
              </w:rPr>
              <w:t>recall</w:t>
            </w:r>
          </w:p>
        </w:tc>
        <w:tc>
          <w:tcPr>
            <w:tcW w:w="120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r w:rsidRPr="002B28AD">
              <w:rPr>
                <w:rFonts w:eastAsia="Times New Roman" w:cs="Calibri"/>
                <w:i/>
                <w:color w:val="000000"/>
                <w:sz w:val="22"/>
              </w:rPr>
              <w:t>F-Measure</w:t>
            </w:r>
          </w:p>
        </w:tc>
        <w:tc>
          <w:tcPr>
            <w:tcW w:w="1099" w:type="dxa"/>
            <w:gridSpan w:val="2"/>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r w:rsidRPr="002B28AD">
              <w:rPr>
                <w:rFonts w:cs="Calibri"/>
                <w:color w:val="000000"/>
                <w:sz w:val="22"/>
              </w:rPr>
              <w:t>precision</w:t>
            </w:r>
          </w:p>
        </w:tc>
        <w:tc>
          <w:tcPr>
            <w:tcW w:w="890" w:type="dxa"/>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r w:rsidRPr="002B28AD">
              <w:rPr>
                <w:rFonts w:cs="Calibri"/>
                <w:color w:val="000000"/>
                <w:sz w:val="22"/>
              </w:rPr>
              <w:t>recall</w:t>
            </w:r>
          </w:p>
        </w:tc>
        <w:tc>
          <w:tcPr>
            <w:tcW w:w="1306" w:type="dxa"/>
            <w:gridSpan w:val="4"/>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r w:rsidRPr="002B28AD">
              <w:rPr>
                <w:rFonts w:cs="Calibri"/>
                <w:color w:val="000000"/>
                <w:sz w:val="22"/>
              </w:rPr>
              <w:t>F-Measure</w:t>
            </w:r>
          </w:p>
        </w:tc>
      </w:tr>
      <w:tr w:rsidR="004F575F" w:rsidRPr="004F575F" w:rsidTr="00AD38D8">
        <w:trPr>
          <w:trHeight w:val="300"/>
        </w:trPr>
        <w:tc>
          <w:tcPr>
            <w:tcW w:w="861"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0.717</w:t>
            </w:r>
          </w:p>
        </w:tc>
        <w:tc>
          <w:tcPr>
            <w:tcW w:w="890"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0.774</w:t>
            </w:r>
          </w:p>
        </w:tc>
        <w:tc>
          <w:tcPr>
            <w:tcW w:w="1306" w:type="dxa"/>
            <w:gridSpan w:val="4"/>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0.717</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0.774</w:t>
            </w:r>
          </w:p>
        </w:tc>
        <w:tc>
          <w:tcPr>
            <w:tcW w:w="1306" w:type="dxa"/>
            <w:gridSpan w:val="4"/>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0.784</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0.784</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0.510</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0.697</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0.510</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0.697</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0.527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0.678</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0.680</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0.527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0.678</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0.680</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0.561</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0.561</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0.556</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0.812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0.556</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0.812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0.517</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0.517</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0.389</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0.781</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0.550</w:t>
            </w:r>
          </w:p>
        </w:tc>
        <w:tc>
          <w:tcPr>
            <w:tcW w:w="890"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0.825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0.389</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0.781</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0.550</w:t>
            </w:r>
          </w:p>
        </w:tc>
        <w:tc>
          <w:tcPr>
            <w:tcW w:w="890"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0.825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191A7D" w:rsidRPr="002B28AD" w:rsidTr="004F575F">
        <w:trPr>
          <w:gridAfter w:val="2"/>
          <w:wAfter w:w="290" w:type="dxa"/>
          <w:trHeight w:val="300"/>
        </w:trPr>
        <w:tc>
          <w:tcPr>
            <w:tcW w:w="861"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6750" w:type="dxa"/>
            <w:gridSpan w:val="13"/>
            <w:noWrap/>
          </w:tcPr>
          <w:p w:rsidR="00191A7D" w:rsidRDefault="00191A7D" w:rsidP="007C2995">
            <w:pPr>
              <w:jc w:val="right"/>
              <w:rPr>
                <w:rFonts w:ascii="Calibri" w:hAnsi="Calibri" w:cs="Calibri"/>
                <w:color w:val="000000"/>
                <w:sz w:val="22"/>
              </w:rPr>
            </w:pPr>
            <w:r w:rsidRPr="002B28AD">
              <w:rPr>
                <w:rFonts w:cs="Calibri"/>
                <w:i/>
                <w:color w:val="595959" w:themeColor="text1" w:themeTint="A6"/>
                <w:sz w:val="22"/>
              </w:rPr>
              <w:t>(Entrenamiento: Java</w:t>
            </w:r>
            <w:r>
              <w:rPr>
                <w:rFonts w:cs="Calibri"/>
                <w:i/>
                <w:color w:val="595959" w:themeColor="text1" w:themeTint="A6"/>
                <w:sz w:val="22"/>
              </w:rPr>
              <w:t>, JFace</w:t>
            </w:r>
            <w:r w:rsidRPr="002B28AD">
              <w:rPr>
                <w:rFonts w:cs="Calibri"/>
                <w:i/>
                <w:color w:val="595959" w:themeColor="text1" w:themeTint="A6"/>
                <w:sz w:val="22"/>
              </w:rPr>
              <w:t xml:space="preserve">     -     Pruebas: </w:t>
            </w:r>
            <w:r>
              <w:rPr>
                <w:rFonts w:cs="Calibri"/>
                <w:i/>
                <w:color w:val="595959" w:themeColor="text1" w:themeTint="A6"/>
                <w:sz w:val="22"/>
              </w:rPr>
              <w:t>Apache Commons</w:t>
            </w:r>
            <w:r w:rsidRPr="002B28AD">
              <w:rPr>
                <w:rFonts w:cs="Calibri"/>
                <w:i/>
                <w:color w:val="595959" w:themeColor="text1" w:themeTint="A6"/>
                <w:sz w:val="22"/>
              </w:rPr>
              <w:t>)</w:t>
            </w:r>
          </w:p>
        </w:tc>
      </w:tr>
    </w:tbl>
    <w:p w:rsidR="007C2995" w:rsidRPr="00344341" w:rsidRDefault="007C2995"/>
    <w:sectPr w:rsidR="007C2995" w:rsidRPr="00344341" w:rsidSect="00C83D09">
      <w:pgSz w:w="12240" w:h="15840"/>
      <w:pgMar w:top="1134" w:right="1134" w:bottom="1134" w:left="1701"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02" w:author="Gabriel Correa" w:date="2015-08-24T16:54:00Z" w:initials="g">
    <w:p w:rsidR="00C7157C" w:rsidRPr="000B1F7C" w:rsidRDefault="00C7157C" w:rsidP="00EE2482">
      <w:pPr>
        <w:pStyle w:val="Textocomentario"/>
        <w:rPr>
          <w:sz w:val="16"/>
          <w:szCs w:val="16"/>
        </w:rPr>
      </w:pPr>
      <w:r>
        <w:rPr>
          <w:rStyle w:val="Refdecomentario"/>
        </w:rPr>
        <w:annotationRef/>
      </w:r>
      <w:r>
        <w:rPr>
          <w:rStyle w:val="Refdecomentario"/>
        </w:rPr>
        <w:t>Aun no hecho estos experimentos.</w:t>
      </w:r>
    </w:p>
  </w:comment>
  <w:comment w:id="984" w:author="Gabriel Correa" w:date="2015-08-24T16:54:00Z" w:initials="g">
    <w:p w:rsidR="00C7157C" w:rsidRDefault="00C7157C" w:rsidP="00EE2482">
      <w:pPr>
        <w:pStyle w:val="Textocomentario"/>
      </w:pPr>
      <w:r>
        <w:rPr>
          <w:rStyle w:val="Refdecomentario"/>
        </w:rPr>
        <w:annotationRef/>
      </w:r>
      <w:r>
        <w:t>Esta seccion podría ir después, en otra seccion… quizás llamada .. resumen del trabjo realizado.</w:t>
      </w:r>
    </w:p>
  </w:comment>
  <w:comment w:id="1599" w:author="Gabriel Correa" w:date="2015-08-27T15:43:00Z" w:initials="g">
    <w:p w:rsidR="00C7157C" w:rsidRDefault="00C7157C" w:rsidP="00112A7E">
      <w:pPr>
        <w:pStyle w:val="Textocomentario"/>
      </w:pPr>
      <w:r>
        <w:rPr>
          <w:rStyle w:val="Refdecomentario"/>
        </w:rPr>
        <w:annotationRef/>
      </w:r>
    </w:p>
    <w:p w:rsidR="00C7157C" w:rsidRDefault="00C7157C" w:rsidP="00112A7E">
      <w:pPr>
        <w:pStyle w:val="Textocomentario"/>
      </w:pPr>
      <w:r>
        <w:t>2015</w:t>
      </w:r>
    </w:p>
    <w:p w:rsidR="00C7157C" w:rsidRDefault="00C7157C" w:rsidP="00112A7E">
      <w:pPr>
        <w:pStyle w:val="Textocomentario"/>
      </w:pPr>
      <w:r>
        <w:t>Traducción podría mejorar</w:t>
      </w:r>
    </w:p>
  </w:comment>
  <w:comment w:id="1654" w:author="Gabriel Correa" w:date="2015-08-27T15:43:00Z" w:initials="g">
    <w:p w:rsidR="00C7157C" w:rsidRDefault="00C7157C" w:rsidP="00112A7E">
      <w:pPr>
        <w:pStyle w:val="Textocomentario"/>
      </w:pPr>
      <w:r>
        <w:rPr>
          <w:rStyle w:val="Refdecomentario"/>
        </w:rPr>
        <w:annotationRef/>
      </w:r>
      <w:r>
        <w:br/>
        <w:t>2015:</w:t>
      </w:r>
      <w:r>
        <w:br/>
        <w:t>Mejorar traducción.</w:t>
      </w:r>
    </w:p>
  </w:comment>
  <w:comment w:id="991" w:author="Gabriel Correa" w:date="2015-08-26T22:09:00Z" w:initials="g">
    <w:p w:rsidR="00C7157C" w:rsidRPr="000B1F7C" w:rsidRDefault="00C7157C" w:rsidP="00A639ED">
      <w:pPr>
        <w:pStyle w:val="Textocomentario"/>
        <w:rPr>
          <w:sz w:val="16"/>
          <w:szCs w:val="16"/>
        </w:rPr>
      </w:pPr>
      <w:r>
        <w:rPr>
          <w:rStyle w:val="Refdecomentario"/>
        </w:rPr>
        <w:annotationRef/>
      </w:r>
      <w:r>
        <w:rPr>
          <w:rStyle w:val="Refdecomentario"/>
        </w:rPr>
        <w:t>Aun no hecho estos experimentos.</w:t>
      </w:r>
    </w:p>
  </w:comment>
  <w:comment w:id="1729" w:author="Gabriel Correa" w:date="2015-08-24T16:54:00Z" w:initials="g">
    <w:p w:rsidR="00C7157C" w:rsidRDefault="00C7157C" w:rsidP="00EE2482">
      <w:pPr>
        <w:pStyle w:val="Textocomentario"/>
      </w:pPr>
      <w:r>
        <w:rPr>
          <w:rStyle w:val="Refdecomentario"/>
        </w:rPr>
        <w:annotationRef/>
      </w:r>
      <w:r>
        <w:t>Poner un ejemplo de imagen sobre el html de los javadoc... javadoc sin broser y con &lt;tags&gt;   vs la vista en &lt;NombrePrograma&gt;</w:t>
      </w:r>
    </w:p>
  </w:comment>
  <w:comment w:id="1746" w:author="Gabriel Correa" w:date="2015-08-28T01:27:00Z" w:initials="g">
    <w:p w:rsidR="00C7157C" w:rsidRDefault="00C7157C">
      <w:pPr>
        <w:pStyle w:val="Textocomentario"/>
      </w:pPr>
      <w:r>
        <w:rPr>
          <w:rStyle w:val="Refdecomentario"/>
        </w:rPr>
        <w:annotationRef/>
      </w:r>
      <w:r>
        <w:t>Bajar el parrafo siguiente y que empieze en una pagina nueva</w:t>
      </w:r>
    </w:p>
  </w:comment>
  <w:comment w:id="1759" w:author="Gabriel Correa" w:date="2015-08-24T16:54:00Z" w:initials="g">
    <w:p w:rsidR="00C7157C" w:rsidRDefault="00C7157C" w:rsidP="007F6B63">
      <w:pPr>
        <w:pStyle w:val="Textocomentario"/>
      </w:pPr>
      <w:r>
        <w:rPr>
          <w:rStyle w:val="Refdecomentario"/>
        </w:rPr>
        <w:annotationRef/>
      </w:r>
      <w:r>
        <w:t>Al final: revisar si el estilo del titulo esta bien. Quizás hay que solo destacarlo. No necesariamente debe tener un tipo de sección numerada.</w:t>
      </w:r>
    </w:p>
  </w:comment>
  <w:comment w:id="1760" w:author="Gabriel Correa" w:date="2015-08-24T16:54:00Z" w:initials="g">
    <w:p w:rsidR="00C7157C" w:rsidRDefault="00C7157C" w:rsidP="007F6B63">
      <w:pPr>
        <w:pStyle w:val="Textocomentario"/>
      </w:pPr>
      <w:r>
        <w:rPr>
          <w:rStyle w:val="Refdecomentario"/>
        </w:rPr>
        <w:annotationRef/>
      </w:r>
      <w:r>
        <w:t>Revisar si esto lo tengo ya implementado!</w:t>
      </w:r>
    </w:p>
  </w:comment>
  <w:comment w:id="1762" w:author="Gabriel Correa" w:date="2015-08-24T16:54:00Z" w:initials="g">
    <w:p w:rsidR="00C7157C" w:rsidRDefault="00C7157C" w:rsidP="007F6B63">
      <w:pPr>
        <w:pStyle w:val="Textocomentario"/>
      </w:pPr>
      <w:r>
        <w:rPr>
          <w:rStyle w:val="Refdecomentario"/>
        </w:rPr>
        <w:annotationRef/>
      </w:r>
      <w:r>
        <w:t>ToDo: ver si ya alcanzé a implementar esto. Si lo implemente, agregar refCuz a mas adelante donde lo debo explicar. Sino lo implemente , borro esto.</w:t>
      </w:r>
    </w:p>
  </w:comment>
  <w:comment w:id="1770" w:author="Gabriel Correa" w:date="2015-08-24T16:54:00Z" w:initials="g">
    <w:p w:rsidR="00C7157C" w:rsidRDefault="00C7157C">
      <w:pPr>
        <w:pStyle w:val="Textocomentario"/>
      </w:pPr>
      <w:r>
        <w:rPr>
          <w:rStyle w:val="Refdecomentario"/>
        </w:rPr>
        <w:annotationRef/>
      </w:r>
      <w:r>
        <w:t>Al final:   revisar si esto es verdad según los resultados.   Que suele equivocarse poco en esto.</w:t>
      </w:r>
    </w:p>
  </w:comment>
  <w:comment w:id="1773" w:author="Gabriel Correa" w:date="2015-08-24T16:54:00Z" w:initials="g">
    <w:p w:rsidR="00C7157C" w:rsidRDefault="00C7157C" w:rsidP="007F6B63">
      <w:pPr>
        <w:pStyle w:val="Textocomentario"/>
      </w:pPr>
      <w:r>
        <w:rPr>
          <w:rStyle w:val="Refdecomentario"/>
        </w:rPr>
        <w:annotationRef/>
      </w:r>
      <w:r>
        <w:t>Revisar si esto lo tengo ya implementado!</w:t>
      </w:r>
    </w:p>
  </w:comment>
  <w:comment w:id="1909" w:author="Gabriel Correa" w:date="2015-08-24T16:54:00Z" w:initials="g">
    <w:p w:rsidR="00C7157C" w:rsidRDefault="00C7157C" w:rsidP="00EE2482">
      <w:pPr>
        <w:pStyle w:val="Textocomentario"/>
      </w:pPr>
      <w:r>
        <w:rPr>
          <w:rStyle w:val="Refdecomentario"/>
        </w:rPr>
        <w:annotationRef/>
      </w:r>
      <w:r>
        <w:t>Falta referencia a sección de Resultados.</w:t>
      </w:r>
    </w:p>
  </w:comment>
  <w:comment w:id="1966" w:author="Gabriel Correa" w:date="2015-08-24T16:54:00Z" w:initials="g">
    <w:p w:rsidR="00C7157C" w:rsidRDefault="00C7157C" w:rsidP="00EE2482">
      <w:pPr>
        <w:pStyle w:val="Textocomentario"/>
      </w:pPr>
      <w:r>
        <w:rPr>
          <w:rStyle w:val="Refdecomentario"/>
        </w:rPr>
        <w:annotationRef/>
      </w:r>
      <w:r>
        <w:t>Quedaría mejor en una tabla</w:t>
      </w:r>
    </w:p>
  </w:comment>
  <w:comment w:id="1978" w:author="Gabriel Correa" w:date="2015-08-24T16:54:00Z" w:initials="g">
    <w:p w:rsidR="00C7157C" w:rsidRDefault="00C7157C" w:rsidP="00EE2482">
      <w:pPr>
        <w:pStyle w:val="Textocomentario"/>
      </w:pPr>
      <w:r>
        <w:rPr>
          <w:rStyle w:val="Refdecomentario"/>
        </w:rPr>
        <w:annotationRef/>
      </w:r>
      <w:r>
        <w:t>ToDo: referencia aun no agregada.</w:t>
      </w:r>
    </w:p>
  </w:comment>
  <w:comment w:id="1982" w:author="Gabriel Correa" w:date="2015-08-24T16:54:00Z" w:initials="g">
    <w:p w:rsidR="00C7157C" w:rsidRDefault="00C7157C" w:rsidP="00EE2482">
      <w:pPr>
        <w:pStyle w:val="Textocomentario"/>
      </w:pPr>
      <w:r>
        <w:rPr>
          <w:rStyle w:val="Refdecomentario"/>
        </w:rPr>
        <w:annotationRef/>
      </w:r>
      <w:r>
        <w:t>ToDo:   verificar al final si alcanzo a incluir los experimentos de Selección y Clustering.</w:t>
      </w:r>
    </w:p>
  </w:comment>
  <w:comment w:id="1986" w:author="Gabriel Correa" w:date="2015-08-24T16:54:00Z" w:initials="g">
    <w:p w:rsidR="00C7157C" w:rsidRDefault="00C7157C" w:rsidP="00EE2482">
      <w:pPr>
        <w:pStyle w:val="Textocomentario"/>
      </w:pPr>
      <w:r>
        <w:rPr>
          <w:rStyle w:val="Refdecomentario"/>
        </w:rPr>
        <w:annotationRef/>
      </w:r>
      <w:r>
        <w:t>ToDo: revisar al final si alcancé a usar la API.</w:t>
      </w:r>
    </w:p>
  </w:comment>
  <w:comment w:id="2050" w:author="Gabriel Correa" w:date="2015-08-24T16:54:00Z" w:initials="g">
    <w:p w:rsidR="00C7157C" w:rsidRDefault="00C7157C">
      <w:pPr>
        <w:pStyle w:val="Textocomentario"/>
      </w:pPr>
      <w:r>
        <w:rPr>
          <w:rStyle w:val="Refdecomentario"/>
        </w:rPr>
        <w:annotationRef/>
      </w:r>
      <w:r>
        <w:t>Crear un mejor diseño de tabla. no va a quedar muy bonita asi</w:t>
      </w:r>
    </w:p>
  </w:comment>
  <w:comment w:id="2057" w:author="Gabriel Correa" w:date="2015-08-24T16:54:00Z" w:initials="g">
    <w:p w:rsidR="00C7157C" w:rsidRDefault="00C7157C">
      <w:pPr>
        <w:pStyle w:val="Textocomentario"/>
      </w:pPr>
      <w:r>
        <w:rPr>
          <w:rStyle w:val="Refdecomentario"/>
        </w:rPr>
        <w:annotationRef/>
      </w:r>
      <w:r>
        <w:t>ToDo: verificar que mencioné esto en los resultados. Si no lo alcanzo a hacer debería borrar esta fila de la tabla.</w:t>
      </w:r>
    </w:p>
  </w:comment>
  <w:comment w:id="2067" w:author="Gabriel Correa" w:date="2015-08-24T16:54:00Z" w:initials="g">
    <w:p w:rsidR="00C7157C" w:rsidRDefault="00C7157C">
      <w:pPr>
        <w:pStyle w:val="Textocomentario"/>
      </w:pPr>
      <w:r>
        <w:rPr>
          <w:rStyle w:val="Refdecomentario"/>
        </w:rPr>
        <w:annotationRef/>
      </w:r>
      <w:r>
        <w:t>ToDo: verificar que mencioné esto en los resultados. Si no lo alcanzo a hacer debería borrar esta fila de la tabla.</w:t>
      </w:r>
    </w:p>
  </w:comment>
  <w:comment w:id="2073" w:author="Gabriel Correa" w:date="2015-08-24T16:54:00Z" w:initials="g">
    <w:p w:rsidR="00C7157C" w:rsidRDefault="00C7157C">
      <w:pPr>
        <w:pStyle w:val="Textocomentario"/>
      </w:pPr>
      <w:r>
        <w:rPr>
          <w:rStyle w:val="Refdecomentario"/>
        </w:rPr>
        <w:annotationRef/>
      </w:r>
      <w:r>
        <w:t>ToDo: verificar que mencioné esto en los resultados. Si no lo alcanzo a hacer debería borrar esta fila de la tabla.</w:t>
      </w:r>
    </w:p>
  </w:comment>
  <w:comment w:id="2089" w:author="Gabriel Correa" w:date="2015-08-24T16:54:00Z" w:initials="g">
    <w:p w:rsidR="00C7157C" w:rsidRDefault="00C7157C" w:rsidP="00EE2482">
      <w:pPr>
        <w:pStyle w:val="Textocomentario"/>
      </w:pPr>
      <w:r>
        <w:rPr>
          <w:rStyle w:val="Refdecomentario"/>
        </w:rPr>
        <w:annotationRef/>
      </w:r>
      <w:r>
        <w:t>ToDo: revisar al final</w:t>
      </w:r>
    </w:p>
  </w:comment>
  <w:comment w:id="3299" w:author="Gabriel Correa" w:date="2015-08-24T16:54:00Z" w:initials="g">
    <w:p w:rsidR="00C7157C" w:rsidRDefault="00C7157C">
      <w:pPr>
        <w:pStyle w:val="Textocomentario"/>
      </w:pPr>
      <w:r>
        <w:rPr>
          <w:rStyle w:val="Refdecomentario"/>
        </w:rPr>
        <w:annotationRef/>
      </w:r>
      <w:r>
        <w:t>ToDo: falta insertar referencia a Biblio o a seccion de mi informe</w:t>
      </w:r>
    </w:p>
    <w:p w:rsidR="00C7157C" w:rsidRDefault="00C7157C">
      <w:pPr>
        <w:pStyle w:val="Textocomentario"/>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3CD4" w:rsidRDefault="00253CD4" w:rsidP="00EE2482">
      <w:pPr>
        <w:spacing w:after="0"/>
      </w:pPr>
      <w:r>
        <w:separator/>
      </w:r>
    </w:p>
  </w:endnote>
  <w:endnote w:type="continuationSeparator" w:id="0">
    <w:p w:rsidR="00253CD4" w:rsidRDefault="00253CD4" w:rsidP="00EE24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57C" w:rsidRDefault="00C7157C">
    <w:pPr>
      <w:pStyle w:val="Piedepgina"/>
      <w:jc w:val="center"/>
    </w:pPr>
  </w:p>
  <w:p w:rsidR="00C7157C" w:rsidRDefault="00C7157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57C" w:rsidRDefault="00C7157C">
    <w:pPr>
      <w:pStyle w:val="Piedepgina"/>
      <w:jc w:val="center"/>
    </w:pPr>
  </w:p>
  <w:p w:rsidR="00C7157C" w:rsidRDefault="00C7157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4078047"/>
      <w:docPartObj>
        <w:docPartGallery w:val="Page Numbers (Bottom of Page)"/>
        <w:docPartUnique/>
      </w:docPartObj>
    </w:sdtPr>
    <w:sdtEndPr/>
    <w:sdtContent>
      <w:p w:rsidR="00C7157C" w:rsidRDefault="00C7157C">
        <w:pPr>
          <w:pStyle w:val="Piedepgina"/>
          <w:jc w:val="center"/>
        </w:pPr>
        <w:r>
          <w:fldChar w:fldCharType="begin"/>
        </w:r>
        <w:r>
          <w:instrText>PAGE   \* MERGEFORMAT</w:instrText>
        </w:r>
        <w:r>
          <w:fldChar w:fldCharType="separate"/>
        </w:r>
        <w:r w:rsidR="0067283D" w:rsidRPr="0067283D">
          <w:rPr>
            <w:noProof/>
            <w:lang w:val="es-ES"/>
          </w:rPr>
          <w:t>11</w:t>
        </w:r>
        <w:r>
          <w:fldChar w:fldCharType="end"/>
        </w:r>
      </w:p>
    </w:sdtContent>
  </w:sdt>
  <w:p w:rsidR="00C7157C" w:rsidRDefault="00C7157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3CD4" w:rsidRDefault="00253CD4" w:rsidP="00EE2482">
      <w:pPr>
        <w:spacing w:after="0"/>
      </w:pPr>
      <w:r>
        <w:separator/>
      </w:r>
    </w:p>
  </w:footnote>
  <w:footnote w:type="continuationSeparator" w:id="0">
    <w:p w:rsidR="00253CD4" w:rsidRDefault="00253CD4" w:rsidP="00EE2482">
      <w:pPr>
        <w:spacing w:after="0"/>
      </w:pPr>
      <w:r>
        <w:continuationSeparator/>
      </w:r>
    </w:p>
  </w:footnote>
  <w:footnote w:id="1">
    <w:p w:rsidR="00C7157C" w:rsidRDefault="00C7157C">
      <w:pPr>
        <w:pStyle w:val="Textonotapie"/>
      </w:pPr>
      <w:ins w:id="1229" w:author="Gabriel Correa" w:date="2015-08-27T18:37:00Z">
        <w:r>
          <w:rPr>
            <w:rStyle w:val="Refdenotaalpie"/>
          </w:rPr>
          <w:footnoteRef/>
        </w:r>
        <w:r>
          <w:t xml:space="preserve"> </w:t>
        </w:r>
      </w:ins>
      <w:ins w:id="1230" w:author="Gabriel Correa" w:date="2015-08-27T18:38:00Z">
        <w:r>
          <w:t xml:space="preserve">Sitio oficial de eMoose: </w:t>
        </w:r>
        <w:r>
          <w:fldChar w:fldCharType="begin"/>
        </w:r>
        <w:r>
          <w:instrText xml:space="preserve"> HYPERLINK "https://code.google.com/p/emoose-cmu/" </w:instrText>
        </w:r>
        <w:r>
          <w:fldChar w:fldCharType="separate"/>
        </w:r>
        <w:r w:rsidRPr="00241FFE">
          <w:rPr>
            <w:rStyle w:val="Hipervnculo"/>
          </w:rPr>
          <w:t>https://code.google.com/p/emoose-cmu/</w:t>
        </w:r>
        <w:r>
          <w:rPr>
            <w:rStyle w:val="Hipervnculo"/>
          </w:rPr>
          <w:fldChar w:fldCharType="end"/>
        </w:r>
      </w:ins>
    </w:p>
  </w:footnote>
  <w:footnote w:id="2">
    <w:p w:rsidR="00C7157C" w:rsidRDefault="00C7157C">
      <w:pPr>
        <w:pStyle w:val="Textonotapie"/>
      </w:pPr>
      <w:ins w:id="1475" w:author="Gabriel Correa" w:date="2015-08-27T17:05:00Z">
        <w:r>
          <w:rPr>
            <w:rStyle w:val="Refdenotaalpie"/>
          </w:rPr>
          <w:footnoteRef/>
        </w:r>
        <w:r>
          <w:t xml:space="preserve"> Obtenido de </w:t>
        </w:r>
        <w:r w:rsidRPr="00735C55">
          <w:t>java/util/Deque</w:t>
        </w:r>
      </w:ins>
    </w:p>
  </w:footnote>
  <w:footnote w:id="3">
    <w:p w:rsidR="00C7157C" w:rsidRDefault="00C7157C">
      <w:pPr>
        <w:pStyle w:val="Textonotapie"/>
      </w:pPr>
      <w:ins w:id="1481" w:author="Gabriel Correa" w:date="2015-08-27T17:05:00Z">
        <w:r>
          <w:rPr>
            <w:rStyle w:val="Refdenotaalpie"/>
          </w:rPr>
          <w:footnoteRef/>
        </w:r>
        <w:r>
          <w:t xml:space="preserve"> Obtenido de java/lang/ClassLoader</w:t>
        </w:r>
      </w:ins>
    </w:p>
  </w:footnote>
  <w:footnote w:id="4">
    <w:p w:rsidR="00C7157C" w:rsidRPr="00D52962" w:rsidRDefault="00C7157C" w:rsidP="00112A7E">
      <w:pPr>
        <w:pStyle w:val="Textonotapie"/>
        <w:rPr>
          <w:ins w:id="1635" w:author="Gabriel Correa" w:date="2015-08-27T15:51:00Z"/>
          <w:lang w:val="en-US"/>
        </w:rPr>
      </w:pPr>
      <w:ins w:id="1636" w:author="Gabriel Correa" w:date="2015-08-27T15:51:00Z">
        <w:r>
          <w:rPr>
            <w:rStyle w:val="Refdenotaalpie"/>
          </w:rPr>
          <w:footnoteRef/>
        </w:r>
        <w:r w:rsidRPr="00D52962">
          <w:rPr>
            <w:lang w:val="en-US"/>
          </w:rPr>
          <w:t xml:space="preserve"> (Method overriding)</w:t>
        </w:r>
      </w:ins>
    </w:p>
  </w:footnote>
  <w:footnote w:id="5">
    <w:p w:rsidR="00C7157C" w:rsidDel="0067283D" w:rsidRDefault="00C7157C" w:rsidP="007F6B63">
      <w:pPr>
        <w:pStyle w:val="Textonotapie"/>
        <w:rPr>
          <w:del w:id="1766" w:author="Gabriel Correa" w:date="2015-08-28T07:43:00Z"/>
        </w:rPr>
      </w:pPr>
      <w:del w:id="1767" w:author="Gabriel Correa" w:date="2015-08-28T07:43:00Z">
        <w:r w:rsidDel="0067283D">
          <w:rPr>
            <w:rStyle w:val="Refdenotaalpie"/>
          </w:rPr>
          <w:footnoteRef/>
        </w:r>
        <w:r w:rsidDel="0067283D">
          <w:delText xml:space="preserve"> Para el detalle sobre el clasificador de Machine Learning ver [[*ref a modelo de ML usado en API de Weka*]]</w:delText>
        </w:r>
      </w:del>
    </w:p>
  </w:footnote>
  <w:footnote w:id="6">
    <w:p w:rsidR="00C7157C" w:rsidRDefault="00C7157C" w:rsidP="00EE2482">
      <w:pPr>
        <w:pStyle w:val="Textonotapie"/>
      </w:pPr>
      <w:r>
        <w:rPr>
          <w:rStyle w:val="Refdenotaalpie"/>
        </w:rPr>
        <w:footnoteRef/>
      </w:r>
      <w:r>
        <w:t xml:space="preserve"> Lista con todas las clases abarcadas puede ser encontrada en </w:t>
      </w:r>
      <w:hyperlink r:id="rId1" w:history="1">
        <w:r w:rsidRPr="008974E8">
          <w:rPr>
            <w:rStyle w:val="Hipervnculo"/>
          </w:rPr>
          <w:t>https://github.com/gabocorrea/Datos-Publicos-del-Trabajo-de-Titulo/</w:t>
        </w:r>
      </w:hyperlink>
      <w:r>
        <w:t xml:space="preserve"> </w:t>
      </w:r>
    </w:p>
  </w:footnote>
  <w:footnote w:id="7">
    <w:p w:rsidR="00C7157C" w:rsidRDefault="00C7157C" w:rsidP="00EE2482">
      <w:pPr>
        <w:pStyle w:val="Textonotapie"/>
      </w:pPr>
      <w:r>
        <w:rPr>
          <w:rStyle w:val="Refdenotaalpie"/>
        </w:rPr>
        <w:footnoteRef/>
      </w:r>
      <w:r>
        <w:t xml:space="preserve"> </w:t>
      </w:r>
      <w:hyperlink r:id="rId2" w:history="1">
        <w:r w:rsidRPr="008974E8">
          <w:rPr>
            <w:rStyle w:val="Hipervnculo"/>
          </w:rPr>
          <w:t>http://users.dcc.uchile.cl/~rrobbes/</w:t>
        </w:r>
      </w:hyperlink>
      <w:r>
        <w:t xml:space="preserve"> </w:t>
      </w:r>
    </w:p>
  </w:footnote>
  <w:footnote w:id="8">
    <w:p w:rsidR="00C7157C" w:rsidRDefault="00C7157C">
      <w:pPr>
        <w:pStyle w:val="Textonotapie"/>
      </w:pPr>
      <w:ins w:id="5241" w:author="Gabriel Correa" w:date="2015-08-25T21:47:00Z">
        <w:r>
          <w:rPr>
            <w:rStyle w:val="Refdenotaalpie"/>
          </w:rPr>
          <w:footnoteRef/>
        </w:r>
        <w:r>
          <w:t xml:space="preserve"> Google stopwords en </w:t>
        </w:r>
        <w:r w:rsidRPr="009C2529">
          <w:t>https://code.google.com/p/stop-words/</w:t>
        </w:r>
      </w:ins>
      <w:ins w:id="5242" w:author="Gabriel Correa" w:date="2015-08-25T21:56:00Z">
        <w:r>
          <w:t>Ñ</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0E"/>
    <w:multiLevelType w:val="hybridMultilevel"/>
    <w:tmpl w:val="688ADC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1DB69DD"/>
    <w:multiLevelType w:val="hybridMultilevel"/>
    <w:tmpl w:val="FCB2FE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37C63E5"/>
    <w:multiLevelType w:val="hybridMultilevel"/>
    <w:tmpl w:val="26E0B734"/>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0CAF3B01"/>
    <w:multiLevelType w:val="hybridMultilevel"/>
    <w:tmpl w:val="8D6E4C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0CD32963"/>
    <w:multiLevelType w:val="hybridMultilevel"/>
    <w:tmpl w:val="F7B0D4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EF57059"/>
    <w:multiLevelType w:val="hybridMultilevel"/>
    <w:tmpl w:val="AED82B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0F4B7545"/>
    <w:multiLevelType w:val="hybridMultilevel"/>
    <w:tmpl w:val="0792E2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0F6D7BA6"/>
    <w:multiLevelType w:val="hybridMultilevel"/>
    <w:tmpl w:val="C7C68D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0FEE4C62"/>
    <w:multiLevelType w:val="hybridMultilevel"/>
    <w:tmpl w:val="04A6C26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11AC2307"/>
    <w:multiLevelType w:val="hybridMultilevel"/>
    <w:tmpl w:val="E7E00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16892DEC"/>
    <w:multiLevelType w:val="hybridMultilevel"/>
    <w:tmpl w:val="DC3801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EF7172F"/>
    <w:multiLevelType w:val="hybridMultilevel"/>
    <w:tmpl w:val="4CC46C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21027D62"/>
    <w:multiLevelType w:val="hybridMultilevel"/>
    <w:tmpl w:val="FECCA2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235C3094"/>
    <w:multiLevelType w:val="hybridMultilevel"/>
    <w:tmpl w:val="C6727E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4953044"/>
    <w:multiLevelType w:val="hybridMultilevel"/>
    <w:tmpl w:val="CE8E944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66A61FC"/>
    <w:multiLevelType w:val="multilevel"/>
    <w:tmpl w:val="A49EF1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A5257C0"/>
    <w:multiLevelType w:val="hybridMultilevel"/>
    <w:tmpl w:val="72A20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2A99680A"/>
    <w:multiLevelType w:val="hybridMultilevel"/>
    <w:tmpl w:val="07FA5A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EF07ADA"/>
    <w:multiLevelType w:val="multilevel"/>
    <w:tmpl w:val="3052265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564"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lvlText w:val="%1.%2.%3.%4.%5.%6.%7.%8.%9"/>
      <w:lvlJc w:val="left"/>
      <w:pPr>
        <w:ind w:left="1584" w:hanging="1584"/>
      </w:pPr>
    </w:lvl>
  </w:abstractNum>
  <w:abstractNum w:abstractNumId="19">
    <w:nsid w:val="3C0B209D"/>
    <w:multiLevelType w:val="hybridMultilevel"/>
    <w:tmpl w:val="E2FC8D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3CD91594"/>
    <w:multiLevelType w:val="hybridMultilevel"/>
    <w:tmpl w:val="E73200FC"/>
    <w:lvl w:ilvl="0" w:tplc="340A0001">
      <w:start w:val="1"/>
      <w:numFmt w:val="bullet"/>
      <w:lvlText w:val=""/>
      <w:lvlJc w:val="left"/>
      <w:pPr>
        <w:ind w:left="1081" w:hanging="360"/>
      </w:pPr>
      <w:rPr>
        <w:rFonts w:ascii="Symbol" w:hAnsi="Symbol" w:hint="default"/>
      </w:rPr>
    </w:lvl>
    <w:lvl w:ilvl="1" w:tplc="340A0003" w:tentative="1">
      <w:start w:val="1"/>
      <w:numFmt w:val="bullet"/>
      <w:lvlText w:val="o"/>
      <w:lvlJc w:val="left"/>
      <w:pPr>
        <w:ind w:left="1801" w:hanging="360"/>
      </w:pPr>
      <w:rPr>
        <w:rFonts w:ascii="Courier New" w:hAnsi="Courier New" w:cs="Courier New" w:hint="default"/>
      </w:rPr>
    </w:lvl>
    <w:lvl w:ilvl="2" w:tplc="340A0005" w:tentative="1">
      <w:start w:val="1"/>
      <w:numFmt w:val="bullet"/>
      <w:lvlText w:val=""/>
      <w:lvlJc w:val="left"/>
      <w:pPr>
        <w:ind w:left="2521" w:hanging="360"/>
      </w:pPr>
      <w:rPr>
        <w:rFonts w:ascii="Wingdings" w:hAnsi="Wingdings" w:hint="default"/>
      </w:rPr>
    </w:lvl>
    <w:lvl w:ilvl="3" w:tplc="340A0001" w:tentative="1">
      <w:start w:val="1"/>
      <w:numFmt w:val="bullet"/>
      <w:lvlText w:val=""/>
      <w:lvlJc w:val="left"/>
      <w:pPr>
        <w:ind w:left="3241" w:hanging="360"/>
      </w:pPr>
      <w:rPr>
        <w:rFonts w:ascii="Symbol" w:hAnsi="Symbol" w:hint="default"/>
      </w:rPr>
    </w:lvl>
    <w:lvl w:ilvl="4" w:tplc="340A0003" w:tentative="1">
      <w:start w:val="1"/>
      <w:numFmt w:val="bullet"/>
      <w:lvlText w:val="o"/>
      <w:lvlJc w:val="left"/>
      <w:pPr>
        <w:ind w:left="3961" w:hanging="360"/>
      </w:pPr>
      <w:rPr>
        <w:rFonts w:ascii="Courier New" w:hAnsi="Courier New" w:cs="Courier New" w:hint="default"/>
      </w:rPr>
    </w:lvl>
    <w:lvl w:ilvl="5" w:tplc="340A0005" w:tentative="1">
      <w:start w:val="1"/>
      <w:numFmt w:val="bullet"/>
      <w:lvlText w:val=""/>
      <w:lvlJc w:val="left"/>
      <w:pPr>
        <w:ind w:left="4681" w:hanging="360"/>
      </w:pPr>
      <w:rPr>
        <w:rFonts w:ascii="Wingdings" w:hAnsi="Wingdings" w:hint="default"/>
      </w:rPr>
    </w:lvl>
    <w:lvl w:ilvl="6" w:tplc="340A0001" w:tentative="1">
      <w:start w:val="1"/>
      <w:numFmt w:val="bullet"/>
      <w:lvlText w:val=""/>
      <w:lvlJc w:val="left"/>
      <w:pPr>
        <w:ind w:left="5401" w:hanging="360"/>
      </w:pPr>
      <w:rPr>
        <w:rFonts w:ascii="Symbol" w:hAnsi="Symbol" w:hint="default"/>
      </w:rPr>
    </w:lvl>
    <w:lvl w:ilvl="7" w:tplc="340A0003" w:tentative="1">
      <w:start w:val="1"/>
      <w:numFmt w:val="bullet"/>
      <w:lvlText w:val="o"/>
      <w:lvlJc w:val="left"/>
      <w:pPr>
        <w:ind w:left="6121" w:hanging="360"/>
      </w:pPr>
      <w:rPr>
        <w:rFonts w:ascii="Courier New" w:hAnsi="Courier New" w:cs="Courier New" w:hint="default"/>
      </w:rPr>
    </w:lvl>
    <w:lvl w:ilvl="8" w:tplc="340A0005" w:tentative="1">
      <w:start w:val="1"/>
      <w:numFmt w:val="bullet"/>
      <w:lvlText w:val=""/>
      <w:lvlJc w:val="left"/>
      <w:pPr>
        <w:ind w:left="6841" w:hanging="360"/>
      </w:pPr>
      <w:rPr>
        <w:rFonts w:ascii="Wingdings" w:hAnsi="Wingdings" w:hint="default"/>
      </w:rPr>
    </w:lvl>
  </w:abstractNum>
  <w:abstractNum w:abstractNumId="21">
    <w:nsid w:val="42F44F7E"/>
    <w:multiLevelType w:val="hybridMultilevel"/>
    <w:tmpl w:val="A612A2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2F45580"/>
    <w:multiLevelType w:val="hybridMultilevel"/>
    <w:tmpl w:val="B2B8B0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382109D"/>
    <w:multiLevelType w:val="multilevel"/>
    <w:tmpl w:val="290AD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7334D5"/>
    <w:multiLevelType w:val="hybridMultilevel"/>
    <w:tmpl w:val="2362B7A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5">
    <w:nsid w:val="4A9B6911"/>
    <w:multiLevelType w:val="multilevel"/>
    <w:tmpl w:val="E918C1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4F3B5B91"/>
    <w:multiLevelType w:val="hybridMultilevel"/>
    <w:tmpl w:val="10527C4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513A5D5D"/>
    <w:multiLevelType w:val="hybridMultilevel"/>
    <w:tmpl w:val="01D45B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21E12C5"/>
    <w:multiLevelType w:val="hybridMultilevel"/>
    <w:tmpl w:val="7B1C628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553235B7"/>
    <w:multiLevelType w:val="hybridMultilevel"/>
    <w:tmpl w:val="B27A61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57385459"/>
    <w:multiLevelType w:val="hybridMultilevel"/>
    <w:tmpl w:val="4D7E3F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575E6995"/>
    <w:multiLevelType w:val="hybridMultilevel"/>
    <w:tmpl w:val="7CB82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8D642A9"/>
    <w:multiLevelType w:val="hybridMultilevel"/>
    <w:tmpl w:val="3ED84EAC"/>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59D165B0"/>
    <w:multiLevelType w:val="hybridMultilevel"/>
    <w:tmpl w:val="9C0014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nsid w:val="66F50F0F"/>
    <w:multiLevelType w:val="hybridMultilevel"/>
    <w:tmpl w:val="4470CDF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6A9061DC"/>
    <w:multiLevelType w:val="hybridMultilevel"/>
    <w:tmpl w:val="FB80F8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6A9110CD"/>
    <w:multiLevelType w:val="hybridMultilevel"/>
    <w:tmpl w:val="5AC81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6DBE5751"/>
    <w:multiLevelType w:val="hybridMultilevel"/>
    <w:tmpl w:val="BDBC87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nsid w:val="726D192C"/>
    <w:multiLevelType w:val="hybridMultilevel"/>
    <w:tmpl w:val="A0FC62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nsid w:val="76544EE9"/>
    <w:multiLevelType w:val="hybridMultilevel"/>
    <w:tmpl w:val="0EE48C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nsid w:val="7A0571CF"/>
    <w:multiLevelType w:val="hybridMultilevel"/>
    <w:tmpl w:val="A58EDB1C"/>
    <w:lvl w:ilvl="0" w:tplc="340A0001">
      <w:start w:val="1"/>
      <w:numFmt w:val="bullet"/>
      <w:lvlText w:val=""/>
      <w:lvlJc w:val="left"/>
      <w:pPr>
        <w:ind w:left="1133" w:hanging="360"/>
      </w:pPr>
      <w:rPr>
        <w:rFonts w:ascii="Symbol" w:hAnsi="Symbol" w:hint="default"/>
      </w:rPr>
    </w:lvl>
    <w:lvl w:ilvl="1" w:tplc="340A0003" w:tentative="1">
      <w:start w:val="1"/>
      <w:numFmt w:val="bullet"/>
      <w:lvlText w:val="o"/>
      <w:lvlJc w:val="left"/>
      <w:pPr>
        <w:ind w:left="1853" w:hanging="360"/>
      </w:pPr>
      <w:rPr>
        <w:rFonts w:ascii="Courier New" w:hAnsi="Courier New" w:cs="Courier New" w:hint="default"/>
      </w:rPr>
    </w:lvl>
    <w:lvl w:ilvl="2" w:tplc="340A0005" w:tentative="1">
      <w:start w:val="1"/>
      <w:numFmt w:val="bullet"/>
      <w:lvlText w:val=""/>
      <w:lvlJc w:val="left"/>
      <w:pPr>
        <w:ind w:left="2573" w:hanging="360"/>
      </w:pPr>
      <w:rPr>
        <w:rFonts w:ascii="Wingdings" w:hAnsi="Wingdings" w:hint="default"/>
      </w:rPr>
    </w:lvl>
    <w:lvl w:ilvl="3" w:tplc="340A0001" w:tentative="1">
      <w:start w:val="1"/>
      <w:numFmt w:val="bullet"/>
      <w:lvlText w:val=""/>
      <w:lvlJc w:val="left"/>
      <w:pPr>
        <w:ind w:left="3293" w:hanging="360"/>
      </w:pPr>
      <w:rPr>
        <w:rFonts w:ascii="Symbol" w:hAnsi="Symbol" w:hint="default"/>
      </w:rPr>
    </w:lvl>
    <w:lvl w:ilvl="4" w:tplc="340A0003" w:tentative="1">
      <w:start w:val="1"/>
      <w:numFmt w:val="bullet"/>
      <w:lvlText w:val="o"/>
      <w:lvlJc w:val="left"/>
      <w:pPr>
        <w:ind w:left="4013" w:hanging="360"/>
      </w:pPr>
      <w:rPr>
        <w:rFonts w:ascii="Courier New" w:hAnsi="Courier New" w:cs="Courier New" w:hint="default"/>
      </w:rPr>
    </w:lvl>
    <w:lvl w:ilvl="5" w:tplc="340A0005" w:tentative="1">
      <w:start w:val="1"/>
      <w:numFmt w:val="bullet"/>
      <w:lvlText w:val=""/>
      <w:lvlJc w:val="left"/>
      <w:pPr>
        <w:ind w:left="4733" w:hanging="360"/>
      </w:pPr>
      <w:rPr>
        <w:rFonts w:ascii="Wingdings" w:hAnsi="Wingdings" w:hint="default"/>
      </w:rPr>
    </w:lvl>
    <w:lvl w:ilvl="6" w:tplc="340A0001" w:tentative="1">
      <w:start w:val="1"/>
      <w:numFmt w:val="bullet"/>
      <w:lvlText w:val=""/>
      <w:lvlJc w:val="left"/>
      <w:pPr>
        <w:ind w:left="5453" w:hanging="360"/>
      </w:pPr>
      <w:rPr>
        <w:rFonts w:ascii="Symbol" w:hAnsi="Symbol" w:hint="default"/>
      </w:rPr>
    </w:lvl>
    <w:lvl w:ilvl="7" w:tplc="340A0003" w:tentative="1">
      <w:start w:val="1"/>
      <w:numFmt w:val="bullet"/>
      <w:lvlText w:val="o"/>
      <w:lvlJc w:val="left"/>
      <w:pPr>
        <w:ind w:left="6173" w:hanging="360"/>
      </w:pPr>
      <w:rPr>
        <w:rFonts w:ascii="Courier New" w:hAnsi="Courier New" w:cs="Courier New" w:hint="default"/>
      </w:rPr>
    </w:lvl>
    <w:lvl w:ilvl="8" w:tplc="340A0005" w:tentative="1">
      <w:start w:val="1"/>
      <w:numFmt w:val="bullet"/>
      <w:lvlText w:val=""/>
      <w:lvlJc w:val="left"/>
      <w:pPr>
        <w:ind w:left="6893" w:hanging="360"/>
      </w:pPr>
      <w:rPr>
        <w:rFonts w:ascii="Wingdings" w:hAnsi="Wingdings" w:hint="default"/>
      </w:rPr>
    </w:lvl>
  </w:abstractNum>
  <w:abstractNum w:abstractNumId="41">
    <w:nsid w:val="7D184BFF"/>
    <w:multiLevelType w:val="multilevel"/>
    <w:tmpl w:val="4F6A1B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7E0E32ED"/>
    <w:multiLevelType w:val="hybridMultilevel"/>
    <w:tmpl w:val="E348FF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5"/>
  </w:num>
  <w:num w:numId="2">
    <w:abstractNumId w:val="15"/>
  </w:num>
  <w:num w:numId="3">
    <w:abstractNumId w:val="41"/>
  </w:num>
  <w:num w:numId="4">
    <w:abstractNumId w:val="23"/>
  </w:num>
  <w:num w:numId="5">
    <w:abstractNumId w:val="33"/>
  </w:num>
  <w:num w:numId="6">
    <w:abstractNumId w:val="35"/>
  </w:num>
  <w:num w:numId="7">
    <w:abstractNumId w:val="17"/>
  </w:num>
  <w:num w:numId="8">
    <w:abstractNumId w:val="20"/>
  </w:num>
  <w:num w:numId="9">
    <w:abstractNumId w:val="18"/>
  </w:num>
  <w:num w:numId="10">
    <w:abstractNumId w:val="21"/>
  </w:num>
  <w:num w:numId="11">
    <w:abstractNumId w:val="10"/>
  </w:num>
  <w:num w:numId="12">
    <w:abstractNumId w:val="40"/>
  </w:num>
  <w:num w:numId="13">
    <w:abstractNumId w:val="36"/>
  </w:num>
  <w:num w:numId="14">
    <w:abstractNumId w:val="11"/>
  </w:num>
  <w:num w:numId="15">
    <w:abstractNumId w:val="4"/>
  </w:num>
  <w:num w:numId="16">
    <w:abstractNumId w:val="13"/>
  </w:num>
  <w:num w:numId="17">
    <w:abstractNumId w:val="31"/>
  </w:num>
  <w:num w:numId="18">
    <w:abstractNumId w:val="38"/>
  </w:num>
  <w:num w:numId="19">
    <w:abstractNumId w:val="12"/>
  </w:num>
  <w:num w:numId="20">
    <w:abstractNumId w:val="6"/>
  </w:num>
  <w:num w:numId="21">
    <w:abstractNumId w:val="27"/>
  </w:num>
  <w:num w:numId="22">
    <w:abstractNumId w:val="30"/>
  </w:num>
  <w:num w:numId="23">
    <w:abstractNumId w:val="16"/>
  </w:num>
  <w:num w:numId="24">
    <w:abstractNumId w:val="29"/>
  </w:num>
  <w:num w:numId="25">
    <w:abstractNumId w:val="22"/>
  </w:num>
  <w:num w:numId="26">
    <w:abstractNumId w:val="37"/>
  </w:num>
  <w:num w:numId="27">
    <w:abstractNumId w:val="19"/>
  </w:num>
  <w:num w:numId="28">
    <w:abstractNumId w:val="28"/>
  </w:num>
  <w:num w:numId="29">
    <w:abstractNumId w:val="0"/>
  </w:num>
  <w:num w:numId="30">
    <w:abstractNumId w:val="14"/>
  </w:num>
  <w:num w:numId="31">
    <w:abstractNumId w:val="8"/>
  </w:num>
  <w:num w:numId="32">
    <w:abstractNumId w:val="24"/>
  </w:num>
  <w:num w:numId="33">
    <w:abstractNumId w:val="2"/>
  </w:num>
  <w:num w:numId="34">
    <w:abstractNumId w:val="3"/>
  </w:num>
  <w:num w:numId="35">
    <w:abstractNumId w:val="18"/>
  </w:num>
  <w:num w:numId="36">
    <w:abstractNumId w:val="18"/>
  </w:num>
  <w:num w:numId="37">
    <w:abstractNumId w:val="18"/>
  </w:num>
  <w:num w:numId="38">
    <w:abstractNumId w:val="18"/>
  </w:num>
  <w:num w:numId="39">
    <w:abstractNumId w:val="18"/>
  </w:num>
  <w:num w:numId="40">
    <w:abstractNumId w:val="18"/>
  </w:num>
  <w:num w:numId="41">
    <w:abstractNumId w:val="18"/>
  </w:num>
  <w:num w:numId="42">
    <w:abstractNumId w:val="18"/>
  </w:num>
  <w:num w:numId="43">
    <w:abstractNumId w:val="18"/>
  </w:num>
  <w:num w:numId="44">
    <w:abstractNumId w:val="5"/>
  </w:num>
  <w:num w:numId="45">
    <w:abstractNumId w:val="32"/>
  </w:num>
  <w:num w:numId="46">
    <w:abstractNumId w:val="26"/>
  </w:num>
  <w:num w:numId="47">
    <w:abstractNumId w:val="9"/>
  </w:num>
  <w:num w:numId="48">
    <w:abstractNumId w:val="1"/>
  </w:num>
  <w:num w:numId="49">
    <w:abstractNumId w:val="7"/>
  </w:num>
  <w:num w:numId="50">
    <w:abstractNumId w:val="42"/>
  </w:num>
  <w:num w:numId="51">
    <w:abstractNumId w:val="39"/>
  </w:num>
  <w:num w:numId="52">
    <w:abstractNumId w:val="3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482"/>
    <w:rsid w:val="00013ABE"/>
    <w:rsid w:val="0001797F"/>
    <w:rsid w:val="00020501"/>
    <w:rsid w:val="00020590"/>
    <w:rsid w:val="00021069"/>
    <w:rsid w:val="00026220"/>
    <w:rsid w:val="00046DB2"/>
    <w:rsid w:val="0005068B"/>
    <w:rsid w:val="00051D89"/>
    <w:rsid w:val="00052053"/>
    <w:rsid w:val="00054983"/>
    <w:rsid w:val="00055DA3"/>
    <w:rsid w:val="00062739"/>
    <w:rsid w:val="000677EA"/>
    <w:rsid w:val="000718A2"/>
    <w:rsid w:val="00074F9D"/>
    <w:rsid w:val="00080CBE"/>
    <w:rsid w:val="00083495"/>
    <w:rsid w:val="00096772"/>
    <w:rsid w:val="000A6E23"/>
    <w:rsid w:val="000B0215"/>
    <w:rsid w:val="000B16CF"/>
    <w:rsid w:val="000B2BAA"/>
    <w:rsid w:val="000B3DFC"/>
    <w:rsid w:val="000C082E"/>
    <w:rsid w:val="000C698B"/>
    <w:rsid w:val="000D1019"/>
    <w:rsid w:val="000D58BA"/>
    <w:rsid w:val="000E39C3"/>
    <w:rsid w:val="000E7233"/>
    <w:rsid w:val="000F0B3D"/>
    <w:rsid w:val="000F5676"/>
    <w:rsid w:val="000F6ECB"/>
    <w:rsid w:val="00101D69"/>
    <w:rsid w:val="00103C36"/>
    <w:rsid w:val="00104E69"/>
    <w:rsid w:val="00106B0C"/>
    <w:rsid w:val="0011182D"/>
    <w:rsid w:val="00112A7E"/>
    <w:rsid w:val="00112E72"/>
    <w:rsid w:val="00113B3E"/>
    <w:rsid w:val="00113D0C"/>
    <w:rsid w:val="00116478"/>
    <w:rsid w:val="00116EFF"/>
    <w:rsid w:val="00122728"/>
    <w:rsid w:val="001252AD"/>
    <w:rsid w:val="001263B6"/>
    <w:rsid w:val="00126808"/>
    <w:rsid w:val="00127CE8"/>
    <w:rsid w:val="00135330"/>
    <w:rsid w:val="001409F4"/>
    <w:rsid w:val="00141176"/>
    <w:rsid w:val="00145B29"/>
    <w:rsid w:val="00146E86"/>
    <w:rsid w:val="00152E62"/>
    <w:rsid w:val="0015384F"/>
    <w:rsid w:val="00154490"/>
    <w:rsid w:val="00163EA8"/>
    <w:rsid w:val="00166CB5"/>
    <w:rsid w:val="0017164D"/>
    <w:rsid w:val="001809B5"/>
    <w:rsid w:val="001862BB"/>
    <w:rsid w:val="001868B1"/>
    <w:rsid w:val="001876CD"/>
    <w:rsid w:val="00191A7D"/>
    <w:rsid w:val="00194EAB"/>
    <w:rsid w:val="00195994"/>
    <w:rsid w:val="001A06B9"/>
    <w:rsid w:val="001B2E60"/>
    <w:rsid w:val="001B409B"/>
    <w:rsid w:val="001C4AC0"/>
    <w:rsid w:val="001C670B"/>
    <w:rsid w:val="001C74EE"/>
    <w:rsid w:val="001D5C03"/>
    <w:rsid w:val="001F4958"/>
    <w:rsid w:val="001F62A5"/>
    <w:rsid w:val="001F6414"/>
    <w:rsid w:val="00204187"/>
    <w:rsid w:val="002133D9"/>
    <w:rsid w:val="00216324"/>
    <w:rsid w:val="0021747B"/>
    <w:rsid w:val="002204E3"/>
    <w:rsid w:val="0022439C"/>
    <w:rsid w:val="002304F1"/>
    <w:rsid w:val="002306F1"/>
    <w:rsid w:val="00233A49"/>
    <w:rsid w:val="00234004"/>
    <w:rsid w:val="002408D2"/>
    <w:rsid w:val="002420DC"/>
    <w:rsid w:val="00245A74"/>
    <w:rsid w:val="0024748E"/>
    <w:rsid w:val="0025099C"/>
    <w:rsid w:val="00253A40"/>
    <w:rsid w:val="00253CD4"/>
    <w:rsid w:val="002636CA"/>
    <w:rsid w:val="00264224"/>
    <w:rsid w:val="0026534A"/>
    <w:rsid w:val="00282A91"/>
    <w:rsid w:val="002B03A8"/>
    <w:rsid w:val="002B3F20"/>
    <w:rsid w:val="002B468D"/>
    <w:rsid w:val="002B58BF"/>
    <w:rsid w:val="002B6CC0"/>
    <w:rsid w:val="002C022D"/>
    <w:rsid w:val="002C1870"/>
    <w:rsid w:val="002C2843"/>
    <w:rsid w:val="002C2E1F"/>
    <w:rsid w:val="002C6364"/>
    <w:rsid w:val="002C65F1"/>
    <w:rsid w:val="002D012E"/>
    <w:rsid w:val="002D1802"/>
    <w:rsid w:val="002D2EC0"/>
    <w:rsid w:val="002D3E83"/>
    <w:rsid w:val="002D4886"/>
    <w:rsid w:val="002E01B7"/>
    <w:rsid w:val="002E1EA1"/>
    <w:rsid w:val="002E2DCA"/>
    <w:rsid w:val="002F2706"/>
    <w:rsid w:val="00325398"/>
    <w:rsid w:val="00327B27"/>
    <w:rsid w:val="00336F4B"/>
    <w:rsid w:val="00344341"/>
    <w:rsid w:val="00350FBE"/>
    <w:rsid w:val="00363146"/>
    <w:rsid w:val="00366968"/>
    <w:rsid w:val="00367314"/>
    <w:rsid w:val="0037179E"/>
    <w:rsid w:val="00371DB8"/>
    <w:rsid w:val="0037525B"/>
    <w:rsid w:val="00376CBB"/>
    <w:rsid w:val="003772A0"/>
    <w:rsid w:val="00387831"/>
    <w:rsid w:val="0039109E"/>
    <w:rsid w:val="00391BB5"/>
    <w:rsid w:val="0039720E"/>
    <w:rsid w:val="003B08A8"/>
    <w:rsid w:val="003B0C7F"/>
    <w:rsid w:val="003B7054"/>
    <w:rsid w:val="003B7063"/>
    <w:rsid w:val="003E24B8"/>
    <w:rsid w:val="003E4262"/>
    <w:rsid w:val="00401D06"/>
    <w:rsid w:val="004023E5"/>
    <w:rsid w:val="0040326A"/>
    <w:rsid w:val="00415C0C"/>
    <w:rsid w:val="00417F32"/>
    <w:rsid w:val="00426565"/>
    <w:rsid w:val="00426D78"/>
    <w:rsid w:val="0043095C"/>
    <w:rsid w:val="00433F78"/>
    <w:rsid w:val="004416EB"/>
    <w:rsid w:val="00442427"/>
    <w:rsid w:val="0045412B"/>
    <w:rsid w:val="00461AC2"/>
    <w:rsid w:val="00463B0D"/>
    <w:rsid w:val="00465D91"/>
    <w:rsid w:val="00485A27"/>
    <w:rsid w:val="00487EB6"/>
    <w:rsid w:val="004A1D4A"/>
    <w:rsid w:val="004A3717"/>
    <w:rsid w:val="004A4619"/>
    <w:rsid w:val="004B3417"/>
    <w:rsid w:val="004B7FBA"/>
    <w:rsid w:val="004C2708"/>
    <w:rsid w:val="004C4092"/>
    <w:rsid w:val="004C51BF"/>
    <w:rsid w:val="004C54E8"/>
    <w:rsid w:val="004D1858"/>
    <w:rsid w:val="004D47B1"/>
    <w:rsid w:val="004E41BB"/>
    <w:rsid w:val="004E5880"/>
    <w:rsid w:val="004F4107"/>
    <w:rsid w:val="004F575F"/>
    <w:rsid w:val="004F714A"/>
    <w:rsid w:val="0050382B"/>
    <w:rsid w:val="005250FF"/>
    <w:rsid w:val="005405E1"/>
    <w:rsid w:val="0054587C"/>
    <w:rsid w:val="00546E06"/>
    <w:rsid w:val="005517A6"/>
    <w:rsid w:val="00553CB8"/>
    <w:rsid w:val="005644DD"/>
    <w:rsid w:val="00565CAD"/>
    <w:rsid w:val="00580F31"/>
    <w:rsid w:val="00593FD6"/>
    <w:rsid w:val="005A7B2A"/>
    <w:rsid w:val="005C4CEB"/>
    <w:rsid w:val="005D2320"/>
    <w:rsid w:val="005D3B2E"/>
    <w:rsid w:val="005D6808"/>
    <w:rsid w:val="005D7C87"/>
    <w:rsid w:val="005E2689"/>
    <w:rsid w:val="005E6214"/>
    <w:rsid w:val="005F1364"/>
    <w:rsid w:val="005F39C5"/>
    <w:rsid w:val="005F6F2E"/>
    <w:rsid w:val="00604F2F"/>
    <w:rsid w:val="0061230D"/>
    <w:rsid w:val="00614837"/>
    <w:rsid w:val="00623511"/>
    <w:rsid w:val="00626028"/>
    <w:rsid w:val="00633A59"/>
    <w:rsid w:val="00636AAC"/>
    <w:rsid w:val="00636E06"/>
    <w:rsid w:val="00643198"/>
    <w:rsid w:val="0064646E"/>
    <w:rsid w:val="00656E07"/>
    <w:rsid w:val="00662412"/>
    <w:rsid w:val="00667AF6"/>
    <w:rsid w:val="00670FB2"/>
    <w:rsid w:val="00671D4D"/>
    <w:rsid w:val="0067283D"/>
    <w:rsid w:val="00673E54"/>
    <w:rsid w:val="00677C9B"/>
    <w:rsid w:val="00682F82"/>
    <w:rsid w:val="0068612A"/>
    <w:rsid w:val="0069090B"/>
    <w:rsid w:val="00695838"/>
    <w:rsid w:val="006959C4"/>
    <w:rsid w:val="0069611A"/>
    <w:rsid w:val="006A350C"/>
    <w:rsid w:val="006B1126"/>
    <w:rsid w:val="006B458F"/>
    <w:rsid w:val="006B6EFE"/>
    <w:rsid w:val="006B7971"/>
    <w:rsid w:val="006C2C10"/>
    <w:rsid w:val="006D2024"/>
    <w:rsid w:val="006E029D"/>
    <w:rsid w:val="006E4F2A"/>
    <w:rsid w:val="00703A21"/>
    <w:rsid w:val="0070702E"/>
    <w:rsid w:val="007123F7"/>
    <w:rsid w:val="007200C9"/>
    <w:rsid w:val="00720EA1"/>
    <w:rsid w:val="00722735"/>
    <w:rsid w:val="00725B14"/>
    <w:rsid w:val="00733C70"/>
    <w:rsid w:val="00733D9D"/>
    <w:rsid w:val="00733F91"/>
    <w:rsid w:val="007359B1"/>
    <w:rsid w:val="00735C55"/>
    <w:rsid w:val="007445D3"/>
    <w:rsid w:val="007525DC"/>
    <w:rsid w:val="007630DE"/>
    <w:rsid w:val="00763E46"/>
    <w:rsid w:val="007802BA"/>
    <w:rsid w:val="00781AF5"/>
    <w:rsid w:val="0078615A"/>
    <w:rsid w:val="007918D4"/>
    <w:rsid w:val="00794D09"/>
    <w:rsid w:val="007A0A55"/>
    <w:rsid w:val="007A4E66"/>
    <w:rsid w:val="007B2C97"/>
    <w:rsid w:val="007C2297"/>
    <w:rsid w:val="007C2995"/>
    <w:rsid w:val="007C6FD2"/>
    <w:rsid w:val="007D2703"/>
    <w:rsid w:val="007D5FD6"/>
    <w:rsid w:val="007D7AC0"/>
    <w:rsid w:val="007E039C"/>
    <w:rsid w:val="007E2915"/>
    <w:rsid w:val="007E6B00"/>
    <w:rsid w:val="007F334C"/>
    <w:rsid w:val="007F6B63"/>
    <w:rsid w:val="008009F3"/>
    <w:rsid w:val="008229C1"/>
    <w:rsid w:val="0084013E"/>
    <w:rsid w:val="0084686C"/>
    <w:rsid w:val="00851D29"/>
    <w:rsid w:val="008536FA"/>
    <w:rsid w:val="00854A2B"/>
    <w:rsid w:val="00856382"/>
    <w:rsid w:val="00857A67"/>
    <w:rsid w:val="00857DF7"/>
    <w:rsid w:val="00861EB7"/>
    <w:rsid w:val="00864DDF"/>
    <w:rsid w:val="00873889"/>
    <w:rsid w:val="008910C7"/>
    <w:rsid w:val="00895F90"/>
    <w:rsid w:val="0089702F"/>
    <w:rsid w:val="008A6F4D"/>
    <w:rsid w:val="008A70A2"/>
    <w:rsid w:val="008B18AE"/>
    <w:rsid w:val="008B2647"/>
    <w:rsid w:val="008B3F44"/>
    <w:rsid w:val="008B4F10"/>
    <w:rsid w:val="008C41DF"/>
    <w:rsid w:val="008C5E26"/>
    <w:rsid w:val="008C5FC5"/>
    <w:rsid w:val="008D122B"/>
    <w:rsid w:val="008D552D"/>
    <w:rsid w:val="008F24AB"/>
    <w:rsid w:val="00904C33"/>
    <w:rsid w:val="0090645A"/>
    <w:rsid w:val="009208B9"/>
    <w:rsid w:val="00922747"/>
    <w:rsid w:val="00924DD5"/>
    <w:rsid w:val="009262C4"/>
    <w:rsid w:val="00934565"/>
    <w:rsid w:val="00941879"/>
    <w:rsid w:val="00945E30"/>
    <w:rsid w:val="0094676D"/>
    <w:rsid w:val="0095446F"/>
    <w:rsid w:val="00955C5F"/>
    <w:rsid w:val="00956528"/>
    <w:rsid w:val="0097244B"/>
    <w:rsid w:val="00972A17"/>
    <w:rsid w:val="00995942"/>
    <w:rsid w:val="009977FE"/>
    <w:rsid w:val="009A43E1"/>
    <w:rsid w:val="009A4A93"/>
    <w:rsid w:val="009C2529"/>
    <w:rsid w:val="009D010D"/>
    <w:rsid w:val="009E5A63"/>
    <w:rsid w:val="009E752B"/>
    <w:rsid w:val="009F019D"/>
    <w:rsid w:val="00A019BA"/>
    <w:rsid w:val="00A01F88"/>
    <w:rsid w:val="00A07ED9"/>
    <w:rsid w:val="00A223C0"/>
    <w:rsid w:val="00A2638F"/>
    <w:rsid w:val="00A344FB"/>
    <w:rsid w:val="00A4341B"/>
    <w:rsid w:val="00A4416B"/>
    <w:rsid w:val="00A55BB9"/>
    <w:rsid w:val="00A5695E"/>
    <w:rsid w:val="00A61987"/>
    <w:rsid w:val="00A63786"/>
    <w:rsid w:val="00A639ED"/>
    <w:rsid w:val="00A672A2"/>
    <w:rsid w:val="00A72318"/>
    <w:rsid w:val="00AA07E0"/>
    <w:rsid w:val="00AB5A3F"/>
    <w:rsid w:val="00AC03C3"/>
    <w:rsid w:val="00AC3D22"/>
    <w:rsid w:val="00AC6922"/>
    <w:rsid w:val="00AD1037"/>
    <w:rsid w:val="00AD38D8"/>
    <w:rsid w:val="00AD4D5B"/>
    <w:rsid w:val="00AD62AB"/>
    <w:rsid w:val="00AE4D43"/>
    <w:rsid w:val="00AE702C"/>
    <w:rsid w:val="00AF41C2"/>
    <w:rsid w:val="00B10007"/>
    <w:rsid w:val="00B12DF9"/>
    <w:rsid w:val="00B13D8D"/>
    <w:rsid w:val="00B25246"/>
    <w:rsid w:val="00B26115"/>
    <w:rsid w:val="00B3497B"/>
    <w:rsid w:val="00B35DD7"/>
    <w:rsid w:val="00B45967"/>
    <w:rsid w:val="00B56C1E"/>
    <w:rsid w:val="00B61C94"/>
    <w:rsid w:val="00B67F9E"/>
    <w:rsid w:val="00B83F4E"/>
    <w:rsid w:val="00B91F8E"/>
    <w:rsid w:val="00B9712B"/>
    <w:rsid w:val="00BA0EA5"/>
    <w:rsid w:val="00BB1F0B"/>
    <w:rsid w:val="00BB3293"/>
    <w:rsid w:val="00BC49A6"/>
    <w:rsid w:val="00BC7FD4"/>
    <w:rsid w:val="00BD3E9F"/>
    <w:rsid w:val="00BE204A"/>
    <w:rsid w:val="00BF44B1"/>
    <w:rsid w:val="00BF56A9"/>
    <w:rsid w:val="00BF7FE6"/>
    <w:rsid w:val="00C0201B"/>
    <w:rsid w:val="00C0344B"/>
    <w:rsid w:val="00C041D8"/>
    <w:rsid w:val="00C1048A"/>
    <w:rsid w:val="00C10F2A"/>
    <w:rsid w:val="00C202E1"/>
    <w:rsid w:val="00C50439"/>
    <w:rsid w:val="00C5304A"/>
    <w:rsid w:val="00C54DAD"/>
    <w:rsid w:val="00C556A1"/>
    <w:rsid w:val="00C626B1"/>
    <w:rsid w:val="00C70510"/>
    <w:rsid w:val="00C7157C"/>
    <w:rsid w:val="00C71BE5"/>
    <w:rsid w:val="00C76209"/>
    <w:rsid w:val="00C811FF"/>
    <w:rsid w:val="00C83D09"/>
    <w:rsid w:val="00CA4FFA"/>
    <w:rsid w:val="00CA6E31"/>
    <w:rsid w:val="00CB1AE8"/>
    <w:rsid w:val="00CC03FB"/>
    <w:rsid w:val="00CC77A6"/>
    <w:rsid w:val="00CD3F5B"/>
    <w:rsid w:val="00CD7C36"/>
    <w:rsid w:val="00CD7DC2"/>
    <w:rsid w:val="00CE4EFC"/>
    <w:rsid w:val="00CE6E7C"/>
    <w:rsid w:val="00CE752A"/>
    <w:rsid w:val="00CE7E98"/>
    <w:rsid w:val="00D001BA"/>
    <w:rsid w:val="00D058DC"/>
    <w:rsid w:val="00D200B5"/>
    <w:rsid w:val="00D34C4A"/>
    <w:rsid w:val="00D40253"/>
    <w:rsid w:val="00D44793"/>
    <w:rsid w:val="00D46D18"/>
    <w:rsid w:val="00D471E1"/>
    <w:rsid w:val="00D50793"/>
    <w:rsid w:val="00D52236"/>
    <w:rsid w:val="00D53013"/>
    <w:rsid w:val="00D531E5"/>
    <w:rsid w:val="00D5607E"/>
    <w:rsid w:val="00D5642E"/>
    <w:rsid w:val="00D72C19"/>
    <w:rsid w:val="00D755F5"/>
    <w:rsid w:val="00D811A6"/>
    <w:rsid w:val="00D86BEF"/>
    <w:rsid w:val="00D95285"/>
    <w:rsid w:val="00DA5F63"/>
    <w:rsid w:val="00DB61BB"/>
    <w:rsid w:val="00DB647D"/>
    <w:rsid w:val="00DC4B25"/>
    <w:rsid w:val="00DC4C16"/>
    <w:rsid w:val="00DD025C"/>
    <w:rsid w:val="00DD6085"/>
    <w:rsid w:val="00DD62E3"/>
    <w:rsid w:val="00DE22E0"/>
    <w:rsid w:val="00DF03A3"/>
    <w:rsid w:val="00E00962"/>
    <w:rsid w:val="00E02554"/>
    <w:rsid w:val="00E02B06"/>
    <w:rsid w:val="00E044E2"/>
    <w:rsid w:val="00E04B5C"/>
    <w:rsid w:val="00E07AF8"/>
    <w:rsid w:val="00E1016A"/>
    <w:rsid w:val="00E10FA9"/>
    <w:rsid w:val="00E247FE"/>
    <w:rsid w:val="00E37611"/>
    <w:rsid w:val="00E41B6D"/>
    <w:rsid w:val="00E42481"/>
    <w:rsid w:val="00E50294"/>
    <w:rsid w:val="00E5423C"/>
    <w:rsid w:val="00E54D64"/>
    <w:rsid w:val="00E56D42"/>
    <w:rsid w:val="00E62247"/>
    <w:rsid w:val="00E6322E"/>
    <w:rsid w:val="00E65548"/>
    <w:rsid w:val="00E67A02"/>
    <w:rsid w:val="00E724B1"/>
    <w:rsid w:val="00E811FB"/>
    <w:rsid w:val="00E83290"/>
    <w:rsid w:val="00E852BE"/>
    <w:rsid w:val="00E92005"/>
    <w:rsid w:val="00EA752E"/>
    <w:rsid w:val="00EA773C"/>
    <w:rsid w:val="00EB02A7"/>
    <w:rsid w:val="00EC0283"/>
    <w:rsid w:val="00EC1E31"/>
    <w:rsid w:val="00EC4FF7"/>
    <w:rsid w:val="00ED48EB"/>
    <w:rsid w:val="00ED6667"/>
    <w:rsid w:val="00EE19DE"/>
    <w:rsid w:val="00EE2482"/>
    <w:rsid w:val="00EF0BC1"/>
    <w:rsid w:val="00EF2463"/>
    <w:rsid w:val="00EF5F34"/>
    <w:rsid w:val="00F002B6"/>
    <w:rsid w:val="00F00A63"/>
    <w:rsid w:val="00F0680F"/>
    <w:rsid w:val="00F16C21"/>
    <w:rsid w:val="00F17DD3"/>
    <w:rsid w:val="00F2084F"/>
    <w:rsid w:val="00F306F7"/>
    <w:rsid w:val="00F3089C"/>
    <w:rsid w:val="00F309E6"/>
    <w:rsid w:val="00F32EF1"/>
    <w:rsid w:val="00F33633"/>
    <w:rsid w:val="00F34D1A"/>
    <w:rsid w:val="00F37E72"/>
    <w:rsid w:val="00F43B49"/>
    <w:rsid w:val="00F54211"/>
    <w:rsid w:val="00F60AB5"/>
    <w:rsid w:val="00F72467"/>
    <w:rsid w:val="00F72E42"/>
    <w:rsid w:val="00F73B09"/>
    <w:rsid w:val="00F768DE"/>
    <w:rsid w:val="00F76D9A"/>
    <w:rsid w:val="00F77938"/>
    <w:rsid w:val="00F80B4D"/>
    <w:rsid w:val="00F81F3B"/>
    <w:rsid w:val="00FA29EE"/>
    <w:rsid w:val="00FA628A"/>
    <w:rsid w:val="00FA7719"/>
    <w:rsid w:val="00FB354B"/>
    <w:rsid w:val="00FB43E1"/>
    <w:rsid w:val="00FB48A8"/>
    <w:rsid w:val="00FB73BD"/>
    <w:rsid w:val="00FC480D"/>
    <w:rsid w:val="00FD391B"/>
    <w:rsid w:val="00FD7889"/>
    <w:rsid w:val="00FE0F76"/>
    <w:rsid w:val="00FF3FD9"/>
    <w:rsid w:val="00FF6ABF"/>
    <w:rsid w:val="00FF738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080CBE"/>
    <w:pPr>
      <w:keepNext/>
      <w:keepLines/>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
    <w:rPr>
      <w:i/>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080CBE"/>
    <w:pPr>
      <w:keepNext/>
      <w:keepLines/>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
    <w:rPr>
      <w:i/>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57539">
      <w:bodyDiv w:val="1"/>
      <w:marLeft w:val="0"/>
      <w:marRight w:val="0"/>
      <w:marTop w:val="0"/>
      <w:marBottom w:val="0"/>
      <w:divBdr>
        <w:top w:val="none" w:sz="0" w:space="0" w:color="auto"/>
        <w:left w:val="none" w:sz="0" w:space="0" w:color="auto"/>
        <w:bottom w:val="none" w:sz="0" w:space="0" w:color="auto"/>
        <w:right w:val="none" w:sz="0" w:space="0" w:color="auto"/>
      </w:divBdr>
    </w:div>
    <w:div w:id="104276137">
      <w:bodyDiv w:val="1"/>
      <w:marLeft w:val="0"/>
      <w:marRight w:val="0"/>
      <w:marTop w:val="0"/>
      <w:marBottom w:val="0"/>
      <w:divBdr>
        <w:top w:val="none" w:sz="0" w:space="0" w:color="auto"/>
        <w:left w:val="none" w:sz="0" w:space="0" w:color="auto"/>
        <w:bottom w:val="none" w:sz="0" w:space="0" w:color="auto"/>
        <w:right w:val="none" w:sz="0" w:space="0" w:color="auto"/>
      </w:divBdr>
    </w:div>
    <w:div w:id="154491463">
      <w:bodyDiv w:val="1"/>
      <w:marLeft w:val="0"/>
      <w:marRight w:val="0"/>
      <w:marTop w:val="0"/>
      <w:marBottom w:val="0"/>
      <w:divBdr>
        <w:top w:val="none" w:sz="0" w:space="0" w:color="auto"/>
        <w:left w:val="none" w:sz="0" w:space="0" w:color="auto"/>
        <w:bottom w:val="none" w:sz="0" w:space="0" w:color="auto"/>
        <w:right w:val="none" w:sz="0" w:space="0" w:color="auto"/>
      </w:divBdr>
    </w:div>
    <w:div w:id="223565503">
      <w:bodyDiv w:val="1"/>
      <w:marLeft w:val="0"/>
      <w:marRight w:val="0"/>
      <w:marTop w:val="0"/>
      <w:marBottom w:val="0"/>
      <w:divBdr>
        <w:top w:val="none" w:sz="0" w:space="0" w:color="auto"/>
        <w:left w:val="none" w:sz="0" w:space="0" w:color="auto"/>
        <w:bottom w:val="none" w:sz="0" w:space="0" w:color="auto"/>
        <w:right w:val="none" w:sz="0" w:space="0" w:color="auto"/>
      </w:divBdr>
    </w:div>
    <w:div w:id="284434023">
      <w:bodyDiv w:val="1"/>
      <w:marLeft w:val="0"/>
      <w:marRight w:val="0"/>
      <w:marTop w:val="0"/>
      <w:marBottom w:val="0"/>
      <w:divBdr>
        <w:top w:val="none" w:sz="0" w:space="0" w:color="auto"/>
        <w:left w:val="none" w:sz="0" w:space="0" w:color="auto"/>
        <w:bottom w:val="none" w:sz="0" w:space="0" w:color="auto"/>
        <w:right w:val="none" w:sz="0" w:space="0" w:color="auto"/>
      </w:divBdr>
    </w:div>
    <w:div w:id="290718884">
      <w:bodyDiv w:val="1"/>
      <w:marLeft w:val="0"/>
      <w:marRight w:val="0"/>
      <w:marTop w:val="0"/>
      <w:marBottom w:val="0"/>
      <w:divBdr>
        <w:top w:val="none" w:sz="0" w:space="0" w:color="auto"/>
        <w:left w:val="none" w:sz="0" w:space="0" w:color="auto"/>
        <w:bottom w:val="none" w:sz="0" w:space="0" w:color="auto"/>
        <w:right w:val="none" w:sz="0" w:space="0" w:color="auto"/>
      </w:divBdr>
    </w:div>
    <w:div w:id="299072033">
      <w:bodyDiv w:val="1"/>
      <w:marLeft w:val="0"/>
      <w:marRight w:val="0"/>
      <w:marTop w:val="0"/>
      <w:marBottom w:val="0"/>
      <w:divBdr>
        <w:top w:val="none" w:sz="0" w:space="0" w:color="auto"/>
        <w:left w:val="none" w:sz="0" w:space="0" w:color="auto"/>
        <w:bottom w:val="none" w:sz="0" w:space="0" w:color="auto"/>
        <w:right w:val="none" w:sz="0" w:space="0" w:color="auto"/>
      </w:divBdr>
    </w:div>
    <w:div w:id="502286840">
      <w:bodyDiv w:val="1"/>
      <w:marLeft w:val="0"/>
      <w:marRight w:val="0"/>
      <w:marTop w:val="0"/>
      <w:marBottom w:val="0"/>
      <w:divBdr>
        <w:top w:val="none" w:sz="0" w:space="0" w:color="auto"/>
        <w:left w:val="none" w:sz="0" w:space="0" w:color="auto"/>
        <w:bottom w:val="none" w:sz="0" w:space="0" w:color="auto"/>
        <w:right w:val="none" w:sz="0" w:space="0" w:color="auto"/>
      </w:divBdr>
    </w:div>
    <w:div w:id="610671879">
      <w:bodyDiv w:val="1"/>
      <w:marLeft w:val="0"/>
      <w:marRight w:val="0"/>
      <w:marTop w:val="0"/>
      <w:marBottom w:val="0"/>
      <w:divBdr>
        <w:top w:val="none" w:sz="0" w:space="0" w:color="auto"/>
        <w:left w:val="none" w:sz="0" w:space="0" w:color="auto"/>
        <w:bottom w:val="none" w:sz="0" w:space="0" w:color="auto"/>
        <w:right w:val="none" w:sz="0" w:space="0" w:color="auto"/>
      </w:divBdr>
    </w:div>
    <w:div w:id="612592209">
      <w:bodyDiv w:val="1"/>
      <w:marLeft w:val="0"/>
      <w:marRight w:val="0"/>
      <w:marTop w:val="0"/>
      <w:marBottom w:val="0"/>
      <w:divBdr>
        <w:top w:val="none" w:sz="0" w:space="0" w:color="auto"/>
        <w:left w:val="none" w:sz="0" w:space="0" w:color="auto"/>
        <w:bottom w:val="none" w:sz="0" w:space="0" w:color="auto"/>
        <w:right w:val="none" w:sz="0" w:space="0" w:color="auto"/>
      </w:divBdr>
    </w:div>
    <w:div w:id="618341627">
      <w:bodyDiv w:val="1"/>
      <w:marLeft w:val="0"/>
      <w:marRight w:val="0"/>
      <w:marTop w:val="0"/>
      <w:marBottom w:val="0"/>
      <w:divBdr>
        <w:top w:val="none" w:sz="0" w:space="0" w:color="auto"/>
        <w:left w:val="none" w:sz="0" w:space="0" w:color="auto"/>
        <w:bottom w:val="none" w:sz="0" w:space="0" w:color="auto"/>
        <w:right w:val="none" w:sz="0" w:space="0" w:color="auto"/>
      </w:divBdr>
    </w:div>
    <w:div w:id="680084056">
      <w:bodyDiv w:val="1"/>
      <w:marLeft w:val="0"/>
      <w:marRight w:val="0"/>
      <w:marTop w:val="0"/>
      <w:marBottom w:val="0"/>
      <w:divBdr>
        <w:top w:val="none" w:sz="0" w:space="0" w:color="auto"/>
        <w:left w:val="none" w:sz="0" w:space="0" w:color="auto"/>
        <w:bottom w:val="none" w:sz="0" w:space="0" w:color="auto"/>
        <w:right w:val="none" w:sz="0" w:space="0" w:color="auto"/>
      </w:divBdr>
    </w:div>
    <w:div w:id="718241099">
      <w:bodyDiv w:val="1"/>
      <w:marLeft w:val="0"/>
      <w:marRight w:val="0"/>
      <w:marTop w:val="0"/>
      <w:marBottom w:val="0"/>
      <w:divBdr>
        <w:top w:val="none" w:sz="0" w:space="0" w:color="auto"/>
        <w:left w:val="none" w:sz="0" w:space="0" w:color="auto"/>
        <w:bottom w:val="none" w:sz="0" w:space="0" w:color="auto"/>
        <w:right w:val="none" w:sz="0" w:space="0" w:color="auto"/>
      </w:divBdr>
    </w:div>
    <w:div w:id="757292042">
      <w:bodyDiv w:val="1"/>
      <w:marLeft w:val="0"/>
      <w:marRight w:val="0"/>
      <w:marTop w:val="0"/>
      <w:marBottom w:val="0"/>
      <w:divBdr>
        <w:top w:val="none" w:sz="0" w:space="0" w:color="auto"/>
        <w:left w:val="none" w:sz="0" w:space="0" w:color="auto"/>
        <w:bottom w:val="none" w:sz="0" w:space="0" w:color="auto"/>
        <w:right w:val="none" w:sz="0" w:space="0" w:color="auto"/>
      </w:divBdr>
    </w:div>
    <w:div w:id="1009672193">
      <w:bodyDiv w:val="1"/>
      <w:marLeft w:val="0"/>
      <w:marRight w:val="0"/>
      <w:marTop w:val="0"/>
      <w:marBottom w:val="0"/>
      <w:divBdr>
        <w:top w:val="none" w:sz="0" w:space="0" w:color="auto"/>
        <w:left w:val="none" w:sz="0" w:space="0" w:color="auto"/>
        <w:bottom w:val="none" w:sz="0" w:space="0" w:color="auto"/>
        <w:right w:val="none" w:sz="0" w:space="0" w:color="auto"/>
      </w:divBdr>
    </w:div>
    <w:div w:id="1117916463">
      <w:bodyDiv w:val="1"/>
      <w:marLeft w:val="0"/>
      <w:marRight w:val="0"/>
      <w:marTop w:val="0"/>
      <w:marBottom w:val="0"/>
      <w:divBdr>
        <w:top w:val="none" w:sz="0" w:space="0" w:color="auto"/>
        <w:left w:val="none" w:sz="0" w:space="0" w:color="auto"/>
        <w:bottom w:val="none" w:sz="0" w:space="0" w:color="auto"/>
        <w:right w:val="none" w:sz="0" w:space="0" w:color="auto"/>
      </w:divBdr>
    </w:div>
    <w:div w:id="1244026551">
      <w:bodyDiv w:val="1"/>
      <w:marLeft w:val="0"/>
      <w:marRight w:val="0"/>
      <w:marTop w:val="0"/>
      <w:marBottom w:val="0"/>
      <w:divBdr>
        <w:top w:val="none" w:sz="0" w:space="0" w:color="auto"/>
        <w:left w:val="none" w:sz="0" w:space="0" w:color="auto"/>
        <w:bottom w:val="none" w:sz="0" w:space="0" w:color="auto"/>
        <w:right w:val="none" w:sz="0" w:space="0" w:color="auto"/>
      </w:divBdr>
    </w:div>
    <w:div w:id="1262029751">
      <w:bodyDiv w:val="1"/>
      <w:marLeft w:val="0"/>
      <w:marRight w:val="0"/>
      <w:marTop w:val="0"/>
      <w:marBottom w:val="0"/>
      <w:divBdr>
        <w:top w:val="none" w:sz="0" w:space="0" w:color="auto"/>
        <w:left w:val="none" w:sz="0" w:space="0" w:color="auto"/>
        <w:bottom w:val="none" w:sz="0" w:space="0" w:color="auto"/>
        <w:right w:val="none" w:sz="0" w:space="0" w:color="auto"/>
      </w:divBdr>
    </w:div>
    <w:div w:id="1271930289">
      <w:bodyDiv w:val="1"/>
      <w:marLeft w:val="0"/>
      <w:marRight w:val="0"/>
      <w:marTop w:val="0"/>
      <w:marBottom w:val="0"/>
      <w:divBdr>
        <w:top w:val="none" w:sz="0" w:space="0" w:color="auto"/>
        <w:left w:val="none" w:sz="0" w:space="0" w:color="auto"/>
        <w:bottom w:val="none" w:sz="0" w:space="0" w:color="auto"/>
        <w:right w:val="none" w:sz="0" w:space="0" w:color="auto"/>
      </w:divBdr>
    </w:div>
    <w:div w:id="1353260098">
      <w:bodyDiv w:val="1"/>
      <w:marLeft w:val="0"/>
      <w:marRight w:val="0"/>
      <w:marTop w:val="0"/>
      <w:marBottom w:val="0"/>
      <w:divBdr>
        <w:top w:val="none" w:sz="0" w:space="0" w:color="auto"/>
        <w:left w:val="none" w:sz="0" w:space="0" w:color="auto"/>
        <w:bottom w:val="none" w:sz="0" w:space="0" w:color="auto"/>
        <w:right w:val="none" w:sz="0" w:space="0" w:color="auto"/>
      </w:divBdr>
    </w:div>
    <w:div w:id="1358655566">
      <w:bodyDiv w:val="1"/>
      <w:marLeft w:val="0"/>
      <w:marRight w:val="0"/>
      <w:marTop w:val="0"/>
      <w:marBottom w:val="0"/>
      <w:divBdr>
        <w:top w:val="none" w:sz="0" w:space="0" w:color="auto"/>
        <w:left w:val="none" w:sz="0" w:space="0" w:color="auto"/>
        <w:bottom w:val="none" w:sz="0" w:space="0" w:color="auto"/>
        <w:right w:val="none" w:sz="0" w:space="0" w:color="auto"/>
      </w:divBdr>
    </w:div>
    <w:div w:id="1363356483">
      <w:bodyDiv w:val="1"/>
      <w:marLeft w:val="0"/>
      <w:marRight w:val="0"/>
      <w:marTop w:val="0"/>
      <w:marBottom w:val="0"/>
      <w:divBdr>
        <w:top w:val="none" w:sz="0" w:space="0" w:color="auto"/>
        <w:left w:val="none" w:sz="0" w:space="0" w:color="auto"/>
        <w:bottom w:val="none" w:sz="0" w:space="0" w:color="auto"/>
        <w:right w:val="none" w:sz="0" w:space="0" w:color="auto"/>
      </w:divBdr>
    </w:div>
    <w:div w:id="1386832177">
      <w:bodyDiv w:val="1"/>
      <w:marLeft w:val="0"/>
      <w:marRight w:val="0"/>
      <w:marTop w:val="0"/>
      <w:marBottom w:val="0"/>
      <w:divBdr>
        <w:top w:val="none" w:sz="0" w:space="0" w:color="auto"/>
        <w:left w:val="none" w:sz="0" w:space="0" w:color="auto"/>
        <w:bottom w:val="none" w:sz="0" w:space="0" w:color="auto"/>
        <w:right w:val="none" w:sz="0" w:space="0" w:color="auto"/>
      </w:divBdr>
    </w:div>
    <w:div w:id="1412964624">
      <w:bodyDiv w:val="1"/>
      <w:marLeft w:val="0"/>
      <w:marRight w:val="0"/>
      <w:marTop w:val="0"/>
      <w:marBottom w:val="0"/>
      <w:divBdr>
        <w:top w:val="none" w:sz="0" w:space="0" w:color="auto"/>
        <w:left w:val="none" w:sz="0" w:space="0" w:color="auto"/>
        <w:bottom w:val="none" w:sz="0" w:space="0" w:color="auto"/>
        <w:right w:val="none" w:sz="0" w:space="0" w:color="auto"/>
      </w:divBdr>
    </w:div>
    <w:div w:id="1503550385">
      <w:bodyDiv w:val="1"/>
      <w:marLeft w:val="0"/>
      <w:marRight w:val="0"/>
      <w:marTop w:val="0"/>
      <w:marBottom w:val="0"/>
      <w:divBdr>
        <w:top w:val="none" w:sz="0" w:space="0" w:color="auto"/>
        <w:left w:val="none" w:sz="0" w:space="0" w:color="auto"/>
        <w:bottom w:val="none" w:sz="0" w:space="0" w:color="auto"/>
        <w:right w:val="none" w:sz="0" w:space="0" w:color="auto"/>
      </w:divBdr>
    </w:div>
    <w:div w:id="1516117550">
      <w:bodyDiv w:val="1"/>
      <w:marLeft w:val="0"/>
      <w:marRight w:val="0"/>
      <w:marTop w:val="0"/>
      <w:marBottom w:val="0"/>
      <w:divBdr>
        <w:top w:val="none" w:sz="0" w:space="0" w:color="auto"/>
        <w:left w:val="none" w:sz="0" w:space="0" w:color="auto"/>
        <w:bottom w:val="none" w:sz="0" w:space="0" w:color="auto"/>
        <w:right w:val="none" w:sz="0" w:space="0" w:color="auto"/>
      </w:divBdr>
    </w:div>
    <w:div w:id="1552501848">
      <w:bodyDiv w:val="1"/>
      <w:marLeft w:val="0"/>
      <w:marRight w:val="0"/>
      <w:marTop w:val="0"/>
      <w:marBottom w:val="0"/>
      <w:divBdr>
        <w:top w:val="none" w:sz="0" w:space="0" w:color="auto"/>
        <w:left w:val="none" w:sz="0" w:space="0" w:color="auto"/>
        <w:bottom w:val="none" w:sz="0" w:space="0" w:color="auto"/>
        <w:right w:val="none" w:sz="0" w:space="0" w:color="auto"/>
      </w:divBdr>
    </w:div>
    <w:div w:id="1604603764">
      <w:bodyDiv w:val="1"/>
      <w:marLeft w:val="0"/>
      <w:marRight w:val="0"/>
      <w:marTop w:val="0"/>
      <w:marBottom w:val="0"/>
      <w:divBdr>
        <w:top w:val="none" w:sz="0" w:space="0" w:color="auto"/>
        <w:left w:val="none" w:sz="0" w:space="0" w:color="auto"/>
        <w:bottom w:val="none" w:sz="0" w:space="0" w:color="auto"/>
        <w:right w:val="none" w:sz="0" w:space="0" w:color="auto"/>
      </w:divBdr>
    </w:div>
    <w:div w:id="1822961088">
      <w:bodyDiv w:val="1"/>
      <w:marLeft w:val="0"/>
      <w:marRight w:val="0"/>
      <w:marTop w:val="0"/>
      <w:marBottom w:val="0"/>
      <w:divBdr>
        <w:top w:val="none" w:sz="0" w:space="0" w:color="auto"/>
        <w:left w:val="none" w:sz="0" w:space="0" w:color="auto"/>
        <w:bottom w:val="none" w:sz="0" w:space="0" w:color="auto"/>
        <w:right w:val="none" w:sz="0" w:space="0" w:color="auto"/>
      </w:divBdr>
    </w:div>
    <w:div w:id="1910579083">
      <w:bodyDiv w:val="1"/>
      <w:marLeft w:val="0"/>
      <w:marRight w:val="0"/>
      <w:marTop w:val="0"/>
      <w:marBottom w:val="0"/>
      <w:divBdr>
        <w:top w:val="none" w:sz="0" w:space="0" w:color="auto"/>
        <w:left w:val="none" w:sz="0" w:space="0" w:color="auto"/>
        <w:bottom w:val="none" w:sz="0" w:space="0" w:color="auto"/>
        <w:right w:val="none" w:sz="0" w:space="0" w:color="auto"/>
      </w:divBdr>
    </w:div>
    <w:div w:id="1917400268">
      <w:bodyDiv w:val="1"/>
      <w:marLeft w:val="0"/>
      <w:marRight w:val="0"/>
      <w:marTop w:val="0"/>
      <w:marBottom w:val="0"/>
      <w:divBdr>
        <w:top w:val="none" w:sz="0" w:space="0" w:color="auto"/>
        <w:left w:val="none" w:sz="0" w:space="0" w:color="auto"/>
        <w:bottom w:val="none" w:sz="0" w:space="0" w:color="auto"/>
        <w:right w:val="none" w:sz="0" w:space="0" w:color="auto"/>
      </w:divBdr>
    </w:div>
    <w:div w:id="1950159669">
      <w:bodyDiv w:val="1"/>
      <w:marLeft w:val="0"/>
      <w:marRight w:val="0"/>
      <w:marTop w:val="0"/>
      <w:marBottom w:val="0"/>
      <w:divBdr>
        <w:top w:val="none" w:sz="0" w:space="0" w:color="auto"/>
        <w:left w:val="none" w:sz="0" w:space="0" w:color="auto"/>
        <w:bottom w:val="none" w:sz="0" w:space="0" w:color="auto"/>
        <w:right w:val="none" w:sz="0" w:space="0" w:color="auto"/>
      </w:divBdr>
    </w:div>
    <w:div w:id="2091733891">
      <w:bodyDiv w:val="1"/>
      <w:marLeft w:val="0"/>
      <w:marRight w:val="0"/>
      <w:marTop w:val="0"/>
      <w:marBottom w:val="0"/>
      <w:divBdr>
        <w:top w:val="none" w:sz="0" w:space="0" w:color="auto"/>
        <w:left w:val="none" w:sz="0" w:space="0" w:color="auto"/>
        <w:bottom w:val="none" w:sz="0" w:space="0" w:color="auto"/>
        <w:right w:val="none" w:sz="0" w:space="0" w:color="auto"/>
      </w:divBdr>
    </w:div>
    <w:div w:id="209670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em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emf"/><Relationship Id="rId46"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emf"/><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bmp"/><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users.dcc.uchile.cl/~rrobbes/" TargetMode="External"/><Relationship Id="rId1" Type="http://schemas.openxmlformats.org/officeDocument/2006/relationships/hyperlink" Target="https://github.com/gabocorrea/Datos-Publicos-del-Trabajo-de-Titul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DSt13</b:Tag>
    <b:SourceType>Report</b:SourceType>
    <b:Guid>{8BC46E42-5F48-4B34-A838-74CA80EE7235}</b:Guid>
    <b:Author>
      <b:Author>
        <b:NameList>
          <b:Person>
            <b:Last>D. Steidl</b:Last>
            <b:First>B.</b:First>
            <b:Middle>Hummel, E. Juergens</b:Middle>
          </b:Person>
        </b:NameList>
      </b:Author>
    </b:Author>
    <b:Title>Quality Analysis of Source Code Comments</b:Title>
    <b:Year>2013</b:Year>
    <b:RefOrder>6</b:RefOrder>
  </b:Source>
  <b:Source>
    <b:Tag>ESo88</b:Tag>
    <b:SourceType>Report</b:SourceType>
    <b:Guid>{9BF6D3A8-9499-4548-8CCE-ABBA9615890C}</b:Guid>
    <b:LCID>en-US</b:LCID>
    <b:Author>
      <b:Author>
        <b:NameList>
          <b:Person>
            <b:Last>E. Soloway</b:Last>
            <b:First>R.</b:First>
            <b:Middle>Lampert, S. Letovsky, D. Littman, and J. Pinto</b:Middle>
          </b:Person>
        </b:NameList>
      </b:Author>
    </b:Author>
    <b:Title> Designing documentation to compensate for delocalized plans</b:Title>
    <b:Year>1988</b:Year>
    <b:Institution>ACM, 31(11):1259–1267</b:Institution>
    <b:RefOrder>2</b:RefOrder>
  </b:Source>
  <b:Source>
    <b:Tag>UDe09_2</b:Tag>
    <b:SourceType>Report</b:SourceType>
    <b:Guid>{197ED007-505C-47C2-AAF3-DD8B353A4001}</b:Guid>
    <b:Author>
      <b:Author>
        <b:NameList>
          <b:Person>
            <b:Last>U. Dekel</b:Last>
            <b:First>J.D.</b:First>
            <b:Middle>Herbsleb</b:Middle>
          </b:Person>
        </b:NameList>
      </b:Author>
    </b:Author>
    <b:Title>Reading the Documentation of Invoked API Functions in Program Comprehension</b:Title>
    <b:Year>2009</b:Year>
    <b:Institution>ICPC</b:Institution>
    <b:RefOrder>1</b:RefOrder>
  </b:Source>
  <b:Source>
    <b:Tag>MMo11</b:Tag>
    <b:SourceType>Report</b:SourceType>
    <b:Guid>{03BEEB02-617C-4D5A-87C8-55782CDC0B3F}</b:Guid>
    <b:LCID>en-US</b:LCID>
    <b:Author>
      <b:Author>
        <b:NameList>
          <b:Person>
            <b:Last>M. Monperrus</b:Last>
            <b:First>M.</b:First>
            <b:Middle>Eichberg, E. Tekes, M. Mezini</b:Middle>
          </b:Person>
        </b:NameList>
      </b:Author>
    </b:Author>
    <b:Title>What should developers be aware of? An empirical study on the directives of API documentation</b:Title>
    <b:Year>2011</b:Year>
    <b:RefOrder>4</b:RefOrder>
  </b:Source>
  <b:Source>
    <b:Tag>UDe09</b:Tag>
    <b:SourceType>Report</b:SourceType>
    <b:Guid>{539577E1-CC0C-4E77-ACAD-E444DA06E320}</b:Guid>
    <b:LCID>en-US</b:LCID>
    <b:Author>
      <b:Author>
        <b:NameList>
          <b:Person>
            <b:Last>U. Dekel</b:Last>
            <b:First>J.D.</b:First>
            <b:Middle>Herbsleb</b:Middle>
          </b:Person>
        </b:NameList>
      </b:Author>
    </b:Author>
    <b:Title>Improving API Documentation Usability with Knowledge Pushing</b:Title>
    <b:Year>2009</b:Year>
    <b:RefOrder>3</b:RefOrder>
  </b:Source>
  <b:Source>
    <b:Tag>Cla</b:Tag>
    <b:SourceType>Report</b:SourceType>
    <b:Guid>{76441884-CB94-4A1D-B527-FB669C2655D9}</b:Guid>
    <b:Title>Clasificación de Documentos usando libLinear: http://www.csie.ntu.edu.tw/~cjlin/papers/guide/guide.pdf   apéndice C –</b:Title>
    <b:RefOrder>5</b:RefOrder>
  </b:Source>
</b:Sources>
</file>

<file path=customXml/itemProps1.xml><?xml version="1.0" encoding="utf-8"?>
<ds:datastoreItem xmlns:ds="http://schemas.openxmlformats.org/officeDocument/2006/customXml" ds:itemID="{BDEA88A4-25E5-4405-9E79-696AFD622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3136</TotalTime>
  <Pages>55</Pages>
  <Words>16872</Words>
  <Characters>92797</Characters>
  <Application>Microsoft Office Word</Application>
  <DocSecurity>0</DocSecurity>
  <Lines>773</Lines>
  <Paragraphs>218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Gabriel Correa</dc:creator>
  <cp:lastModifiedBy>Gabriel Correa</cp:lastModifiedBy>
  <cp:revision>323</cp:revision>
  <cp:lastPrinted>2015-08-27T15:50:00Z</cp:lastPrinted>
  <dcterms:created xsi:type="dcterms:W3CDTF">2015-08-19T15:37:00Z</dcterms:created>
  <dcterms:modified xsi:type="dcterms:W3CDTF">2015-08-28T10:43:00Z</dcterms:modified>
</cp:coreProperties>
</file>