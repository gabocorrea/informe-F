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187" w:author="Gabriel Correa" w:date="2015-08-25T14:24:00Z">
                <w:rPr>
                  <w:rFonts w:asciiTheme="majorHAnsi" w:eastAsiaTheme="majorEastAsia" w:hAnsiTheme="majorHAnsi" w:cstheme="majorBidi"/>
                  <w:color w:val="365F91" w:themeColor="accent1" w:themeShade="BF"/>
                  <w:sz w:val="28"/>
                  <w:szCs w:val="28"/>
                </w:rPr>
              </w:rPrChange>
            </w:rPr>
            <w:t>Índice</w:t>
          </w:r>
          <w:bookmarkEnd w:id="11"/>
        </w:p>
        <w:p w:rsidR="00E54D64" w:rsidRDefault="00EE2482">
          <w:pPr>
            <w:pStyle w:val="TDC1"/>
            <w:tabs>
              <w:tab w:val="left" w:pos="440"/>
              <w:tab w:val="right" w:leader="dot" w:pos="9395"/>
            </w:tabs>
            <w:rPr>
              <w:ins w:id="188" w:author="Gabriel Correa" w:date="2015-08-28T07:30:00Z"/>
              <w:rFonts w:asciiTheme="minorHAnsi" w:hAnsiTheme="minorHAnsi"/>
              <w:noProof/>
              <w:sz w:val="22"/>
            </w:rPr>
          </w:pPr>
          <w:r w:rsidRPr="00BF7FE6">
            <w:rPr>
              <w:rPrChange w:id="189" w:author="Gabriel Correa" w:date="2015-08-25T14:24:00Z">
                <w:rPr>
                  <w:b/>
                  <w:bCs/>
                </w:rPr>
              </w:rPrChange>
            </w:rPr>
            <w:fldChar w:fldCharType="begin"/>
          </w:r>
          <w:r w:rsidRPr="00E02554">
            <w:instrText xml:space="preserve"> TOC \o "1-3" \h \z \u </w:instrText>
          </w:r>
          <w:r w:rsidRPr="00BF7FE6">
            <w:rPr>
              <w:rPrChange w:id="190" w:author="Gabriel Correa" w:date="2015-08-25T14:24:00Z">
                <w:rPr>
                  <w:b/>
                  <w:bCs/>
                </w:rPr>
              </w:rPrChange>
            </w:rPr>
            <w:fldChar w:fldCharType="separate"/>
          </w:r>
          <w:ins w:id="191" w:author="Gabriel Correa" w:date="2015-08-28T07:30:00Z">
            <w:r w:rsidR="00E54D64" w:rsidRPr="007903D0">
              <w:rPr>
                <w:rStyle w:val="Hipervnculo"/>
                <w:noProof/>
              </w:rPr>
              <w:fldChar w:fldCharType="begin"/>
            </w:r>
            <w:r w:rsidR="00E54D64" w:rsidRPr="007903D0">
              <w:rPr>
                <w:rStyle w:val="Hipervnculo"/>
                <w:noProof/>
              </w:rPr>
              <w:instrText xml:space="preserve"> </w:instrText>
            </w:r>
            <w:r w:rsidR="00E54D64">
              <w:rPr>
                <w:noProof/>
              </w:rPr>
              <w:instrText>HYPERLINK \l "_Toc428510345"</w:instrText>
            </w:r>
            <w:r w:rsidR="00E54D64" w:rsidRPr="007903D0">
              <w:rPr>
                <w:rStyle w:val="Hipervnculo"/>
                <w:noProof/>
              </w:rPr>
              <w:instrText xml:space="preserve"> </w:instrText>
            </w:r>
            <w:r w:rsidR="00E54D64" w:rsidRPr="007903D0">
              <w:rPr>
                <w:rStyle w:val="Hipervnculo"/>
                <w:noProof/>
              </w:rPr>
            </w:r>
            <w:r w:rsidR="00E54D64" w:rsidRPr="007903D0">
              <w:rPr>
                <w:rStyle w:val="Hipervnculo"/>
                <w:noProof/>
              </w:rPr>
              <w:fldChar w:fldCharType="separate"/>
            </w:r>
            <w:r w:rsidR="00E54D64" w:rsidRPr="007903D0">
              <w:rPr>
                <w:rStyle w:val="Hipervnculo"/>
                <w:noProof/>
              </w:rPr>
              <w:t>1</w:t>
            </w:r>
            <w:r w:rsidR="00E54D64">
              <w:rPr>
                <w:rFonts w:asciiTheme="minorHAnsi" w:hAnsiTheme="minorHAnsi"/>
                <w:noProof/>
                <w:sz w:val="22"/>
              </w:rPr>
              <w:tab/>
            </w:r>
            <w:r w:rsidR="00E54D64" w:rsidRPr="007903D0">
              <w:rPr>
                <w:rStyle w:val="Hipervnculo"/>
                <w:noProof/>
              </w:rPr>
              <w:t>Resumen</w:t>
            </w:r>
            <w:r w:rsidR="00E54D64">
              <w:rPr>
                <w:noProof/>
                <w:webHidden/>
              </w:rPr>
              <w:tab/>
            </w:r>
            <w:r w:rsidR="00E54D64">
              <w:rPr>
                <w:noProof/>
                <w:webHidden/>
              </w:rPr>
              <w:fldChar w:fldCharType="begin"/>
            </w:r>
            <w:r w:rsidR="00E54D64">
              <w:rPr>
                <w:noProof/>
                <w:webHidden/>
              </w:rPr>
              <w:instrText xml:space="preserve"> PAGEREF _Toc428510345 \h </w:instrText>
            </w:r>
            <w:r w:rsidR="00E54D64">
              <w:rPr>
                <w:noProof/>
                <w:webHidden/>
              </w:rPr>
            </w:r>
          </w:ins>
          <w:r w:rsidR="00E54D64">
            <w:rPr>
              <w:noProof/>
              <w:webHidden/>
            </w:rPr>
            <w:fldChar w:fldCharType="separate"/>
          </w:r>
          <w:ins w:id="192" w:author="Gabriel Correa" w:date="2015-08-28T07:30:00Z">
            <w:r w:rsidR="00E54D64">
              <w:rPr>
                <w:noProof/>
                <w:webHidden/>
              </w:rPr>
              <w:t>1</w:t>
            </w:r>
            <w:r w:rsidR="00E54D64">
              <w:rPr>
                <w:noProof/>
                <w:webHidden/>
              </w:rPr>
              <w:fldChar w:fldCharType="end"/>
            </w:r>
            <w:r w:rsidR="00E54D64" w:rsidRPr="007903D0">
              <w:rPr>
                <w:rStyle w:val="Hipervnculo"/>
                <w:noProof/>
              </w:rPr>
              <w:fldChar w:fldCharType="end"/>
            </w:r>
          </w:ins>
        </w:p>
        <w:p w:rsidR="00E54D64" w:rsidRDefault="00E54D64">
          <w:pPr>
            <w:pStyle w:val="TDC1"/>
            <w:tabs>
              <w:tab w:val="left" w:pos="440"/>
              <w:tab w:val="right" w:leader="dot" w:pos="9395"/>
            </w:tabs>
            <w:rPr>
              <w:ins w:id="193" w:author="Gabriel Correa" w:date="2015-08-28T07:30:00Z"/>
              <w:rFonts w:asciiTheme="minorHAnsi" w:hAnsiTheme="minorHAnsi"/>
              <w:noProof/>
              <w:sz w:val="22"/>
            </w:rPr>
          </w:pPr>
          <w:ins w:id="19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w:t>
            </w:r>
            <w:r>
              <w:rPr>
                <w:rFonts w:asciiTheme="minorHAnsi" w:hAnsiTheme="minorHAnsi"/>
                <w:noProof/>
                <w:sz w:val="22"/>
              </w:rPr>
              <w:tab/>
            </w:r>
            <w:r w:rsidRPr="007903D0">
              <w:rPr>
                <w:rStyle w:val="Hipervnculo"/>
                <w:noProof/>
              </w:rPr>
              <w:t>Introducción</w:t>
            </w:r>
            <w:r>
              <w:rPr>
                <w:noProof/>
                <w:webHidden/>
              </w:rPr>
              <w:tab/>
            </w:r>
            <w:r>
              <w:rPr>
                <w:noProof/>
                <w:webHidden/>
              </w:rPr>
              <w:fldChar w:fldCharType="begin"/>
            </w:r>
            <w:r>
              <w:rPr>
                <w:noProof/>
                <w:webHidden/>
              </w:rPr>
              <w:instrText xml:space="preserve"> PAGEREF _Toc428510346 \h </w:instrText>
            </w:r>
            <w:r>
              <w:rPr>
                <w:noProof/>
                <w:webHidden/>
              </w:rPr>
            </w:r>
          </w:ins>
          <w:r>
            <w:rPr>
              <w:noProof/>
              <w:webHidden/>
            </w:rPr>
            <w:fldChar w:fldCharType="separate"/>
          </w:r>
          <w:ins w:id="195" w:author="Gabriel Correa" w:date="2015-08-28T07:30:00Z">
            <w:r>
              <w:rPr>
                <w:noProof/>
                <w:webHidden/>
              </w:rPr>
              <w:t>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196" w:author="Gabriel Correa" w:date="2015-08-28T07:30:00Z"/>
              <w:rFonts w:asciiTheme="minorHAnsi" w:hAnsiTheme="minorHAnsi"/>
              <w:noProof/>
              <w:sz w:val="22"/>
            </w:rPr>
          </w:pPr>
          <w:ins w:id="19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2.1</w:t>
            </w:r>
            <w:r>
              <w:rPr>
                <w:rFonts w:asciiTheme="minorHAnsi" w:hAnsiTheme="minorHAnsi"/>
                <w:noProof/>
                <w:sz w:val="22"/>
              </w:rPr>
              <w:tab/>
            </w:r>
            <w:r w:rsidRPr="007903D0">
              <w:rPr>
                <w:rStyle w:val="Hipervnculo"/>
                <w:noProof/>
              </w:rPr>
              <w:t>Documentación de API</w:t>
            </w:r>
            <w:r>
              <w:rPr>
                <w:noProof/>
                <w:webHidden/>
              </w:rPr>
              <w:tab/>
            </w:r>
            <w:r>
              <w:rPr>
                <w:noProof/>
                <w:webHidden/>
              </w:rPr>
              <w:fldChar w:fldCharType="begin"/>
            </w:r>
            <w:r>
              <w:rPr>
                <w:noProof/>
                <w:webHidden/>
              </w:rPr>
              <w:instrText xml:space="preserve"> PAGEREF _Toc428510347 \h </w:instrText>
            </w:r>
            <w:r>
              <w:rPr>
                <w:noProof/>
                <w:webHidden/>
              </w:rPr>
            </w:r>
          </w:ins>
          <w:r>
            <w:rPr>
              <w:noProof/>
              <w:webHidden/>
            </w:rPr>
            <w:fldChar w:fldCharType="separate"/>
          </w:r>
          <w:ins w:id="198" w:author="Gabriel Correa" w:date="2015-08-28T07:30:00Z">
            <w:r>
              <w:rPr>
                <w:noProof/>
                <w:webHidden/>
              </w:rPr>
              <w:t>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199" w:author="Gabriel Correa" w:date="2015-08-28T07:30:00Z"/>
              <w:rFonts w:asciiTheme="minorHAnsi" w:hAnsiTheme="minorHAnsi"/>
              <w:noProof/>
              <w:sz w:val="22"/>
            </w:rPr>
          </w:pPr>
          <w:ins w:id="20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2.2</w:t>
            </w:r>
            <w:r>
              <w:rPr>
                <w:rFonts w:asciiTheme="minorHAnsi" w:hAnsiTheme="minorHAnsi"/>
                <w:noProof/>
                <w:sz w:val="22"/>
              </w:rPr>
              <w:tab/>
            </w:r>
            <w:r w:rsidRPr="007903D0">
              <w:rPr>
                <w:rStyle w:val="Hipervnculo"/>
                <w:noProof/>
              </w:rPr>
              <w:t>Problema con las Directivas</w:t>
            </w:r>
            <w:r>
              <w:rPr>
                <w:noProof/>
                <w:webHidden/>
              </w:rPr>
              <w:tab/>
            </w:r>
            <w:r>
              <w:rPr>
                <w:noProof/>
                <w:webHidden/>
              </w:rPr>
              <w:fldChar w:fldCharType="begin"/>
            </w:r>
            <w:r>
              <w:rPr>
                <w:noProof/>
                <w:webHidden/>
              </w:rPr>
              <w:instrText xml:space="preserve"> PAGEREF _Toc428510348 \h </w:instrText>
            </w:r>
            <w:r>
              <w:rPr>
                <w:noProof/>
                <w:webHidden/>
              </w:rPr>
            </w:r>
          </w:ins>
          <w:r>
            <w:rPr>
              <w:noProof/>
              <w:webHidden/>
            </w:rPr>
            <w:fldChar w:fldCharType="separate"/>
          </w:r>
          <w:ins w:id="201" w:author="Gabriel Correa" w:date="2015-08-28T07:30:00Z">
            <w:r>
              <w:rPr>
                <w:noProof/>
                <w:webHidden/>
              </w:rPr>
              <w:t>2</w:t>
            </w:r>
            <w:r>
              <w:rPr>
                <w:noProof/>
                <w:webHidden/>
              </w:rPr>
              <w:fldChar w:fldCharType="end"/>
            </w:r>
            <w:r w:rsidRPr="007903D0">
              <w:rPr>
                <w:rStyle w:val="Hipervnculo"/>
                <w:noProof/>
              </w:rPr>
              <w:fldChar w:fldCharType="end"/>
            </w:r>
          </w:ins>
        </w:p>
        <w:p w:rsidR="00E54D64" w:rsidRDefault="00E54D64">
          <w:pPr>
            <w:pStyle w:val="TDC2"/>
            <w:tabs>
              <w:tab w:val="left" w:pos="660"/>
              <w:tab w:val="right" w:leader="dot" w:pos="9395"/>
            </w:tabs>
            <w:rPr>
              <w:ins w:id="202" w:author="Gabriel Correa" w:date="2015-08-28T07:30:00Z"/>
              <w:rFonts w:asciiTheme="minorHAnsi" w:hAnsiTheme="minorHAnsi"/>
              <w:noProof/>
              <w:sz w:val="22"/>
            </w:rPr>
          </w:pPr>
          <w:ins w:id="20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Una Solución</w:t>
            </w:r>
            <w:r>
              <w:rPr>
                <w:noProof/>
                <w:webHidden/>
              </w:rPr>
              <w:tab/>
            </w:r>
            <w:r>
              <w:rPr>
                <w:noProof/>
                <w:webHidden/>
              </w:rPr>
              <w:fldChar w:fldCharType="begin"/>
            </w:r>
            <w:r>
              <w:rPr>
                <w:noProof/>
                <w:webHidden/>
              </w:rPr>
              <w:instrText xml:space="preserve"> PAGEREF _Toc428510350 \h </w:instrText>
            </w:r>
            <w:r>
              <w:rPr>
                <w:noProof/>
                <w:webHidden/>
              </w:rPr>
            </w:r>
          </w:ins>
          <w:r>
            <w:rPr>
              <w:noProof/>
              <w:webHidden/>
            </w:rPr>
            <w:fldChar w:fldCharType="separate"/>
          </w:r>
          <w:ins w:id="204" w:author="Gabriel Correa" w:date="2015-08-28T07:30:00Z">
            <w:r>
              <w:rPr>
                <w:noProof/>
                <w:webHidden/>
              </w:rPr>
              <w:t>3</w:t>
            </w:r>
            <w:r>
              <w:rPr>
                <w:noProof/>
                <w:webHidden/>
              </w:rPr>
              <w:fldChar w:fldCharType="end"/>
            </w:r>
            <w:r w:rsidRPr="007903D0">
              <w:rPr>
                <w:rStyle w:val="Hipervnculo"/>
                <w:noProof/>
              </w:rPr>
              <w:fldChar w:fldCharType="end"/>
            </w:r>
          </w:ins>
        </w:p>
        <w:p w:rsidR="00E54D64" w:rsidRDefault="00E54D64">
          <w:pPr>
            <w:pStyle w:val="TDC2"/>
            <w:tabs>
              <w:tab w:val="right" w:leader="dot" w:pos="9395"/>
            </w:tabs>
            <w:rPr>
              <w:ins w:id="205" w:author="Gabriel Correa" w:date="2015-08-28T07:30:00Z"/>
              <w:rFonts w:asciiTheme="minorHAnsi" w:hAnsiTheme="minorHAnsi"/>
              <w:noProof/>
              <w:sz w:val="22"/>
            </w:rPr>
          </w:pPr>
          <w:ins w:id="20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2.3</w:t>
            </w:r>
            <w:r>
              <w:rPr>
                <w:noProof/>
                <w:webHidden/>
              </w:rPr>
              <w:tab/>
            </w:r>
            <w:r>
              <w:rPr>
                <w:noProof/>
                <w:webHidden/>
              </w:rPr>
              <w:fldChar w:fldCharType="begin"/>
            </w:r>
            <w:r>
              <w:rPr>
                <w:noProof/>
                <w:webHidden/>
              </w:rPr>
              <w:instrText xml:space="preserve"> PAGEREF _Toc428510351 \h </w:instrText>
            </w:r>
            <w:r>
              <w:rPr>
                <w:noProof/>
                <w:webHidden/>
              </w:rPr>
            </w:r>
          </w:ins>
          <w:r>
            <w:rPr>
              <w:noProof/>
              <w:webHidden/>
            </w:rPr>
            <w:fldChar w:fldCharType="separate"/>
          </w:r>
          <w:ins w:id="207" w:author="Gabriel Correa" w:date="2015-08-28T07:30:00Z">
            <w:r>
              <w:rPr>
                <w:noProof/>
                <w:webHidden/>
              </w:rPr>
              <w:t>3</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08" w:author="Gabriel Correa" w:date="2015-08-28T07:30:00Z"/>
              <w:rFonts w:asciiTheme="minorHAnsi" w:hAnsiTheme="minorHAnsi"/>
              <w:noProof/>
              <w:sz w:val="22"/>
            </w:rPr>
          </w:pPr>
          <w:ins w:id="20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w:t>
            </w:r>
            <w:r>
              <w:rPr>
                <w:rFonts w:asciiTheme="minorHAnsi" w:hAnsiTheme="minorHAnsi"/>
                <w:noProof/>
                <w:sz w:val="22"/>
              </w:rPr>
              <w:tab/>
            </w:r>
            <w:r w:rsidRPr="007903D0">
              <w:rPr>
                <w:rStyle w:val="Hipervnculo"/>
                <w:noProof/>
              </w:rPr>
              <w:t>Objetivos</w:t>
            </w:r>
            <w:r>
              <w:rPr>
                <w:noProof/>
                <w:webHidden/>
              </w:rPr>
              <w:tab/>
            </w:r>
            <w:r>
              <w:rPr>
                <w:noProof/>
                <w:webHidden/>
              </w:rPr>
              <w:fldChar w:fldCharType="begin"/>
            </w:r>
            <w:r>
              <w:rPr>
                <w:noProof/>
                <w:webHidden/>
              </w:rPr>
              <w:instrText xml:space="preserve"> PAGEREF _Toc428510353 \h </w:instrText>
            </w:r>
            <w:r>
              <w:rPr>
                <w:noProof/>
                <w:webHidden/>
              </w:rPr>
            </w:r>
          </w:ins>
          <w:r>
            <w:rPr>
              <w:noProof/>
              <w:webHidden/>
            </w:rPr>
            <w:fldChar w:fldCharType="separate"/>
          </w:r>
          <w:ins w:id="210"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11" w:author="Gabriel Correa" w:date="2015-08-28T07:30:00Z"/>
              <w:rFonts w:asciiTheme="minorHAnsi" w:hAnsiTheme="minorHAnsi"/>
              <w:noProof/>
              <w:sz w:val="22"/>
            </w:rPr>
          </w:pPr>
          <w:ins w:id="21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2.4.1</w:t>
            </w:r>
            <w:r>
              <w:rPr>
                <w:rFonts w:asciiTheme="minorHAnsi" w:hAnsiTheme="minorHAnsi"/>
                <w:noProof/>
                <w:sz w:val="22"/>
              </w:rPr>
              <w:tab/>
            </w:r>
            <w:r w:rsidRPr="007903D0">
              <w:rPr>
                <w:rStyle w:val="Hipervnculo"/>
                <w:noProof/>
              </w:rPr>
              <w:t>Objetivos Generales</w:t>
            </w:r>
            <w:r>
              <w:rPr>
                <w:noProof/>
                <w:webHidden/>
              </w:rPr>
              <w:tab/>
            </w:r>
            <w:r>
              <w:rPr>
                <w:noProof/>
                <w:webHidden/>
              </w:rPr>
              <w:fldChar w:fldCharType="begin"/>
            </w:r>
            <w:r>
              <w:rPr>
                <w:noProof/>
                <w:webHidden/>
              </w:rPr>
              <w:instrText xml:space="preserve"> PAGEREF _Toc428510355 \h </w:instrText>
            </w:r>
            <w:r>
              <w:rPr>
                <w:noProof/>
                <w:webHidden/>
              </w:rPr>
            </w:r>
          </w:ins>
          <w:r>
            <w:rPr>
              <w:noProof/>
              <w:webHidden/>
            </w:rPr>
            <w:fldChar w:fldCharType="separate"/>
          </w:r>
          <w:ins w:id="213"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14" w:author="Gabriel Correa" w:date="2015-08-28T07:30:00Z"/>
              <w:rFonts w:asciiTheme="minorHAnsi" w:hAnsiTheme="minorHAnsi"/>
              <w:noProof/>
              <w:sz w:val="22"/>
            </w:rPr>
          </w:pPr>
          <w:ins w:id="21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2.4.2</w:t>
            </w:r>
            <w:r>
              <w:rPr>
                <w:rFonts w:asciiTheme="minorHAnsi" w:hAnsiTheme="minorHAnsi"/>
                <w:noProof/>
                <w:sz w:val="22"/>
              </w:rPr>
              <w:tab/>
            </w:r>
            <w:r w:rsidRPr="007903D0">
              <w:rPr>
                <w:rStyle w:val="Hipervnculo"/>
                <w:noProof/>
              </w:rPr>
              <w:t>Objetivos Específicos</w:t>
            </w:r>
            <w:r>
              <w:rPr>
                <w:noProof/>
                <w:webHidden/>
              </w:rPr>
              <w:tab/>
            </w:r>
            <w:r>
              <w:rPr>
                <w:noProof/>
                <w:webHidden/>
              </w:rPr>
              <w:fldChar w:fldCharType="begin"/>
            </w:r>
            <w:r>
              <w:rPr>
                <w:noProof/>
                <w:webHidden/>
              </w:rPr>
              <w:instrText xml:space="preserve"> PAGEREF _Toc428510356 \h </w:instrText>
            </w:r>
            <w:r>
              <w:rPr>
                <w:noProof/>
                <w:webHidden/>
              </w:rPr>
            </w:r>
          </w:ins>
          <w:r>
            <w:rPr>
              <w:noProof/>
              <w:webHidden/>
            </w:rPr>
            <w:fldChar w:fldCharType="separate"/>
          </w:r>
          <w:ins w:id="216"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17" w:author="Gabriel Correa" w:date="2015-08-28T07:30:00Z"/>
              <w:rFonts w:asciiTheme="minorHAnsi" w:hAnsiTheme="minorHAnsi"/>
              <w:noProof/>
              <w:sz w:val="22"/>
            </w:rPr>
          </w:pPr>
          <w:ins w:id="21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w:t>
            </w:r>
            <w:r>
              <w:rPr>
                <w:rFonts w:asciiTheme="minorHAnsi" w:hAnsiTheme="minorHAnsi"/>
                <w:noProof/>
                <w:sz w:val="22"/>
              </w:rPr>
              <w:tab/>
            </w:r>
            <w:r w:rsidRPr="007903D0">
              <w:rPr>
                <w:rStyle w:val="Hipervnculo"/>
                <w:noProof/>
              </w:rPr>
              <w:t>Marco teórico y trabajos anteriores</w:t>
            </w:r>
            <w:r>
              <w:rPr>
                <w:noProof/>
                <w:webHidden/>
              </w:rPr>
              <w:tab/>
            </w:r>
            <w:r>
              <w:rPr>
                <w:noProof/>
                <w:webHidden/>
              </w:rPr>
              <w:fldChar w:fldCharType="begin"/>
            </w:r>
            <w:r>
              <w:rPr>
                <w:noProof/>
                <w:webHidden/>
              </w:rPr>
              <w:instrText xml:space="preserve"> PAGEREF _Toc428510358 \h </w:instrText>
            </w:r>
            <w:r>
              <w:rPr>
                <w:noProof/>
                <w:webHidden/>
              </w:rPr>
            </w:r>
          </w:ins>
          <w:r>
            <w:rPr>
              <w:noProof/>
              <w:webHidden/>
            </w:rPr>
            <w:fldChar w:fldCharType="separate"/>
          </w:r>
          <w:ins w:id="219"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20" w:author="Gabriel Correa" w:date="2015-08-28T07:30:00Z"/>
              <w:rFonts w:asciiTheme="minorHAnsi" w:hAnsiTheme="minorHAnsi"/>
              <w:noProof/>
              <w:sz w:val="22"/>
            </w:rPr>
          </w:pPr>
          <w:ins w:id="22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w:t>
            </w:r>
            <w:r>
              <w:rPr>
                <w:rFonts w:asciiTheme="minorHAnsi" w:hAnsiTheme="minorHAnsi"/>
                <w:noProof/>
                <w:sz w:val="22"/>
              </w:rPr>
              <w:tab/>
            </w:r>
            <w:r w:rsidRPr="007903D0">
              <w:rPr>
                <w:rStyle w:val="Hipervnculo"/>
                <w:noProof/>
              </w:rPr>
              <w:t>Destacación de directivas en API</w:t>
            </w:r>
            <w:r>
              <w:rPr>
                <w:noProof/>
                <w:webHidden/>
              </w:rPr>
              <w:tab/>
            </w:r>
            <w:r>
              <w:rPr>
                <w:noProof/>
                <w:webHidden/>
              </w:rPr>
              <w:fldChar w:fldCharType="begin"/>
            </w:r>
            <w:r>
              <w:rPr>
                <w:noProof/>
                <w:webHidden/>
              </w:rPr>
              <w:instrText xml:space="preserve"> PAGEREF _Toc428510362 \h </w:instrText>
            </w:r>
            <w:r>
              <w:rPr>
                <w:noProof/>
                <w:webHidden/>
              </w:rPr>
            </w:r>
          </w:ins>
          <w:r>
            <w:rPr>
              <w:noProof/>
              <w:webHidden/>
            </w:rPr>
            <w:fldChar w:fldCharType="separate"/>
          </w:r>
          <w:ins w:id="222"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23" w:author="Gabriel Correa" w:date="2015-08-28T07:30:00Z"/>
              <w:rFonts w:asciiTheme="minorHAnsi" w:hAnsiTheme="minorHAnsi"/>
              <w:noProof/>
              <w:sz w:val="22"/>
            </w:rPr>
          </w:pPr>
          <w:ins w:id="22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3.1.1</w:t>
            </w:r>
            <w:r>
              <w:rPr>
                <w:rFonts w:asciiTheme="minorHAnsi" w:hAnsiTheme="minorHAnsi"/>
                <w:noProof/>
                <w:sz w:val="22"/>
              </w:rPr>
              <w:tab/>
            </w:r>
            <w:r w:rsidRPr="007903D0">
              <w:rPr>
                <w:rStyle w:val="Hipervnculo"/>
                <w:noProof/>
              </w:rPr>
              <w:t>Syntax highlighting en editores de texto</w:t>
            </w:r>
            <w:r>
              <w:rPr>
                <w:noProof/>
                <w:webHidden/>
              </w:rPr>
              <w:tab/>
            </w:r>
            <w:r>
              <w:rPr>
                <w:noProof/>
                <w:webHidden/>
              </w:rPr>
              <w:fldChar w:fldCharType="begin"/>
            </w:r>
            <w:r>
              <w:rPr>
                <w:noProof/>
                <w:webHidden/>
              </w:rPr>
              <w:instrText xml:space="preserve"> PAGEREF _Toc428510365 \h </w:instrText>
            </w:r>
            <w:r>
              <w:rPr>
                <w:noProof/>
                <w:webHidden/>
              </w:rPr>
            </w:r>
          </w:ins>
          <w:r>
            <w:rPr>
              <w:noProof/>
              <w:webHidden/>
            </w:rPr>
            <w:fldChar w:fldCharType="separate"/>
          </w:r>
          <w:ins w:id="225"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26" w:author="Gabriel Correa" w:date="2015-08-28T07:30:00Z"/>
              <w:rFonts w:asciiTheme="minorHAnsi" w:hAnsiTheme="minorHAnsi"/>
              <w:noProof/>
              <w:sz w:val="22"/>
            </w:rPr>
          </w:pPr>
          <w:ins w:id="22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3.1.2</w:t>
            </w:r>
            <w:r>
              <w:rPr>
                <w:rFonts w:asciiTheme="minorHAnsi" w:hAnsiTheme="minorHAnsi"/>
                <w:noProof/>
                <w:sz w:val="22"/>
              </w:rPr>
              <w:tab/>
            </w:r>
            <w:r w:rsidRPr="007903D0">
              <w:rPr>
                <w:rStyle w:val="Hipervnculo"/>
                <w:noProof/>
              </w:rPr>
              <w:t>eMoose y tagSea</w:t>
            </w:r>
            <w:r>
              <w:rPr>
                <w:noProof/>
                <w:webHidden/>
              </w:rPr>
              <w:tab/>
            </w:r>
            <w:r>
              <w:rPr>
                <w:noProof/>
                <w:webHidden/>
              </w:rPr>
              <w:fldChar w:fldCharType="begin"/>
            </w:r>
            <w:r>
              <w:rPr>
                <w:noProof/>
                <w:webHidden/>
              </w:rPr>
              <w:instrText xml:space="preserve"> PAGEREF _Toc428510366 \h </w:instrText>
            </w:r>
            <w:r>
              <w:rPr>
                <w:noProof/>
                <w:webHidden/>
              </w:rPr>
            </w:r>
          </w:ins>
          <w:r>
            <w:rPr>
              <w:noProof/>
              <w:webHidden/>
            </w:rPr>
            <w:fldChar w:fldCharType="separate"/>
          </w:r>
          <w:ins w:id="228" w:author="Gabriel Correa" w:date="2015-08-28T07:30:00Z">
            <w:r>
              <w:rPr>
                <w:noProof/>
                <w:webHidden/>
              </w:rPr>
              <w:t>6</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29" w:author="Gabriel Correa" w:date="2015-08-28T07:30:00Z"/>
              <w:rFonts w:asciiTheme="minorHAnsi" w:hAnsiTheme="minorHAnsi"/>
              <w:noProof/>
              <w:sz w:val="22"/>
            </w:rPr>
          </w:pPr>
          <w:ins w:id="23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3.2</w:t>
            </w:r>
            <w:r>
              <w:rPr>
                <w:rFonts w:asciiTheme="minorHAnsi" w:hAnsiTheme="minorHAnsi"/>
                <w:noProof/>
                <w:sz w:val="22"/>
              </w:rPr>
              <w:tab/>
            </w:r>
            <w:r w:rsidRPr="007903D0">
              <w:rPr>
                <w:rStyle w:val="Hipervnculo"/>
                <w:noProof/>
              </w:rPr>
              <w:t>Trabajo de Monperrus et al.</w:t>
            </w:r>
            <w:r>
              <w:rPr>
                <w:noProof/>
                <w:webHidden/>
              </w:rPr>
              <w:tab/>
            </w:r>
            <w:r>
              <w:rPr>
                <w:noProof/>
                <w:webHidden/>
              </w:rPr>
              <w:fldChar w:fldCharType="begin"/>
            </w:r>
            <w:r>
              <w:rPr>
                <w:noProof/>
                <w:webHidden/>
              </w:rPr>
              <w:instrText xml:space="preserve"> PAGEREF _Toc428510367 \h </w:instrText>
            </w:r>
            <w:r>
              <w:rPr>
                <w:noProof/>
                <w:webHidden/>
              </w:rPr>
            </w:r>
          </w:ins>
          <w:r>
            <w:rPr>
              <w:noProof/>
              <w:webHidden/>
            </w:rPr>
            <w:fldChar w:fldCharType="separate"/>
          </w:r>
          <w:ins w:id="231" w:author="Gabriel Correa" w:date="2015-08-28T07:30:00Z">
            <w:r>
              <w:rPr>
                <w:noProof/>
                <w:webHidden/>
              </w:rPr>
              <w:t>7</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32" w:author="Gabriel Correa" w:date="2015-08-28T07:30:00Z"/>
              <w:rFonts w:asciiTheme="minorHAnsi" w:hAnsiTheme="minorHAnsi"/>
              <w:noProof/>
              <w:sz w:val="22"/>
            </w:rPr>
          </w:pPr>
          <w:ins w:id="23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w:t>
            </w:r>
            <w:r>
              <w:rPr>
                <w:rFonts w:asciiTheme="minorHAnsi" w:hAnsiTheme="minorHAnsi"/>
                <w:noProof/>
                <w:sz w:val="22"/>
              </w:rPr>
              <w:tab/>
            </w:r>
            <w:r w:rsidRPr="007903D0">
              <w:rPr>
                <w:rStyle w:val="Hipervnculo"/>
                <w:noProof/>
              </w:rPr>
              <w:t>Desarrollo de CHi</w:t>
            </w:r>
            <w:r>
              <w:rPr>
                <w:noProof/>
                <w:webHidden/>
              </w:rPr>
              <w:tab/>
            </w:r>
            <w:r>
              <w:rPr>
                <w:noProof/>
                <w:webHidden/>
              </w:rPr>
              <w:fldChar w:fldCharType="begin"/>
            </w:r>
            <w:r>
              <w:rPr>
                <w:noProof/>
                <w:webHidden/>
              </w:rPr>
              <w:instrText xml:space="preserve"> PAGEREF _Toc428510368 \h </w:instrText>
            </w:r>
            <w:r>
              <w:rPr>
                <w:noProof/>
                <w:webHidden/>
              </w:rPr>
            </w:r>
          </w:ins>
          <w:r>
            <w:rPr>
              <w:noProof/>
              <w:webHidden/>
            </w:rPr>
            <w:fldChar w:fldCharType="separate"/>
          </w:r>
          <w:ins w:id="234"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35" w:author="Gabriel Correa" w:date="2015-08-28T07:30:00Z"/>
              <w:rFonts w:asciiTheme="minorHAnsi" w:hAnsiTheme="minorHAnsi"/>
              <w:noProof/>
              <w:sz w:val="22"/>
            </w:rPr>
          </w:pPr>
          <w:ins w:id="23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w:t>
            </w:r>
            <w:r>
              <w:rPr>
                <w:rFonts w:asciiTheme="minorHAnsi" w:hAnsiTheme="minorHAnsi"/>
                <w:noProof/>
                <w:sz w:val="22"/>
              </w:rPr>
              <w:tab/>
            </w:r>
            <w:r w:rsidRPr="007903D0">
              <w:rPr>
                <w:rStyle w:val="Hipervnculo"/>
                <w:noProof/>
              </w:rPr>
              <w:t>Usuarios Finales</w:t>
            </w:r>
            <w:r>
              <w:rPr>
                <w:noProof/>
                <w:webHidden/>
              </w:rPr>
              <w:tab/>
            </w:r>
            <w:r>
              <w:rPr>
                <w:noProof/>
                <w:webHidden/>
              </w:rPr>
              <w:fldChar w:fldCharType="begin"/>
            </w:r>
            <w:r>
              <w:rPr>
                <w:noProof/>
                <w:webHidden/>
              </w:rPr>
              <w:instrText xml:space="preserve"> PAGEREF _Toc428510369 \h </w:instrText>
            </w:r>
            <w:r>
              <w:rPr>
                <w:noProof/>
                <w:webHidden/>
              </w:rPr>
            </w:r>
          </w:ins>
          <w:r>
            <w:rPr>
              <w:noProof/>
              <w:webHidden/>
            </w:rPr>
            <w:fldChar w:fldCharType="separate"/>
          </w:r>
          <w:ins w:id="237"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38" w:author="Gabriel Correa" w:date="2015-08-28T07:30:00Z"/>
              <w:rFonts w:asciiTheme="minorHAnsi" w:hAnsiTheme="minorHAnsi"/>
              <w:noProof/>
              <w:sz w:val="22"/>
            </w:rPr>
          </w:pPr>
          <w:ins w:id="23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4.1.1</w:t>
            </w:r>
            <w:r>
              <w:rPr>
                <w:rFonts w:asciiTheme="minorHAnsi" w:hAnsiTheme="minorHAnsi"/>
                <w:noProof/>
                <w:sz w:val="22"/>
              </w:rPr>
              <w:tab/>
            </w:r>
            <w:r w:rsidRPr="007903D0">
              <w:rPr>
                <w:rStyle w:val="Hipervnculo"/>
                <w:noProof/>
              </w:rPr>
              <w:t>Usuario Encargado de Documentar una API</w:t>
            </w:r>
            <w:r>
              <w:rPr>
                <w:noProof/>
                <w:webHidden/>
              </w:rPr>
              <w:tab/>
            </w:r>
            <w:r>
              <w:rPr>
                <w:noProof/>
                <w:webHidden/>
              </w:rPr>
              <w:fldChar w:fldCharType="begin"/>
            </w:r>
            <w:r>
              <w:rPr>
                <w:noProof/>
                <w:webHidden/>
              </w:rPr>
              <w:instrText xml:space="preserve"> PAGEREF _Toc428510370 \h </w:instrText>
            </w:r>
            <w:r>
              <w:rPr>
                <w:noProof/>
                <w:webHidden/>
              </w:rPr>
            </w:r>
          </w:ins>
          <w:r>
            <w:rPr>
              <w:noProof/>
              <w:webHidden/>
            </w:rPr>
            <w:fldChar w:fldCharType="separate"/>
          </w:r>
          <w:ins w:id="240"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41" w:author="Gabriel Correa" w:date="2015-08-28T07:30:00Z"/>
              <w:rFonts w:asciiTheme="minorHAnsi" w:hAnsiTheme="minorHAnsi"/>
              <w:noProof/>
              <w:sz w:val="22"/>
            </w:rPr>
          </w:pPr>
          <w:ins w:id="24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4.1.2</w:t>
            </w:r>
            <w:r>
              <w:rPr>
                <w:rFonts w:asciiTheme="minorHAnsi" w:hAnsiTheme="minorHAnsi"/>
                <w:noProof/>
                <w:sz w:val="22"/>
              </w:rPr>
              <w:tab/>
            </w:r>
            <w:r w:rsidRPr="007903D0">
              <w:rPr>
                <w:rStyle w:val="Hipervnculo"/>
                <w:noProof/>
              </w:rPr>
              <w:t>Usuario Investigador de Text Mining</w:t>
            </w:r>
            <w:r>
              <w:rPr>
                <w:noProof/>
                <w:webHidden/>
              </w:rPr>
              <w:tab/>
            </w:r>
            <w:r>
              <w:rPr>
                <w:noProof/>
                <w:webHidden/>
              </w:rPr>
              <w:fldChar w:fldCharType="begin"/>
            </w:r>
            <w:r>
              <w:rPr>
                <w:noProof/>
                <w:webHidden/>
              </w:rPr>
              <w:instrText xml:space="preserve"> PAGEREF _Toc428510371 \h </w:instrText>
            </w:r>
            <w:r>
              <w:rPr>
                <w:noProof/>
                <w:webHidden/>
              </w:rPr>
            </w:r>
          </w:ins>
          <w:r>
            <w:rPr>
              <w:noProof/>
              <w:webHidden/>
            </w:rPr>
            <w:fldChar w:fldCharType="separate"/>
          </w:r>
          <w:ins w:id="243"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44" w:author="Gabriel Correa" w:date="2015-08-28T07:30:00Z"/>
              <w:rFonts w:asciiTheme="minorHAnsi" w:hAnsiTheme="minorHAnsi"/>
              <w:noProof/>
              <w:sz w:val="22"/>
            </w:rPr>
          </w:pPr>
          <w:ins w:id="24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w:t>
            </w:r>
            <w:r>
              <w:rPr>
                <w:rFonts w:asciiTheme="minorHAnsi" w:hAnsiTheme="minorHAnsi"/>
                <w:noProof/>
                <w:sz w:val="22"/>
              </w:rPr>
              <w:tab/>
            </w:r>
            <w:r w:rsidRPr="007903D0">
              <w:rPr>
                <w:rStyle w:val="Hipervnculo"/>
                <w:noProof/>
              </w:rPr>
              <w:t>Casos de Uso</w:t>
            </w:r>
            <w:r>
              <w:rPr>
                <w:noProof/>
                <w:webHidden/>
              </w:rPr>
              <w:tab/>
            </w:r>
            <w:r>
              <w:rPr>
                <w:noProof/>
                <w:webHidden/>
              </w:rPr>
              <w:fldChar w:fldCharType="begin"/>
            </w:r>
            <w:r>
              <w:rPr>
                <w:noProof/>
                <w:webHidden/>
              </w:rPr>
              <w:instrText xml:space="preserve"> PAGEREF _Toc428510372 \h </w:instrText>
            </w:r>
            <w:r>
              <w:rPr>
                <w:noProof/>
                <w:webHidden/>
              </w:rPr>
            </w:r>
          </w:ins>
          <w:r>
            <w:rPr>
              <w:noProof/>
              <w:webHidden/>
            </w:rPr>
            <w:fldChar w:fldCharType="separate"/>
          </w:r>
          <w:ins w:id="246"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47" w:author="Gabriel Correa" w:date="2015-08-28T07:30:00Z"/>
              <w:rFonts w:asciiTheme="minorHAnsi" w:hAnsiTheme="minorHAnsi"/>
              <w:noProof/>
              <w:sz w:val="22"/>
            </w:rPr>
          </w:pPr>
          <w:ins w:id="24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4.2.1</w:t>
            </w:r>
            <w:r>
              <w:rPr>
                <w:rFonts w:asciiTheme="minorHAnsi" w:hAnsiTheme="minorHAnsi"/>
                <w:noProof/>
                <w:sz w:val="22"/>
              </w:rPr>
              <w:tab/>
            </w:r>
            <w:r w:rsidRPr="007903D0">
              <w:rPr>
                <w:rStyle w:val="Hipervnculo"/>
                <w:noProof/>
              </w:rPr>
              <w:t>Documentador de API</w:t>
            </w:r>
            <w:r>
              <w:rPr>
                <w:noProof/>
                <w:webHidden/>
              </w:rPr>
              <w:tab/>
            </w:r>
            <w:r>
              <w:rPr>
                <w:noProof/>
                <w:webHidden/>
              </w:rPr>
              <w:fldChar w:fldCharType="begin"/>
            </w:r>
            <w:r>
              <w:rPr>
                <w:noProof/>
                <w:webHidden/>
              </w:rPr>
              <w:instrText xml:space="preserve"> PAGEREF _Toc428510373 \h </w:instrText>
            </w:r>
            <w:r>
              <w:rPr>
                <w:noProof/>
                <w:webHidden/>
              </w:rPr>
            </w:r>
          </w:ins>
          <w:r>
            <w:rPr>
              <w:noProof/>
              <w:webHidden/>
            </w:rPr>
            <w:fldChar w:fldCharType="separate"/>
          </w:r>
          <w:ins w:id="249"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50" w:author="Gabriel Correa" w:date="2015-08-28T07:30:00Z"/>
              <w:rFonts w:asciiTheme="minorHAnsi" w:hAnsiTheme="minorHAnsi"/>
              <w:noProof/>
              <w:sz w:val="22"/>
            </w:rPr>
          </w:pPr>
          <w:ins w:id="25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4.2.2</w:t>
            </w:r>
            <w:r>
              <w:rPr>
                <w:rFonts w:asciiTheme="minorHAnsi" w:hAnsiTheme="minorHAnsi"/>
                <w:noProof/>
                <w:sz w:val="22"/>
              </w:rPr>
              <w:tab/>
            </w:r>
            <w:r w:rsidRPr="007903D0">
              <w:rPr>
                <w:rStyle w:val="Hipervnculo"/>
                <w:noProof/>
              </w:rPr>
              <w:t>Investigador de Text Mining</w:t>
            </w:r>
            <w:r>
              <w:rPr>
                <w:noProof/>
                <w:webHidden/>
              </w:rPr>
              <w:tab/>
            </w:r>
            <w:r>
              <w:rPr>
                <w:noProof/>
                <w:webHidden/>
              </w:rPr>
              <w:fldChar w:fldCharType="begin"/>
            </w:r>
            <w:r>
              <w:rPr>
                <w:noProof/>
                <w:webHidden/>
              </w:rPr>
              <w:instrText xml:space="preserve"> PAGEREF _Toc428510374 \h </w:instrText>
            </w:r>
            <w:r>
              <w:rPr>
                <w:noProof/>
                <w:webHidden/>
              </w:rPr>
            </w:r>
          </w:ins>
          <w:r>
            <w:rPr>
              <w:noProof/>
              <w:webHidden/>
            </w:rPr>
            <w:fldChar w:fldCharType="separate"/>
          </w:r>
          <w:ins w:id="252"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3" w:author="Gabriel Correa" w:date="2015-08-28T07:30:00Z"/>
              <w:rFonts w:asciiTheme="minorHAnsi" w:hAnsiTheme="minorHAnsi"/>
              <w:noProof/>
              <w:sz w:val="22"/>
            </w:rPr>
          </w:pPr>
          <w:ins w:id="25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4.3</w:t>
            </w:r>
            <w:r>
              <w:rPr>
                <w:rFonts w:asciiTheme="minorHAnsi" w:hAnsiTheme="minorHAnsi"/>
                <w:noProof/>
                <w:sz w:val="22"/>
              </w:rPr>
              <w:tab/>
            </w:r>
            <w:r w:rsidRPr="007903D0">
              <w:rPr>
                <w:rStyle w:val="Hipervnculo"/>
                <w:noProof/>
              </w:rPr>
              <w:t>Interfaz de CHi</w:t>
            </w:r>
            <w:r>
              <w:rPr>
                <w:noProof/>
                <w:webHidden/>
              </w:rPr>
              <w:tab/>
            </w:r>
            <w:r>
              <w:rPr>
                <w:noProof/>
                <w:webHidden/>
              </w:rPr>
              <w:fldChar w:fldCharType="begin"/>
            </w:r>
            <w:r>
              <w:rPr>
                <w:noProof/>
                <w:webHidden/>
              </w:rPr>
              <w:instrText xml:space="preserve"> PAGEREF _Toc428510375 \h </w:instrText>
            </w:r>
            <w:r>
              <w:rPr>
                <w:noProof/>
                <w:webHidden/>
              </w:rPr>
            </w:r>
          </w:ins>
          <w:r>
            <w:rPr>
              <w:noProof/>
              <w:webHidden/>
            </w:rPr>
            <w:fldChar w:fldCharType="separate"/>
          </w:r>
          <w:ins w:id="255" w:author="Gabriel Correa" w:date="2015-08-28T07:30:00Z">
            <w:r>
              <w:rPr>
                <w:noProof/>
                <w:webHidden/>
              </w:rPr>
              <w:t>12</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6" w:author="Gabriel Correa" w:date="2015-08-28T07:30:00Z"/>
              <w:rFonts w:asciiTheme="minorHAnsi" w:hAnsiTheme="minorHAnsi"/>
              <w:noProof/>
              <w:sz w:val="22"/>
            </w:rPr>
          </w:pPr>
          <w:ins w:id="25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4.4</w:t>
            </w:r>
            <w:r>
              <w:rPr>
                <w:rFonts w:asciiTheme="minorHAnsi" w:hAnsiTheme="minorHAnsi"/>
                <w:noProof/>
                <w:sz w:val="22"/>
              </w:rPr>
              <w:tab/>
            </w:r>
            <w:r w:rsidRPr="007903D0">
              <w:rPr>
                <w:rStyle w:val="Hipervnculo"/>
                <w:noProof/>
              </w:rPr>
              <w:t>Implementación de CHi</w:t>
            </w:r>
            <w:r>
              <w:rPr>
                <w:noProof/>
                <w:webHidden/>
              </w:rPr>
              <w:tab/>
            </w:r>
            <w:r>
              <w:rPr>
                <w:noProof/>
                <w:webHidden/>
              </w:rPr>
              <w:fldChar w:fldCharType="begin"/>
            </w:r>
            <w:r>
              <w:rPr>
                <w:noProof/>
                <w:webHidden/>
              </w:rPr>
              <w:instrText xml:space="preserve"> PAGEREF _Toc428510376 \h </w:instrText>
            </w:r>
            <w:r>
              <w:rPr>
                <w:noProof/>
                <w:webHidden/>
              </w:rPr>
            </w:r>
          </w:ins>
          <w:r>
            <w:rPr>
              <w:noProof/>
              <w:webHidden/>
            </w:rPr>
            <w:fldChar w:fldCharType="separate"/>
          </w:r>
          <w:ins w:id="258" w:author="Gabriel Correa" w:date="2015-08-28T07:30:00Z">
            <w:r>
              <w:rPr>
                <w:noProof/>
                <w:webHidden/>
              </w:rPr>
              <w:t>13</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9" w:author="Gabriel Correa" w:date="2015-08-28T07:30:00Z"/>
              <w:rFonts w:asciiTheme="minorHAnsi" w:hAnsiTheme="minorHAnsi"/>
              <w:noProof/>
              <w:sz w:val="22"/>
            </w:rPr>
          </w:pPr>
          <w:ins w:id="26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4.5</w:t>
            </w:r>
            <w:r>
              <w:rPr>
                <w:rFonts w:asciiTheme="minorHAnsi" w:hAnsiTheme="minorHAnsi"/>
                <w:noProof/>
                <w:sz w:val="22"/>
              </w:rPr>
              <w:tab/>
            </w:r>
            <w:r w:rsidRPr="007903D0">
              <w:rPr>
                <w:rStyle w:val="Hipervnculo"/>
                <w:noProof/>
              </w:rPr>
              <w:t>Trabajo Futuro para CHi</w:t>
            </w:r>
            <w:r>
              <w:rPr>
                <w:noProof/>
                <w:webHidden/>
              </w:rPr>
              <w:tab/>
            </w:r>
            <w:r>
              <w:rPr>
                <w:noProof/>
                <w:webHidden/>
              </w:rPr>
              <w:fldChar w:fldCharType="begin"/>
            </w:r>
            <w:r>
              <w:rPr>
                <w:noProof/>
                <w:webHidden/>
              </w:rPr>
              <w:instrText xml:space="preserve"> PAGEREF _Toc428510377 \h </w:instrText>
            </w:r>
            <w:r>
              <w:rPr>
                <w:noProof/>
                <w:webHidden/>
              </w:rPr>
            </w:r>
          </w:ins>
          <w:r>
            <w:rPr>
              <w:noProof/>
              <w:webHidden/>
            </w:rPr>
            <w:fldChar w:fldCharType="separate"/>
          </w:r>
          <w:ins w:id="261" w:author="Gabriel Correa" w:date="2015-08-28T07:30:00Z">
            <w:r>
              <w:rPr>
                <w:noProof/>
                <w:webHidden/>
              </w:rPr>
              <w:t>13</w:t>
            </w:r>
            <w:r>
              <w:rPr>
                <w:noProof/>
                <w:webHidden/>
              </w:rPr>
              <w:fldChar w:fldCharType="end"/>
            </w:r>
            <w:r w:rsidRPr="007903D0">
              <w:rPr>
                <w:rStyle w:val="Hipervnculo"/>
                <w:noProof/>
              </w:rPr>
              <w:fldChar w:fldCharType="end"/>
            </w:r>
          </w:ins>
        </w:p>
        <w:p w:rsidR="00E54D64" w:rsidRDefault="00E54D64">
          <w:pPr>
            <w:pStyle w:val="TDC1"/>
            <w:tabs>
              <w:tab w:val="right" w:leader="dot" w:pos="9395"/>
            </w:tabs>
            <w:rPr>
              <w:ins w:id="262" w:author="Gabriel Correa" w:date="2015-08-28T07:30:00Z"/>
              <w:rFonts w:asciiTheme="minorHAnsi" w:hAnsiTheme="minorHAnsi"/>
              <w:noProof/>
              <w:sz w:val="22"/>
            </w:rPr>
          </w:pPr>
          <w:ins w:id="26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Revisión Manual de Comentarios de API</w:t>
            </w:r>
            <w:r>
              <w:rPr>
                <w:noProof/>
                <w:webHidden/>
              </w:rPr>
              <w:tab/>
            </w:r>
            <w:r>
              <w:rPr>
                <w:noProof/>
                <w:webHidden/>
              </w:rPr>
              <w:fldChar w:fldCharType="begin"/>
            </w:r>
            <w:r>
              <w:rPr>
                <w:noProof/>
                <w:webHidden/>
              </w:rPr>
              <w:instrText xml:space="preserve"> PAGEREF _Toc428510378 \h </w:instrText>
            </w:r>
            <w:r>
              <w:rPr>
                <w:noProof/>
                <w:webHidden/>
              </w:rPr>
            </w:r>
          </w:ins>
          <w:r>
            <w:rPr>
              <w:noProof/>
              <w:webHidden/>
            </w:rPr>
            <w:fldChar w:fldCharType="separate"/>
          </w:r>
          <w:ins w:id="264"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1"/>
            <w:tabs>
              <w:tab w:val="right" w:leader="dot" w:pos="9395"/>
            </w:tabs>
            <w:rPr>
              <w:ins w:id="265" w:author="Gabriel Correa" w:date="2015-08-28T07:30:00Z"/>
              <w:rFonts w:asciiTheme="minorHAnsi" w:hAnsiTheme="minorHAnsi"/>
              <w:noProof/>
              <w:sz w:val="22"/>
            </w:rPr>
          </w:pPr>
          <w:ins w:id="26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w:t>
            </w:r>
            <w:r>
              <w:rPr>
                <w:noProof/>
                <w:webHidden/>
              </w:rPr>
              <w:tab/>
            </w:r>
            <w:r>
              <w:rPr>
                <w:noProof/>
                <w:webHidden/>
              </w:rPr>
              <w:fldChar w:fldCharType="begin"/>
            </w:r>
            <w:r>
              <w:rPr>
                <w:noProof/>
                <w:webHidden/>
              </w:rPr>
              <w:instrText xml:space="preserve"> PAGEREF _Toc428510381 \h </w:instrText>
            </w:r>
            <w:r>
              <w:rPr>
                <w:noProof/>
                <w:webHidden/>
              </w:rPr>
            </w:r>
          </w:ins>
          <w:r>
            <w:rPr>
              <w:noProof/>
              <w:webHidden/>
            </w:rPr>
            <w:fldChar w:fldCharType="separate"/>
          </w:r>
          <w:ins w:id="267"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68" w:author="Gabriel Correa" w:date="2015-08-28T07:30:00Z"/>
              <w:rFonts w:asciiTheme="minorHAnsi" w:hAnsiTheme="minorHAnsi"/>
              <w:noProof/>
              <w:sz w:val="22"/>
            </w:rPr>
          </w:pPr>
          <w:ins w:id="26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w:t>
            </w:r>
            <w:r>
              <w:rPr>
                <w:rFonts w:asciiTheme="minorHAnsi" w:hAnsiTheme="minorHAnsi"/>
                <w:noProof/>
                <w:sz w:val="22"/>
              </w:rPr>
              <w:tab/>
            </w:r>
            <w:r w:rsidRPr="007903D0">
              <w:rPr>
                <w:rStyle w:val="Hipervnculo"/>
                <w:noProof/>
              </w:rPr>
              <w:t>Revisión de los datos preliminares</w:t>
            </w:r>
            <w:r>
              <w:rPr>
                <w:noProof/>
                <w:webHidden/>
              </w:rPr>
              <w:tab/>
            </w:r>
            <w:r>
              <w:rPr>
                <w:noProof/>
                <w:webHidden/>
              </w:rPr>
              <w:fldChar w:fldCharType="begin"/>
            </w:r>
            <w:r>
              <w:rPr>
                <w:noProof/>
                <w:webHidden/>
              </w:rPr>
              <w:instrText xml:space="preserve"> PAGEREF _Toc428510382 \h </w:instrText>
            </w:r>
            <w:r>
              <w:rPr>
                <w:noProof/>
                <w:webHidden/>
              </w:rPr>
            </w:r>
          </w:ins>
          <w:r>
            <w:rPr>
              <w:noProof/>
              <w:webHidden/>
            </w:rPr>
            <w:fldChar w:fldCharType="separate"/>
          </w:r>
          <w:ins w:id="270"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71" w:author="Gabriel Correa" w:date="2015-08-28T07:30:00Z"/>
              <w:rFonts w:asciiTheme="minorHAnsi" w:hAnsiTheme="minorHAnsi"/>
              <w:noProof/>
              <w:sz w:val="22"/>
            </w:rPr>
          </w:pPr>
          <w:ins w:id="27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5.1.1</w:t>
            </w:r>
            <w:r>
              <w:rPr>
                <w:rFonts w:asciiTheme="minorHAnsi" w:hAnsiTheme="minorHAnsi"/>
                <w:noProof/>
                <w:sz w:val="22"/>
              </w:rPr>
              <w:tab/>
            </w:r>
            <w:r w:rsidRPr="007903D0">
              <w:rPr>
                <w:rStyle w:val="Hipervnculo"/>
                <w:noProof/>
              </w:rPr>
              <w:t>Método de Revisión de Datos Preliminares</w:t>
            </w:r>
            <w:r>
              <w:rPr>
                <w:noProof/>
                <w:webHidden/>
              </w:rPr>
              <w:tab/>
            </w:r>
            <w:r>
              <w:rPr>
                <w:noProof/>
                <w:webHidden/>
              </w:rPr>
              <w:fldChar w:fldCharType="begin"/>
            </w:r>
            <w:r>
              <w:rPr>
                <w:noProof/>
                <w:webHidden/>
              </w:rPr>
              <w:instrText xml:space="preserve"> PAGEREF _Toc428510383 \h </w:instrText>
            </w:r>
            <w:r>
              <w:rPr>
                <w:noProof/>
                <w:webHidden/>
              </w:rPr>
            </w:r>
          </w:ins>
          <w:r>
            <w:rPr>
              <w:noProof/>
              <w:webHidden/>
            </w:rPr>
            <w:fldChar w:fldCharType="separate"/>
          </w:r>
          <w:ins w:id="273" w:author="Gabriel Correa" w:date="2015-08-28T07:30:00Z">
            <w:r>
              <w:rPr>
                <w:noProof/>
                <w:webHidden/>
              </w:rPr>
              <w:t>15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74" w:author="Gabriel Correa" w:date="2015-08-28T07:30:00Z"/>
              <w:rFonts w:asciiTheme="minorHAnsi" w:hAnsiTheme="minorHAnsi"/>
              <w:noProof/>
              <w:sz w:val="22"/>
            </w:rPr>
          </w:pPr>
          <w:ins w:id="27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5.1.2</w:t>
            </w:r>
            <w:r>
              <w:rPr>
                <w:rFonts w:asciiTheme="minorHAnsi" w:hAnsiTheme="minorHAnsi"/>
                <w:noProof/>
                <w:sz w:val="22"/>
              </w:rPr>
              <w:tab/>
            </w:r>
            <w:r w:rsidRPr="007903D0">
              <w:rPr>
                <w:rStyle w:val="Hipervnculo"/>
                <w:noProof/>
              </w:rPr>
              <w:t>Observaciones sobre los datos preliminares</w:t>
            </w:r>
            <w:r>
              <w:rPr>
                <w:noProof/>
                <w:webHidden/>
              </w:rPr>
              <w:tab/>
            </w:r>
            <w:r>
              <w:rPr>
                <w:noProof/>
                <w:webHidden/>
              </w:rPr>
              <w:fldChar w:fldCharType="begin"/>
            </w:r>
            <w:r>
              <w:rPr>
                <w:noProof/>
                <w:webHidden/>
              </w:rPr>
              <w:instrText xml:space="preserve"> PAGEREF _Toc428510384 \h </w:instrText>
            </w:r>
            <w:r>
              <w:rPr>
                <w:noProof/>
                <w:webHidden/>
              </w:rPr>
            </w:r>
          </w:ins>
          <w:r>
            <w:rPr>
              <w:noProof/>
              <w:webHidden/>
            </w:rPr>
            <w:fldChar w:fldCharType="separate"/>
          </w:r>
          <w:ins w:id="276" w:author="Gabriel Correa" w:date="2015-08-28T07:30:00Z">
            <w:r>
              <w:rPr>
                <w:noProof/>
                <w:webHidden/>
              </w:rPr>
              <w:t>15</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77" w:author="Gabriel Correa" w:date="2015-08-28T07:30:00Z"/>
              <w:rFonts w:asciiTheme="minorHAnsi" w:hAnsiTheme="minorHAnsi"/>
              <w:noProof/>
              <w:sz w:val="22"/>
            </w:rPr>
          </w:pPr>
          <w:ins w:id="27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5.2</w:t>
            </w:r>
            <w:r>
              <w:rPr>
                <w:rFonts w:asciiTheme="minorHAnsi" w:hAnsiTheme="minorHAnsi"/>
                <w:noProof/>
                <w:sz w:val="22"/>
              </w:rPr>
              <w:tab/>
            </w:r>
            <w:r w:rsidRPr="007903D0">
              <w:rPr>
                <w:rStyle w:val="Hipervnculo"/>
                <w:noProof/>
              </w:rPr>
              <w:t>Revisión de los datos finales</w:t>
            </w:r>
            <w:r>
              <w:rPr>
                <w:noProof/>
                <w:webHidden/>
              </w:rPr>
              <w:tab/>
            </w:r>
            <w:r>
              <w:rPr>
                <w:noProof/>
                <w:webHidden/>
              </w:rPr>
              <w:fldChar w:fldCharType="begin"/>
            </w:r>
            <w:r>
              <w:rPr>
                <w:noProof/>
                <w:webHidden/>
              </w:rPr>
              <w:instrText xml:space="preserve"> PAGEREF _Toc428510385 \h </w:instrText>
            </w:r>
            <w:r>
              <w:rPr>
                <w:noProof/>
                <w:webHidden/>
              </w:rPr>
            </w:r>
          </w:ins>
          <w:r>
            <w:rPr>
              <w:noProof/>
              <w:webHidden/>
            </w:rPr>
            <w:fldChar w:fldCharType="separate"/>
          </w:r>
          <w:ins w:id="279" w:author="Gabriel Correa" w:date="2015-08-28T07:30:00Z">
            <w:r>
              <w:rPr>
                <w:noProof/>
                <w:webHidden/>
              </w:rPr>
              <w:t>17</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80" w:author="Gabriel Correa" w:date="2015-08-28T07:30:00Z"/>
              <w:rFonts w:asciiTheme="minorHAnsi" w:hAnsiTheme="minorHAnsi"/>
              <w:noProof/>
              <w:sz w:val="22"/>
            </w:rPr>
          </w:pPr>
          <w:ins w:id="28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5.2.1</w:t>
            </w:r>
            <w:r>
              <w:rPr>
                <w:rFonts w:asciiTheme="minorHAnsi" w:hAnsiTheme="minorHAnsi"/>
                <w:noProof/>
                <w:sz w:val="22"/>
              </w:rPr>
              <w:tab/>
            </w:r>
            <w:r w:rsidRPr="007903D0">
              <w:rPr>
                <w:rStyle w:val="Hipervnculo"/>
                <w:noProof/>
              </w:rPr>
              <w:t>Método de revisión de los datos finales</w:t>
            </w:r>
            <w:r>
              <w:rPr>
                <w:noProof/>
                <w:webHidden/>
              </w:rPr>
              <w:tab/>
            </w:r>
            <w:r>
              <w:rPr>
                <w:noProof/>
                <w:webHidden/>
              </w:rPr>
              <w:fldChar w:fldCharType="begin"/>
            </w:r>
            <w:r>
              <w:rPr>
                <w:noProof/>
                <w:webHidden/>
              </w:rPr>
              <w:instrText xml:space="preserve"> PAGEREF _Toc428510386 \h </w:instrText>
            </w:r>
            <w:r>
              <w:rPr>
                <w:noProof/>
                <w:webHidden/>
              </w:rPr>
            </w:r>
          </w:ins>
          <w:r>
            <w:rPr>
              <w:noProof/>
              <w:webHidden/>
            </w:rPr>
            <w:fldChar w:fldCharType="separate"/>
          </w:r>
          <w:ins w:id="282" w:author="Gabriel Correa" w:date="2015-08-28T07:30:00Z">
            <w:r>
              <w:rPr>
                <w:noProof/>
                <w:webHidden/>
              </w:rPr>
              <w:t>17</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83" w:author="Gabriel Correa" w:date="2015-08-28T07:30:00Z"/>
              <w:rFonts w:asciiTheme="minorHAnsi" w:hAnsiTheme="minorHAnsi"/>
              <w:noProof/>
              <w:sz w:val="22"/>
            </w:rPr>
          </w:pPr>
          <w:ins w:id="28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w:t>
            </w:r>
            <w:r>
              <w:rPr>
                <w:rFonts w:asciiTheme="minorHAnsi" w:hAnsiTheme="minorHAnsi"/>
                <w:noProof/>
                <w:sz w:val="22"/>
              </w:rPr>
              <w:tab/>
            </w:r>
            <w:r w:rsidRPr="007903D0">
              <w:rPr>
                <w:rStyle w:val="Hipervnculo"/>
                <w:noProof/>
              </w:rPr>
              <w:t>Aplicación de Text Mining</w:t>
            </w:r>
            <w:r>
              <w:rPr>
                <w:noProof/>
                <w:webHidden/>
              </w:rPr>
              <w:tab/>
            </w:r>
            <w:r>
              <w:rPr>
                <w:noProof/>
                <w:webHidden/>
              </w:rPr>
              <w:fldChar w:fldCharType="begin"/>
            </w:r>
            <w:r>
              <w:rPr>
                <w:noProof/>
                <w:webHidden/>
              </w:rPr>
              <w:instrText xml:space="preserve"> PAGEREF _Toc428510389 \h </w:instrText>
            </w:r>
            <w:r>
              <w:rPr>
                <w:noProof/>
                <w:webHidden/>
              </w:rPr>
            </w:r>
          </w:ins>
          <w:r>
            <w:rPr>
              <w:noProof/>
              <w:webHidden/>
            </w:rPr>
            <w:fldChar w:fldCharType="separate"/>
          </w:r>
          <w:ins w:id="285"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86" w:author="Gabriel Correa" w:date="2015-08-28T07:30:00Z"/>
              <w:rFonts w:asciiTheme="minorHAnsi" w:hAnsiTheme="minorHAnsi"/>
              <w:noProof/>
              <w:sz w:val="22"/>
            </w:rPr>
          </w:pPr>
          <w:ins w:id="28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6.1</w:t>
            </w:r>
            <w:r>
              <w:rPr>
                <w:rFonts w:asciiTheme="minorHAnsi" w:hAnsiTheme="minorHAnsi"/>
                <w:noProof/>
                <w:sz w:val="22"/>
              </w:rPr>
              <w:tab/>
            </w:r>
            <w:r w:rsidRPr="007903D0">
              <w:rPr>
                <w:rStyle w:val="Hipervnculo"/>
                <w:noProof/>
              </w:rPr>
              <w:t>Weka</w:t>
            </w:r>
            <w:r>
              <w:rPr>
                <w:noProof/>
                <w:webHidden/>
              </w:rPr>
              <w:tab/>
            </w:r>
            <w:r>
              <w:rPr>
                <w:noProof/>
                <w:webHidden/>
              </w:rPr>
              <w:fldChar w:fldCharType="begin"/>
            </w:r>
            <w:r>
              <w:rPr>
                <w:noProof/>
                <w:webHidden/>
              </w:rPr>
              <w:instrText xml:space="preserve"> PAGEREF _Toc428510390 \h </w:instrText>
            </w:r>
            <w:r>
              <w:rPr>
                <w:noProof/>
                <w:webHidden/>
              </w:rPr>
            </w:r>
          </w:ins>
          <w:r>
            <w:rPr>
              <w:noProof/>
              <w:webHidden/>
            </w:rPr>
            <w:fldChar w:fldCharType="separate"/>
          </w:r>
          <w:ins w:id="288"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89" w:author="Gabriel Correa" w:date="2015-08-28T07:30:00Z"/>
              <w:rFonts w:asciiTheme="minorHAnsi" w:hAnsiTheme="minorHAnsi"/>
              <w:noProof/>
              <w:sz w:val="22"/>
            </w:rPr>
          </w:pPr>
          <w:ins w:id="29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6.1.1</w:t>
            </w:r>
            <w:r>
              <w:rPr>
                <w:rFonts w:asciiTheme="minorHAnsi" w:hAnsiTheme="minorHAnsi"/>
                <w:noProof/>
                <w:sz w:val="22"/>
              </w:rPr>
              <w:tab/>
            </w:r>
            <w:r w:rsidRPr="007903D0">
              <w:rPr>
                <w:rStyle w:val="Hipervnculo"/>
                <w:noProof/>
              </w:rPr>
              <w:t>Filtros</w:t>
            </w:r>
            <w:r>
              <w:rPr>
                <w:noProof/>
                <w:webHidden/>
              </w:rPr>
              <w:tab/>
            </w:r>
            <w:r>
              <w:rPr>
                <w:noProof/>
                <w:webHidden/>
              </w:rPr>
              <w:fldChar w:fldCharType="begin"/>
            </w:r>
            <w:r>
              <w:rPr>
                <w:noProof/>
                <w:webHidden/>
              </w:rPr>
              <w:instrText xml:space="preserve"> PAGEREF _Toc428510391 \h </w:instrText>
            </w:r>
            <w:r>
              <w:rPr>
                <w:noProof/>
                <w:webHidden/>
              </w:rPr>
            </w:r>
          </w:ins>
          <w:r>
            <w:rPr>
              <w:noProof/>
              <w:webHidden/>
            </w:rPr>
            <w:fldChar w:fldCharType="separate"/>
          </w:r>
          <w:ins w:id="291"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92" w:author="Gabriel Correa" w:date="2015-08-28T07:30:00Z"/>
              <w:rFonts w:asciiTheme="minorHAnsi" w:hAnsiTheme="minorHAnsi"/>
              <w:noProof/>
              <w:sz w:val="22"/>
            </w:rPr>
          </w:pPr>
          <w:ins w:id="293" w:author="Gabriel Correa" w:date="2015-08-28T07:30:00Z">
            <w:r w:rsidRPr="007903D0">
              <w:rPr>
                <w:rStyle w:val="Hipervnculo"/>
                <w:noProof/>
              </w:rPr>
              <w:lastRenderedPageBreak/>
              <w:fldChar w:fldCharType="begin"/>
            </w:r>
            <w:r w:rsidRPr="007903D0">
              <w:rPr>
                <w:rStyle w:val="Hipervnculo"/>
                <w:noProof/>
              </w:rPr>
              <w:instrText xml:space="preserve"> </w:instrText>
            </w:r>
            <w:r>
              <w:rPr>
                <w:noProof/>
              </w:rPr>
              <w:instrText>HYPERLINK \l "_Toc428510392"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6.2</w:t>
            </w:r>
            <w:r>
              <w:rPr>
                <w:rFonts w:asciiTheme="minorHAnsi" w:hAnsiTheme="minorHAnsi"/>
                <w:noProof/>
                <w:sz w:val="22"/>
              </w:rPr>
              <w:tab/>
            </w:r>
            <w:r w:rsidRPr="007903D0">
              <w:rPr>
                <w:rStyle w:val="Hipervnculo"/>
                <w:noProof/>
              </w:rPr>
              <w:t>Clasificadores y parámetros probados</w:t>
            </w:r>
            <w:r>
              <w:rPr>
                <w:noProof/>
                <w:webHidden/>
              </w:rPr>
              <w:tab/>
            </w:r>
            <w:r>
              <w:rPr>
                <w:noProof/>
                <w:webHidden/>
              </w:rPr>
              <w:fldChar w:fldCharType="begin"/>
            </w:r>
            <w:r>
              <w:rPr>
                <w:noProof/>
                <w:webHidden/>
              </w:rPr>
              <w:instrText xml:space="preserve"> PAGEREF _Toc428510392 \h </w:instrText>
            </w:r>
            <w:r>
              <w:rPr>
                <w:noProof/>
                <w:webHidden/>
              </w:rPr>
            </w:r>
          </w:ins>
          <w:r>
            <w:rPr>
              <w:noProof/>
              <w:webHidden/>
            </w:rPr>
            <w:fldChar w:fldCharType="separate"/>
          </w:r>
          <w:ins w:id="294" w:author="Gabriel Correa" w:date="2015-08-28T07:30:00Z">
            <w:r>
              <w:rPr>
                <w:noProof/>
                <w:webHidden/>
              </w:rPr>
              <w:t>20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95" w:author="Gabriel Correa" w:date="2015-08-28T07:30:00Z"/>
              <w:rFonts w:asciiTheme="minorHAnsi" w:hAnsiTheme="minorHAnsi"/>
              <w:noProof/>
              <w:sz w:val="22"/>
            </w:rPr>
          </w:pPr>
          <w:ins w:id="29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w:t>
            </w:r>
            <w:r>
              <w:rPr>
                <w:rFonts w:asciiTheme="minorHAnsi" w:hAnsiTheme="minorHAnsi"/>
                <w:noProof/>
                <w:sz w:val="22"/>
              </w:rPr>
              <w:tab/>
            </w:r>
            <w:r w:rsidRPr="007903D0">
              <w:rPr>
                <w:rStyle w:val="Hipervnculo"/>
                <w:noProof/>
              </w:rPr>
              <w:t>Evaluación del rendimiento de un clasificador</w:t>
            </w:r>
            <w:r>
              <w:rPr>
                <w:noProof/>
                <w:webHidden/>
              </w:rPr>
              <w:tab/>
            </w:r>
            <w:r>
              <w:rPr>
                <w:noProof/>
                <w:webHidden/>
              </w:rPr>
              <w:fldChar w:fldCharType="begin"/>
            </w:r>
            <w:r>
              <w:rPr>
                <w:noProof/>
                <w:webHidden/>
              </w:rPr>
              <w:instrText xml:space="preserve"> PAGEREF _Toc428510393 \h </w:instrText>
            </w:r>
            <w:r>
              <w:rPr>
                <w:noProof/>
                <w:webHidden/>
              </w:rPr>
            </w:r>
          </w:ins>
          <w:r>
            <w:rPr>
              <w:noProof/>
              <w:webHidden/>
            </w:rPr>
            <w:fldChar w:fldCharType="separate"/>
          </w:r>
          <w:ins w:id="297" w:author="Gabriel Correa" w:date="2015-08-28T07:30:00Z">
            <w:r>
              <w:rPr>
                <w:noProof/>
                <w:webHidden/>
              </w:rPr>
              <w:t>21</w:t>
            </w:r>
            <w:r>
              <w:rPr>
                <w:noProof/>
                <w:webHidden/>
              </w:rPr>
              <w:fldChar w:fldCharType="end"/>
            </w:r>
            <w:r w:rsidRPr="007903D0">
              <w:rPr>
                <w:rStyle w:val="Hipervnculo"/>
                <w:noProof/>
              </w:rPr>
              <w:fldChar w:fldCharType="end"/>
            </w:r>
          </w:ins>
        </w:p>
        <w:p w:rsidR="00E54D64" w:rsidRDefault="00E54D64">
          <w:pPr>
            <w:pStyle w:val="TDC3"/>
            <w:tabs>
              <w:tab w:val="left" w:pos="880"/>
              <w:tab w:val="right" w:leader="dot" w:pos="9395"/>
            </w:tabs>
            <w:rPr>
              <w:ins w:id="298" w:author="Gabriel Correa" w:date="2015-08-28T07:30:00Z"/>
              <w:rFonts w:asciiTheme="minorHAnsi" w:hAnsiTheme="minorHAnsi"/>
              <w:noProof/>
              <w:sz w:val="22"/>
            </w:rPr>
          </w:pPr>
          <w:ins w:id="29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Métricas principales</w:t>
            </w:r>
            <w:r>
              <w:rPr>
                <w:noProof/>
                <w:webHidden/>
              </w:rPr>
              <w:tab/>
            </w:r>
            <w:r>
              <w:rPr>
                <w:noProof/>
                <w:webHidden/>
              </w:rPr>
              <w:fldChar w:fldCharType="begin"/>
            </w:r>
            <w:r>
              <w:rPr>
                <w:noProof/>
                <w:webHidden/>
              </w:rPr>
              <w:instrText xml:space="preserve"> PAGEREF _Toc428510394 \h </w:instrText>
            </w:r>
            <w:r>
              <w:rPr>
                <w:noProof/>
                <w:webHidden/>
              </w:rPr>
            </w:r>
          </w:ins>
          <w:r>
            <w:rPr>
              <w:noProof/>
              <w:webHidden/>
            </w:rPr>
            <w:fldChar w:fldCharType="separate"/>
          </w:r>
          <w:ins w:id="300" w:author="Gabriel Correa" w:date="2015-08-28T07:30:00Z">
            <w:r>
              <w:rPr>
                <w:noProof/>
                <w:webHidden/>
              </w:rPr>
              <w:t>22</w:t>
            </w:r>
            <w:r>
              <w:rPr>
                <w:noProof/>
                <w:webHidden/>
              </w:rPr>
              <w:fldChar w:fldCharType="end"/>
            </w:r>
            <w:r w:rsidRPr="007903D0">
              <w:rPr>
                <w:rStyle w:val="Hipervnculo"/>
                <w:noProof/>
              </w:rPr>
              <w:fldChar w:fldCharType="end"/>
            </w:r>
          </w:ins>
        </w:p>
        <w:p w:rsidR="00E54D64" w:rsidRDefault="00E54D64">
          <w:pPr>
            <w:pStyle w:val="TDC3"/>
            <w:tabs>
              <w:tab w:val="right" w:leader="dot" w:pos="9395"/>
            </w:tabs>
            <w:rPr>
              <w:ins w:id="301" w:author="Gabriel Correa" w:date="2015-08-28T07:30:00Z"/>
              <w:rFonts w:asciiTheme="minorHAnsi" w:hAnsiTheme="minorHAnsi"/>
              <w:noProof/>
              <w:sz w:val="22"/>
            </w:rPr>
          </w:pPr>
          <w:ins w:id="30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6.3.1</w:t>
            </w:r>
            <w:r>
              <w:rPr>
                <w:noProof/>
                <w:webHidden/>
              </w:rPr>
              <w:tab/>
            </w:r>
            <w:r>
              <w:rPr>
                <w:noProof/>
                <w:webHidden/>
              </w:rPr>
              <w:fldChar w:fldCharType="begin"/>
            </w:r>
            <w:r>
              <w:rPr>
                <w:noProof/>
                <w:webHidden/>
              </w:rPr>
              <w:instrText xml:space="preserve"> PAGEREF _Toc428510395 \h </w:instrText>
            </w:r>
            <w:r>
              <w:rPr>
                <w:noProof/>
                <w:webHidden/>
              </w:rPr>
            </w:r>
          </w:ins>
          <w:r>
            <w:rPr>
              <w:noProof/>
              <w:webHidden/>
            </w:rPr>
            <w:fldChar w:fldCharType="separate"/>
          </w:r>
          <w:ins w:id="303" w:author="Gabriel Correa" w:date="2015-08-28T07:30:00Z">
            <w:r>
              <w:rPr>
                <w:noProof/>
                <w:webHidden/>
              </w:rPr>
              <w:t>22</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04" w:author="Gabriel Correa" w:date="2015-08-28T07:30:00Z"/>
              <w:rFonts w:asciiTheme="minorHAnsi" w:hAnsiTheme="minorHAnsi"/>
              <w:noProof/>
              <w:sz w:val="22"/>
            </w:rPr>
          </w:pPr>
          <w:ins w:id="30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6.3.2</w:t>
            </w:r>
            <w:r>
              <w:rPr>
                <w:rFonts w:asciiTheme="minorHAnsi" w:hAnsiTheme="minorHAnsi"/>
                <w:noProof/>
                <w:sz w:val="22"/>
              </w:rPr>
              <w:tab/>
            </w:r>
            <w:r w:rsidRPr="007903D0">
              <w:rPr>
                <w:rStyle w:val="Hipervnculo"/>
                <w:i/>
                <w:iCs/>
                <w:noProof/>
              </w:rPr>
              <w:t>Métricas secundarias</w:t>
            </w:r>
            <w:r>
              <w:rPr>
                <w:noProof/>
                <w:webHidden/>
              </w:rPr>
              <w:tab/>
            </w:r>
            <w:r>
              <w:rPr>
                <w:noProof/>
                <w:webHidden/>
              </w:rPr>
              <w:fldChar w:fldCharType="begin"/>
            </w:r>
            <w:r>
              <w:rPr>
                <w:noProof/>
                <w:webHidden/>
              </w:rPr>
              <w:instrText xml:space="preserve"> PAGEREF _Toc428510396 \h </w:instrText>
            </w:r>
            <w:r>
              <w:rPr>
                <w:noProof/>
                <w:webHidden/>
              </w:rPr>
            </w:r>
          </w:ins>
          <w:r>
            <w:rPr>
              <w:noProof/>
              <w:webHidden/>
            </w:rPr>
            <w:fldChar w:fldCharType="separate"/>
          </w:r>
          <w:ins w:id="306" w:author="Gabriel Correa" w:date="2015-08-28T07:30:00Z">
            <w:r>
              <w:rPr>
                <w:noProof/>
                <w:webHidden/>
              </w:rPr>
              <w:t>23</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07" w:author="Gabriel Correa" w:date="2015-08-28T07:30:00Z"/>
              <w:rFonts w:asciiTheme="minorHAnsi" w:hAnsiTheme="minorHAnsi"/>
              <w:noProof/>
              <w:sz w:val="22"/>
            </w:rPr>
          </w:pPr>
          <w:ins w:id="30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6.3.3</w:t>
            </w:r>
            <w:r>
              <w:rPr>
                <w:rFonts w:asciiTheme="minorHAnsi" w:hAnsiTheme="minorHAnsi"/>
                <w:noProof/>
                <w:sz w:val="22"/>
              </w:rPr>
              <w:tab/>
            </w:r>
            <w:r w:rsidRPr="007903D0">
              <w:rPr>
                <w:rStyle w:val="Hipervnculo"/>
                <w:noProof/>
              </w:rPr>
              <w:t>Criterio de comparación entre modelos de clasificación en Weka</w:t>
            </w:r>
            <w:r>
              <w:rPr>
                <w:noProof/>
                <w:webHidden/>
              </w:rPr>
              <w:tab/>
            </w:r>
            <w:r>
              <w:rPr>
                <w:noProof/>
                <w:webHidden/>
              </w:rPr>
              <w:fldChar w:fldCharType="begin"/>
            </w:r>
            <w:r>
              <w:rPr>
                <w:noProof/>
                <w:webHidden/>
              </w:rPr>
              <w:instrText xml:space="preserve"> PAGEREF _Toc428510397 \h </w:instrText>
            </w:r>
            <w:r>
              <w:rPr>
                <w:noProof/>
                <w:webHidden/>
              </w:rPr>
            </w:r>
          </w:ins>
          <w:r>
            <w:rPr>
              <w:noProof/>
              <w:webHidden/>
            </w:rPr>
            <w:fldChar w:fldCharType="separate"/>
          </w:r>
          <w:ins w:id="309" w:author="Gabriel Correa" w:date="2015-08-28T07:30:00Z">
            <w:r>
              <w:rPr>
                <w:noProof/>
                <w:webHidden/>
              </w:rPr>
              <w:t>24</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10" w:author="Gabriel Correa" w:date="2015-08-28T07:30:00Z"/>
              <w:rFonts w:asciiTheme="minorHAnsi" w:hAnsiTheme="minorHAnsi"/>
              <w:noProof/>
              <w:sz w:val="22"/>
            </w:rPr>
          </w:pPr>
          <w:ins w:id="31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w:t>
            </w:r>
            <w:r>
              <w:rPr>
                <w:rFonts w:asciiTheme="minorHAnsi" w:hAnsiTheme="minorHAnsi"/>
                <w:noProof/>
                <w:sz w:val="22"/>
              </w:rPr>
              <w:tab/>
            </w:r>
            <w:r w:rsidRPr="007903D0">
              <w:rPr>
                <w:rStyle w:val="Hipervnculo"/>
                <w:noProof/>
              </w:rPr>
              <w:t>Resultados</w:t>
            </w:r>
            <w:r>
              <w:rPr>
                <w:noProof/>
                <w:webHidden/>
              </w:rPr>
              <w:tab/>
            </w:r>
            <w:r>
              <w:rPr>
                <w:noProof/>
                <w:webHidden/>
              </w:rPr>
              <w:fldChar w:fldCharType="begin"/>
            </w:r>
            <w:r>
              <w:rPr>
                <w:noProof/>
                <w:webHidden/>
              </w:rPr>
              <w:instrText xml:space="preserve"> PAGEREF _Toc428510398 \h </w:instrText>
            </w:r>
            <w:r>
              <w:rPr>
                <w:noProof/>
                <w:webHidden/>
              </w:rPr>
            </w:r>
          </w:ins>
          <w:r>
            <w:rPr>
              <w:noProof/>
              <w:webHidden/>
            </w:rPr>
            <w:fldChar w:fldCharType="separate"/>
          </w:r>
          <w:ins w:id="312" w:author="Gabriel Correa" w:date="2015-08-28T07:30:00Z">
            <w:r>
              <w:rPr>
                <w:noProof/>
                <w:webHidden/>
              </w:rPr>
              <w:t>28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313" w:author="Gabriel Correa" w:date="2015-08-28T07:30:00Z"/>
              <w:rFonts w:asciiTheme="minorHAnsi" w:hAnsiTheme="minorHAnsi"/>
              <w:noProof/>
              <w:sz w:val="22"/>
            </w:rPr>
          </w:pPr>
          <w:ins w:id="31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7.1</w:t>
            </w:r>
            <w:r>
              <w:rPr>
                <w:rFonts w:asciiTheme="minorHAnsi" w:hAnsiTheme="minorHAnsi"/>
                <w:noProof/>
                <w:sz w:val="22"/>
              </w:rPr>
              <w:tab/>
            </w:r>
            <w:r w:rsidRPr="007903D0">
              <w:rPr>
                <w:rStyle w:val="Hipervnculo"/>
                <w:noProof/>
              </w:rPr>
              <w:t>Resultados Preliminares</w:t>
            </w:r>
            <w:r>
              <w:rPr>
                <w:noProof/>
                <w:webHidden/>
              </w:rPr>
              <w:tab/>
            </w:r>
            <w:r>
              <w:rPr>
                <w:noProof/>
                <w:webHidden/>
              </w:rPr>
              <w:fldChar w:fldCharType="begin"/>
            </w:r>
            <w:r>
              <w:rPr>
                <w:noProof/>
                <w:webHidden/>
              </w:rPr>
              <w:instrText xml:space="preserve"> PAGEREF _Toc428510399 \h </w:instrText>
            </w:r>
            <w:r>
              <w:rPr>
                <w:noProof/>
                <w:webHidden/>
              </w:rPr>
            </w:r>
          </w:ins>
          <w:r>
            <w:rPr>
              <w:noProof/>
              <w:webHidden/>
            </w:rPr>
            <w:fldChar w:fldCharType="separate"/>
          </w:r>
          <w:ins w:id="315" w:author="Gabriel Correa" w:date="2015-08-28T07:30:00Z">
            <w:r>
              <w:rPr>
                <w:noProof/>
                <w:webHidden/>
              </w:rPr>
              <w:t>28</w:t>
            </w:r>
            <w:r>
              <w:rPr>
                <w:noProof/>
                <w:webHidden/>
              </w:rPr>
              <w:fldChar w:fldCharType="end"/>
            </w:r>
            <w:r w:rsidRPr="007903D0">
              <w:rPr>
                <w:rStyle w:val="Hipervnculo"/>
                <w:noProof/>
              </w:rPr>
              <w:fldChar w:fldCharType="end"/>
            </w:r>
          </w:ins>
        </w:p>
        <w:p w:rsidR="00E54D64" w:rsidRDefault="00E54D64">
          <w:pPr>
            <w:pStyle w:val="TDC2"/>
            <w:tabs>
              <w:tab w:val="left" w:pos="660"/>
              <w:tab w:val="right" w:leader="dot" w:pos="9395"/>
            </w:tabs>
            <w:rPr>
              <w:ins w:id="316" w:author="Gabriel Correa" w:date="2015-08-28T07:30:00Z"/>
              <w:rFonts w:asciiTheme="minorHAnsi" w:hAnsiTheme="minorHAnsi"/>
              <w:noProof/>
              <w:sz w:val="22"/>
            </w:rPr>
          </w:pPr>
          <w:ins w:id="31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Resultados Finales</w:t>
            </w:r>
            <w:r>
              <w:rPr>
                <w:noProof/>
                <w:webHidden/>
              </w:rPr>
              <w:tab/>
            </w:r>
            <w:r>
              <w:rPr>
                <w:noProof/>
                <w:webHidden/>
              </w:rPr>
              <w:fldChar w:fldCharType="begin"/>
            </w:r>
            <w:r>
              <w:rPr>
                <w:noProof/>
                <w:webHidden/>
              </w:rPr>
              <w:instrText xml:space="preserve"> PAGEREF _Toc428510401 \h </w:instrText>
            </w:r>
            <w:r>
              <w:rPr>
                <w:noProof/>
                <w:webHidden/>
              </w:rPr>
            </w:r>
          </w:ins>
          <w:r>
            <w:rPr>
              <w:noProof/>
              <w:webHidden/>
            </w:rPr>
            <w:fldChar w:fldCharType="separate"/>
          </w:r>
          <w:ins w:id="318"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2"/>
            <w:tabs>
              <w:tab w:val="right" w:leader="dot" w:pos="9395"/>
            </w:tabs>
            <w:rPr>
              <w:ins w:id="319" w:author="Gabriel Correa" w:date="2015-08-28T07:30:00Z"/>
              <w:rFonts w:asciiTheme="minorHAnsi" w:hAnsiTheme="minorHAnsi"/>
              <w:noProof/>
              <w:sz w:val="22"/>
            </w:rPr>
          </w:pPr>
          <w:ins w:id="32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w:t>
            </w:r>
            <w:r>
              <w:rPr>
                <w:noProof/>
                <w:webHidden/>
              </w:rPr>
              <w:tab/>
            </w:r>
            <w:r>
              <w:rPr>
                <w:noProof/>
                <w:webHidden/>
              </w:rPr>
              <w:fldChar w:fldCharType="begin"/>
            </w:r>
            <w:r>
              <w:rPr>
                <w:noProof/>
                <w:webHidden/>
              </w:rPr>
              <w:instrText xml:space="preserve"> PAGEREF _Toc428510405 \h </w:instrText>
            </w:r>
            <w:r>
              <w:rPr>
                <w:noProof/>
                <w:webHidden/>
              </w:rPr>
            </w:r>
          </w:ins>
          <w:r>
            <w:rPr>
              <w:noProof/>
              <w:webHidden/>
            </w:rPr>
            <w:fldChar w:fldCharType="separate"/>
          </w:r>
          <w:ins w:id="321"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2" w:author="Gabriel Correa" w:date="2015-08-28T07:30:00Z"/>
              <w:rFonts w:asciiTheme="minorHAnsi" w:hAnsiTheme="minorHAnsi"/>
              <w:noProof/>
              <w:sz w:val="22"/>
            </w:rPr>
          </w:pPr>
          <w:ins w:id="32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7.2.1</w:t>
            </w:r>
            <w:r>
              <w:rPr>
                <w:rFonts w:asciiTheme="minorHAnsi" w:hAnsiTheme="minorHAnsi"/>
                <w:noProof/>
                <w:sz w:val="22"/>
              </w:rPr>
              <w:tab/>
            </w:r>
            <w:r w:rsidRPr="007903D0">
              <w:rPr>
                <w:rStyle w:val="Hipervnculo"/>
                <w:noProof/>
              </w:rPr>
              <w:t>F-Measure vs Recall</w:t>
            </w:r>
            <w:r>
              <w:rPr>
                <w:noProof/>
                <w:webHidden/>
              </w:rPr>
              <w:tab/>
            </w:r>
            <w:r>
              <w:rPr>
                <w:noProof/>
                <w:webHidden/>
              </w:rPr>
              <w:fldChar w:fldCharType="begin"/>
            </w:r>
            <w:r>
              <w:rPr>
                <w:noProof/>
                <w:webHidden/>
              </w:rPr>
              <w:instrText xml:space="preserve"> PAGEREF _Toc428510406 \h </w:instrText>
            </w:r>
            <w:r>
              <w:rPr>
                <w:noProof/>
                <w:webHidden/>
              </w:rPr>
            </w:r>
          </w:ins>
          <w:r>
            <w:rPr>
              <w:noProof/>
              <w:webHidden/>
            </w:rPr>
            <w:fldChar w:fldCharType="separate"/>
          </w:r>
          <w:ins w:id="324"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5" w:author="Gabriel Correa" w:date="2015-08-28T07:30:00Z"/>
              <w:rFonts w:asciiTheme="minorHAnsi" w:hAnsiTheme="minorHAnsi"/>
              <w:noProof/>
              <w:sz w:val="22"/>
            </w:rPr>
          </w:pPr>
          <w:ins w:id="32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7.2.2</w:t>
            </w:r>
            <w:r>
              <w:rPr>
                <w:rFonts w:asciiTheme="minorHAnsi" w:hAnsiTheme="minorHAnsi"/>
                <w:noProof/>
                <w:sz w:val="22"/>
              </w:rPr>
              <w:tab/>
            </w:r>
            <w:r w:rsidRPr="007903D0">
              <w:rPr>
                <w:rStyle w:val="Hipervnculo"/>
                <w:noProof/>
              </w:rPr>
              <w:t>Usando Keywords</w:t>
            </w:r>
            <w:r>
              <w:rPr>
                <w:noProof/>
                <w:webHidden/>
              </w:rPr>
              <w:tab/>
            </w:r>
            <w:r>
              <w:rPr>
                <w:noProof/>
                <w:webHidden/>
              </w:rPr>
              <w:fldChar w:fldCharType="begin"/>
            </w:r>
            <w:r>
              <w:rPr>
                <w:noProof/>
                <w:webHidden/>
              </w:rPr>
              <w:instrText xml:space="preserve"> PAGEREF _Toc428510407 \h </w:instrText>
            </w:r>
            <w:r>
              <w:rPr>
                <w:noProof/>
                <w:webHidden/>
              </w:rPr>
            </w:r>
          </w:ins>
          <w:r>
            <w:rPr>
              <w:noProof/>
              <w:webHidden/>
            </w:rPr>
            <w:fldChar w:fldCharType="separate"/>
          </w:r>
          <w:ins w:id="327" w:author="Gabriel Correa" w:date="2015-08-28T07:30:00Z">
            <w:r>
              <w:rPr>
                <w:noProof/>
                <w:webHidden/>
              </w:rPr>
              <w:t>33</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8" w:author="Gabriel Correa" w:date="2015-08-28T07:30:00Z"/>
              <w:rFonts w:asciiTheme="minorHAnsi" w:hAnsiTheme="minorHAnsi"/>
              <w:noProof/>
              <w:sz w:val="22"/>
            </w:rPr>
          </w:pPr>
          <w:ins w:id="32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7.2.3</w:t>
            </w:r>
            <w:r>
              <w:rPr>
                <w:rFonts w:asciiTheme="minorHAnsi" w:hAnsiTheme="minorHAnsi"/>
                <w:noProof/>
                <w:sz w:val="22"/>
              </w:rPr>
              <w:tab/>
            </w:r>
            <w:r w:rsidRPr="007903D0">
              <w:rPr>
                <w:rStyle w:val="Hipervnculo"/>
                <w:noProof/>
              </w:rPr>
              <w:t>Usando una API</w:t>
            </w:r>
            <w:r>
              <w:rPr>
                <w:noProof/>
                <w:webHidden/>
              </w:rPr>
              <w:tab/>
            </w:r>
            <w:r>
              <w:rPr>
                <w:noProof/>
                <w:webHidden/>
              </w:rPr>
              <w:fldChar w:fldCharType="begin"/>
            </w:r>
            <w:r>
              <w:rPr>
                <w:noProof/>
                <w:webHidden/>
              </w:rPr>
              <w:instrText xml:space="preserve"> PAGEREF _Toc428510408 \h </w:instrText>
            </w:r>
            <w:r>
              <w:rPr>
                <w:noProof/>
                <w:webHidden/>
              </w:rPr>
            </w:r>
          </w:ins>
          <w:r>
            <w:rPr>
              <w:noProof/>
              <w:webHidden/>
            </w:rPr>
            <w:fldChar w:fldCharType="separate"/>
          </w:r>
          <w:ins w:id="330" w:author="Gabriel Correa" w:date="2015-08-28T07:30:00Z">
            <w:r>
              <w:rPr>
                <w:noProof/>
                <w:webHidden/>
              </w:rPr>
              <w:t>34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1" w:author="Gabriel Correa" w:date="2015-08-28T07:30:00Z"/>
              <w:rFonts w:asciiTheme="minorHAnsi" w:hAnsiTheme="minorHAnsi"/>
              <w:noProof/>
              <w:sz w:val="22"/>
            </w:rPr>
          </w:pPr>
          <w:ins w:id="33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7.2.4</w:t>
            </w:r>
            <w:r>
              <w:rPr>
                <w:rFonts w:asciiTheme="minorHAnsi" w:hAnsiTheme="minorHAnsi"/>
                <w:noProof/>
                <w:sz w:val="22"/>
              </w:rPr>
              <w:tab/>
            </w:r>
            <w:r w:rsidRPr="007903D0">
              <w:rPr>
                <w:rStyle w:val="Hipervnculo"/>
                <w:noProof/>
              </w:rPr>
              <w:t>Entrenando con 1 API y probando con 2 API</w:t>
            </w:r>
            <w:r>
              <w:rPr>
                <w:noProof/>
                <w:webHidden/>
              </w:rPr>
              <w:tab/>
            </w:r>
            <w:r>
              <w:rPr>
                <w:noProof/>
                <w:webHidden/>
              </w:rPr>
              <w:fldChar w:fldCharType="begin"/>
            </w:r>
            <w:r>
              <w:rPr>
                <w:noProof/>
                <w:webHidden/>
              </w:rPr>
              <w:instrText xml:space="preserve"> PAGEREF _Toc428510409 \h </w:instrText>
            </w:r>
            <w:r>
              <w:rPr>
                <w:noProof/>
                <w:webHidden/>
              </w:rPr>
            </w:r>
          </w:ins>
          <w:r>
            <w:rPr>
              <w:noProof/>
              <w:webHidden/>
            </w:rPr>
            <w:fldChar w:fldCharType="separate"/>
          </w:r>
          <w:ins w:id="333" w:author="Gabriel Correa" w:date="2015-08-28T07:30:00Z">
            <w:r>
              <w:rPr>
                <w:noProof/>
                <w:webHidden/>
              </w:rPr>
              <w:t>35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4" w:author="Gabriel Correa" w:date="2015-08-28T07:30:00Z"/>
              <w:rFonts w:asciiTheme="minorHAnsi" w:hAnsiTheme="minorHAnsi"/>
              <w:noProof/>
              <w:sz w:val="22"/>
            </w:rPr>
          </w:pPr>
          <w:ins w:id="33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7.2.5</w:t>
            </w:r>
            <w:r>
              <w:rPr>
                <w:rFonts w:asciiTheme="minorHAnsi" w:hAnsiTheme="minorHAnsi"/>
                <w:noProof/>
                <w:sz w:val="22"/>
              </w:rPr>
              <w:tab/>
            </w:r>
            <w:r w:rsidRPr="007903D0">
              <w:rPr>
                <w:rStyle w:val="Hipervnculo"/>
                <w:noProof/>
              </w:rPr>
              <w:t>Entrenando con 2 API y probando con 1 API</w:t>
            </w:r>
            <w:r>
              <w:rPr>
                <w:noProof/>
                <w:webHidden/>
              </w:rPr>
              <w:tab/>
            </w:r>
            <w:r>
              <w:rPr>
                <w:noProof/>
                <w:webHidden/>
              </w:rPr>
              <w:fldChar w:fldCharType="begin"/>
            </w:r>
            <w:r>
              <w:rPr>
                <w:noProof/>
                <w:webHidden/>
              </w:rPr>
              <w:instrText xml:space="preserve"> PAGEREF _Toc428510410 \h </w:instrText>
            </w:r>
            <w:r>
              <w:rPr>
                <w:noProof/>
                <w:webHidden/>
              </w:rPr>
            </w:r>
          </w:ins>
          <w:r>
            <w:rPr>
              <w:noProof/>
              <w:webHidden/>
            </w:rPr>
            <w:fldChar w:fldCharType="separate"/>
          </w:r>
          <w:ins w:id="336" w:author="Gabriel Correa" w:date="2015-08-28T07:30:00Z">
            <w:r>
              <w:rPr>
                <w:noProof/>
                <w:webHidden/>
              </w:rPr>
              <w:t>37</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7" w:author="Gabriel Correa" w:date="2015-08-28T07:30:00Z"/>
              <w:rFonts w:asciiTheme="minorHAnsi" w:hAnsiTheme="minorHAnsi"/>
              <w:noProof/>
              <w:sz w:val="22"/>
            </w:rPr>
          </w:pPr>
          <w:ins w:id="33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7.2.6</w:t>
            </w:r>
            <w:r>
              <w:rPr>
                <w:rFonts w:asciiTheme="minorHAnsi" w:hAnsiTheme="minorHAnsi"/>
                <w:noProof/>
                <w:sz w:val="22"/>
              </w:rPr>
              <w:tab/>
            </w:r>
            <w:r w:rsidRPr="007903D0">
              <w:rPr>
                <w:rStyle w:val="Hipervnculo"/>
                <w:noProof/>
              </w:rPr>
              <w:t>Reduciendo errores con la matriz de costos</w:t>
            </w:r>
            <w:r>
              <w:rPr>
                <w:noProof/>
                <w:webHidden/>
              </w:rPr>
              <w:tab/>
            </w:r>
            <w:r>
              <w:rPr>
                <w:noProof/>
                <w:webHidden/>
              </w:rPr>
              <w:fldChar w:fldCharType="begin"/>
            </w:r>
            <w:r>
              <w:rPr>
                <w:noProof/>
                <w:webHidden/>
              </w:rPr>
              <w:instrText xml:space="preserve"> PAGEREF _Toc428510411 \h </w:instrText>
            </w:r>
            <w:r>
              <w:rPr>
                <w:noProof/>
                <w:webHidden/>
              </w:rPr>
            </w:r>
          </w:ins>
          <w:r>
            <w:rPr>
              <w:noProof/>
              <w:webHidden/>
            </w:rPr>
            <w:fldChar w:fldCharType="separate"/>
          </w:r>
          <w:ins w:id="339" w:author="Gabriel Correa" w:date="2015-08-28T07:30:00Z">
            <w:r>
              <w:rPr>
                <w:noProof/>
                <w:webHidden/>
              </w:rPr>
              <w:t>39</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40" w:author="Gabriel Correa" w:date="2015-08-28T07:30:00Z"/>
              <w:rFonts w:asciiTheme="minorHAnsi" w:hAnsiTheme="minorHAnsi"/>
              <w:noProof/>
              <w:sz w:val="22"/>
            </w:rPr>
          </w:pPr>
          <w:ins w:id="34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lang w:val="en-US"/>
              </w:rPr>
              <w:t>7.2.7</w:t>
            </w:r>
            <w:r>
              <w:rPr>
                <w:rFonts w:asciiTheme="minorHAnsi" w:hAnsiTheme="minorHAnsi"/>
                <w:noProof/>
                <w:sz w:val="22"/>
              </w:rPr>
              <w:tab/>
            </w:r>
            <w:r w:rsidRPr="007903D0">
              <w:rPr>
                <w:rStyle w:val="Hipervnculo"/>
                <w:i/>
                <w:iCs/>
                <w:noProof/>
                <w:lang w:val="en-US"/>
              </w:rPr>
              <w:t xml:space="preserve">Stop-words, stemming, </w:t>
            </w:r>
            <w:r w:rsidRPr="007903D0">
              <w:rPr>
                <w:rStyle w:val="Hipervnculo"/>
                <w:noProof/>
                <w:lang w:val="en-US"/>
              </w:rPr>
              <w:t>TF-IDF Transform y</w:t>
            </w:r>
            <w:r w:rsidRPr="007903D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_Toc428510412 \h </w:instrText>
            </w:r>
            <w:r>
              <w:rPr>
                <w:noProof/>
                <w:webHidden/>
              </w:rPr>
            </w:r>
          </w:ins>
          <w:r>
            <w:rPr>
              <w:noProof/>
              <w:webHidden/>
            </w:rPr>
            <w:fldChar w:fldCharType="separate"/>
          </w:r>
          <w:ins w:id="342" w:author="Gabriel Correa" w:date="2015-08-28T07:30:00Z">
            <w:r>
              <w:rPr>
                <w:noProof/>
                <w:webHidden/>
              </w:rPr>
              <w:t>41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43" w:author="Gabriel Correa" w:date="2015-08-28T07:30:00Z"/>
              <w:rFonts w:asciiTheme="minorHAnsi" w:hAnsiTheme="minorHAnsi"/>
              <w:noProof/>
              <w:sz w:val="22"/>
            </w:rPr>
          </w:pPr>
          <w:ins w:id="34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7.2.8</w:t>
            </w:r>
            <w:r>
              <w:rPr>
                <w:rFonts w:asciiTheme="minorHAnsi" w:hAnsiTheme="minorHAnsi"/>
                <w:noProof/>
                <w:sz w:val="22"/>
              </w:rPr>
              <w:tab/>
            </w:r>
            <w:r w:rsidRPr="007903D0">
              <w:rPr>
                <w:rStyle w:val="Hipervnculo"/>
                <w:noProof/>
              </w:rPr>
              <w:t>Tiempos de entrenamiento y de prueba</w:t>
            </w:r>
            <w:r>
              <w:rPr>
                <w:noProof/>
                <w:webHidden/>
              </w:rPr>
              <w:tab/>
            </w:r>
            <w:r>
              <w:rPr>
                <w:noProof/>
                <w:webHidden/>
              </w:rPr>
              <w:fldChar w:fldCharType="begin"/>
            </w:r>
            <w:r>
              <w:rPr>
                <w:noProof/>
                <w:webHidden/>
              </w:rPr>
              <w:instrText xml:space="preserve"> PAGEREF _Toc428510416 \h </w:instrText>
            </w:r>
            <w:r>
              <w:rPr>
                <w:noProof/>
                <w:webHidden/>
              </w:rPr>
            </w:r>
          </w:ins>
          <w:r>
            <w:rPr>
              <w:noProof/>
              <w:webHidden/>
            </w:rPr>
            <w:fldChar w:fldCharType="separate"/>
          </w:r>
          <w:ins w:id="345" w:author="Gabriel Correa" w:date="2015-08-28T07:30:00Z">
            <w:r>
              <w:rPr>
                <w:noProof/>
                <w:webHidden/>
              </w:rPr>
              <w:t>42</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46" w:author="Gabriel Correa" w:date="2015-08-28T07:30:00Z"/>
              <w:rFonts w:asciiTheme="minorHAnsi" w:hAnsiTheme="minorHAnsi"/>
              <w:noProof/>
              <w:sz w:val="22"/>
            </w:rPr>
          </w:pPr>
          <w:ins w:id="34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8</w:t>
            </w:r>
            <w:r>
              <w:rPr>
                <w:rFonts w:asciiTheme="minorHAnsi" w:hAnsiTheme="minorHAnsi"/>
                <w:noProof/>
                <w:sz w:val="22"/>
              </w:rPr>
              <w:tab/>
            </w:r>
            <w:r w:rsidRPr="007903D0">
              <w:rPr>
                <w:rStyle w:val="Hipervnculo"/>
                <w:noProof/>
              </w:rPr>
              <w:t>Discusión general</w:t>
            </w:r>
            <w:r>
              <w:rPr>
                <w:noProof/>
                <w:webHidden/>
              </w:rPr>
              <w:tab/>
            </w:r>
            <w:r>
              <w:rPr>
                <w:noProof/>
                <w:webHidden/>
              </w:rPr>
              <w:fldChar w:fldCharType="begin"/>
            </w:r>
            <w:r>
              <w:rPr>
                <w:noProof/>
                <w:webHidden/>
              </w:rPr>
              <w:instrText xml:space="preserve"> PAGEREF _Toc428510418 \h </w:instrText>
            </w:r>
            <w:r>
              <w:rPr>
                <w:noProof/>
                <w:webHidden/>
              </w:rPr>
            </w:r>
          </w:ins>
          <w:r>
            <w:rPr>
              <w:noProof/>
              <w:webHidden/>
            </w:rPr>
            <w:fldChar w:fldCharType="separate"/>
          </w:r>
          <w:ins w:id="348" w:author="Gabriel Correa" w:date="2015-08-28T07:30:00Z">
            <w:r>
              <w:rPr>
                <w:noProof/>
                <w:webHidden/>
              </w:rPr>
              <w:t>43</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49" w:author="Gabriel Correa" w:date="2015-08-28T07:30:00Z"/>
              <w:rFonts w:asciiTheme="minorHAnsi" w:hAnsiTheme="minorHAnsi"/>
              <w:noProof/>
              <w:sz w:val="22"/>
            </w:rPr>
          </w:pPr>
          <w:ins w:id="35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9</w:t>
            </w:r>
            <w:r>
              <w:rPr>
                <w:rFonts w:asciiTheme="minorHAnsi" w:hAnsiTheme="minorHAnsi"/>
                <w:noProof/>
                <w:sz w:val="22"/>
              </w:rPr>
              <w:tab/>
            </w:r>
            <w:r w:rsidRPr="007903D0">
              <w:rPr>
                <w:rStyle w:val="Hipervnculo"/>
                <w:noProof/>
              </w:rPr>
              <w:t>Limitaciones y problemas de validez (?)</w:t>
            </w:r>
            <w:r>
              <w:rPr>
                <w:noProof/>
                <w:webHidden/>
              </w:rPr>
              <w:tab/>
            </w:r>
            <w:r>
              <w:rPr>
                <w:noProof/>
                <w:webHidden/>
              </w:rPr>
              <w:fldChar w:fldCharType="begin"/>
            </w:r>
            <w:r>
              <w:rPr>
                <w:noProof/>
                <w:webHidden/>
              </w:rPr>
              <w:instrText xml:space="preserve"> PAGEREF _Toc428510419 \h </w:instrText>
            </w:r>
            <w:r>
              <w:rPr>
                <w:noProof/>
                <w:webHidden/>
              </w:rPr>
            </w:r>
          </w:ins>
          <w:r>
            <w:rPr>
              <w:noProof/>
              <w:webHidden/>
            </w:rPr>
            <w:fldChar w:fldCharType="separate"/>
          </w:r>
          <w:ins w:id="351" w:author="Gabriel Correa" w:date="2015-08-28T07:30:00Z">
            <w:r>
              <w:rPr>
                <w:noProof/>
                <w:webHidden/>
              </w:rPr>
              <w:t>43</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2" w:author="Gabriel Correa" w:date="2015-08-28T07:30:00Z"/>
              <w:rFonts w:asciiTheme="minorHAnsi" w:hAnsiTheme="minorHAnsi"/>
              <w:noProof/>
              <w:sz w:val="22"/>
            </w:rPr>
          </w:pPr>
          <w:ins w:id="35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10</w:t>
            </w:r>
            <w:r>
              <w:rPr>
                <w:rFonts w:asciiTheme="minorHAnsi" w:hAnsiTheme="minorHAnsi"/>
                <w:noProof/>
                <w:sz w:val="22"/>
              </w:rPr>
              <w:tab/>
            </w:r>
            <w:r w:rsidRPr="007903D0">
              <w:rPr>
                <w:rStyle w:val="Hipervnculo"/>
                <w:noProof/>
              </w:rPr>
              <w:t>Conclusiones y trabajo futuro</w:t>
            </w:r>
            <w:r>
              <w:rPr>
                <w:noProof/>
                <w:webHidden/>
              </w:rPr>
              <w:tab/>
            </w:r>
            <w:r>
              <w:rPr>
                <w:noProof/>
                <w:webHidden/>
              </w:rPr>
              <w:fldChar w:fldCharType="begin"/>
            </w:r>
            <w:r>
              <w:rPr>
                <w:noProof/>
                <w:webHidden/>
              </w:rPr>
              <w:instrText xml:space="preserve"> PAGEREF _Toc428510420 \h </w:instrText>
            </w:r>
            <w:r>
              <w:rPr>
                <w:noProof/>
                <w:webHidden/>
              </w:rPr>
            </w:r>
          </w:ins>
          <w:r>
            <w:rPr>
              <w:noProof/>
              <w:webHidden/>
            </w:rPr>
            <w:fldChar w:fldCharType="separate"/>
          </w:r>
          <w:ins w:id="354" w:author="Gabriel Correa" w:date="2015-08-28T07:30:00Z">
            <w:r>
              <w:rPr>
                <w:noProof/>
                <w:webHidden/>
              </w:rPr>
              <w:t>44</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5" w:author="Gabriel Correa" w:date="2015-08-28T07:30:00Z"/>
              <w:rFonts w:asciiTheme="minorHAnsi" w:hAnsiTheme="minorHAnsi"/>
              <w:noProof/>
              <w:sz w:val="22"/>
            </w:rPr>
          </w:pPr>
          <w:ins w:id="35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11</w:t>
            </w:r>
            <w:r>
              <w:rPr>
                <w:rFonts w:asciiTheme="minorHAnsi" w:hAnsiTheme="minorHAnsi"/>
                <w:noProof/>
                <w:sz w:val="22"/>
              </w:rPr>
              <w:tab/>
            </w:r>
            <w:r w:rsidRPr="007903D0">
              <w:rPr>
                <w:rStyle w:val="Hipervnculo"/>
                <w:noProof/>
              </w:rPr>
              <w:t>Bibliografía</w:t>
            </w:r>
            <w:r>
              <w:rPr>
                <w:noProof/>
                <w:webHidden/>
              </w:rPr>
              <w:tab/>
            </w:r>
            <w:r>
              <w:rPr>
                <w:noProof/>
                <w:webHidden/>
              </w:rPr>
              <w:fldChar w:fldCharType="begin"/>
            </w:r>
            <w:r>
              <w:rPr>
                <w:noProof/>
                <w:webHidden/>
              </w:rPr>
              <w:instrText xml:space="preserve"> PAGEREF _Toc428510423 \h </w:instrText>
            </w:r>
            <w:r>
              <w:rPr>
                <w:noProof/>
                <w:webHidden/>
              </w:rPr>
            </w:r>
          </w:ins>
          <w:r>
            <w:rPr>
              <w:noProof/>
              <w:webHidden/>
            </w:rPr>
            <w:fldChar w:fldCharType="separate"/>
          </w:r>
          <w:ins w:id="357" w:author="Gabriel Correa" w:date="2015-08-28T07:30:00Z">
            <w:r>
              <w:rPr>
                <w:noProof/>
                <w:webHidden/>
              </w:rPr>
              <w:t>45</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8" w:author="Gabriel Correa" w:date="2015-08-28T07:30:00Z"/>
              <w:rFonts w:asciiTheme="minorHAnsi" w:hAnsiTheme="minorHAnsi"/>
              <w:noProof/>
              <w:sz w:val="22"/>
            </w:rPr>
          </w:pPr>
          <w:ins w:id="35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12</w:t>
            </w:r>
            <w:r>
              <w:rPr>
                <w:rFonts w:asciiTheme="minorHAnsi" w:hAnsiTheme="minorHAnsi"/>
                <w:noProof/>
                <w:sz w:val="22"/>
              </w:rPr>
              <w:tab/>
            </w:r>
            <w:r w:rsidRPr="007903D0">
              <w:rPr>
                <w:rStyle w:val="Hipervnculo"/>
                <w:noProof/>
              </w:rPr>
              <w:t>Anexo</w:t>
            </w:r>
            <w:r>
              <w:rPr>
                <w:noProof/>
                <w:webHidden/>
              </w:rPr>
              <w:tab/>
            </w:r>
            <w:r>
              <w:rPr>
                <w:noProof/>
                <w:webHidden/>
              </w:rPr>
              <w:fldChar w:fldCharType="begin"/>
            </w:r>
            <w:r>
              <w:rPr>
                <w:noProof/>
                <w:webHidden/>
              </w:rPr>
              <w:instrText xml:space="preserve"> PAGEREF _Toc428510424 \h </w:instrText>
            </w:r>
            <w:r>
              <w:rPr>
                <w:noProof/>
                <w:webHidden/>
              </w:rPr>
            </w:r>
          </w:ins>
          <w:r>
            <w:rPr>
              <w:noProof/>
              <w:webHidden/>
            </w:rPr>
            <w:fldChar w:fldCharType="separate"/>
          </w:r>
          <w:ins w:id="360" w:author="Gabriel Correa" w:date="2015-08-28T07:30:00Z">
            <w:r>
              <w:rPr>
                <w:noProof/>
                <w:webHidden/>
              </w:rPr>
              <w:t>47</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361" w:author="Gabriel Correa" w:date="2015-08-28T07:30:00Z"/>
              <w:rFonts w:asciiTheme="minorHAnsi" w:hAnsiTheme="minorHAnsi"/>
              <w:noProof/>
              <w:sz w:val="22"/>
            </w:rPr>
          </w:pPr>
          <w:ins w:id="36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12.1</w:t>
            </w:r>
            <w:r>
              <w:rPr>
                <w:rFonts w:asciiTheme="minorHAnsi" w:hAnsiTheme="minorHAnsi"/>
                <w:noProof/>
                <w:sz w:val="22"/>
              </w:rPr>
              <w:tab/>
            </w:r>
            <w:r w:rsidRPr="007903D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_Toc428510425 \h </w:instrText>
            </w:r>
            <w:r>
              <w:rPr>
                <w:noProof/>
                <w:webHidden/>
              </w:rPr>
            </w:r>
          </w:ins>
          <w:r>
            <w:rPr>
              <w:noProof/>
              <w:webHidden/>
            </w:rPr>
            <w:fldChar w:fldCharType="separate"/>
          </w:r>
          <w:ins w:id="363" w:author="Gabriel Correa" w:date="2015-08-28T07:30:00Z">
            <w:r>
              <w:rPr>
                <w:noProof/>
                <w:webHidden/>
              </w:rPr>
              <w:t>47</w:t>
            </w:r>
            <w:r>
              <w:rPr>
                <w:noProof/>
                <w:webHidden/>
              </w:rPr>
              <w:fldChar w:fldCharType="end"/>
            </w:r>
            <w:r w:rsidRPr="007903D0">
              <w:rPr>
                <w:rStyle w:val="Hipervnculo"/>
                <w:noProof/>
              </w:rPr>
              <w:fldChar w:fldCharType="end"/>
            </w:r>
          </w:ins>
        </w:p>
        <w:p w:rsidR="000B0215" w:rsidDel="005D2320" w:rsidRDefault="000B0215">
          <w:pPr>
            <w:pStyle w:val="TDC1"/>
            <w:tabs>
              <w:tab w:val="left" w:pos="440"/>
              <w:tab w:val="right" w:leader="dot" w:pos="9395"/>
            </w:tabs>
            <w:rPr>
              <w:del w:id="364" w:author="Gabriel Correa" w:date="2015-08-26T03:09:00Z"/>
              <w:rFonts w:asciiTheme="minorHAnsi" w:hAnsiTheme="minorHAnsi"/>
              <w:noProof/>
              <w:sz w:val="22"/>
            </w:rPr>
          </w:pPr>
          <w:del w:id="365" w:author="Gabriel Correa" w:date="2015-08-26T03:09:00Z">
            <w:r w:rsidRPr="005D2320" w:rsidDel="005D2320">
              <w:rPr>
                <w:noProof/>
                <w:rPrChange w:id="366" w:author="Gabriel Correa" w:date="2015-08-26T03:09:00Z">
                  <w:rPr>
                    <w:rStyle w:val="Hipervnculo"/>
                    <w:noProof/>
                  </w:rPr>
                </w:rPrChange>
              </w:rPr>
              <w:delText>1</w:delText>
            </w:r>
            <w:r w:rsidDel="005D2320">
              <w:rPr>
                <w:rFonts w:asciiTheme="minorHAnsi" w:hAnsiTheme="minorHAnsi"/>
                <w:noProof/>
                <w:sz w:val="22"/>
              </w:rPr>
              <w:tab/>
            </w:r>
            <w:r w:rsidRPr="005D2320" w:rsidDel="005D2320">
              <w:rPr>
                <w:noProof/>
                <w:rPrChange w:id="367"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368" w:author="Gabriel Correa" w:date="2015-08-26T03:09:00Z"/>
              <w:rFonts w:asciiTheme="minorHAnsi" w:hAnsiTheme="minorHAnsi"/>
              <w:noProof/>
              <w:sz w:val="22"/>
            </w:rPr>
          </w:pPr>
          <w:del w:id="369" w:author="Gabriel Correa" w:date="2015-08-26T03:09:00Z">
            <w:r w:rsidRPr="005D2320" w:rsidDel="005D2320">
              <w:rPr>
                <w:noProof/>
                <w:rPrChange w:id="370"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371"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372" w:author="Gabriel Correa" w:date="2015-08-26T03:09:00Z"/>
              <w:rFonts w:asciiTheme="minorHAnsi" w:hAnsiTheme="minorHAnsi"/>
              <w:noProof/>
              <w:sz w:val="22"/>
            </w:rPr>
          </w:pPr>
          <w:del w:id="373" w:author="Gabriel Correa" w:date="2015-08-26T03:09:00Z">
            <w:r w:rsidRPr="005D2320" w:rsidDel="005D2320">
              <w:rPr>
                <w:noProof/>
                <w:rPrChange w:id="374"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375"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376" w:author="Gabriel Correa" w:date="2015-08-26T03:09:00Z"/>
              <w:rFonts w:asciiTheme="minorHAnsi" w:hAnsiTheme="minorHAnsi"/>
              <w:noProof/>
              <w:sz w:val="22"/>
            </w:rPr>
          </w:pPr>
          <w:del w:id="377" w:author="Gabriel Correa" w:date="2015-08-26T03:09:00Z">
            <w:r w:rsidRPr="005D2320" w:rsidDel="005D2320">
              <w:rPr>
                <w:noProof/>
                <w:rPrChange w:id="378" w:author="Gabriel Correa" w:date="2015-08-26T03:09:00Z">
                  <w:rPr>
                    <w:rStyle w:val="Hipervnculo"/>
                    <w:noProof/>
                  </w:rPr>
                </w:rPrChange>
              </w:rPr>
              <w:delText>1.3</w:delText>
            </w:r>
            <w:r w:rsidDel="005D2320">
              <w:rPr>
                <w:rFonts w:asciiTheme="minorHAnsi" w:hAnsiTheme="minorHAnsi"/>
                <w:noProof/>
                <w:sz w:val="22"/>
              </w:rPr>
              <w:tab/>
            </w:r>
            <w:r w:rsidRPr="005D2320" w:rsidDel="005D2320">
              <w:rPr>
                <w:noProof/>
                <w:rPrChange w:id="379"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380" w:author="Gabriel Correa" w:date="2015-08-26T03:09:00Z"/>
              <w:rFonts w:asciiTheme="minorHAnsi" w:hAnsiTheme="minorHAnsi"/>
              <w:noProof/>
              <w:sz w:val="22"/>
            </w:rPr>
          </w:pPr>
          <w:del w:id="381" w:author="Gabriel Correa" w:date="2015-08-26T03:09:00Z">
            <w:r w:rsidRPr="005D2320" w:rsidDel="005D2320">
              <w:rPr>
                <w:noProof/>
                <w:rPrChange w:id="382" w:author="Gabriel Correa" w:date="2015-08-26T03:09:00Z">
                  <w:rPr>
                    <w:rStyle w:val="Hipervnculo"/>
                    <w:noProof/>
                  </w:rPr>
                </w:rPrChange>
              </w:rPr>
              <w:delText>1.4</w:delText>
            </w:r>
            <w:r w:rsidDel="005D2320">
              <w:rPr>
                <w:rFonts w:asciiTheme="minorHAnsi" w:hAnsiTheme="minorHAnsi"/>
                <w:noProof/>
                <w:sz w:val="22"/>
              </w:rPr>
              <w:tab/>
            </w:r>
            <w:r w:rsidRPr="005D2320" w:rsidDel="005D2320">
              <w:rPr>
                <w:noProof/>
                <w:rPrChange w:id="383"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384" w:author="Gabriel Correa" w:date="2015-08-26T03:09:00Z"/>
              <w:rFonts w:asciiTheme="minorHAnsi" w:hAnsiTheme="minorHAnsi"/>
              <w:noProof/>
              <w:sz w:val="22"/>
            </w:rPr>
          </w:pPr>
          <w:del w:id="385" w:author="Gabriel Correa" w:date="2015-08-26T03:09:00Z">
            <w:r w:rsidRPr="005D2320" w:rsidDel="005D2320">
              <w:rPr>
                <w:noProof/>
                <w:rPrChange w:id="386"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noProof/>
                <w:rPrChange w:id="387"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388" w:author="Gabriel Correa" w:date="2015-08-26T03:09:00Z"/>
              <w:rFonts w:asciiTheme="minorHAnsi" w:hAnsiTheme="minorHAnsi"/>
              <w:noProof/>
              <w:sz w:val="22"/>
            </w:rPr>
          </w:pPr>
          <w:del w:id="389" w:author="Gabriel Correa" w:date="2015-08-26T03:09:00Z">
            <w:r w:rsidRPr="005D2320" w:rsidDel="005D2320">
              <w:rPr>
                <w:noProof/>
                <w:rPrChange w:id="390"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noProof/>
                <w:rPrChange w:id="391"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392" w:author="Gabriel Correa" w:date="2015-08-26T03:09:00Z"/>
              <w:rFonts w:asciiTheme="minorHAnsi" w:hAnsiTheme="minorHAnsi"/>
              <w:noProof/>
              <w:sz w:val="22"/>
            </w:rPr>
          </w:pPr>
          <w:del w:id="393" w:author="Gabriel Correa" w:date="2015-08-26T03:09:00Z">
            <w:r w:rsidRPr="005D2320" w:rsidDel="005D2320">
              <w:rPr>
                <w:noProof/>
                <w:rPrChange w:id="394"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noProof/>
                <w:rPrChange w:id="395"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396" w:author="Gabriel Correa" w:date="2015-08-26T03:09:00Z"/>
              <w:rFonts w:asciiTheme="minorHAnsi" w:hAnsiTheme="minorHAnsi"/>
              <w:noProof/>
              <w:sz w:val="22"/>
            </w:rPr>
          </w:pPr>
          <w:del w:id="397" w:author="Gabriel Correa" w:date="2015-08-26T03:09:00Z">
            <w:r w:rsidRPr="005D2320" w:rsidDel="005D2320">
              <w:rPr>
                <w:noProof/>
                <w:rPrChange w:id="398" w:author="Gabriel Correa" w:date="2015-08-26T03:09:00Z">
                  <w:rPr>
                    <w:rStyle w:val="Hipervnculo"/>
                    <w:noProof/>
                  </w:rPr>
                </w:rPrChange>
              </w:rPr>
              <w:delText>2</w:delText>
            </w:r>
            <w:r w:rsidDel="005D2320">
              <w:rPr>
                <w:rFonts w:asciiTheme="minorHAnsi" w:hAnsiTheme="minorHAnsi"/>
                <w:noProof/>
                <w:sz w:val="22"/>
              </w:rPr>
              <w:tab/>
            </w:r>
            <w:r w:rsidRPr="005D2320" w:rsidDel="005D2320">
              <w:rPr>
                <w:noProof/>
                <w:rPrChange w:id="399"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400" w:author="Gabriel Correa" w:date="2015-08-26T03:09:00Z"/>
              <w:rFonts w:asciiTheme="minorHAnsi" w:hAnsiTheme="minorHAnsi"/>
              <w:noProof/>
              <w:sz w:val="22"/>
            </w:rPr>
          </w:pPr>
          <w:del w:id="401" w:author="Gabriel Correa" w:date="2015-08-26T03:09:00Z">
            <w:r w:rsidRPr="005D2320" w:rsidDel="005D2320">
              <w:rPr>
                <w:noProof/>
                <w:rPrChange w:id="402" w:author="Gabriel Correa" w:date="2015-08-26T03:09:00Z">
                  <w:rPr>
                    <w:rStyle w:val="Hipervnculo"/>
                    <w:noProof/>
                  </w:rPr>
                </w:rPrChange>
              </w:rPr>
              <w:delText>2.1</w:delText>
            </w:r>
            <w:r w:rsidDel="005D2320">
              <w:rPr>
                <w:rFonts w:asciiTheme="minorHAnsi" w:hAnsiTheme="minorHAnsi"/>
                <w:noProof/>
                <w:sz w:val="22"/>
              </w:rPr>
              <w:tab/>
            </w:r>
            <w:r w:rsidRPr="005D2320" w:rsidDel="005D2320">
              <w:rPr>
                <w:noProof/>
                <w:rPrChange w:id="403"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404" w:author="Gabriel Correa" w:date="2015-08-26T03:09:00Z"/>
              <w:rFonts w:asciiTheme="minorHAnsi" w:hAnsiTheme="minorHAnsi"/>
              <w:noProof/>
              <w:sz w:val="22"/>
            </w:rPr>
          </w:pPr>
          <w:del w:id="405" w:author="Gabriel Correa" w:date="2015-08-26T03:09:00Z">
            <w:r w:rsidRPr="005D2320" w:rsidDel="005D2320">
              <w:rPr>
                <w:noProof/>
                <w:rPrChange w:id="406" w:author="Gabriel Correa" w:date="2015-08-26T03:09:00Z">
                  <w:rPr>
                    <w:rStyle w:val="Hipervnculo"/>
                    <w:noProof/>
                  </w:rPr>
                </w:rPrChange>
              </w:rPr>
              <w:delText>2.2</w:delText>
            </w:r>
            <w:r w:rsidDel="005D2320">
              <w:rPr>
                <w:rFonts w:asciiTheme="minorHAnsi" w:hAnsiTheme="minorHAnsi"/>
                <w:noProof/>
                <w:sz w:val="22"/>
              </w:rPr>
              <w:tab/>
            </w:r>
            <w:r w:rsidRPr="005D2320" w:rsidDel="005D2320">
              <w:rPr>
                <w:noProof/>
                <w:rPrChange w:id="407"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408" w:author="Gabriel Correa" w:date="2015-08-26T03:09:00Z"/>
              <w:rFonts w:asciiTheme="minorHAnsi" w:hAnsiTheme="minorHAnsi"/>
              <w:noProof/>
              <w:sz w:val="22"/>
            </w:rPr>
          </w:pPr>
          <w:del w:id="409" w:author="Gabriel Correa" w:date="2015-08-26T03:09:00Z">
            <w:r w:rsidRPr="005D2320" w:rsidDel="005D2320">
              <w:rPr>
                <w:noProof/>
                <w:rPrChange w:id="410"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noProof/>
                <w:rPrChange w:id="411"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412" w:author="Gabriel Correa" w:date="2015-08-26T03:09:00Z"/>
              <w:rFonts w:asciiTheme="minorHAnsi" w:hAnsiTheme="minorHAnsi"/>
              <w:noProof/>
              <w:sz w:val="22"/>
            </w:rPr>
          </w:pPr>
          <w:del w:id="413" w:author="Gabriel Correa" w:date="2015-08-26T03:09:00Z">
            <w:r w:rsidRPr="005D2320" w:rsidDel="005D2320">
              <w:rPr>
                <w:noProof/>
                <w:rPrChange w:id="414"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noProof/>
                <w:rPrChange w:id="415"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416" w:author="Gabriel Correa" w:date="2015-08-26T03:09:00Z"/>
              <w:rFonts w:asciiTheme="minorHAnsi" w:hAnsiTheme="minorHAnsi"/>
              <w:noProof/>
              <w:sz w:val="22"/>
            </w:rPr>
          </w:pPr>
          <w:del w:id="417" w:author="Gabriel Correa" w:date="2015-08-26T03:09:00Z">
            <w:r w:rsidRPr="005D2320" w:rsidDel="005D2320">
              <w:rPr>
                <w:noProof/>
                <w:rPrChange w:id="418"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noProof/>
                <w:rPrChange w:id="419"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420" w:author="Gabriel Correa" w:date="2015-08-26T03:09:00Z"/>
              <w:rFonts w:asciiTheme="minorHAnsi" w:hAnsiTheme="minorHAnsi"/>
              <w:noProof/>
              <w:sz w:val="22"/>
            </w:rPr>
          </w:pPr>
          <w:del w:id="421" w:author="Gabriel Correa" w:date="2015-08-26T03:09:00Z">
            <w:r w:rsidRPr="005D2320" w:rsidDel="005D2320">
              <w:rPr>
                <w:noProof/>
                <w:rPrChange w:id="422" w:author="Gabriel Correa" w:date="2015-08-26T03:09:00Z">
                  <w:rPr>
                    <w:rStyle w:val="Hipervnculo"/>
                    <w:noProof/>
                  </w:rPr>
                </w:rPrChange>
              </w:rPr>
              <w:delText>2.3</w:delText>
            </w:r>
            <w:r w:rsidDel="005D2320">
              <w:rPr>
                <w:rFonts w:asciiTheme="minorHAnsi" w:hAnsiTheme="minorHAnsi"/>
                <w:noProof/>
                <w:sz w:val="22"/>
              </w:rPr>
              <w:tab/>
            </w:r>
            <w:r w:rsidRPr="005D2320" w:rsidDel="005D2320">
              <w:rPr>
                <w:noProof/>
                <w:rPrChange w:id="423"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424" w:author="Gabriel Correa" w:date="2015-08-26T03:09:00Z"/>
              <w:rFonts w:asciiTheme="minorHAnsi" w:hAnsiTheme="minorHAnsi"/>
              <w:noProof/>
              <w:sz w:val="22"/>
            </w:rPr>
          </w:pPr>
          <w:del w:id="425" w:author="Gabriel Correa" w:date="2015-08-26T03:09:00Z">
            <w:r w:rsidRPr="005D2320" w:rsidDel="005D2320">
              <w:rPr>
                <w:noProof/>
                <w:rPrChange w:id="426"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noProof/>
                <w:rPrChange w:id="427"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428" w:author="Gabriel Correa" w:date="2015-08-26T03:09:00Z"/>
              <w:rFonts w:asciiTheme="minorHAnsi" w:hAnsiTheme="minorHAnsi"/>
              <w:noProof/>
              <w:sz w:val="22"/>
            </w:rPr>
          </w:pPr>
          <w:del w:id="429" w:author="Gabriel Correa" w:date="2015-08-26T03:09:00Z">
            <w:r w:rsidRPr="005D2320" w:rsidDel="005D2320">
              <w:rPr>
                <w:noProof/>
                <w:rPrChange w:id="430"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noProof/>
                <w:rPrChange w:id="431"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432" w:author="Gabriel Correa" w:date="2015-08-26T03:09:00Z"/>
              <w:rFonts w:asciiTheme="minorHAnsi" w:hAnsiTheme="minorHAnsi"/>
              <w:noProof/>
              <w:sz w:val="22"/>
            </w:rPr>
          </w:pPr>
          <w:del w:id="433" w:author="Gabriel Correa" w:date="2015-08-26T03:09:00Z">
            <w:r w:rsidRPr="005D2320" w:rsidDel="005D2320">
              <w:rPr>
                <w:noProof/>
                <w:rPrChange w:id="434" w:author="Gabriel Correa" w:date="2015-08-26T03:09:00Z">
                  <w:rPr>
                    <w:rStyle w:val="Hipervnculo"/>
                    <w:noProof/>
                  </w:rPr>
                </w:rPrChange>
              </w:rPr>
              <w:delText>3</w:delText>
            </w:r>
            <w:r w:rsidDel="005D2320">
              <w:rPr>
                <w:rFonts w:asciiTheme="minorHAnsi" w:hAnsiTheme="minorHAnsi"/>
                <w:noProof/>
                <w:sz w:val="22"/>
              </w:rPr>
              <w:tab/>
            </w:r>
            <w:r w:rsidRPr="005D2320" w:rsidDel="005D2320">
              <w:rPr>
                <w:noProof/>
                <w:rPrChange w:id="435"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436" w:author="Gabriel Correa" w:date="2015-08-26T03:09:00Z"/>
              <w:rFonts w:asciiTheme="minorHAnsi" w:hAnsiTheme="minorHAnsi"/>
              <w:noProof/>
              <w:sz w:val="22"/>
            </w:rPr>
          </w:pPr>
          <w:del w:id="437" w:author="Gabriel Correa" w:date="2015-08-26T03:09:00Z">
            <w:r w:rsidRPr="005D2320" w:rsidDel="005D2320">
              <w:rPr>
                <w:noProof/>
                <w:rPrChange w:id="438" w:author="Gabriel Correa" w:date="2015-08-26T03:09:00Z">
                  <w:rPr>
                    <w:rStyle w:val="Hipervnculo"/>
                    <w:noProof/>
                  </w:rPr>
                </w:rPrChange>
              </w:rPr>
              <w:delText>3.1</w:delText>
            </w:r>
            <w:r w:rsidDel="005D2320">
              <w:rPr>
                <w:rFonts w:asciiTheme="minorHAnsi" w:hAnsiTheme="minorHAnsi"/>
                <w:noProof/>
                <w:sz w:val="22"/>
              </w:rPr>
              <w:tab/>
            </w:r>
            <w:r w:rsidRPr="005D2320" w:rsidDel="005D2320">
              <w:rPr>
                <w:noProof/>
                <w:rPrChange w:id="439"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440" w:author="Gabriel Correa" w:date="2015-08-26T03:09:00Z"/>
              <w:rFonts w:asciiTheme="minorHAnsi" w:hAnsiTheme="minorHAnsi"/>
              <w:noProof/>
              <w:sz w:val="22"/>
            </w:rPr>
          </w:pPr>
          <w:del w:id="441" w:author="Gabriel Correa" w:date="2015-08-26T03:09:00Z">
            <w:r w:rsidRPr="005D2320" w:rsidDel="005D2320">
              <w:rPr>
                <w:noProof/>
                <w:rPrChange w:id="442"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noProof/>
                <w:rPrChange w:id="443"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444" w:author="Gabriel Correa" w:date="2015-08-26T03:09:00Z"/>
              <w:rFonts w:asciiTheme="minorHAnsi" w:hAnsiTheme="minorHAnsi"/>
              <w:noProof/>
              <w:sz w:val="22"/>
            </w:rPr>
          </w:pPr>
          <w:del w:id="445" w:author="Gabriel Correa" w:date="2015-08-26T03:09:00Z">
            <w:r w:rsidRPr="005D2320" w:rsidDel="005D2320">
              <w:rPr>
                <w:noProof/>
                <w:rPrChange w:id="446"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noProof/>
                <w:rPrChange w:id="447"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448" w:author="Gabriel Correa" w:date="2015-08-26T03:09:00Z"/>
              <w:rFonts w:asciiTheme="minorHAnsi" w:hAnsiTheme="minorHAnsi"/>
              <w:noProof/>
              <w:sz w:val="22"/>
            </w:rPr>
          </w:pPr>
          <w:del w:id="449" w:author="Gabriel Correa" w:date="2015-08-26T03:09:00Z">
            <w:r w:rsidRPr="005D2320" w:rsidDel="005D2320">
              <w:rPr>
                <w:noProof/>
                <w:rPrChange w:id="450" w:author="Gabriel Correa" w:date="2015-08-26T03:09:00Z">
                  <w:rPr>
                    <w:rStyle w:val="Hipervnculo"/>
                    <w:noProof/>
                  </w:rPr>
                </w:rPrChange>
              </w:rPr>
              <w:delText>3.2</w:delText>
            </w:r>
            <w:r w:rsidDel="005D2320">
              <w:rPr>
                <w:rFonts w:asciiTheme="minorHAnsi" w:hAnsiTheme="minorHAnsi"/>
                <w:noProof/>
                <w:sz w:val="22"/>
              </w:rPr>
              <w:tab/>
            </w:r>
            <w:r w:rsidRPr="005D2320" w:rsidDel="005D2320">
              <w:rPr>
                <w:noProof/>
                <w:rPrChange w:id="451"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452" w:author="Gabriel Correa" w:date="2015-08-26T03:09:00Z"/>
              <w:rFonts w:asciiTheme="minorHAnsi" w:hAnsiTheme="minorHAnsi"/>
              <w:noProof/>
              <w:sz w:val="22"/>
            </w:rPr>
          </w:pPr>
          <w:del w:id="453" w:author="Gabriel Correa" w:date="2015-08-26T03:09:00Z">
            <w:r w:rsidRPr="005D2320" w:rsidDel="005D2320">
              <w:rPr>
                <w:noProof/>
                <w:rPrChange w:id="454"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noProof/>
                <w:rPrChange w:id="455"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456" w:author="Gabriel Correa" w:date="2015-08-26T03:09:00Z"/>
              <w:rFonts w:asciiTheme="minorHAnsi" w:hAnsiTheme="minorHAnsi"/>
              <w:noProof/>
              <w:sz w:val="22"/>
            </w:rPr>
          </w:pPr>
          <w:del w:id="457" w:author="Gabriel Correa" w:date="2015-08-26T03:09:00Z">
            <w:r w:rsidRPr="005D2320" w:rsidDel="005D2320">
              <w:rPr>
                <w:noProof/>
                <w:rPrChange w:id="458"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noProof/>
                <w:rPrChange w:id="459"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460" w:author="Gabriel Correa" w:date="2015-08-26T03:09:00Z"/>
              <w:rFonts w:asciiTheme="minorHAnsi" w:hAnsiTheme="minorHAnsi"/>
              <w:noProof/>
              <w:sz w:val="22"/>
            </w:rPr>
          </w:pPr>
          <w:del w:id="461" w:author="Gabriel Correa" w:date="2015-08-26T03:09:00Z">
            <w:r w:rsidRPr="005D2320" w:rsidDel="005D2320">
              <w:rPr>
                <w:noProof/>
                <w:rPrChange w:id="462" w:author="Gabriel Correa" w:date="2015-08-26T03:09:00Z">
                  <w:rPr>
                    <w:rStyle w:val="Hipervnculo"/>
                    <w:noProof/>
                  </w:rPr>
                </w:rPrChange>
              </w:rPr>
              <w:delText>3.3</w:delText>
            </w:r>
            <w:r w:rsidDel="005D2320">
              <w:rPr>
                <w:rFonts w:asciiTheme="minorHAnsi" w:hAnsiTheme="minorHAnsi"/>
                <w:noProof/>
                <w:sz w:val="22"/>
              </w:rPr>
              <w:tab/>
            </w:r>
            <w:r w:rsidRPr="005D2320" w:rsidDel="005D2320">
              <w:rPr>
                <w:noProof/>
                <w:rPrChange w:id="463"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464" w:author="Gabriel Correa" w:date="2015-08-26T03:09:00Z"/>
              <w:rFonts w:asciiTheme="minorHAnsi" w:hAnsiTheme="minorHAnsi"/>
              <w:noProof/>
              <w:sz w:val="22"/>
            </w:rPr>
          </w:pPr>
          <w:del w:id="465" w:author="Gabriel Correa" w:date="2015-08-26T03:09:00Z">
            <w:r w:rsidRPr="005D2320" w:rsidDel="005D2320">
              <w:rPr>
                <w:noProof/>
                <w:rPrChange w:id="466" w:author="Gabriel Correa" w:date="2015-08-26T03:09:00Z">
                  <w:rPr>
                    <w:rStyle w:val="Hipervnculo"/>
                    <w:noProof/>
                  </w:rPr>
                </w:rPrChange>
              </w:rPr>
              <w:delText>3.4</w:delText>
            </w:r>
            <w:r w:rsidDel="005D2320">
              <w:rPr>
                <w:rFonts w:asciiTheme="minorHAnsi" w:hAnsiTheme="minorHAnsi"/>
                <w:noProof/>
                <w:sz w:val="22"/>
              </w:rPr>
              <w:tab/>
            </w:r>
            <w:r w:rsidRPr="005D2320" w:rsidDel="005D2320">
              <w:rPr>
                <w:noProof/>
                <w:rPrChange w:id="467"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468" w:author="Gabriel Correa" w:date="2015-08-26T03:09:00Z"/>
              <w:rFonts w:asciiTheme="minorHAnsi" w:hAnsiTheme="minorHAnsi"/>
              <w:noProof/>
              <w:sz w:val="22"/>
            </w:rPr>
          </w:pPr>
          <w:del w:id="469" w:author="Gabriel Correa" w:date="2015-08-26T03:09:00Z">
            <w:r w:rsidRPr="005D2320" w:rsidDel="005D2320">
              <w:rPr>
                <w:noProof/>
                <w:rPrChange w:id="470" w:author="Gabriel Correa" w:date="2015-08-26T03:09:00Z">
                  <w:rPr>
                    <w:rStyle w:val="Hipervnculo"/>
                    <w:noProof/>
                  </w:rPr>
                </w:rPrChange>
              </w:rPr>
              <w:delText>3.5</w:delText>
            </w:r>
            <w:r w:rsidDel="005D2320">
              <w:rPr>
                <w:rFonts w:asciiTheme="minorHAnsi" w:hAnsiTheme="minorHAnsi"/>
                <w:noProof/>
                <w:sz w:val="22"/>
              </w:rPr>
              <w:tab/>
            </w:r>
            <w:r w:rsidRPr="005D2320" w:rsidDel="005D2320">
              <w:rPr>
                <w:noProof/>
                <w:rPrChange w:id="471"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472" w:author="Gabriel Correa" w:date="2015-08-26T03:09:00Z"/>
              <w:rFonts w:asciiTheme="minorHAnsi" w:hAnsiTheme="minorHAnsi"/>
              <w:noProof/>
              <w:sz w:val="22"/>
            </w:rPr>
          </w:pPr>
          <w:del w:id="473" w:author="Gabriel Correa" w:date="2015-08-26T03:09:00Z">
            <w:r w:rsidRPr="005D2320" w:rsidDel="005D2320">
              <w:rPr>
                <w:noProof/>
                <w:rPrChange w:id="474" w:author="Gabriel Correa" w:date="2015-08-26T03:09:00Z">
                  <w:rPr>
                    <w:rStyle w:val="Hipervnculo"/>
                    <w:noProof/>
                  </w:rPr>
                </w:rPrChange>
              </w:rPr>
              <w:delText>4</w:delText>
            </w:r>
            <w:r w:rsidDel="005D2320">
              <w:rPr>
                <w:rFonts w:asciiTheme="minorHAnsi" w:hAnsiTheme="minorHAnsi"/>
                <w:noProof/>
                <w:sz w:val="22"/>
              </w:rPr>
              <w:tab/>
            </w:r>
            <w:r w:rsidRPr="005D2320" w:rsidDel="005D2320">
              <w:rPr>
                <w:noProof/>
                <w:rPrChange w:id="475"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476" w:author="Gabriel Correa" w:date="2015-08-26T03:09:00Z"/>
              <w:rFonts w:asciiTheme="minorHAnsi" w:hAnsiTheme="minorHAnsi"/>
              <w:noProof/>
              <w:sz w:val="22"/>
            </w:rPr>
          </w:pPr>
          <w:del w:id="477" w:author="Gabriel Correa" w:date="2015-08-26T03:09:00Z">
            <w:r w:rsidRPr="005D2320" w:rsidDel="005D2320">
              <w:rPr>
                <w:noProof/>
                <w:rPrChange w:id="478" w:author="Gabriel Correa" w:date="2015-08-26T03:09:00Z">
                  <w:rPr>
                    <w:rStyle w:val="Hipervnculo"/>
                    <w:noProof/>
                  </w:rPr>
                </w:rPrChange>
              </w:rPr>
              <w:delText>4.1</w:delText>
            </w:r>
            <w:r w:rsidDel="005D2320">
              <w:rPr>
                <w:rFonts w:asciiTheme="minorHAnsi" w:hAnsiTheme="minorHAnsi"/>
                <w:noProof/>
                <w:sz w:val="22"/>
              </w:rPr>
              <w:tab/>
            </w:r>
            <w:r w:rsidRPr="005D2320" w:rsidDel="005D2320">
              <w:rPr>
                <w:noProof/>
                <w:rPrChange w:id="479"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480" w:author="Gabriel Correa" w:date="2015-08-26T03:09:00Z"/>
              <w:rFonts w:asciiTheme="minorHAnsi" w:hAnsiTheme="minorHAnsi"/>
              <w:noProof/>
              <w:sz w:val="22"/>
            </w:rPr>
          </w:pPr>
          <w:del w:id="481" w:author="Gabriel Correa" w:date="2015-08-26T03:09:00Z">
            <w:r w:rsidRPr="005D2320" w:rsidDel="005D2320">
              <w:rPr>
                <w:noProof/>
                <w:rPrChange w:id="482"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noProof/>
                <w:rPrChange w:id="483"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484" w:author="Gabriel Correa" w:date="2015-08-26T03:09:00Z"/>
              <w:rFonts w:asciiTheme="minorHAnsi" w:hAnsiTheme="minorHAnsi"/>
              <w:noProof/>
              <w:sz w:val="22"/>
            </w:rPr>
          </w:pPr>
          <w:del w:id="485" w:author="Gabriel Correa" w:date="2015-08-26T03:09:00Z">
            <w:r w:rsidRPr="005D2320" w:rsidDel="005D2320">
              <w:rPr>
                <w:noProof/>
                <w:rPrChange w:id="486"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noProof/>
                <w:rPrChange w:id="487"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488" w:author="Gabriel Correa" w:date="2015-08-26T03:09:00Z"/>
              <w:rFonts w:asciiTheme="minorHAnsi" w:hAnsiTheme="minorHAnsi"/>
              <w:noProof/>
              <w:sz w:val="22"/>
            </w:rPr>
          </w:pPr>
          <w:del w:id="489" w:author="Gabriel Correa" w:date="2015-08-26T03:09:00Z">
            <w:r w:rsidRPr="005D2320" w:rsidDel="005D2320">
              <w:rPr>
                <w:noProof/>
                <w:rPrChange w:id="490" w:author="Gabriel Correa" w:date="2015-08-26T03:09:00Z">
                  <w:rPr>
                    <w:rStyle w:val="Hipervnculo"/>
                    <w:noProof/>
                  </w:rPr>
                </w:rPrChange>
              </w:rPr>
              <w:delText>4.2</w:delText>
            </w:r>
            <w:r w:rsidDel="005D2320">
              <w:rPr>
                <w:rFonts w:asciiTheme="minorHAnsi" w:hAnsiTheme="minorHAnsi"/>
                <w:noProof/>
                <w:sz w:val="22"/>
              </w:rPr>
              <w:tab/>
            </w:r>
            <w:r w:rsidRPr="005D2320" w:rsidDel="005D2320">
              <w:rPr>
                <w:noProof/>
                <w:rPrChange w:id="491"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492" w:author="Gabriel Correa" w:date="2015-08-26T03:09:00Z"/>
              <w:rFonts w:asciiTheme="minorHAnsi" w:hAnsiTheme="minorHAnsi"/>
              <w:noProof/>
              <w:sz w:val="22"/>
            </w:rPr>
          </w:pPr>
          <w:del w:id="493" w:author="Gabriel Correa" w:date="2015-08-26T03:09:00Z">
            <w:r w:rsidRPr="005D2320" w:rsidDel="005D2320">
              <w:rPr>
                <w:noProof/>
                <w:rPrChange w:id="494"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noProof/>
                <w:rPrChange w:id="495"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496" w:author="Gabriel Correa" w:date="2015-08-26T03:09:00Z"/>
              <w:rFonts w:asciiTheme="minorHAnsi" w:hAnsiTheme="minorHAnsi"/>
              <w:noProof/>
              <w:sz w:val="22"/>
            </w:rPr>
          </w:pPr>
          <w:del w:id="497" w:author="Gabriel Correa" w:date="2015-08-26T03:09:00Z">
            <w:r w:rsidRPr="005D2320" w:rsidDel="005D2320">
              <w:rPr>
                <w:noProof/>
                <w:rPrChange w:id="498" w:author="Gabriel Correa" w:date="2015-08-26T03:09:00Z">
                  <w:rPr>
                    <w:rStyle w:val="Hipervnculo"/>
                    <w:noProof/>
                  </w:rPr>
                </w:rPrChange>
              </w:rPr>
              <w:delText>5</w:delText>
            </w:r>
            <w:r w:rsidDel="005D2320">
              <w:rPr>
                <w:rFonts w:asciiTheme="minorHAnsi" w:hAnsiTheme="minorHAnsi"/>
                <w:noProof/>
                <w:sz w:val="22"/>
              </w:rPr>
              <w:tab/>
            </w:r>
            <w:r w:rsidRPr="005D2320" w:rsidDel="005D2320">
              <w:rPr>
                <w:noProof/>
                <w:rPrChange w:id="499"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500" w:author="Gabriel Correa" w:date="2015-08-26T03:09:00Z"/>
              <w:rFonts w:asciiTheme="minorHAnsi" w:hAnsiTheme="minorHAnsi"/>
              <w:noProof/>
              <w:sz w:val="22"/>
            </w:rPr>
          </w:pPr>
          <w:del w:id="501" w:author="Gabriel Correa" w:date="2015-08-26T03:09:00Z">
            <w:r w:rsidRPr="005D2320" w:rsidDel="005D2320">
              <w:rPr>
                <w:noProof/>
                <w:rPrChange w:id="502" w:author="Gabriel Correa" w:date="2015-08-26T03:09:00Z">
                  <w:rPr>
                    <w:rStyle w:val="Hipervnculo"/>
                    <w:noProof/>
                  </w:rPr>
                </w:rPrChange>
              </w:rPr>
              <w:delText>5.1</w:delText>
            </w:r>
            <w:r w:rsidDel="005D2320">
              <w:rPr>
                <w:rFonts w:asciiTheme="minorHAnsi" w:hAnsiTheme="minorHAnsi"/>
                <w:noProof/>
                <w:sz w:val="22"/>
              </w:rPr>
              <w:tab/>
            </w:r>
            <w:r w:rsidRPr="005D2320" w:rsidDel="005D2320">
              <w:rPr>
                <w:noProof/>
                <w:rPrChange w:id="503"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504" w:author="Gabriel Correa" w:date="2015-08-26T03:09:00Z"/>
              <w:rFonts w:asciiTheme="minorHAnsi" w:hAnsiTheme="minorHAnsi"/>
              <w:noProof/>
              <w:sz w:val="22"/>
            </w:rPr>
          </w:pPr>
          <w:del w:id="505" w:author="Gabriel Correa" w:date="2015-08-26T03:09:00Z">
            <w:r w:rsidRPr="005D2320" w:rsidDel="005D2320">
              <w:rPr>
                <w:noProof/>
                <w:rPrChange w:id="506"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noProof/>
                <w:rPrChange w:id="507"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508" w:author="Gabriel Correa" w:date="2015-08-26T03:09:00Z"/>
              <w:rFonts w:asciiTheme="minorHAnsi" w:hAnsiTheme="minorHAnsi"/>
              <w:noProof/>
              <w:sz w:val="22"/>
            </w:rPr>
          </w:pPr>
          <w:del w:id="509" w:author="Gabriel Correa" w:date="2015-08-26T03:09:00Z">
            <w:r w:rsidRPr="005D2320" w:rsidDel="005D2320">
              <w:rPr>
                <w:noProof/>
                <w:rPrChange w:id="510" w:author="Gabriel Correa" w:date="2015-08-26T03:09:00Z">
                  <w:rPr>
                    <w:rStyle w:val="Hipervnculo"/>
                    <w:noProof/>
                  </w:rPr>
                </w:rPrChange>
              </w:rPr>
              <w:delText>5.2</w:delText>
            </w:r>
            <w:r w:rsidDel="005D2320">
              <w:rPr>
                <w:rFonts w:asciiTheme="minorHAnsi" w:hAnsiTheme="minorHAnsi"/>
                <w:noProof/>
                <w:sz w:val="22"/>
              </w:rPr>
              <w:tab/>
            </w:r>
            <w:r w:rsidRPr="005D2320" w:rsidDel="005D2320">
              <w:rPr>
                <w:noProof/>
                <w:rPrChange w:id="511"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512" w:author="Gabriel Correa" w:date="2015-08-26T03:09:00Z"/>
              <w:rFonts w:asciiTheme="minorHAnsi" w:hAnsiTheme="minorHAnsi"/>
              <w:noProof/>
              <w:sz w:val="22"/>
            </w:rPr>
          </w:pPr>
          <w:del w:id="513" w:author="Gabriel Correa" w:date="2015-08-26T03:09:00Z">
            <w:r w:rsidRPr="005D2320" w:rsidDel="005D2320">
              <w:rPr>
                <w:noProof/>
                <w:rPrChange w:id="514" w:author="Gabriel Correa" w:date="2015-08-26T03:09:00Z">
                  <w:rPr>
                    <w:rStyle w:val="Hipervnculo"/>
                    <w:noProof/>
                  </w:rPr>
                </w:rPrChange>
              </w:rPr>
              <w:delText>5.3</w:delText>
            </w:r>
            <w:r w:rsidDel="005D2320">
              <w:rPr>
                <w:rFonts w:asciiTheme="minorHAnsi" w:hAnsiTheme="minorHAnsi"/>
                <w:noProof/>
                <w:sz w:val="22"/>
              </w:rPr>
              <w:tab/>
            </w:r>
            <w:r w:rsidRPr="005D2320" w:rsidDel="005D2320">
              <w:rPr>
                <w:noProof/>
                <w:rPrChange w:id="515"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516" w:author="Gabriel Correa" w:date="2015-08-26T03:09:00Z"/>
              <w:rFonts w:asciiTheme="minorHAnsi" w:hAnsiTheme="minorHAnsi"/>
              <w:noProof/>
              <w:sz w:val="22"/>
            </w:rPr>
          </w:pPr>
          <w:del w:id="517" w:author="Gabriel Correa" w:date="2015-08-26T03:09:00Z">
            <w:r w:rsidRPr="005D2320" w:rsidDel="005D2320">
              <w:rPr>
                <w:noProof/>
                <w:rPrChange w:id="518" w:author="Gabriel Correa" w:date="2015-08-26T03:09:00Z">
                  <w:rPr>
                    <w:rStyle w:val="Hipervnculo"/>
                    <w:noProof/>
                  </w:rPr>
                </w:rPrChange>
              </w:rPr>
              <w:delText>5.4</w:delText>
            </w:r>
            <w:r w:rsidDel="005D2320">
              <w:rPr>
                <w:rFonts w:asciiTheme="minorHAnsi" w:hAnsiTheme="minorHAnsi"/>
                <w:noProof/>
                <w:sz w:val="22"/>
              </w:rPr>
              <w:tab/>
            </w:r>
            <w:r w:rsidRPr="005D2320" w:rsidDel="005D2320">
              <w:rPr>
                <w:noProof/>
                <w:rPrChange w:id="519"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520" w:author="Gabriel Correa" w:date="2015-08-26T03:09:00Z"/>
              <w:rFonts w:asciiTheme="minorHAnsi" w:hAnsiTheme="minorHAnsi"/>
              <w:noProof/>
              <w:sz w:val="22"/>
            </w:rPr>
          </w:pPr>
          <w:del w:id="521" w:author="Gabriel Correa" w:date="2015-08-26T03:09:00Z">
            <w:r w:rsidRPr="005D2320" w:rsidDel="005D2320">
              <w:rPr>
                <w:noProof/>
                <w:rPrChange w:id="522" w:author="Gabriel Correa" w:date="2015-08-26T03:09:00Z">
                  <w:rPr>
                    <w:rStyle w:val="Hipervnculo"/>
                    <w:noProof/>
                  </w:rPr>
                </w:rPrChange>
              </w:rPr>
              <w:delText>6</w:delText>
            </w:r>
            <w:r w:rsidDel="005D2320">
              <w:rPr>
                <w:rFonts w:asciiTheme="minorHAnsi" w:hAnsiTheme="minorHAnsi"/>
                <w:noProof/>
                <w:sz w:val="22"/>
              </w:rPr>
              <w:tab/>
            </w:r>
            <w:r w:rsidRPr="005D2320" w:rsidDel="005D2320">
              <w:rPr>
                <w:noProof/>
                <w:rPrChange w:id="523"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524" w:author="Gabriel Correa" w:date="2015-08-26T03:09:00Z"/>
              <w:rFonts w:asciiTheme="minorHAnsi" w:hAnsiTheme="minorHAnsi"/>
              <w:noProof/>
              <w:sz w:val="22"/>
            </w:rPr>
          </w:pPr>
          <w:del w:id="525" w:author="Gabriel Correa" w:date="2015-08-26T03:09:00Z">
            <w:r w:rsidRPr="005D2320" w:rsidDel="005D2320">
              <w:rPr>
                <w:noProof/>
                <w:rPrChange w:id="526" w:author="Gabriel Correa" w:date="2015-08-26T03:09:00Z">
                  <w:rPr>
                    <w:rStyle w:val="Hipervnculo"/>
                    <w:noProof/>
                  </w:rPr>
                </w:rPrChange>
              </w:rPr>
              <w:delText>6.1</w:delText>
            </w:r>
            <w:r w:rsidDel="005D2320">
              <w:rPr>
                <w:rFonts w:asciiTheme="minorHAnsi" w:hAnsiTheme="minorHAnsi"/>
                <w:noProof/>
                <w:sz w:val="22"/>
              </w:rPr>
              <w:tab/>
            </w:r>
            <w:r w:rsidRPr="005D2320" w:rsidDel="005D2320">
              <w:rPr>
                <w:noProof/>
                <w:rPrChange w:id="527"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528" w:author="Gabriel Correa" w:date="2015-08-26T03:09:00Z"/>
              <w:rFonts w:asciiTheme="minorHAnsi" w:hAnsiTheme="minorHAnsi"/>
              <w:noProof/>
              <w:sz w:val="22"/>
            </w:rPr>
          </w:pPr>
          <w:del w:id="529" w:author="Gabriel Correa" w:date="2015-08-26T03:09:00Z">
            <w:r w:rsidRPr="005D2320" w:rsidDel="005D2320">
              <w:rPr>
                <w:noProof/>
                <w:rPrChange w:id="530" w:author="Gabriel Correa" w:date="2015-08-26T03:09:00Z">
                  <w:rPr>
                    <w:rStyle w:val="Hipervnculo"/>
                    <w:noProof/>
                  </w:rPr>
                </w:rPrChange>
              </w:rPr>
              <w:delText>6.2</w:delText>
            </w:r>
            <w:r w:rsidDel="005D2320">
              <w:rPr>
                <w:rFonts w:asciiTheme="minorHAnsi" w:hAnsiTheme="minorHAnsi"/>
                <w:noProof/>
                <w:sz w:val="22"/>
              </w:rPr>
              <w:tab/>
            </w:r>
            <w:r w:rsidRPr="005D2320" w:rsidDel="005D2320">
              <w:rPr>
                <w:noProof/>
                <w:rPrChange w:id="531"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532" w:author="Gabriel Correa" w:date="2015-08-26T03:09:00Z"/>
              <w:rFonts w:asciiTheme="minorHAnsi" w:hAnsiTheme="minorHAnsi"/>
              <w:noProof/>
              <w:sz w:val="22"/>
            </w:rPr>
          </w:pPr>
          <w:del w:id="533" w:author="Gabriel Correa" w:date="2015-08-26T03:09:00Z">
            <w:r w:rsidRPr="005D2320" w:rsidDel="005D2320">
              <w:rPr>
                <w:noProof/>
                <w:rPrChange w:id="534"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noProof/>
                <w:rPrChange w:id="535"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536" w:author="Gabriel Correa" w:date="2015-08-26T03:09:00Z"/>
              <w:rFonts w:asciiTheme="minorHAnsi" w:hAnsiTheme="minorHAnsi"/>
              <w:noProof/>
              <w:sz w:val="22"/>
            </w:rPr>
          </w:pPr>
          <w:del w:id="537" w:author="Gabriel Correa" w:date="2015-08-26T03:09:00Z">
            <w:r w:rsidRPr="005D2320" w:rsidDel="005D2320">
              <w:rPr>
                <w:noProof/>
                <w:rPrChange w:id="538"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noProof/>
                <w:rPrChange w:id="539"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540" w:author="Gabriel Correa" w:date="2015-08-26T03:09:00Z"/>
              <w:rFonts w:asciiTheme="minorHAnsi" w:hAnsiTheme="minorHAnsi"/>
              <w:noProof/>
              <w:sz w:val="22"/>
            </w:rPr>
          </w:pPr>
          <w:del w:id="541" w:author="Gabriel Correa" w:date="2015-08-26T03:09:00Z">
            <w:r w:rsidRPr="005D2320" w:rsidDel="005D2320">
              <w:rPr>
                <w:noProof/>
                <w:rPrChange w:id="542"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noProof/>
                <w:rPrChange w:id="543"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544" w:author="Gabriel Correa" w:date="2015-08-26T03:09:00Z"/>
              <w:rFonts w:asciiTheme="minorHAnsi" w:hAnsiTheme="minorHAnsi"/>
              <w:noProof/>
              <w:sz w:val="22"/>
            </w:rPr>
          </w:pPr>
          <w:del w:id="545" w:author="Gabriel Correa" w:date="2015-08-26T03:09:00Z">
            <w:r w:rsidRPr="005D2320" w:rsidDel="005D2320">
              <w:rPr>
                <w:noProof/>
                <w:rPrChange w:id="546"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noProof/>
                <w:rPrChange w:id="547"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548" w:author="Gabriel Correa" w:date="2015-08-26T03:09:00Z"/>
              <w:rFonts w:asciiTheme="minorHAnsi" w:hAnsiTheme="minorHAnsi"/>
              <w:noProof/>
              <w:sz w:val="22"/>
            </w:rPr>
          </w:pPr>
          <w:del w:id="549" w:author="Gabriel Correa" w:date="2015-08-26T03:09:00Z">
            <w:r w:rsidRPr="005D2320" w:rsidDel="005D2320">
              <w:rPr>
                <w:noProof/>
                <w:rPrChange w:id="550"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noProof/>
                <w:rPrChange w:id="551"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552" w:author="Gabriel Correa" w:date="2015-08-26T03:09:00Z"/>
              <w:rFonts w:asciiTheme="minorHAnsi" w:hAnsiTheme="minorHAnsi"/>
              <w:noProof/>
              <w:sz w:val="22"/>
            </w:rPr>
          </w:pPr>
          <w:del w:id="553" w:author="Gabriel Correa" w:date="2015-08-26T03:09:00Z">
            <w:r w:rsidRPr="005D2320" w:rsidDel="005D2320">
              <w:rPr>
                <w:noProof/>
                <w:rPrChange w:id="554"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noProof/>
                <w:rPrChange w:id="555"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556" w:author="Gabriel Correa" w:date="2015-08-26T03:09:00Z"/>
              <w:rFonts w:asciiTheme="minorHAnsi" w:hAnsiTheme="minorHAnsi"/>
              <w:noProof/>
              <w:sz w:val="22"/>
            </w:rPr>
          </w:pPr>
          <w:del w:id="557" w:author="Gabriel Correa" w:date="2015-08-26T03:09:00Z">
            <w:r w:rsidRPr="005D2320" w:rsidDel="005D2320">
              <w:rPr>
                <w:noProof/>
                <w:rPrChange w:id="558"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noProof/>
                <w:rPrChange w:id="559"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560" w:author="Gabriel Correa" w:date="2015-08-26T03:09:00Z"/>
              <w:rFonts w:asciiTheme="minorHAnsi" w:hAnsiTheme="minorHAnsi"/>
              <w:noProof/>
              <w:sz w:val="22"/>
            </w:rPr>
          </w:pPr>
          <w:del w:id="561" w:author="Gabriel Correa" w:date="2015-08-26T03:09:00Z">
            <w:r w:rsidRPr="005D2320" w:rsidDel="005D2320">
              <w:rPr>
                <w:noProof/>
                <w:rPrChange w:id="562"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noProof/>
                <w:rPrChange w:id="563"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564" w:author="Gabriel Correa" w:date="2015-08-26T03:09:00Z"/>
              <w:rFonts w:asciiTheme="minorHAnsi" w:hAnsiTheme="minorHAnsi"/>
              <w:noProof/>
              <w:sz w:val="22"/>
            </w:rPr>
          </w:pPr>
          <w:del w:id="565" w:author="Gabriel Correa" w:date="2015-08-26T03:09:00Z">
            <w:r w:rsidRPr="005D2320" w:rsidDel="005D2320">
              <w:rPr>
                <w:noProof/>
                <w:rPrChange w:id="566"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noProof/>
                <w:rPrChange w:id="567"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568" w:author="Gabriel Correa" w:date="2015-08-26T03:09:00Z"/>
              <w:rFonts w:asciiTheme="minorHAnsi" w:hAnsiTheme="minorHAnsi"/>
              <w:noProof/>
              <w:sz w:val="22"/>
            </w:rPr>
          </w:pPr>
          <w:del w:id="569" w:author="Gabriel Correa" w:date="2015-08-26T03:09:00Z">
            <w:r w:rsidRPr="005D2320" w:rsidDel="005D2320">
              <w:rPr>
                <w:noProof/>
                <w:rPrChange w:id="570"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noProof/>
                <w:rPrChange w:id="571"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572" w:author="Gabriel Correa" w:date="2015-08-26T03:09:00Z"/>
              <w:rFonts w:asciiTheme="minorHAnsi" w:hAnsiTheme="minorHAnsi"/>
              <w:noProof/>
              <w:sz w:val="22"/>
            </w:rPr>
          </w:pPr>
          <w:del w:id="573" w:author="Gabriel Correa" w:date="2015-08-26T03:09:00Z">
            <w:r w:rsidRPr="005D2320" w:rsidDel="005D2320">
              <w:rPr>
                <w:noProof/>
                <w:rPrChange w:id="574" w:author="Gabriel Correa" w:date="2015-08-26T03:09:00Z">
                  <w:rPr>
                    <w:rStyle w:val="Hipervnculo"/>
                    <w:noProof/>
                  </w:rPr>
                </w:rPrChange>
              </w:rPr>
              <w:delText>7</w:delText>
            </w:r>
            <w:r w:rsidDel="005D2320">
              <w:rPr>
                <w:rFonts w:asciiTheme="minorHAnsi" w:hAnsiTheme="minorHAnsi"/>
                <w:noProof/>
                <w:sz w:val="22"/>
              </w:rPr>
              <w:tab/>
            </w:r>
            <w:r w:rsidRPr="005D2320" w:rsidDel="005D2320">
              <w:rPr>
                <w:noProof/>
                <w:rPrChange w:id="575"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576" w:author="Gabriel Correa" w:date="2015-08-26T03:09:00Z"/>
              <w:rFonts w:asciiTheme="minorHAnsi" w:hAnsiTheme="minorHAnsi"/>
              <w:noProof/>
              <w:sz w:val="22"/>
            </w:rPr>
          </w:pPr>
          <w:del w:id="577" w:author="Gabriel Correa" w:date="2015-08-26T03:09:00Z">
            <w:r w:rsidRPr="005D2320" w:rsidDel="005D2320">
              <w:rPr>
                <w:noProof/>
                <w:rPrChange w:id="578" w:author="Gabriel Correa" w:date="2015-08-26T03:09:00Z">
                  <w:rPr>
                    <w:rStyle w:val="Hipervnculo"/>
                    <w:noProof/>
                  </w:rPr>
                </w:rPrChange>
              </w:rPr>
              <w:delText>8</w:delText>
            </w:r>
            <w:r w:rsidDel="005D2320">
              <w:rPr>
                <w:rFonts w:asciiTheme="minorHAnsi" w:hAnsiTheme="minorHAnsi"/>
                <w:noProof/>
                <w:sz w:val="22"/>
              </w:rPr>
              <w:tab/>
            </w:r>
            <w:r w:rsidRPr="005D2320" w:rsidDel="005D2320">
              <w:rPr>
                <w:noProof/>
                <w:rPrChange w:id="579"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580" w:author="Gabriel Correa" w:date="2015-08-26T03:09:00Z"/>
              <w:rFonts w:asciiTheme="minorHAnsi" w:hAnsiTheme="minorHAnsi"/>
              <w:noProof/>
              <w:sz w:val="22"/>
            </w:rPr>
          </w:pPr>
          <w:del w:id="581" w:author="Gabriel Correa" w:date="2015-08-26T03:09:00Z">
            <w:r w:rsidRPr="005D2320" w:rsidDel="005D2320">
              <w:rPr>
                <w:noProof/>
                <w:rPrChange w:id="582" w:author="Gabriel Correa" w:date="2015-08-26T03:09:00Z">
                  <w:rPr>
                    <w:rStyle w:val="Hipervnculo"/>
                    <w:noProof/>
                  </w:rPr>
                </w:rPrChange>
              </w:rPr>
              <w:delText>9</w:delText>
            </w:r>
            <w:r w:rsidDel="005D2320">
              <w:rPr>
                <w:rFonts w:asciiTheme="minorHAnsi" w:hAnsiTheme="minorHAnsi"/>
                <w:noProof/>
                <w:sz w:val="22"/>
              </w:rPr>
              <w:tab/>
            </w:r>
            <w:r w:rsidRPr="005D2320" w:rsidDel="005D2320">
              <w:rPr>
                <w:noProof/>
                <w:rPrChange w:id="583"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584" w:author="Gabriel Correa" w:date="2015-08-26T03:09:00Z"/>
              <w:rFonts w:asciiTheme="minorHAnsi" w:hAnsiTheme="minorHAnsi"/>
              <w:noProof/>
              <w:sz w:val="22"/>
            </w:rPr>
          </w:pPr>
          <w:del w:id="585" w:author="Gabriel Correa" w:date="2015-08-26T03:09:00Z">
            <w:r w:rsidRPr="005D2320" w:rsidDel="005D2320">
              <w:rPr>
                <w:noProof/>
                <w:rPrChange w:id="586" w:author="Gabriel Correa" w:date="2015-08-26T03:09:00Z">
                  <w:rPr>
                    <w:rStyle w:val="Hipervnculo"/>
                    <w:noProof/>
                  </w:rPr>
                </w:rPrChange>
              </w:rPr>
              <w:delText>10</w:delText>
            </w:r>
            <w:r w:rsidDel="005D2320">
              <w:rPr>
                <w:rFonts w:asciiTheme="minorHAnsi" w:hAnsiTheme="minorHAnsi"/>
                <w:noProof/>
                <w:sz w:val="22"/>
              </w:rPr>
              <w:tab/>
            </w:r>
            <w:r w:rsidRPr="005D2320" w:rsidDel="005D2320">
              <w:rPr>
                <w:noProof/>
                <w:rPrChange w:id="587"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588" w:author="Gabriel Correa" w:date="2015-08-26T03:09:00Z"/>
              <w:rFonts w:asciiTheme="minorHAnsi" w:hAnsiTheme="minorHAnsi"/>
              <w:noProof/>
              <w:sz w:val="22"/>
            </w:rPr>
          </w:pPr>
          <w:del w:id="589" w:author="Gabriel Correa" w:date="2015-08-26T03:09:00Z">
            <w:r w:rsidRPr="005D2320" w:rsidDel="005D2320">
              <w:rPr>
                <w:noProof/>
                <w:rPrChange w:id="590"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591"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592" w:author="Gabriel Correa" w:date="2015-08-26T03:09:00Z"/>
              <w:rFonts w:asciiTheme="minorHAnsi" w:hAnsiTheme="minorHAnsi"/>
              <w:noProof/>
              <w:sz w:val="22"/>
            </w:rPr>
          </w:pPr>
          <w:del w:id="593" w:author="Gabriel Correa" w:date="2015-08-26T03:09:00Z">
            <w:r w:rsidRPr="005D2320" w:rsidDel="005D2320">
              <w:rPr>
                <w:noProof/>
                <w:rPrChange w:id="594"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595"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596" w:author="Gabriel Correa" w:date="2015-08-26T03:09:00Z"/>
              <w:rFonts w:asciiTheme="minorHAnsi" w:hAnsiTheme="minorHAnsi"/>
              <w:noProof/>
              <w:sz w:val="22"/>
            </w:rPr>
          </w:pPr>
          <w:del w:id="597" w:author="Gabriel Correa" w:date="2015-08-26T03:09:00Z">
            <w:r w:rsidRPr="005D2320" w:rsidDel="005D2320">
              <w:rPr>
                <w:noProof/>
                <w:rPrChange w:id="598"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noProof/>
                <w:rPrChange w:id="599" w:author="Gabriel Correa" w:date="2015-08-26T03:09:00Z">
                  <w:rPr>
                    <w:rStyle w:val="Hipervnculo"/>
                    <w:noProof/>
                  </w:rPr>
                </w:rPrChange>
              </w:rPr>
              <w:delText>Stop-words, stemming, TF-IDF Transform y wordcounts</w:delText>
            </w:r>
            <w:r w:rsidDel="005D2320">
              <w:rPr>
                <w:noProof/>
                <w:webHidden/>
              </w:rPr>
              <w:tab/>
              <w:delText>33</w:delText>
            </w:r>
          </w:del>
        </w:p>
        <w:p w:rsidR="00465D91" w:rsidRDefault="00EE2482" w:rsidP="00EE2482">
          <w:pPr>
            <w:rPr>
              <w:ins w:id="600" w:author="Gabriel Correa" w:date="2015-08-28T05:02:00Z"/>
              <w:b/>
              <w:bCs/>
            </w:rPr>
          </w:pPr>
          <w:r w:rsidRPr="00BF7FE6">
            <w:rPr>
              <w:b/>
              <w:bCs/>
            </w:rPr>
            <w:fldChar w:fldCharType="end"/>
          </w:r>
        </w:p>
        <w:p w:rsidR="00465D91" w:rsidRDefault="00465D91">
          <w:pPr>
            <w:rPr>
              <w:ins w:id="601" w:author="Gabriel Correa" w:date="2015-08-28T05:02:00Z"/>
            </w:rPr>
            <w:pPrChange w:id="602" w:author="Gabriel Correa" w:date="2015-08-28T05:02:00Z">
              <w:pPr>
                <w:spacing w:after="200" w:line="276" w:lineRule="auto"/>
                <w:jc w:val="left"/>
              </w:pPr>
            </w:pPrChange>
          </w:pPr>
          <w:ins w:id="603" w:author="Gabriel Correa" w:date="2015-08-28T05:02:00Z">
            <w:r>
              <w:br w:type="page"/>
            </w:r>
          </w:ins>
        </w:p>
        <w:p w:rsidR="00EE2482" w:rsidRPr="00465D91" w:rsidRDefault="00380DBD" w:rsidP="00EE2482">
          <w:pPr>
            <w:rPr>
              <w:b/>
              <w:bCs/>
              <w:rPrChange w:id="604" w:author="Gabriel Correa" w:date="2015-08-28T05:02:00Z">
                <w:rPr/>
              </w:rPrChange>
            </w:rPr>
            <w:sectPr w:rsidR="00EE2482" w:rsidRPr="00465D91" w:rsidSect="00C83D09">
              <w:footerReference w:type="default" r:id="rId11"/>
              <w:pgSz w:w="12240" w:h="15840"/>
              <w:pgMar w:top="1134" w:right="1134" w:bottom="1134" w:left="1701" w:header="720" w:footer="720" w:gutter="0"/>
              <w:cols w:space="720"/>
              <w:docGrid w:linePitch="299"/>
            </w:sectPr>
          </w:pPr>
        </w:p>
      </w:sdtContent>
    </w:sdt>
    <w:p w:rsidR="00465D91" w:rsidRDefault="00465D91" w:rsidP="00EE2482">
      <w:pPr>
        <w:pStyle w:val="Ttulo1"/>
        <w:rPr>
          <w:ins w:id="605" w:author="Gabriel Correa" w:date="2015-08-28T05:03:00Z"/>
        </w:rPr>
      </w:pPr>
      <w:bookmarkStart w:id="606" w:name="h.5eekowx7m98q" w:colFirst="0" w:colLast="0"/>
      <w:bookmarkStart w:id="607" w:name="h.vjv830dxdbj8" w:colFirst="0" w:colLast="0"/>
      <w:bookmarkStart w:id="608" w:name="_Toc428510345"/>
      <w:bookmarkEnd w:id="606"/>
      <w:bookmarkEnd w:id="607"/>
      <w:ins w:id="609" w:author="Gabriel Correa" w:date="2015-08-28T04:59:00Z">
        <w:r>
          <w:lastRenderedPageBreak/>
          <w:t>Resumen</w:t>
        </w:r>
      </w:ins>
      <w:bookmarkEnd w:id="608"/>
    </w:p>
    <w:p w:rsidR="00465D91" w:rsidRDefault="00465D91">
      <w:pPr>
        <w:rPr>
          <w:ins w:id="610" w:author="Gabriel Correa" w:date="2015-08-28T05:03:00Z"/>
        </w:rPr>
        <w:pPrChange w:id="611" w:author="Gabriel Correa" w:date="2015-08-28T05:03:00Z">
          <w:pPr>
            <w:pStyle w:val="Ttulo1"/>
          </w:pPr>
        </w:pPrChange>
      </w:pPr>
    </w:p>
    <w:p w:rsidR="00465D91" w:rsidRDefault="00465D91">
      <w:pPr>
        <w:rPr>
          <w:ins w:id="612" w:author="Gabriel Correa" w:date="2015-08-28T05:03:00Z"/>
        </w:rPr>
        <w:pPrChange w:id="613" w:author="Gabriel Correa" w:date="2015-08-28T05:03:00Z">
          <w:pPr>
            <w:pStyle w:val="Ttulo1"/>
          </w:pPr>
        </w:pPrChange>
      </w:pPr>
    </w:p>
    <w:p w:rsidR="00465D91" w:rsidRPr="00465D91" w:rsidRDefault="00465D91">
      <w:pPr>
        <w:rPr>
          <w:ins w:id="614" w:author="Gabriel Correa" w:date="2015-08-28T04:59:00Z"/>
          <w:b/>
          <w:bCs/>
        </w:rPr>
        <w:sectPr w:rsidR="00465D91" w:rsidRPr="00465D91" w:rsidSect="00C83D09">
          <w:footerReference w:type="default" r:id="rId12"/>
          <w:pgSz w:w="12240" w:h="15840"/>
          <w:pgMar w:top="1134" w:right="1134" w:bottom="1134" w:left="1701" w:header="720" w:footer="720" w:gutter="0"/>
          <w:pgNumType w:start="1"/>
          <w:cols w:space="720"/>
        </w:sectPr>
        <w:pPrChange w:id="615" w:author="Gabriel Correa" w:date="2015-08-28T05:03:00Z">
          <w:pPr>
            <w:pStyle w:val="Ttulo1"/>
          </w:pPr>
        </w:pPrChange>
      </w:pPr>
    </w:p>
    <w:p w:rsidR="00EE2482" w:rsidRDefault="00EE2482" w:rsidP="00EE2482">
      <w:pPr>
        <w:pStyle w:val="Ttulo1"/>
      </w:pPr>
      <w:bookmarkStart w:id="616" w:name="_Toc428510346"/>
      <w:r>
        <w:lastRenderedPageBreak/>
        <w:t>Introducción</w:t>
      </w:r>
      <w:bookmarkEnd w:id="616"/>
    </w:p>
    <w:p w:rsidR="00EE2482" w:rsidRDefault="00EE2482" w:rsidP="00EE2482">
      <w:pPr>
        <w:pStyle w:val="Ttulo2"/>
      </w:pPr>
      <w:bookmarkStart w:id="617" w:name="_Toc428510347"/>
      <w:r>
        <w:t>Documentación de API</w:t>
      </w:r>
      <w:bookmarkEnd w:id="617"/>
    </w:p>
    <w:p w:rsidR="0021747B" w:rsidRDefault="00EE2482">
      <w:pPr>
        <w:rPr>
          <w:ins w:id="618" w:author="Gabriel Correa" w:date="2015-08-26T15:28:00Z"/>
        </w:rPr>
      </w:pPr>
      <w:del w:id="619" w:author="Gabriel Correa" w:date="2015-08-26T17:27:00Z">
        <w:r w:rsidRPr="00E02554" w:rsidDel="00C556A1">
          <w:delText>Explicar que es la documentación de api y más.</w:delText>
        </w:r>
      </w:del>
      <w:ins w:id="620" w:author="Gabriel Correa" w:date="2015-08-26T15:37:00Z">
        <w:r w:rsidR="00614837">
          <w:t>En la actualidad</w:t>
        </w:r>
      </w:ins>
      <w:ins w:id="621" w:author="Gabriel Correa" w:date="2015-08-27T18:23:00Z">
        <w:r w:rsidR="00FD391B">
          <w:t>,</w:t>
        </w:r>
      </w:ins>
      <w:ins w:id="622" w:author="Gabriel Correa" w:date="2015-08-26T15:37:00Z">
        <w:r w:rsidR="00614837">
          <w:t xml:space="preserve"> </w:t>
        </w:r>
      </w:ins>
      <w:ins w:id="623" w:author="Gabriel Correa" w:date="2015-08-26T15:38:00Z">
        <w:r w:rsidR="00614837">
          <w:t>e</w:t>
        </w:r>
      </w:ins>
      <w:ins w:id="624" w:author="Gabriel Correa" w:date="2015-08-26T15:35:00Z">
        <w:r w:rsidR="00614837">
          <w:t>xiste</w:t>
        </w:r>
      </w:ins>
      <w:ins w:id="625" w:author="Gabriel Correa" w:date="2015-08-26T15:38:00Z">
        <w:r w:rsidR="00614837">
          <w:t xml:space="preserve"> </w:t>
        </w:r>
      </w:ins>
      <w:ins w:id="626" w:author="Gabriel Correa" w:date="2015-08-26T15:35:00Z">
        <w:r w:rsidR="00614837">
          <w:t xml:space="preserve">una amplia variedad de programas </w:t>
        </w:r>
      </w:ins>
      <w:ins w:id="627" w:author="Gabriel Correa" w:date="2015-08-26T15:37:00Z">
        <w:r w:rsidR="00614837">
          <w:t xml:space="preserve">y herramientas </w:t>
        </w:r>
      </w:ins>
      <w:ins w:id="628" w:author="Gabriel Correa" w:date="2015-08-26T15:38:00Z">
        <w:r w:rsidR="00614837">
          <w:t>disponibles en el mercado</w:t>
        </w:r>
      </w:ins>
      <w:ins w:id="629" w:author="Gabriel Correa" w:date="2015-08-26T15:40:00Z">
        <w:r w:rsidR="00614837">
          <w:t xml:space="preserve"> de software. </w:t>
        </w:r>
      </w:ins>
      <w:ins w:id="630" w:author="Gabriel Correa" w:date="2015-08-26T15:43:00Z">
        <w:r w:rsidR="00614837">
          <w:t xml:space="preserve">Estos programas son </w:t>
        </w:r>
      </w:ins>
      <w:ins w:id="631" w:author="Gabriel Correa" w:date="2015-08-27T18:24:00Z">
        <w:r w:rsidR="00D5642E">
          <w:t>utilizados</w:t>
        </w:r>
      </w:ins>
      <w:ins w:id="632" w:author="Gabriel Correa" w:date="2015-08-26T15:44:00Z">
        <w:r w:rsidR="002D012E">
          <w:t xml:space="preserve"> por </w:t>
        </w:r>
      </w:ins>
      <w:ins w:id="633" w:author="Gabriel Correa" w:date="2015-08-26T15:45:00Z">
        <w:r w:rsidR="002D012E">
          <w:t>distintos usuarios</w:t>
        </w:r>
      </w:ins>
      <w:ins w:id="634" w:author="Gabriel Correa" w:date="2015-08-26T15:53:00Z">
        <w:r w:rsidR="002D012E">
          <w:t xml:space="preserve"> que</w:t>
        </w:r>
      </w:ins>
      <w:ins w:id="635" w:author="Gabriel Correa" w:date="2015-08-26T15:45:00Z">
        <w:r w:rsidR="002D012E">
          <w:t xml:space="preserve"> deben conocer c</w:t>
        </w:r>
      </w:ins>
      <w:ins w:id="636" w:author="Gabriel Correa" w:date="2015-08-26T15:47:00Z">
        <w:r w:rsidR="002D012E">
          <w:t xml:space="preserve">ómo </w:t>
        </w:r>
      </w:ins>
      <w:ins w:id="637" w:author="Gabriel Correa" w:date="2015-08-27T18:24:00Z">
        <w:r w:rsidR="00D5642E">
          <w:t>manejar</w:t>
        </w:r>
      </w:ins>
      <w:ins w:id="638" w:author="Gabriel Correa" w:date="2015-08-26T15:48:00Z">
        <w:r w:rsidR="002D012E">
          <w:t xml:space="preserve"> </w:t>
        </w:r>
      </w:ins>
      <w:ins w:id="639" w:author="Gabriel Correa" w:date="2015-08-26T16:14:00Z">
        <w:r w:rsidR="008229C1">
          <w:t>tales</w:t>
        </w:r>
      </w:ins>
      <w:ins w:id="640" w:author="Gabriel Correa" w:date="2015-08-26T15:47:00Z">
        <w:r w:rsidR="002D012E">
          <w:t xml:space="preserve"> </w:t>
        </w:r>
      </w:ins>
      <w:ins w:id="641" w:author="Gabriel Correa" w:date="2015-08-26T15:48:00Z">
        <w:r w:rsidR="002D012E">
          <w:t>herramientas</w:t>
        </w:r>
      </w:ins>
      <w:ins w:id="642" w:author="Gabriel Correa" w:date="2015-08-27T18:25:00Z">
        <w:r w:rsidR="00D5642E">
          <w:t>,</w:t>
        </w:r>
      </w:ins>
      <w:ins w:id="643" w:author="Gabriel Correa" w:date="2015-08-26T15:53:00Z">
        <w:r w:rsidR="002D012E">
          <w:t xml:space="preserve"> </w:t>
        </w:r>
      </w:ins>
      <w:ins w:id="644" w:author="Gabriel Correa" w:date="2015-08-26T16:02:00Z">
        <w:r w:rsidR="00934565">
          <w:t xml:space="preserve">lo cual </w:t>
        </w:r>
      </w:ins>
      <w:ins w:id="645" w:author="Gabriel Correa" w:date="2015-08-26T15:47:00Z">
        <w:r w:rsidR="002D012E">
          <w:t xml:space="preserve">normalmente </w:t>
        </w:r>
      </w:ins>
      <w:ins w:id="646" w:author="Gabriel Correa" w:date="2015-08-26T15:51:00Z">
        <w:r w:rsidR="002D012E">
          <w:t>significa pasar por</w:t>
        </w:r>
      </w:ins>
      <w:ins w:id="647" w:author="Gabriel Correa" w:date="2015-08-26T15:47:00Z">
        <w:r w:rsidR="002D012E">
          <w:t xml:space="preserve"> </w:t>
        </w:r>
      </w:ins>
      <w:ins w:id="648" w:author="Gabriel Correa" w:date="2015-08-26T15:50:00Z">
        <w:r w:rsidR="002D012E">
          <w:t>una etapa de aprendizaje</w:t>
        </w:r>
      </w:ins>
      <w:ins w:id="649" w:author="Gabriel Correa" w:date="2015-08-26T15:53:00Z">
        <w:r w:rsidR="002D012E">
          <w:t xml:space="preserve"> </w:t>
        </w:r>
      </w:ins>
      <w:ins w:id="650" w:author="Gabriel Correa" w:date="2015-08-27T18:31:00Z">
        <w:r w:rsidR="00D5642E">
          <w:t>para</w:t>
        </w:r>
      </w:ins>
      <w:ins w:id="651" w:author="Gabriel Correa" w:date="2015-08-26T15:54:00Z">
        <w:r w:rsidR="00934565">
          <w:t xml:space="preserve"> comenzar el uso de </w:t>
        </w:r>
      </w:ins>
      <w:ins w:id="652" w:author="Gabriel Correa" w:date="2015-08-26T16:02:00Z">
        <w:r w:rsidR="00934565">
          <w:t>un</w:t>
        </w:r>
      </w:ins>
      <w:ins w:id="653" w:author="Gabriel Correa" w:date="2015-08-26T15:54:00Z">
        <w:r w:rsidR="00934565">
          <w:t xml:space="preserve"> software. </w:t>
        </w:r>
      </w:ins>
      <w:ins w:id="654" w:author="Gabriel Correa" w:date="2015-08-26T16:05:00Z">
        <w:r w:rsidR="00B9712B">
          <w:t>En p</w:t>
        </w:r>
      </w:ins>
      <w:ins w:id="655" w:author="Gabriel Correa" w:date="2015-08-26T15:54:00Z">
        <w:r w:rsidR="00B9712B">
          <w:t>articular</w:t>
        </w:r>
        <w:r w:rsidR="00934565">
          <w:t xml:space="preserve"> existen miles de programas </w:t>
        </w:r>
      </w:ins>
      <w:ins w:id="656" w:author="Gabriel Correa" w:date="2015-08-26T16:00:00Z">
        <w:r w:rsidR="00934565">
          <w:t>creados</w:t>
        </w:r>
      </w:ins>
      <w:ins w:id="657" w:author="Gabriel Correa" w:date="2015-08-26T15:54:00Z">
        <w:r w:rsidR="00934565">
          <w:t xml:space="preserve"> </w:t>
        </w:r>
      </w:ins>
      <w:ins w:id="658" w:author="Gabriel Correa" w:date="2015-08-26T15:59:00Z">
        <w:r w:rsidR="00934565">
          <w:t xml:space="preserve">para ser usados por </w:t>
        </w:r>
      </w:ins>
      <w:ins w:id="659" w:author="Gabriel Correa" w:date="2015-08-26T15:57:00Z">
        <w:r w:rsidR="00934565">
          <w:t>desarrolladores de software</w:t>
        </w:r>
      </w:ins>
      <w:ins w:id="660" w:author="Gabriel Correa" w:date="2015-08-26T16:05:00Z">
        <w:r w:rsidR="00B9712B">
          <w:t>.</w:t>
        </w:r>
      </w:ins>
      <w:ins w:id="661" w:author="Gabriel Correa" w:date="2015-08-26T16:04:00Z">
        <w:r w:rsidR="00B9712B">
          <w:t xml:space="preserve"> </w:t>
        </w:r>
      </w:ins>
      <w:ins w:id="662" w:author="Gabriel Correa" w:date="2015-08-26T16:05:00Z">
        <w:r w:rsidR="00B9712B">
          <w:t>E</w:t>
        </w:r>
      </w:ins>
      <w:ins w:id="663" w:author="Gabriel Correa" w:date="2015-08-26T16:04:00Z">
        <w:r w:rsidR="00B9712B">
          <w:t xml:space="preserve">stos programas </w:t>
        </w:r>
      </w:ins>
      <w:ins w:id="664" w:author="Gabriel Correa" w:date="2015-08-26T16:01:00Z">
        <w:r w:rsidR="00934565">
          <w:t>son llamados librer</w:t>
        </w:r>
      </w:ins>
      <w:ins w:id="665" w:author="Gabriel Correa" w:date="2015-08-26T16:02:00Z">
        <w:r w:rsidR="00934565">
          <w:t>ías o API</w:t>
        </w:r>
      </w:ins>
      <w:ins w:id="666" w:author="Gabriel Correa" w:date="2015-08-26T16:15:00Z">
        <w:r w:rsidR="008229C1">
          <w:t xml:space="preserve"> y del mismo modo que otros programas deben ser aprendidos</w:t>
        </w:r>
      </w:ins>
      <w:ins w:id="667" w:author="Gabriel Correa" w:date="2015-08-26T16:17:00Z">
        <w:r w:rsidR="008229C1">
          <w:t xml:space="preserve"> a usar correctamente por sus usuarios.</w:t>
        </w:r>
      </w:ins>
    </w:p>
    <w:p w:rsidR="00614837" w:rsidRDefault="00EC1E31">
      <w:pPr>
        <w:rPr>
          <w:ins w:id="668" w:author="Gabriel Correa" w:date="2015-08-26T15:34:00Z"/>
        </w:rPr>
      </w:pPr>
      <w:ins w:id="669" w:author="Gabriel Correa" w:date="2015-08-26T15:28:00Z">
        <w:r w:rsidRPr="00EC1E31">
          <w:t xml:space="preserve">Sistemas de software modernos suelen hacer uso de múltiples </w:t>
        </w:r>
      </w:ins>
      <w:ins w:id="670" w:author="Gabriel Correa" w:date="2015-08-26T16:21:00Z">
        <w:r w:rsidR="00A07ED9">
          <w:t xml:space="preserve">herramientas </w:t>
        </w:r>
      </w:ins>
      <w:ins w:id="671" w:author="Gabriel Correa" w:date="2015-08-26T15:28:00Z">
        <w:r w:rsidRPr="00EC1E31">
          <w:t>externas y APIS.</w:t>
        </w:r>
      </w:ins>
      <w:ins w:id="672" w:author="Gabriel Correa" w:date="2015-08-26T16:21:00Z">
        <w:r w:rsidR="00A07ED9">
          <w:t xml:space="preserve"> Esto les ayuda a crear mejores programas o </w:t>
        </w:r>
      </w:ins>
      <w:ins w:id="673" w:author="Gabriel Correa" w:date="2015-08-26T16:22:00Z">
        <w:r w:rsidR="00A07ED9">
          <w:t xml:space="preserve">acortar los tiempos de desarrollo. Pero herramientas nuevas de este tipo son creadas </w:t>
        </w:r>
      </w:ins>
      <w:ins w:id="674" w:author="Gabriel Correa" w:date="2015-08-26T16:23:00Z">
        <w:r w:rsidR="00A07ED9">
          <w:t xml:space="preserve">todo el tiempo y es común que desarrolladores tengan que actualizar sus conocimientos aprendiendo a usar librerías nuevas para </w:t>
        </w:r>
      </w:ins>
      <w:ins w:id="675" w:author="Gabriel Correa" w:date="2015-08-26T16:24:00Z">
        <w:r w:rsidR="00A07ED9">
          <w:t xml:space="preserve">mantenerse en la competencia del mercado o cumplir con los requisitos de </w:t>
        </w:r>
      </w:ins>
      <w:ins w:id="676" w:author="Gabriel Correa" w:date="2015-08-26T16:25:00Z">
        <w:r w:rsidR="00A07ED9">
          <w:t>algunos empleos.</w:t>
        </w:r>
        <w:r w:rsidR="00856382">
          <w:t xml:space="preserve"> Es así como los manuales que explican </w:t>
        </w:r>
      </w:ins>
      <w:ins w:id="677" w:author="Gabriel Correa" w:date="2015-08-26T16:26:00Z">
        <w:r w:rsidR="00856382">
          <w:t xml:space="preserve">el uso una API son frecuentemente </w:t>
        </w:r>
      </w:ins>
      <w:ins w:id="678" w:author="Gabriel Correa" w:date="2015-08-26T17:08:00Z">
        <w:r w:rsidR="007802BA">
          <w:t xml:space="preserve">visitados </w:t>
        </w:r>
      </w:ins>
      <w:ins w:id="679" w:author="Gabriel Correa" w:date="2015-08-26T16:26:00Z">
        <w:r w:rsidR="00856382">
          <w:t>por los desarrolladores de software.</w:t>
        </w:r>
      </w:ins>
      <w:ins w:id="680" w:author="Gabriel Correa" w:date="2015-08-26T16:27:00Z">
        <w:r w:rsidR="00856382">
          <w:t xml:space="preserve"> Estos manuales son comúnmente llamados documentación de API y son </w:t>
        </w:r>
      </w:ins>
      <w:ins w:id="681" w:author="Gabriel Correa" w:date="2015-08-26T17:09:00Z">
        <w:r w:rsidR="007802BA">
          <w:t>generalmente</w:t>
        </w:r>
      </w:ins>
      <w:ins w:id="682" w:author="Gabriel Correa" w:date="2015-08-26T16:27:00Z">
        <w:r w:rsidR="00856382">
          <w:t xml:space="preserve"> provistos en la web del creador de cada librer</w:t>
        </w:r>
      </w:ins>
      <w:ins w:id="683" w:author="Gabriel Correa" w:date="2015-08-26T16:28:00Z">
        <w:r w:rsidR="00856382">
          <w:t>ía.</w:t>
        </w:r>
      </w:ins>
    </w:p>
    <w:p w:rsidR="00116478" w:rsidRDefault="00EC1E31">
      <w:pPr>
        <w:rPr>
          <w:ins w:id="684" w:author="Gabriel Correa" w:date="2015-08-26T17:26:00Z"/>
        </w:rPr>
        <w:pPrChange w:id="685" w:author="Gabriel Correa" w:date="2015-08-26T17:38:00Z">
          <w:pPr>
            <w:spacing w:after="200" w:line="276" w:lineRule="auto"/>
            <w:jc w:val="left"/>
          </w:pPr>
        </w:pPrChange>
      </w:pPr>
      <w:ins w:id="686" w:author="Gabriel Correa" w:date="2015-08-26T15:28:00Z">
        <w:r w:rsidRPr="00EC1E31">
          <w:t xml:space="preserve">Los autores de </w:t>
        </w:r>
      </w:ins>
      <w:ins w:id="687" w:author="Gabriel Correa" w:date="2015-08-26T16:18:00Z">
        <w:r w:rsidR="008229C1">
          <w:t>librerías</w:t>
        </w:r>
      </w:ins>
      <w:ins w:id="688" w:author="Gabriel Correa" w:date="2015-08-26T15:28:00Z">
        <w:r w:rsidRPr="00EC1E31">
          <w:t xml:space="preserve"> suelen invertir esfuerzos </w:t>
        </w:r>
      </w:ins>
      <w:ins w:id="689" w:author="Gabriel Correa" w:date="2015-08-26T16:18:00Z">
        <w:r w:rsidR="008229C1">
          <w:t xml:space="preserve">considerables </w:t>
        </w:r>
      </w:ins>
      <w:ins w:id="690" w:author="Gabriel Correa" w:date="2015-08-26T15:28:00Z">
        <w:r w:rsidRPr="00EC1E31">
          <w:t xml:space="preserve">en la creación de documentación </w:t>
        </w:r>
      </w:ins>
      <w:ins w:id="691" w:author="Gabriel Correa" w:date="2015-08-26T16:19:00Z">
        <w:r w:rsidR="008229C1">
          <w:t xml:space="preserve">donde especifican </w:t>
        </w:r>
      </w:ins>
      <w:ins w:id="692" w:author="Gabriel Correa" w:date="2015-08-26T15:28:00Z">
        <w:r w:rsidRPr="00EC1E31">
          <w:t>con d</w:t>
        </w:r>
        <w:r w:rsidR="008229C1">
          <w:t>etalle todo lo que los clientes</w:t>
        </w:r>
      </w:ins>
      <w:ins w:id="693" w:author="Gabriel Correa" w:date="2015-08-26T16:19:00Z">
        <w:r w:rsidR="008229C1">
          <w:t xml:space="preserve"> </w:t>
        </w:r>
      </w:ins>
      <w:ins w:id="694" w:author="Gabriel Correa" w:date="2015-08-26T15:28:00Z">
        <w:r w:rsidR="008229C1">
          <w:t>necesita</w:t>
        </w:r>
      </w:ins>
      <w:ins w:id="695" w:author="Gabriel Correa" w:date="2015-08-26T16:19:00Z">
        <w:r w:rsidR="008229C1">
          <w:t>n</w:t>
        </w:r>
      </w:ins>
      <w:ins w:id="696" w:author="Gabriel Correa" w:date="2015-08-26T15:28:00Z">
        <w:r w:rsidRPr="00EC1E31">
          <w:t xml:space="preserve"> saber sobre el </w:t>
        </w:r>
      </w:ins>
      <w:ins w:id="697" w:author="Gabriel Correa" w:date="2015-08-26T16:19:00Z">
        <w:r w:rsidR="008229C1">
          <w:t xml:space="preserve">correcto </w:t>
        </w:r>
      </w:ins>
      <w:ins w:id="698" w:author="Gabriel Correa" w:date="2015-08-26T15:28:00Z">
        <w:r w:rsidRPr="00EC1E31">
          <w:t xml:space="preserve">uso de </w:t>
        </w:r>
      </w:ins>
      <w:ins w:id="699" w:author="Gabriel Correa" w:date="2015-08-26T15:34:00Z">
        <w:r w:rsidR="00614837">
          <w:t>su</w:t>
        </w:r>
      </w:ins>
      <w:ins w:id="700" w:author="Gabriel Correa" w:date="2015-08-26T15:28:00Z">
        <w:r w:rsidRPr="00EC1E31">
          <w:t xml:space="preserve"> </w:t>
        </w:r>
      </w:ins>
      <w:ins w:id="701" w:author="Gabriel Correa" w:date="2015-08-26T16:19:00Z">
        <w:r w:rsidR="008229C1">
          <w:t>API</w:t>
        </w:r>
      </w:ins>
      <w:ins w:id="702" w:author="Gabriel Correa" w:date="2015-08-26T15:28:00Z">
        <w:r w:rsidRPr="00EC1E31">
          <w:t>.</w:t>
        </w:r>
      </w:ins>
      <w:ins w:id="703" w:author="Gabriel Correa" w:date="2015-08-26T16:29:00Z">
        <w:r w:rsidR="00BB1F0B">
          <w:t xml:space="preserve"> </w:t>
        </w:r>
        <w:r w:rsidR="00A4341B">
          <w:t xml:space="preserve">Las instrucciones de uso son </w:t>
        </w:r>
      </w:ins>
      <w:ins w:id="704" w:author="Gabriel Correa" w:date="2015-08-26T15:28:00Z">
        <w:r w:rsidRPr="00EC1E31">
          <w:t>usualmente escrita</w:t>
        </w:r>
      </w:ins>
      <w:ins w:id="705" w:author="Gabriel Correa" w:date="2015-08-26T16:29:00Z">
        <w:r w:rsidR="00A4341B">
          <w:t>s</w:t>
        </w:r>
      </w:ins>
      <w:ins w:id="706" w:author="Gabriel Correa" w:date="2015-08-26T15:28:00Z">
        <w:r w:rsidRPr="00EC1E31">
          <w:t xml:space="preserve"> en </w:t>
        </w:r>
      </w:ins>
      <w:ins w:id="707" w:author="Gabriel Correa" w:date="2015-08-26T16:30:00Z">
        <w:r w:rsidR="00A4341B">
          <w:t xml:space="preserve">los </w:t>
        </w:r>
      </w:ins>
      <w:ins w:id="708" w:author="Gabriel Correa" w:date="2015-08-26T15:28:00Z">
        <w:r w:rsidRPr="00EC1E31">
          <w:t>comentarios</w:t>
        </w:r>
        <w:r w:rsidR="001C4AC0">
          <w:t xml:space="preserve"> que acompañan al código fuente</w:t>
        </w:r>
      </w:ins>
      <w:ins w:id="709" w:author="Gabriel Correa" w:date="2015-08-26T17:11:00Z">
        <w:r w:rsidR="001C4AC0">
          <w:t xml:space="preserve"> y</w:t>
        </w:r>
      </w:ins>
      <w:ins w:id="710" w:author="Gabriel Correa" w:date="2015-08-26T15:28:00Z">
        <w:r w:rsidR="001C4AC0">
          <w:t xml:space="preserve"> </w:t>
        </w:r>
      </w:ins>
      <w:ins w:id="711" w:author="Gabriel Correa" w:date="2015-08-26T17:11:00Z">
        <w:r w:rsidR="001C4AC0">
          <w:t>e</w:t>
        </w:r>
      </w:ins>
      <w:ins w:id="712" w:author="Gabriel Correa" w:date="2015-08-26T15:28:00Z">
        <w:r w:rsidRPr="00EC1E31">
          <w:t>n el caso de</w:t>
        </w:r>
      </w:ins>
      <w:ins w:id="713" w:author="Gabriel Correa" w:date="2015-08-26T16:30:00Z">
        <w:r w:rsidR="0069611A">
          <w:t>l lenguaje</w:t>
        </w:r>
      </w:ins>
      <w:ins w:id="714" w:author="Gabriel Correa" w:date="2015-08-26T15:28:00Z">
        <w:r w:rsidRPr="00EC1E31">
          <w:t xml:space="preserve"> Java</w:t>
        </w:r>
      </w:ins>
      <w:ins w:id="715" w:author="Gabriel Correa" w:date="2015-08-26T17:11:00Z">
        <w:r w:rsidR="001C4AC0">
          <w:t xml:space="preserve"> por ejemplo</w:t>
        </w:r>
      </w:ins>
      <w:ins w:id="716" w:author="Gabriel Correa" w:date="2015-08-26T15:28:00Z">
        <w:r w:rsidRPr="00EC1E31">
          <w:t xml:space="preserve">, los comentarios de estilo </w:t>
        </w:r>
        <w:r w:rsidRPr="0069611A">
          <w:rPr>
            <w:i/>
            <w:rPrChange w:id="717" w:author="Gabriel Correa" w:date="2015-08-26T16:31:00Z">
              <w:rPr/>
            </w:rPrChange>
          </w:rPr>
          <w:t>Javadoc</w:t>
        </w:r>
        <w:r w:rsidRPr="00EC1E31">
          <w:t xml:space="preserve"> son ampliamente usados para documentar. La </w:t>
        </w:r>
        <w:r w:rsidRPr="00EC1E31">
          <w:fldChar w:fldCharType="begin"/>
        </w:r>
        <w:r w:rsidRPr="00EC1E31">
          <w:instrText xml:space="preserve"> REF _Ref405882231 \h </w:instrText>
        </w:r>
        <w:r w:rsidRPr="00EC1E31">
          <w:fldChar w:fldCharType="separate"/>
        </w:r>
      </w:ins>
      <w:ins w:id="718" w:author="Gabriel Correa" w:date="2015-08-28T07:30:00Z">
        <w:r w:rsidR="00E54D64">
          <w:rPr>
            <w:b/>
            <w:bCs/>
            <w:lang w:val="es-ES"/>
          </w:rPr>
          <w:t>¡Error! No se encuentra el origen de la referencia.</w:t>
        </w:r>
      </w:ins>
      <w:ins w:id="719"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r w:rsidRPr="0069611A">
          <w:rPr>
            <w:i/>
            <w:rPrChange w:id="720" w:author="Gabriel Correa" w:date="2015-08-26T16:31:00Z">
              <w:rPr/>
            </w:rPrChange>
          </w:rPr>
          <w:t>Ant</w:t>
        </w:r>
        <w:r w:rsidRPr="00EC1E31">
          <w:t xml:space="preserve"> </w:t>
        </w:r>
      </w:ins>
      <w:ins w:id="721" w:author="Gabriel Correa" w:date="2015-08-26T16:31:00Z">
        <w:r w:rsidR="0069611A">
          <w:t xml:space="preserve">de </w:t>
        </w:r>
      </w:ins>
      <w:ins w:id="722" w:author="Gabriel Correa" w:date="2015-08-26T15:28:00Z">
        <w:r w:rsidRPr="00EC1E31">
          <w:t>Java</w:t>
        </w:r>
      </w:ins>
      <w:ins w:id="723" w:author="Gabriel Correa" w:date="2015-08-26T17:12:00Z">
        <w:r w:rsidR="0078615A">
          <w:t xml:space="preserve"> donde </w:t>
        </w:r>
      </w:ins>
      <w:ins w:id="724" w:author="Gabriel Correa" w:date="2015-08-26T17:13:00Z">
        <w:r w:rsidR="0078615A">
          <w:t xml:space="preserve">se escribió </w:t>
        </w:r>
      </w:ins>
      <w:ins w:id="725" w:author="Gabriel Correa" w:date="2015-08-26T17:12:00Z">
        <w:r w:rsidR="0078615A">
          <w:t xml:space="preserve">un texto explicativo </w:t>
        </w:r>
      </w:ins>
      <w:ins w:id="726" w:author="Gabriel Correa" w:date="2015-08-26T17:13:00Z">
        <w:r w:rsidR="0078615A">
          <w:t>antes del código de una función.</w:t>
        </w:r>
      </w:ins>
    </w:p>
    <w:p w:rsidR="0078615A" w:rsidRDefault="00F43B49">
      <w:pPr>
        <w:keepNext/>
        <w:jc w:val="center"/>
        <w:rPr>
          <w:ins w:id="727" w:author="Gabriel Correa" w:date="2015-08-26T17:19:00Z"/>
        </w:rPr>
        <w:pPrChange w:id="728" w:author="Gabriel Correa" w:date="2015-08-26T17:39:00Z">
          <w:pPr/>
        </w:pPrChange>
      </w:pPr>
      <w:ins w:id="729" w:author="Gabriel Correa" w:date="2015-08-26T17:12:00Z">
        <w:r>
          <w:rPr>
            <w:noProof/>
          </w:rPr>
          <w:drawing>
            <wp:inline distT="0" distB="0" distL="0" distR="0" wp14:anchorId="4100A898" wp14:editId="51509C9E">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730" w:author="Gabriel Correa" w:date="2015-08-26T17:18:00Z">
        <w:r w:rsidR="0078615A">
          <w:rPr>
            <w:noProof/>
          </w:rPr>
          <w:drawing>
            <wp:inline distT="0" distB="0" distL="0" distR="0" wp14:anchorId="1C954B97" wp14:editId="2681B2C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4">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731" w:author="Gabriel Correa" w:date="2015-08-26T17:22:00Z">
          <w:pPr/>
        </w:pPrChange>
      </w:pPr>
      <w:ins w:id="732" w:author="Gabriel Correa" w:date="2015-08-26T17:19:00Z">
        <w:r>
          <w:t xml:space="preserve">Imagen </w:t>
        </w:r>
      </w:ins>
      <w:ins w:id="733" w:author="Gabriel Correa" w:date="2015-08-28T07:37:00Z">
        <w:r w:rsidR="00E54D64">
          <w:fldChar w:fldCharType="begin"/>
        </w:r>
        <w:r w:rsidR="00E54D64">
          <w:instrText xml:space="preserve"> STYLEREF 1 \s </w:instrText>
        </w:r>
      </w:ins>
      <w:r w:rsidR="00E54D64">
        <w:fldChar w:fldCharType="separate"/>
      </w:r>
      <w:r w:rsidR="00E54D64">
        <w:rPr>
          <w:noProof/>
        </w:rPr>
        <w:t>2</w:t>
      </w:r>
      <w:ins w:id="73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735" w:author="Gabriel Correa" w:date="2015-08-28T07:37:00Z">
        <w:r w:rsidR="00E54D64">
          <w:rPr>
            <w:noProof/>
          </w:rPr>
          <w:t>1</w:t>
        </w:r>
        <w:r w:rsidR="00E54D64">
          <w:fldChar w:fldCharType="end"/>
        </w:r>
      </w:ins>
      <w:ins w:id="736" w:author="Gabriel Correa" w:date="2015-08-26T17:19:00Z">
        <w:r>
          <w:t>:   Ejemplo de documentación en Java de tipo Javadoc. Arriba aparece</w:t>
        </w:r>
      </w:ins>
      <w:ins w:id="737" w:author="Gabriel Correa" w:date="2015-08-26T17:20:00Z">
        <w:r>
          <w:t xml:space="preserve"> el comentario </w:t>
        </w:r>
      </w:ins>
      <w:ins w:id="738" w:author="Gabriel Correa" w:date="2015-08-26T17:19:00Z">
        <w:r>
          <w:t>adentro del archivo de c</w:t>
        </w:r>
      </w:ins>
      <w:ins w:id="739" w:author="Gabriel Correa" w:date="2015-08-26T17:20:00Z">
        <w:r>
          <w:t>ódigo</w:t>
        </w:r>
      </w:ins>
      <w:ins w:id="740" w:author="Gabriel Correa" w:date="2015-08-26T17:21:00Z">
        <w:r>
          <w:t xml:space="preserve"> y abajo se encuentra el mismo comentario en forma de HTML </w:t>
        </w:r>
      </w:ins>
      <w:ins w:id="741" w:author="Gabriel Correa" w:date="2015-08-26T17:22:00Z">
        <w:r>
          <w:t>después de ser procesado por Javadoc.</w:t>
        </w:r>
      </w:ins>
    </w:p>
    <w:p w:rsidR="00116478" w:rsidRDefault="00116478">
      <w:pPr>
        <w:rPr>
          <w:ins w:id="742" w:author="Gabriel Correa" w:date="2015-08-26T17:25:00Z"/>
        </w:rPr>
        <w:pPrChange w:id="743" w:author="Gabriel Correa" w:date="2015-08-26T17:25:00Z">
          <w:pPr>
            <w:pStyle w:val="Ttulo2"/>
          </w:pPr>
        </w:pPrChange>
      </w:pPr>
    </w:p>
    <w:p w:rsidR="00EE2482" w:rsidRDefault="00EE2482" w:rsidP="00EE2482">
      <w:pPr>
        <w:pStyle w:val="Ttulo2"/>
      </w:pPr>
      <w:bookmarkStart w:id="744" w:name="_Toc428510348"/>
      <w:r>
        <w:t xml:space="preserve">Problema </w:t>
      </w:r>
      <w:del w:id="745" w:author="Gabriel Correa" w:date="2015-08-26T17:48:00Z">
        <w:r w:rsidDel="00B45967">
          <w:delText>y Motivación</w:delText>
        </w:r>
      </w:del>
      <w:ins w:id="746" w:author="Gabriel Correa" w:date="2015-08-26T17:49:00Z">
        <w:r w:rsidR="00B45967">
          <w:t>con</w:t>
        </w:r>
      </w:ins>
      <w:ins w:id="747" w:author="Gabriel Correa" w:date="2015-08-26T17:48:00Z">
        <w:r w:rsidR="00B45967">
          <w:t xml:space="preserve"> las Directivas</w:t>
        </w:r>
      </w:ins>
      <w:bookmarkEnd w:id="744"/>
    </w:p>
    <w:p w:rsidR="00122728" w:rsidRPr="00B45967" w:rsidRDefault="00EE2482">
      <w:del w:id="748" w:author="Gabriel Correa" w:date="2015-08-26T20:49:00Z">
        <w:r w:rsidRPr="00E02554" w:rsidDel="00055DA3">
          <w:delText xml:space="preserve">Directivas no se ven. Esto hace </w:delText>
        </w:r>
      </w:del>
      <w:del w:id="749" w:author="Gabriel Correa" w:date="2015-08-26T17:39:00Z">
        <w:r w:rsidRPr="00E02554" w:rsidDel="00945E30">
          <w:delText>mas</w:delText>
        </w:r>
      </w:del>
      <w:del w:id="750" w:author="Gabriel Correa" w:date="2015-08-26T20:49:00Z">
        <w:r w:rsidRPr="00E02554" w:rsidDel="00055DA3">
          <w:delText xml:space="preserve"> probable la existencia de bugs</w:delText>
        </w:r>
      </w:del>
      <w:del w:id="751" w:author="Gabriel Correa" w:date="2015-08-26T20:50:00Z">
        <w:r w:rsidRPr="00E02554" w:rsidDel="00055DA3">
          <w:delText>.</w:delText>
        </w:r>
      </w:del>
      <w:del w:id="752" w:author="Gabriel Correa" w:date="2015-08-26T15:21:00Z">
        <w:r w:rsidRPr="00E02554" w:rsidDel="0021747B">
          <w:delText xml:space="preserve"> </w:delText>
        </w:r>
      </w:del>
      <w:del w:id="753"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754" w:author="Gabriel Correa" w:date="2015-08-26T17:39:00Z">
        <w:r w:rsidRPr="00E02554" w:rsidDel="00945E30">
          <w:delText>ultima</w:delText>
        </w:r>
      </w:del>
      <w:del w:id="755" w:author="Gabriel Correa" w:date="2015-08-26T20:52:00Z">
        <w:r w:rsidRPr="00E02554" w:rsidDel="00055DA3">
          <w:delText xml:space="preserve"> frase]]</w:delText>
        </w:r>
      </w:del>
      <w:ins w:id="756" w:author="Gabriel Correa" w:date="2015-08-26T17:49:00Z">
        <w:r w:rsidR="00B45967">
          <w:t xml:space="preserve">En todo manual de </w:t>
        </w:r>
      </w:ins>
      <w:ins w:id="757" w:author="Gabriel Correa" w:date="2015-08-26T17:50:00Z">
        <w:r w:rsidR="00B45967">
          <w:t>instrucciones</w:t>
        </w:r>
      </w:ins>
      <w:ins w:id="758" w:author="Gabriel Correa" w:date="2015-08-26T17:49:00Z">
        <w:r w:rsidR="00B45967">
          <w:t xml:space="preserve"> pueden existir </w:t>
        </w:r>
      </w:ins>
      <w:ins w:id="759" w:author="Gabriel Correa" w:date="2015-08-26T17:52:00Z">
        <w:r w:rsidR="00B45967">
          <w:t>sugerencias críticas</w:t>
        </w:r>
      </w:ins>
      <w:ins w:id="760" w:author="Gabriel Correa" w:date="2015-08-26T19:51:00Z">
        <w:r w:rsidR="00F00A63">
          <w:t>,</w:t>
        </w:r>
      </w:ins>
      <w:ins w:id="761" w:author="Gabriel Correa" w:date="2015-08-26T17:52:00Z">
        <w:r w:rsidR="00B45967">
          <w:t xml:space="preserve"> o al menos más importantes que otr</w:t>
        </w:r>
      </w:ins>
      <w:ins w:id="762" w:author="Gabriel Correa" w:date="2015-08-26T17:53:00Z">
        <w:r w:rsidR="00B45967">
          <w:t xml:space="preserve">os consejos de uso, como por ejemplo la instrucción de </w:t>
        </w:r>
      </w:ins>
      <w:ins w:id="763" w:author="Gabriel Correa" w:date="2015-08-26T19:52:00Z">
        <w:r w:rsidR="00F00A63">
          <w:t>no encender un microondas con metales</w:t>
        </w:r>
      </w:ins>
      <w:ins w:id="764" w:author="Gabriel Correa" w:date="2015-08-26T17:54:00Z">
        <w:r w:rsidR="00B45967">
          <w:t xml:space="preserve"> </w:t>
        </w:r>
      </w:ins>
      <w:ins w:id="765" w:author="Gabriel Correa" w:date="2015-08-26T19:52:00Z">
        <w:r w:rsidR="00F00A63">
          <w:t xml:space="preserve">en su interior </w:t>
        </w:r>
      </w:ins>
      <w:ins w:id="766" w:author="Gabriel Correa" w:date="2015-08-26T17:54:00Z">
        <w:r w:rsidR="00B45967">
          <w:t>por razones de seguridad. Así mismo, en documentación de API hay instrucciones cr</w:t>
        </w:r>
      </w:ins>
      <w:ins w:id="767" w:author="Gabriel Correa" w:date="2015-08-26T17:55:00Z">
        <w:r w:rsidR="00B45967">
          <w:t xml:space="preserve">íticas o sugerencias importantes las cuales llamamos </w:t>
        </w:r>
        <w:r w:rsidR="00B45967">
          <w:rPr>
            <w:i/>
          </w:rPr>
          <w:t>directivas</w:t>
        </w:r>
      </w:ins>
      <w:ins w:id="768" w:author="Gabriel Correa" w:date="2015-08-26T17:56:00Z">
        <w:r w:rsidR="00E044E2">
          <w:t xml:space="preserve"> y no percatarse de ellas puede </w:t>
        </w:r>
      </w:ins>
      <w:ins w:id="769" w:author="Gabriel Correa" w:date="2015-08-26T17:58:00Z">
        <w:r w:rsidR="00EC4FF7">
          <w:t>ocasionar</w:t>
        </w:r>
      </w:ins>
      <w:ins w:id="770" w:author="Gabriel Correa" w:date="2015-08-26T17:56:00Z">
        <w:r w:rsidR="00E044E2">
          <w:t xml:space="preserve"> errores difíciles de solucionar posteriormente</w:t>
        </w:r>
      </w:ins>
      <w:ins w:id="771" w:author="Gabriel Correa" w:date="2015-08-26T17:57:00Z">
        <w:r w:rsidR="00E044E2">
          <w:t>.</w:t>
        </w:r>
      </w:ins>
      <w:ins w:id="772" w:author="Gabriel Correa" w:date="2015-08-26T18:05:00Z">
        <w:r w:rsidR="00EC4FF7">
          <w:t xml:space="preserve"> </w:t>
        </w:r>
        <w:r w:rsidR="00857A67">
          <w:t xml:space="preserve">Lo siguiente se entiende por </w:t>
        </w:r>
      </w:ins>
      <w:ins w:id="773" w:author="Gabriel Correa" w:date="2015-08-26T19:53:00Z">
        <w:r w:rsidR="00857A67">
          <w:t xml:space="preserve">una </w:t>
        </w:r>
      </w:ins>
      <w:ins w:id="774" w:author="Gabriel Correa" w:date="2015-08-26T18:05:00Z">
        <w:r w:rsidR="00EC4FF7">
          <w:t>directiva durante este trabajo:</w:t>
        </w:r>
      </w:ins>
    </w:p>
    <w:p w:rsidR="00122728" w:rsidRPr="00122728" w:rsidRDefault="00EE2482">
      <w:pPr>
        <w:pStyle w:val="Cita"/>
        <w:rPr>
          <w:ins w:id="775" w:author="Gabriel Correa" w:date="2015-08-26T18:36:00Z"/>
          <w:iCs/>
          <w:color w:val="262626" w:themeColor="text1" w:themeTint="D9"/>
          <w:sz w:val="22"/>
          <w:rPrChange w:id="776" w:author="Gabriel Correa" w:date="2015-08-26T18:36:00Z">
            <w:rPr>
              <w:ins w:id="777" w:author="Gabriel Correa" w:date="2015-08-26T18:36:00Z"/>
            </w:rPr>
          </w:rPrChange>
        </w:rPr>
        <w:pPrChange w:id="778" w:author="Gabriel Correa" w:date="2015-08-26T18:37:00Z">
          <w:pPr>
            <w:ind w:right="2246" w:firstLine="1134"/>
            <w:jc w:val="center"/>
          </w:pPr>
        </w:pPrChange>
      </w:pPr>
      <w:del w:id="779" w:author="Gabriel Correa" w:date="2015-08-26T18:22:00Z">
        <w:r w:rsidRPr="00122728" w:rsidDel="009A43E1">
          <w:rPr>
            <w:rStyle w:val="nfasis"/>
            <w:color w:val="262626" w:themeColor="text1" w:themeTint="D9"/>
            <w:sz w:val="22"/>
            <w:rPrChange w:id="780" w:author="Gabriel Correa" w:date="2015-08-26T18:36:00Z">
              <w:rPr>
                <w:rStyle w:val="CitaCar"/>
                <w:i w:val="0"/>
              </w:rPr>
            </w:rPrChange>
          </w:rPr>
          <w:delText>Una directiva es</w:delText>
        </w:r>
      </w:del>
      <w:ins w:id="781" w:author="Gabriel Correa" w:date="2015-08-26T18:22:00Z">
        <w:r w:rsidR="009A43E1" w:rsidRPr="00122728">
          <w:rPr>
            <w:rStyle w:val="nfasis"/>
            <w:color w:val="262626" w:themeColor="text1" w:themeTint="D9"/>
            <w:sz w:val="22"/>
            <w:rPrChange w:id="782" w:author="Gabriel Correa" w:date="2015-08-26T18:36:00Z">
              <w:rPr>
                <w:rStyle w:val="CitaCar"/>
                <w:i w:val="0"/>
              </w:rPr>
            </w:rPrChange>
          </w:rPr>
          <w:t xml:space="preserve">Las directivas de </w:t>
        </w:r>
      </w:ins>
      <w:ins w:id="783" w:author="Gabriel Correa" w:date="2015-08-26T18:23:00Z">
        <w:r w:rsidR="009A43E1" w:rsidRPr="00122728">
          <w:rPr>
            <w:rStyle w:val="nfasis"/>
            <w:color w:val="262626" w:themeColor="text1" w:themeTint="D9"/>
            <w:sz w:val="22"/>
            <w:rPrChange w:id="784" w:author="Gabriel Correa" w:date="2015-08-26T18:36:00Z">
              <w:rPr>
                <w:rStyle w:val="CitaCar"/>
                <w:i w:val="0"/>
              </w:rPr>
            </w:rPrChange>
          </w:rPr>
          <w:t>API son declaraciones</w:t>
        </w:r>
      </w:ins>
      <w:ins w:id="785" w:author="Gabriel Correa" w:date="2015-08-26T18:26:00Z">
        <w:r w:rsidR="009A43E1" w:rsidRPr="00122728">
          <w:rPr>
            <w:rStyle w:val="nfasis"/>
            <w:color w:val="262626" w:themeColor="text1" w:themeTint="D9"/>
            <w:sz w:val="22"/>
            <w:rPrChange w:id="786" w:author="Gabriel Correa" w:date="2015-08-26T18:36:00Z">
              <w:rPr>
                <w:rStyle w:val="CitaCar"/>
                <w:i w:val="0"/>
              </w:rPr>
            </w:rPrChange>
          </w:rPr>
          <w:t xml:space="preserve"> </w:t>
        </w:r>
      </w:ins>
      <w:ins w:id="787" w:author="Gabriel Correa" w:date="2015-08-26T18:29:00Z">
        <w:r w:rsidR="009A43E1" w:rsidRPr="00122728">
          <w:rPr>
            <w:rStyle w:val="nfasis"/>
            <w:color w:val="262626" w:themeColor="text1" w:themeTint="D9"/>
            <w:sz w:val="22"/>
            <w:rPrChange w:id="788" w:author="Gabriel Correa" w:date="2015-08-26T18:36:00Z">
              <w:rPr>
                <w:rStyle w:val="CitaCar"/>
                <w:i w:val="0"/>
              </w:rPr>
            </w:rPrChange>
          </w:rPr>
          <w:t xml:space="preserve">en lenguaje natural </w:t>
        </w:r>
      </w:ins>
      <w:ins w:id="789" w:author="Gabriel Correa" w:date="2015-08-26T18:27:00Z">
        <w:r w:rsidR="009A43E1" w:rsidRPr="00122728">
          <w:rPr>
            <w:rStyle w:val="nfasis"/>
            <w:color w:val="262626" w:themeColor="text1" w:themeTint="D9"/>
            <w:sz w:val="22"/>
            <w:rPrChange w:id="790" w:author="Gabriel Correa" w:date="2015-08-26T18:36:00Z">
              <w:rPr>
                <w:rStyle w:val="CitaCar"/>
                <w:i w:val="0"/>
              </w:rPr>
            </w:rPrChange>
          </w:rPr>
          <w:t xml:space="preserve">que permiten </w:t>
        </w:r>
      </w:ins>
      <w:ins w:id="791" w:author="Gabriel Correa" w:date="2015-08-26T18:31:00Z">
        <w:r w:rsidR="009A43E1" w:rsidRPr="00122728">
          <w:rPr>
            <w:rStyle w:val="nfasis"/>
            <w:color w:val="262626" w:themeColor="text1" w:themeTint="D9"/>
            <w:sz w:val="22"/>
            <w:rPrChange w:id="792" w:author="Gabriel Correa" w:date="2015-08-26T18:36:00Z">
              <w:rPr>
                <w:rStyle w:val="CitaCar"/>
                <w:i w:val="0"/>
              </w:rPr>
            </w:rPrChange>
          </w:rPr>
          <w:t xml:space="preserve">a </w:t>
        </w:r>
      </w:ins>
      <w:ins w:id="793" w:author="Gabriel Correa" w:date="2015-08-26T18:27:00Z">
        <w:r w:rsidR="009A43E1" w:rsidRPr="00122728">
          <w:rPr>
            <w:rStyle w:val="nfasis"/>
            <w:color w:val="262626" w:themeColor="text1" w:themeTint="D9"/>
            <w:sz w:val="22"/>
            <w:rPrChange w:id="794" w:author="Gabriel Correa" w:date="2015-08-26T18:36:00Z">
              <w:rPr>
                <w:rStyle w:val="CitaCar"/>
                <w:i w:val="0"/>
              </w:rPr>
            </w:rPrChange>
          </w:rPr>
          <w:t xml:space="preserve">los </w:t>
        </w:r>
      </w:ins>
      <w:ins w:id="795" w:author="Gabriel Correa" w:date="2015-08-26T18:26:00Z">
        <w:r w:rsidR="009A43E1" w:rsidRPr="00122728">
          <w:rPr>
            <w:rStyle w:val="nfasis"/>
            <w:color w:val="262626" w:themeColor="text1" w:themeTint="D9"/>
            <w:sz w:val="22"/>
            <w:rPrChange w:id="796" w:author="Gabriel Correa" w:date="2015-08-26T18:36:00Z">
              <w:rPr>
                <w:rStyle w:val="CitaCar"/>
                <w:i w:val="0"/>
              </w:rPr>
            </w:rPrChange>
          </w:rPr>
          <w:t>desarrolladores</w:t>
        </w:r>
      </w:ins>
      <w:ins w:id="797" w:author="Gabriel Correa" w:date="2015-08-26T18:27:00Z">
        <w:r w:rsidR="009A43E1" w:rsidRPr="00122728">
          <w:rPr>
            <w:rStyle w:val="nfasis"/>
            <w:color w:val="262626" w:themeColor="text1" w:themeTint="D9"/>
            <w:sz w:val="22"/>
            <w:rPrChange w:id="798" w:author="Gabriel Correa" w:date="2015-08-26T18:36:00Z">
              <w:rPr>
                <w:rStyle w:val="CitaCar"/>
                <w:i w:val="0"/>
              </w:rPr>
            </w:rPrChange>
          </w:rPr>
          <w:t xml:space="preserve"> </w:t>
        </w:r>
      </w:ins>
      <w:ins w:id="799" w:author="Gabriel Correa" w:date="2015-08-26T18:31:00Z">
        <w:r w:rsidR="009A43E1" w:rsidRPr="00122728">
          <w:rPr>
            <w:rStyle w:val="nfasis"/>
            <w:color w:val="262626" w:themeColor="text1" w:themeTint="D9"/>
            <w:sz w:val="22"/>
            <w:rPrChange w:id="800" w:author="Gabriel Correa" w:date="2015-08-26T18:36:00Z">
              <w:rPr>
                <w:rStyle w:val="CitaCar"/>
                <w:i w:val="0"/>
              </w:rPr>
            </w:rPrChange>
          </w:rPr>
          <w:t xml:space="preserve">ser </w:t>
        </w:r>
      </w:ins>
      <w:ins w:id="801" w:author="Gabriel Correa" w:date="2015-08-26T18:27:00Z">
        <w:r w:rsidR="009A43E1" w:rsidRPr="00122728">
          <w:rPr>
            <w:rStyle w:val="nfasis"/>
            <w:color w:val="262626" w:themeColor="text1" w:themeTint="D9"/>
            <w:sz w:val="22"/>
            <w:rPrChange w:id="802" w:author="Gabriel Correa" w:date="2015-08-26T18:36:00Z">
              <w:rPr>
                <w:rStyle w:val="CitaCar"/>
                <w:i w:val="0"/>
              </w:rPr>
            </w:rPrChange>
          </w:rPr>
          <w:t>con</w:t>
        </w:r>
      </w:ins>
      <w:ins w:id="803" w:author="Gabriel Correa" w:date="2015-08-26T18:30:00Z">
        <w:r w:rsidR="009A43E1" w:rsidRPr="00122728">
          <w:rPr>
            <w:rStyle w:val="nfasis"/>
            <w:color w:val="262626" w:themeColor="text1" w:themeTint="D9"/>
            <w:sz w:val="22"/>
            <w:rPrChange w:id="804" w:author="Gabriel Correa" w:date="2015-08-26T18:36:00Z">
              <w:rPr>
                <w:rStyle w:val="CitaCar"/>
                <w:i w:val="0"/>
              </w:rPr>
            </w:rPrChange>
          </w:rPr>
          <w:t>s</w:t>
        </w:r>
      </w:ins>
      <w:ins w:id="805" w:author="Gabriel Correa" w:date="2015-08-26T18:27:00Z">
        <w:r w:rsidR="009A43E1" w:rsidRPr="00122728">
          <w:rPr>
            <w:rStyle w:val="nfasis"/>
            <w:color w:val="262626" w:themeColor="text1" w:themeTint="D9"/>
            <w:sz w:val="22"/>
            <w:rPrChange w:id="806" w:author="Gabriel Correa" w:date="2015-08-26T18:36:00Z">
              <w:rPr>
                <w:rStyle w:val="CitaCar"/>
                <w:i w:val="0"/>
              </w:rPr>
            </w:rPrChange>
          </w:rPr>
          <w:t xml:space="preserve">cientes de las </w:t>
        </w:r>
      </w:ins>
      <w:ins w:id="807" w:author="Gabriel Correa" w:date="2015-08-26T18:32:00Z">
        <w:r w:rsidR="009A43E1" w:rsidRPr="00122728">
          <w:rPr>
            <w:rStyle w:val="nfasis"/>
            <w:color w:val="262626" w:themeColor="text1" w:themeTint="D9"/>
            <w:sz w:val="22"/>
            <w:rPrChange w:id="808" w:author="Gabriel Correa" w:date="2015-08-26T18:36:00Z">
              <w:rPr>
                <w:rStyle w:val="CitaCar"/>
                <w:i w:val="0"/>
              </w:rPr>
            </w:rPrChange>
          </w:rPr>
          <w:t xml:space="preserve">instrucciones y restricciones </w:t>
        </w:r>
      </w:ins>
      <w:ins w:id="809" w:author="Gabriel Correa" w:date="2015-08-26T18:29:00Z">
        <w:r w:rsidR="009A43E1" w:rsidRPr="00682F82">
          <w:rPr>
            <w:rStyle w:val="nfasis"/>
            <w:color w:val="262626" w:themeColor="text1" w:themeTint="D9"/>
            <w:sz w:val="22"/>
            <w:rPrChange w:id="810" w:author="Gabriel Correa" w:date="2015-08-27T12:41:00Z">
              <w:rPr>
                <w:rStyle w:val="CitaCar"/>
                <w:i w:val="0"/>
              </w:rPr>
            </w:rPrChange>
          </w:rPr>
          <w:t xml:space="preserve">relacionadas </w:t>
        </w:r>
      </w:ins>
      <w:ins w:id="811" w:author="Gabriel Correa" w:date="2015-08-26T19:53:00Z">
        <w:r w:rsidR="00857A67" w:rsidRPr="00682F82">
          <w:rPr>
            <w:rStyle w:val="nfasis"/>
            <w:color w:val="262626" w:themeColor="text1" w:themeTint="D9"/>
            <w:sz w:val="22"/>
          </w:rPr>
          <w:t>con el</w:t>
        </w:r>
      </w:ins>
      <w:ins w:id="812" w:author="Gabriel Correa" w:date="2015-08-26T18:29:00Z">
        <w:r w:rsidR="009A43E1" w:rsidRPr="00682F82">
          <w:rPr>
            <w:rStyle w:val="nfasis"/>
            <w:color w:val="262626" w:themeColor="text1" w:themeTint="D9"/>
            <w:sz w:val="22"/>
            <w:rPrChange w:id="813" w:author="Gabriel Correa" w:date="2015-08-27T12:41:00Z">
              <w:rPr>
                <w:rStyle w:val="CitaCar"/>
                <w:i w:val="0"/>
              </w:rPr>
            </w:rPrChange>
          </w:rPr>
          <w:t xml:space="preserve"> uso</w:t>
        </w:r>
        <w:r w:rsidR="009A43E1" w:rsidRPr="00122728">
          <w:rPr>
            <w:rStyle w:val="nfasis"/>
            <w:color w:val="262626" w:themeColor="text1" w:themeTint="D9"/>
            <w:sz w:val="22"/>
            <w:rPrChange w:id="814" w:author="Gabriel Correa" w:date="2015-08-26T18:36:00Z">
              <w:rPr>
                <w:rStyle w:val="CitaCar"/>
                <w:i w:val="0"/>
              </w:rPr>
            </w:rPrChange>
          </w:rPr>
          <w:t xml:space="preserve"> de una API.</w:t>
        </w:r>
      </w:ins>
      <w:del w:id="815" w:author="Gabriel Correa" w:date="2015-08-26T18:32:00Z">
        <w:r w:rsidRPr="00122728" w:rsidDel="009A43E1">
          <w:rPr>
            <w:rStyle w:val="nfasis"/>
            <w:color w:val="262626" w:themeColor="text1" w:themeTint="D9"/>
            <w:sz w:val="22"/>
            <w:rPrChange w:id="816"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817" w:author="Gabriel Correa" w:date="2015-08-26T20:06:00Z"/>
        </w:rPr>
        <w:pPrChange w:id="818" w:author="Gabriel Correa" w:date="2015-08-26T20:49:00Z">
          <w:pPr>
            <w:ind w:right="2246" w:firstLine="1134"/>
            <w:jc w:val="center"/>
          </w:pPr>
        </w:pPrChange>
      </w:pPr>
      <w:ins w:id="819" w:author="Gabriel Correa" w:date="2015-08-26T20:42:00Z">
        <w:r>
          <w:t>Como se mencionó,</w:t>
        </w:r>
      </w:ins>
      <w:ins w:id="820" w:author="Gabriel Correa" w:date="2015-08-26T19:54:00Z">
        <w:r w:rsidR="00152E62">
          <w:t xml:space="preserve"> </w:t>
        </w:r>
      </w:ins>
      <w:ins w:id="821" w:author="Gabriel Correa" w:date="2015-08-26T20:42:00Z">
        <w:r>
          <w:t xml:space="preserve">las </w:t>
        </w:r>
      </w:ins>
      <w:ins w:id="822" w:author="Gabriel Correa" w:date="2015-08-26T19:54:00Z">
        <w:r>
          <w:t>directivas</w:t>
        </w:r>
      </w:ins>
      <w:ins w:id="823" w:author="Gabriel Correa" w:date="2015-08-26T20:42:00Z">
        <w:r>
          <w:t xml:space="preserve"> </w:t>
        </w:r>
      </w:ins>
      <w:ins w:id="824" w:author="Gabriel Correa" w:date="2015-08-26T19:56:00Z">
        <w:r w:rsidR="005A7B2A">
          <w:t>pueden pasar desapercibidas para un desarrollador que est</w:t>
        </w:r>
      </w:ins>
      <w:ins w:id="825" w:author="Gabriel Correa" w:date="2015-08-26T19:57:00Z">
        <w:r w:rsidR="005A7B2A">
          <w:t>á revisando la documentación</w:t>
        </w:r>
      </w:ins>
      <w:ins w:id="826" w:author="Gabriel Correa" w:date="2015-08-26T19:58:00Z">
        <w:r w:rsidR="005A7B2A">
          <w:t xml:space="preserve">. </w:t>
        </w:r>
      </w:ins>
      <w:ins w:id="827" w:author="Gabriel Correa" w:date="2015-08-26T20:01:00Z">
        <w:r w:rsidR="00D52236">
          <w:t xml:space="preserve">Algunas funcionalidades de API </w:t>
        </w:r>
      </w:ins>
      <w:ins w:id="828" w:author="Gabriel Correa" w:date="2015-08-26T20:44:00Z">
        <w:r>
          <w:t xml:space="preserve">son documentadas en extensos párrafos </w:t>
        </w:r>
      </w:ins>
      <w:ins w:id="829" w:author="Gabriel Correa" w:date="2015-08-26T20:45:00Z">
        <w:r>
          <w:t>donde</w:t>
        </w:r>
      </w:ins>
      <w:ins w:id="830" w:author="Gabriel Correa" w:date="2015-08-26T20:02:00Z">
        <w:r w:rsidR="00D52236">
          <w:t xml:space="preserve"> </w:t>
        </w:r>
      </w:ins>
      <w:ins w:id="831" w:author="Gabriel Correa" w:date="2015-08-26T20:03:00Z">
        <w:r w:rsidR="00D52236">
          <w:t xml:space="preserve">las directivas no se encuentran destacadas de ninguna forma como </w:t>
        </w:r>
      </w:ins>
      <w:ins w:id="832" w:author="Gabriel Correa" w:date="2015-08-26T20:04:00Z">
        <w:r w:rsidR="00D52236">
          <w:t xml:space="preserve">lo muestra la </w:t>
        </w:r>
      </w:ins>
      <w:ins w:id="833" w:author="Gabriel Correa" w:date="2015-08-26T21:23:00Z">
        <w:r w:rsidR="00662412">
          <w:fldChar w:fldCharType="begin"/>
        </w:r>
        <w:r w:rsidR="00662412">
          <w:instrText xml:space="preserve"> REF _Ref428387532 \h </w:instrText>
        </w:r>
      </w:ins>
      <w:r w:rsidR="00662412">
        <w:fldChar w:fldCharType="separate"/>
      </w:r>
      <w:ins w:id="834" w:author="Gabriel Correa" w:date="2015-08-28T07:30:00Z">
        <w:r w:rsidR="00E54D64">
          <w:t xml:space="preserve">Imagen </w:t>
        </w:r>
        <w:r w:rsidR="00E54D64">
          <w:rPr>
            <w:noProof/>
          </w:rPr>
          <w:t>2</w:t>
        </w:r>
        <w:r w:rsidR="00E54D64">
          <w:t>.</w:t>
        </w:r>
        <w:r w:rsidR="00E54D64">
          <w:rPr>
            <w:noProof/>
          </w:rPr>
          <w:t>2</w:t>
        </w:r>
      </w:ins>
      <w:ins w:id="835" w:author="Gabriel Correa" w:date="2015-08-26T21:23:00Z">
        <w:r w:rsidR="00662412">
          <w:fldChar w:fldCharType="end"/>
        </w:r>
        <w:r w:rsidR="00662412">
          <w:t xml:space="preserve"> </w:t>
        </w:r>
      </w:ins>
      <w:ins w:id="836" w:author="Gabriel Correa" w:date="2015-08-26T20:29:00Z">
        <w:r w:rsidR="00DE22E0">
          <w:t>donde hay una instrucci</w:t>
        </w:r>
      </w:ins>
      <w:ins w:id="837" w:author="Gabriel Correa" w:date="2015-08-26T20:30:00Z">
        <w:r w:rsidR="00DE22E0">
          <w:t xml:space="preserve">ón importante </w:t>
        </w:r>
        <w:proofErr w:type="gramStart"/>
        <w:r w:rsidR="00DE22E0">
          <w:t>entremedio</w:t>
        </w:r>
        <w:proofErr w:type="gramEnd"/>
        <w:r w:rsidR="00DE22E0">
          <w:t xml:space="preserve"> de otras frases</w:t>
        </w:r>
      </w:ins>
      <w:ins w:id="838" w:author="Gabriel Correa" w:date="2015-08-26T20:04:00Z">
        <w:r>
          <w:t>.</w:t>
        </w:r>
      </w:ins>
      <w:ins w:id="839" w:author="Gabriel Correa" w:date="2015-08-26T20:47:00Z">
        <w:r w:rsidR="00D200B5">
          <w:t xml:space="preserve"> Todo esto se traduce a un probable aumento de errores de código, tiempo solucionando </w:t>
        </w:r>
        <w:r w:rsidR="00D200B5" w:rsidRPr="00D200B5">
          <w:rPr>
            <w:i/>
            <w:rPrChange w:id="840" w:author="Gabriel Correa" w:date="2015-08-26T20:49:00Z">
              <w:rPr/>
            </w:rPrChange>
          </w:rPr>
          <w:t>bugs</w:t>
        </w:r>
      </w:ins>
      <w:ins w:id="841" w:author="Gabriel Correa" w:date="2015-08-26T20:48:00Z">
        <w:r w:rsidR="00D200B5">
          <w:t xml:space="preserve"> y problemas de</w:t>
        </w:r>
      </w:ins>
      <w:ins w:id="842" w:author="Gabriel Correa" w:date="2015-08-26T20:47:00Z">
        <w:r w:rsidR="00D200B5">
          <w:t xml:space="preserve"> mantenimiento del c</w:t>
        </w:r>
      </w:ins>
      <w:ins w:id="843" w:author="Gabriel Correa" w:date="2015-08-26T20:48:00Z">
        <w:r w:rsidR="00D200B5">
          <w:t>ódigo</w:t>
        </w:r>
      </w:ins>
      <w:customXmlInsRangeStart w:id="844" w:author="Gabriel Correa" w:date="2015-08-26T21:11:00Z"/>
      <w:sdt>
        <w:sdtPr>
          <w:id w:val="-1966805320"/>
          <w:citation/>
        </w:sdtPr>
        <w:sdtContent>
          <w:customXmlInsRangeEnd w:id="844"/>
          <w:ins w:id="845" w:author="Gabriel Correa" w:date="2015-08-26T21:11:00Z">
            <w:r w:rsidR="00CD7C36">
              <w:fldChar w:fldCharType="begin"/>
            </w:r>
            <w:r w:rsidR="00CD7C36">
              <w:instrText xml:space="preserve"> CITATION UDe09_2 \l 13322 </w:instrText>
            </w:r>
          </w:ins>
          <w:r w:rsidR="00CD7C36">
            <w:fldChar w:fldCharType="separate"/>
          </w:r>
          <w:ins w:id="846" w:author="Gabriel Correa" w:date="2015-08-28T07:30:00Z">
            <w:r w:rsidR="00E54D64">
              <w:rPr>
                <w:noProof/>
              </w:rPr>
              <w:t xml:space="preserve"> [</w:t>
            </w:r>
            <w:r w:rsidR="00E54D64">
              <w:rPr>
                <w:noProof/>
              </w:rPr>
              <w:fldChar w:fldCharType="begin"/>
            </w:r>
            <w:r w:rsidR="00E54D64">
              <w:rPr>
                <w:noProof/>
              </w:rPr>
              <w:instrText xml:space="preserve"> HYPERLINK "" \l "UDe09_2" </w:instrText>
            </w:r>
            <w:r w:rsidR="00E54D64">
              <w:rPr>
                <w:noProof/>
              </w:rPr>
            </w:r>
            <w:r w:rsidR="00E54D64">
              <w:rPr>
                <w:noProof/>
              </w:rPr>
              <w:fldChar w:fldCharType="separate"/>
            </w:r>
            <w:r w:rsidR="00E54D64" w:rsidRPr="00E54D64">
              <w:rPr>
                <w:rStyle w:val="CodeUsercreatedCar"/>
                <w:noProof/>
                <w:shd w:val="clear" w:color="auto" w:fill="auto"/>
                <w:lang w:val="es-CL"/>
                <w:rPrChange w:id="847" w:author="Gabriel Correa" w:date="2015-08-28T07:30:00Z">
                  <w:rPr>
                    <w:rStyle w:val="CodeUsercreatedCar"/>
                  </w:rPr>
                </w:rPrChange>
              </w:rPr>
              <w:t>1</w:t>
            </w:r>
            <w:r w:rsidR="00E54D64">
              <w:rPr>
                <w:noProof/>
              </w:rPr>
              <w:fldChar w:fldCharType="end"/>
            </w:r>
            <w:r w:rsidR="00E54D64">
              <w:rPr>
                <w:noProof/>
              </w:rPr>
              <w:t>]</w:t>
            </w:r>
          </w:ins>
          <w:ins w:id="848" w:author="Gabriel Correa" w:date="2015-08-26T21:11:00Z">
            <w:r w:rsidR="00CD7C36">
              <w:fldChar w:fldCharType="end"/>
            </w:r>
          </w:ins>
          <w:customXmlInsRangeStart w:id="849" w:author="Gabriel Correa" w:date="2015-08-26T21:11:00Z"/>
        </w:sdtContent>
      </w:sdt>
      <w:customXmlInsRangeEnd w:id="849"/>
      <w:ins w:id="850" w:author="Gabriel Correa" w:date="2015-08-26T20:49:00Z">
        <w:r w:rsidR="00D200B5">
          <w:t>.</w:t>
        </w:r>
      </w:ins>
    </w:p>
    <w:p w:rsidR="00EC4FF7" w:rsidRDefault="00DE22E0">
      <w:pPr>
        <w:rPr>
          <w:ins w:id="851" w:author="Gabriel Correa" w:date="2015-08-26T21:15:00Z"/>
        </w:rPr>
        <w:pPrChange w:id="852" w:author="Gabriel Correa" w:date="2015-08-26T20:51:00Z">
          <w:pPr>
            <w:ind w:right="2246" w:firstLine="1134"/>
            <w:jc w:val="center"/>
          </w:pPr>
        </w:pPrChange>
      </w:pPr>
      <w:ins w:id="853" w:author="Gabriel Correa" w:date="2015-08-26T20:31:00Z">
        <w:r>
          <w:t xml:space="preserve">Este problema se presenta en mayor manera para un </w:t>
        </w:r>
      </w:ins>
      <w:ins w:id="854" w:author="Gabriel Correa" w:date="2015-08-26T20:32:00Z">
        <w:r>
          <w:t>desarrollador con prisa, o que no tiene el tiempo suficiente para conocer a fondo todas las librer</w:t>
        </w:r>
      </w:ins>
      <w:ins w:id="855" w:author="Gabriel Correa" w:date="2015-08-26T20:33:00Z">
        <w:r>
          <w:t xml:space="preserve">ías externas que </w:t>
        </w:r>
      </w:ins>
      <w:ins w:id="856" w:author="Gabriel Correa" w:date="2015-08-26T20:34:00Z">
        <w:r>
          <w:t xml:space="preserve">puede </w:t>
        </w:r>
      </w:ins>
      <w:ins w:id="857" w:author="Gabriel Correa" w:date="2015-08-26T20:33:00Z">
        <w:r>
          <w:t>es</w:t>
        </w:r>
      </w:ins>
      <w:ins w:id="858" w:author="Gabriel Correa" w:date="2015-08-26T20:34:00Z">
        <w:r>
          <w:t>tar</w:t>
        </w:r>
      </w:ins>
      <w:ins w:id="859" w:author="Gabriel Correa" w:date="2015-08-26T20:33:00Z">
        <w:r>
          <w:t xml:space="preserve"> </w:t>
        </w:r>
      </w:ins>
      <w:ins w:id="860" w:author="Gabriel Correa" w:date="2015-08-26T20:34:00Z">
        <w:r>
          <w:t>usando</w:t>
        </w:r>
      </w:ins>
      <w:ins w:id="861" w:author="Gabriel Correa" w:date="2015-08-26T20:32:00Z">
        <w:r>
          <w:t xml:space="preserve">. </w:t>
        </w:r>
      </w:ins>
      <w:ins w:id="862"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863" w:author="Gabriel Correa" w:date="2015-08-26T20:07:00Z">
        <w:r w:rsidR="00D52236">
          <w:t xml:space="preserve"> </w:t>
        </w:r>
      </w:ins>
      <w:ins w:id="864" w:author="Gabriel Correa" w:date="2015-08-26T20:26:00Z">
        <w:r w:rsidR="001263B6">
          <w:t>Puede ocurrir que u</w:t>
        </w:r>
      </w:ins>
      <w:ins w:id="865" w:author="Gabriel Correa" w:date="2015-08-26T20:25:00Z">
        <w:r w:rsidR="001263B6">
          <w:t>n desarrollador</w:t>
        </w:r>
      </w:ins>
      <w:ins w:id="866" w:author="Gabriel Correa" w:date="2015-08-26T20:07:00Z">
        <w:r w:rsidR="00D52236">
          <w:t xml:space="preserve"> </w:t>
        </w:r>
      </w:ins>
      <w:ins w:id="867" w:author="Gabriel Correa" w:date="2015-08-26T20:26:00Z">
        <w:r w:rsidR="001263B6">
          <w:t xml:space="preserve">no realice </w:t>
        </w:r>
      </w:ins>
      <w:ins w:id="868" w:author="Gabriel Correa" w:date="2015-08-26T20:07:00Z">
        <w:r w:rsidR="00D52236">
          <w:t xml:space="preserve">una lectura </w:t>
        </w:r>
      </w:ins>
      <w:ins w:id="869" w:author="Gabriel Correa" w:date="2015-08-26T20:27:00Z">
        <w:r w:rsidR="00A72318">
          <w:t xml:space="preserve">completa </w:t>
        </w:r>
      </w:ins>
      <w:ins w:id="870" w:author="Gabriel Correa" w:date="2015-08-26T20:07:00Z">
        <w:r w:rsidR="00D52236">
          <w:t>d</w:t>
        </w:r>
        <w:r w:rsidR="00A72318">
          <w:t xml:space="preserve">e </w:t>
        </w:r>
      </w:ins>
      <w:ins w:id="871" w:author="Gabriel Correa" w:date="2015-08-26T20:27:00Z">
        <w:r w:rsidR="00A72318">
          <w:t>la</w:t>
        </w:r>
      </w:ins>
      <w:ins w:id="872" w:author="Gabriel Correa" w:date="2015-08-26T20:07:00Z">
        <w:r w:rsidR="00D52236">
          <w:t xml:space="preserve"> documentación, más bien </w:t>
        </w:r>
      </w:ins>
      <w:ins w:id="873" w:author="Gabriel Correa" w:date="2015-08-26T20:27:00Z">
        <w:r w:rsidR="00A72318">
          <w:t>prefiriendo</w:t>
        </w:r>
      </w:ins>
      <w:ins w:id="874" w:author="Gabriel Correa" w:date="2015-08-26T20:07:00Z">
        <w:r w:rsidR="00A72318">
          <w:t xml:space="preserve"> revisar</w:t>
        </w:r>
      </w:ins>
      <w:ins w:id="875" w:author="Gabriel Correa" w:date="2015-08-26T20:28:00Z">
        <w:r w:rsidR="00A72318">
          <w:t xml:space="preserve">la </w:t>
        </w:r>
      </w:ins>
      <w:ins w:id="876" w:author="Gabriel Correa" w:date="2015-08-26T20:08:00Z">
        <w:r w:rsidR="00D52236">
          <w:t xml:space="preserve">cuando la </w:t>
        </w:r>
      </w:ins>
      <w:ins w:id="877" w:author="Gabriel Correa" w:date="2015-08-26T20:27:00Z">
        <w:r w:rsidR="00A72318">
          <w:t>necesit</w:t>
        </w:r>
      </w:ins>
      <w:ins w:id="878" w:author="Gabriel Correa" w:date="2015-08-26T20:28:00Z">
        <w:r w:rsidR="00A72318">
          <w:t>e</w:t>
        </w:r>
      </w:ins>
      <w:ins w:id="879" w:author="Gabriel Correa" w:date="2015-08-26T20:27:00Z">
        <w:r w:rsidR="00A72318">
          <w:t xml:space="preserve"> </w:t>
        </w:r>
      </w:ins>
      <w:ins w:id="880" w:author="Gabriel Correa" w:date="2015-08-26T20:08:00Z">
        <w:r w:rsidR="00D52236">
          <w:t xml:space="preserve">para </w:t>
        </w:r>
      </w:ins>
      <w:ins w:id="881" w:author="Gabriel Correa" w:date="2015-08-26T20:09:00Z">
        <w:r w:rsidR="00D52236">
          <w:t xml:space="preserve">comprender funcionalidades puntuales. Esto es referido </w:t>
        </w:r>
      </w:ins>
      <w:ins w:id="882" w:author="Gabriel Correa" w:date="2015-08-26T20:29:00Z">
        <w:r w:rsidR="00D50793">
          <w:t>de la forma</w:t>
        </w:r>
      </w:ins>
      <w:ins w:id="883" w:author="Gabriel Correa" w:date="2015-08-26T20:09:00Z">
        <w:r w:rsidR="00D52236">
          <w:t xml:space="preserve"> </w:t>
        </w:r>
        <w:r w:rsidR="00D52236" w:rsidRPr="000677EA">
          <w:rPr>
            <w:rStyle w:val="CitaCar"/>
            <w:rPrChange w:id="884" w:author="Gabriel Correa" w:date="2015-08-26T20:20:00Z">
              <w:rPr/>
            </w:rPrChange>
          </w:rPr>
          <w:t>‘</w:t>
        </w:r>
      </w:ins>
      <w:ins w:id="885" w:author="Gabriel Correa" w:date="2015-08-26T20:11:00Z">
        <w:r w:rsidR="00D52236" w:rsidRPr="000677EA">
          <w:rPr>
            <w:rStyle w:val="CitaCar"/>
            <w:rPrChange w:id="886" w:author="Gabriel Correa" w:date="2015-08-26T20:20:00Z">
              <w:rPr/>
            </w:rPrChange>
          </w:rPr>
          <w:t>explore documentation with an “as-needed” strategy</w:t>
        </w:r>
      </w:ins>
      <w:ins w:id="887" w:author="Gabriel Correa" w:date="2015-08-26T20:09:00Z">
        <w:r w:rsidR="00D52236" w:rsidRPr="000677EA">
          <w:rPr>
            <w:rStyle w:val="CitaCar"/>
            <w:rPrChange w:id="888" w:author="Gabriel Correa" w:date="2015-08-26T20:20:00Z">
              <w:rPr/>
            </w:rPrChange>
          </w:rPr>
          <w:t>’</w:t>
        </w:r>
      </w:ins>
      <w:ins w:id="889" w:author="Gabriel Correa" w:date="2015-08-26T20:12:00Z">
        <w:r w:rsidR="00363146" w:rsidRPr="000677EA">
          <w:rPr>
            <w:rStyle w:val="CitaCar"/>
            <w:rPrChange w:id="890" w:author="Gabriel Correa" w:date="2015-08-26T20:20:00Z">
              <w:rPr/>
            </w:rPrChange>
          </w:rPr>
          <w:t xml:space="preserve"> </w:t>
        </w:r>
        <w:r w:rsidR="00363146">
          <w:t xml:space="preserve">por </w:t>
        </w:r>
      </w:ins>
      <w:ins w:id="891" w:author="Gabriel Correa" w:date="2015-08-26T20:13:00Z">
        <w:r w:rsidR="00363146">
          <w:t xml:space="preserve">Soloway et al. </w:t>
        </w:r>
      </w:ins>
      <w:customXmlInsRangeStart w:id="892" w:author="Gabriel Correa" w:date="2015-08-26T20:18:00Z"/>
      <w:sdt>
        <w:sdtPr>
          <w:id w:val="-1448921319"/>
          <w:citation/>
        </w:sdtPr>
        <w:sdtContent>
          <w:customXmlInsRangeEnd w:id="892"/>
          <w:ins w:id="893" w:author="Gabriel Correa" w:date="2015-08-26T20:18:00Z">
            <w:r w:rsidR="00363146">
              <w:fldChar w:fldCharType="begin"/>
            </w:r>
            <w:r w:rsidR="00363146">
              <w:instrText xml:space="preserve"> CITATION ESo88 \l 13322 </w:instrText>
            </w:r>
          </w:ins>
          <w:r w:rsidR="00363146">
            <w:fldChar w:fldCharType="separate"/>
          </w:r>
          <w:ins w:id="894" w:author="Gabriel Correa" w:date="2015-08-28T07:30:00Z">
            <w:r w:rsidR="00E54D64">
              <w:rPr>
                <w:noProof/>
              </w:rPr>
              <w:t>[</w:t>
            </w:r>
            <w:r w:rsidR="00E54D64">
              <w:rPr>
                <w:noProof/>
              </w:rPr>
              <w:fldChar w:fldCharType="begin"/>
            </w:r>
            <w:r w:rsidR="00E54D64">
              <w:rPr>
                <w:noProof/>
              </w:rPr>
              <w:instrText xml:space="preserve"> HYPERLINK "" \l "ESo88" </w:instrText>
            </w:r>
            <w:r w:rsidR="00E54D64">
              <w:rPr>
                <w:noProof/>
              </w:rPr>
            </w:r>
            <w:r w:rsidR="00E54D64">
              <w:rPr>
                <w:noProof/>
              </w:rPr>
              <w:fldChar w:fldCharType="separate"/>
            </w:r>
            <w:r w:rsidR="00E54D64" w:rsidRPr="00E54D64">
              <w:rPr>
                <w:rStyle w:val="CodeUsercreatedCar"/>
                <w:noProof/>
                <w:shd w:val="clear" w:color="auto" w:fill="auto"/>
                <w:lang w:val="es-CL"/>
                <w:rPrChange w:id="895" w:author="Gabriel Correa" w:date="2015-08-28T07:30:00Z">
                  <w:rPr>
                    <w:rStyle w:val="CodeUsercreatedCar"/>
                  </w:rPr>
                </w:rPrChange>
              </w:rPr>
              <w:t>2</w:t>
            </w:r>
            <w:r w:rsidR="00E54D64">
              <w:rPr>
                <w:noProof/>
              </w:rPr>
              <w:fldChar w:fldCharType="end"/>
            </w:r>
            <w:r w:rsidR="00E54D64">
              <w:rPr>
                <w:noProof/>
              </w:rPr>
              <w:t>]</w:t>
            </w:r>
          </w:ins>
          <w:ins w:id="896" w:author="Gabriel Correa" w:date="2015-08-26T20:18:00Z">
            <w:r w:rsidR="00363146">
              <w:fldChar w:fldCharType="end"/>
            </w:r>
          </w:ins>
          <w:customXmlInsRangeStart w:id="897" w:author="Gabriel Correa" w:date="2015-08-26T20:18:00Z"/>
        </w:sdtContent>
      </w:sdt>
      <w:customXmlInsRangeEnd w:id="897"/>
    </w:p>
    <w:p w:rsidR="00BF56A9" w:rsidRDefault="00BF56A9">
      <w:pPr>
        <w:keepNext/>
        <w:jc w:val="center"/>
        <w:rPr>
          <w:ins w:id="898" w:author="Gabriel Correa" w:date="2015-08-26T21:21:00Z"/>
        </w:rPr>
        <w:pPrChange w:id="899" w:author="Gabriel Correa" w:date="2015-08-26T21:21:00Z">
          <w:pPr>
            <w:jc w:val="center"/>
          </w:pPr>
        </w:pPrChange>
      </w:pPr>
      <w:ins w:id="900" w:author="Gabriel Correa" w:date="2015-08-26T21:20:00Z">
        <w:r>
          <w:rPr>
            <w:noProof/>
          </w:rPr>
          <w:lastRenderedPageBreak/>
          <w:drawing>
            <wp:inline distT="0" distB="0" distL="0" distR="0" wp14:anchorId="58B53F3C" wp14:editId="3C47B5B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5">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901" w:author="Gabriel Correa" w:date="2015-08-26T21:15:00Z"/>
        </w:rPr>
        <w:pPrChange w:id="902" w:author="Gabriel Correa" w:date="2015-08-26T21:21:00Z">
          <w:pPr>
            <w:ind w:right="2246" w:firstLine="1134"/>
            <w:jc w:val="center"/>
          </w:pPr>
        </w:pPrChange>
      </w:pPr>
      <w:bookmarkStart w:id="903" w:name="_Ref428387532"/>
      <w:ins w:id="904" w:author="Gabriel Correa" w:date="2015-08-26T21:21:00Z">
        <w:r>
          <w:t xml:space="preserve">Imagen </w:t>
        </w:r>
      </w:ins>
      <w:ins w:id="905" w:author="Gabriel Correa" w:date="2015-08-28T07:37:00Z">
        <w:r w:rsidR="00E54D64">
          <w:fldChar w:fldCharType="begin"/>
        </w:r>
        <w:r w:rsidR="00E54D64">
          <w:instrText xml:space="preserve"> STYLEREF 1 \s </w:instrText>
        </w:r>
      </w:ins>
      <w:r w:rsidR="00E54D64">
        <w:fldChar w:fldCharType="separate"/>
      </w:r>
      <w:r w:rsidR="00E54D64">
        <w:rPr>
          <w:noProof/>
        </w:rPr>
        <w:t>2</w:t>
      </w:r>
      <w:ins w:id="906"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907" w:author="Gabriel Correa" w:date="2015-08-28T07:37:00Z">
        <w:r w:rsidR="00E54D64">
          <w:rPr>
            <w:noProof/>
          </w:rPr>
          <w:t>2</w:t>
        </w:r>
        <w:r w:rsidR="00E54D64">
          <w:fldChar w:fldCharType="end"/>
        </w:r>
      </w:ins>
      <w:bookmarkEnd w:id="903"/>
      <w:ins w:id="90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909" w:author="Gabriel Correa" w:date="2015-08-26T21:22:00Z">
        <w:r w:rsidR="009E5A63">
          <w:t xml:space="preserve"> pues</w:t>
        </w:r>
      </w:ins>
      <w:ins w:id="910" w:author="Gabriel Correa" w:date="2015-08-26T21:21:00Z">
        <w:r>
          <w:t xml:space="preserve"> </w:t>
        </w:r>
      </w:ins>
      <w:ins w:id="911" w:author="Gabriel Correa" w:date="2015-08-26T21:22:00Z">
        <w:r w:rsidR="009E5A63">
          <w:t>se encuentra al</w:t>
        </w:r>
      </w:ins>
      <w:ins w:id="912" w:author="Gabriel Correa" w:date="2015-08-26T21:21:00Z">
        <w:r w:rsidR="00662412">
          <w:t xml:space="preserve"> medio de un largo párrafo</w:t>
        </w:r>
      </w:ins>
      <w:ins w:id="913" w:author="Gabriel Correa" w:date="2015-08-26T21:24:00Z">
        <w:r w:rsidR="00662412">
          <w:t>.</w:t>
        </w:r>
        <w:r w:rsidR="00662412">
          <w:br/>
        </w:r>
        <w:r w:rsidR="00662412" w:rsidRPr="00662412">
          <w:rPr>
            <w:i/>
            <w:rPrChange w:id="914" w:author="Gabriel Correa" w:date="2015-08-26T21:25:00Z">
              <w:rPr/>
            </w:rPrChange>
          </w:rPr>
          <w:t>(</w:t>
        </w:r>
        <w:proofErr w:type="gramStart"/>
        <w:r w:rsidR="00662412" w:rsidRPr="00662412">
          <w:rPr>
            <w:i/>
            <w:rPrChange w:id="915" w:author="Gabriel Correa" w:date="2015-08-26T21:25:00Z">
              <w:rPr/>
            </w:rPrChange>
          </w:rPr>
          <w:t>en</w:t>
        </w:r>
        <w:proofErr w:type="gramEnd"/>
        <w:r w:rsidR="00662412" w:rsidRPr="00662412">
          <w:rPr>
            <w:i/>
            <w:rPrChange w:id="916" w:author="Gabriel Correa" w:date="2015-08-26T21:25:00Z">
              <w:rPr/>
            </w:rPrChange>
          </w:rPr>
          <w:t xml:space="preserve"> la documentación original la directiva no aparece destacada)</w:t>
        </w:r>
      </w:ins>
    </w:p>
    <w:p w:rsidR="00BF56A9" w:rsidRPr="00E02554" w:rsidDel="00DD6085" w:rsidRDefault="00BF56A9">
      <w:pPr>
        <w:rPr>
          <w:del w:id="917" w:author="Gabriel Correa" w:date="2015-08-27T12:45:00Z"/>
        </w:rPr>
        <w:pPrChange w:id="918" w:author="Gabriel Correa" w:date="2015-08-26T20:51:00Z">
          <w:pPr>
            <w:ind w:right="2246" w:firstLine="1134"/>
            <w:jc w:val="center"/>
          </w:pPr>
        </w:pPrChange>
      </w:pPr>
      <w:bookmarkStart w:id="919" w:name="_Toc428442996"/>
      <w:bookmarkStart w:id="920" w:name="_Toc428443072"/>
      <w:bookmarkStart w:id="921" w:name="_Toc428510349"/>
      <w:bookmarkEnd w:id="919"/>
      <w:bookmarkEnd w:id="920"/>
      <w:bookmarkEnd w:id="921"/>
    </w:p>
    <w:p w:rsidR="00EE2482" w:rsidDel="00F72467" w:rsidRDefault="00EE2482" w:rsidP="00EE2482">
      <w:pPr>
        <w:pStyle w:val="Ttulo2"/>
        <w:rPr>
          <w:del w:id="922" w:author="Gabriel Correa" w:date="2015-08-26T22:08:00Z"/>
        </w:rPr>
      </w:pPr>
      <w:bookmarkStart w:id="923" w:name="_Toc428510350"/>
      <w:r>
        <w:t>Una Solución</w:t>
      </w:r>
      <w:bookmarkEnd w:id="923"/>
    </w:p>
    <w:p w:rsidR="00EE2482" w:rsidRDefault="00EE2482">
      <w:pPr>
        <w:pStyle w:val="Ttulo2"/>
        <w:rPr>
          <w:ins w:id="924" w:author="Gabriel Correa" w:date="2015-08-26T21:46:00Z"/>
        </w:rPr>
        <w:pPrChange w:id="925" w:author="Gabriel Correa" w:date="2015-08-26T22:08:00Z">
          <w:pPr/>
        </w:pPrChange>
      </w:pPr>
      <w:del w:id="926" w:author="Gabriel Correa" w:date="2015-08-26T22:08:00Z">
        <w:r w:rsidRPr="00E02554" w:rsidDel="00F72467">
          <w:delText>[[</w:delText>
        </w:r>
      </w:del>
      <w:del w:id="927" w:author="Gabriel Correa" w:date="2015-08-26T22:07:00Z">
        <w:r w:rsidRPr="00E02554" w:rsidDel="00F72467">
          <w:delText>Hablar de destacar directivas y de la necesidad de mayor automatización pues la asignación manual de directivas es muy tedioso y toma mucho tiempo.]]</w:delText>
        </w:r>
      </w:del>
      <w:bookmarkStart w:id="928" w:name="_Toc428510351"/>
      <w:bookmarkEnd w:id="928"/>
    </w:p>
    <w:p w:rsidR="00391BB5" w:rsidRDefault="00391BB5" w:rsidP="00EE2482">
      <w:pPr>
        <w:rPr>
          <w:ins w:id="929" w:author="Gabriel Correa" w:date="2015-08-26T21:54:00Z"/>
        </w:rPr>
      </w:pPr>
      <w:ins w:id="930" w:author="Gabriel Correa" w:date="2015-08-26T21:47:00Z">
        <w:r>
          <w:t xml:space="preserve">Para ayudar a que las directivas sean más fácilmente detectables </w:t>
        </w:r>
      </w:ins>
      <w:ins w:id="931" w:author="Gabriel Correa" w:date="2015-08-26T21:49:00Z">
        <w:r>
          <w:t xml:space="preserve">se </w:t>
        </w:r>
      </w:ins>
      <w:ins w:id="932" w:author="Gabriel Correa" w:date="2015-08-26T21:48:00Z">
        <w:r>
          <w:t xml:space="preserve">podría obligar a seguir un </w:t>
        </w:r>
      </w:ins>
      <w:ins w:id="933" w:author="Gabriel Correa" w:date="2015-08-26T21:49:00Z">
        <w:r>
          <w:t xml:space="preserve">procedimiento estándar al </w:t>
        </w:r>
      </w:ins>
      <w:ins w:id="934" w:author="Gabriel Correa" w:date="2015-08-26T21:50:00Z">
        <w:r>
          <w:t>crear la documentación de una API o bien se podría destacar de alguna manera las directivas. La pr</w:t>
        </w:r>
      </w:ins>
      <w:ins w:id="935" w:author="Gabriel Correa" w:date="2015-08-26T21:51:00Z">
        <w:r>
          <w:t xml:space="preserve">imera opción probablemente tardaría años en adoptarse </w:t>
        </w:r>
      </w:ins>
      <w:ins w:id="936" w:author="Gabriel Correa" w:date="2015-08-26T21:52:00Z">
        <w:r>
          <w:t xml:space="preserve">y </w:t>
        </w:r>
      </w:ins>
      <w:ins w:id="937" w:author="Gabriel Correa" w:date="2015-08-26T21:53:00Z">
        <w:r>
          <w:t xml:space="preserve">puede ser complicado lograr que sea usado en todo proyecto de software. Por otra parte se pueden realizar esfuerzos para destacar </w:t>
        </w:r>
      </w:ins>
      <w:ins w:id="938" w:author="Gabriel Correa" w:date="2015-08-26T23:18:00Z">
        <w:r w:rsidR="00106B0C">
          <w:t xml:space="preserve">visualmente </w:t>
        </w:r>
      </w:ins>
      <w:ins w:id="939" w:author="Gabriel Correa" w:date="2015-08-26T21:53:00Z">
        <w:r w:rsidR="00106B0C">
          <w:t>las</w:t>
        </w:r>
      </w:ins>
      <w:ins w:id="940" w:author="Gabriel Correa" w:date="2015-08-26T23:18:00Z">
        <w:r w:rsidR="00106B0C">
          <w:t xml:space="preserve"> </w:t>
        </w:r>
      </w:ins>
      <w:ins w:id="941" w:author="Gabriel Correa" w:date="2015-08-26T21:53:00Z">
        <w:r>
          <w:t>directivas</w:t>
        </w:r>
      </w:ins>
      <w:ins w:id="942" w:author="Gabriel Correa" w:date="2015-08-26T21:54:00Z">
        <w:r>
          <w:t xml:space="preserve"> en la documentación.</w:t>
        </w:r>
      </w:ins>
    </w:p>
    <w:p w:rsidR="00391BB5" w:rsidRPr="00E02554" w:rsidRDefault="00D95285" w:rsidP="00EE2482">
      <w:ins w:id="943" w:author="Gabriel Correa" w:date="2015-08-26T21:59:00Z">
        <w:r>
          <w:t>Sin embargo para destacar las directivas primero es necesario detectar cuáles son las instrucciones importantes de la documentación. Sin embargo una librer</w:t>
        </w:r>
      </w:ins>
      <w:ins w:id="944" w:author="Gabriel Correa" w:date="2015-08-26T22:00:00Z">
        <w:r>
          <w:t xml:space="preserve">ía puede tener demasiados comentarios como para ser </w:t>
        </w:r>
      </w:ins>
      <w:ins w:id="945" w:author="Gabriel Correa" w:date="2015-08-26T22:01:00Z">
        <w:r>
          <w:t>revisados por una persona. Por ejemplo, Java tiene</w:t>
        </w:r>
      </w:ins>
      <w:ins w:id="946" w:author="Gabriel Correa" w:date="2015-08-26T22:03:00Z">
        <w:r>
          <w:t xml:space="preserve"> más de 4000 clases, cada una con varios métodos comentados.</w:t>
        </w:r>
      </w:ins>
      <w:ins w:id="947"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948" w:author="Gabriel Correa" w:date="2015-08-27T12:44:00Z">
        <w:r w:rsidR="00AE702C">
          <w:t>-</w:t>
        </w:r>
      </w:ins>
      <w:r w:rsidRPr="00E02554">
        <w:t xml:space="preserve">automática las directivas de API usando </w:t>
      </w:r>
      <w:ins w:id="949" w:author="Gabriel Correa" w:date="2015-08-26T22:06:00Z">
        <w:r w:rsidR="00D95285">
          <w:t xml:space="preserve">un clasificador entrenado por </w:t>
        </w:r>
      </w:ins>
      <w:del w:id="950" w:author="Gabriel Correa" w:date="2015-08-26T22:05:00Z">
        <w:r w:rsidRPr="00D95285" w:rsidDel="00D95285">
          <w:rPr>
            <w:i/>
            <w:rPrChange w:id="951" w:author="Gabriel Correa" w:date="2015-08-26T22:07:00Z">
              <w:rPr/>
            </w:rPrChange>
          </w:rPr>
          <w:delText xml:space="preserve">las herramientas de Text Mining y </w:delText>
        </w:r>
      </w:del>
      <w:r w:rsidRPr="00D95285">
        <w:rPr>
          <w:i/>
          <w:rPrChange w:id="952" w:author="Gabriel Correa" w:date="2015-08-26T22:07:00Z">
            <w:rPr/>
          </w:rPrChange>
        </w:rPr>
        <w:t>Machine Learning</w:t>
      </w:r>
      <w:ins w:id="953" w:author="Gabriel Correa" w:date="2015-08-26T22:07:00Z">
        <w:r w:rsidR="00D95285">
          <w:t xml:space="preserve"> y herramientas de </w:t>
        </w:r>
        <w:r w:rsidR="00D95285" w:rsidRPr="00D95285">
          <w:rPr>
            <w:i/>
            <w:rPrChange w:id="954" w:author="Gabriel Correa" w:date="2015-08-26T22:07:00Z">
              <w:rPr/>
            </w:rPrChange>
          </w:rPr>
          <w:t>Text Mining</w:t>
        </w:r>
      </w:ins>
      <w:r w:rsidRPr="00E02554">
        <w:t xml:space="preserve">, </w:t>
      </w:r>
      <w:del w:id="955" w:author="Gabriel Correa" w:date="2015-08-26T23:21:00Z">
        <w:r w:rsidRPr="00E02554" w:rsidDel="00106B0C">
          <w:delText xml:space="preserve">usando </w:delText>
        </w:r>
      </w:del>
      <w:ins w:id="956" w:author="Gabriel Correa" w:date="2015-08-26T23:21:00Z">
        <w:r w:rsidR="00106B0C">
          <w:t>aprendiendo de</w:t>
        </w:r>
        <w:r w:rsidR="00106B0C" w:rsidRPr="00E02554">
          <w:t xml:space="preserve"> </w:t>
        </w:r>
      </w:ins>
      <w:r w:rsidRPr="00E02554">
        <w:t xml:space="preserve">comentarios </w:t>
      </w:r>
      <w:del w:id="957" w:author="Gabriel Correa" w:date="2015-08-26T23:21:00Z">
        <w:r w:rsidRPr="00E02554" w:rsidDel="00E83290">
          <w:delText xml:space="preserve">reales </w:delText>
        </w:r>
      </w:del>
      <w:ins w:id="958" w:author="Gabriel Correa" w:date="2015-08-26T23:21:00Z">
        <w:r w:rsidR="00E83290">
          <w:t>en</w:t>
        </w:r>
        <w:r w:rsidR="00E83290" w:rsidRPr="00E02554">
          <w:t xml:space="preserve"> </w:t>
        </w:r>
      </w:ins>
      <w:r w:rsidRPr="00E02554">
        <w:t xml:space="preserve">de librerías API como </w:t>
      </w:r>
      <w:del w:id="959" w:author="Gabriel Correa" w:date="2015-08-26T22:07:00Z">
        <w:r w:rsidRPr="00E02554" w:rsidDel="00D95285">
          <w:delText xml:space="preserve">base </w:delText>
        </w:r>
      </w:del>
      <w:ins w:id="960" w:author="Gabriel Correa" w:date="2015-08-26T22:07:00Z">
        <w:r w:rsidR="00D95285">
          <w:t>fuente</w:t>
        </w:r>
      </w:ins>
      <w:del w:id="961" w:author="Gabriel Correa" w:date="2015-08-26T22:07:00Z">
        <w:r w:rsidRPr="00E02554" w:rsidDel="00D95285">
          <w:delText xml:space="preserve">y </w:delText>
        </w:r>
      </w:del>
      <w:del w:id="962" w:author="Gabriel Correa" w:date="2015-08-26T23:21:00Z">
        <w:r w:rsidRPr="00E02554" w:rsidDel="00106B0C">
          <w:delText>aprendizaje</w:delText>
        </w:r>
      </w:del>
      <w:r w:rsidRPr="00E02554">
        <w:t>.</w:t>
      </w:r>
      <w:ins w:id="963" w:author="Gabriel Correa" w:date="2015-08-26T23:24:00Z">
        <w:r w:rsidR="00F0680F">
          <w:t xml:space="preserve"> Es decir, un programa </w:t>
        </w:r>
      </w:ins>
      <w:ins w:id="964" w:author="Gabriel Correa" w:date="2015-08-28T05:19:00Z">
        <w:r w:rsidR="009E752B">
          <w:t xml:space="preserve">intentará </w:t>
        </w:r>
      </w:ins>
      <w:ins w:id="965" w:author="Gabriel Correa" w:date="2015-08-26T23:24:00Z">
        <w:r w:rsidR="00F0680F">
          <w:t>adivina</w:t>
        </w:r>
      </w:ins>
      <w:ins w:id="966" w:author="Gabriel Correa" w:date="2015-08-28T05:19:00Z">
        <w:r w:rsidR="009E752B">
          <w:t>r la</w:t>
        </w:r>
      </w:ins>
      <w:ins w:id="967" w:author="Gabriel Correa" w:date="2015-08-26T23:24:00Z">
        <w:r w:rsidR="00F0680F">
          <w:t xml:space="preserve"> mayor cantidad de directivas posibles y luego</w:t>
        </w:r>
      </w:ins>
      <w:ins w:id="968" w:author="Gabriel Correa" w:date="2015-08-28T05:20:00Z">
        <w:r w:rsidR="009E752B">
          <w:t>,</w:t>
        </w:r>
      </w:ins>
      <w:ins w:id="969" w:author="Gabriel Correa" w:date="2015-08-26T23:24:00Z">
        <w:r w:rsidR="00F0680F">
          <w:t xml:space="preserve"> opcionalmente</w:t>
        </w:r>
      </w:ins>
      <w:ins w:id="970" w:author="Gabriel Correa" w:date="2015-08-28T05:20:00Z">
        <w:r w:rsidR="009E752B">
          <w:t>,</w:t>
        </w:r>
      </w:ins>
      <w:ins w:id="971" w:author="Gabriel Correa" w:date="2015-08-26T23:24:00Z">
        <w:r w:rsidR="00F0680F">
          <w:t xml:space="preserve"> </w:t>
        </w:r>
      </w:ins>
      <w:ins w:id="972" w:author="Gabriel Correa" w:date="2015-08-26T23:25:00Z">
        <w:r w:rsidR="00924DD5">
          <w:t xml:space="preserve">se puede revisar de forma manual </w:t>
        </w:r>
      </w:ins>
      <w:ins w:id="973" w:author="Gabriel Correa" w:date="2015-08-28T05:20:00Z">
        <w:r w:rsidR="009E752B">
          <w:t xml:space="preserve">los resultados </w:t>
        </w:r>
      </w:ins>
      <w:ins w:id="974" w:author="Gabriel Correa" w:date="2015-08-26T23:26:00Z">
        <w:r w:rsidR="00924DD5">
          <w:t>para</w:t>
        </w:r>
      </w:ins>
      <w:ins w:id="975" w:author="Gabriel Correa" w:date="2015-08-26T23:25:00Z">
        <w:r w:rsidR="00924DD5">
          <w:t xml:space="preserve"> </w:t>
        </w:r>
      </w:ins>
      <w:ins w:id="976" w:author="Gabriel Correa" w:date="2015-08-26T23:26:00Z">
        <w:r w:rsidR="00924DD5">
          <w:t xml:space="preserve">corregir </w:t>
        </w:r>
      </w:ins>
      <w:ins w:id="977" w:author="Gabriel Correa" w:date="2015-08-26T23:25:00Z">
        <w:r w:rsidR="00924DD5">
          <w:t>errores</w:t>
        </w:r>
      </w:ins>
      <w:ins w:id="978" w:author="Gabriel Correa" w:date="2015-08-26T23:26:00Z">
        <w:r w:rsidR="00924DD5">
          <w:t>.</w:t>
        </w:r>
      </w:ins>
      <w:ins w:id="979" w:author="Gabriel Correa" w:date="2015-08-26T23:34:00Z">
        <w:r w:rsidR="00EE19DE" w:rsidRPr="00EE19DE">
          <w:t xml:space="preserve"> </w:t>
        </w:r>
        <w:r w:rsidR="00EE19DE" w:rsidRPr="00E02554">
          <w:t xml:space="preserve">La solución incluye </w:t>
        </w:r>
      </w:ins>
      <w:ins w:id="980" w:author="Gabriel Correa" w:date="2015-08-26T23:35:00Z">
        <w:r w:rsidR="00EE19DE">
          <w:t xml:space="preserve">el desarrollo de </w:t>
        </w:r>
      </w:ins>
      <w:ins w:id="981"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982" w:author="Gabriel Correa" w:date="2015-08-27T12:45:00Z"/>
        </w:rPr>
      </w:pPr>
      <w:del w:id="983" w:author="Gabriel Correa" w:date="2015-08-26T22:08:00Z">
        <w:r w:rsidRPr="00E02554" w:rsidDel="00F72467">
          <w:delText xml:space="preserve">Es </w:delText>
        </w:r>
      </w:del>
      <w:commentRangeStart w:id="984"/>
      <w:del w:id="985" w:author="Gabriel Correa" w:date="2015-08-26T23:22:00Z">
        <w:r w:rsidRPr="00E02554" w:rsidDel="00F0680F">
          <w:delText xml:space="preserve">posible que </w:delText>
        </w:r>
      </w:del>
      <w:ins w:id="986" w:author="Gabriel Correa" w:date="2015-08-26T23:22:00Z">
        <w:r w:rsidR="00F0680F">
          <w:t>U</w:t>
        </w:r>
      </w:ins>
      <w:del w:id="987" w:author="Gabriel Correa" w:date="2015-08-26T23:22:00Z">
        <w:r w:rsidRPr="00E02554" w:rsidDel="00F0680F">
          <w:delText>u</w:delText>
        </w:r>
      </w:del>
      <w:r w:rsidRPr="00E02554">
        <w:t xml:space="preserve">n programa </w:t>
      </w:r>
      <w:ins w:id="988" w:author="Gabriel Correa" w:date="2015-08-26T23:22:00Z">
        <w:r w:rsidR="00F0680F">
          <w:t xml:space="preserve">puede </w:t>
        </w:r>
      </w:ins>
      <w:r w:rsidRPr="00E02554">
        <w:t>aprend</w:t>
      </w:r>
      <w:ins w:id="989" w:author="Gabriel Correa" w:date="2015-08-26T23:22:00Z">
        <w:r w:rsidR="00F0680F">
          <w:t>er</w:t>
        </w:r>
      </w:ins>
      <w:del w:id="990" w:author="Gabriel Correa" w:date="2015-08-26T23:22:00Z">
        <w:r w:rsidRPr="00E02554" w:rsidDel="00F0680F">
          <w:delText>a</w:delText>
        </w:r>
      </w:del>
      <w:r w:rsidRPr="00E02554">
        <w:t xml:space="preserve"> a detectar directivas, la duda es ¿con cuánta eficacia o precisión lo hace?</w:t>
      </w:r>
      <w:commentRangeStart w:id="991"/>
      <w:r w:rsidRPr="00E02554">
        <w:t xml:space="preserve"> El rendimiento </w:t>
      </w:r>
      <w:del w:id="992" w:author="Gabriel Correa" w:date="2015-08-26T22:08:00Z">
        <w:r w:rsidRPr="00E02554" w:rsidDel="00F72467">
          <w:delText>de este método</w:delText>
        </w:r>
      </w:del>
      <w:ins w:id="993" w:author="Gabriel Correa" w:date="2015-08-26T22:08:00Z">
        <w:r w:rsidR="00F72467">
          <w:t>de estos clasificadores</w:t>
        </w:r>
      </w:ins>
      <w:r w:rsidRPr="00E02554">
        <w:t xml:space="preserve"> es medido en el presente trabajo </w:t>
      </w:r>
      <w:ins w:id="994" w:author="Gabriel Correa" w:date="2015-08-26T22:08:00Z">
        <w:r w:rsidR="00F72467">
          <w:t>a lo largo de</w:t>
        </w:r>
      </w:ins>
      <w:del w:id="995" w:author="Gabriel Correa" w:date="2015-08-26T22:08:00Z">
        <w:r w:rsidRPr="00E02554" w:rsidDel="00F72467">
          <w:delText>en</w:delText>
        </w:r>
      </w:del>
      <w:r w:rsidRPr="00E02554">
        <w:t xml:space="preserve"> una serie de experimentos </w:t>
      </w:r>
      <w:del w:id="996" w:author="Gabriel Correa" w:date="2015-08-26T22:08:00Z">
        <w:r w:rsidRPr="00E02554" w:rsidDel="00F72467">
          <w:delText xml:space="preserve">usando </w:delText>
        </w:r>
      </w:del>
      <w:ins w:id="997" w:author="Gabriel Correa" w:date="2015-08-26T22:08:00Z">
        <w:r w:rsidR="00F72467">
          <w:t xml:space="preserve">aplicando </w:t>
        </w:r>
      </w:ins>
      <w:r w:rsidRPr="00E02554">
        <w:t>Text Mining</w:t>
      </w:r>
      <w:ins w:id="998" w:author="Gabriel Correa" w:date="2015-08-26T22:09:00Z">
        <w:r w:rsidR="00F72467">
          <w:t>.</w:t>
        </w:r>
      </w:ins>
      <w:del w:id="999" w:author="Gabriel Correa" w:date="2015-08-26T22:09:00Z">
        <w:r w:rsidRPr="00E02554" w:rsidDel="00F72467">
          <w:delText>,</w:delText>
        </w:r>
      </w:del>
      <w:moveFromRangeStart w:id="1000" w:author="Gabriel Correa" w:date="2015-08-26T22:09:00Z" w:name="move428390299"/>
      <w:moveFrom w:id="1001"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991"/>
        <w:r w:rsidRPr="008D122B" w:rsidDel="00A639ED">
          <w:rPr>
            <w:rStyle w:val="Refdecomentario"/>
            <w:sz w:val="24"/>
          </w:rPr>
          <w:commentReference w:id="1002"/>
        </w:r>
      </w:moveFrom>
    </w:p>
    <w:p w:rsidR="001A06B9" w:rsidRPr="00E02554" w:rsidRDefault="001A06B9">
      <w:pPr>
        <w:rPr>
          <w:ins w:id="1003" w:author="Gabriel Correa" w:date="2015-08-27T12:45:00Z"/>
        </w:rPr>
      </w:pPr>
    </w:p>
    <w:moveFromRangeEnd w:id="1000"/>
    <w:p w:rsidR="009208B9" w:rsidRDefault="00EE2482" w:rsidP="00EE2482">
      <w:pPr>
        <w:rPr>
          <w:ins w:id="1004" w:author="Gabriel Correa" w:date="2015-08-26T18:08:00Z"/>
        </w:rPr>
      </w:pPr>
      <w:del w:id="1005" w:author="Gabriel Correa" w:date="2015-08-26T23:34:00Z">
        <w:r w:rsidRPr="00E02554" w:rsidDel="00EE19DE">
          <w:delText xml:space="preserve">La solución incluye </w:delText>
        </w:r>
      </w:del>
      <w:del w:id="1006" w:author="Gabriel Correa" w:date="2015-08-26T23:32:00Z">
        <w:r w:rsidRPr="00E02554" w:rsidDel="00EE19DE">
          <w:delText>un software</w:delText>
        </w:r>
      </w:del>
      <w:del w:id="1007"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984"/>
        <w:r w:rsidRPr="008D122B" w:rsidDel="00EE19DE">
          <w:rPr>
            <w:rStyle w:val="Refdecomentario"/>
            <w:sz w:val="24"/>
          </w:rPr>
          <w:commentReference w:id="984"/>
        </w:r>
      </w:del>
    </w:p>
    <w:p w:rsidR="009208B9" w:rsidRPr="00E02554" w:rsidDel="0037525B" w:rsidRDefault="009208B9" w:rsidP="00EE2482">
      <w:pPr>
        <w:rPr>
          <w:del w:id="1008" w:author="Gabriel Correa" w:date="2015-08-26T23:46:00Z"/>
        </w:rPr>
      </w:pPr>
      <w:bookmarkStart w:id="1009" w:name="_Toc428442999"/>
      <w:bookmarkStart w:id="1010" w:name="_Toc428443075"/>
      <w:bookmarkStart w:id="1011" w:name="_Toc428510352"/>
      <w:bookmarkEnd w:id="1009"/>
      <w:bookmarkEnd w:id="1010"/>
      <w:bookmarkEnd w:id="1011"/>
    </w:p>
    <w:p w:rsidR="00EE2482" w:rsidRDefault="00EE2482" w:rsidP="00EE2482">
      <w:pPr>
        <w:pStyle w:val="Ttulo2"/>
      </w:pPr>
      <w:bookmarkStart w:id="1012" w:name="_Toc428510353"/>
      <w:r>
        <w:t>Objetivos</w:t>
      </w:r>
      <w:bookmarkEnd w:id="1012"/>
    </w:p>
    <w:p w:rsidR="00B61C94" w:rsidRPr="00E02554" w:rsidDel="002C1870" w:rsidRDefault="00EE2482" w:rsidP="00EE2482">
      <w:pPr>
        <w:rPr>
          <w:del w:id="1013" w:author="Gabriel Correa" w:date="2015-08-27T12:20:00Z"/>
          <w:color w:val="808080" w:themeColor="background1" w:themeShade="80"/>
        </w:rPr>
      </w:pPr>
      <w:del w:id="1014" w:author="Gabriel Correa" w:date="2015-08-27T12:20:00Z">
        <w:r w:rsidRPr="00E02554" w:rsidDel="002C1870">
          <w:rPr>
            <w:color w:val="808080" w:themeColor="background1" w:themeShade="80"/>
          </w:rPr>
          <w:delText>(parte similar al informe de CC6908)</w:delText>
        </w:r>
        <w:bookmarkStart w:id="1015" w:name="_Toc428443001"/>
        <w:bookmarkStart w:id="1016" w:name="_Toc428443077"/>
        <w:bookmarkStart w:id="1017" w:name="_Toc428510354"/>
        <w:bookmarkEnd w:id="1015"/>
        <w:bookmarkEnd w:id="1016"/>
        <w:bookmarkEnd w:id="1017"/>
      </w:del>
    </w:p>
    <w:p w:rsidR="00EE2482" w:rsidRDefault="00EE2482" w:rsidP="00EE2482">
      <w:pPr>
        <w:pStyle w:val="Ttulo3"/>
        <w:rPr>
          <w:ins w:id="1018" w:author="Gabriel Correa" w:date="2015-08-27T11:22:00Z"/>
        </w:rPr>
      </w:pPr>
      <w:bookmarkStart w:id="1019" w:name="_Toc428510355"/>
      <w:r>
        <w:t>Objetivos Generales</w:t>
      </w:r>
      <w:bookmarkEnd w:id="1019"/>
    </w:p>
    <w:p w:rsidR="00B61C94" w:rsidRPr="008D122B" w:rsidRDefault="00B61C94">
      <w:pPr>
        <w:pPrChange w:id="1020" w:author="Gabriel Correa" w:date="2015-08-27T11:22:00Z">
          <w:pPr>
            <w:pStyle w:val="Ttulo3"/>
          </w:pPr>
        </w:pPrChange>
      </w:pPr>
      <w:ins w:id="1021" w:author="Gabriel Correa" w:date="2015-08-27T11:22:00Z">
        <w:r>
          <w:t xml:space="preserve">El objetivo general de este trabajo es </w:t>
        </w:r>
      </w:ins>
      <w:ins w:id="1022" w:author="Gabriel Correa" w:date="2015-08-27T11:29:00Z">
        <w:r w:rsidR="00854A2B">
          <w:t xml:space="preserve">diseñar </w:t>
        </w:r>
      </w:ins>
      <w:ins w:id="1023" w:author="Gabriel Correa" w:date="2015-08-27T11:36:00Z">
        <w:r w:rsidR="00854A2B">
          <w:t>e implementar</w:t>
        </w:r>
      </w:ins>
      <w:ins w:id="1024" w:author="Gabriel Correa" w:date="2015-08-27T11:26:00Z">
        <w:r>
          <w:t xml:space="preserve"> un sistema de detección semi-automático de directivas de API </w:t>
        </w:r>
      </w:ins>
      <w:ins w:id="1025" w:author="Gabriel Correa" w:date="2015-08-27T11:27:00Z">
        <w:r w:rsidR="00854A2B">
          <w:t xml:space="preserve">basado </w:t>
        </w:r>
      </w:ins>
      <w:ins w:id="1026" w:author="Gabriel Correa" w:date="2015-08-27T11:28:00Z">
        <w:r w:rsidR="00854A2B">
          <w:t>en la aplicación de Text Mining</w:t>
        </w:r>
      </w:ins>
      <w:ins w:id="1027" w:author="Gabriel Correa" w:date="2015-08-27T11:31:00Z">
        <w:r w:rsidR="00854A2B">
          <w:t xml:space="preserve">. </w:t>
        </w:r>
      </w:ins>
      <w:ins w:id="1028" w:author="Gabriel Correa" w:date="2015-08-27T11:33:00Z">
        <w:r w:rsidR="00854A2B">
          <w:t>Junto con esto,</w:t>
        </w:r>
      </w:ins>
      <w:ins w:id="1029" w:author="Gabriel Correa" w:date="2015-08-27T11:32:00Z">
        <w:r w:rsidR="00854A2B">
          <w:t xml:space="preserve"> realizar una </w:t>
        </w:r>
      </w:ins>
      <w:ins w:id="1030" w:author="Gabriel Correa" w:date="2015-08-27T11:34:00Z">
        <w:r w:rsidR="00854A2B">
          <w:t>búsqueda de los mejores algoritmos de Machine Learning para detectar directivas.</w:t>
        </w:r>
      </w:ins>
      <w:ins w:id="1031" w:author="Gabriel Correa" w:date="2015-08-27T11:35:00Z">
        <w:r w:rsidR="00854A2B">
          <w:tab/>
        </w:r>
      </w:ins>
      <w:ins w:id="1032" w:author="Gabriel Correa" w:date="2015-08-27T11:36:00Z">
        <w:r w:rsidR="00854A2B">
          <w:tab/>
        </w:r>
      </w:ins>
    </w:p>
    <w:p w:rsidR="00EE2482" w:rsidRDefault="00EE2482" w:rsidP="00EE2482">
      <w:pPr>
        <w:pStyle w:val="Ttulo3"/>
        <w:rPr>
          <w:ins w:id="1033" w:author="Gabriel Correa" w:date="2015-08-27T11:37:00Z"/>
        </w:rPr>
      </w:pPr>
      <w:bookmarkStart w:id="1034" w:name="_Toc428510356"/>
      <w:r>
        <w:t>Objetivos Específicos</w:t>
      </w:r>
      <w:bookmarkEnd w:id="1034"/>
    </w:p>
    <w:p w:rsidR="00854A2B" w:rsidRDefault="00D72C19">
      <w:pPr>
        <w:rPr>
          <w:ins w:id="1035" w:author="Gabriel Correa" w:date="2015-08-27T11:38:00Z"/>
        </w:rPr>
        <w:pPrChange w:id="1036" w:author="Gabriel Correa" w:date="2015-08-27T11:37:00Z">
          <w:pPr>
            <w:pStyle w:val="Ttulo3"/>
          </w:pPr>
        </w:pPrChange>
      </w:pPr>
      <w:ins w:id="1037" w:author="Gabriel Correa" w:date="2015-08-27T11:37:00Z">
        <w:r>
          <w:t xml:space="preserve">Los objetivos </w:t>
        </w:r>
      </w:ins>
      <w:ins w:id="1038" w:author="Gabriel Correa" w:date="2015-08-27T11:57:00Z">
        <w:r w:rsidR="00463B0D">
          <w:t>específicos</w:t>
        </w:r>
      </w:ins>
      <w:ins w:id="1039" w:author="Gabriel Correa" w:date="2015-08-27T11:38:00Z">
        <w:r>
          <w:t xml:space="preserve"> </w:t>
        </w:r>
      </w:ins>
      <w:ins w:id="1040" w:author="Gabriel Correa" w:date="2015-08-27T11:37:00Z">
        <w:r>
          <w:t>son l</w:t>
        </w:r>
      </w:ins>
      <w:ins w:id="1041" w:author="Gabriel Correa" w:date="2015-08-27T11:38:00Z">
        <w:r>
          <w:t>os siguientes:</w:t>
        </w:r>
      </w:ins>
    </w:p>
    <w:p w:rsidR="00D72C19" w:rsidRDefault="00D72C19">
      <w:pPr>
        <w:pStyle w:val="Prrafodelista"/>
        <w:numPr>
          <w:ilvl w:val="0"/>
          <w:numId w:val="47"/>
        </w:numPr>
        <w:rPr>
          <w:ins w:id="1042" w:author="Gabriel Correa" w:date="2015-08-27T11:45:00Z"/>
        </w:rPr>
        <w:pPrChange w:id="1043" w:author="Gabriel Correa" w:date="2015-08-27T11:54:00Z">
          <w:pPr>
            <w:pStyle w:val="Ttulo3"/>
          </w:pPr>
        </w:pPrChange>
      </w:pPr>
      <w:ins w:id="1044" w:author="Gabriel Correa" w:date="2015-08-27T11:41:00Z">
        <w:r>
          <w:t xml:space="preserve">Diseñar e implementar una aplicación que </w:t>
        </w:r>
      </w:ins>
      <w:ins w:id="1045" w:author="Gabriel Correa" w:date="2015-08-27T11:42:00Z">
        <w:r>
          <w:t xml:space="preserve">permita </w:t>
        </w:r>
      </w:ins>
      <w:ins w:id="1046" w:author="Gabriel Correa" w:date="2015-08-27T11:43:00Z">
        <w:r>
          <w:t>destacar manualmente las directivas de los comentarios de una API</w:t>
        </w:r>
      </w:ins>
      <w:ins w:id="1047" w:author="Gabriel Correa" w:date="2015-08-27T11:45:00Z">
        <w:r>
          <w:t>.</w:t>
        </w:r>
      </w:ins>
    </w:p>
    <w:p w:rsidR="00D72C19" w:rsidRDefault="00D72C19">
      <w:pPr>
        <w:pStyle w:val="Prrafodelista"/>
        <w:numPr>
          <w:ilvl w:val="0"/>
          <w:numId w:val="47"/>
        </w:numPr>
        <w:rPr>
          <w:ins w:id="1048" w:author="Gabriel Correa" w:date="2015-08-27T11:46:00Z"/>
        </w:rPr>
        <w:pPrChange w:id="1049" w:author="Gabriel Correa" w:date="2015-08-27T11:54:00Z">
          <w:pPr>
            <w:pStyle w:val="Ttulo3"/>
          </w:pPr>
        </w:pPrChange>
      </w:pPr>
      <w:ins w:id="1050" w:author="Gabriel Correa" w:date="2015-08-27T11:45:00Z">
        <w:r>
          <w:t>Realizar una revisión manual de comentarios de API para obtener datos con los cuales poder aplicar Text Mining</w:t>
        </w:r>
      </w:ins>
    </w:p>
    <w:p w:rsidR="00D72C19" w:rsidRDefault="00D72C19">
      <w:pPr>
        <w:pStyle w:val="Prrafodelista"/>
        <w:numPr>
          <w:ilvl w:val="0"/>
          <w:numId w:val="47"/>
        </w:numPr>
        <w:rPr>
          <w:ins w:id="1051" w:author="Gabriel Correa" w:date="2015-08-27T11:50:00Z"/>
        </w:rPr>
        <w:pPrChange w:id="1052" w:author="Gabriel Correa" w:date="2015-08-27T11:54:00Z">
          <w:pPr>
            <w:pStyle w:val="Ttulo3"/>
          </w:pPr>
        </w:pPrChange>
      </w:pPr>
      <w:ins w:id="1053" w:author="Gabriel Correa" w:date="2015-08-27T11:46:00Z">
        <w:r>
          <w:t xml:space="preserve">Investigar </w:t>
        </w:r>
      </w:ins>
      <w:ins w:id="1054" w:author="Gabriel Correa" w:date="2015-08-27T11:48:00Z">
        <w:r w:rsidR="00463B0D">
          <w:t xml:space="preserve">la capacidad </w:t>
        </w:r>
      </w:ins>
      <w:ins w:id="1055" w:author="Gabriel Correa" w:date="2015-08-27T11:49:00Z">
        <w:r w:rsidR="00463B0D">
          <w:t xml:space="preserve">que tienen algunos </w:t>
        </w:r>
      </w:ins>
      <w:ins w:id="1056" w:author="Gabriel Correa" w:date="2015-08-27T11:48:00Z">
        <w:r w:rsidR="00463B0D">
          <w:t>algoritmos de Machine Learning</w:t>
        </w:r>
      </w:ins>
      <w:ins w:id="1057" w:author="Gabriel Correa" w:date="2015-08-27T11:49:00Z">
        <w:r w:rsidR="00463B0D">
          <w:t xml:space="preserve"> para detectar automáticamente las directivas </w:t>
        </w:r>
      </w:ins>
      <w:ins w:id="1058" w:author="Gabriel Correa" w:date="2015-08-27T11:50:00Z">
        <w:r w:rsidR="00463B0D">
          <w:t>en los comentarios de API.</w:t>
        </w:r>
      </w:ins>
    </w:p>
    <w:p w:rsidR="00463B0D" w:rsidRPr="008D122B" w:rsidRDefault="00463B0D">
      <w:pPr>
        <w:pStyle w:val="Prrafodelista"/>
        <w:numPr>
          <w:ilvl w:val="0"/>
          <w:numId w:val="47"/>
        </w:numPr>
        <w:pPrChange w:id="1059" w:author="Gabriel Correa" w:date="2015-08-27T11:54:00Z">
          <w:pPr>
            <w:pStyle w:val="Ttulo3"/>
          </w:pPr>
        </w:pPrChange>
      </w:pPr>
      <w:ins w:id="1060" w:author="Gabriel Correa" w:date="2015-08-27T11:50:00Z">
        <w:r>
          <w:t xml:space="preserve">Agregar </w:t>
        </w:r>
      </w:ins>
      <w:ins w:id="1061" w:author="Gabriel Correa" w:date="2015-08-27T11:51:00Z">
        <w:r>
          <w:t xml:space="preserve">a la aplicación </w:t>
        </w:r>
      </w:ins>
      <w:ins w:id="1062" w:author="Gabriel Correa" w:date="2015-08-27T11:52:00Z">
        <w:r>
          <w:t xml:space="preserve">implementada que destaca directivas </w:t>
        </w:r>
      </w:ins>
      <w:ins w:id="1063" w:author="Gabriel Correa" w:date="2015-08-27T11:53:00Z">
        <w:r>
          <w:t>un componente de detección automática de directivas de API.</w:t>
        </w:r>
      </w:ins>
    </w:p>
    <w:p w:rsidR="00DD6085" w:rsidRDefault="00DD6085">
      <w:pPr>
        <w:spacing w:after="200" w:line="276" w:lineRule="auto"/>
        <w:jc w:val="left"/>
        <w:rPr>
          <w:ins w:id="1064" w:author="Gabriel Correa" w:date="2015-08-27T12:44:00Z"/>
          <w:rFonts w:eastAsiaTheme="majorEastAsia" w:cstheme="majorBidi"/>
          <w:b/>
          <w:bCs/>
          <w:color w:val="365F91" w:themeColor="accent1" w:themeShade="BF"/>
          <w:sz w:val="28"/>
          <w:szCs w:val="28"/>
        </w:rPr>
      </w:pPr>
      <w:ins w:id="1065" w:author="Gabriel Correa" w:date="2015-08-27T12:44:00Z">
        <w:r>
          <w:br w:type="page"/>
        </w:r>
      </w:ins>
    </w:p>
    <w:p w:rsidR="00EE2482" w:rsidDel="0025099C" w:rsidRDefault="00EE2482" w:rsidP="00EE2482">
      <w:pPr>
        <w:pStyle w:val="Ttulo3"/>
        <w:rPr>
          <w:del w:id="1066" w:author="Gabriel Correa" w:date="2015-08-27T12:41:00Z"/>
        </w:rPr>
      </w:pPr>
      <w:del w:id="1067" w:author="Gabriel Correa" w:date="2015-08-27T12:41:00Z">
        <w:r w:rsidDel="0025099C">
          <w:lastRenderedPageBreak/>
          <w:delText>Metodología</w:delText>
        </w:r>
        <w:bookmarkStart w:id="1068" w:name="_Toc428443004"/>
        <w:bookmarkStart w:id="1069" w:name="_Toc428443080"/>
        <w:bookmarkStart w:id="1070" w:name="_Toc428510357"/>
        <w:bookmarkEnd w:id="1068"/>
        <w:bookmarkEnd w:id="1069"/>
        <w:bookmarkEnd w:id="1070"/>
      </w:del>
    </w:p>
    <w:p w:rsidR="00EE2482" w:rsidRDefault="00EE2482" w:rsidP="00EE2482">
      <w:pPr>
        <w:pStyle w:val="Ttulo1"/>
      </w:pPr>
      <w:bookmarkStart w:id="1071" w:name="_Toc428510358"/>
      <w:r>
        <w:t>Marco teórico y trabajos anteriores</w:t>
      </w:r>
      <w:bookmarkEnd w:id="1071"/>
    </w:p>
    <w:p w:rsidR="00EE2482" w:rsidDel="004C54E8" w:rsidRDefault="00EE2482" w:rsidP="00EE2482">
      <w:pPr>
        <w:pStyle w:val="Ttulo2"/>
        <w:rPr>
          <w:del w:id="1072" w:author="Gabriel Correa" w:date="2015-08-27T20:09:00Z"/>
        </w:rPr>
      </w:pPr>
      <w:del w:id="1073" w:author="Gabriel Correa" w:date="2015-08-27T20:09:00Z">
        <w:r w:rsidDel="004C54E8">
          <w:delText>Importancia de comentarios en API y código fuente</w:delText>
        </w:r>
        <w:bookmarkStart w:id="1074" w:name="_Toc428510359"/>
        <w:bookmarkEnd w:id="1074"/>
      </w:del>
    </w:p>
    <w:p w:rsidR="00EE2482" w:rsidDel="004C54E8" w:rsidRDefault="00EE2482" w:rsidP="00EE2482">
      <w:pPr>
        <w:pStyle w:val="Prrafodelista"/>
        <w:numPr>
          <w:ilvl w:val="0"/>
          <w:numId w:val="17"/>
        </w:numPr>
        <w:rPr>
          <w:del w:id="1075" w:author="Gabriel Correa" w:date="2015-08-27T20:09:00Z"/>
        </w:rPr>
      </w:pPr>
      <w:del w:id="1076" w:author="Gabriel Correa" w:date="2015-08-27T20:09:00Z">
        <w:r w:rsidDel="004C54E8">
          <w:delText>% de comentarios en código fuente</w:delText>
        </w:r>
        <w:bookmarkStart w:id="1077" w:name="_Toc428510360"/>
        <w:bookmarkEnd w:id="1077"/>
      </w:del>
    </w:p>
    <w:p w:rsidR="00EE2482" w:rsidRPr="003D0E42" w:rsidDel="004C54E8" w:rsidRDefault="00EE2482" w:rsidP="00EE2482">
      <w:pPr>
        <w:pStyle w:val="Prrafodelista"/>
        <w:numPr>
          <w:ilvl w:val="0"/>
          <w:numId w:val="17"/>
        </w:numPr>
        <w:rPr>
          <w:del w:id="1078" w:author="Gabriel Correa" w:date="2015-08-27T20:09:00Z"/>
        </w:rPr>
      </w:pPr>
      <w:del w:id="1079" w:author="Gabriel Correa" w:date="2015-08-27T20:09:00Z">
        <w:r w:rsidDel="004C54E8">
          <w:delText>Trabajos pasados que apoyan la inclusión de comentarios para ayudar a desarrolladores</w:delText>
        </w:r>
        <w:bookmarkStart w:id="1080" w:name="_Toc428510361"/>
        <w:bookmarkEnd w:id="1080"/>
      </w:del>
    </w:p>
    <w:p w:rsidR="00EE2482" w:rsidRDefault="00EE2482" w:rsidP="00EE2482">
      <w:pPr>
        <w:pStyle w:val="Ttulo2"/>
      </w:pPr>
      <w:bookmarkStart w:id="1081" w:name="_Toc428510362"/>
      <w:r>
        <w:t>Destacación de directivas en API</w:t>
      </w:r>
      <w:bookmarkEnd w:id="1081"/>
    </w:p>
    <w:p w:rsidR="00EE2482" w:rsidDel="00EC0283" w:rsidRDefault="00EE2482" w:rsidP="00EE2482">
      <w:pPr>
        <w:pStyle w:val="Ttulo3"/>
        <w:rPr>
          <w:del w:id="1082" w:author="Gabriel Correa" w:date="2015-08-28T07:22:00Z"/>
        </w:rPr>
      </w:pPr>
      <w:del w:id="1083" w:author="Gabriel Correa" w:date="2015-08-28T07:22:00Z">
        <w:r w:rsidDel="00EC0283">
          <w:delText>Problema: Las directivas pueden pasar desapercibidas</w:delText>
        </w:r>
        <w:bookmarkStart w:id="1084" w:name="_Toc428510363"/>
        <w:bookmarkEnd w:id="1084"/>
      </w:del>
    </w:p>
    <w:p w:rsidR="00EE2482" w:rsidRPr="003D0E42" w:rsidDel="00EC0283" w:rsidRDefault="00EE2482" w:rsidP="00EE2482">
      <w:pPr>
        <w:pStyle w:val="Prrafodelista"/>
        <w:numPr>
          <w:ilvl w:val="0"/>
          <w:numId w:val="20"/>
        </w:numPr>
        <w:rPr>
          <w:del w:id="1085" w:author="Gabriel Correa" w:date="2015-08-28T07:22:00Z"/>
        </w:rPr>
      </w:pPr>
      <w:del w:id="1086" w:author="Gabriel Correa" w:date="2015-08-28T07:22:00Z">
        <w:r w:rsidDel="00EC0283">
          <w:delText>Mostrar ejemplos de directivas no vistas</w:delText>
        </w:r>
        <w:bookmarkStart w:id="1087" w:name="_Toc428510364"/>
        <w:bookmarkEnd w:id="1087"/>
      </w:del>
    </w:p>
    <w:p w:rsidR="00EE2482" w:rsidRDefault="00EE2482" w:rsidP="00EE2482">
      <w:pPr>
        <w:pStyle w:val="Ttulo3"/>
      </w:pPr>
      <w:bookmarkStart w:id="1088" w:name="_Toc428510365"/>
      <w:r>
        <w:t>Syntax highlighting en editores de texto</w:t>
      </w:r>
      <w:bookmarkEnd w:id="1088"/>
    </w:p>
    <w:p w:rsidR="00EE2482" w:rsidDel="002D4886" w:rsidRDefault="00EE2482" w:rsidP="00EE2482">
      <w:pPr>
        <w:pStyle w:val="Prrafodelista"/>
        <w:numPr>
          <w:ilvl w:val="0"/>
          <w:numId w:val="20"/>
        </w:numPr>
        <w:rPr>
          <w:del w:id="1089" w:author="Gabriel Correa" w:date="2015-08-27T16:50:00Z"/>
        </w:rPr>
      </w:pPr>
      <w:del w:id="1090"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1091" w:author="Gabriel Correa" w:date="2015-08-27T16:23:00Z"/>
        </w:rPr>
        <w:pPrChange w:id="1092" w:author="Gabriel Correa" w:date="2015-08-27T16:19:00Z">
          <w:pPr>
            <w:pStyle w:val="Prrafodelista"/>
            <w:numPr>
              <w:numId w:val="20"/>
            </w:numPr>
            <w:ind w:hanging="360"/>
          </w:pPr>
        </w:pPrChange>
      </w:pPr>
      <w:del w:id="1093" w:author="Gabriel Correa" w:date="2015-08-27T16:50:00Z">
        <w:r w:rsidDel="002D4886">
          <w:delText>Mostrar imágenes de la prueba realizada en sublime text</w:delText>
        </w:r>
      </w:del>
      <w:ins w:id="1094" w:author="Gabriel Correa" w:date="2015-08-27T16:19:00Z">
        <w:r w:rsidR="00B25246">
          <w:t xml:space="preserve">Para destacar directivas de API hay que considerar que hay </w:t>
        </w:r>
      </w:ins>
      <w:ins w:id="1095" w:author="Gabriel Correa" w:date="2015-08-27T16:20:00Z">
        <w:r w:rsidR="00B25246">
          <w:t>principalmente dos lugares donde la documentación es revisada: en el código fuente</w:t>
        </w:r>
      </w:ins>
      <w:ins w:id="1096" w:author="Gabriel Correa" w:date="2015-08-27T16:21:00Z">
        <w:r w:rsidR="00B25246">
          <w:t xml:space="preserve"> </w:t>
        </w:r>
      </w:ins>
      <w:ins w:id="1097" w:author="Gabriel Correa" w:date="2015-08-27T16:20:00Z">
        <w:r w:rsidR="00B25246">
          <w:t xml:space="preserve">y </w:t>
        </w:r>
      </w:ins>
      <w:ins w:id="1098" w:author="Gabriel Correa" w:date="2015-08-27T16:21:00Z">
        <w:r w:rsidR="00B25246">
          <w:t xml:space="preserve">por otra parte </w:t>
        </w:r>
      </w:ins>
      <w:ins w:id="1099" w:author="Gabriel Correa" w:date="2015-08-27T16:20:00Z">
        <w:r w:rsidR="00B25246">
          <w:t>en páginas web</w:t>
        </w:r>
      </w:ins>
      <w:ins w:id="1100" w:author="Gabriel Correa" w:date="2015-08-27T16:21:00Z">
        <w:r w:rsidR="00B25246">
          <w:t xml:space="preserve"> donde suele publicarse una documentación </w:t>
        </w:r>
      </w:ins>
      <w:ins w:id="1101" w:author="Gabriel Correa" w:date="2015-08-27T16:22:00Z">
        <w:r w:rsidR="008B18AE">
          <w:t>oficial</w:t>
        </w:r>
      </w:ins>
      <w:ins w:id="1102" w:author="Gabriel Correa" w:date="2015-08-27T16:21:00Z">
        <w:r w:rsidR="00B25246">
          <w:t>.</w:t>
        </w:r>
      </w:ins>
    </w:p>
    <w:p w:rsidR="00126808" w:rsidRDefault="00126808">
      <w:pPr>
        <w:rPr>
          <w:ins w:id="1103" w:author="Gabriel Correa" w:date="2015-08-27T16:31:00Z"/>
        </w:rPr>
        <w:pPrChange w:id="1104" w:author="Gabriel Correa" w:date="2015-08-27T16:19:00Z">
          <w:pPr>
            <w:pStyle w:val="Prrafodelista"/>
            <w:numPr>
              <w:numId w:val="20"/>
            </w:numPr>
            <w:ind w:hanging="360"/>
          </w:pPr>
        </w:pPrChange>
      </w:pPr>
      <w:ins w:id="1105"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1106" w:author="Gabriel Correa" w:date="2015-08-27T16:24:00Z">
        <w:r>
          <w:t xml:space="preserve">común </w:t>
        </w:r>
      </w:ins>
      <w:ins w:id="1107" w:author="Gabriel Correa" w:date="2015-08-27T16:23:00Z">
        <w:r>
          <w:t>que usan los editores de texto para</w:t>
        </w:r>
      </w:ins>
      <w:ins w:id="1108" w:author="Gabriel Correa" w:date="2015-08-27T16:25:00Z">
        <w:r>
          <w:t xml:space="preserve"> darle formato a algunas partes del código, como color de fuente o color de fondo. Lo m</w:t>
        </w:r>
      </w:ins>
      <w:ins w:id="1109" w:author="Gabriel Correa" w:date="2015-08-27T16:26:00Z">
        <w:r>
          <w:t xml:space="preserve">ás común es usarlo para colorear </w:t>
        </w:r>
      </w:ins>
      <w:ins w:id="1110" w:author="Gabriel Correa" w:date="2015-08-27T16:27:00Z">
        <w:r>
          <w:t xml:space="preserve">el texto </w:t>
        </w:r>
      </w:ins>
      <w:ins w:id="1111" w:author="Gabriel Correa" w:date="2015-08-27T16:26:00Z">
        <w:r>
          <w:t xml:space="preserve">de </w:t>
        </w:r>
      </w:ins>
      <w:ins w:id="1112" w:author="Gabriel Correa" w:date="2015-08-27T16:27:00Z">
        <w:r>
          <w:t>variables</w:t>
        </w:r>
      </w:ins>
      <w:ins w:id="1113" w:author="Gabriel Correa" w:date="2015-08-27T16:26:00Z">
        <w:r>
          <w:t>, funciones</w:t>
        </w:r>
      </w:ins>
      <w:ins w:id="1114" w:author="Gabriel Correa" w:date="2015-08-27T16:29:00Z">
        <w:r>
          <w:t xml:space="preserve"> y</w:t>
        </w:r>
      </w:ins>
      <w:ins w:id="1115" w:author="Gabriel Correa" w:date="2015-08-27T16:26:00Z">
        <w:r>
          <w:t xml:space="preserve"> </w:t>
        </w:r>
      </w:ins>
      <w:ins w:id="1116" w:author="Gabriel Correa" w:date="2015-08-27T16:27:00Z">
        <w:r>
          <w:t>palabras reservadas del lenguaje de programaci</w:t>
        </w:r>
      </w:ins>
      <w:ins w:id="1117" w:author="Gabriel Correa" w:date="2015-08-27T16:28:00Z">
        <w:r>
          <w:t>ón</w:t>
        </w:r>
      </w:ins>
      <w:ins w:id="1118" w:author="Gabriel Correa" w:date="2015-08-27T16:29:00Z">
        <w:r>
          <w:t>,</w:t>
        </w:r>
      </w:ins>
      <w:ins w:id="1119" w:author="Gabriel Correa" w:date="2015-08-27T16:28:00Z">
        <w:r>
          <w:t xml:space="preserve"> cad</w:t>
        </w:r>
        <w:r w:rsidR="006B6EFE">
          <w:t>a uno con diferentes colores. E</w:t>
        </w:r>
      </w:ins>
      <w:ins w:id="1120" w:author="Gabriel Correa" w:date="2015-08-27T16:29:00Z">
        <w:r w:rsidR="006B6EFE">
          <w:t>l</w:t>
        </w:r>
      </w:ins>
      <w:ins w:id="1121" w:author="Gabriel Correa" w:date="2015-08-27T16:28:00Z">
        <w:r>
          <w:t xml:space="preserve"> mismo mecanismo puede permitir d</w:t>
        </w:r>
        <w:r w:rsidR="006B6EFE">
          <w:t xml:space="preserve">estacar </w:t>
        </w:r>
        <w:r>
          <w:t>directivas</w:t>
        </w:r>
      </w:ins>
      <w:ins w:id="1122" w:author="Gabriel Correa" w:date="2015-08-27T16:30:00Z">
        <w:r w:rsidR="006B6EFE">
          <w:t>.</w:t>
        </w:r>
      </w:ins>
    </w:p>
    <w:p w:rsidR="006B6EFE" w:rsidRPr="00CD3F5B" w:rsidRDefault="006B6EFE">
      <w:pPr>
        <w:rPr>
          <w:ins w:id="1123" w:author="Gabriel Correa" w:date="2015-08-27T16:32:00Z"/>
        </w:rPr>
        <w:pPrChange w:id="1124" w:author="Gabriel Correa" w:date="2015-08-27T16:19:00Z">
          <w:pPr>
            <w:pStyle w:val="Prrafodelista"/>
            <w:numPr>
              <w:numId w:val="20"/>
            </w:numPr>
            <w:ind w:hanging="360"/>
          </w:pPr>
        </w:pPrChange>
      </w:pPr>
      <w:ins w:id="1125" w:author="Gabriel Correa" w:date="2015-08-27T16:31:00Z">
        <w:r>
          <w:t>La</w:t>
        </w:r>
      </w:ins>
      <w:ins w:id="1126" w:author="Gabriel Correa" w:date="2015-08-27T16:44:00Z">
        <w:r w:rsidR="00B35DD7">
          <w:t xml:space="preserve"> </w:t>
        </w:r>
      </w:ins>
      <w:ins w:id="1127" w:author="Gabriel Correa" w:date="2015-08-27T16:49:00Z">
        <w:r w:rsidR="004416EB">
          <w:fldChar w:fldCharType="begin"/>
        </w:r>
        <w:r w:rsidR="004416EB">
          <w:instrText xml:space="preserve"> REF _Ref428457483 \h </w:instrText>
        </w:r>
      </w:ins>
      <w:r w:rsidR="004416EB">
        <w:fldChar w:fldCharType="separate"/>
      </w:r>
      <w:ins w:id="1128" w:author="Gabriel Correa" w:date="2015-08-28T07:30:00Z">
        <w:r w:rsidR="00E54D64">
          <w:t xml:space="preserve">Imagen </w:t>
        </w:r>
        <w:r w:rsidR="00E54D64">
          <w:rPr>
            <w:noProof/>
          </w:rPr>
          <w:t>3</w:t>
        </w:r>
        <w:r w:rsidR="00E54D64">
          <w:t>.</w:t>
        </w:r>
        <w:r w:rsidR="00E54D64">
          <w:rPr>
            <w:noProof/>
          </w:rPr>
          <w:t>1</w:t>
        </w:r>
      </w:ins>
      <w:ins w:id="1129" w:author="Gabriel Correa" w:date="2015-08-27T16:49:00Z">
        <w:r w:rsidR="004416EB">
          <w:fldChar w:fldCharType="end"/>
        </w:r>
      </w:ins>
      <w:ins w:id="1130" w:author="Gabriel Correa" w:date="2015-08-27T16:44:00Z">
        <w:r w:rsidR="00B35DD7">
          <w:t xml:space="preserve"> </w:t>
        </w:r>
      </w:ins>
      <w:ins w:id="1131" w:author="Gabriel Correa" w:date="2015-08-27T16:31:00Z">
        <w:r>
          <w:t xml:space="preserve">muestra un ejemplo de prueba realizado </w:t>
        </w:r>
      </w:ins>
      <w:ins w:id="1132" w:author="Gabriel Correa" w:date="2015-08-27T16:53:00Z">
        <w:r w:rsidR="00636AAC">
          <w:t xml:space="preserve">durante este trabajo </w:t>
        </w:r>
      </w:ins>
      <w:ins w:id="1133" w:author="Gabriel Correa" w:date="2015-08-27T16:52:00Z">
        <w:r w:rsidR="00636AAC">
          <w:t>en</w:t>
        </w:r>
      </w:ins>
      <w:ins w:id="1134" w:author="Gabriel Correa" w:date="2015-08-27T16:53:00Z">
        <w:r w:rsidR="00636AAC">
          <w:t xml:space="preserve"> el editor de texto</w:t>
        </w:r>
      </w:ins>
      <w:ins w:id="1135" w:author="Gabriel Correa" w:date="2015-08-27T16:52:00Z">
        <w:r w:rsidR="00636AAC">
          <w:t xml:space="preserve"> Sublime Text </w:t>
        </w:r>
      </w:ins>
      <w:ins w:id="1136" w:author="Gabriel Correa" w:date="2015-08-27T16:53:00Z">
        <w:r w:rsidR="00636AAC">
          <w:t xml:space="preserve">con el fin de </w:t>
        </w:r>
      </w:ins>
      <w:ins w:id="1137" w:author="Gabriel Correa" w:date="2015-08-27T16:31:00Z">
        <w:r>
          <w:t xml:space="preserve">comprobar si esto era posible de realizar. </w:t>
        </w:r>
      </w:ins>
      <w:ins w:id="1138" w:author="Gabriel Correa" w:date="2015-08-27T16:37:00Z">
        <w:r w:rsidR="00CD3F5B">
          <w:t xml:space="preserve">El editor de texto quedó programado para destacar una línea completa cuando encontrase </w:t>
        </w:r>
      </w:ins>
      <w:ins w:id="1139" w:author="Gabriel Correa" w:date="2015-08-27T16:38:00Z">
        <w:r w:rsidR="00CD3F5B">
          <w:t xml:space="preserve">la expresión </w:t>
        </w:r>
      </w:ins>
      <w:ins w:id="1140" w:author="Gabriel Correa" w:date="2015-08-27T16:37:00Z">
        <w:r w:rsidR="00CD3F5B">
          <w:t>‘</w:t>
        </w:r>
      </w:ins>
      <w:ins w:id="1141" w:author="Gabriel Correa" w:date="2015-08-27T16:38:00Z">
        <w:r w:rsidR="00CD3F5B">
          <w:t xml:space="preserve">@tag </w:t>
        </w:r>
      </w:ins>
      <w:ins w:id="1142" w:author="Gabriel Correa" w:date="2015-08-27T16:37:00Z">
        <w:r w:rsidR="00CD3F5B">
          <w:rPr>
            <w:i/>
          </w:rPr>
          <w:t>usage.res</w:t>
        </w:r>
      </w:ins>
      <w:ins w:id="1143" w:author="Gabriel Correa" w:date="2015-08-27T16:38:00Z">
        <w:r w:rsidR="00CD3F5B">
          <w:rPr>
            <w:i/>
          </w:rPr>
          <w:t>triction’</w:t>
        </w:r>
        <w:r w:rsidR="00CD3F5B">
          <w:t xml:space="preserve"> </w:t>
        </w:r>
      </w:ins>
      <w:ins w:id="1144" w:author="Gabriel Correa" w:date="2015-08-27T16:43:00Z">
        <w:r w:rsidR="00AA07E0">
          <w:t>adentro de un comentario</w:t>
        </w:r>
      </w:ins>
      <w:ins w:id="1145" w:author="Gabriel Correa" w:date="2015-08-27T16:38:00Z">
        <w:r w:rsidR="00CD3F5B">
          <w:t xml:space="preserve">. </w:t>
        </w:r>
      </w:ins>
      <w:ins w:id="1146" w:author="Gabriel Correa" w:date="2015-08-27T16:39:00Z">
        <w:r w:rsidR="00CD3F5B">
          <w:t>De manera similar, en la</w:t>
        </w:r>
      </w:ins>
      <w:ins w:id="1147"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1148" w:author="Gabriel Correa" w:date="2015-08-28T07:30:00Z">
        <w:r w:rsidR="00E54D64">
          <w:t xml:space="preserve">Imagen </w:t>
        </w:r>
        <w:r w:rsidR="00E54D64">
          <w:rPr>
            <w:noProof/>
          </w:rPr>
          <w:t>3</w:t>
        </w:r>
        <w:r w:rsidR="00E54D64">
          <w:t>.</w:t>
        </w:r>
        <w:r w:rsidR="00E54D64">
          <w:rPr>
            <w:noProof/>
          </w:rPr>
          <w:t>2</w:t>
        </w:r>
      </w:ins>
      <w:ins w:id="1149" w:author="Gabriel Correa" w:date="2015-08-27T16:49:00Z">
        <w:r w:rsidR="004416EB">
          <w:fldChar w:fldCharType="end"/>
        </w:r>
      </w:ins>
      <w:ins w:id="1150" w:author="Gabriel Correa" w:date="2015-08-27T16:39:00Z">
        <w:r w:rsidR="00CD3F5B">
          <w:t xml:space="preserve"> se destacan las palabras </w:t>
        </w:r>
        <w:r w:rsidR="00CD3F5B" w:rsidRPr="00CD3F5B">
          <w:rPr>
            <w:i/>
            <w:rPrChange w:id="1151" w:author="Gabriel Correa" w:date="2015-08-27T16:40:00Z">
              <w:rPr/>
            </w:rPrChange>
          </w:rPr>
          <w:t>‘</w:t>
        </w:r>
      </w:ins>
      <w:ins w:id="1152" w:author="Gabriel Correa" w:date="2015-08-27T16:40:00Z">
        <w:r w:rsidR="00CD3F5B" w:rsidRPr="00CD3F5B">
          <w:rPr>
            <w:i/>
            <w:rPrChange w:id="1153" w:author="Gabriel Correa" w:date="2015-08-27T16:40:00Z">
              <w:rPr/>
            </w:rPrChange>
          </w:rPr>
          <w:t>M</w:t>
        </w:r>
      </w:ins>
      <w:ins w:id="1154" w:author="Gabriel Correa" w:date="2015-08-27T16:39:00Z">
        <w:r w:rsidR="00CD3F5B" w:rsidRPr="00CD3F5B">
          <w:rPr>
            <w:i/>
            <w:rPrChange w:id="1155" w:author="Gabriel Correa" w:date="2015-08-27T16:40:00Z">
              <w:rPr/>
            </w:rPrChange>
          </w:rPr>
          <w:t>ust</w:t>
        </w:r>
      </w:ins>
      <w:ins w:id="1156" w:author="Gabriel Correa" w:date="2015-08-27T16:40:00Z">
        <w:r w:rsidR="00CD3F5B" w:rsidRPr="00CD3F5B">
          <w:rPr>
            <w:i/>
            <w:rPrChange w:id="1157" w:author="Gabriel Correa" w:date="2015-08-27T16:40:00Z">
              <w:rPr/>
            </w:rPrChange>
          </w:rPr>
          <w:t>’</w:t>
        </w:r>
        <w:r w:rsidR="00CD3F5B">
          <w:t xml:space="preserve"> cuando se encuentr</w:t>
        </w:r>
        <w:r w:rsidR="00AA07E0">
          <w:t>an adentro de un comentario</w:t>
        </w:r>
        <w:r w:rsidR="00ED48EB">
          <w:t xml:space="preserve"> y a modo de aclaraci</w:t>
        </w:r>
      </w:ins>
      <w:ins w:id="1158" w:author="Gabriel Correa" w:date="2015-08-27T16:59:00Z">
        <w:r w:rsidR="00ED48EB">
          <w:t xml:space="preserve">ón este </w:t>
        </w:r>
      </w:ins>
      <w:ins w:id="1159" w:author="Gabriel Correa" w:date="2015-08-27T17:00:00Z">
        <w:r w:rsidR="00ED48EB">
          <w:t xml:space="preserve">mecanismo </w:t>
        </w:r>
      </w:ins>
      <w:ins w:id="1160" w:author="Gabriel Correa" w:date="2015-08-27T16:59:00Z">
        <w:r w:rsidR="00ED48EB">
          <w:t xml:space="preserve">no modifica de ningún modo el </w:t>
        </w:r>
      </w:ins>
      <w:ins w:id="1161" w:author="Gabriel Correa" w:date="2015-08-27T17:00:00Z">
        <w:r w:rsidR="00ED48EB">
          <w:t xml:space="preserve">texto </w:t>
        </w:r>
      </w:ins>
      <w:ins w:id="1162" w:author="Gabriel Correa" w:date="2015-08-27T16:59:00Z">
        <w:r w:rsidR="00ED48EB">
          <w:t xml:space="preserve">del </w:t>
        </w:r>
      </w:ins>
      <w:ins w:id="1163" w:author="Gabriel Correa" w:date="2015-08-27T17:00:00Z">
        <w:r w:rsidR="00ED48EB">
          <w:t xml:space="preserve">archivo con el </w:t>
        </w:r>
      </w:ins>
      <w:ins w:id="1164" w:author="Gabriel Correa" w:date="2015-08-27T16:59:00Z">
        <w:r w:rsidR="00ED48EB">
          <w:t>código fuente</w:t>
        </w:r>
      </w:ins>
      <w:ins w:id="1165" w:author="Gabriel Correa" w:date="2015-08-27T17:00:00Z">
        <w:r w:rsidR="00ED48EB">
          <w:t xml:space="preserve">. </w:t>
        </w:r>
      </w:ins>
      <w:ins w:id="1166" w:author="Gabriel Correa" w:date="2015-08-27T16:55:00Z">
        <w:r w:rsidR="007359B1">
          <w:t xml:space="preserve">Para lograr esto fue necesario extender </w:t>
        </w:r>
        <w:r w:rsidR="00ED48EB">
          <w:t>el módulo de coloreo de sintaxis</w:t>
        </w:r>
      </w:ins>
      <w:ins w:id="1167" w:author="Gabriel Correa" w:date="2015-08-27T16:56:00Z">
        <w:r w:rsidR="00ED48EB">
          <w:t xml:space="preserve"> de Sublime Text pero una vez implementado, se puede compartir la funcionalidad creando un plugin que </w:t>
        </w:r>
      </w:ins>
      <w:ins w:id="1168" w:author="Gabriel Correa" w:date="2015-08-27T16:57:00Z">
        <w:r w:rsidR="00ED48EB">
          <w:t xml:space="preserve">queda disponible a </w:t>
        </w:r>
      </w:ins>
      <w:ins w:id="1169" w:author="Gabriel Correa" w:date="2015-08-27T16:56:00Z">
        <w:r w:rsidR="00ED48EB">
          <w:t>ser usado por otros usuarios.</w:t>
        </w:r>
      </w:ins>
    </w:p>
    <w:p w:rsidR="00B35DD7" w:rsidRDefault="00E41B6D">
      <w:pPr>
        <w:keepNext/>
        <w:jc w:val="center"/>
        <w:rPr>
          <w:ins w:id="1170" w:author="Gabriel Correa" w:date="2015-08-27T16:44:00Z"/>
        </w:rPr>
        <w:pPrChange w:id="1171" w:author="Gabriel Correa" w:date="2015-08-27T16:47:00Z">
          <w:pPr/>
        </w:pPrChange>
      </w:pPr>
      <w:ins w:id="1172" w:author="Gabriel Correa" w:date="2015-08-27T16:35:00Z">
        <w:r>
          <w:rPr>
            <w:noProof/>
          </w:rPr>
          <w:drawing>
            <wp:inline distT="0" distB="0" distL="0" distR="0" wp14:anchorId="2612196D" wp14:editId="1F662113">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7">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1173" w:author="Gabriel Correa" w:date="2015-08-27T16:44:00Z"/>
        </w:rPr>
        <w:pPrChange w:id="1174" w:author="Gabriel Correa" w:date="2015-08-27T16:47:00Z">
          <w:pPr>
            <w:pStyle w:val="Prrafodelista"/>
            <w:numPr>
              <w:numId w:val="20"/>
            </w:numPr>
            <w:ind w:hanging="360"/>
          </w:pPr>
        </w:pPrChange>
      </w:pPr>
      <w:bookmarkStart w:id="1175" w:name="_Ref428457483"/>
      <w:ins w:id="1176" w:author="Gabriel Correa" w:date="2015-08-27T16:44:00Z">
        <w:r>
          <w:t xml:space="preserve">Imagen </w:t>
        </w:r>
      </w:ins>
      <w:ins w:id="1177" w:author="Gabriel Correa" w:date="2015-08-28T07:37:00Z">
        <w:r w:rsidR="00E54D64">
          <w:fldChar w:fldCharType="begin"/>
        </w:r>
        <w:r w:rsidR="00E54D64">
          <w:instrText xml:space="preserve"> STYLEREF 1 \s </w:instrText>
        </w:r>
      </w:ins>
      <w:r w:rsidR="00E54D64">
        <w:fldChar w:fldCharType="separate"/>
      </w:r>
      <w:r w:rsidR="00E54D64">
        <w:rPr>
          <w:noProof/>
        </w:rPr>
        <w:t>3</w:t>
      </w:r>
      <w:ins w:id="1178"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179" w:author="Gabriel Correa" w:date="2015-08-28T07:37:00Z">
        <w:r w:rsidR="00E54D64">
          <w:rPr>
            <w:noProof/>
          </w:rPr>
          <w:t>1</w:t>
        </w:r>
        <w:r w:rsidR="00E54D64">
          <w:fldChar w:fldCharType="end"/>
        </w:r>
      </w:ins>
      <w:bookmarkEnd w:id="1175"/>
      <w:ins w:id="1180" w:author="Gabriel Correa" w:date="2015-08-27T16:44:00Z">
        <w:r>
          <w:t xml:space="preserve">:   </w:t>
        </w:r>
      </w:ins>
      <w:ins w:id="1181" w:author="Gabriel Correa" w:date="2015-08-27T16:47:00Z">
        <w:r w:rsidR="00EF0BC1">
          <w:t>Línea</w:t>
        </w:r>
      </w:ins>
      <w:ins w:id="1182" w:author="Gabriel Correa" w:date="2015-08-27T16:46:00Z">
        <w:r w:rsidR="00EF0BC1">
          <w:t xml:space="preserve"> completa </w:t>
        </w:r>
      </w:ins>
      <w:ins w:id="1183" w:author="Gabriel Correa" w:date="2015-08-27T16:45:00Z">
        <w:r>
          <w:t>siendo destacada</w:t>
        </w:r>
      </w:ins>
      <w:ins w:id="1184" w:author="Gabriel Correa" w:date="2015-08-27T16:46:00Z">
        <w:r w:rsidR="00EF0BC1">
          <w:t xml:space="preserve"> gracias al coloreo de sintaxis dentro de Sublime Text, un editor de texto</w:t>
        </w:r>
      </w:ins>
      <w:ins w:id="1185" w:author="Gabriel Correa" w:date="2015-08-27T16:47:00Z">
        <w:r w:rsidR="008C41DF">
          <w:t>.</w:t>
        </w:r>
      </w:ins>
    </w:p>
    <w:p w:rsidR="002D4886" w:rsidRDefault="002D4886">
      <w:pPr>
        <w:rPr>
          <w:ins w:id="1186" w:author="Gabriel Correa" w:date="2015-08-27T16:50:00Z"/>
        </w:rPr>
      </w:pPr>
    </w:p>
    <w:p w:rsidR="008C41DF" w:rsidRDefault="00CD3F5B">
      <w:pPr>
        <w:keepNext/>
        <w:jc w:val="center"/>
        <w:rPr>
          <w:ins w:id="1187" w:author="Gabriel Correa" w:date="2015-08-27T16:47:00Z"/>
        </w:rPr>
        <w:pPrChange w:id="1188" w:author="Gabriel Correa" w:date="2015-08-27T16:48:00Z">
          <w:pPr/>
        </w:pPrChange>
      </w:pPr>
      <w:ins w:id="1189" w:author="Gabriel Correa" w:date="2015-08-27T16:35:00Z">
        <w:r>
          <w:rPr>
            <w:noProof/>
          </w:rPr>
          <w:drawing>
            <wp:inline distT="0" distB="0" distL="0" distR="0" wp14:anchorId="2C0F8B67" wp14:editId="6B63BC6A">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8">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1190" w:author="Gabriel Correa" w:date="2015-08-27T16:48:00Z">
          <w:pPr>
            <w:pStyle w:val="Prrafodelista"/>
            <w:numPr>
              <w:numId w:val="20"/>
            </w:numPr>
            <w:ind w:hanging="360"/>
          </w:pPr>
        </w:pPrChange>
      </w:pPr>
      <w:bookmarkStart w:id="1191" w:name="_Ref428457499"/>
      <w:ins w:id="1192" w:author="Gabriel Correa" w:date="2015-08-27T16:47:00Z">
        <w:r>
          <w:t xml:space="preserve">Imagen </w:t>
        </w:r>
      </w:ins>
      <w:ins w:id="1193" w:author="Gabriel Correa" w:date="2015-08-28T07:37:00Z">
        <w:r w:rsidR="00E54D64">
          <w:fldChar w:fldCharType="begin"/>
        </w:r>
        <w:r w:rsidR="00E54D64">
          <w:instrText xml:space="preserve"> STYLEREF 1 \s </w:instrText>
        </w:r>
      </w:ins>
      <w:r w:rsidR="00E54D64">
        <w:fldChar w:fldCharType="separate"/>
      </w:r>
      <w:r w:rsidR="00E54D64">
        <w:rPr>
          <w:noProof/>
        </w:rPr>
        <w:t>3</w:t>
      </w:r>
      <w:ins w:id="119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195" w:author="Gabriel Correa" w:date="2015-08-28T07:37:00Z">
        <w:r w:rsidR="00E54D64">
          <w:rPr>
            <w:noProof/>
          </w:rPr>
          <w:t>2</w:t>
        </w:r>
        <w:r w:rsidR="00E54D64">
          <w:fldChar w:fldCharType="end"/>
        </w:r>
      </w:ins>
      <w:bookmarkEnd w:id="1191"/>
      <w:ins w:id="1196" w:author="Gabriel Correa" w:date="2015-08-27T16:47:00Z">
        <w:r>
          <w:t>:   Palabra ‘Must’ siendo destacada gracias al coloreo de sintaxis dentro de Sublime Text, un editor de texto.</w:t>
        </w:r>
      </w:ins>
    </w:p>
    <w:p w:rsidR="002D4886" w:rsidRDefault="00ED48EB">
      <w:pPr>
        <w:rPr>
          <w:ins w:id="1197" w:author="Gabriel Correa" w:date="2015-08-27T16:50:00Z"/>
        </w:rPr>
        <w:pPrChange w:id="1198" w:author="Gabriel Correa" w:date="2015-08-27T16:50:00Z">
          <w:pPr>
            <w:pStyle w:val="Ttulo3"/>
          </w:pPr>
        </w:pPrChange>
      </w:pPr>
      <w:ins w:id="1199" w:author="Gabriel Correa" w:date="2015-08-27T16:58:00Z">
        <w:r>
          <w:lastRenderedPageBreak/>
          <w:t xml:space="preserve">Hay varios editores de texto que soportarían el destacar directivas usando coloreo de </w:t>
        </w:r>
      </w:ins>
      <w:ins w:id="1200" w:author="Gabriel Correa" w:date="2015-08-27T17:01:00Z">
        <w:r w:rsidR="00046DB2">
          <w:t xml:space="preserve">sintaxis. </w:t>
        </w:r>
      </w:ins>
      <w:ins w:id="1201" w:author="Gabriel Correa" w:date="2015-08-27T17:02:00Z">
        <w:r w:rsidR="00046DB2">
          <w:t xml:space="preserve">De hecho </w:t>
        </w:r>
      </w:ins>
      <w:ins w:id="1202" w:author="Gabriel Correa" w:date="2015-08-27T17:01:00Z">
        <w:r w:rsidR="00046DB2">
          <w:t xml:space="preserve">otro ejemplo es dado </w:t>
        </w:r>
      </w:ins>
      <w:ins w:id="1203" w:author="Gabriel Correa" w:date="2015-08-27T17:04:00Z">
        <w:r w:rsidR="00046DB2">
          <w:t>en la siguiente sección a continuación</w:t>
        </w:r>
      </w:ins>
      <w:ins w:id="1204" w:author="Gabriel Correa" w:date="2015-08-27T17:02:00Z">
        <w:r w:rsidR="00046DB2">
          <w:t xml:space="preserve">. </w:t>
        </w:r>
      </w:ins>
      <w:ins w:id="1205" w:author="Gabriel Correa" w:date="2015-08-27T17:03:00Z">
        <w:r w:rsidR="00046DB2">
          <w:t>Es u</w:t>
        </w:r>
      </w:ins>
      <w:ins w:id="1206" w:author="Gabriel Correa" w:date="2015-08-27T17:02:00Z">
        <w:r w:rsidR="00046DB2">
          <w:t xml:space="preserve">n plugin de </w:t>
        </w:r>
      </w:ins>
      <w:ins w:id="1207" w:author="Gabriel Correa" w:date="2015-08-27T17:03:00Z">
        <w:r w:rsidR="00046DB2">
          <w:t xml:space="preserve">la IDE </w:t>
        </w:r>
      </w:ins>
      <w:ins w:id="1208" w:author="Gabriel Correa" w:date="2015-08-27T17:02:00Z">
        <w:r w:rsidR="00046DB2">
          <w:t xml:space="preserve">Eclipse llamado eMoose que </w:t>
        </w:r>
      </w:ins>
      <w:ins w:id="1209" w:author="Gabriel Correa" w:date="2015-08-27T17:03:00Z">
        <w:r w:rsidR="00046DB2">
          <w:t xml:space="preserve">permite </w:t>
        </w:r>
      </w:ins>
      <w:ins w:id="1210" w:author="Gabriel Correa" w:date="2015-08-27T17:02:00Z">
        <w:r w:rsidR="00046DB2">
          <w:t>destaca</w:t>
        </w:r>
      </w:ins>
      <w:ins w:id="1211" w:author="Gabriel Correa" w:date="2015-08-27T17:03:00Z">
        <w:r w:rsidR="00046DB2">
          <w:t>r</w:t>
        </w:r>
      </w:ins>
      <w:ins w:id="1212" w:author="Gabriel Correa" w:date="2015-08-27T17:02:00Z">
        <w:r w:rsidR="00046DB2">
          <w:t xml:space="preserve"> las directivas en </w:t>
        </w:r>
      </w:ins>
      <w:ins w:id="1213" w:author="Gabriel Correa" w:date="2015-08-27T17:03:00Z">
        <w:r w:rsidR="00046DB2">
          <w:t>código de Java.</w:t>
        </w:r>
      </w:ins>
    </w:p>
    <w:p w:rsidR="00EE2482" w:rsidRDefault="00EE2482" w:rsidP="00EE2482">
      <w:pPr>
        <w:pStyle w:val="Ttulo3"/>
      </w:pPr>
      <w:bookmarkStart w:id="1214" w:name="_Toc428510366"/>
      <w:proofErr w:type="gramStart"/>
      <w:r>
        <w:t>eMo</w:t>
      </w:r>
      <w:r w:rsidRPr="0076151A">
        <w:t>o</w:t>
      </w:r>
      <w:r>
        <w:t>se</w:t>
      </w:r>
      <w:proofErr w:type="gramEnd"/>
      <w:r>
        <w:t xml:space="preserve"> y tagSea</w:t>
      </w:r>
      <w:bookmarkEnd w:id="1214"/>
    </w:p>
    <w:p w:rsidR="00EE2482" w:rsidRPr="003D0E42" w:rsidDel="00E67A02" w:rsidRDefault="00EE2482" w:rsidP="00EE2482">
      <w:pPr>
        <w:pStyle w:val="Prrafodelista"/>
        <w:numPr>
          <w:ilvl w:val="0"/>
          <w:numId w:val="18"/>
        </w:numPr>
        <w:rPr>
          <w:del w:id="1215" w:author="Gabriel Correa" w:date="2015-08-27T19:48:00Z"/>
        </w:rPr>
      </w:pPr>
      <w:del w:id="1216"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1217" w:author="Gabriel Correa" w:date="2015-08-27T19:27:00Z"/>
        </w:rPr>
      </w:pPr>
      <w:del w:id="1218" w:author="Gabriel Correa" w:date="2015-08-27T19:27:00Z">
        <w:r w:rsidDel="00BE204A">
          <w:delText>Imágenes de eMoose</w:delText>
        </w:r>
      </w:del>
    </w:p>
    <w:p w:rsidR="00EE2482" w:rsidDel="00BE204A" w:rsidRDefault="00EE2482" w:rsidP="00EE2482">
      <w:pPr>
        <w:pStyle w:val="Prrafodelista"/>
        <w:numPr>
          <w:ilvl w:val="0"/>
          <w:numId w:val="16"/>
        </w:numPr>
        <w:rPr>
          <w:del w:id="1219" w:author="Gabriel Correa" w:date="2015-08-27T19:27:00Z"/>
        </w:rPr>
      </w:pPr>
      <w:del w:id="1220" w:author="Gabriel Correa" w:date="2015-08-27T19:27:00Z">
        <w:r w:rsidDel="00BE204A">
          <w:delText>Explicación de eMoose y su posible utilidad y poder</w:delText>
        </w:r>
      </w:del>
    </w:p>
    <w:p w:rsidR="005C4CEB" w:rsidRDefault="00EE2482">
      <w:pPr>
        <w:rPr>
          <w:ins w:id="1221" w:author="Gabriel Correa" w:date="2015-08-27T18:56:00Z"/>
        </w:rPr>
        <w:pPrChange w:id="1222" w:author="Gabriel Correa" w:date="2015-08-27T18:14:00Z">
          <w:pPr>
            <w:pStyle w:val="Prrafodelista"/>
            <w:numPr>
              <w:numId w:val="16"/>
            </w:numPr>
            <w:ind w:hanging="360"/>
          </w:pPr>
        </w:pPrChange>
      </w:pPr>
      <w:del w:id="1223" w:author="Gabriel Correa" w:date="2015-08-27T19:59:00Z">
        <w:r w:rsidDel="00F2084F">
          <w:delText>Taxonomía propuesta</w:delText>
        </w:r>
      </w:del>
      <w:ins w:id="1224" w:author="Gabriel Correa" w:date="2015-08-27T18:14:00Z">
        <w:r w:rsidR="00FD391B">
          <w:t xml:space="preserve">El proyecto </w:t>
        </w:r>
        <w:r w:rsidR="00FD391B" w:rsidRPr="00F72E42">
          <w:rPr>
            <w:i/>
            <w:rPrChange w:id="1225" w:author="Gabriel Correa" w:date="2015-08-27T18:37:00Z">
              <w:rPr/>
            </w:rPrChange>
          </w:rPr>
          <w:t>eMoose</w:t>
        </w:r>
        <w:r w:rsidR="00FD391B">
          <w:t xml:space="preserve"> </w:t>
        </w:r>
      </w:ins>
      <w:ins w:id="1226" w:author="Gabriel Correa" w:date="2015-08-27T18:15:00Z">
        <w:r w:rsidR="00FD391B">
          <w:t>se trata de un plugin de Eclipse IDE que ayuda a destacar las directivas de la documentaci</w:t>
        </w:r>
      </w:ins>
      <w:ins w:id="1227" w:author="Gabriel Correa" w:date="2015-08-27T18:16:00Z">
        <w:r w:rsidR="00FD391B">
          <w:t>ón</w:t>
        </w:r>
      </w:ins>
      <w:ins w:id="1228" w:author="Gabriel Correa" w:date="2015-08-27T18:37:00Z">
        <w:r w:rsidR="00F72E42">
          <w:rPr>
            <w:rStyle w:val="Refdenotaalpie"/>
          </w:rPr>
          <w:footnoteReference w:id="1"/>
        </w:r>
      </w:ins>
      <w:ins w:id="1231" w:author="Gabriel Correa" w:date="2015-08-27T18:16:00Z">
        <w:r w:rsidR="00E1016A">
          <w:t xml:space="preserve">. La </w:t>
        </w:r>
      </w:ins>
      <w:ins w:id="1232" w:author="Gabriel Correa" w:date="2015-08-27T18:41:00Z">
        <w:r w:rsidR="00E1016A">
          <w:fldChar w:fldCharType="begin"/>
        </w:r>
        <w:r w:rsidR="00E1016A">
          <w:instrText xml:space="preserve"> REF _Ref428464238 \h </w:instrText>
        </w:r>
      </w:ins>
      <w:r w:rsidR="00E1016A">
        <w:fldChar w:fldCharType="separate"/>
      </w:r>
      <w:ins w:id="1233" w:author="Gabriel Correa" w:date="2015-08-28T07:30:00Z">
        <w:r w:rsidR="00E54D64">
          <w:t xml:space="preserve">Imagen </w:t>
        </w:r>
        <w:r w:rsidR="00E54D64">
          <w:rPr>
            <w:noProof/>
          </w:rPr>
          <w:t>3</w:t>
        </w:r>
        <w:r w:rsidR="00E54D64">
          <w:t>.</w:t>
        </w:r>
        <w:r w:rsidR="00E54D64">
          <w:rPr>
            <w:noProof/>
          </w:rPr>
          <w:t>3</w:t>
        </w:r>
      </w:ins>
      <w:ins w:id="1234" w:author="Gabriel Correa" w:date="2015-08-27T18:41:00Z">
        <w:r w:rsidR="00E1016A">
          <w:fldChar w:fldCharType="end"/>
        </w:r>
        <w:r w:rsidR="00E1016A">
          <w:t xml:space="preserve"> </w:t>
        </w:r>
      </w:ins>
      <w:ins w:id="1235" w:author="Gabriel Correa" w:date="2015-08-27T18:16:00Z">
        <w:r w:rsidR="00A344FB">
          <w:t>muestra</w:t>
        </w:r>
        <w:r w:rsidR="00E1016A">
          <w:t xml:space="preserve"> dos m</w:t>
        </w:r>
      </w:ins>
      <w:ins w:id="1236" w:author="Gabriel Correa" w:date="2015-08-27T18:42:00Z">
        <w:r w:rsidR="00E1016A">
          <w:t>étodos destacados</w:t>
        </w:r>
      </w:ins>
      <w:ins w:id="1237" w:author="Gabriel Correa" w:date="2015-08-27T18:43:00Z">
        <w:r w:rsidR="00E1016A">
          <w:t xml:space="preserve"> </w:t>
        </w:r>
      </w:ins>
      <w:ins w:id="1238" w:author="Gabriel Correa" w:date="2015-08-27T18:51:00Z">
        <w:r w:rsidR="005C4CEB">
          <w:t xml:space="preserve">por eMoose </w:t>
        </w:r>
      </w:ins>
      <w:ins w:id="1239" w:author="Gabriel Correa" w:date="2015-08-27T18:50:00Z">
        <w:r w:rsidR="005C4CEB">
          <w:t>ya que</w:t>
        </w:r>
      </w:ins>
      <w:ins w:id="1240" w:author="Gabriel Correa" w:date="2015-08-27T18:43:00Z">
        <w:r w:rsidR="00E1016A">
          <w:t xml:space="preserve"> sus </w:t>
        </w:r>
      </w:ins>
      <w:ins w:id="1241" w:author="Gabriel Correa" w:date="2015-08-27T18:50:00Z">
        <w:r w:rsidR="000D1019">
          <w:t>documentaciones</w:t>
        </w:r>
      </w:ins>
      <w:ins w:id="1242" w:author="Gabriel Correa" w:date="2015-08-27T18:43:00Z">
        <w:r w:rsidR="00E1016A">
          <w:t xml:space="preserve"> de API contienen directivas. De este modo un us</w:t>
        </w:r>
      </w:ins>
      <w:ins w:id="1243" w:author="Gabriel Correa" w:date="2015-08-27T18:44:00Z">
        <w:r w:rsidR="00BA0EA5">
          <w:t>u</w:t>
        </w:r>
      </w:ins>
      <w:ins w:id="1244" w:author="Gabriel Correa" w:date="2015-08-27T18:43:00Z">
        <w:r w:rsidR="00E1016A">
          <w:t xml:space="preserve">ario puede percatarse de </w:t>
        </w:r>
      </w:ins>
      <w:ins w:id="1245" w:author="Gabriel Correa" w:date="2015-08-27T18:44:00Z">
        <w:r w:rsidR="00E1016A">
          <w:t>que elementos de una API contienen instrucciones importantes de uso.</w:t>
        </w:r>
      </w:ins>
      <w:ins w:id="1246" w:author="Gabriel Correa" w:date="2015-08-27T18:45:00Z">
        <w:r w:rsidR="00BA0EA5">
          <w:t xml:space="preserve"> Además se puede ver en la </w:t>
        </w:r>
      </w:ins>
      <w:ins w:id="1247" w:author="Gabriel Correa" w:date="2015-08-27T18:46:00Z">
        <w:r w:rsidR="00BA0EA5">
          <w:fldChar w:fldCharType="begin"/>
        </w:r>
        <w:r w:rsidR="00BA0EA5">
          <w:instrText xml:space="preserve"> REF _Ref428464501 \h </w:instrText>
        </w:r>
      </w:ins>
      <w:r w:rsidR="00BA0EA5">
        <w:fldChar w:fldCharType="separate"/>
      </w:r>
      <w:ins w:id="1248" w:author="Gabriel Correa" w:date="2015-08-28T07:30:00Z">
        <w:r w:rsidR="00E54D64">
          <w:t xml:space="preserve">Imagen </w:t>
        </w:r>
        <w:r w:rsidR="00E54D64">
          <w:rPr>
            <w:noProof/>
          </w:rPr>
          <w:t>3</w:t>
        </w:r>
        <w:r w:rsidR="00E54D64">
          <w:t>.</w:t>
        </w:r>
        <w:r w:rsidR="00E54D64">
          <w:rPr>
            <w:noProof/>
          </w:rPr>
          <w:t>4</w:t>
        </w:r>
      </w:ins>
      <w:ins w:id="1249" w:author="Gabriel Correa" w:date="2015-08-27T18:46:00Z">
        <w:r w:rsidR="00BA0EA5">
          <w:fldChar w:fldCharType="end"/>
        </w:r>
        <w:r w:rsidR="00BA0EA5">
          <w:t xml:space="preserve"> </w:t>
        </w:r>
      </w:ins>
      <w:ins w:id="1250" w:author="Gabriel Correa" w:date="2015-08-27T18:47:00Z">
        <w:r w:rsidR="00BA0EA5">
          <w:t xml:space="preserve">una ventana </w:t>
        </w:r>
      </w:ins>
      <w:ins w:id="1251" w:author="Gabriel Correa" w:date="2015-08-27T18:46:00Z">
        <w:r w:rsidR="00BA0EA5">
          <w:t xml:space="preserve">de ayuda </w:t>
        </w:r>
      </w:ins>
      <w:ins w:id="1252" w:author="Gabriel Correa" w:date="2015-08-27T18:47:00Z">
        <w:r w:rsidR="00BA0EA5">
          <w:t>de Eclipse</w:t>
        </w:r>
        <w:r w:rsidR="00FF738B">
          <w:t xml:space="preserve"> donde las tres últimas líneas fueron agregadas por eMoo</w:t>
        </w:r>
        <w:r w:rsidR="005C4CEB">
          <w:t>se. Estas indican qu</w:t>
        </w:r>
      </w:ins>
      <w:ins w:id="1253" w:author="Gabriel Correa" w:date="2015-08-27T18:52:00Z">
        <w:r w:rsidR="005C4CEB">
          <w:t>e</w:t>
        </w:r>
      </w:ins>
      <w:ins w:id="1254" w:author="Gabriel Correa" w:date="2015-08-27T18:47:00Z">
        <w:r w:rsidR="00FF738B">
          <w:t xml:space="preserve"> la documentaci</w:t>
        </w:r>
      </w:ins>
      <w:ins w:id="1255" w:author="Gabriel Correa" w:date="2015-08-27T18:48:00Z">
        <w:r w:rsidR="00FF738B">
          <w:t xml:space="preserve">ón del método </w:t>
        </w:r>
        <w:proofErr w:type="gramStart"/>
        <w:r w:rsidR="00FF738B" w:rsidRPr="00FF738B">
          <w:rPr>
            <w:i/>
            <w:rPrChange w:id="1256" w:author="Gabriel Correa" w:date="2015-08-27T18:48:00Z">
              <w:rPr/>
            </w:rPrChange>
          </w:rPr>
          <w:t>setClientID(</w:t>
        </w:r>
        <w:proofErr w:type="gramEnd"/>
        <w:r w:rsidR="00FF738B" w:rsidRPr="00FF738B">
          <w:rPr>
            <w:i/>
            <w:rPrChange w:id="1257" w:author="Gabriel Correa" w:date="2015-08-27T18:48:00Z">
              <w:rPr/>
            </w:rPrChange>
          </w:rPr>
          <w:t>String)</w:t>
        </w:r>
      </w:ins>
      <w:ins w:id="1258" w:author="Gabriel Correa" w:date="2015-08-27T18:49:00Z">
        <w:r w:rsidR="00FF738B">
          <w:t xml:space="preserve"> </w:t>
        </w:r>
      </w:ins>
      <w:ins w:id="1259" w:author="Gabriel Correa" w:date="2015-08-27T18:52:00Z">
        <w:r w:rsidR="005C4CEB">
          <w:t>contiene</w:t>
        </w:r>
      </w:ins>
      <w:ins w:id="1260" w:author="Gabriel Correa" w:date="2015-08-27T18:49:00Z">
        <w:r w:rsidR="00FF738B">
          <w:t xml:space="preserve"> tres directivas</w:t>
        </w:r>
      </w:ins>
      <w:ins w:id="1261" w:author="Gabriel Correa" w:date="2015-08-27T18:52:00Z">
        <w:r w:rsidR="005C4CEB">
          <w:t>.</w:t>
        </w:r>
      </w:ins>
    </w:p>
    <w:p w:rsidR="00FD391B" w:rsidRDefault="005C4CEB">
      <w:pPr>
        <w:rPr>
          <w:ins w:id="1262" w:author="Gabriel Correa" w:date="2015-08-27T19:02:00Z"/>
        </w:rPr>
        <w:pPrChange w:id="1263" w:author="Gabriel Correa" w:date="2015-08-27T18:14:00Z">
          <w:pPr>
            <w:pStyle w:val="Prrafodelista"/>
            <w:numPr>
              <w:numId w:val="16"/>
            </w:numPr>
            <w:ind w:hanging="360"/>
          </w:pPr>
        </w:pPrChange>
      </w:pPr>
      <w:ins w:id="1264" w:author="Gabriel Correa" w:date="2015-08-27T18:55:00Z">
        <w:r>
          <w:t xml:space="preserve">Las </w:t>
        </w:r>
      </w:ins>
      <w:ins w:id="1265" w:author="Gabriel Correa" w:date="2015-08-27T18:52:00Z">
        <w:r>
          <w:t xml:space="preserve">ventanas de ayuda </w:t>
        </w:r>
      </w:ins>
      <w:ins w:id="1266" w:author="Gabriel Correa" w:date="2015-08-27T18:55:00Z">
        <w:r>
          <w:t>en</w:t>
        </w:r>
      </w:ins>
      <w:ins w:id="1267" w:author="Gabriel Correa" w:date="2015-08-27T18:52:00Z">
        <w:r>
          <w:t xml:space="preserve"> Eclipse </w:t>
        </w:r>
      </w:ins>
      <w:ins w:id="1268" w:author="Gabriel Correa" w:date="2015-08-27T18:53:00Z">
        <w:r>
          <w:t>se muestran al mantener el cursor sobre m</w:t>
        </w:r>
      </w:ins>
      <w:ins w:id="1269" w:author="Gabriel Correa" w:date="2015-08-27T18:54:00Z">
        <w:r>
          <w:t>étodos y clases</w:t>
        </w:r>
      </w:ins>
      <w:ins w:id="1270" w:author="Gabriel Correa" w:date="2015-08-27T18:56:00Z">
        <w:r>
          <w:t xml:space="preserve">, haciendo mucho más fácil que un desarrollador se percate de las directivas relacionadas con su </w:t>
        </w:r>
      </w:ins>
      <w:ins w:id="1271" w:author="Gabriel Correa" w:date="2015-08-27T18:57:00Z">
        <w:r>
          <w:t>código</w:t>
        </w:r>
      </w:ins>
      <w:ins w:id="1272" w:author="Gabriel Correa" w:date="2015-08-27T18:56:00Z">
        <w:r>
          <w:t>.</w:t>
        </w:r>
      </w:ins>
      <w:ins w:id="1273" w:author="Gabriel Correa" w:date="2015-08-27T18:57:00Z">
        <w:r w:rsidR="00336F4B">
          <w:t xml:space="preserve"> Pero u</w:t>
        </w:r>
        <w:r w:rsidR="00A344FB">
          <w:t>n problema de eMoose es que</w:t>
        </w:r>
        <w:r w:rsidR="00336F4B">
          <w:t xml:space="preserve"> tiene pocas librerías </w:t>
        </w:r>
      </w:ins>
      <w:ins w:id="1274" w:author="Gabriel Correa" w:date="2015-08-27T18:58:00Z">
        <w:r w:rsidR="00336F4B">
          <w:t xml:space="preserve">con la información </w:t>
        </w:r>
      </w:ins>
      <w:ins w:id="1275" w:author="Gabriel Correa" w:date="2015-08-28T00:58:00Z">
        <w:r w:rsidR="00A344FB">
          <w:t>requerida</w:t>
        </w:r>
      </w:ins>
      <w:ins w:id="1276" w:author="Gabriel Correa" w:date="2015-08-27T18:58:00Z">
        <w:r w:rsidR="00336F4B">
          <w:t xml:space="preserve"> de las directivas. Las API que no han </w:t>
        </w:r>
      </w:ins>
      <w:ins w:id="1277" w:author="Gabriel Correa" w:date="2015-08-27T18:59:00Z">
        <w:r w:rsidR="00336F4B">
          <w:t>sido complementadas con la información de directivas, son mostradas en Eclipse sin ning</w:t>
        </w:r>
      </w:ins>
      <w:ins w:id="1278" w:author="Gabriel Correa" w:date="2015-08-27T19:00:00Z">
        <w:r w:rsidR="00336F4B">
          <w:t xml:space="preserve">ún tipo de </w:t>
        </w:r>
        <w:r w:rsidR="0089702F">
          <w:t>destacaciones</w:t>
        </w:r>
        <w:r w:rsidR="00336F4B">
          <w:t xml:space="preserve"> que realiza eMoose.</w:t>
        </w:r>
      </w:ins>
      <w:ins w:id="1279" w:author="Gabriel Correa" w:date="2015-08-27T19:01:00Z">
        <w:r w:rsidR="0089702F">
          <w:t xml:space="preserve"> Esto puede suceder </w:t>
        </w:r>
      </w:ins>
      <w:ins w:id="1280" w:author="Gabriel Correa" w:date="2015-08-28T00:59:00Z">
        <w:r w:rsidR="00A344FB">
          <w:t>ya que</w:t>
        </w:r>
      </w:ins>
      <w:ins w:id="1281" w:author="Gabriel Correa" w:date="2015-08-27T19:01:00Z">
        <w:r w:rsidR="0089702F">
          <w:t xml:space="preserve"> la tarea de </w:t>
        </w:r>
      </w:ins>
      <w:ins w:id="1282" w:author="Gabriel Correa" w:date="2015-08-27T19:25:00Z">
        <w:r w:rsidR="00BE204A">
          <w:t>agregar</w:t>
        </w:r>
      </w:ins>
      <w:ins w:id="1283" w:author="Gabriel Correa" w:date="2015-08-27T19:01:00Z">
        <w:r w:rsidR="0089702F">
          <w:t xml:space="preserve"> las directivas </w:t>
        </w:r>
      </w:ins>
      <w:ins w:id="1284"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1285" w:author="Gabriel Correa" w:date="2015-08-27T18:40:00Z"/>
        </w:rPr>
        <w:pPrChange w:id="1286" w:author="Gabriel Correa" w:date="2015-08-27T18:14:00Z">
          <w:pPr>
            <w:pStyle w:val="Prrafodelista"/>
            <w:numPr>
              <w:numId w:val="16"/>
            </w:numPr>
            <w:ind w:hanging="360"/>
          </w:pPr>
        </w:pPrChange>
      </w:pPr>
      <w:ins w:id="1287" w:author="Gabriel Correa" w:date="2015-08-27T19:03:00Z">
        <w:r>
          <w:t xml:space="preserve">Un sistema que ayude a identificar las directivas de forma automática o semi-automática podría complementarse bien con eMoose, proveyendo </w:t>
        </w:r>
      </w:ins>
      <w:ins w:id="1288" w:author="Gabriel Correa" w:date="2015-08-27T19:04:00Z">
        <w:r>
          <w:t>de la información de las librer</w:t>
        </w:r>
      </w:ins>
      <w:ins w:id="1289" w:author="Gabriel Correa" w:date="2015-08-27T19:05:00Z">
        <w:r>
          <w:t>ías que eMoose necesita para presentar su ayuda</w:t>
        </w:r>
      </w:ins>
      <w:ins w:id="1290" w:author="Gabriel Correa" w:date="2015-08-27T19:06:00Z">
        <w:r>
          <w:t xml:space="preserve"> con diversas API</w:t>
        </w:r>
      </w:ins>
      <w:ins w:id="1291" w:author="Gabriel Correa" w:date="2015-08-27T19:05:00Z">
        <w:r>
          <w:t>.</w:t>
        </w:r>
      </w:ins>
    </w:p>
    <w:p w:rsidR="00E1016A" w:rsidRDefault="00E1016A">
      <w:pPr>
        <w:rPr>
          <w:ins w:id="1292" w:author="Gabriel Correa" w:date="2015-08-27T18:40:00Z"/>
        </w:rPr>
        <w:pPrChange w:id="1293" w:author="Gabriel Correa" w:date="2015-08-27T18:14:00Z">
          <w:pPr>
            <w:pStyle w:val="Prrafodelista"/>
            <w:numPr>
              <w:numId w:val="16"/>
            </w:numPr>
            <w:ind w:hanging="360"/>
          </w:pPr>
        </w:pPrChange>
      </w:pPr>
    </w:p>
    <w:p w:rsidR="00E1016A" w:rsidRDefault="00E1016A">
      <w:pPr>
        <w:keepNext/>
        <w:rPr>
          <w:ins w:id="1294" w:author="Gabriel Correa" w:date="2015-08-27T18:41:00Z"/>
        </w:rPr>
        <w:pPrChange w:id="1295" w:author="Gabriel Correa" w:date="2015-08-27T18:41:00Z">
          <w:pPr/>
        </w:pPrChange>
      </w:pPr>
      <w:ins w:id="1296" w:author="Gabriel Correa" w:date="2015-08-27T18:40:00Z">
        <w:r>
          <w:rPr>
            <w:noProof/>
          </w:rPr>
          <w:drawing>
            <wp:inline distT="0" distB="0" distL="0" distR="0" wp14:anchorId="6C403214" wp14:editId="75CE27F7">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1297" w:author="Gabriel Correa" w:date="2015-08-27T18:40:00Z"/>
        </w:rPr>
        <w:pPrChange w:id="1298" w:author="Gabriel Correa" w:date="2015-08-27T18:41:00Z">
          <w:pPr>
            <w:pStyle w:val="Prrafodelista"/>
            <w:numPr>
              <w:numId w:val="16"/>
            </w:numPr>
            <w:ind w:hanging="360"/>
          </w:pPr>
        </w:pPrChange>
      </w:pPr>
      <w:bookmarkStart w:id="1299" w:name="_Ref428464238"/>
      <w:ins w:id="1300" w:author="Gabriel Correa" w:date="2015-08-27T18:41:00Z">
        <w:r>
          <w:t xml:space="preserve">Imagen </w:t>
        </w:r>
      </w:ins>
      <w:ins w:id="1301" w:author="Gabriel Correa" w:date="2015-08-28T07:37:00Z">
        <w:r w:rsidR="00E54D64">
          <w:fldChar w:fldCharType="begin"/>
        </w:r>
        <w:r w:rsidR="00E54D64">
          <w:instrText xml:space="preserve"> STYLEREF 1 \s </w:instrText>
        </w:r>
      </w:ins>
      <w:r w:rsidR="00E54D64">
        <w:fldChar w:fldCharType="separate"/>
      </w:r>
      <w:r w:rsidR="00E54D64">
        <w:rPr>
          <w:noProof/>
        </w:rPr>
        <w:t>3</w:t>
      </w:r>
      <w:ins w:id="1302"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03" w:author="Gabriel Correa" w:date="2015-08-28T07:37:00Z">
        <w:r w:rsidR="00E54D64">
          <w:rPr>
            <w:noProof/>
          </w:rPr>
          <w:t>3</w:t>
        </w:r>
        <w:r w:rsidR="00E54D64">
          <w:fldChar w:fldCharType="end"/>
        </w:r>
      </w:ins>
      <w:bookmarkEnd w:id="1299"/>
      <w:ins w:id="1304" w:author="Gabriel Correa" w:date="2015-08-27T18:41:00Z">
        <w:r w:rsidR="00CE7E98">
          <w:t xml:space="preserve">:   </w:t>
        </w:r>
      </w:ins>
      <w:ins w:id="1305" w:author="Gabriel Correa" w:date="2015-08-27T20:06:00Z">
        <w:r w:rsidR="00CE7E98">
          <w:t>Ejemplo de código visualizado en Eclipse con eMoose</w:t>
        </w:r>
      </w:ins>
    </w:p>
    <w:p w:rsidR="00E1016A" w:rsidRDefault="00E1016A">
      <w:pPr>
        <w:rPr>
          <w:ins w:id="1306" w:author="Gabriel Correa" w:date="2015-08-27T18:40:00Z"/>
        </w:rPr>
        <w:pPrChange w:id="1307" w:author="Gabriel Correa" w:date="2015-08-27T18:14:00Z">
          <w:pPr>
            <w:pStyle w:val="Prrafodelista"/>
            <w:numPr>
              <w:numId w:val="16"/>
            </w:numPr>
            <w:ind w:hanging="360"/>
          </w:pPr>
        </w:pPrChange>
      </w:pPr>
    </w:p>
    <w:p w:rsidR="00E1016A" w:rsidRDefault="00E1016A">
      <w:pPr>
        <w:keepNext/>
        <w:rPr>
          <w:ins w:id="1308" w:author="Gabriel Correa" w:date="2015-08-27T18:41:00Z"/>
        </w:rPr>
        <w:pPrChange w:id="1309" w:author="Gabriel Correa" w:date="2015-08-27T20:08:00Z">
          <w:pPr/>
        </w:pPrChange>
      </w:pPr>
      <w:ins w:id="1310" w:author="Gabriel Correa" w:date="2015-08-27T18:40:00Z">
        <w:r>
          <w:rPr>
            <w:noProof/>
          </w:rPr>
          <w:drawing>
            <wp:inline distT="0" distB="0" distL="0" distR="0" wp14:anchorId="00E034EE" wp14:editId="345B4E3A">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1311" w:author="Gabriel Correa" w:date="2015-08-27T18:41:00Z">
          <w:pPr>
            <w:pStyle w:val="Prrafodelista"/>
            <w:numPr>
              <w:numId w:val="16"/>
            </w:numPr>
            <w:ind w:hanging="360"/>
          </w:pPr>
        </w:pPrChange>
      </w:pPr>
      <w:bookmarkStart w:id="1312" w:name="_Ref428464501"/>
      <w:ins w:id="1313" w:author="Gabriel Correa" w:date="2015-08-27T18:41:00Z">
        <w:r>
          <w:t xml:space="preserve">Imagen </w:t>
        </w:r>
      </w:ins>
      <w:ins w:id="1314" w:author="Gabriel Correa" w:date="2015-08-28T07:37:00Z">
        <w:r w:rsidR="00E54D64">
          <w:fldChar w:fldCharType="begin"/>
        </w:r>
        <w:r w:rsidR="00E54D64">
          <w:instrText xml:space="preserve"> STYLEREF 1 \s </w:instrText>
        </w:r>
      </w:ins>
      <w:r w:rsidR="00E54D64">
        <w:fldChar w:fldCharType="separate"/>
      </w:r>
      <w:r w:rsidR="00E54D64">
        <w:rPr>
          <w:noProof/>
        </w:rPr>
        <w:t>3</w:t>
      </w:r>
      <w:ins w:id="1315"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16" w:author="Gabriel Correa" w:date="2015-08-28T07:37:00Z">
        <w:r w:rsidR="00E54D64">
          <w:rPr>
            <w:noProof/>
          </w:rPr>
          <w:t>4</w:t>
        </w:r>
        <w:r w:rsidR="00E54D64">
          <w:fldChar w:fldCharType="end"/>
        </w:r>
      </w:ins>
      <w:bookmarkEnd w:id="1312"/>
      <w:proofErr w:type="gramStart"/>
      <w:ins w:id="1317" w:author="Gabriel Correa" w:date="2015-08-27T18:41:00Z">
        <w:r>
          <w:t xml:space="preserve">:  </w:t>
        </w:r>
      </w:ins>
      <w:ins w:id="1318" w:author="Gabriel Correa" w:date="2015-08-27T20:06:00Z">
        <w:r w:rsidR="00CE7E98">
          <w:t>Ejemplo</w:t>
        </w:r>
        <w:proofErr w:type="gramEnd"/>
        <w:r w:rsidR="00CE7E98">
          <w:t xml:space="preserve"> de ventana emergente </w:t>
        </w:r>
      </w:ins>
      <w:ins w:id="1319" w:author="Gabriel Correa" w:date="2015-08-27T20:07:00Z">
        <w:r w:rsidR="00CE7E98">
          <w:t>de Eclipse mostrando directivas agregadas por eMoose.</w:t>
        </w:r>
      </w:ins>
    </w:p>
    <w:p w:rsidR="00BE204A" w:rsidRDefault="00BE204A">
      <w:pPr>
        <w:rPr>
          <w:ins w:id="1320" w:author="Gabriel Correa" w:date="2015-08-27T19:35:00Z"/>
        </w:rPr>
        <w:pPrChange w:id="1321" w:author="Gabriel Correa" w:date="2015-08-27T19:27:00Z">
          <w:pPr>
            <w:pStyle w:val="Ttulo2"/>
          </w:pPr>
        </w:pPrChange>
      </w:pPr>
      <w:ins w:id="1322" w:author="Gabriel Correa" w:date="2015-08-27T19:27:00Z">
        <w:r>
          <w:t xml:space="preserve">Junto con la implementación de eMoose, los </w:t>
        </w:r>
      </w:ins>
      <w:ins w:id="1323" w:author="Gabriel Correa" w:date="2015-08-27T19:29:00Z">
        <w:r>
          <w:t xml:space="preserve">creadores </w:t>
        </w:r>
      </w:ins>
      <w:ins w:id="1324" w:author="Gabriel Correa" w:date="2015-08-27T20:01:00Z">
        <w:r w:rsidR="00F2084F">
          <w:t>(</w:t>
        </w:r>
      </w:ins>
      <w:ins w:id="1325" w:author="Gabriel Correa" w:date="2015-08-27T20:03:00Z">
        <w:r w:rsidR="000E39C3" w:rsidRPr="000E39C3">
          <w:rPr>
            <w:i/>
            <w:rPrChange w:id="1326" w:author="Gabriel Correa" w:date="2015-08-27T20:03:00Z">
              <w:rPr>
                <w:b w:val="0"/>
                <w:bCs w:val="0"/>
              </w:rPr>
            </w:rPrChange>
          </w:rPr>
          <w:t>Dekel et al.</w:t>
        </w:r>
      </w:ins>
      <w:customXmlInsRangeStart w:id="1327" w:author="Gabriel Correa" w:date="2015-08-27T20:02:00Z"/>
      <w:sdt>
        <w:sdtPr>
          <w:id w:val="38414288"/>
          <w:citation/>
        </w:sdtPr>
        <w:sdtContent>
          <w:customXmlInsRangeEnd w:id="1327"/>
          <w:ins w:id="1328"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ins w:id="1329" w:author="Gabriel Correa" w:date="2015-08-28T07:30:00Z">
            <w:r w:rsidR="00E54D64">
              <w:rPr>
                <w:noProof/>
              </w:rPr>
              <w:t xml:space="preserve"> [</w:t>
            </w:r>
            <w:r w:rsidR="00E54D64">
              <w:rPr>
                <w:noProof/>
              </w:rPr>
              <w:fldChar w:fldCharType="begin"/>
            </w:r>
            <w:r w:rsidR="00E54D64">
              <w:rPr>
                <w:noProof/>
              </w:rPr>
              <w:instrText xml:space="preserve"> HYPERLINK "" \l "UDe09" </w:instrText>
            </w:r>
            <w:r w:rsidR="00E54D64">
              <w:rPr>
                <w:noProof/>
              </w:rPr>
            </w:r>
            <w:r w:rsidR="00E54D64">
              <w:rPr>
                <w:noProof/>
              </w:rPr>
              <w:fldChar w:fldCharType="separate"/>
            </w:r>
            <w:r w:rsidR="00E54D64" w:rsidRPr="00E54D64">
              <w:rPr>
                <w:rStyle w:val="CodeUsercreatedCar"/>
                <w:noProof/>
                <w:shd w:val="clear" w:color="auto" w:fill="auto"/>
                <w:lang w:val="es-CL"/>
                <w:rPrChange w:id="1330" w:author="Gabriel Correa" w:date="2015-08-28T07:30:00Z">
                  <w:rPr>
                    <w:rStyle w:val="CodeUsercreatedCar"/>
                  </w:rPr>
                </w:rPrChange>
              </w:rPr>
              <w:t>3</w:t>
            </w:r>
            <w:r w:rsidR="00E54D64">
              <w:rPr>
                <w:noProof/>
              </w:rPr>
              <w:fldChar w:fldCharType="end"/>
            </w:r>
            <w:r w:rsidR="00E54D64">
              <w:rPr>
                <w:noProof/>
              </w:rPr>
              <w:t>]</w:t>
            </w:r>
          </w:ins>
          <w:ins w:id="1331" w:author="Gabriel Correa" w:date="2015-08-27T20:02:00Z">
            <w:r w:rsidR="00F2084F" w:rsidRPr="00BF7FE6">
              <w:fldChar w:fldCharType="end"/>
            </w:r>
          </w:ins>
          <w:customXmlInsRangeStart w:id="1332" w:author="Gabriel Correa" w:date="2015-08-27T20:02:00Z"/>
        </w:sdtContent>
      </w:sdt>
      <w:customXmlInsRangeEnd w:id="1332"/>
      <w:ins w:id="1333" w:author="Gabriel Correa" w:date="2015-08-27T20:01:00Z">
        <w:r w:rsidR="00F2084F">
          <w:t>)</w:t>
        </w:r>
      </w:ins>
      <w:proofErr w:type="gramStart"/>
      <w:ins w:id="1334" w:author="Gabriel Correa" w:date="2015-08-27T19:29:00Z">
        <w:r>
          <w:t>realizaron</w:t>
        </w:r>
        <w:proofErr w:type="gramEnd"/>
        <w:r>
          <w:t xml:space="preserve"> un estudio con el propósito de estudiar si los usuarios de la librería pueden percatarse de instrucciones importantes en la documentación con </w:t>
        </w:r>
      </w:ins>
      <w:ins w:id="1335" w:author="Gabriel Correa" w:date="2015-08-27T19:30:00Z">
        <w:r>
          <w:t xml:space="preserve">una </w:t>
        </w:r>
      </w:ins>
      <w:ins w:id="1336" w:author="Gabriel Correa" w:date="2015-08-27T19:29:00Z">
        <w:r>
          <w:t>mayor facilidad</w:t>
        </w:r>
      </w:ins>
      <w:ins w:id="1337" w:author="Gabriel Correa" w:date="2015-08-27T19:30:00Z">
        <w:r>
          <w:t>.</w:t>
        </w:r>
      </w:ins>
      <w:ins w:id="1338" w:author="Gabriel Correa" w:date="2015-08-27T19:31:00Z">
        <w:r w:rsidR="00253A40">
          <w:t xml:space="preserve"> </w:t>
        </w:r>
      </w:ins>
      <w:ins w:id="1339" w:author="Gabriel Correa" w:date="2015-08-27T19:29:00Z">
        <w:r>
          <w:t>Comparan el desempeño entre los que usan las decoraciones sobre el c</w:t>
        </w:r>
        <w:r w:rsidR="00253A40">
          <w:t xml:space="preserve">ódigo </w:t>
        </w:r>
      </w:ins>
      <w:ins w:id="1340" w:author="Gabriel Correa" w:date="2015-08-27T19:31:00Z">
        <w:r w:rsidR="00253A40">
          <w:t>y</w:t>
        </w:r>
      </w:ins>
      <w:ins w:id="1341" w:author="Gabriel Correa" w:date="2015-08-27T19:29:00Z">
        <w:r>
          <w:t xml:space="preserve"> los que no las usan. Los resultados indican que los sujetos de prueba que </w:t>
        </w:r>
      </w:ins>
      <w:ins w:id="1342" w:author="Gabriel Correa" w:date="2015-08-27T19:31:00Z">
        <w:r w:rsidR="00253A40">
          <w:t xml:space="preserve">sí </w:t>
        </w:r>
      </w:ins>
      <w:ins w:id="1343" w:author="Gabriel Correa" w:date="2015-08-27T19:29:00Z">
        <w:r>
          <w:t xml:space="preserve">usaron </w:t>
        </w:r>
      </w:ins>
      <w:ins w:id="1344" w:author="Gabriel Correa" w:date="2015-08-27T19:32:00Z">
        <w:r w:rsidR="00253A40">
          <w:t>eMoose</w:t>
        </w:r>
      </w:ins>
      <w:ins w:id="1345" w:author="Gabriel Correa" w:date="2015-08-27T19:29:00Z">
        <w:r>
          <w:t xml:space="preserve"> tuvieron más éxito en detectar y corregir </w:t>
        </w:r>
      </w:ins>
      <w:ins w:id="1346" w:author="Gabriel Correa" w:date="2015-08-27T19:32:00Z">
        <w:r w:rsidR="00253A40">
          <w:t>los errores</w:t>
        </w:r>
      </w:ins>
      <w:ins w:id="1347" w:author="Gabriel Correa" w:date="2015-08-27T19:29:00Z">
        <w:r>
          <w:t xml:space="preserve"> de un código analizado. La </w:t>
        </w:r>
      </w:ins>
      <w:ins w:id="1348" w:author="Gabriel Correa" w:date="2015-08-27T19:42:00Z">
        <w:r w:rsidR="007A4E66">
          <w:fldChar w:fldCharType="begin"/>
        </w:r>
        <w:r w:rsidR="007A4E66">
          <w:instrText xml:space="preserve"> REF _Ref428467905 \h </w:instrText>
        </w:r>
      </w:ins>
      <w:r w:rsidR="007A4E66">
        <w:fldChar w:fldCharType="separate"/>
      </w:r>
      <w:ins w:id="1349" w:author="Gabriel Correa" w:date="2015-08-28T07:30:00Z">
        <w:r w:rsidR="00E54D64">
          <w:t xml:space="preserve">Imagen </w:t>
        </w:r>
        <w:r w:rsidR="00E54D64">
          <w:rPr>
            <w:noProof/>
          </w:rPr>
          <w:t>3</w:t>
        </w:r>
        <w:r w:rsidR="00E54D64">
          <w:t>.</w:t>
        </w:r>
        <w:r w:rsidR="00E54D64">
          <w:rPr>
            <w:noProof/>
          </w:rPr>
          <w:t>5</w:t>
        </w:r>
      </w:ins>
      <w:ins w:id="1350" w:author="Gabriel Correa" w:date="2015-08-27T19:42:00Z">
        <w:r w:rsidR="007A4E66">
          <w:fldChar w:fldCharType="end"/>
        </w:r>
      </w:ins>
      <w:ins w:id="1351" w:author="Gabriel Correa" w:date="2015-08-27T19:32:00Z">
        <w:r w:rsidR="00253A40">
          <w:t xml:space="preserve"> </w:t>
        </w:r>
      </w:ins>
      <w:ins w:id="1352"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1353" w:author="Gabriel Correa" w:date="2015-08-27T19:28:00Z">
        <w:r>
          <w:t xml:space="preserve"> </w:t>
        </w:r>
      </w:ins>
      <w:ins w:id="1354" w:author="Gabriel Correa" w:date="2015-08-27T19:44:00Z">
        <w:r w:rsidR="00725B14">
          <w:t xml:space="preserve">Los resultados </w:t>
        </w:r>
      </w:ins>
      <w:ins w:id="1355" w:author="Gabriel Correa" w:date="2015-08-27T19:47:00Z">
        <w:r w:rsidR="00725B14">
          <w:t>reafirman la importancia del papel que juegan las directivas en la documentación de librerías.</w:t>
        </w:r>
      </w:ins>
    </w:p>
    <w:p w:rsidR="00253A40" w:rsidRDefault="00253A40">
      <w:pPr>
        <w:keepNext/>
        <w:jc w:val="center"/>
        <w:rPr>
          <w:ins w:id="1356" w:author="Gabriel Correa" w:date="2015-08-27T19:37:00Z"/>
        </w:rPr>
        <w:pPrChange w:id="1357" w:author="Gabriel Correa" w:date="2015-08-27T19:37:00Z">
          <w:pPr>
            <w:jc w:val="center"/>
          </w:pPr>
        </w:pPrChange>
      </w:pPr>
      <w:ins w:id="1358" w:author="Gabriel Correa" w:date="2015-08-27T19:35:00Z">
        <w:r>
          <w:rPr>
            <w:noProof/>
          </w:rPr>
          <w:lastRenderedPageBreak/>
          <w:drawing>
            <wp:inline distT="0" distB="0" distL="0" distR="0" wp14:anchorId="2DD4D0A7" wp14:editId="585563E1">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1">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1359" w:author="Gabriel Correa" w:date="2015-08-27T19:27:00Z"/>
        </w:rPr>
        <w:pPrChange w:id="1360" w:author="Gabriel Correa" w:date="2015-08-27T19:38:00Z">
          <w:pPr>
            <w:pStyle w:val="Ttulo2"/>
          </w:pPr>
        </w:pPrChange>
      </w:pPr>
      <w:bookmarkStart w:id="1361" w:name="_Ref428467905"/>
      <w:ins w:id="1362" w:author="Gabriel Correa" w:date="2015-08-27T19:37:00Z">
        <w:r>
          <w:t xml:space="preserve">Imagen </w:t>
        </w:r>
      </w:ins>
      <w:ins w:id="1363" w:author="Gabriel Correa" w:date="2015-08-28T07:37:00Z">
        <w:r w:rsidR="00E54D64">
          <w:fldChar w:fldCharType="begin"/>
        </w:r>
        <w:r w:rsidR="00E54D64">
          <w:instrText xml:space="preserve"> STYLEREF 1 \s </w:instrText>
        </w:r>
      </w:ins>
      <w:r w:rsidR="00E54D64">
        <w:fldChar w:fldCharType="separate"/>
      </w:r>
      <w:r w:rsidR="00E54D64">
        <w:rPr>
          <w:noProof/>
        </w:rPr>
        <w:t>3</w:t>
      </w:r>
      <w:ins w:id="136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65" w:author="Gabriel Correa" w:date="2015-08-28T07:37:00Z">
        <w:r w:rsidR="00E54D64">
          <w:rPr>
            <w:noProof/>
          </w:rPr>
          <w:t>5</w:t>
        </w:r>
        <w:r w:rsidR="00E54D64">
          <w:fldChar w:fldCharType="end"/>
        </w:r>
      </w:ins>
      <w:bookmarkEnd w:id="1361"/>
      <w:ins w:id="1366" w:author="Gabriel Correa" w:date="2015-08-27T19:37:00Z">
        <w:r>
          <w:t xml:space="preserve">:   Tasa de éxito </w:t>
        </w:r>
      </w:ins>
      <w:ins w:id="1367" w:author="Gabriel Correa" w:date="2015-08-27T19:38:00Z">
        <w:r>
          <w:t>de desarrolladores</w:t>
        </w:r>
      </w:ins>
      <w:ins w:id="1368" w:author="Gabriel Correa" w:date="2015-08-27T19:37:00Z">
        <w:r>
          <w:t xml:space="preserve"> </w:t>
        </w:r>
      </w:ins>
      <w:ins w:id="1369" w:author="Gabriel Correa" w:date="2015-08-27T19:39:00Z">
        <w:r>
          <w:t>corrigiendo b</w:t>
        </w:r>
        <w:r w:rsidR="00417F32">
          <w:t>ugs sin</w:t>
        </w:r>
        <w:r>
          <w:t xml:space="preserve"> eMoose versus </w:t>
        </w:r>
      </w:ins>
      <w:ins w:id="1370" w:author="Gabriel Correa" w:date="2015-08-27T19:42:00Z">
        <w:r w:rsidR="00417F32">
          <w:t>los que sí usaron eMoose</w:t>
        </w:r>
      </w:ins>
      <w:ins w:id="1371" w:author="Gabriel Correa" w:date="2015-08-27T19:39:00Z">
        <w:r>
          <w:t xml:space="preserve">. </w:t>
        </w:r>
      </w:ins>
      <w:ins w:id="1372" w:author="Gabriel Correa" w:date="2015-08-27T19:37:00Z">
        <w:r>
          <w:t xml:space="preserve">EXP </w:t>
        </w:r>
      </w:ins>
      <w:ins w:id="1373" w:author="Gabriel Correa" w:date="2015-08-27T19:40:00Z">
        <w:r>
          <w:t xml:space="preserve">corresponde a los que </w:t>
        </w:r>
      </w:ins>
      <w:ins w:id="1374" w:author="Gabriel Correa" w:date="2015-08-27T19:41:00Z">
        <w:r>
          <w:t xml:space="preserve">usaron </w:t>
        </w:r>
      </w:ins>
      <w:ins w:id="1375" w:author="Gabriel Correa" w:date="2015-08-27T19:37:00Z">
        <w:r>
          <w:t>eMoose</w:t>
        </w:r>
      </w:ins>
      <w:ins w:id="1376" w:author="Gabriel Correa" w:date="2015-08-27T19:41:00Z">
        <w:r>
          <w:t>; CTL, a los que no.</w:t>
        </w:r>
      </w:ins>
      <w:ins w:id="1377" w:author="Gabriel Correa" w:date="2015-08-27T19:37:00Z">
        <w:r>
          <w:t xml:space="preserve"> </w:t>
        </w:r>
      </w:ins>
      <w:ins w:id="1378" w:author="Gabriel Correa" w:date="2015-08-27T19:41:00Z">
        <w:r>
          <w:t>(</w:t>
        </w:r>
      </w:ins>
      <w:ins w:id="1379" w:author="Gabriel Correa" w:date="2015-08-27T19:37:00Z">
        <w:r>
          <w:t>Verde representa éxito y rosado representa fracaso</w:t>
        </w:r>
      </w:ins>
      <w:ins w:id="1380" w:author="Gabriel Correa" w:date="2015-08-27T19:41:00Z">
        <w:r>
          <w:t>)</w:t>
        </w:r>
      </w:ins>
    </w:p>
    <w:p w:rsidR="00E67A02" w:rsidRDefault="00E67A02">
      <w:pPr>
        <w:rPr>
          <w:ins w:id="1381" w:author="Gabriel Correa" w:date="2015-08-27T19:55:00Z"/>
        </w:rPr>
        <w:pPrChange w:id="1382" w:author="Gabriel Correa" w:date="2015-08-27T19:48:00Z">
          <w:pPr>
            <w:pStyle w:val="Ttulo2"/>
          </w:pPr>
        </w:pPrChange>
      </w:pPr>
      <w:ins w:id="1383" w:author="Gabriel Correa" w:date="2015-08-27T19:48:00Z">
        <w:r>
          <w:t xml:space="preserve">Además de resultados que obtuvieron, Dekel et al. </w:t>
        </w:r>
      </w:ins>
      <w:proofErr w:type="gramStart"/>
      <w:ins w:id="1384" w:author="Gabriel Correa" w:date="2015-08-27T19:50:00Z">
        <w:r>
          <w:t>presentan</w:t>
        </w:r>
        <w:proofErr w:type="gramEnd"/>
        <w:r>
          <w:t xml:space="preserve"> una lista de los tipos de directivas más prominentes que se encontraron durante una </w:t>
        </w:r>
      </w:ins>
      <w:ins w:id="1385" w:author="Gabriel Correa" w:date="2015-08-27T19:52:00Z">
        <w:r w:rsidR="00F2084F">
          <w:t>revisión de documentaci</w:t>
        </w:r>
      </w:ins>
      <w:ins w:id="1386" w:author="Gabriel Correa" w:date="2015-08-27T19:53:00Z">
        <w:r w:rsidR="00F2084F">
          <w:t xml:space="preserve">ón de API que realizaron. La </w:t>
        </w:r>
      </w:ins>
      <w:ins w:id="1387" w:author="Gabriel Correa" w:date="2015-08-27T19:54:00Z">
        <w:r w:rsidR="00F2084F">
          <w:t>lista de tipos de directivas que crearon se encuentra en la tabla</w:t>
        </w:r>
      </w:ins>
      <w:ins w:id="1388"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1389" w:author="Gabriel Correa" w:date="2015-08-28T07:30:00Z">
        <w:r w:rsidR="00E54D64">
          <w:t xml:space="preserve">Tabla </w:t>
        </w:r>
        <w:r w:rsidR="00E54D64">
          <w:rPr>
            <w:noProof/>
          </w:rPr>
          <w:t>3</w:t>
        </w:r>
        <w:r w:rsidR="00E54D64">
          <w:t>.</w:t>
        </w:r>
        <w:r w:rsidR="00E54D64">
          <w:rPr>
            <w:noProof/>
          </w:rPr>
          <w:t>1</w:t>
        </w:r>
      </w:ins>
      <w:ins w:id="1390" w:author="Gabriel Correa" w:date="2015-08-27T20:03:00Z">
        <w:r w:rsidR="007525DC">
          <w:fldChar w:fldCharType="end"/>
        </w:r>
        <w:r w:rsidR="007525DC">
          <w:t>.</w:t>
        </w:r>
      </w:ins>
    </w:p>
    <w:p w:rsidR="00F2084F" w:rsidRDefault="00F2084F">
      <w:pPr>
        <w:pStyle w:val="Epgrafe"/>
        <w:keepNext/>
        <w:rPr>
          <w:ins w:id="1391" w:author="Gabriel Correa" w:date="2015-08-27T19:58:00Z"/>
        </w:rPr>
        <w:pPrChange w:id="1392" w:author="Gabriel Correa" w:date="2015-08-27T19:58:00Z">
          <w:pPr/>
        </w:pPrChange>
      </w:pPr>
      <w:bookmarkStart w:id="1393" w:name="_Ref428469164"/>
      <w:ins w:id="1394" w:author="Gabriel Correa" w:date="2015-08-27T19:58:00Z">
        <w:r>
          <w:t xml:space="preserve">Tabla </w:t>
        </w:r>
      </w:ins>
      <w:ins w:id="1395" w:author="Gabriel Correa" w:date="2015-08-28T00:22:00Z">
        <w:r w:rsidR="00F002B6">
          <w:fldChar w:fldCharType="begin"/>
        </w:r>
        <w:r w:rsidR="00F002B6">
          <w:instrText xml:space="preserve"> STYLEREF 1 \s </w:instrText>
        </w:r>
      </w:ins>
      <w:r w:rsidR="00F002B6">
        <w:fldChar w:fldCharType="separate"/>
      </w:r>
      <w:r w:rsidR="00E54D64">
        <w:rPr>
          <w:noProof/>
        </w:rPr>
        <w:t>3</w:t>
      </w:r>
      <w:ins w:id="1396"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397" w:author="Gabriel Correa" w:date="2015-08-28T07:30:00Z">
        <w:r w:rsidR="00E54D64">
          <w:rPr>
            <w:noProof/>
          </w:rPr>
          <w:t>1</w:t>
        </w:r>
      </w:ins>
      <w:ins w:id="1398" w:author="Gabriel Correa" w:date="2015-08-28T00:22:00Z">
        <w:r w:rsidR="00F002B6">
          <w:fldChar w:fldCharType="end"/>
        </w:r>
      </w:ins>
      <w:bookmarkEnd w:id="1393"/>
      <w:ins w:id="1399" w:author="Gabriel Correa" w:date="2015-08-27T19:58:00Z">
        <w:r>
          <w:t xml:space="preserve">:   Tipos de directivas </w:t>
        </w:r>
      </w:ins>
      <w:ins w:id="1400" w:author="Gabriel Correa" w:date="2015-08-27T19:59:00Z">
        <w:r>
          <w:t>identificadas</w:t>
        </w:r>
      </w:ins>
      <w:ins w:id="1401" w:author="Gabriel Correa" w:date="2015-08-27T20:04:00Z">
        <w:r w:rsidR="007525DC">
          <w:t xml:space="preserve"> </w:t>
        </w:r>
      </w:ins>
      <w:ins w:id="1402" w:author="Gabriel Correa" w:date="2015-08-27T19:58:00Z">
        <w:r>
          <w:t xml:space="preserve">en el estudio de </w:t>
        </w:r>
      </w:ins>
      <w:ins w:id="1403" w:author="Gabriel Correa" w:date="2015-08-27T19:59:00Z">
        <w:r>
          <w:t xml:space="preserve">Dekel </w:t>
        </w:r>
      </w:ins>
      <w:ins w:id="1404" w:author="Gabriel Correa" w:date="2015-08-27T19:58:00Z">
        <w:r>
          <w:t>et al.</w:t>
        </w:r>
      </w:ins>
    </w:p>
    <w:tbl>
      <w:tblPr>
        <w:tblStyle w:val="Estilo2"/>
        <w:tblW w:w="0" w:type="auto"/>
        <w:tblInd w:w="2376" w:type="dxa"/>
        <w:tblLook w:val="04A0" w:firstRow="1" w:lastRow="0" w:firstColumn="1" w:lastColumn="0" w:noHBand="0" w:noVBand="1"/>
        <w:tblPrChange w:id="1405" w:author="Gabriel Correa" w:date="2015-08-27T19:56:00Z">
          <w:tblPr>
            <w:tblStyle w:val="Tablaconcuadrcula"/>
            <w:tblW w:w="0" w:type="auto"/>
            <w:tblLook w:val="04A0" w:firstRow="1" w:lastRow="0" w:firstColumn="1" w:lastColumn="0" w:noHBand="0" w:noVBand="1"/>
          </w:tblPr>
        </w:tblPrChange>
      </w:tblPr>
      <w:tblGrid>
        <w:gridCol w:w="3543"/>
        <w:tblGridChange w:id="1406">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407"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408"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09" w:author="Gabriel Correa" w:date="2015-08-27T19:56:00Z"/>
              </w:rPr>
              <w:pPrChange w:id="141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1"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12" w:author="Gabriel Correa" w:date="2015-08-27T19:56:00Z"/>
              </w:rPr>
              <w:pPrChange w:id="141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4"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415" w:author="Gabriel Correa" w:date="2015-08-27T19:56:00Z"/>
                <w:i/>
                <w:rPrChange w:id="1416" w:author="Gabriel Correa" w:date="2015-08-27T20:05:00Z">
                  <w:rPr>
                    <w:ins w:id="1417" w:author="Gabriel Correa" w:date="2015-08-27T19:56:00Z"/>
                  </w:rPr>
                </w:rPrChange>
              </w:rPr>
              <w:pPrChange w:id="141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9" w:author="Gabriel Correa" w:date="2015-08-27T19:56:00Z">
              <w:r w:rsidRPr="003B0C7F">
                <w:rPr>
                  <w:i/>
                  <w:rPrChange w:id="1420"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1" w:author="Gabriel Correa" w:date="2015-08-27T19:56:00Z"/>
              </w:rPr>
              <w:pPrChange w:id="142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3"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4" w:author="Gabriel Correa" w:date="2015-08-27T19:56:00Z"/>
              </w:rPr>
              <w:pPrChange w:id="142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6"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7" w:author="Gabriel Correa" w:date="2015-08-27T19:56:00Z"/>
              </w:rPr>
              <w:pPrChange w:id="142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9"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30" w:author="Gabriel Correa" w:date="2015-08-27T19:56:00Z"/>
              </w:rPr>
              <w:pPrChange w:id="143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32"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33" w:author="Gabriel Correa" w:date="2015-08-27T19:56:00Z"/>
              </w:rPr>
              <w:pPrChange w:id="143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35"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436" w:author="Gabriel Correa" w:date="2015-08-27T19:56:00Z"/>
                <w:i/>
                <w:rPrChange w:id="1437" w:author="Gabriel Correa" w:date="2015-08-27T20:05:00Z">
                  <w:rPr>
                    <w:ins w:id="1438" w:author="Gabriel Correa" w:date="2015-08-27T19:56:00Z"/>
                  </w:rPr>
                </w:rPrChange>
              </w:rPr>
              <w:pPrChange w:id="143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40" w:author="Gabriel Correa" w:date="2015-08-27T19:56:00Z">
              <w:r w:rsidRPr="003B0C7F">
                <w:rPr>
                  <w:i/>
                  <w:rPrChange w:id="1441"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42" w:author="Gabriel Correa" w:date="2015-08-27T19:55:00Z"/>
              </w:rPr>
              <w:pPrChange w:id="144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44" w:author="Gabriel Correa" w:date="2015-08-27T19:56:00Z">
              <w:r>
                <w:t>Seguridad</w:t>
              </w:r>
            </w:ins>
          </w:p>
        </w:tc>
      </w:tr>
    </w:tbl>
    <w:p w:rsidR="00F2084F" w:rsidRDefault="00F2084F">
      <w:pPr>
        <w:rPr>
          <w:ins w:id="1445" w:author="Gabriel Correa" w:date="2015-08-27T19:48:00Z"/>
        </w:rPr>
        <w:pPrChange w:id="1446" w:author="Gabriel Correa" w:date="2015-08-27T19:48:00Z">
          <w:pPr>
            <w:pStyle w:val="Ttulo2"/>
          </w:pPr>
        </w:pPrChange>
      </w:pPr>
    </w:p>
    <w:p w:rsidR="00EE2482" w:rsidRDefault="00EE2482" w:rsidP="00EE2482">
      <w:pPr>
        <w:pStyle w:val="Ttulo2"/>
      </w:pPr>
      <w:bookmarkStart w:id="1447" w:name="_Toc428510367"/>
      <w:r>
        <w:t>Trabajo de Monperrus et al.</w:t>
      </w:r>
      <w:bookmarkEnd w:id="1447"/>
    </w:p>
    <w:p w:rsidR="001862BB" w:rsidRDefault="00EE2482" w:rsidP="00EE2482">
      <w:pPr>
        <w:rPr>
          <w:ins w:id="1448" w:author="Gabriel Correa" w:date="2015-08-27T13:42:00Z"/>
        </w:rPr>
      </w:pPr>
      <w:del w:id="1449"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450" w:author="Gabriel Correa" w:date="2015-08-27T13:23:00Z">
        <w:r w:rsidR="008910C7">
          <w:t>Monperrus et al.</w:t>
        </w:r>
      </w:ins>
      <w:ins w:id="1451" w:author="Gabriel Correa" w:date="2015-08-27T16:15:00Z">
        <w:r w:rsidR="008910C7">
          <w:t xml:space="preserve"> </w:t>
        </w:r>
      </w:ins>
      <w:customXmlInsRangeStart w:id="1452" w:author="Gabriel Correa" w:date="2015-08-27T16:15:00Z"/>
      <w:sdt>
        <w:sdtPr>
          <w:id w:val="-796991190"/>
          <w:citation/>
        </w:sdtPr>
        <w:sdtContent>
          <w:customXmlInsRangeEnd w:id="1452"/>
          <w:ins w:id="1453" w:author="Gabriel Correa" w:date="2015-08-27T16:15:00Z">
            <w:r w:rsidR="008910C7">
              <w:fldChar w:fldCharType="begin"/>
            </w:r>
            <w:r w:rsidR="008910C7">
              <w:instrText xml:space="preserve"> CITATION MMo11 \l 13322 </w:instrText>
            </w:r>
          </w:ins>
          <w:r w:rsidR="008910C7">
            <w:fldChar w:fldCharType="separate"/>
          </w:r>
          <w:ins w:id="1454" w:author="Gabriel Correa" w:date="2015-08-28T07:30:00Z">
            <w:r w:rsidR="00E54D64">
              <w:rPr>
                <w:noProof/>
              </w:rPr>
              <w:t>[</w:t>
            </w:r>
            <w:r w:rsidR="00E54D64">
              <w:rPr>
                <w:noProof/>
              </w:rPr>
              <w:fldChar w:fldCharType="begin"/>
            </w:r>
            <w:r w:rsidR="00E54D64">
              <w:rPr>
                <w:noProof/>
              </w:rPr>
              <w:instrText xml:space="preserve"> HYPERLINK "" \l "MMo11" </w:instrText>
            </w:r>
            <w:r w:rsidR="00E54D64">
              <w:rPr>
                <w:noProof/>
              </w:rPr>
            </w:r>
            <w:r w:rsidR="00E54D64">
              <w:rPr>
                <w:noProof/>
              </w:rPr>
              <w:fldChar w:fldCharType="separate"/>
            </w:r>
            <w:r w:rsidR="00E54D64" w:rsidRPr="00E54D64">
              <w:rPr>
                <w:rStyle w:val="CodeUsercreatedCar"/>
                <w:noProof/>
                <w:shd w:val="clear" w:color="auto" w:fill="auto"/>
                <w:lang w:val="es-CL"/>
                <w:rPrChange w:id="1455" w:author="Gabriel Correa" w:date="2015-08-28T07:30:00Z">
                  <w:rPr>
                    <w:rStyle w:val="CodeUsercreatedCar"/>
                  </w:rPr>
                </w:rPrChange>
              </w:rPr>
              <w:t>4</w:t>
            </w:r>
            <w:r w:rsidR="00E54D64">
              <w:rPr>
                <w:noProof/>
              </w:rPr>
              <w:fldChar w:fldCharType="end"/>
            </w:r>
            <w:r w:rsidR="00E54D64">
              <w:rPr>
                <w:noProof/>
              </w:rPr>
              <w:t>]</w:t>
            </w:r>
          </w:ins>
          <w:ins w:id="1456" w:author="Gabriel Correa" w:date="2015-08-27T16:15:00Z">
            <w:r w:rsidR="008910C7">
              <w:fldChar w:fldCharType="end"/>
            </w:r>
          </w:ins>
          <w:customXmlInsRangeStart w:id="1457" w:author="Gabriel Correa" w:date="2015-08-27T16:15:00Z"/>
        </w:sdtContent>
      </w:sdt>
      <w:customXmlInsRangeEnd w:id="1457"/>
      <w:ins w:id="1458" w:author="Gabriel Correa" w:date="2015-08-27T13:23:00Z">
        <w:r w:rsidR="008910C7">
          <w:t xml:space="preserve"> </w:t>
        </w:r>
        <w:proofErr w:type="gramStart"/>
        <w:r w:rsidR="001862BB">
          <w:t>realizaron</w:t>
        </w:r>
        <w:proofErr w:type="gramEnd"/>
        <w:r w:rsidR="001862BB">
          <w:t xml:space="preserve"> un estudio </w:t>
        </w:r>
      </w:ins>
      <w:ins w:id="1459" w:author="Gabriel Correa" w:date="2015-08-27T13:27:00Z">
        <w:r w:rsidR="001862BB">
          <w:t>en el cual</w:t>
        </w:r>
      </w:ins>
      <w:ins w:id="1460" w:author="Gabriel Correa" w:date="2015-08-27T13:26:00Z">
        <w:r w:rsidR="001862BB">
          <w:t xml:space="preserve"> </w:t>
        </w:r>
      </w:ins>
      <w:ins w:id="1461" w:author="Gabriel Correa" w:date="2015-08-27T13:27:00Z">
        <w:r w:rsidR="001862BB">
          <w:t xml:space="preserve">establecieron </w:t>
        </w:r>
      </w:ins>
      <w:ins w:id="1462" w:author="Gabriel Correa" w:date="2015-08-27T13:26:00Z">
        <w:r w:rsidR="001862BB">
          <w:t xml:space="preserve">una clasificación de </w:t>
        </w:r>
      </w:ins>
      <w:ins w:id="1463" w:author="Gabriel Correa" w:date="2015-08-27T13:27:00Z">
        <w:r w:rsidR="001862BB">
          <w:t xml:space="preserve">directivas. Por observación notaron que las directivas solían contener </w:t>
        </w:r>
      </w:ins>
      <w:ins w:id="1464" w:author="Gabriel Correa" w:date="2015-08-27T13:28:00Z">
        <w:r w:rsidR="001862BB">
          <w:t>algunas palabras clave que se repetían</w:t>
        </w:r>
      </w:ins>
      <w:ins w:id="1465" w:author="Gabriel Correa" w:date="2015-08-27T13:41:00Z">
        <w:r w:rsidR="0050382B">
          <w:t xml:space="preserve"> como pasa en el siguiente </w:t>
        </w:r>
      </w:ins>
      <w:ins w:id="1466" w:author="Gabriel Correa" w:date="2015-08-27T13:28:00Z">
        <w:r w:rsidR="001862BB">
          <w:t xml:space="preserve">ejemplo </w:t>
        </w:r>
      </w:ins>
      <w:ins w:id="1467" w:author="Gabriel Correa" w:date="2015-08-27T13:42:00Z">
        <w:r w:rsidR="0050382B">
          <w:t xml:space="preserve">con </w:t>
        </w:r>
      </w:ins>
      <w:ins w:id="1468" w:author="Gabriel Correa" w:date="2015-08-27T13:30:00Z">
        <w:r w:rsidR="001862BB">
          <w:t xml:space="preserve">la palabra </w:t>
        </w:r>
      </w:ins>
      <w:ins w:id="1469" w:author="Gabriel Correa" w:date="2015-08-27T13:40:00Z">
        <w:r w:rsidR="00CE6E7C">
          <w:t>‘ecouraged’</w:t>
        </w:r>
      </w:ins>
      <w:ins w:id="1470" w:author="Gabriel Correa" w:date="2015-08-27T13:41:00Z">
        <w:r w:rsidR="0050382B">
          <w:t>.</w:t>
        </w:r>
      </w:ins>
    </w:p>
    <w:p w:rsidR="0050382B" w:rsidRDefault="0050382B">
      <w:pPr>
        <w:pStyle w:val="Code02User"/>
        <w:rPr>
          <w:ins w:id="1471" w:author="Gabriel Correa" w:date="2015-08-27T13:42:00Z"/>
        </w:rPr>
        <w:pPrChange w:id="1472" w:author="Gabriel Correa" w:date="2015-08-27T13:43:00Z">
          <w:pPr/>
        </w:pPrChange>
      </w:pPr>
      <w:ins w:id="1473" w:author="Gabriel Correa" w:date="2015-08-27T13:42:00Z">
        <w:r w:rsidRPr="0050382B">
          <w:t>While Deque implementations are not strictly required to prohibit the insertion of null elements, they are strongly encouraged to do so.</w:t>
        </w:r>
      </w:ins>
      <w:ins w:id="1474" w:author="Gabriel Correa" w:date="2015-08-27T17:05:00Z">
        <w:r w:rsidR="00735C55">
          <w:rPr>
            <w:rStyle w:val="Refdenotaalpie"/>
          </w:rPr>
          <w:footnoteReference w:id="2"/>
        </w:r>
      </w:ins>
    </w:p>
    <w:p w:rsidR="0050382B" w:rsidRDefault="0050382B" w:rsidP="00EE2482">
      <w:pPr>
        <w:rPr>
          <w:ins w:id="1476" w:author="Gabriel Correa" w:date="2015-08-27T13:43:00Z"/>
        </w:rPr>
      </w:pPr>
    </w:p>
    <w:p w:rsidR="0050382B" w:rsidRDefault="0050382B">
      <w:pPr>
        <w:pStyle w:val="Code02User"/>
        <w:rPr>
          <w:ins w:id="1477" w:author="Gabriel Correa" w:date="2015-08-27T13:22:00Z"/>
        </w:rPr>
        <w:pPrChange w:id="1478" w:author="Gabriel Correa" w:date="2015-08-27T13:43:00Z">
          <w:pPr/>
        </w:pPrChange>
      </w:pPr>
      <w:ins w:id="1479" w:author="Gabriel Correa" w:date="2015-08-27T13:42:00Z">
        <w:r w:rsidRPr="0050382B">
          <w:t>Subclasses of ClassLoader are encouraged to override {@link #</w:t>
        </w:r>
        <w:proofErr w:type="gramStart"/>
        <w:r w:rsidRPr="0050382B">
          <w:t>findClass(</w:t>
        </w:r>
        <w:proofErr w:type="gramEnd"/>
        <w:r w:rsidRPr="0050382B">
          <w:t>String)}, rather than this method.</w:t>
        </w:r>
      </w:ins>
      <w:ins w:id="1480" w:author="Gabriel Correa" w:date="2015-08-27T17:05:00Z">
        <w:r w:rsidR="00735C55">
          <w:rPr>
            <w:rStyle w:val="Refdenotaalpie"/>
          </w:rPr>
          <w:footnoteReference w:id="3"/>
        </w:r>
      </w:ins>
    </w:p>
    <w:p w:rsidR="001862BB" w:rsidRDefault="001862BB" w:rsidP="00EE2482">
      <w:pPr>
        <w:rPr>
          <w:ins w:id="1482" w:author="Gabriel Correa" w:date="2015-08-27T13:46:00Z"/>
        </w:rPr>
      </w:pPr>
    </w:p>
    <w:p w:rsidR="0050382B" w:rsidRDefault="0050382B" w:rsidP="00EE2482">
      <w:pPr>
        <w:rPr>
          <w:ins w:id="1483" w:author="Gabriel Correa" w:date="2015-08-27T15:27:00Z"/>
        </w:rPr>
      </w:pPr>
      <w:ins w:id="1484" w:author="Gabriel Correa" w:date="2015-08-27T13:46:00Z">
        <w:r>
          <w:lastRenderedPageBreak/>
          <w:t xml:space="preserve">Juntando todas estas palabras claves, a las cuales nos referiremos como </w:t>
        </w:r>
        <w:r>
          <w:rPr>
            <w:i/>
          </w:rPr>
          <w:t>keywords</w:t>
        </w:r>
        <w:r>
          <w:t xml:space="preserve">, ellos </w:t>
        </w:r>
      </w:ins>
      <w:ins w:id="1485" w:author="Gabriel Correa" w:date="2015-08-27T13:47:00Z">
        <w:r>
          <w:t xml:space="preserve">las usaron para extraer de documentación de API a </w:t>
        </w:r>
      </w:ins>
      <w:ins w:id="1486" w:author="Gabriel Correa" w:date="2015-08-27T13:48:00Z">
        <w:r>
          <w:t xml:space="preserve">todos los </w:t>
        </w:r>
      </w:ins>
      <w:ins w:id="1487" w:author="Gabriel Correa" w:date="2015-08-27T13:46:00Z">
        <w:r>
          <w:t xml:space="preserve">comentarios que </w:t>
        </w:r>
      </w:ins>
      <w:ins w:id="1488" w:author="Gabriel Correa" w:date="2015-08-27T13:48:00Z">
        <w:r>
          <w:t>contuvieran</w:t>
        </w:r>
      </w:ins>
      <w:ins w:id="1489" w:author="Gabriel Correa" w:date="2015-08-27T13:46:00Z">
        <w:r>
          <w:t xml:space="preserve"> </w:t>
        </w:r>
      </w:ins>
      <w:ins w:id="1490" w:author="Gabriel Correa" w:date="2015-08-27T13:47:00Z">
        <w:r>
          <w:t>al menos un</w:t>
        </w:r>
      </w:ins>
      <w:ins w:id="1491" w:author="Gabriel Correa" w:date="2015-08-27T13:48:00Z">
        <w:r>
          <w:t xml:space="preserve">o de los </w:t>
        </w:r>
        <w:r>
          <w:rPr>
            <w:i/>
          </w:rPr>
          <w:t>keywords</w:t>
        </w:r>
        <w:r>
          <w:t xml:space="preserve">. </w:t>
        </w:r>
      </w:ins>
      <w:ins w:id="1492"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493" w:author="Gabriel Correa" w:date="2015-08-27T13:51:00Z">
        <w:r w:rsidR="004B3417">
          <w:t>ía de directivas. Adem</w:t>
        </w:r>
      </w:ins>
      <w:ins w:id="1494" w:author="Gabriel Correa" w:date="2015-08-27T13:52:00Z">
        <w:r w:rsidR="004B3417">
          <w:t xml:space="preserve">ás juntaron estadísticas de cuantas directivas correctas </w:t>
        </w:r>
      </w:ins>
      <w:ins w:id="1495" w:author="Gabriel Correa" w:date="2015-08-27T13:53:00Z">
        <w:r w:rsidR="004B3417">
          <w:t xml:space="preserve">podía adivinar </w:t>
        </w:r>
      </w:ins>
      <w:ins w:id="1496" w:author="Gabriel Correa" w:date="2015-08-27T13:52:00Z">
        <w:r w:rsidR="004B3417">
          <w:t xml:space="preserve">cada </w:t>
        </w:r>
        <w:r w:rsidR="004B3417">
          <w:rPr>
            <w:i/>
          </w:rPr>
          <w:t>keyword</w:t>
        </w:r>
      </w:ins>
      <w:ins w:id="1497" w:author="Gabriel Correa" w:date="2015-08-27T13:53:00Z">
        <w:r w:rsidR="004B3417">
          <w:rPr>
            <w:i/>
          </w:rPr>
          <w:t xml:space="preserve">, </w:t>
        </w:r>
        <w:r w:rsidR="004B3417" w:rsidRPr="004B3417">
          <w:rPr>
            <w:rPrChange w:id="1498" w:author="Gabriel Correa" w:date="2015-08-27T13:53:00Z">
              <w:rPr>
                <w:i/>
              </w:rPr>
            </w:rPrChange>
          </w:rPr>
          <w:t>ya que por ejemplo</w:t>
        </w:r>
        <w:r w:rsidR="004B3417">
          <w:t xml:space="preserve"> la palabra </w:t>
        </w:r>
      </w:ins>
      <w:ins w:id="1499" w:author="Gabriel Correa" w:date="2015-08-27T13:56:00Z">
        <w:r w:rsidR="004B3417">
          <w:rPr>
            <w:i/>
          </w:rPr>
          <w:t>‘should</w:t>
        </w:r>
      </w:ins>
      <w:ins w:id="1500" w:author="Gabriel Correa" w:date="2015-08-27T13:53:00Z">
        <w:r w:rsidR="004B3417">
          <w:rPr>
            <w:i/>
          </w:rPr>
          <w:t>’</w:t>
        </w:r>
      </w:ins>
      <w:ins w:id="1501" w:author="Gabriel Correa" w:date="2015-08-27T13:54:00Z">
        <w:r w:rsidR="004B3417">
          <w:t xml:space="preserve"> junt</w:t>
        </w:r>
      </w:ins>
      <w:ins w:id="1502" w:author="Gabriel Correa" w:date="2015-08-27T13:55:00Z">
        <w:r w:rsidR="004B3417">
          <w:t xml:space="preserve">ó más comentarios que resultaron ser realmente directivas que la palabra </w:t>
        </w:r>
        <w:r w:rsidR="004B3417">
          <w:rPr>
            <w:i/>
          </w:rPr>
          <w:t>‘inherit’</w:t>
        </w:r>
        <w:r w:rsidR="004B3417">
          <w:t>.</w:t>
        </w:r>
      </w:ins>
      <w:ins w:id="1503" w:author="Gabriel Correa" w:date="2015-08-27T15:16:00Z">
        <w:r w:rsidR="00956528">
          <w:t xml:space="preserve"> Una parte de sus resultados se encuentran en la </w:t>
        </w:r>
      </w:ins>
      <w:ins w:id="1504" w:author="Gabriel Correa" w:date="2015-08-27T15:17:00Z">
        <w:r w:rsidR="00956528">
          <w:fldChar w:fldCharType="begin"/>
        </w:r>
        <w:r w:rsidR="00956528">
          <w:instrText xml:space="preserve"> REF _Ref428451968 \h </w:instrText>
        </w:r>
      </w:ins>
      <w:r w:rsidR="00956528">
        <w:fldChar w:fldCharType="separate"/>
      </w:r>
      <w:ins w:id="1505" w:author="Gabriel Correa" w:date="2015-08-28T07:30:00Z">
        <w:r w:rsidR="00E54D64">
          <w:t xml:space="preserve">Imagen </w:t>
        </w:r>
        <w:r w:rsidR="00E54D64">
          <w:rPr>
            <w:noProof/>
          </w:rPr>
          <w:t>3</w:t>
        </w:r>
        <w:r w:rsidR="00E54D64">
          <w:t>.</w:t>
        </w:r>
        <w:r w:rsidR="00E54D64">
          <w:rPr>
            <w:noProof/>
          </w:rPr>
          <w:t>6</w:t>
        </w:r>
      </w:ins>
      <w:ins w:id="1506" w:author="Gabriel Correa" w:date="2015-08-27T15:17:00Z">
        <w:r w:rsidR="00956528">
          <w:fldChar w:fldCharType="end"/>
        </w:r>
      </w:ins>
      <w:ins w:id="1507" w:author="Gabriel Correa" w:date="2015-08-27T15:16:00Z">
        <w:r w:rsidR="00956528">
          <w:t>.</w:t>
        </w:r>
      </w:ins>
    </w:p>
    <w:p w:rsidR="009F019D" w:rsidRDefault="009F019D" w:rsidP="00EE2482">
      <w:pPr>
        <w:rPr>
          <w:ins w:id="1508" w:author="Gabriel Correa" w:date="2015-08-27T15:08:00Z"/>
        </w:rPr>
      </w:pPr>
    </w:p>
    <w:p w:rsidR="00113D0C" w:rsidRDefault="00113D0C">
      <w:pPr>
        <w:keepNext/>
        <w:jc w:val="center"/>
        <w:rPr>
          <w:ins w:id="1509" w:author="Gabriel Correa" w:date="2015-08-27T15:15:00Z"/>
        </w:rPr>
        <w:pPrChange w:id="1510" w:author="Gabriel Correa" w:date="2015-08-27T15:15:00Z">
          <w:pPr>
            <w:jc w:val="center"/>
          </w:pPr>
        </w:pPrChange>
      </w:pPr>
      <w:ins w:id="1511" w:author="Gabriel Correa" w:date="2015-08-27T15:13:00Z">
        <w:r>
          <w:rPr>
            <w:noProof/>
          </w:rPr>
          <w:drawing>
            <wp:inline distT="0" distB="0" distL="0" distR="0" wp14:anchorId="5EE5A2B0" wp14:editId="2A9F2A68">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512" w:author="Gabriel Correa" w:date="2015-08-27T15:08:00Z"/>
        </w:rPr>
        <w:pPrChange w:id="1513" w:author="Gabriel Correa" w:date="2015-08-27T15:15:00Z">
          <w:pPr/>
        </w:pPrChange>
      </w:pPr>
      <w:bookmarkStart w:id="1514" w:name="_Ref428451968"/>
      <w:ins w:id="1515" w:author="Gabriel Correa" w:date="2015-08-27T15:15:00Z">
        <w:r>
          <w:t xml:space="preserve">Imagen </w:t>
        </w:r>
      </w:ins>
      <w:ins w:id="1516" w:author="Gabriel Correa" w:date="2015-08-28T07:37:00Z">
        <w:r w:rsidR="00E54D64">
          <w:fldChar w:fldCharType="begin"/>
        </w:r>
        <w:r w:rsidR="00E54D64">
          <w:instrText xml:space="preserve"> STYLEREF 1 \s </w:instrText>
        </w:r>
      </w:ins>
      <w:r w:rsidR="00E54D64">
        <w:fldChar w:fldCharType="separate"/>
      </w:r>
      <w:r w:rsidR="00E54D64">
        <w:rPr>
          <w:noProof/>
        </w:rPr>
        <w:t>3</w:t>
      </w:r>
      <w:ins w:id="1517"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518" w:author="Gabriel Correa" w:date="2015-08-28T07:37:00Z">
        <w:r w:rsidR="00E54D64">
          <w:rPr>
            <w:noProof/>
          </w:rPr>
          <w:t>6</w:t>
        </w:r>
        <w:r w:rsidR="00E54D64">
          <w:fldChar w:fldCharType="end"/>
        </w:r>
      </w:ins>
      <w:bookmarkEnd w:id="1514"/>
      <w:ins w:id="1519" w:author="Gabriel Correa" w:date="2015-08-27T15:15:00Z">
        <w:r>
          <w:t xml:space="preserve">:   (Parte de los datos de la Tabla 3 del trabajo de Monperrus et al. </w:t>
        </w:r>
      </w:ins>
      <w:customXmlInsRangeStart w:id="1520" w:author="Gabriel Correa" w:date="2015-08-27T15:15:00Z"/>
      <w:sdt>
        <w:sdtPr>
          <w:rPr>
            <w:vanish/>
            <w:highlight w:val="yellow"/>
          </w:rPr>
          <w:id w:val="-93334585"/>
          <w:citation/>
        </w:sdtPr>
        <w:sdtContent>
          <w:customXmlInsRangeEnd w:id="1520"/>
          <w:ins w:id="1521" w:author="Gabriel Correa" w:date="2015-08-27T15:15:00Z">
            <w:r>
              <w:fldChar w:fldCharType="begin"/>
            </w:r>
            <w:r>
              <w:instrText xml:space="preserve"> CITATION MMo11 \l 13322 </w:instrText>
            </w:r>
            <w:r>
              <w:fldChar w:fldCharType="separate"/>
            </w:r>
          </w:ins>
          <w:ins w:id="1522" w:author="Gabriel Correa" w:date="2015-08-28T07:30:00Z">
            <w:r w:rsidR="00E54D64">
              <w:rPr>
                <w:noProof/>
              </w:rPr>
              <w:t>[</w:t>
            </w:r>
            <w:r w:rsidR="00E54D64">
              <w:rPr>
                <w:noProof/>
              </w:rPr>
              <w:fldChar w:fldCharType="begin"/>
            </w:r>
            <w:r w:rsidR="00E54D64">
              <w:rPr>
                <w:noProof/>
              </w:rPr>
              <w:instrText xml:space="preserve"> HYPERLINK "" \l "MMo11" </w:instrText>
            </w:r>
            <w:r w:rsidR="00E54D64">
              <w:rPr>
                <w:noProof/>
              </w:rPr>
            </w:r>
            <w:r w:rsidR="00E54D64">
              <w:rPr>
                <w:noProof/>
              </w:rPr>
              <w:fldChar w:fldCharType="separate"/>
            </w:r>
            <w:r w:rsidR="00E54D64" w:rsidRPr="00E54D64">
              <w:rPr>
                <w:rStyle w:val="CodeUsercreatedCar"/>
                <w:noProof/>
                <w:shd w:val="clear" w:color="auto" w:fill="auto"/>
                <w:lang w:val="es-CL"/>
                <w:rPrChange w:id="1523" w:author="Gabriel Correa" w:date="2015-08-28T07:30:00Z">
                  <w:rPr>
                    <w:rStyle w:val="CodeUsercreatedCar"/>
                  </w:rPr>
                </w:rPrChange>
              </w:rPr>
              <w:t>4</w:t>
            </w:r>
            <w:r w:rsidR="00E54D64">
              <w:rPr>
                <w:noProof/>
              </w:rPr>
              <w:fldChar w:fldCharType="end"/>
            </w:r>
            <w:r w:rsidR="00E54D64">
              <w:rPr>
                <w:noProof/>
              </w:rPr>
              <w:t>]</w:t>
            </w:r>
          </w:ins>
          <w:ins w:id="1524" w:author="Gabriel Correa" w:date="2015-08-27T15:15:00Z">
            <w:r>
              <w:fldChar w:fldCharType="end"/>
            </w:r>
          </w:ins>
          <w:customXmlInsRangeStart w:id="1525" w:author="Gabriel Correa" w:date="2015-08-27T15:15:00Z"/>
        </w:sdtContent>
      </w:sdt>
      <w:customXmlInsRangeEnd w:id="1525"/>
      <w:ins w:id="1526"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527" w:author="Gabriel Correa" w:date="2015-08-27T15:49:00Z"/>
        </w:rPr>
      </w:pPr>
      <w:ins w:id="1528" w:author="Gabriel Correa" w:date="2015-08-27T15:43:00Z">
        <w:r>
          <w:t xml:space="preserve">La taxonomía que </w:t>
        </w:r>
      </w:ins>
      <w:ins w:id="1529" w:author="Gabriel Correa" w:date="2015-08-28T01:05:00Z">
        <w:r w:rsidR="00A344FB">
          <w:t xml:space="preserve">crearon, </w:t>
        </w:r>
      </w:ins>
      <w:ins w:id="1530" w:author="Gabriel Correa" w:date="2015-08-27T15:43:00Z">
        <w:r>
          <w:t xml:space="preserve">ayuda a comprender un poco más la </w:t>
        </w:r>
        <w:r w:rsidR="00A344FB">
          <w:t>naturaleza de las directivas. L</w:t>
        </w:r>
      </w:ins>
      <w:ins w:id="1531" w:author="Gabriel Correa" w:date="2015-08-28T01:05:00Z">
        <w:r w:rsidR="00A344FB">
          <w:t>o</w:t>
        </w:r>
      </w:ins>
      <w:ins w:id="1532" w:author="Gabriel Correa" w:date="2015-08-27T15:43:00Z">
        <w:r>
          <w:t>s tipos de directivas que distinguieron se encuentra</w:t>
        </w:r>
      </w:ins>
      <w:ins w:id="1533" w:author="Gabriel Correa" w:date="2015-08-28T01:06:00Z">
        <w:r w:rsidR="00A344FB">
          <w:t>n</w:t>
        </w:r>
      </w:ins>
      <w:ins w:id="1534" w:author="Gabriel Correa" w:date="2015-08-27T15:43:00Z">
        <w:r>
          <w:t xml:space="preserve"> en la </w:t>
        </w:r>
      </w:ins>
      <w:ins w:id="1535" w:author="Gabriel Correa" w:date="2015-08-27T15:58:00Z">
        <w:r w:rsidR="00F73B09">
          <w:fldChar w:fldCharType="begin"/>
        </w:r>
        <w:r w:rsidR="00F73B09">
          <w:instrText xml:space="preserve"> REF _Ref428454413 \h </w:instrText>
        </w:r>
      </w:ins>
      <w:r w:rsidR="00F73B09">
        <w:fldChar w:fldCharType="separate"/>
      </w:r>
      <w:ins w:id="1536" w:author="Gabriel Correa" w:date="2015-08-28T07:30:00Z">
        <w:r w:rsidR="00E54D64">
          <w:t xml:space="preserve">Tabla </w:t>
        </w:r>
        <w:r w:rsidR="00E54D64">
          <w:rPr>
            <w:noProof/>
          </w:rPr>
          <w:t>3</w:t>
        </w:r>
        <w:r w:rsidR="00E54D64">
          <w:t>.</w:t>
        </w:r>
        <w:r w:rsidR="00E54D64">
          <w:rPr>
            <w:noProof/>
          </w:rPr>
          <w:t>2</w:t>
        </w:r>
      </w:ins>
      <w:ins w:id="1537" w:author="Gabriel Correa" w:date="2015-08-27T15:58:00Z">
        <w:r w:rsidR="00F73B09">
          <w:fldChar w:fldCharType="end"/>
        </w:r>
      </w:ins>
      <w:ins w:id="1538" w:author="Gabriel Correa" w:date="2015-08-27T15:43:00Z">
        <w:r>
          <w:t>.</w:t>
        </w:r>
      </w:ins>
      <w:ins w:id="1539" w:author="Gabriel Correa" w:date="2015-08-28T01:06:00Z">
        <w:r w:rsidR="00A344FB">
          <w:t xml:space="preserve"> </w:t>
        </w:r>
      </w:ins>
      <w:ins w:id="1540" w:author="Gabriel Correa" w:date="2015-08-27T15:43:00Z">
        <w:r>
          <w:t>Además</w:t>
        </w:r>
      </w:ins>
      <w:ins w:id="1541" w:author="Gabriel Correa" w:date="2015-08-28T01:06:00Z">
        <w:r w:rsidR="00A344FB">
          <w:t>,</w:t>
        </w:r>
      </w:ins>
      <w:ins w:id="1542" w:author="Gabriel Correa" w:date="2015-08-27T15:43:00Z">
        <w:r>
          <w:t xml:space="preserve"> en su estudio </w:t>
        </w:r>
      </w:ins>
      <w:ins w:id="1543" w:author="Gabriel Correa" w:date="2015-08-28T01:07:00Z">
        <w:r w:rsidR="0045412B">
          <w:t>muestran</w:t>
        </w:r>
      </w:ins>
      <w:ins w:id="1544" w:author="Gabriel Correa" w:date="2015-08-27T15:43:00Z">
        <w:r>
          <w:t xml:space="preserve"> ejemplos </w:t>
        </w:r>
      </w:ins>
      <w:ins w:id="1545" w:author="Gabriel Correa" w:date="2015-08-28T01:06:00Z">
        <w:r w:rsidR="00A344FB">
          <w:t>para</w:t>
        </w:r>
        <w:r w:rsidR="0045412B">
          <w:t xml:space="preserve"> cada</w:t>
        </w:r>
      </w:ins>
      <w:ins w:id="1546" w:author="Gabriel Correa" w:date="2015-08-27T15:43:00Z">
        <w:r>
          <w:t xml:space="preserve"> tipo de directiva y definen las características que debe tener una frase para ser </w:t>
        </w:r>
      </w:ins>
      <w:ins w:id="1547" w:author="Gabriel Correa" w:date="2015-08-28T01:09:00Z">
        <w:r w:rsidR="0045412B">
          <w:t>clasificada según corresponda</w:t>
        </w:r>
      </w:ins>
      <w:ins w:id="1548" w:author="Gabriel Correa" w:date="2015-08-27T15:43:00Z">
        <w:r>
          <w:t xml:space="preserve">. En la sección </w:t>
        </w:r>
        <w:r>
          <w:fldChar w:fldCharType="begin"/>
        </w:r>
        <w:r>
          <w:instrText xml:space="preserve"> REF _Ref428453332 \r \h </w:instrText>
        </w:r>
      </w:ins>
      <w:ins w:id="1549" w:author="Gabriel Correa" w:date="2015-08-27T15:43:00Z">
        <w:r>
          <w:fldChar w:fldCharType="separate"/>
        </w:r>
      </w:ins>
      <w:ins w:id="1550" w:author="Gabriel Correa" w:date="2015-08-28T07:30:00Z">
        <w:r w:rsidR="00E54D64">
          <w:t>5</w:t>
        </w:r>
      </w:ins>
      <w:ins w:id="1551" w:author="Gabriel Correa" w:date="2015-08-27T15:43:00Z">
        <w:r>
          <w:fldChar w:fldCharType="end"/>
        </w:r>
        <w:r>
          <w:t xml:space="preserve"> se explica el proceso de revisión manual de comentarios</w:t>
        </w:r>
      </w:ins>
      <w:ins w:id="1552" w:author="Gabriel Correa" w:date="2015-08-28T01:14:00Z">
        <w:r w:rsidR="0045412B">
          <w:t xml:space="preserve"> que fue llevada a cabo en el presente </w:t>
        </w:r>
      </w:ins>
      <w:ins w:id="1553" w:author="Gabriel Correa" w:date="2015-08-28T01:02:00Z">
        <w:r w:rsidR="00A344FB">
          <w:t>estudio</w:t>
        </w:r>
      </w:ins>
      <w:ins w:id="1554" w:author="Gabriel Correa" w:date="2015-08-28T01:14:00Z">
        <w:r w:rsidR="0045412B">
          <w:t>.</w:t>
        </w:r>
      </w:ins>
      <w:ins w:id="1555" w:author="Gabriel Correa" w:date="2015-08-28T01:13:00Z">
        <w:r w:rsidR="0045412B">
          <w:t xml:space="preserve"> </w:t>
        </w:r>
      </w:ins>
      <w:ins w:id="1556" w:author="Gabriel Correa" w:date="2015-08-28T01:11:00Z">
        <w:r w:rsidR="0045412B">
          <w:t xml:space="preserve">Durante </w:t>
        </w:r>
      </w:ins>
      <w:ins w:id="1557" w:author="Gabriel Correa" w:date="2015-08-28T01:17:00Z">
        <w:r w:rsidR="000B2BAA">
          <w:t>esta</w:t>
        </w:r>
      </w:ins>
      <w:ins w:id="1558" w:author="Gabriel Correa" w:date="2015-08-28T01:11:00Z">
        <w:r w:rsidR="0045412B">
          <w:t xml:space="preserve"> revisión </w:t>
        </w:r>
      </w:ins>
      <w:ins w:id="1559" w:author="Gabriel Correa" w:date="2015-08-28T01:16:00Z">
        <w:r w:rsidR="0045412B">
          <w:t xml:space="preserve">fue fundamental </w:t>
        </w:r>
      </w:ins>
      <w:ins w:id="1560" w:author="Gabriel Correa" w:date="2015-08-28T01:15:00Z">
        <w:r w:rsidR="0045412B">
          <w:t>adherir</w:t>
        </w:r>
      </w:ins>
      <w:ins w:id="1561" w:author="Gabriel Correa" w:date="2015-08-28T01:16:00Z">
        <w:r w:rsidR="0045412B">
          <w:t>se</w:t>
        </w:r>
      </w:ins>
      <w:ins w:id="1562" w:author="Gabriel Correa" w:date="2015-08-28T01:15:00Z">
        <w:r w:rsidR="0045412B">
          <w:t xml:space="preserve"> </w:t>
        </w:r>
      </w:ins>
      <w:ins w:id="1563" w:author="Gabriel Correa" w:date="2015-08-28T01:16:00Z">
        <w:r w:rsidR="0045412B">
          <w:t>en lo</w:t>
        </w:r>
      </w:ins>
      <w:ins w:id="1564" w:author="Gabriel Correa" w:date="2015-08-28T01:15:00Z">
        <w:r w:rsidR="0045412B">
          <w:t xml:space="preserve"> posible a las mismas reglas utilizadas por Monperrus et al.</w:t>
        </w:r>
      </w:ins>
    </w:p>
    <w:p w:rsidR="00234004" w:rsidRDefault="00234004">
      <w:pPr>
        <w:pStyle w:val="Epgrafe"/>
        <w:keepNext/>
        <w:rPr>
          <w:ins w:id="1565" w:author="Gabriel Correa" w:date="2015-08-27T15:57:00Z"/>
        </w:rPr>
        <w:pPrChange w:id="1566" w:author="Gabriel Correa" w:date="2015-08-27T15:57:00Z">
          <w:pPr/>
        </w:pPrChange>
      </w:pPr>
      <w:bookmarkStart w:id="1567" w:name="_Ref428454413"/>
      <w:ins w:id="1568" w:author="Gabriel Correa" w:date="2015-08-27T15:57:00Z">
        <w:r>
          <w:lastRenderedPageBreak/>
          <w:t xml:space="preserve">Tabla </w:t>
        </w:r>
      </w:ins>
      <w:ins w:id="1569" w:author="Gabriel Correa" w:date="2015-08-28T00:22:00Z">
        <w:r w:rsidR="00F002B6">
          <w:fldChar w:fldCharType="begin"/>
        </w:r>
        <w:r w:rsidR="00F002B6">
          <w:instrText xml:space="preserve"> STYLEREF 1 \s </w:instrText>
        </w:r>
      </w:ins>
      <w:r w:rsidR="00F002B6">
        <w:fldChar w:fldCharType="separate"/>
      </w:r>
      <w:r w:rsidR="00E54D64">
        <w:rPr>
          <w:noProof/>
        </w:rPr>
        <w:t>3</w:t>
      </w:r>
      <w:ins w:id="157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571" w:author="Gabriel Correa" w:date="2015-08-28T07:30:00Z">
        <w:r w:rsidR="00E54D64">
          <w:rPr>
            <w:noProof/>
          </w:rPr>
          <w:t>2</w:t>
        </w:r>
      </w:ins>
      <w:ins w:id="1572" w:author="Gabriel Correa" w:date="2015-08-28T00:22:00Z">
        <w:r w:rsidR="00F002B6">
          <w:fldChar w:fldCharType="end"/>
        </w:r>
      </w:ins>
      <w:bookmarkEnd w:id="1567"/>
      <w:ins w:id="1573" w:author="Gabriel Correa" w:date="2015-08-27T15:57:00Z">
        <w:r>
          <w:t>:   Taxonomía de directivas usada en el estudio de Monperrus et al.</w:t>
        </w:r>
      </w:ins>
      <w:ins w:id="1574"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575" w:author="Gabriel Correa" w:date="2015-08-27T15:55:00Z">
          <w:tblPr>
            <w:tblStyle w:val="Tablaconcuadrcula"/>
            <w:tblW w:w="0" w:type="auto"/>
            <w:tblLook w:val="04A0" w:firstRow="1" w:lastRow="0" w:firstColumn="1" w:lastColumn="0" w:noHBand="0" w:noVBand="1"/>
          </w:tblPr>
        </w:tblPrChange>
      </w:tblPr>
      <w:tblGrid>
        <w:gridCol w:w="4772"/>
        <w:gridCol w:w="4773"/>
        <w:tblGridChange w:id="1576">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577" w:author="Gabriel Correa" w:date="2015-08-27T15:50:00Z"/>
          <w:trPrChange w:id="1578"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579"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580" w:author="Gabriel Correa" w:date="2015-08-27T15:50:00Z"/>
              </w:rPr>
            </w:pPr>
            <w:ins w:id="1581" w:author="Gabriel Correa" w:date="2015-08-27T15:53:00Z">
              <w:r>
                <w:rPr>
                  <w:noProof/>
                </w:rPr>
                <mc:AlternateContent>
                  <mc:Choice Requires="wps">
                    <w:drawing>
                      <wp:anchor distT="0" distB="0" distL="114300" distR="114300" simplePos="0" relativeHeight="251663360" behindDoc="0" locked="0" layoutInCell="1" allowOverlap="1" wp14:anchorId="372AA3E9" wp14:editId="79DEEA19">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582"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583" w:author="Gabriel Correa" w:date="2015-08-27T15:50:00Z"/>
                <w:noProof/>
              </w:rPr>
            </w:pPr>
            <w:ins w:id="1584" w:author="Gabriel Correa" w:date="2015-08-27T15:52:00Z">
              <w:r>
                <w:t xml:space="preserve">    </w:t>
              </w:r>
            </w:ins>
            <w:ins w:id="1585" w:author="Gabriel Correa" w:date="2015-08-27T16:11:00Z">
              <w:r w:rsidR="00103C36">
                <w:t xml:space="preserve"> </w:t>
              </w:r>
            </w:ins>
            <w:ins w:id="1586"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87" w:author="Gabriel Correa" w:date="2015-08-27T15:50:00Z"/>
              </w:rPr>
            </w:pPr>
            <w:ins w:id="1588" w:author="Gabriel Correa" w:date="2015-08-27T15:52:00Z">
              <w:r>
                <w:t xml:space="preserve">    </w:t>
              </w:r>
            </w:ins>
            <w:ins w:id="1589" w:author="Gabriel Correa" w:date="2015-08-27T16:11:00Z">
              <w:r w:rsidR="00103C36">
                <w:t xml:space="preserve"> </w:t>
              </w:r>
            </w:ins>
            <w:ins w:id="1590"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91" w:author="Gabriel Correa" w:date="2015-08-27T15:50:00Z"/>
              </w:rPr>
            </w:pPr>
            <w:ins w:id="1592" w:author="Gabriel Correa" w:date="2015-08-27T15:52:00Z">
              <w:r>
                <w:t xml:space="preserve">    </w:t>
              </w:r>
            </w:ins>
            <w:ins w:id="1593" w:author="Gabriel Correa" w:date="2015-08-27T16:11:00Z">
              <w:r w:rsidR="00103C36">
                <w:t xml:space="preserve"> </w:t>
              </w:r>
            </w:ins>
            <w:ins w:id="1594"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95" w:author="Gabriel Correa" w:date="2015-08-27T15:50:00Z"/>
              </w:rPr>
            </w:pPr>
            <w:ins w:id="1596" w:author="Gabriel Correa" w:date="2015-08-27T15:52:00Z">
              <w:r>
                <w:t xml:space="preserve">    </w:t>
              </w:r>
            </w:ins>
            <w:ins w:id="1597" w:author="Gabriel Correa" w:date="2015-08-27T16:11:00Z">
              <w:r w:rsidR="00103C36">
                <w:t xml:space="preserve"> </w:t>
              </w:r>
            </w:ins>
            <w:ins w:id="1598" w:author="Gabriel Correa" w:date="2015-08-27T15:50:00Z">
              <w:r w:rsidRPr="00112A7E">
                <w:t xml:space="preserve">Posibles </w:t>
              </w:r>
              <w:commentRangeStart w:id="1599"/>
              <w:r w:rsidRPr="00112A7E">
                <w:t>excepciones</w:t>
              </w:r>
              <w:commentRangeEnd w:id="1599"/>
              <w:r w:rsidRPr="00112A7E">
                <w:commentReference w:id="1599"/>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0" w:author="Gabriel Correa" w:date="2015-08-27T15:50:00Z"/>
              </w:rPr>
            </w:pPr>
            <w:ins w:id="1601" w:author="Gabriel Correa" w:date="2015-08-27T15:52:00Z">
              <w:r>
                <w:t xml:space="preserve">    </w:t>
              </w:r>
            </w:ins>
            <w:ins w:id="1602" w:author="Gabriel Correa" w:date="2015-08-27T16:11:00Z">
              <w:r w:rsidR="00103C36">
                <w:t xml:space="preserve"> </w:t>
              </w:r>
            </w:ins>
            <w:ins w:id="1603"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4" w:author="Gabriel Correa" w:date="2015-08-27T15:50:00Z"/>
              </w:rPr>
            </w:pPr>
            <w:ins w:id="1605" w:author="Gabriel Correa" w:date="2015-08-27T15:52:00Z">
              <w:r>
                <w:t xml:space="preserve">    </w:t>
              </w:r>
            </w:ins>
            <w:ins w:id="1606" w:author="Gabriel Correa" w:date="2015-08-27T16:11:00Z">
              <w:r w:rsidR="00103C36">
                <w:t xml:space="preserve"> </w:t>
              </w:r>
            </w:ins>
            <w:ins w:id="1607"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8" w:author="Gabriel Correa" w:date="2015-08-27T15:50:00Z"/>
              </w:rPr>
            </w:pPr>
            <w:ins w:id="1609" w:author="Gabriel Correa" w:date="2015-08-27T15:52:00Z">
              <w:r>
                <w:t xml:space="preserve">    </w:t>
              </w:r>
            </w:ins>
            <w:ins w:id="1610" w:author="Gabriel Correa" w:date="2015-08-27T16:11:00Z">
              <w:r w:rsidR="00103C36">
                <w:t xml:space="preserve"> </w:t>
              </w:r>
            </w:ins>
            <w:ins w:id="1611"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2" w:author="Gabriel Correa" w:date="2015-08-27T15:50:00Z"/>
              </w:rPr>
            </w:pPr>
            <w:ins w:id="1613" w:author="Gabriel Correa" w:date="2015-08-27T15:52:00Z">
              <w:r>
                <w:t xml:space="preserve">    </w:t>
              </w:r>
            </w:ins>
            <w:ins w:id="1614"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5" w:author="Gabriel Correa" w:date="2015-08-27T15:50:00Z"/>
              </w:rPr>
            </w:pPr>
            <w:ins w:id="1616" w:author="Gabriel Correa" w:date="2015-08-27T15:52:00Z">
              <w:r>
                <w:t xml:space="preserve">    </w:t>
              </w:r>
            </w:ins>
            <w:ins w:id="1617" w:author="Gabriel Correa" w:date="2015-08-27T16:11:00Z">
              <w:r w:rsidR="00103C36">
                <w:t xml:space="preserve"> </w:t>
              </w:r>
            </w:ins>
            <w:ins w:id="1618"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9" w:author="Gabriel Correa" w:date="2015-08-27T15:50:00Z"/>
              </w:rPr>
            </w:pPr>
            <w:ins w:id="1620" w:author="Gabriel Correa" w:date="2015-08-27T15:52:00Z">
              <w:r>
                <w:t xml:space="preserve">    </w:t>
              </w:r>
            </w:ins>
            <w:ins w:id="1621" w:author="Gabriel Correa" w:date="2015-08-27T16:11:00Z">
              <w:r w:rsidR="00103C36">
                <w:t xml:space="preserve"> </w:t>
              </w:r>
            </w:ins>
            <w:ins w:id="1622"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623" w:author="Gabriel Correa" w:date="2015-08-27T15:50:00Z"/>
              </w:rPr>
            </w:pPr>
            <w:ins w:id="1624" w:author="Gabriel Correa" w:date="2015-08-27T15:52:00Z">
              <w:r>
                <w:t xml:space="preserve">    </w:t>
              </w:r>
            </w:ins>
            <w:ins w:id="1625" w:author="Gabriel Correa" w:date="2015-08-27T16:11:00Z">
              <w:r w:rsidR="00103C36">
                <w:t xml:space="preserve"> </w:t>
              </w:r>
            </w:ins>
            <w:ins w:id="1626" w:author="Gabriel Correa" w:date="2015-08-27T15:50:00Z">
              <w:r w:rsidRPr="00112A7E">
                <w:t>Misceláneo</w:t>
              </w:r>
            </w:ins>
          </w:p>
        </w:tc>
        <w:tc>
          <w:tcPr>
            <w:tcW w:w="4773" w:type="dxa"/>
            <w:tcPrChange w:id="1627"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28" w:author="Gabriel Correa" w:date="2015-08-27T15:50:00Z"/>
              </w:rPr>
            </w:pPr>
            <w:ins w:id="1629" w:author="Gabriel Correa" w:date="2015-08-27T15:53:00Z">
              <w:r>
                <w:rPr>
                  <w:noProof/>
                </w:rPr>
                <mc:AlternateContent>
                  <mc:Choice Requires="wps">
                    <w:drawing>
                      <wp:anchor distT="0" distB="0" distL="114300" distR="114300" simplePos="0" relativeHeight="251661312" behindDoc="0" locked="0" layoutInCell="1" allowOverlap="1" wp14:anchorId="77C7B3B8" wp14:editId="43469699">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630"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31" w:author="Gabriel Correa" w:date="2015-08-27T15:50:00Z"/>
              </w:rPr>
            </w:pPr>
            <w:ins w:id="1632" w:author="Gabriel Correa" w:date="2015-08-27T15:52:00Z">
              <w:r>
                <w:t xml:space="preserve">    </w:t>
              </w:r>
            </w:ins>
            <w:ins w:id="1633" w:author="Gabriel Correa" w:date="2015-08-27T16:11:00Z">
              <w:r w:rsidR="00103C36">
                <w:t xml:space="preserve"> </w:t>
              </w:r>
            </w:ins>
            <w:ins w:id="1634"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37" w:author="Gabriel Correa" w:date="2015-08-27T15:50:00Z"/>
              </w:rPr>
            </w:pPr>
            <w:ins w:id="1638" w:author="Gabriel Correa" w:date="2015-08-27T15:52:00Z">
              <w:r>
                <w:t xml:space="preserve">    </w:t>
              </w:r>
            </w:ins>
            <w:ins w:id="1639" w:author="Gabriel Correa" w:date="2015-08-27T16:11:00Z">
              <w:r w:rsidR="00103C36">
                <w:t xml:space="preserve"> </w:t>
              </w:r>
            </w:ins>
            <w:ins w:id="1640"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1" w:author="Gabriel Correa" w:date="2015-08-27T15:50:00Z"/>
              </w:rPr>
            </w:pPr>
            <w:ins w:id="1642" w:author="Gabriel Correa" w:date="2015-08-27T15:52:00Z">
              <w:r>
                <w:t xml:space="preserve">    </w:t>
              </w:r>
            </w:ins>
            <w:ins w:id="1643" w:author="Gabriel Correa" w:date="2015-08-27T16:11:00Z">
              <w:r w:rsidR="00103C36">
                <w:t xml:space="preserve"> </w:t>
              </w:r>
            </w:ins>
            <w:ins w:id="1644"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5" w:author="Gabriel Correa" w:date="2015-08-27T15:50:00Z"/>
              </w:rPr>
            </w:pPr>
            <w:ins w:id="1646" w:author="Gabriel Correa" w:date="2015-08-27T15:52:00Z">
              <w:r>
                <w:t xml:space="preserve">    </w:t>
              </w:r>
            </w:ins>
            <w:ins w:id="1647" w:author="Gabriel Correa" w:date="2015-08-27T16:11:00Z">
              <w:r w:rsidR="00103C36">
                <w:t xml:space="preserve"> </w:t>
              </w:r>
            </w:ins>
            <w:ins w:id="1648"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9" w:author="Gabriel Correa" w:date="2015-08-27T15:50:00Z"/>
              </w:rPr>
            </w:pPr>
            <w:ins w:id="1650" w:author="Gabriel Correa" w:date="2015-08-27T15:52:00Z">
              <w:r>
                <w:t xml:space="preserve">    </w:t>
              </w:r>
            </w:ins>
            <w:ins w:id="1651" w:author="Gabriel Correa" w:date="2015-08-27T16:11:00Z">
              <w:r w:rsidR="00103C36">
                <w:t xml:space="preserve"> </w:t>
              </w:r>
            </w:ins>
            <w:ins w:id="1652" w:author="Gabriel Correa" w:date="2015-08-27T15:51:00Z">
              <w:r w:rsidRPr="00103C36">
                <w:rPr>
                  <w:i/>
                  <w:rPrChange w:id="1653" w:author="Gabriel Correa" w:date="2015-08-27T16:11:00Z">
                    <w:rPr/>
                  </w:rPrChange>
                </w:rPr>
                <w:t xml:space="preserve">Non-local consistency </w:t>
              </w:r>
              <w:commentRangeStart w:id="1654"/>
              <w:r w:rsidRPr="00103C36">
                <w:rPr>
                  <w:i/>
                  <w:rPrChange w:id="1655" w:author="Gabriel Correa" w:date="2015-08-27T16:11:00Z">
                    <w:rPr/>
                  </w:rPrChange>
                </w:rPr>
                <w:t>subclassing</w:t>
              </w:r>
              <w:commentRangeEnd w:id="1654"/>
              <w:r w:rsidRPr="00103C36">
                <w:rPr>
                  <w:i/>
                  <w:rPrChange w:id="1656" w:author="Gabriel Correa" w:date="2015-08-27T16:11:00Z">
                    <w:rPr/>
                  </w:rPrChange>
                </w:rPr>
                <w:commentReference w:id="165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57" w:author="Gabriel Correa" w:date="2015-08-27T15:50:00Z"/>
              </w:rPr>
            </w:pPr>
            <w:ins w:id="1658" w:author="Gabriel Correa" w:date="2015-08-27T15:52:00Z">
              <w:r>
                <w:t xml:space="preserve">    </w:t>
              </w:r>
            </w:ins>
            <w:ins w:id="1659" w:author="Gabriel Correa" w:date="2015-08-27T16:11:00Z">
              <w:r w:rsidR="00103C36">
                <w:t xml:space="preserve"> </w:t>
              </w:r>
            </w:ins>
            <w:ins w:id="1660"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61" w:author="Gabriel Correa" w:date="2015-08-27T15:50:00Z"/>
              </w:rPr>
            </w:pPr>
            <w:ins w:id="1662" w:author="Gabriel Correa" w:date="2015-08-27T15:52:00Z">
              <w:r>
                <w:t xml:space="preserve">    </w:t>
              </w:r>
            </w:ins>
            <w:ins w:id="1663" w:author="Gabriel Correa" w:date="2015-08-27T16:11:00Z">
              <w:r w:rsidR="00103C36">
                <w:t xml:space="preserve"> </w:t>
              </w:r>
            </w:ins>
            <w:ins w:id="1664"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665" w:author="Gabriel Correa" w:date="2015-08-27T15:50:00Z"/>
              </w:rPr>
            </w:pPr>
            <w:ins w:id="1666" w:author="Gabriel Correa" w:date="2015-08-27T15:54:00Z">
              <w:r>
                <w:rPr>
                  <w:noProof/>
                </w:rPr>
                <mc:AlternateContent>
                  <mc:Choice Requires="wps">
                    <w:drawing>
                      <wp:anchor distT="0" distB="0" distL="114300" distR="114300" simplePos="0" relativeHeight="251665408" behindDoc="0" locked="0" layoutInCell="1" allowOverlap="1" wp14:anchorId="060C560F" wp14:editId="224E3533">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667"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68" w:author="Gabriel Correa" w:date="2015-08-27T15:50:00Z"/>
              </w:rPr>
            </w:pPr>
            <w:ins w:id="1669" w:author="Gabriel Correa" w:date="2015-08-27T15:52:00Z">
              <w:r>
                <w:t xml:space="preserve">    </w:t>
              </w:r>
            </w:ins>
            <w:ins w:id="1670" w:author="Gabriel Correa" w:date="2015-08-27T16:11:00Z">
              <w:r w:rsidR="00103C36">
                <w:t xml:space="preserve"> </w:t>
              </w:r>
            </w:ins>
            <w:ins w:id="1671"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2" w:author="Gabriel Correa" w:date="2015-08-27T15:50:00Z"/>
              </w:rPr>
            </w:pPr>
            <w:ins w:id="1673" w:author="Gabriel Correa" w:date="2015-08-27T15:52:00Z">
              <w:r>
                <w:t xml:space="preserve">    </w:t>
              </w:r>
            </w:ins>
            <w:ins w:id="1674" w:author="Gabriel Correa" w:date="2015-08-27T16:11:00Z">
              <w:r w:rsidR="00103C36">
                <w:t xml:space="preserve"> </w:t>
              </w:r>
            </w:ins>
            <w:ins w:id="1675"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6" w:author="Gabriel Correa" w:date="2015-08-27T15:50:00Z"/>
              </w:rPr>
            </w:pPr>
            <w:ins w:id="1677"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8" w:author="Gabriel Correa" w:date="2015-08-27T15:51:00Z"/>
              </w:rPr>
            </w:pPr>
            <w:ins w:id="1679"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80" w:author="Gabriel Correa" w:date="2015-08-27T15:50:00Z"/>
              </w:rPr>
            </w:pPr>
            <w:ins w:id="1681" w:author="Gabriel Correa" w:date="2015-08-27T15:51:00Z">
              <w:r w:rsidRPr="00112A7E">
                <w:t>Misceláneo</w:t>
              </w:r>
            </w:ins>
          </w:p>
        </w:tc>
      </w:tr>
    </w:tbl>
    <w:p w:rsidR="00234004" w:rsidRDefault="00234004" w:rsidP="00112A7E">
      <w:pPr>
        <w:rPr>
          <w:ins w:id="1682" w:author="Gabriel Correa" w:date="2015-08-27T15:50:00Z"/>
        </w:rPr>
      </w:pPr>
    </w:p>
    <w:p w:rsidR="00112A7E" w:rsidRDefault="00112A7E" w:rsidP="00EE2482">
      <w:pPr>
        <w:rPr>
          <w:ins w:id="1683" w:author="Gabriel Correa" w:date="2015-08-27T15:43:00Z"/>
        </w:rPr>
      </w:pPr>
      <w:ins w:id="1684" w:author="Gabriel Correa" w:date="2015-08-27T15:43:00Z">
        <w:r>
          <w:t>El estudio fue realizado sobre un subconjunto de tres APIs populares para Java: Java SDK (java.lang, java.util, java.io, java.math, java.net, java.rmi, java.sql, java.security, java.text, java.applet), JFace (parte del proyecto Ecplips)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685" w:author="Gabriel Correa" w:date="2015-08-26T22:09:00Z"/>
        </w:rPr>
      </w:pPr>
      <w:ins w:id="1686" w:author="Gabriel Correa" w:date="2015-08-27T15:21:00Z">
        <w:r>
          <w:t>En este trabajo se estudiarán las mismas API c</w:t>
        </w:r>
      </w:ins>
      <w:ins w:id="1687" w:author="Gabriel Correa" w:date="2015-08-27T15:22:00Z">
        <w:r>
          <w:t xml:space="preserve">onsideradas por Monperrus et al. </w:t>
        </w:r>
        <w:proofErr w:type="gramStart"/>
        <w:r>
          <w:t>y</w:t>
        </w:r>
        <w:proofErr w:type="gramEnd"/>
        <w:r>
          <w:t xml:space="preserve"> se usará la lista de </w:t>
        </w:r>
        <w:r>
          <w:rPr>
            <w:i/>
          </w:rPr>
          <w:t>keywords</w:t>
        </w:r>
        <w:r>
          <w:t xml:space="preserve"> para detectar directivas con el </w:t>
        </w:r>
      </w:ins>
      <w:ins w:id="1688" w:author="Gabriel Correa" w:date="2015-08-27T15:23:00Z">
        <w:r>
          <w:t xml:space="preserve">fin de tener un punto de comparación </w:t>
        </w:r>
      </w:ins>
      <w:ins w:id="1689" w:author="Gabriel Correa" w:date="2015-08-27T15:24:00Z">
        <w:r w:rsidR="00B83F4E">
          <w:t>sobre</w:t>
        </w:r>
        <w:r>
          <w:t xml:space="preserve"> la calidad de un programa para </w:t>
        </w:r>
      </w:ins>
      <w:ins w:id="1690" w:author="Gabriel Correa" w:date="2015-08-27T15:25:00Z">
        <w:r w:rsidR="00C202E1">
          <w:t>seleccionar</w:t>
        </w:r>
      </w:ins>
      <w:ins w:id="1691" w:author="Gabriel Correa" w:date="2015-08-27T15:24:00Z">
        <w:r>
          <w:t xml:space="preserve"> las directivas.</w:t>
        </w:r>
      </w:ins>
    </w:p>
    <w:p w:rsidR="00A639ED" w:rsidRPr="00E02554" w:rsidDel="00A639ED" w:rsidRDefault="00A639ED" w:rsidP="00A639ED">
      <w:pPr>
        <w:rPr>
          <w:del w:id="1692" w:author="Gabriel Correa" w:date="2015-08-26T22:09:00Z"/>
        </w:rPr>
      </w:pPr>
      <w:moveToRangeStart w:id="1693" w:author="Gabriel Correa" w:date="2015-08-26T22:09:00Z" w:name="move428390299"/>
      <w:moveTo w:id="1694" w:author="Gabriel Correa" w:date="2015-08-26T22:09:00Z">
        <w:del w:id="1695"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991"/>
          </w:r>
        </w:del>
      </w:moveTo>
    </w:p>
    <w:moveToRangeEnd w:id="1693"/>
    <w:p w:rsidR="00A639ED" w:rsidRPr="00E02554" w:rsidDel="009F019D" w:rsidRDefault="00A639ED" w:rsidP="00EE2482">
      <w:pPr>
        <w:rPr>
          <w:del w:id="1696" w:author="Gabriel Correa" w:date="2015-08-27T14:52:00Z"/>
        </w:rPr>
      </w:pPr>
    </w:p>
    <w:p w:rsidR="009F019D" w:rsidRPr="008D122B" w:rsidDel="009F019D" w:rsidRDefault="00EE2482">
      <w:pPr>
        <w:rPr>
          <w:del w:id="1697" w:author="Gabriel Correa" w:date="2015-08-27T14:53:00Z"/>
        </w:rPr>
        <w:pPrChange w:id="1698" w:author="Gabriel Correa" w:date="2015-08-27T14:51:00Z">
          <w:pPr>
            <w:pStyle w:val="Ttulo3"/>
          </w:pPr>
        </w:pPrChange>
      </w:pPr>
      <w:del w:id="1699" w:author="Gabriel Correa" w:date="2015-08-27T14:53:00Z">
        <w:r w:rsidDel="009F019D">
          <w:delText>Keywords para detectar directivas</w:delText>
        </w:r>
      </w:del>
    </w:p>
    <w:p w:rsidR="00EF5F34" w:rsidRPr="008D122B" w:rsidDel="004C54E8" w:rsidRDefault="00EE2482">
      <w:pPr>
        <w:rPr>
          <w:del w:id="1700" w:author="Gabriel Correa" w:date="2015-08-27T20:08:00Z"/>
        </w:rPr>
        <w:pPrChange w:id="1701" w:author="Gabriel Correa" w:date="2015-08-27T15:26:00Z">
          <w:pPr>
            <w:pStyle w:val="Ttulo3"/>
          </w:pPr>
        </w:pPrChange>
      </w:pPr>
      <w:del w:id="1702" w:author="Gabriel Correa" w:date="2015-08-27T20:08:00Z">
        <w:r w:rsidDel="004C54E8">
          <w:delText>Taxonomía de directivas</w:delText>
        </w:r>
      </w:del>
    </w:p>
    <w:p w:rsidR="00E62247" w:rsidRDefault="00E62247">
      <w:pPr>
        <w:spacing w:after="200" w:line="276" w:lineRule="auto"/>
        <w:jc w:val="left"/>
        <w:rPr>
          <w:ins w:id="1703" w:author="Gabriel Correa" w:date="2015-08-27T22:56:00Z"/>
          <w:rFonts w:eastAsiaTheme="majorEastAsia" w:cstheme="majorBidi"/>
          <w:b/>
          <w:bCs/>
          <w:color w:val="365F91" w:themeColor="accent1" w:themeShade="BF"/>
          <w:sz w:val="28"/>
          <w:szCs w:val="28"/>
        </w:rPr>
      </w:pPr>
      <w:ins w:id="1704" w:author="Gabriel Correa" w:date="2015-08-27T22:56:00Z">
        <w:r>
          <w:br w:type="page"/>
        </w:r>
      </w:ins>
    </w:p>
    <w:p w:rsidR="00EE2482" w:rsidRDefault="00EE2482" w:rsidP="00EE2482">
      <w:pPr>
        <w:pStyle w:val="Ttulo1"/>
      </w:pPr>
      <w:bookmarkStart w:id="1705" w:name="_Toc428510368"/>
      <w:r>
        <w:lastRenderedPageBreak/>
        <w:t xml:space="preserve">Desarrollo de </w:t>
      </w:r>
      <w:del w:id="1706" w:author="Gabriel Correa" w:date="2015-08-27T22:50:00Z">
        <w:r w:rsidDel="007E2915">
          <w:delText>&lt;NombrePrograma&gt;</w:delText>
        </w:r>
      </w:del>
      <w:ins w:id="1707" w:author="Gabriel Correa" w:date="2015-08-27T22:50:00Z">
        <w:r w:rsidR="007E2915">
          <w:t>CHi</w:t>
        </w:r>
      </w:ins>
      <w:bookmarkEnd w:id="1705"/>
    </w:p>
    <w:p w:rsidR="00EE2482" w:rsidRPr="00E02554" w:rsidDel="007E2915" w:rsidRDefault="00EE2482" w:rsidP="00EE2482">
      <w:pPr>
        <w:rPr>
          <w:del w:id="1708" w:author="Gabriel Correa" w:date="2015-08-27T22:50:00Z"/>
          <w:color w:val="808080" w:themeColor="background1" w:themeShade="80"/>
          <w:szCs w:val="18"/>
          <w:lang w:val="en-US"/>
          <w:rPrChange w:id="1709" w:author="Gabriel Correa" w:date="2015-08-25T14:24:00Z">
            <w:rPr>
              <w:del w:id="1710" w:author="Gabriel Correa" w:date="2015-08-27T22:50:00Z"/>
              <w:color w:val="808080" w:themeColor="background1" w:themeShade="80"/>
              <w:sz w:val="18"/>
              <w:szCs w:val="18"/>
              <w:lang w:val="en-US"/>
            </w:rPr>
          </w:rPrChange>
        </w:rPr>
      </w:pPr>
      <w:del w:id="1711" w:author="Gabriel Correa" w:date="2015-08-27T22:50:00Z">
        <w:r w:rsidRPr="00E02554" w:rsidDel="007E2915">
          <w:rPr>
            <w:color w:val="808080" w:themeColor="background1" w:themeShade="80"/>
            <w:szCs w:val="18"/>
            <w:lang w:val="en-US"/>
            <w:rPrChange w:id="1712"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713" w:author="Gabriel Correa" w:date="2015-08-27T22:50:00Z">
        <w:r w:rsidRPr="00E02554" w:rsidDel="007E2915">
          <w:delText>&lt;NombrePrograma&gt;</w:delText>
        </w:r>
      </w:del>
      <w:ins w:id="1714" w:author="Gabriel Correa" w:date="2015-08-27T22:50:00Z">
        <w:r w:rsidR="007E2915">
          <w:t>CHi</w:t>
        </w:r>
      </w:ins>
      <w:r w:rsidRPr="00E02554">
        <w:t xml:space="preserve"> </w:t>
      </w:r>
      <w:ins w:id="1715" w:author="Gabriel Correa" w:date="2015-08-27T22:51:00Z">
        <w:r w:rsidR="005F6F2E">
          <w:t xml:space="preserve">es </w:t>
        </w:r>
      </w:ins>
      <w:ins w:id="1716" w:author="Gabriel Correa" w:date="2015-08-28T01:21:00Z">
        <w:r w:rsidR="005F6F2E">
          <w:t>el</w:t>
        </w:r>
      </w:ins>
      <w:ins w:id="1717" w:author="Gabriel Correa" w:date="2015-08-27T22:51:00Z">
        <w:r w:rsidR="007E2915">
          <w:t xml:space="preserve"> </w:t>
        </w:r>
      </w:ins>
      <w:ins w:id="1718" w:author="Gabriel Correa" w:date="2015-08-27T22:53:00Z">
        <w:r w:rsidR="00E62247">
          <w:t>programa</w:t>
        </w:r>
      </w:ins>
      <w:ins w:id="1719" w:author="Gabriel Correa" w:date="2015-08-27T22:52:00Z">
        <w:r w:rsidR="00E62247">
          <w:t xml:space="preserve"> implementad</w:t>
        </w:r>
      </w:ins>
      <w:ins w:id="1720" w:author="Gabriel Correa" w:date="2015-08-27T22:53:00Z">
        <w:r w:rsidR="00E62247">
          <w:t>o</w:t>
        </w:r>
      </w:ins>
      <w:ins w:id="1721" w:author="Gabriel Correa" w:date="2015-08-27T22:52:00Z">
        <w:r w:rsidR="007E2915">
          <w:t xml:space="preserve"> durante este trabajo. F</w:t>
        </w:r>
      </w:ins>
      <w:del w:id="1722" w:author="Gabriel Correa" w:date="2015-08-27T22:52:00Z">
        <w:r w:rsidRPr="00E02554" w:rsidDel="007E2915">
          <w:delText>f</w:delText>
        </w:r>
      </w:del>
      <w:r w:rsidRPr="00E02554">
        <w:t>ue inicialmente concebid</w:t>
      </w:r>
      <w:ins w:id="1723" w:author="Gabriel Correa" w:date="2015-08-27T22:53:00Z">
        <w:r w:rsidR="00E62247">
          <w:t>o</w:t>
        </w:r>
      </w:ins>
      <w:del w:id="1724"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725" w:author="Gabriel Correa" w:date="2015-08-27T22:54:00Z">
        <w:r w:rsidRPr="00E02554" w:rsidDel="00E62247">
          <w:delText xml:space="preserve">facilitar y </w:delText>
        </w:r>
      </w:del>
      <w:r w:rsidRPr="00E02554">
        <w:t>hacer menos tediosa la 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726" w:author="Gabriel Correa" w:date="2015-08-28T01:21:00Z">
        <w:r w:rsidR="005F6F2E">
          <w:t>,</w:t>
        </w:r>
      </w:ins>
      <w:r w:rsidRPr="00E02554">
        <w:t xml:space="preserve"> el </w:t>
      </w:r>
      <w:del w:id="1727" w:author="Gabriel Correa" w:date="2015-08-28T01:22:00Z">
        <w:r w:rsidRPr="00E02554" w:rsidDel="005F6F2E">
          <w:delText xml:space="preserve">esfuerzo </w:delText>
        </w:r>
      </w:del>
      <w:ins w:id="1728"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729"/>
      <w:r w:rsidRPr="00E02554">
        <w:t>documentación</w:t>
      </w:r>
      <w:commentRangeEnd w:id="1729"/>
      <w:r w:rsidRPr="00E02554">
        <w:rPr>
          <w:rStyle w:val="Refdecomentario"/>
          <w:sz w:val="24"/>
          <w:rPrChange w:id="1730" w:author="Gabriel Correa" w:date="2015-08-25T14:24:00Z">
            <w:rPr>
              <w:rStyle w:val="Refdecomentario"/>
              <w:rFonts w:eastAsiaTheme="majorEastAsia" w:cstheme="majorBidi"/>
              <w:b/>
              <w:bCs/>
              <w:color w:val="4F81BD" w:themeColor="accent1"/>
            </w:rPr>
          </w:rPrChange>
        </w:rPr>
        <w:commentReference w:id="1729"/>
      </w:r>
      <w:r w:rsidRPr="00E02554">
        <w:t>.</w:t>
      </w:r>
    </w:p>
    <w:p w:rsidR="006B458F" w:rsidRPr="00E02554" w:rsidRDefault="006B458F" w:rsidP="006B458F">
      <w:r w:rsidRPr="00E02554">
        <w:t xml:space="preserve">El objetivo principal de </w:t>
      </w:r>
      <w:del w:id="1731" w:author="Gabriel Correa" w:date="2015-08-27T22:50:00Z">
        <w:r w:rsidRPr="00E02554" w:rsidDel="007E2915">
          <w:delText>&lt;NombrePrograma&gt;</w:delText>
        </w:r>
      </w:del>
      <w:ins w:id="1732"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733" w:author="Gabriel Correa" w:date="2015-08-27T22:50:00Z">
        <w:r w:rsidRPr="00E02554" w:rsidDel="007E2915">
          <w:delText>&lt;NombrePrograma&gt;</w:delText>
        </w:r>
      </w:del>
      <w:ins w:id="1734"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EE2482">
      <w:pPr>
        <w:pStyle w:val="Ttulo2"/>
      </w:pPr>
      <w:bookmarkStart w:id="1735" w:name="_Toc428510369"/>
      <w:r>
        <w:t xml:space="preserve">Usuarios </w:t>
      </w:r>
      <w:r w:rsidR="00EE2482">
        <w:t>Final</w:t>
      </w:r>
      <w:r>
        <w:t>es</w:t>
      </w:r>
      <w:bookmarkEnd w:id="1735"/>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736" w:name="_Ref428316602"/>
      <w:bookmarkStart w:id="1737" w:name="_Toc428510370"/>
      <w:r>
        <w:t xml:space="preserve">Usuario </w:t>
      </w:r>
      <w:r w:rsidR="004E5880">
        <w:t xml:space="preserve">Encargado de Documentar una </w:t>
      </w:r>
      <w:r w:rsidR="00EE2482" w:rsidRPr="00473570">
        <w:t>API</w:t>
      </w:r>
      <w:bookmarkEnd w:id="1736"/>
      <w:bookmarkEnd w:id="1737"/>
    </w:p>
    <w:p w:rsidR="00EE2482" w:rsidRPr="00E02554" w:rsidRDefault="00EE2482" w:rsidP="00EE2482">
      <w:r w:rsidRPr="00E02554">
        <w:t xml:space="preserve">Es una persona </w:t>
      </w:r>
      <w:r w:rsidR="004E5880" w:rsidRPr="00E02554">
        <w:t xml:space="preserve">que </w:t>
      </w:r>
      <w:del w:id="1738" w:author="Gabriel Correa" w:date="2015-08-28T01:23:00Z">
        <w:r w:rsidR="004E5880" w:rsidRPr="00E02554" w:rsidDel="00FF6ABF">
          <w:delText>está documentando</w:delText>
        </w:r>
      </w:del>
      <w:ins w:id="1739"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740" w:author="Gabriel Correa" w:date="2015-08-27T22:50:00Z">
        <w:r w:rsidRPr="00E02554" w:rsidDel="007E2915">
          <w:delText>&lt;NombrePrograma&gt;</w:delText>
        </w:r>
      </w:del>
      <w:ins w:id="1741" w:author="Gabriel Correa" w:date="2015-08-27T22:50:00Z">
        <w:r w:rsidR="007E2915">
          <w:t>CHi</w:t>
        </w:r>
      </w:ins>
      <w:r w:rsidRPr="00E02554">
        <w:t xml:space="preserve"> </w:t>
      </w:r>
      <w:del w:id="1742" w:author="Gabriel Correa" w:date="2015-08-28T01:25:00Z">
        <w:r w:rsidRPr="00E02554" w:rsidDel="00FF6ABF">
          <w:delText xml:space="preserve">las </w:delText>
        </w:r>
      </w:del>
      <w:ins w:id="1743" w:author="Gabriel Correa" w:date="2015-08-28T01:26:00Z">
        <w:r w:rsidR="00FF6ABF">
          <w:t xml:space="preserve">alto porcentaje </w:t>
        </w:r>
      </w:ins>
      <w:del w:id="1744"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745" w:name="_Toc428510371"/>
      <w:r>
        <w:t xml:space="preserve">Usuario </w:t>
      </w:r>
      <w:r w:rsidR="00EE2482" w:rsidRPr="00473570">
        <w:t>In</w:t>
      </w:r>
      <w:r w:rsidR="001C670B">
        <w:t>vestigador de Text Mining</w:t>
      </w:r>
      <w:bookmarkEnd w:id="1745"/>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746"/>
      <w:r w:rsidR="002204E3" w:rsidRPr="00E02554">
        <w:t>facilidad</w:t>
      </w:r>
      <w:commentRangeEnd w:id="1746"/>
      <w:r w:rsidR="00BF7FE6">
        <w:rPr>
          <w:rStyle w:val="Refdecomentario"/>
        </w:rPr>
        <w:commentReference w:id="1746"/>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747" w:author="Gabriel Correa" w:date="2015-08-28T01:27:00Z">
        <w:r w:rsidRPr="00E02554" w:rsidDel="00BF7FE6">
          <w:delText xml:space="preserve">esto </w:delText>
        </w:r>
      </w:del>
      <w:ins w:id="1748" w:author="Gabriel Correa" w:date="2015-08-28T01:27:00Z">
        <w:r w:rsidR="00BF7FE6">
          <w:t>esta razón</w:t>
        </w:r>
        <w:r w:rsidR="00BF7FE6" w:rsidRPr="00E02554">
          <w:t xml:space="preserve"> </w:t>
        </w:r>
      </w:ins>
      <w:r w:rsidRPr="00E02554">
        <w:t xml:space="preserve">que </w:t>
      </w:r>
      <w:del w:id="1749" w:author="Gabriel Correa" w:date="2015-08-28T01:28:00Z">
        <w:r w:rsidRPr="00E02554" w:rsidDel="00BF7FE6">
          <w:delText>este tipo</w:delText>
        </w:r>
      </w:del>
      <w:ins w:id="1750" w:author="Gabriel Correa" w:date="2015-08-28T01:28:00Z">
        <w:r w:rsidR="00BF7FE6">
          <w:t>un</w:t>
        </w:r>
      </w:ins>
      <w:del w:id="1751" w:author="Gabriel Correa" w:date="2015-08-28T01:28:00Z">
        <w:r w:rsidRPr="00E02554" w:rsidDel="00BF7FE6">
          <w:delText xml:space="preserve"> de</w:delText>
        </w:r>
      </w:del>
      <w:r w:rsidRPr="00E02554">
        <w:t xml:space="preserve"> usuario puede tener interés en </w:t>
      </w:r>
      <w:del w:id="1752" w:author="Gabriel Correa" w:date="2015-08-28T01:28:00Z">
        <w:r w:rsidRPr="00E02554" w:rsidDel="00BF7FE6">
          <w:delText xml:space="preserve">utilizar </w:delText>
        </w:r>
      </w:del>
      <w:ins w:id="1753" w:author="Gabriel Correa" w:date="2015-08-28T01:28:00Z">
        <w:r w:rsidR="00BF7FE6">
          <w:t>usar las funciones de</w:t>
        </w:r>
        <w:r w:rsidR="00BF7FE6" w:rsidRPr="00E02554">
          <w:t xml:space="preserve"> </w:t>
        </w:r>
      </w:ins>
      <w:del w:id="1754" w:author="Gabriel Correa" w:date="2015-08-27T22:50:00Z">
        <w:r w:rsidRPr="00E02554" w:rsidDel="007E2915">
          <w:delText>&lt;NombrePrograma&gt;</w:delText>
        </w:r>
      </w:del>
      <w:ins w:id="1755" w:author="Gabriel Correa" w:date="2015-08-27T22:50:00Z">
        <w:r w:rsidR="007E2915">
          <w:t>CHi</w:t>
        </w:r>
      </w:ins>
      <w:r w:rsidRPr="00E02554">
        <w:t>.</w:t>
      </w:r>
    </w:p>
    <w:p w:rsidR="00EE2482" w:rsidRPr="00E02554" w:rsidRDefault="00EE2482" w:rsidP="00EE2482"/>
    <w:p w:rsidR="007F6B63" w:rsidRDefault="007F6B63" w:rsidP="007F6B63">
      <w:pPr>
        <w:pStyle w:val="Ttulo2"/>
      </w:pPr>
      <w:bookmarkStart w:id="1756" w:name="_Toc428510372"/>
      <w:r>
        <w:t>Casos de Uso</w:t>
      </w:r>
      <w:bookmarkEnd w:id="1756"/>
    </w:p>
    <w:p w:rsidR="007F6B63" w:rsidRDefault="007F6B63" w:rsidP="007F6B63">
      <w:pPr>
        <w:pStyle w:val="Ttulo3"/>
      </w:pPr>
      <w:bookmarkStart w:id="1757" w:name="_Ref428278205"/>
      <w:bookmarkStart w:id="1758" w:name="_Toc428510373"/>
      <w:r>
        <w:t xml:space="preserve">Documentador de </w:t>
      </w:r>
      <w:commentRangeStart w:id="1759"/>
      <w:r>
        <w:t>API</w:t>
      </w:r>
      <w:commentRangeEnd w:id="1759"/>
      <w:r>
        <w:rPr>
          <w:rStyle w:val="Refdecomentario"/>
          <w:rFonts w:asciiTheme="minorHAnsi" w:eastAsiaTheme="minorEastAsia" w:hAnsiTheme="minorHAnsi" w:cstheme="minorBidi"/>
          <w:b w:val="0"/>
          <w:bCs w:val="0"/>
          <w:i/>
          <w:iCs/>
          <w:color w:val="auto"/>
        </w:rPr>
        <w:commentReference w:id="1759"/>
      </w:r>
      <w:bookmarkEnd w:id="1757"/>
      <w:bookmarkEnd w:id="1758"/>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760"/>
      <w:r w:rsidRPr="00E02554">
        <w:t>no son considerados</w:t>
      </w:r>
      <w:commentRangeEnd w:id="1760"/>
      <w:r w:rsidRPr="00E02554">
        <w:rPr>
          <w:rStyle w:val="Refdecomentario"/>
          <w:sz w:val="24"/>
          <w:rPrChange w:id="1761" w:author="Gabriel Correa" w:date="2015-08-25T14:24:00Z">
            <w:rPr>
              <w:rStyle w:val="Refdecomentario"/>
              <w:rFonts w:eastAsiaTheme="majorEastAsia" w:cstheme="majorBidi"/>
              <w:b/>
              <w:bCs/>
              <w:color w:val="4F81BD" w:themeColor="accent1"/>
            </w:rPr>
          </w:rPrChange>
        </w:rPr>
        <w:commentReference w:id="1760"/>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762"/>
      <w:r w:rsidRPr="00E02554">
        <w:t>keywords</w:t>
      </w:r>
      <w:commentRangeEnd w:id="1762"/>
      <w:r w:rsidRPr="00E02554">
        <w:rPr>
          <w:rStyle w:val="Refdecomentario"/>
          <w:sz w:val="24"/>
          <w:rPrChange w:id="1763" w:author="Gabriel Correa" w:date="2015-08-25T14:24:00Z">
            <w:rPr>
              <w:rStyle w:val="Refdecomentario"/>
              <w:rFonts w:eastAsiaTheme="majorEastAsia" w:cstheme="majorBidi"/>
              <w:b/>
              <w:bCs/>
              <w:color w:val="4F81BD" w:themeColor="accent1"/>
            </w:rPr>
          </w:rPrChange>
        </w:rPr>
        <w:commentReference w:id="1762"/>
      </w:r>
      <w:r w:rsidRPr="00E02554">
        <w:t>. El usuario elige adivinar automáticamente las directivas con un clasificador de Machine Learning</w:t>
      </w:r>
      <w:del w:id="1764"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767" w:author="Gabriel Correa" w:date="2015-08-27T22:50:00Z">
        <w:r w:rsidRPr="00E02554" w:rsidDel="007E2915">
          <w:delText>&lt;NombrePrograma&gt;</w:delText>
        </w:r>
      </w:del>
      <w:ins w:id="1768" w:author="Gabriel Correa" w:date="2015-08-27T22:50:00Z">
        <w:r w:rsidR="007E2915">
          <w:t>CHi</w:t>
        </w:r>
      </w:ins>
      <w:r w:rsidRPr="00E02554">
        <w:t xml:space="preserve"> suele equivocarse poco en </w:t>
      </w:r>
      <w:commentRangeStart w:id="1769"/>
      <w:r w:rsidRPr="00E02554">
        <w:t>esto</w:t>
      </w:r>
      <w:commentRangeEnd w:id="1769"/>
      <w:r w:rsidR="001876CD" w:rsidRPr="00E02554">
        <w:rPr>
          <w:rStyle w:val="Refdecomentario"/>
          <w:sz w:val="24"/>
          <w:rPrChange w:id="1770" w:author="Gabriel Correa" w:date="2015-08-25T14:24:00Z">
            <w:rPr>
              <w:rStyle w:val="Refdecomentario"/>
              <w:rFonts w:eastAsiaTheme="majorEastAsia" w:cstheme="majorBidi"/>
              <w:b/>
              <w:bCs/>
              <w:color w:val="4F81BD" w:themeColor="accent1"/>
            </w:rPr>
          </w:rPrChange>
        </w:rPr>
        <w:commentReference w:id="1769"/>
      </w:r>
      <w:r w:rsidRPr="00E02554">
        <w:t>.</w:t>
      </w:r>
    </w:p>
    <w:p w:rsidR="007F6B63" w:rsidRPr="00E02554" w:rsidRDefault="007F6B63" w:rsidP="007F6B63"/>
    <w:p w:rsidR="007F6B63" w:rsidRDefault="007F6B63" w:rsidP="007F6B63">
      <w:pPr>
        <w:pStyle w:val="Ttulo3"/>
      </w:pPr>
      <w:bookmarkStart w:id="1771" w:name="_Toc428510374"/>
      <w:r>
        <w:t>Investigador de Text Mining</w:t>
      </w:r>
      <w:bookmarkEnd w:id="1771"/>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772"/>
      <w:r w:rsidRPr="00E02554">
        <w:t>no son considerados</w:t>
      </w:r>
      <w:commentRangeEnd w:id="1772"/>
      <w:r w:rsidRPr="00E02554">
        <w:rPr>
          <w:rStyle w:val="Refdecomentario"/>
          <w:sz w:val="24"/>
          <w:rPrChange w:id="1773" w:author="Gabriel Correa" w:date="2015-08-25T14:24:00Z">
            <w:rPr>
              <w:rStyle w:val="Refdecomentario"/>
              <w:rFonts w:eastAsiaTheme="majorEastAsia" w:cstheme="majorBidi"/>
              <w:b/>
              <w:bCs/>
              <w:color w:val="4F81BD" w:themeColor="accent1"/>
            </w:rPr>
          </w:rPrChange>
        </w:rPr>
        <w:commentReference w:id="1772"/>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774" w:name="_Toc428510375"/>
      <w:r>
        <w:lastRenderedPageBreak/>
        <w:t xml:space="preserve">Interfaz de </w:t>
      </w:r>
      <w:del w:id="1775" w:author="Gabriel Correa" w:date="2015-08-27T22:50:00Z">
        <w:r w:rsidDel="007E2915">
          <w:delText>&lt;NombrePrograma&gt;</w:delText>
        </w:r>
      </w:del>
      <w:ins w:id="1776" w:author="Gabriel Correa" w:date="2015-08-27T22:50:00Z">
        <w:r w:rsidR="007E2915">
          <w:t>CHi</w:t>
        </w:r>
      </w:ins>
      <w:bookmarkEnd w:id="1774"/>
    </w:p>
    <w:p w:rsidR="00EE2482" w:rsidRPr="00E02554" w:rsidRDefault="00EE2482" w:rsidP="00EE2482">
      <w:r w:rsidRPr="00E02554">
        <w:t xml:space="preserve">En la siguiente imagen se muestra la interfaz de </w:t>
      </w:r>
      <w:del w:id="1777" w:author="Gabriel Correa" w:date="2015-08-27T22:50:00Z">
        <w:r w:rsidRPr="00E02554" w:rsidDel="007E2915">
          <w:delText>&lt;NombrePrograma&gt;</w:delText>
        </w:r>
      </w:del>
      <w:ins w:id="1778" w:author="Gabriel Correa" w:date="2015-08-27T22:50:00Z">
        <w:r w:rsidR="007E2915">
          <w:t>CHi</w:t>
        </w:r>
      </w:ins>
      <w:r w:rsidRPr="00E02554">
        <w:t xml:space="preserve"> y luego se detalla cada componente y funcionalidad.</w:t>
      </w:r>
      <w:ins w:id="1779" w:author="Gabriel Correa" w:date="2015-08-28T08:08:00Z">
        <w:r w:rsidR="00106EF1">
          <w:rPr>
            <w:rStyle w:val="Refdenotaalpie"/>
          </w:rPr>
          <w:footnoteReference w:id="6"/>
        </w:r>
      </w:ins>
    </w:p>
    <w:p w:rsidR="00EE2482" w:rsidRPr="00E02554" w:rsidDel="00106EF1" w:rsidRDefault="00EE2482" w:rsidP="00EE2482">
      <w:pPr>
        <w:rPr>
          <w:del w:id="1788" w:author="Gabriel Correa" w:date="2015-08-28T08:07:00Z"/>
        </w:rPr>
      </w:pPr>
      <w:r w:rsidRPr="007C2995">
        <w:rPr>
          <w:noProof/>
        </w:rPr>
        <w:drawing>
          <wp:inline distT="0" distB="0" distL="0" distR="0" wp14:anchorId="2D5B9E66" wp14:editId="2ED883BA">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Del="00106EF1" w:rsidRDefault="00EE2482" w:rsidP="00EE2482">
      <w:pPr>
        <w:jc w:val="center"/>
        <w:rPr>
          <w:del w:id="1789" w:author="Gabriel Correa" w:date="2015-08-28T08:07:00Z"/>
          <w:color w:val="A6A6A6" w:themeColor="background1" w:themeShade="A6"/>
          <w:szCs w:val="20"/>
          <w:rPrChange w:id="1790" w:author="Gabriel Correa" w:date="2015-08-25T14:24:00Z">
            <w:rPr>
              <w:del w:id="1791" w:author="Gabriel Correa" w:date="2015-08-28T08:07:00Z"/>
              <w:color w:val="A6A6A6" w:themeColor="background1" w:themeShade="A6"/>
              <w:sz w:val="20"/>
              <w:szCs w:val="20"/>
            </w:rPr>
          </w:rPrChange>
        </w:rPr>
      </w:pPr>
      <w:del w:id="1792" w:author="Gabriel Correa" w:date="2015-08-28T08:07:00Z">
        <w:r w:rsidRPr="00E02554" w:rsidDel="00106EF1">
          <w:rPr>
            <w:color w:val="A6A6A6" w:themeColor="background1" w:themeShade="A6"/>
            <w:szCs w:val="20"/>
            <w:rPrChange w:id="1793"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Default="00EE2482" w:rsidP="00112E72">
      <w:pPr>
        <w:pStyle w:val="Prrafodelista"/>
        <w:numPr>
          <w:ilvl w:val="0"/>
          <w:numId w:val="52"/>
        </w:numPr>
        <w:pPrChange w:id="1794" w:author="Gabriel Correa" w:date="2015-08-28T07:28:00Z">
          <w:pPr>
            <w:pStyle w:val="Prrafodelista"/>
            <w:numPr>
              <w:numId w:val="33"/>
            </w:numPr>
            <w:ind w:hanging="360"/>
          </w:pPr>
        </w:pPrChange>
      </w:pPr>
      <w:r>
        <w:t>Comenzar nuevo proyecto</w:t>
      </w:r>
      <w:r w:rsidRPr="007E36A7">
        <w:t xml:space="preserve"> </w:t>
      </w:r>
    </w:p>
    <w:p w:rsidR="00EE2482" w:rsidRDefault="00EE2482" w:rsidP="00112E72">
      <w:pPr>
        <w:ind w:left="1416"/>
        <w:pPrChange w:id="1795" w:author="Gabriel Correa" w:date="2015-08-28T07:28:00Z">
          <w:pPr>
            <w:pStyle w:val="Prrafodelista"/>
            <w:ind w:left="1440"/>
          </w:pPr>
        </w:pPrChange>
      </w:pPr>
      <w:r>
        <w:t>Selecciona la carpeta que contiene tu código fuente Java.</w:t>
      </w:r>
    </w:p>
    <w:p w:rsidR="00EE2482" w:rsidRDefault="00EE2482" w:rsidP="00112E72">
      <w:pPr>
        <w:pStyle w:val="Prrafodelista"/>
        <w:numPr>
          <w:ilvl w:val="0"/>
          <w:numId w:val="52"/>
        </w:numPr>
        <w:pPrChange w:id="1796" w:author="Gabriel Correa" w:date="2015-08-28T07:28:00Z">
          <w:pPr>
            <w:pStyle w:val="Prrafodelista"/>
            <w:numPr>
              <w:numId w:val="33"/>
            </w:numPr>
            <w:ind w:hanging="360"/>
          </w:pPr>
        </w:pPrChange>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112E72">
      <w:pPr>
        <w:pStyle w:val="Prrafodelista"/>
        <w:numPr>
          <w:ilvl w:val="0"/>
          <w:numId w:val="52"/>
        </w:numPr>
        <w:pPrChange w:id="1797" w:author="Gabriel Correa" w:date="2015-08-28T07:29:00Z">
          <w:pPr>
            <w:pStyle w:val="Prrafodelista"/>
            <w:numPr>
              <w:numId w:val="33"/>
            </w:numPr>
            <w:ind w:hanging="360"/>
          </w:pPr>
        </w:pPrChange>
      </w:pPr>
      <w:r>
        <w:t>Navegación con botones (se recomienda usar hotkeys)</w:t>
      </w:r>
    </w:p>
    <w:p w:rsidR="00EE2482" w:rsidRDefault="00EE2482" w:rsidP="00112E72">
      <w:pPr>
        <w:pStyle w:val="Prrafodelista"/>
        <w:ind w:left="1416"/>
        <w:pPrChange w:id="1798"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Default="00EE2482" w:rsidP="00112E72">
      <w:pPr>
        <w:pStyle w:val="Prrafodelista"/>
        <w:numPr>
          <w:ilvl w:val="0"/>
          <w:numId w:val="52"/>
        </w:numPr>
        <w:pPrChange w:id="1799" w:author="Gabriel Correa" w:date="2015-08-28T07:29:00Z">
          <w:pPr>
            <w:pStyle w:val="Prrafodelista"/>
            <w:numPr>
              <w:numId w:val="33"/>
            </w:numPr>
            <w:ind w:hanging="360"/>
          </w:pPr>
        </w:pPrChange>
      </w:pPr>
      <w:r>
        <w:t>Información</w:t>
      </w:r>
    </w:p>
    <w:p w:rsidR="00EE2482" w:rsidRDefault="00EE2482" w:rsidP="00EE2482">
      <w:pPr>
        <w:pStyle w:val="Prrafodelista"/>
        <w:ind w:left="1440"/>
      </w:pPr>
      <w:r>
        <w:t>ID y path del comentario actual.</w:t>
      </w:r>
    </w:p>
    <w:p w:rsidR="00EE2482" w:rsidRDefault="00EE2482" w:rsidP="00112E72">
      <w:pPr>
        <w:pStyle w:val="Prrafodelista"/>
        <w:numPr>
          <w:ilvl w:val="0"/>
          <w:numId w:val="52"/>
        </w:numPr>
        <w:pPrChange w:id="1800" w:author="Gabriel Correa" w:date="2015-08-28T07:29:00Z">
          <w:pPr>
            <w:pStyle w:val="Prrafodelista"/>
            <w:numPr>
              <w:numId w:val="33"/>
            </w:numPr>
            <w:ind w:hanging="360"/>
          </w:pPr>
        </w:pPrChange>
      </w:pPr>
      <w:r>
        <w:t>Visualización de comentarios</w:t>
      </w:r>
    </w:p>
    <w:p w:rsidR="00EE2482" w:rsidRDefault="00EE2482" w:rsidP="00EE2482">
      <w:pPr>
        <w:pStyle w:val="Prrafodelista"/>
        <w:ind w:left="1440"/>
      </w:pPr>
      <w:r>
        <w:t>Zona donde se despliegan los comentarios.</w:t>
      </w:r>
    </w:p>
    <w:p w:rsidR="00EE2482" w:rsidRDefault="00EE2482" w:rsidP="00112E72">
      <w:pPr>
        <w:pStyle w:val="Prrafodelista"/>
        <w:numPr>
          <w:ilvl w:val="0"/>
          <w:numId w:val="52"/>
        </w:numPr>
        <w:pPrChange w:id="1801" w:author="Gabriel Correa" w:date="2015-08-28T07:29:00Z">
          <w:pPr>
            <w:pStyle w:val="Prrafodelista"/>
            <w:numPr>
              <w:numId w:val="33"/>
            </w:numPr>
            <w:ind w:hanging="360"/>
          </w:pPr>
        </w:pPrChange>
      </w:pPr>
      <w:r>
        <w:t>Ver IDs modificados</w:t>
      </w:r>
    </w:p>
    <w:p w:rsidR="00EE2482" w:rsidRDefault="00EE2482" w:rsidP="00EE2482">
      <w:pPr>
        <w:pStyle w:val="Prrafodelista"/>
        <w:ind w:left="1440"/>
      </w:pPr>
      <w:r>
        <w:t>Ver lista de IDs modificados hasta ahora. Puede ser útil en ciertas circunstancias, como por ejemplo para saber cuál fue la última ID que revisaste.</w:t>
      </w:r>
    </w:p>
    <w:p w:rsidR="00EE2482" w:rsidRDefault="00EE2482" w:rsidP="00112E72">
      <w:pPr>
        <w:pStyle w:val="Prrafodelista"/>
        <w:numPr>
          <w:ilvl w:val="0"/>
          <w:numId w:val="52"/>
        </w:numPr>
        <w:pPrChange w:id="1802" w:author="Gabriel Correa" w:date="2015-08-28T07:29:00Z">
          <w:pPr>
            <w:pStyle w:val="Prrafodelista"/>
            <w:numPr>
              <w:numId w:val="33"/>
            </w:numPr>
            <w:ind w:hanging="360"/>
          </w:pPr>
        </w:pPrChange>
      </w:pPr>
      <w:r>
        <w:t>Exportar proyecto</w:t>
      </w:r>
    </w:p>
    <w:p w:rsidR="00EE2482" w:rsidRDefault="00EE2482" w:rsidP="00EE2482">
      <w:pPr>
        <w:pStyle w:val="Prrafodelista"/>
        <w:ind w:left="1440"/>
      </w:pPr>
      <w:r>
        <w:t>Exportar las marcas manualmente realizadas a .csv y .arff.</w:t>
      </w:r>
    </w:p>
    <w:p w:rsidR="00EE2482" w:rsidRDefault="00EE2482" w:rsidP="00112E72">
      <w:pPr>
        <w:pStyle w:val="Prrafodelista"/>
        <w:numPr>
          <w:ilvl w:val="0"/>
          <w:numId w:val="52"/>
        </w:numPr>
        <w:pPrChange w:id="1803" w:author="Gabriel Correa" w:date="2015-08-28T07:29:00Z">
          <w:pPr>
            <w:pStyle w:val="Prrafodelista"/>
            <w:numPr>
              <w:numId w:val="33"/>
            </w:numPr>
            <w:ind w:hanging="360"/>
          </w:pPr>
        </w:pPrChange>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rPr>
          <w:ins w:id="1804" w:author="Gabriel Correa" w:date="2015-08-28T07:53:00Z"/>
        </w:rPr>
      </w:pPr>
      <w:bookmarkStart w:id="1805" w:name="_Toc428510376"/>
      <w:r>
        <w:lastRenderedPageBreak/>
        <w:t xml:space="preserve">Implementación de </w:t>
      </w:r>
      <w:del w:id="1806" w:author="Gabriel Correa" w:date="2015-08-27T22:50:00Z">
        <w:r w:rsidDel="007E2915">
          <w:delText>&lt;NombrePrograma&gt;</w:delText>
        </w:r>
      </w:del>
      <w:ins w:id="1807" w:author="Gabriel Correa" w:date="2015-08-27T22:50:00Z">
        <w:r w:rsidR="007E2915">
          <w:t>CHi</w:t>
        </w:r>
      </w:ins>
      <w:bookmarkEnd w:id="1805"/>
    </w:p>
    <w:p w:rsidR="00380DBD" w:rsidRDefault="00380DBD" w:rsidP="00380DBD">
      <w:pPr>
        <w:rPr>
          <w:ins w:id="1808" w:author="Gabriel Correa" w:date="2015-08-28T08:01:00Z"/>
        </w:rPr>
        <w:pPrChange w:id="1809" w:author="Gabriel Correa" w:date="2015-08-28T07:53:00Z">
          <w:pPr>
            <w:pStyle w:val="Ttulo2"/>
          </w:pPr>
        </w:pPrChange>
      </w:pPr>
      <w:ins w:id="1810" w:author="Gabriel Correa" w:date="2015-08-28T07:53:00Z">
        <w:r>
          <w:t xml:space="preserve">La aplicación </w:t>
        </w:r>
        <w:r w:rsidRPr="00380DBD">
          <w:rPr>
            <w:b/>
            <w:i/>
            <w:rPrChange w:id="1811" w:author="Gabriel Correa" w:date="2015-08-28T07:53:00Z">
              <w:rPr>
                <w:i/>
              </w:rPr>
            </w:rPrChange>
          </w:rPr>
          <w:t>C</w:t>
        </w:r>
        <w:r>
          <w:rPr>
            <w:i/>
          </w:rPr>
          <w:t xml:space="preserve">omments </w:t>
        </w:r>
        <w:r w:rsidRPr="00380DBD">
          <w:rPr>
            <w:b/>
            <w:i/>
            <w:rPrChange w:id="1812" w:author="Gabriel Correa" w:date="2015-08-28T07:54:00Z">
              <w:rPr>
                <w:i/>
              </w:rPr>
            </w:rPrChange>
          </w:rPr>
          <w:t>Hi</w:t>
        </w:r>
        <w:r>
          <w:rPr>
            <w:i/>
          </w:rPr>
          <w:t>ghlighter</w:t>
        </w:r>
        <w:r>
          <w:t>, o bien ‘CHi’,</w:t>
        </w:r>
      </w:ins>
      <w:ins w:id="1813" w:author="Gabriel Correa" w:date="2015-08-28T07:54:00Z">
        <w:r>
          <w:t xml:space="preserve"> fue implementada con el fin de facilitar el proceso de detectar y destacar</w:t>
        </w:r>
      </w:ins>
      <w:ins w:id="1814" w:author="Gabriel Correa" w:date="2015-08-28T07:55:00Z">
        <w:r>
          <w:t>,</w:t>
        </w:r>
      </w:ins>
      <w:ins w:id="1815" w:author="Gabriel Correa" w:date="2015-08-28T07:54:00Z">
        <w:r>
          <w:t xml:space="preserve"> de manera semi-autom</w:t>
        </w:r>
      </w:ins>
      <w:ins w:id="1816" w:author="Gabriel Correa" w:date="2015-08-28T07:55:00Z">
        <w:r>
          <w:t xml:space="preserve">ática, las </w:t>
        </w:r>
      </w:ins>
      <w:ins w:id="1817" w:author="Gabriel Correa" w:date="2015-08-28T07:54:00Z">
        <w:r>
          <w:t>directivas</w:t>
        </w:r>
      </w:ins>
      <w:ins w:id="1818" w:author="Gabriel Correa" w:date="2015-08-28T07:55:00Z">
        <w:r>
          <w:t xml:space="preserve"> de una API.</w:t>
        </w:r>
      </w:ins>
    </w:p>
    <w:p w:rsidR="00380DBD" w:rsidRDefault="00380DBD" w:rsidP="00380DBD">
      <w:pPr>
        <w:rPr>
          <w:ins w:id="1819" w:author="Gabriel Correa" w:date="2015-08-28T08:04:00Z"/>
        </w:rPr>
        <w:pPrChange w:id="1820" w:author="Gabriel Correa" w:date="2015-08-28T07:53:00Z">
          <w:pPr>
            <w:pStyle w:val="Ttulo2"/>
          </w:pPr>
        </w:pPrChange>
      </w:pPr>
      <w:ins w:id="1821" w:author="Gabriel Correa" w:date="2015-08-28T07:55:00Z">
        <w:r>
          <w:t>Los comentarios escritos junto al código fuente</w:t>
        </w:r>
      </w:ins>
      <w:ins w:id="1822" w:author="Gabriel Correa" w:date="2015-08-28T07:56:00Z">
        <w:r>
          <w:t xml:space="preserve"> son los que conforman la documentación de una librería</w:t>
        </w:r>
      </w:ins>
      <w:ins w:id="1823" w:author="Gabriel Correa" w:date="2015-08-28T07:57:00Z">
        <w:r>
          <w:t xml:space="preserve">. En el caso de Java, los comentarios usualmente </w:t>
        </w:r>
      </w:ins>
      <w:ins w:id="1824" w:author="Gabriel Correa" w:date="2015-08-28T07:58:00Z">
        <w:r>
          <w:t xml:space="preserve">se apegan a </w:t>
        </w:r>
      </w:ins>
      <w:ins w:id="1825" w:author="Gabriel Correa" w:date="2015-08-28T07:57:00Z">
        <w:r>
          <w:t xml:space="preserve">la </w:t>
        </w:r>
      </w:ins>
      <w:ins w:id="1826" w:author="Gabriel Correa" w:date="2015-08-28T07:58:00Z">
        <w:r>
          <w:t xml:space="preserve">sintaxis pedida </w:t>
        </w:r>
      </w:ins>
      <w:ins w:id="1827" w:author="Gabriel Correa" w:date="2015-08-28T07:57:00Z">
        <w:r>
          <w:t>por Javadoc</w:t>
        </w:r>
      </w:ins>
      <w:ins w:id="1828" w:author="Gabriel Correa" w:date="2015-08-28T07:59:00Z">
        <w:r>
          <w:t>. Las documentaci</w:t>
        </w:r>
      </w:ins>
      <w:ins w:id="1829" w:author="Gabriel Correa" w:date="2015-08-28T08:00:00Z">
        <w:r>
          <w:t>ones de API realizadas con Javadoc</w:t>
        </w:r>
      </w:ins>
      <w:ins w:id="1830" w:author="Gabriel Correa" w:date="2015-08-28T07:59:00Z">
        <w:r>
          <w:t xml:space="preserve"> pueden visualizarse en una </w:t>
        </w:r>
      </w:ins>
      <w:ins w:id="1831" w:author="Gabriel Correa" w:date="2015-08-28T08:01:00Z">
        <w:r>
          <w:t>página</w:t>
        </w:r>
      </w:ins>
      <w:ins w:id="1832" w:author="Gabriel Correa" w:date="2015-08-28T07:59:00Z">
        <w:r>
          <w:t xml:space="preserve"> web</w:t>
        </w:r>
      </w:ins>
      <w:ins w:id="1833" w:author="Gabriel Correa" w:date="2015-08-28T08:00:00Z">
        <w:r>
          <w:t xml:space="preserve"> o bien en los comentarios adentro de archivos de código fuente.</w:t>
        </w:r>
      </w:ins>
    </w:p>
    <w:p w:rsidR="00106EF1" w:rsidRDefault="00106EF1" w:rsidP="00380DBD">
      <w:pPr>
        <w:rPr>
          <w:ins w:id="1834" w:author="Gabriel Correa" w:date="2015-08-28T08:05:00Z"/>
        </w:rPr>
        <w:pPrChange w:id="1835" w:author="Gabriel Correa" w:date="2015-08-28T07:53:00Z">
          <w:pPr>
            <w:pStyle w:val="Ttulo2"/>
          </w:pPr>
        </w:pPrChange>
      </w:pPr>
      <w:ins w:id="1836" w:author="Gabriel Correa" w:date="2015-08-28T08:04:00Z">
        <w:r>
          <w:t>A continuación se detallan l</w:t>
        </w:r>
      </w:ins>
      <w:ins w:id="1837" w:author="Gabriel Correa" w:date="2015-08-28T08:05:00Z">
        <w:r>
          <w:t>as fases principales del desarrollo y detalles de su implementación.</w:t>
        </w:r>
      </w:ins>
    </w:p>
    <w:p w:rsidR="00106EF1" w:rsidRDefault="00106EF1" w:rsidP="00106EF1">
      <w:pPr>
        <w:pStyle w:val="Ttulo3"/>
        <w:rPr>
          <w:ins w:id="1838" w:author="Gabriel Correa" w:date="2015-08-28T08:09:00Z"/>
        </w:rPr>
        <w:pPrChange w:id="1839" w:author="Gabriel Correa" w:date="2015-08-28T08:06:00Z">
          <w:pPr>
            <w:pStyle w:val="Ttulo2"/>
          </w:pPr>
        </w:pPrChange>
      </w:pPr>
      <w:ins w:id="1840" w:author="Gabriel Correa" w:date="2015-08-28T08:05:00Z">
        <w:r>
          <w:t>Extracción de comentarios</w:t>
        </w:r>
      </w:ins>
    </w:p>
    <w:p w:rsidR="00F90EBF" w:rsidRDefault="00F90EBF" w:rsidP="00F90EBF">
      <w:pPr>
        <w:rPr>
          <w:ins w:id="1841" w:author="Gabriel Correa" w:date="2015-08-28T08:13:00Z"/>
        </w:rPr>
        <w:pPrChange w:id="1842" w:author="Gabriel Correa" w:date="2015-08-28T08:09:00Z">
          <w:pPr>
            <w:pStyle w:val="Ttulo2"/>
          </w:pPr>
        </w:pPrChange>
      </w:pPr>
      <w:ins w:id="1843" w:author="Gabriel Correa" w:date="2015-08-28T08:09:00Z">
        <w:r>
          <w:t xml:space="preserve">El programa necesita poder acceder y revisar los comentarios de una API. Para esto necesita </w:t>
        </w:r>
      </w:ins>
      <w:ins w:id="1844" w:author="Gabriel Correa" w:date="2015-08-28T08:10:00Z">
        <w:r>
          <w:t>que el usuario seleccione la carpeta donde tiene los archivos de su proyecto Java</w:t>
        </w:r>
      </w:ins>
      <w:ins w:id="1845" w:author="Gabriel Correa" w:date="2015-08-28T08:11:00Z">
        <w:r>
          <w:t xml:space="preserve">. Luego extraerá todos los comentarios </w:t>
        </w:r>
      </w:ins>
      <w:ins w:id="1846" w:author="Gabriel Correa" w:date="2015-08-28T08:12:00Z">
        <w:r>
          <w:t xml:space="preserve">de </w:t>
        </w:r>
      </w:ins>
      <w:ins w:id="1847" w:author="Gabriel Correa" w:date="2015-08-28T08:11:00Z">
        <w:r>
          <w:t xml:space="preserve">tipo Javadoc </w:t>
        </w:r>
      </w:ins>
      <w:ins w:id="1848" w:author="Gabriel Correa" w:date="2015-08-28T08:12:00Z">
        <w:r>
          <w:t xml:space="preserve">que se encuentran </w:t>
        </w:r>
      </w:ins>
      <w:ins w:id="1849" w:author="Gabriel Correa" w:date="2015-08-28T08:11:00Z">
        <w:r>
          <w:t xml:space="preserve">al interior de cada archivo </w:t>
        </w:r>
      </w:ins>
      <w:ins w:id="1850" w:author="Gabriel Correa" w:date="2015-08-28T08:12:00Z">
        <w:r>
          <w:t>de extensión ‘</w:t>
        </w:r>
      </w:ins>
      <w:ins w:id="1851" w:author="Gabriel Correa" w:date="2015-08-28T08:11:00Z">
        <w:r>
          <w:t>.java</w:t>
        </w:r>
      </w:ins>
      <w:ins w:id="1852" w:author="Gabriel Correa" w:date="2015-08-28T08:12:00Z">
        <w:r>
          <w:t>’</w:t>
        </w:r>
        <w:r w:rsidR="00D72C8F">
          <w:t xml:space="preserve">, y </w:t>
        </w:r>
      </w:ins>
      <w:ins w:id="1853" w:author="Gabriel Correa" w:date="2015-08-28T08:13:00Z">
        <w:r w:rsidR="00D72C8F">
          <w:t>los deja disponibles para ser visualizados en la página web.</w:t>
        </w:r>
      </w:ins>
    </w:p>
    <w:p w:rsidR="00D72C8F" w:rsidRDefault="00D72C8F" w:rsidP="00F90EBF">
      <w:pPr>
        <w:rPr>
          <w:ins w:id="1854" w:author="Gabriel Correa" w:date="2015-08-28T08:18:00Z"/>
        </w:rPr>
        <w:pPrChange w:id="1855" w:author="Gabriel Correa" w:date="2015-08-28T08:09:00Z">
          <w:pPr>
            <w:pStyle w:val="Ttulo2"/>
          </w:pPr>
        </w:pPrChange>
      </w:pPr>
      <w:ins w:id="1856" w:author="Gabriel Correa" w:date="2015-08-28T08:13:00Z">
        <w:r>
          <w:t xml:space="preserve">Este proceso se realizó usando un script </w:t>
        </w:r>
      </w:ins>
      <w:ins w:id="1857" w:author="Gabriel Correa" w:date="2015-08-28T08:15:00Z">
        <w:r>
          <w:t>de Shell de unix llamado slocc.sh</w:t>
        </w:r>
      </w:ins>
      <w:ins w:id="1858" w:author="Gabriel Correa" w:date="2015-08-28T08:16:00Z">
        <w:r>
          <w:rPr>
            <w:rStyle w:val="Refdenotaalpie"/>
          </w:rPr>
          <w:footnoteReference w:id="7"/>
        </w:r>
        <w:r>
          <w:t xml:space="preserve"> el cual permite extraer los comentarios de varios archivos de manera recursiva por los directorios. Luego la salida de este script fue procesada por un script </w:t>
        </w:r>
      </w:ins>
      <w:ins w:id="1860" w:author="Gabriel Correa" w:date="2015-08-28T08:17:00Z">
        <w:r>
          <w:t>implementado en</w:t>
        </w:r>
      </w:ins>
      <w:ins w:id="1861" w:author="Gabriel Correa" w:date="2015-08-28T08:16:00Z">
        <w:r>
          <w:t xml:space="preserve"> python </w:t>
        </w:r>
      </w:ins>
      <w:ins w:id="1862" w:author="Gabriel Correa" w:date="2015-08-28T08:17:00Z">
        <w:r>
          <w:t xml:space="preserve">que </w:t>
        </w:r>
      </w:ins>
      <w:ins w:id="1863" w:author="Gabriel Correa" w:date="2015-08-28T08:20:00Z">
        <w:r>
          <w:t xml:space="preserve">separa todos los comentarios en frases y luego </w:t>
        </w:r>
      </w:ins>
      <w:ins w:id="1864" w:author="Gabriel Correa" w:date="2015-08-28T08:17:00Z">
        <w:r>
          <w:t>junta todo en un archivo .csv</w:t>
        </w:r>
      </w:ins>
      <w:ins w:id="1865" w:author="Gabriel Correa" w:date="2015-08-28T08:18:00Z">
        <w:r>
          <w:t>, que puede ser entendido por la aplicación web y finalmente se muestran los comentarios en un browser.</w:t>
        </w:r>
      </w:ins>
    </w:p>
    <w:p w:rsidR="00D72C8F" w:rsidRDefault="00611E8A" w:rsidP="00D72C8F">
      <w:pPr>
        <w:pStyle w:val="Ttulo3"/>
        <w:rPr>
          <w:ins w:id="1866" w:author="Gabriel Correa" w:date="2015-08-28T08:22:00Z"/>
        </w:rPr>
        <w:pPrChange w:id="1867" w:author="Gabriel Correa" w:date="2015-08-28T08:19:00Z">
          <w:pPr>
            <w:pStyle w:val="Ttulo2"/>
          </w:pPr>
        </w:pPrChange>
      </w:pPr>
      <w:ins w:id="1868" w:author="Gabriel Correa" w:date="2015-08-28T08:21:00Z">
        <w:r>
          <w:t>Aplicación</w:t>
        </w:r>
      </w:ins>
      <w:ins w:id="1869" w:author="Gabriel Correa" w:date="2015-08-28T08:18:00Z">
        <w:r w:rsidR="00D72C8F">
          <w:t xml:space="preserve"> y hotkeys</w:t>
        </w:r>
      </w:ins>
    </w:p>
    <w:p w:rsidR="00611E8A" w:rsidRPr="00611E8A" w:rsidRDefault="00611E8A" w:rsidP="00611E8A">
      <w:pPr>
        <w:rPr>
          <w:ins w:id="1870" w:author="Gabriel Correa" w:date="2015-08-28T08:19:00Z"/>
          <w:rPrChange w:id="1871" w:author="Gabriel Correa" w:date="2015-08-28T08:22:00Z">
            <w:rPr>
              <w:ins w:id="1872" w:author="Gabriel Correa" w:date="2015-08-28T08:19:00Z"/>
            </w:rPr>
          </w:rPrChange>
        </w:rPr>
        <w:pPrChange w:id="1873" w:author="Gabriel Correa" w:date="2015-08-28T08:22:00Z">
          <w:pPr>
            <w:pStyle w:val="Ttulo2"/>
          </w:pPr>
        </w:pPrChange>
      </w:pPr>
      <w:ins w:id="1874" w:author="Gabriel Correa" w:date="2015-08-28T08:22:00Z">
        <w:r>
          <w:t>La aplicación fue programada en HTML5, usando javascript, jQuery, Ajax y php. Además usa un archivo .css de Bootstrap</w:t>
        </w:r>
      </w:ins>
      <w:ins w:id="1875" w:author="Gabriel Correa" w:date="2015-08-28T08:23:00Z">
        <w:r>
          <w:t xml:space="preserve"> para mejorar la presentación visual.</w:t>
        </w:r>
        <w:r w:rsidR="00033F44">
          <w:t xml:space="preserve"> Corre en usando un modelo cliente-servidor</w:t>
        </w:r>
      </w:ins>
      <w:ins w:id="1876" w:author="Gabriel Correa" w:date="2015-08-28T08:24:00Z">
        <w:r w:rsidR="00033F44">
          <w:t xml:space="preserve"> y el servidor es un programa que es parte de la api de php.</w:t>
        </w:r>
      </w:ins>
    </w:p>
    <w:p w:rsidR="00D72C8F" w:rsidRPr="00D72C8F" w:rsidRDefault="00D72C8F" w:rsidP="00D72C8F">
      <w:pPr>
        <w:rPr>
          <w:rPrChange w:id="1877" w:author="Gabriel Correa" w:date="2015-08-28T08:19:00Z">
            <w:rPr/>
          </w:rPrChange>
        </w:rPr>
        <w:pPrChange w:id="1878" w:author="Gabriel Correa" w:date="2015-08-28T08:19:00Z">
          <w:pPr>
            <w:pStyle w:val="Ttulo2"/>
          </w:pPr>
        </w:pPrChange>
      </w:pPr>
      <w:ins w:id="1879" w:author="Gabriel Correa" w:date="2015-08-28T08:19:00Z">
        <w:r>
          <w:t>La aplicación web permite el uso de hotkeys para navegar a través de los comentarios de API y para destacar las frases.</w:t>
        </w:r>
      </w:ins>
      <w:ins w:id="1880" w:author="Gabriel Correa" w:date="2015-08-28T08:26:00Z">
        <w:r w:rsidR="00033F44">
          <w:t xml:space="preserve"> Se usan las teclas de navegación del teclado (arrows) para avanzar o retroceder</w:t>
        </w:r>
      </w:ins>
      <w:ins w:id="1881" w:author="Gabriel Correa" w:date="2015-08-28T08:27:00Z">
        <w:r w:rsidR="00033F44">
          <w:t xml:space="preserve"> y se usa la tecla de espacio para destacar la frase que aparece seleccionada en ese momento. Apretar la tecla de espacio nuevamente hace que la frase circule por </w:t>
        </w:r>
      </w:ins>
      <w:ins w:id="1882" w:author="Gabriel Correa" w:date="2015-08-28T08:28:00Z">
        <w:r w:rsidR="00033F44">
          <w:t xml:space="preserve">los 4 tipos de comentarios: no-directiva (sin color de fondo), directiva (color amarillo de fondo), semi-directiva (color </w:t>
        </w:r>
      </w:ins>
      <w:ins w:id="1883" w:author="Gabriel Correa" w:date="2015-08-28T08:29:00Z">
        <w:r w:rsidR="00033F44">
          <w:t>de fondo naranjo) y null-directive (color de fondo morado).</w:t>
        </w:r>
      </w:ins>
    </w:p>
    <w:p w:rsidR="00380DBD" w:rsidRDefault="00EE2482" w:rsidP="00EE2482">
      <w:pPr>
        <w:pStyle w:val="Prrafodelista"/>
        <w:numPr>
          <w:ilvl w:val="0"/>
          <w:numId w:val="19"/>
        </w:numPr>
      </w:pPr>
      <w:del w:id="1884" w:author="Gabriel Correa" w:date="2015-08-28T08:09:00Z">
        <w:r w:rsidDel="00F90EBF">
          <w:delText>Extracción de comentarios de varios archivos en una carpeta</w:delText>
        </w:r>
      </w:del>
    </w:p>
    <w:p w:rsidR="00EE2482" w:rsidRDefault="00E62247" w:rsidP="00EE2482">
      <w:pPr>
        <w:pStyle w:val="Prrafodelista"/>
        <w:numPr>
          <w:ilvl w:val="0"/>
          <w:numId w:val="19"/>
        </w:numPr>
      </w:pPr>
      <w:ins w:id="1885" w:author="Gabriel Correa" w:date="2015-08-27T22:54:00Z">
        <w:r>
          <w:t>[[</w:t>
        </w:r>
      </w:ins>
      <w:r w:rsidR="00EE2482">
        <w:t>Mostrar capacidades de la página, imágenes, input, output, hablar de importancia de hotkeys, hablar de dificultades encontradas para lograr una buena visualización de comentarios</w:t>
      </w:r>
      <w:ins w:id="1886" w:author="Gabriel Correa" w:date="2015-08-27T22:54:00Z">
        <w:r>
          <w:t>]]</w:t>
        </w:r>
      </w:ins>
      <w:bookmarkStart w:id="1887" w:name="_GoBack"/>
      <w:bookmarkEnd w:id="1887"/>
    </w:p>
    <w:p w:rsidR="00EE2482" w:rsidRDefault="00E62247" w:rsidP="00EE2482">
      <w:pPr>
        <w:pStyle w:val="Prrafodelista"/>
        <w:numPr>
          <w:ilvl w:val="0"/>
          <w:numId w:val="19"/>
        </w:numPr>
      </w:pPr>
      <w:ins w:id="1888" w:author="Gabriel Correa" w:date="2015-08-27T22:54:00Z">
        <w:r>
          <w:t>[[</w:t>
        </w:r>
      </w:ins>
      <w:r w:rsidR="00EE2482">
        <w:t>Visualización de comentarios</w:t>
      </w:r>
      <w:ins w:id="1889" w:author="Gabriel Correa" w:date="2015-08-27T21:07:00Z">
        <w:r w:rsidR="00E00962">
          <w:t>, incluir quizás intentos fallidos</w:t>
        </w:r>
      </w:ins>
      <w:ins w:id="1890" w:author="Gabriel Correa" w:date="2015-08-27T22:54:00Z">
        <w:r>
          <w:t>]]</w:t>
        </w:r>
      </w:ins>
    </w:p>
    <w:p w:rsidR="00EE2482" w:rsidRDefault="00E62247" w:rsidP="00EE2482">
      <w:pPr>
        <w:pStyle w:val="Prrafodelista"/>
        <w:numPr>
          <w:ilvl w:val="0"/>
          <w:numId w:val="19"/>
        </w:numPr>
      </w:pPr>
      <w:ins w:id="1891" w:author="Gabriel Correa" w:date="2015-08-27T22:54:00Z">
        <w:r>
          <w:t>[[</w:t>
        </w:r>
      </w:ins>
      <w:r w:rsidR="00EE2482">
        <w:t>Extracción de comentarios</w:t>
      </w:r>
      <w:ins w:id="1892" w:author="Gabriel Correa" w:date="2015-08-27T22:54:00Z">
        <w:r>
          <w:t>]]</w:t>
        </w:r>
      </w:ins>
    </w:p>
    <w:p w:rsidR="00EE2482" w:rsidRDefault="00E62247" w:rsidP="00EE2482">
      <w:pPr>
        <w:pStyle w:val="Prrafodelista"/>
        <w:numPr>
          <w:ilvl w:val="0"/>
          <w:numId w:val="19"/>
        </w:numPr>
      </w:pPr>
      <w:ins w:id="1893" w:author="Gabriel Correa" w:date="2015-08-27T22:54:00Z">
        <w:r>
          <w:t>[[</w:t>
        </w:r>
      </w:ins>
      <w:r w:rsidR="00EE2482">
        <w:t>Pre-proceso de comentarios</w:t>
      </w:r>
      <w:ins w:id="1894" w:author="Gabriel Correa" w:date="2015-08-27T22:54:00Z">
        <w:r>
          <w:t>]]</w:t>
        </w:r>
      </w:ins>
    </w:p>
    <w:p w:rsidR="00EE2482" w:rsidRDefault="00E62247" w:rsidP="00EE2482">
      <w:pPr>
        <w:pStyle w:val="Prrafodelista"/>
        <w:numPr>
          <w:ilvl w:val="0"/>
          <w:numId w:val="19"/>
        </w:numPr>
      </w:pPr>
      <w:ins w:id="1895" w:author="Gabriel Correa" w:date="2015-08-27T22:54:00Z">
        <w:r>
          <w:t>[[</w:t>
        </w:r>
      </w:ins>
      <w:r w:rsidR="00EE2482">
        <w:t>Exportación de resultados</w:t>
      </w:r>
      <w:ins w:id="1896" w:author="Gabriel Correa" w:date="2015-08-27T22:54:00Z">
        <w:r>
          <w:t>]]</w:t>
        </w:r>
      </w:ins>
    </w:p>
    <w:p w:rsidR="00EE2482" w:rsidRDefault="00E62247" w:rsidP="00EE2482">
      <w:pPr>
        <w:pStyle w:val="Prrafodelista"/>
        <w:numPr>
          <w:ilvl w:val="0"/>
          <w:numId w:val="19"/>
        </w:numPr>
        <w:rPr>
          <w:ins w:id="1897" w:author="Gabriel Correa" w:date="2015-08-27T21:05:00Z"/>
        </w:rPr>
      </w:pPr>
      <w:ins w:id="1898" w:author="Gabriel Correa" w:date="2015-08-27T22:54:00Z">
        <w:r>
          <w:t>[[</w:t>
        </w:r>
      </w:ins>
      <w:r w:rsidR="00EE2482">
        <w:t>Detalles de cliente-servidor</w:t>
      </w:r>
      <w:ins w:id="1899" w:author="Gabriel Correa" w:date="2015-08-27T22:54:00Z">
        <w:r>
          <w:t>]]</w:t>
        </w:r>
      </w:ins>
    </w:p>
    <w:p w:rsidR="00E00962" w:rsidRPr="006661A8" w:rsidRDefault="00E62247" w:rsidP="00EE2482">
      <w:pPr>
        <w:pStyle w:val="Prrafodelista"/>
        <w:numPr>
          <w:ilvl w:val="0"/>
          <w:numId w:val="19"/>
        </w:numPr>
      </w:pPr>
      <w:ins w:id="1900" w:author="Gabriel Correa" w:date="2015-08-27T22:54:00Z">
        <w:r>
          <w:t>[[</w:t>
        </w:r>
      </w:ins>
      <w:ins w:id="1901" w:author="Gabriel Correa" w:date="2015-08-27T21:05:00Z">
        <w:r w:rsidR="00E00962" w:rsidRPr="00033F44">
          <w:rPr>
            <w:rPrChange w:id="1902" w:author="Gabriel Correa" w:date="2015-08-28T08:30:00Z">
              <w:rPr/>
            </w:rPrChange>
          </w:rPr>
          <w:t>Regex</w:t>
        </w:r>
        <w:r w:rsidR="00E00962">
          <w:t xml:space="preserve"> usadas</w:t>
        </w:r>
      </w:ins>
      <w:ins w:id="1903" w:author="Gabriel Correa" w:date="2015-08-27T22:55:00Z">
        <w:r>
          <w:t>]]</w:t>
        </w:r>
      </w:ins>
    </w:p>
    <w:p w:rsidR="00EE2482" w:rsidRDefault="00EE2482" w:rsidP="00EE2482">
      <w:pPr>
        <w:pStyle w:val="Ttulo2"/>
      </w:pPr>
      <w:bookmarkStart w:id="1904" w:name="_Toc428510377"/>
      <w:r>
        <w:t xml:space="preserve">Trabajo Futuro para </w:t>
      </w:r>
      <w:del w:id="1905" w:author="Gabriel Correa" w:date="2015-08-27T22:50:00Z">
        <w:r w:rsidDel="007E2915">
          <w:delText>&lt;NombrePrograma&gt;</w:delText>
        </w:r>
      </w:del>
      <w:ins w:id="1906" w:author="Gabriel Correa" w:date="2015-08-27T22:50:00Z">
        <w:r w:rsidR="007E2915">
          <w:t>CHi</w:t>
        </w:r>
      </w:ins>
      <w:bookmarkEnd w:id="1904"/>
    </w:p>
    <w:p w:rsidR="00EE2482" w:rsidRDefault="00E62247" w:rsidP="00EE2482">
      <w:pPr>
        <w:pStyle w:val="Prrafodelista"/>
        <w:numPr>
          <w:ilvl w:val="0"/>
          <w:numId w:val="19"/>
        </w:numPr>
      </w:pPr>
      <w:ins w:id="1907" w:author="Gabriel Correa" w:date="2015-08-27T22:55:00Z">
        <w:r>
          <w:t>[[</w:t>
        </w:r>
      </w:ins>
      <w:r w:rsidR="00EE2482">
        <w:t>Extensibilidad a otros lenguajes</w:t>
      </w:r>
      <w:ins w:id="1908" w:author="Gabriel Correa" w:date="2015-08-27T22:55:00Z">
        <w:r>
          <w:t>]]</w:t>
        </w:r>
      </w:ins>
    </w:p>
    <w:p w:rsidR="00EE2482" w:rsidRDefault="00E62247" w:rsidP="00EE2482">
      <w:pPr>
        <w:pStyle w:val="Prrafodelista"/>
        <w:numPr>
          <w:ilvl w:val="0"/>
          <w:numId w:val="19"/>
        </w:numPr>
      </w:pPr>
      <w:ins w:id="1909" w:author="Gabriel Correa" w:date="2015-08-27T22:55:00Z">
        <w:r>
          <w:t>[[</w:t>
        </w:r>
      </w:ins>
      <w:r w:rsidR="00EE2482">
        <w:t>Extensibilidad a más clases de comentarios non-directive</w:t>
      </w:r>
      <w:proofErr w:type="gramStart"/>
      <w:r w:rsidR="00EE2482">
        <w:t>,directive</w:t>
      </w:r>
      <w:proofErr w:type="gramEnd"/>
      <w:r w:rsidR="00EE2482">
        <w:t>,…</w:t>
      </w:r>
      <w:ins w:id="1910" w:author="Gabriel Correa" w:date="2015-08-27T22:55:00Z">
        <w:r>
          <w:t>]]</w:t>
        </w:r>
      </w:ins>
    </w:p>
    <w:p w:rsidR="00EE2482" w:rsidRDefault="00E62247" w:rsidP="00EE2482">
      <w:pPr>
        <w:pStyle w:val="Prrafodelista"/>
        <w:numPr>
          <w:ilvl w:val="0"/>
          <w:numId w:val="19"/>
        </w:numPr>
      </w:pPr>
      <w:ins w:id="1911" w:author="Gabriel Correa" w:date="2015-08-27T22:55:00Z">
        <w:r>
          <w:lastRenderedPageBreak/>
          <w:t>[[</w:t>
        </w:r>
      </w:ins>
      <w:r w:rsidR="00EE2482">
        <w:t>Desarrollo Futuro e Ideas Propuestas (ej. Insertar directivas en el javadoc original pasado por el usuario)</w:t>
      </w:r>
      <w:ins w:id="1912" w:author="Gabriel Correa" w:date="2015-08-27T22:55:00Z">
        <w:r>
          <w:t>]]</w:t>
        </w:r>
      </w:ins>
    </w:p>
    <w:p w:rsidR="00EE2482" w:rsidRPr="006661A8" w:rsidRDefault="00E62247" w:rsidP="00EE2482">
      <w:pPr>
        <w:pStyle w:val="Prrafodelista"/>
        <w:numPr>
          <w:ilvl w:val="0"/>
          <w:numId w:val="19"/>
        </w:numPr>
      </w:pPr>
      <w:ins w:id="1913" w:author="Gabriel Correa" w:date="2015-08-27T22:55:00Z">
        <w:r>
          <w:t>[[</w:t>
        </w:r>
      </w:ins>
      <w:r w:rsidR="00EE2482">
        <w:t>Falta insertar directivas en el texto original</w:t>
      </w:r>
      <w:ins w:id="1914" w:author="Gabriel Correa" w:date="2015-08-27T22:55:00Z">
        <w:r>
          <w:t>]]</w:t>
        </w:r>
      </w:ins>
    </w:p>
    <w:p w:rsidR="00141176" w:rsidRDefault="00141176">
      <w:pPr>
        <w:spacing w:after="200" w:line="276" w:lineRule="auto"/>
        <w:jc w:val="left"/>
        <w:rPr>
          <w:ins w:id="1915" w:author="Gabriel Correa" w:date="2015-08-26T11:36:00Z"/>
          <w:rFonts w:eastAsiaTheme="majorEastAsia" w:cstheme="majorBidi"/>
          <w:b/>
          <w:bCs/>
          <w:color w:val="365F91" w:themeColor="accent1" w:themeShade="BF"/>
          <w:sz w:val="28"/>
          <w:szCs w:val="28"/>
        </w:rPr>
      </w:pPr>
      <w:bookmarkStart w:id="1916" w:name="_Ref427234276"/>
      <w:ins w:id="1917" w:author="Gabriel Correa" w:date="2015-08-26T11:36:00Z">
        <w:r>
          <w:br w:type="page"/>
        </w:r>
      </w:ins>
      <w:ins w:id="1918" w:author="Gabriel Correa" w:date="2015-08-28T08:16:00Z">
        <w:r w:rsidR="00D72C8F">
          <w:lastRenderedPageBreak/>
          <w:t xml:space="preserve"> </w:t>
        </w:r>
      </w:ins>
    </w:p>
    <w:p w:rsidR="00EE2482" w:rsidDel="006E029D" w:rsidRDefault="00EE2482" w:rsidP="00EE2482">
      <w:pPr>
        <w:pStyle w:val="Ttulo1"/>
        <w:rPr>
          <w:del w:id="1919" w:author="Gabriel Correa" w:date="2015-08-26T11:37:00Z"/>
        </w:rPr>
      </w:pPr>
      <w:bookmarkStart w:id="1920" w:name="_Toc428510378"/>
      <w:r>
        <w:t>Revisión Manual de Comentarios de API</w:t>
      </w:r>
      <w:bookmarkEnd w:id="1916"/>
      <w:bookmarkEnd w:id="1920"/>
    </w:p>
    <w:p w:rsidR="00EE2482" w:rsidDel="006E029D" w:rsidRDefault="00EE2482">
      <w:pPr>
        <w:pStyle w:val="Ttulo1"/>
        <w:rPr>
          <w:del w:id="1921" w:author="Gabriel Correa" w:date="2015-08-26T11:37:00Z"/>
        </w:rPr>
        <w:pPrChange w:id="1922" w:author="Gabriel Correa" w:date="2015-08-26T11:37:00Z">
          <w:pPr>
            <w:pStyle w:val="Prrafodelista"/>
            <w:numPr>
              <w:numId w:val="23"/>
            </w:numPr>
            <w:ind w:hanging="360"/>
          </w:pPr>
        </w:pPrChange>
      </w:pPr>
      <w:del w:id="1923" w:author="Gabriel Correa" w:date="2015-08-26T11:37:00Z">
        <w:r w:rsidDel="006E029D">
          <w:delText>Explicar Datos del trabajo de Monperrus.</w:delText>
        </w:r>
        <w:bookmarkStart w:id="1924" w:name="_Toc428443025"/>
        <w:bookmarkStart w:id="1925" w:name="_Toc428443101"/>
        <w:bookmarkStart w:id="1926" w:name="_Toc428510379"/>
        <w:bookmarkEnd w:id="1924"/>
        <w:bookmarkEnd w:id="1925"/>
        <w:bookmarkEnd w:id="1926"/>
      </w:del>
    </w:p>
    <w:p w:rsidR="00EE2482" w:rsidDel="006E029D" w:rsidRDefault="00EE2482">
      <w:pPr>
        <w:pStyle w:val="Ttulo1"/>
        <w:rPr>
          <w:del w:id="1927" w:author="Gabriel Correa" w:date="2015-08-26T11:37:00Z"/>
        </w:rPr>
        <w:pPrChange w:id="1928" w:author="Gabriel Correa" w:date="2015-08-26T11:37:00Z">
          <w:pPr>
            <w:pStyle w:val="Prrafodelista"/>
            <w:numPr>
              <w:numId w:val="23"/>
            </w:numPr>
            <w:ind w:hanging="360"/>
          </w:pPr>
        </w:pPrChange>
      </w:pPr>
      <w:del w:id="1929" w:author="Gabriel Correa" w:date="2015-08-26T11:37:00Z">
        <w:r w:rsidDel="006E029D">
          <w:delText>Preparación de los datos de Monperrus, venían en .xml. los necesitamos en .csv</w:delText>
        </w:r>
        <w:r w:rsidRPr="005E1628" w:rsidDel="006E029D">
          <w:delText xml:space="preserve"> </w:delText>
        </w:r>
        <w:bookmarkStart w:id="1930" w:name="_Toc428443026"/>
        <w:bookmarkStart w:id="1931" w:name="_Toc428443102"/>
        <w:bookmarkStart w:id="1932" w:name="_Toc428510380"/>
        <w:bookmarkEnd w:id="1930"/>
        <w:bookmarkEnd w:id="1931"/>
        <w:bookmarkEnd w:id="1932"/>
      </w:del>
    </w:p>
    <w:p w:rsidR="00EE2482" w:rsidRDefault="00EE2482">
      <w:pPr>
        <w:pStyle w:val="Ttulo1"/>
        <w:pPrChange w:id="1933" w:author="Gabriel Correa" w:date="2015-08-26T11:37:00Z">
          <w:pPr>
            <w:pStyle w:val="Prrafodelista"/>
          </w:pPr>
        </w:pPrChange>
      </w:pPr>
      <w:bookmarkStart w:id="1934" w:name="_Ref428453332"/>
      <w:bookmarkStart w:id="1935" w:name="_Toc428510381"/>
      <w:bookmarkEnd w:id="1935"/>
    </w:p>
    <w:bookmarkEnd w:id="1934"/>
    <w:p w:rsidR="00EE2482" w:rsidRPr="00E02554" w:rsidRDefault="00EE2482" w:rsidP="00EE2482">
      <w:r w:rsidRPr="00E02554">
        <w:t>Fue necesario realizar una revisión manual de comentarios para obtener datos requeridos por las herramientas de Machine Learning</w:t>
      </w:r>
      <w:del w:id="1936" w:author="Gabriel Correa" w:date="2015-08-28T01:33:00Z">
        <w:r w:rsidRPr="00E02554" w:rsidDel="00083495">
          <w:delText>. E</w:delText>
        </w:r>
      </w:del>
      <w:ins w:id="1937" w:author="Gabriel Correa" w:date="2015-08-28T01:33:00Z">
        <w:r w:rsidR="00083495">
          <w:t xml:space="preserve">, </w:t>
        </w:r>
      </w:ins>
      <w:ins w:id="1938" w:author="Gabriel Correa" w:date="2015-08-28T01:34:00Z">
        <w:r w:rsidR="00083495">
          <w:t xml:space="preserve">para </w:t>
        </w:r>
      </w:ins>
      <w:del w:id="1939" w:author="Gabriel Correa" w:date="2015-08-28T01:32:00Z">
        <w:r w:rsidRPr="00E02554" w:rsidDel="00083495">
          <w:delText>s decir, fue para que el programa tuviera</w:delText>
        </w:r>
      </w:del>
      <w:del w:id="1940" w:author="Gabriel Correa" w:date="2015-08-28T01:34:00Z">
        <w:r w:rsidRPr="00E02554" w:rsidDel="00083495">
          <w:delText xml:space="preserve"> ejemplos </w:delText>
        </w:r>
      </w:del>
      <w:del w:id="1941" w:author="Gabriel Correa" w:date="2015-08-28T01:33:00Z">
        <w:r w:rsidRPr="00E02554" w:rsidDel="00083495">
          <w:delText xml:space="preserve">con los </w:delText>
        </w:r>
      </w:del>
      <w:del w:id="1942" w:author="Gabriel Correa" w:date="2015-08-28T01:34:00Z">
        <w:r w:rsidRPr="00E02554" w:rsidDel="00083495">
          <w:delText xml:space="preserve">cuales pudiera </w:delText>
        </w:r>
      </w:del>
      <w:ins w:id="1943"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944" w:author="Gabriel Correa" w:date="2015-08-27T14:58:00Z">
        <w:r w:rsidR="00656E07">
          <w:rPr>
            <w:i/>
          </w:rPr>
          <w:t>n</w:t>
        </w:r>
      </w:ins>
      <w:del w:id="1945" w:author="Gabriel Correa" w:date="2015-08-27T14:58:00Z">
        <w:r w:rsidRPr="00E02554" w:rsidDel="00656E07">
          <w:rPr>
            <w:i/>
          </w:rPr>
          <w:delText>N</w:delText>
        </w:r>
      </w:del>
      <w:r w:rsidRPr="00E02554">
        <w:rPr>
          <w:i/>
        </w:rPr>
        <w:t>o-directiva</w:t>
      </w:r>
      <w:r w:rsidRPr="00E02554">
        <w:t xml:space="preserve">, </w:t>
      </w:r>
      <w:ins w:id="1946" w:author="Gabriel Correa" w:date="2015-08-27T14:58:00Z">
        <w:r w:rsidR="00656E07">
          <w:rPr>
            <w:i/>
          </w:rPr>
          <w:t>d</w:t>
        </w:r>
      </w:ins>
      <w:del w:id="1947"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948" w:author="Gabriel Correa" w:date="2015-08-27T14:57:00Z">
        <w:r w:rsidR="00656E07">
          <w:rPr>
            <w:i/>
          </w:rPr>
          <w:t>n</w:t>
        </w:r>
      </w:ins>
      <w:del w:id="1949" w:author="Gabriel Correa" w:date="2015-08-27T14:57:00Z">
        <w:r w:rsidRPr="00E02554" w:rsidDel="00656E07">
          <w:rPr>
            <w:i/>
          </w:rPr>
          <w:delText>N</w:delText>
        </w:r>
      </w:del>
      <w:r w:rsidRPr="00E02554">
        <w:rPr>
          <w:i/>
        </w:rPr>
        <w:t>o-directiva</w:t>
      </w:r>
      <w:r w:rsidRPr="00E02554">
        <w:t xml:space="preserve">, </w:t>
      </w:r>
      <w:ins w:id="1950" w:author="Gabriel Correa" w:date="2015-08-27T14:57:00Z">
        <w:r w:rsidR="00656E07">
          <w:rPr>
            <w:i/>
          </w:rPr>
          <w:t>d</w:t>
        </w:r>
      </w:ins>
      <w:del w:id="1951" w:author="Gabriel Correa" w:date="2015-08-27T14:57:00Z">
        <w:r w:rsidRPr="00E02554" w:rsidDel="00656E07">
          <w:rPr>
            <w:i/>
          </w:rPr>
          <w:delText>D</w:delText>
        </w:r>
      </w:del>
      <w:r w:rsidRPr="00E02554">
        <w:rPr>
          <w:i/>
        </w:rPr>
        <w:t>irectiva</w:t>
      </w:r>
      <w:r w:rsidRPr="00E02554">
        <w:t xml:space="preserve">, </w:t>
      </w:r>
      <w:ins w:id="1952" w:author="Gabriel Correa" w:date="2015-08-27T14:57:00Z">
        <w:r w:rsidR="00656E07">
          <w:rPr>
            <w:i/>
          </w:rPr>
          <w:t>s</w:t>
        </w:r>
      </w:ins>
      <w:del w:id="1953" w:author="Gabriel Correa" w:date="2015-08-27T14:57:00Z">
        <w:r w:rsidRPr="00E02554" w:rsidDel="00656E07">
          <w:rPr>
            <w:i/>
          </w:rPr>
          <w:delText>S</w:delText>
        </w:r>
      </w:del>
      <w:r w:rsidRPr="00E02554">
        <w:rPr>
          <w:i/>
        </w:rPr>
        <w:t>emi-directiva</w:t>
      </w:r>
      <w:r w:rsidRPr="00E02554">
        <w:t xml:space="preserve"> o a la clase </w:t>
      </w:r>
      <w:ins w:id="1954" w:author="Gabriel Correa" w:date="2015-08-27T14:57:00Z">
        <w:r w:rsidR="00656E07">
          <w:rPr>
            <w:i/>
          </w:rPr>
          <w:t>d</w:t>
        </w:r>
      </w:ins>
      <w:del w:id="1955" w:author="Gabriel Correa" w:date="2015-08-27T14:57:00Z">
        <w:r w:rsidRPr="00E02554" w:rsidDel="00656E07">
          <w:rPr>
            <w:i/>
          </w:rPr>
          <w:delText>D</w:delText>
        </w:r>
      </w:del>
      <w:r w:rsidRPr="00E02554">
        <w:rPr>
          <w:i/>
        </w:rPr>
        <w:t>irectiva-null</w:t>
      </w:r>
      <w:r w:rsidRPr="00E02554">
        <w:t>.</w:t>
      </w:r>
      <w:ins w:id="1956" w:author="Gabriel Correa" w:date="2015-08-27T14:59:00Z">
        <w:r w:rsidR="00656E07">
          <w:t xml:space="preserve"> Las clases </w:t>
        </w:r>
        <w:r w:rsidR="00656E07" w:rsidRPr="00656E07">
          <w:rPr>
            <w:i/>
            <w:rPrChange w:id="1957" w:author="Gabriel Correa" w:date="2015-08-27T15:02:00Z">
              <w:rPr/>
            </w:rPrChange>
          </w:rPr>
          <w:t>semi-directiva</w:t>
        </w:r>
        <w:r w:rsidR="00656E07">
          <w:t xml:space="preserve"> y </w:t>
        </w:r>
        <w:r w:rsidR="00656E07" w:rsidRPr="00656E07">
          <w:rPr>
            <w:i/>
            <w:rPrChange w:id="1958" w:author="Gabriel Correa" w:date="2015-08-27T15:02:00Z">
              <w:rPr/>
            </w:rPrChange>
          </w:rPr>
          <w:t>directiva-null</w:t>
        </w:r>
        <w:r w:rsidR="00656E07">
          <w:t xml:space="preserve"> </w:t>
        </w:r>
      </w:ins>
      <w:ins w:id="1959" w:author="Gabriel Correa" w:date="2015-08-27T15:00:00Z">
        <w:r w:rsidR="00656E07">
          <w:t>se incluyeron para dejar la posibilidad abierta a usar esta distinción de clases de alg</w:t>
        </w:r>
      </w:ins>
      <w:ins w:id="1960" w:author="Gabriel Correa" w:date="2015-08-27T15:01:00Z">
        <w:r w:rsidR="00656E07">
          <w:t xml:space="preserve">ún modo, pero finalmente no se usaron estas dos clases y fueron consideradas dentro de la clase </w:t>
        </w:r>
      </w:ins>
      <w:ins w:id="1961"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962"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963" w:author="Gabriel Correa" w:date="2015-08-27T14:55:00Z">
        <w:r w:rsidR="009F019D">
          <w:t xml:space="preserve"> Collections</w:t>
        </w:r>
      </w:ins>
      <w:r w:rsidR="001C74EE" w:rsidRPr="00E02554">
        <w:t xml:space="preserve"> la librería con menor cantidad de frases (7101).</w:t>
      </w:r>
      <w:ins w:id="1964" w:author="Gabriel Correa" w:date="2015-08-27T14:55:00Z">
        <w:r w:rsidR="009F019D">
          <w:t xml:space="preserve"> </w:t>
        </w:r>
      </w:ins>
      <w:ins w:id="1965" w:author="Gabriel Correa" w:date="2015-08-27T14:56:00Z">
        <w:r w:rsidR="00DA5F63">
          <w:t xml:space="preserve">A lo largo </w:t>
        </w:r>
      </w:ins>
      <w:ins w:id="1966" w:author="Gabriel Correa" w:date="2015-08-27T14:55:00Z">
        <w:r w:rsidR="00DA5F63">
          <w:t>del trabajo Apache Commons Collections será referido como Apache o Apache Commons</w:t>
        </w:r>
      </w:ins>
      <w:ins w:id="1967" w:author="Gabriel Correa" w:date="2015-08-27T14:57:00Z">
        <w:r w:rsidR="00656E07">
          <w:t>.</w:t>
        </w:r>
      </w:ins>
    </w:p>
    <w:p w:rsidR="00EE2482" w:rsidRPr="00E02554" w:rsidRDefault="00EE2482" w:rsidP="00EE2482">
      <w:r w:rsidRPr="00E02554">
        <w:t xml:space="preserve">La revisión manual de comentarios fue realizada usando </w:t>
      </w:r>
      <w:del w:id="1968" w:author="Gabriel Correa" w:date="2015-08-27T22:50:00Z">
        <w:r w:rsidRPr="00E02554" w:rsidDel="007E2915">
          <w:delText>&lt;NombrePrograma&gt;</w:delText>
        </w:r>
      </w:del>
      <w:ins w:id="1969"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 y asignar clases a las frases.</w:t>
      </w:r>
    </w:p>
    <w:p w:rsidR="00EE2482" w:rsidRPr="00E02554" w:rsidRDefault="00EE2482" w:rsidP="00EE2482"/>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970" w:author="Gabriel Correa" w:date="2015-08-28T01:38:00Z">
        <w:r w:rsidRPr="00E02554" w:rsidDel="00083495">
          <w:delText xml:space="preserve">conocimientos </w:delText>
        </w:r>
      </w:del>
      <w:ins w:id="1971"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972" w:author="Gabriel Correa" w:date="2015-08-28T01:39:00Z">
        <w:r w:rsidR="002408D2" w:rsidRPr="00E02554">
          <w:t xml:space="preserve">posteriormente </w:t>
        </w:r>
      </w:ins>
      <w:r w:rsidRPr="00E02554">
        <w:t>comparados</w:t>
      </w:r>
      <w:del w:id="1973" w:author="Gabriel Correa" w:date="2015-08-28T01:39:00Z">
        <w:r w:rsidRPr="00E02554" w:rsidDel="002408D2">
          <w:delText xml:space="preserve"> posteriormente</w:delText>
        </w:r>
      </w:del>
      <w:r w:rsidRPr="00E02554">
        <w:t xml:space="preserve">. Las diferencias </w:t>
      </w:r>
      <w:del w:id="1974" w:author="Gabriel Correa" w:date="2015-08-28T01:41:00Z">
        <w:r w:rsidRPr="00E02554" w:rsidDel="002408D2">
          <w:delText xml:space="preserve">de </w:delText>
        </w:r>
      </w:del>
      <w:ins w:id="1975" w:author="Gabriel Correa" w:date="2015-08-28T01:41:00Z">
        <w:r w:rsidR="002408D2">
          <w:t>entre los</w:t>
        </w:r>
        <w:r w:rsidR="002408D2" w:rsidRPr="00E02554">
          <w:t xml:space="preserve"> </w:t>
        </w:r>
      </w:ins>
      <w:r w:rsidRPr="00E02554">
        <w:t xml:space="preserve">resultados fueron </w:t>
      </w:r>
      <w:del w:id="1976" w:author="Gabriel Correa" w:date="2015-08-28T01:42:00Z">
        <w:r w:rsidRPr="00E02554" w:rsidDel="002408D2">
          <w:delText xml:space="preserve">revisadas </w:delText>
        </w:r>
      </w:del>
      <w:ins w:id="1977" w:author="Gabriel Correa" w:date="2015-08-28T01:42:00Z">
        <w:r w:rsidR="002408D2">
          <w:t xml:space="preserve">examinadas nuevamente </w:t>
        </w:r>
      </w:ins>
      <w:del w:id="1978" w:author="Gabriel Correa" w:date="2015-08-28T01:43:00Z">
        <w:r w:rsidRPr="00E02554" w:rsidDel="002408D2">
          <w:delText>y a veces conversadas para</w:delText>
        </w:r>
      </w:del>
      <w:ins w:id="1979" w:author="Gabriel Correa" w:date="2015-08-28T01:43:00Z">
        <w:r w:rsidR="002408D2">
          <w:t>con el fin de</w:t>
        </w:r>
      </w:ins>
      <w:r w:rsidRPr="00E02554">
        <w:t xml:space="preserve"> llegar a un acuerdo </w:t>
      </w:r>
      <w:del w:id="1980" w:author="Gabriel Correa" w:date="2015-08-28T01:43:00Z">
        <w:r w:rsidRPr="00E02554" w:rsidDel="002408D2">
          <w:delText xml:space="preserve">sobre </w:delText>
        </w:r>
      </w:del>
      <w:ins w:id="1981" w:author="Gabriel Correa" w:date="2015-08-28T01:43:00Z">
        <w:r w:rsidR="002408D2">
          <w:t>sobre la mejor clasificación del comentario</w:t>
        </w:r>
      </w:ins>
      <w:del w:id="1982" w:author="Gabriel Correa" w:date="2015-08-28T01:43:00Z">
        <w:r w:rsidRPr="00E02554" w:rsidDel="002408D2">
          <w:delText>la mejor decisión</w:delText>
        </w:r>
      </w:del>
      <w:r w:rsidRPr="00E02554">
        <w:t xml:space="preserve">. Durante las revisiones, </w:t>
      </w:r>
      <w:del w:id="1983" w:author="Gabriel Correa" w:date="2015-08-28T01:44:00Z">
        <w:r w:rsidRPr="00E02554" w:rsidDel="00DD025C">
          <w:delText xml:space="preserve"> </w:delText>
        </w:r>
      </w:del>
      <w:r w:rsidRPr="00E02554">
        <w:t xml:space="preserve">fueron </w:t>
      </w:r>
      <w:del w:id="1984" w:author="Gabriel Correa" w:date="2015-08-28T01:44:00Z">
        <w:r w:rsidRPr="00E02554" w:rsidDel="00DD025C">
          <w:delText xml:space="preserve">pocas </w:delText>
        </w:r>
      </w:del>
      <w:ins w:id="1985"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986" w:name="_Ref427776260"/>
      <w:bookmarkStart w:id="1987" w:name="_Toc428510382"/>
      <w:r>
        <w:t>Revisión de los datos preliminares</w:t>
      </w:r>
      <w:bookmarkEnd w:id="1986"/>
      <w:bookmarkEnd w:id="1987"/>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988" w:author="Gabriel Correa" w:date="2015-08-28T01:46:00Z">
        <w:r w:rsidR="00FB354B">
          <w:t xml:space="preserve">Cada uno de </w:t>
        </w:r>
      </w:ins>
      <w:del w:id="1989" w:author="Gabriel Correa" w:date="2015-08-28T01:45:00Z">
        <w:r w:rsidRPr="00E02554" w:rsidDel="00FB354B">
          <w:delText>Los comentarios javadoc usados</w:delText>
        </w:r>
      </w:del>
      <w:ins w:id="1990" w:author="Gabriel Correa" w:date="2015-08-28T01:46:00Z">
        <w:r w:rsidR="00FB354B">
          <w:t>e</w:t>
        </w:r>
      </w:ins>
      <w:ins w:id="1991" w:author="Gabriel Correa" w:date="2015-08-28T01:45:00Z">
        <w:r w:rsidR="00FB354B">
          <w:t>stos comentarios</w:t>
        </w:r>
      </w:ins>
      <w:r w:rsidRPr="00E02554">
        <w:t xml:space="preserve"> consiste</w:t>
      </w:r>
      <w:del w:id="1992" w:author="Gabriel Correa" w:date="2015-08-28T01:46:00Z">
        <w:r w:rsidRPr="00E02554" w:rsidDel="00FB354B">
          <w:delText>n</w:delText>
        </w:r>
      </w:del>
      <w:r w:rsidRPr="00E02554">
        <w:t xml:space="preserve"> </w:t>
      </w:r>
      <w:del w:id="1993" w:author="Gabriel Correa" w:date="2015-08-28T01:46:00Z">
        <w:r w:rsidRPr="00E02554" w:rsidDel="00FB354B">
          <w:delText xml:space="preserve">cada uno </w:delText>
        </w:r>
      </w:del>
      <w:r w:rsidRPr="00E02554">
        <w:t>de un bloque de comentario multil</w:t>
      </w:r>
      <w:ins w:id="1994" w:author="Gabriel Correa" w:date="2015-08-28T01:46:00Z">
        <w:r w:rsidR="00FB354B">
          <w:t>í</w:t>
        </w:r>
      </w:ins>
      <w:del w:id="1995"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Los datos preliminares son extraidos de la documentación oficial de Eclipse JFace y Apache Commons abarcando 151 clases de JFace y 17 clases de Apache Commons.</w:t>
      </w:r>
      <w:r w:rsidRPr="00E02554">
        <w:rPr>
          <w:rStyle w:val="Refdenotaalpie"/>
        </w:rPr>
        <w:footnoteReference w:id="8"/>
      </w:r>
    </w:p>
    <w:p w:rsidR="00EE2482" w:rsidRPr="00E02554" w:rsidRDefault="00EE2482" w:rsidP="00EE2482">
      <w:r w:rsidRPr="00E02554">
        <w:t xml:space="preserve">La intención inicial de revisar estos datos era obtener frases de clase no-directivas, </w:t>
      </w:r>
      <w:del w:id="1996" w:author="Gabriel Correa" w:date="2015-08-28T01:46:00Z">
        <w:r w:rsidRPr="00E02554" w:rsidDel="0054587C">
          <w:delText xml:space="preserve">juntarlas </w:delText>
        </w:r>
      </w:del>
      <w:ins w:id="1997" w:author="Gabriel Correa" w:date="2015-08-28T01:46:00Z">
        <w:r w:rsidR="0054587C">
          <w:t>unirlas</w:t>
        </w:r>
        <w:r w:rsidR="0054587C" w:rsidRPr="00E02554">
          <w:t xml:space="preserve"> </w:t>
        </w:r>
      </w:ins>
      <w:r w:rsidRPr="00E02554">
        <w:t>con las directivas del estudio de Monperrus para obtener un set de datos balanceado – con mismo número de directivas que de no-directivas – con el cual realizar aprendizaje de máquina y Text Mining. Este plan consistía en revisar 2000 comentarios de cada una de las tres API: JFace, Apache Commons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998"/>
      </w:r>
      <w:ins w:id="1999"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ins w:id="2000" w:author="Gabriel Correa" w:date="2015-08-28T07:30:00Z">
        <w:r w:rsidR="00E54D64">
          <w:t>7.1</w:t>
        </w:r>
      </w:ins>
      <w:ins w:id="2001" w:author="Gabriel Correa" w:date="2015-08-28T07:25:00Z">
        <w:r w:rsidR="00EC0283">
          <w:fldChar w:fldCharType="end"/>
        </w:r>
      </w:ins>
      <w:del w:id="2002" w:author="Gabriel Correa" w:date="2015-08-28T07:24:00Z">
        <w:r w:rsidRPr="00E02554" w:rsidDel="00EC0283">
          <w:delText>[[Referencia a sección de resultados pendiente]].</w:delText>
        </w:r>
      </w:del>
    </w:p>
    <w:p w:rsidR="00EE2482" w:rsidRDefault="00EE2482" w:rsidP="00EE2482">
      <w:pPr>
        <w:pStyle w:val="Ttulo3"/>
      </w:pPr>
      <w:bookmarkStart w:id="2003" w:name="_Toc428510383"/>
      <w:r>
        <w:t>Método de Revisión de Datos Preliminares</w:t>
      </w:r>
      <w:bookmarkEnd w:id="2003"/>
    </w:p>
    <w:p w:rsidR="00EE2482" w:rsidRPr="00E02554" w:rsidRDefault="00EE2482" w:rsidP="00EE2482">
      <w:del w:id="2004" w:author="Gabriel Correa" w:date="2015-08-28T01:47:00Z">
        <w:r w:rsidRPr="00E02554" w:rsidDel="0054587C">
          <w:delText>Como se mencionó antes</w:delText>
        </w:r>
      </w:del>
      <w:ins w:id="2005"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2006"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9"/>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2007" w:name="_Toc428510384"/>
      <w:r>
        <w:t>Observaciones sobre los datos preliminares</w:t>
      </w:r>
      <w:bookmarkEnd w:id="2007"/>
    </w:p>
    <w:p w:rsidR="00EE2482" w:rsidRPr="00E02554" w:rsidRDefault="00EE2482" w:rsidP="00EE2482">
      <w:r w:rsidRPr="00E02554">
        <w:t xml:space="preserve">Como </w:t>
      </w:r>
      <w:ins w:id="2008" w:author="Gabriel Correa" w:date="2015-08-28T01:49:00Z">
        <w:r w:rsidR="00CE4EFC">
          <w:t>ya fue</w:t>
        </w:r>
      </w:ins>
      <w:del w:id="2009" w:author="Gabriel Correa" w:date="2015-08-28T01:49:00Z">
        <w:r w:rsidRPr="00E02554" w:rsidDel="00CE4EFC">
          <w:delText>se</w:delText>
        </w:r>
      </w:del>
      <w:r w:rsidRPr="00E02554">
        <w:t xml:space="preserve"> </w:t>
      </w:r>
      <w:del w:id="2010" w:author="Gabriel Correa" w:date="2015-08-28T01:49:00Z">
        <w:r w:rsidRPr="00E02554" w:rsidDel="00CE4EFC">
          <w:delText xml:space="preserve">mencionó </w:delText>
        </w:r>
      </w:del>
      <w:ins w:id="2011" w:author="Gabriel Correa" w:date="2015-08-28T01:49:00Z">
        <w:r w:rsidR="00CE4EFC">
          <w:t>indicado</w:t>
        </w:r>
      </w:ins>
      <w:del w:id="2012"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 sobre cualquier API, usar solo los datos de Jface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2013"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r w:rsidRPr="00CE4EFC">
        <w:rPr>
          <w:i/>
          <w:rPrChange w:id="2014" w:author="Gabriel Correa" w:date="2015-08-28T01:50:00Z">
            <w:rPr/>
          </w:rPrChange>
        </w:rPr>
        <w:t>overfitting</w:t>
      </w:r>
      <w:r w:rsidRPr="00E02554">
        <w:t xml:space="preserve"> en los modelos de predicción de Machine Learning. Overfitting es en Data Mining cuando los datos usados como entrada son muy específicos de cierto dominio y funcionan muy bien para predecir correctamente </w:t>
      </w:r>
      <w:ins w:id="2015" w:author="Gabriel Correa" w:date="2015-08-28T01:51:00Z">
        <w:r w:rsidR="00CE4EFC">
          <w:t xml:space="preserve">los </w:t>
        </w:r>
      </w:ins>
      <w:r w:rsidRPr="00E02554">
        <w:t xml:space="preserve">datos de el mismo dominio, pero </w:t>
      </w:r>
      <w:ins w:id="2016" w:author="Gabriel Correa" w:date="2015-08-28T01:52:00Z">
        <w:r w:rsidR="00CE4EFC">
          <w:t xml:space="preserve">no </w:t>
        </w:r>
      </w:ins>
      <w:r w:rsidRPr="00E02554">
        <w:t xml:space="preserve">funcionan </w:t>
      </w:r>
      <w:del w:id="2017" w:author="Gabriel Correa" w:date="2015-08-28T01:52:00Z">
        <w:r w:rsidRPr="00E02554" w:rsidDel="00CE4EFC">
          <w:delText xml:space="preserve">mal </w:delText>
        </w:r>
      </w:del>
      <w:ins w:id="2018"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JFace, se puede obtener un programa que adivine bien directivas en otras clases de JFace, pero mal en documentación de Java, Apache Commons u otras librerías. Incluso puede suceder que adivine mal otras clases de JFace que sean muy distintas a las consideradas por los datos preliminares. </w:t>
      </w:r>
      <w:ins w:id="2019" w:author="Gabriel Correa" w:date="2015-08-28T01:54:00Z">
        <w:r w:rsidR="00CE4EFC">
          <w:t xml:space="preserve">Siempre se aspira </w:t>
        </w:r>
      </w:ins>
      <w:ins w:id="2020" w:author="Gabriel Correa" w:date="2015-08-28T01:57:00Z">
        <w:r w:rsidR="00CE4EFC">
          <w:t xml:space="preserve">a evitar la presencia de </w:t>
        </w:r>
      </w:ins>
      <w:ins w:id="2021" w:author="Gabriel Correa" w:date="2015-08-28T01:55:00Z">
        <w:r w:rsidR="00CE4EFC" w:rsidRPr="00CE4EFC">
          <w:rPr>
            <w:i/>
            <w:rPrChange w:id="2022" w:author="Gabriel Correa" w:date="2015-08-28T01:55:00Z">
              <w:rPr/>
            </w:rPrChange>
          </w:rPr>
          <w:t>o</w:t>
        </w:r>
      </w:ins>
      <w:del w:id="2023" w:author="Gabriel Correa" w:date="2015-08-28T01:55:00Z">
        <w:r w:rsidRPr="00CE4EFC" w:rsidDel="00CE4EFC">
          <w:rPr>
            <w:i/>
            <w:rPrChange w:id="2024" w:author="Gabriel Correa" w:date="2015-08-28T01:55:00Z">
              <w:rPr/>
            </w:rPrChange>
          </w:rPr>
          <w:delText>O</w:delText>
        </w:r>
      </w:del>
      <w:r w:rsidRPr="00CE4EFC">
        <w:rPr>
          <w:i/>
          <w:rPrChange w:id="2025" w:author="Gabriel Correa" w:date="2015-08-28T01:55:00Z">
            <w:rPr/>
          </w:rPrChange>
        </w:rPr>
        <w:t>verfitting</w:t>
      </w:r>
      <w:r w:rsidRPr="00E02554">
        <w:t xml:space="preserve"> </w:t>
      </w:r>
      <w:del w:id="2026" w:author="Gabriel Correa" w:date="2015-08-28T01:55:00Z">
        <w:r w:rsidRPr="00E02554" w:rsidDel="00CE4EFC">
          <w:delText>es algo que</w:delText>
        </w:r>
      </w:del>
      <w:del w:id="2027" w:author="Gabriel Correa" w:date="2015-08-28T01:53:00Z">
        <w:r w:rsidRPr="00E02554" w:rsidDel="00CE4EFC">
          <w:delText xml:space="preserve"> se</w:delText>
        </w:r>
      </w:del>
      <w:del w:id="2028" w:author="Gabriel Correa" w:date="2015-08-28T01:55:00Z">
        <w:r w:rsidRPr="00E02554" w:rsidDel="00CE4EFC">
          <w:delText xml:space="preserve"> siempre se intenta evitar </w:delText>
        </w:r>
      </w:del>
      <w:r w:rsidRPr="00E02554">
        <w:t>en Data Mining. En los datos finales se trabaja con un subconjunto aleatorio de cada API para reducir la posibilidad de tener overfitting.</w:t>
      </w:r>
    </w:p>
    <w:p w:rsidR="00EE2482" w:rsidRPr="00E02554" w:rsidRDefault="00EE2482" w:rsidP="00EE2482">
      <w:r w:rsidRPr="00E02554">
        <w:t>Por otra parte</w:t>
      </w:r>
      <w:ins w:id="2029" w:author="Gabriel Correa" w:date="2015-08-28T01:57:00Z">
        <w:r w:rsidR="00F37E72">
          <w:t>,</w:t>
        </w:r>
      </w:ins>
      <w:r w:rsidRPr="00E02554">
        <w:t xml:space="preserve"> los datos preliminares tienen algunas frases </w:t>
      </w:r>
      <w:del w:id="2030" w:author="Gabriel Correa" w:date="2015-08-28T01:58:00Z">
        <w:r w:rsidRPr="00E02554" w:rsidDel="00F37E72">
          <w:delText xml:space="preserve">mal </w:delText>
        </w:r>
      </w:del>
      <w:r w:rsidRPr="00E02554">
        <w:t>separadas</w:t>
      </w:r>
      <w:ins w:id="2031"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@param o @return, pero incorrectamente se hace lo mismo al encontrar @link. El siguiente es un ejemplo de esto:</w:t>
      </w:r>
    </w:p>
    <w:p w:rsidR="00EE2482" w:rsidRPr="00E02554" w:rsidRDefault="00EE2482" w:rsidP="00EE2482">
      <w:r w:rsidRPr="007C2995">
        <w:rPr>
          <w:noProof/>
        </w:rPr>
        <w:drawing>
          <wp:inline distT="0" distB="0" distL="0" distR="0" wp14:anchorId="1B5D7D99" wp14:editId="6CA81C7D">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4">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2032" w:author="Gabriel Correa" w:date="2015-08-27T22:50:00Z">
        <w:r w:rsidRPr="00E02554" w:rsidDel="007E2915">
          <w:delText>&lt;NombrePrograma&gt;</w:delText>
        </w:r>
      </w:del>
      <w:ins w:id="2033"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2034" w:name="_Ref428320675"/>
      <w:bookmarkStart w:id="2035" w:name="_Toc428510385"/>
      <w:r>
        <w:t xml:space="preserve">Revisión de los </w:t>
      </w:r>
      <w:r w:rsidRPr="004305A0">
        <w:t>datos</w:t>
      </w:r>
      <w:r>
        <w:t xml:space="preserve"> finales</w:t>
      </w:r>
      <w:bookmarkEnd w:id="2034"/>
      <w:bookmarkEnd w:id="2035"/>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2036" w:author="Gabriel Correa" w:date="2015-08-28T02:04:00Z">
        <w:r w:rsidR="00D811A6">
          <w:t>,</w:t>
        </w:r>
      </w:ins>
      <w:r w:rsidRPr="00E02554">
        <w:t xml:space="preserve"> porque </w:t>
      </w:r>
      <w:ins w:id="2037" w:author="Gabriel Correa" w:date="2015-08-28T02:04:00Z">
        <w:r w:rsidR="00D811A6">
          <w:t>en ocaciones</w:t>
        </w:r>
      </w:ins>
      <w:del w:id="2038"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2039" w:author="Gabriel Correa" w:date="2015-08-28T02:08:00Z">
        <w:r w:rsidRPr="00E02554" w:rsidDel="006A350C">
          <w:delText xml:space="preserve"> ya</w:delText>
        </w:r>
      </w:del>
      <w:r w:rsidRPr="00E02554">
        <w:t xml:space="preserve"> sabe que debe </w:t>
      </w:r>
      <w:del w:id="2040" w:author="Gabriel Correa" w:date="2015-08-28T02:08:00Z">
        <w:r w:rsidRPr="00E02554" w:rsidDel="006A350C">
          <w:delText xml:space="preserve">buscar </w:delText>
        </w:r>
      </w:del>
      <w:ins w:id="2041" w:author="Gabriel Correa" w:date="2015-08-28T02:08:00Z">
        <w:r w:rsidR="006A350C">
          <w:t xml:space="preserve">revisar </w:t>
        </w:r>
      </w:ins>
      <w:r w:rsidRPr="00E02554">
        <w:t xml:space="preserve">las líneas </w:t>
      </w:r>
      <w:del w:id="2042" w:author="Gabriel Correa" w:date="2015-08-28T02:05:00Z">
        <w:r w:rsidRPr="00E02554" w:rsidDel="006A350C">
          <w:delText xml:space="preserve">con </w:delText>
        </w:r>
      </w:del>
      <w:ins w:id="2043"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2044" w:author="Gabriel Correa" w:date="2015-08-28T02:05:00Z">
        <w:r w:rsidRPr="00E02554" w:rsidDel="006A350C">
          <w:delText xml:space="preserve">ver </w:delText>
        </w:r>
      </w:del>
      <w:ins w:id="2045" w:author="Gabriel Correa" w:date="2015-08-28T02:06:00Z">
        <w:r w:rsidR="006A350C">
          <w:t>así dar cuenta</w:t>
        </w:r>
      </w:ins>
      <w:ins w:id="2046" w:author="Gabriel Correa" w:date="2015-08-28T02:05:00Z">
        <w:r w:rsidR="006A350C">
          <w:t xml:space="preserve"> de</w:t>
        </w:r>
        <w:r w:rsidR="006A350C" w:rsidRPr="00E02554">
          <w:t xml:space="preserve"> </w:t>
        </w:r>
      </w:ins>
      <w:r w:rsidRPr="00E02554">
        <w:t xml:space="preserve">las </w:t>
      </w:r>
      <w:ins w:id="2047" w:author="Gabriel Correa" w:date="2015-08-28T02:05:00Z">
        <w:r w:rsidR="006A350C">
          <w:t>e</w:t>
        </w:r>
      </w:ins>
      <w:del w:id="2048" w:author="Gabriel Correa" w:date="2015-08-28T02:05:00Z">
        <w:r w:rsidRPr="00E02554" w:rsidDel="006A350C">
          <w:delText>E</w:delText>
        </w:r>
      </w:del>
      <w:r w:rsidRPr="00E02554">
        <w:t xml:space="preserve">xcepciones </w:t>
      </w:r>
      <w:ins w:id="2049" w:author="Gabriel Correa" w:date="2015-08-28T02:05:00Z">
        <w:r w:rsidR="006A350C">
          <w:t xml:space="preserve">que </w:t>
        </w:r>
      </w:ins>
      <w:r w:rsidRPr="00E02554">
        <w:t xml:space="preserve">podría </w:t>
      </w:r>
      <w:del w:id="2050" w:author="Gabriel Correa" w:date="2015-08-28T02:06:00Z">
        <w:r w:rsidRPr="00E02554" w:rsidDel="006A350C">
          <w:delText xml:space="preserve">generar </w:delText>
        </w:r>
      </w:del>
      <w:ins w:id="2051" w:author="Gabriel Correa" w:date="2015-08-28T02:08:00Z">
        <w:r w:rsidR="006A350C">
          <w:t>ocasionar</w:t>
        </w:r>
      </w:ins>
      <w:ins w:id="2052"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2053" w:name="_Toc428510386"/>
      <w:r>
        <w:t>Método de revisión de los datos finales</w:t>
      </w:r>
      <w:bookmarkEnd w:id="2053"/>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2054" w:author="Gabriel Correa" w:date="2015-08-27T22:55:00Z"/>
        </w:rPr>
      </w:pPr>
      <w:r w:rsidRPr="00E02554">
        <w:t>En estos datos las frases son asignadas a u</w:t>
      </w:r>
      <w:commentRangeStart w:id="2055"/>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2055"/>
      <w:r w:rsidRPr="002B58BF">
        <w:rPr>
          <w:rStyle w:val="Refdecomentario"/>
          <w:sz w:val="24"/>
        </w:rPr>
        <w:commentReference w:id="2055"/>
      </w:r>
    </w:p>
    <w:p w:rsidR="00EE2482" w:rsidRPr="00E02554" w:rsidRDefault="00EE2482" w:rsidP="00EE2482"/>
    <w:p w:rsidR="00E62247" w:rsidRDefault="00E62247">
      <w:pPr>
        <w:spacing w:after="200" w:line="276" w:lineRule="auto"/>
        <w:jc w:val="left"/>
        <w:rPr>
          <w:ins w:id="2056" w:author="Gabriel Correa" w:date="2015-08-27T22:55:00Z"/>
          <w:rFonts w:eastAsiaTheme="majorEastAsia" w:cstheme="majorBidi"/>
          <w:b/>
          <w:bCs/>
          <w:color w:val="365F91" w:themeColor="accent1" w:themeShade="BF"/>
          <w:sz w:val="28"/>
          <w:szCs w:val="28"/>
        </w:rPr>
      </w:pPr>
      <w:ins w:id="2057" w:author="Gabriel Correa" w:date="2015-08-27T22:55:00Z">
        <w:r>
          <w:br w:type="page"/>
        </w:r>
      </w:ins>
    </w:p>
    <w:p w:rsidR="0001797F" w:rsidRPr="00E02554" w:rsidDel="00E62247" w:rsidRDefault="0001797F" w:rsidP="00EE2482">
      <w:pPr>
        <w:rPr>
          <w:del w:id="2058" w:author="Gabriel Correa" w:date="2015-08-27T22:55:00Z"/>
        </w:rPr>
      </w:pPr>
      <w:bookmarkStart w:id="2059" w:name="_Toc428510387"/>
      <w:bookmarkEnd w:id="2059"/>
    </w:p>
    <w:p w:rsidR="0001797F" w:rsidRPr="00E02554" w:rsidDel="00E62247" w:rsidRDefault="0001797F" w:rsidP="00EE2482">
      <w:pPr>
        <w:rPr>
          <w:del w:id="2060" w:author="Gabriel Correa" w:date="2015-08-27T22:55:00Z"/>
        </w:rPr>
      </w:pPr>
      <w:bookmarkStart w:id="2061" w:name="_Toc428510388"/>
      <w:bookmarkEnd w:id="2061"/>
    </w:p>
    <w:p w:rsidR="00EE2482" w:rsidRDefault="00EE2482" w:rsidP="00EE2482">
      <w:pPr>
        <w:pStyle w:val="Ttulo1"/>
      </w:pPr>
      <w:bookmarkStart w:id="2062" w:name="_Toc428510389"/>
      <w:r>
        <w:t>Aplicación de Text Mining</w:t>
      </w:r>
      <w:bookmarkEnd w:id="2062"/>
    </w:p>
    <w:p w:rsidR="00EE2482" w:rsidRDefault="00EE2482" w:rsidP="00EE2482">
      <w:pPr>
        <w:pStyle w:val="Prrafodelista"/>
        <w:numPr>
          <w:ilvl w:val="0"/>
          <w:numId w:val="24"/>
        </w:numPr>
      </w:pPr>
      <w:r>
        <w:t xml:space="preserve">Mencionar cuales son los que pueden ser usados como machine </w:t>
      </w:r>
      <w:proofErr w:type="gramStart"/>
      <w:r>
        <w:t>learning ,</w:t>
      </w:r>
      <w:proofErr w:type="gramEnd"/>
      <w:r>
        <w:t xml:space="preserve"> aprendiendo con cada set de datos nuevos, usando la api de java.</w:t>
      </w:r>
    </w:p>
    <w:p w:rsidR="00EE2482" w:rsidRDefault="00EE2482" w:rsidP="00EE2482">
      <w:pPr>
        <w:pStyle w:val="Prrafodelista"/>
        <w:numPr>
          <w:ilvl w:val="0"/>
          <w:numId w:val="24"/>
        </w:numPr>
      </w:pPr>
      <w:r>
        <w:t>Mencionar overfitting y lo que se hizo para evitar tener overfitting</w:t>
      </w:r>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2063" w:author="Gabriel Correa" w:date="2015-08-28T07:26:00Z">
        <w:r w:rsidR="00367314">
          <w:t xml:space="preserve"> </w:t>
        </w:r>
        <w:r w:rsidR="00367314">
          <w:fldChar w:fldCharType="begin"/>
        </w:r>
        <w:r w:rsidR="00367314">
          <w:instrText xml:space="preserve"> REF _Ref428510145 \r \h </w:instrText>
        </w:r>
      </w:ins>
      <w:r w:rsidR="00367314">
        <w:fldChar w:fldCharType="separate"/>
      </w:r>
      <w:ins w:id="2064" w:author="Gabriel Correa" w:date="2015-08-28T07:30:00Z">
        <w:r w:rsidR="00E54D64">
          <w:t>6.1</w:t>
        </w:r>
      </w:ins>
      <w:ins w:id="2065" w:author="Gabriel Correa" w:date="2015-08-28T07:26:00Z">
        <w:r w:rsidR="00367314">
          <w:fldChar w:fldCharType="end"/>
        </w:r>
      </w:ins>
      <w:r w:rsidRPr="00E02554">
        <w:t xml:space="preserve"> </w:t>
      </w:r>
      <w:ins w:id="2066" w:author="Gabriel Correa" w:date="2015-08-28T07:26:00Z">
        <w:r w:rsidR="00367314">
          <w:t>s</w:t>
        </w:r>
      </w:ins>
      <w:commentRangeStart w:id="2067"/>
      <w:del w:id="2068" w:author="Gabriel Correa" w:date="2015-08-28T07:26:00Z">
        <w:r w:rsidRPr="00E02554" w:rsidDel="00367314">
          <w:delText xml:space="preserve">[[***]] </w:delText>
        </w:r>
        <w:commentRangeEnd w:id="2067"/>
        <w:r w:rsidRPr="002B58BF" w:rsidDel="00367314">
          <w:rPr>
            <w:rStyle w:val="Refdecomentario"/>
            <w:sz w:val="24"/>
          </w:rPr>
          <w:commentReference w:id="2067"/>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ins w:id="2069" w:author="Gabriel Correa" w:date="2015-08-28T07:30:00Z">
        <w:r w:rsidR="00E54D64">
          <w:t>0</w:t>
        </w:r>
      </w:ins>
      <w:del w:id="2070" w:author="Gabriel Correa" w:date="2015-08-27T12:46:00Z">
        <w:r w:rsidR="001809B5" w:rsidDel="00763E46">
          <w:delText>4</w:delText>
        </w:r>
      </w:del>
      <w:r w:rsidRPr="00D471E1">
        <w:fldChar w:fldCharType="end"/>
      </w:r>
      <w:r w:rsidRPr="00E02554">
        <w:t xml:space="preserve">, los cuales abarcan ejemplos de las API de JFace, Apache Commons y Java. La mayoría de los experimentos buscan encontrar el mejor rendimiento clasificando las directivas, mientras </w:t>
      </w:r>
      <w:commentRangeStart w:id="2071"/>
      <w:r w:rsidRPr="00E02554">
        <w:t xml:space="preserve">que otros experimentos </w:t>
      </w:r>
      <w:commentRangeEnd w:id="2071"/>
      <w:r w:rsidRPr="002B58BF">
        <w:rPr>
          <w:rStyle w:val="Refdecomentario"/>
          <w:sz w:val="24"/>
        </w:rPr>
        <w:commentReference w:id="2071"/>
      </w:r>
      <w:r w:rsidRPr="00E02554">
        <w:t>buscan obtener información intrínseca al dominio de los datos y el problema estudiado.</w:t>
      </w:r>
    </w:p>
    <w:p w:rsidR="00EE2482" w:rsidRDefault="00EE2482" w:rsidP="00EE2482">
      <w:pPr>
        <w:pStyle w:val="Ttulo2"/>
      </w:pPr>
      <w:bookmarkStart w:id="2072" w:name="_Ref428510142"/>
      <w:bookmarkStart w:id="2073" w:name="_Ref428510145"/>
      <w:bookmarkStart w:id="2074" w:name="_Toc428510390"/>
      <w:r>
        <w:t>Weka</w:t>
      </w:r>
      <w:bookmarkEnd w:id="2072"/>
      <w:bookmarkEnd w:id="2073"/>
      <w:bookmarkEnd w:id="2074"/>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2075"/>
      <w:r w:rsidRPr="00E02554">
        <w:t>y su API</w:t>
      </w:r>
      <w:commentRangeEnd w:id="2075"/>
      <w:r w:rsidRPr="00BF7FE6">
        <w:rPr>
          <w:rStyle w:val="Refdecomentario"/>
          <w:sz w:val="24"/>
        </w:rPr>
        <w:commentReference w:id="2075"/>
      </w:r>
      <w:r w:rsidRPr="00E02554">
        <w:t xml:space="preserve">. </w:t>
      </w:r>
      <w:del w:id="2076" w:author="Gabriel Correa" w:date="2015-08-28T07:38:00Z">
        <w:r w:rsidRPr="00E02554" w:rsidDel="00E54D64">
          <w:delText xml:space="preserve">Las </w:delText>
        </w:r>
      </w:del>
      <w:ins w:id="2077" w:author="Gabriel Correa" w:date="2015-08-28T07:38:00Z">
        <w:r w:rsidR="00E54D64">
          <w:t>La</w:t>
        </w:r>
        <w:r w:rsidR="00E54D64" w:rsidRPr="00E02554">
          <w:t xml:space="preserve"> </w:t>
        </w:r>
      </w:ins>
      <w:del w:id="2078" w:author="Gabriel Correa" w:date="2015-08-28T07:38:00Z">
        <w:r w:rsidRPr="00E02554" w:rsidDel="00E54D64">
          <w:delText>imágenes</w:delText>
        </w:r>
      </w:del>
      <w:ins w:id="2079" w:author="Gabriel Correa" w:date="2015-08-28T07:38:00Z">
        <w:r w:rsidR="00E54D64">
          <w:fldChar w:fldCharType="begin"/>
        </w:r>
        <w:r w:rsidR="00E54D64">
          <w:instrText xml:space="preserve"> REF _Ref428510824 \h </w:instrText>
        </w:r>
      </w:ins>
      <w:r w:rsidR="00E54D64">
        <w:fldChar w:fldCharType="separate"/>
      </w:r>
      <w:ins w:id="2080" w:author="Gabriel Correa" w:date="2015-08-28T07:38:00Z">
        <w:r w:rsidR="00E54D64">
          <w:t xml:space="preserve">Imagen </w:t>
        </w:r>
        <w:r w:rsidR="00E54D64">
          <w:rPr>
            <w:noProof/>
          </w:rPr>
          <w:t>6</w:t>
        </w:r>
        <w:r w:rsidR="00E54D64">
          <w:t>.</w:t>
        </w:r>
        <w:r w:rsidR="00E54D64">
          <w:rPr>
            <w:noProof/>
          </w:rPr>
          <w:t>1</w:t>
        </w:r>
        <w:r w:rsidR="00E54D64">
          <w:fldChar w:fldCharType="end"/>
        </w:r>
      </w:ins>
      <w:del w:id="2081" w:author="Gabriel Correa" w:date="2015-08-28T07:37:00Z">
        <w:r w:rsidRPr="00E02554" w:rsidDel="00E54D64">
          <w:delText xml:space="preserve"> [[**]]</w:delText>
        </w:r>
      </w:del>
      <w:r w:rsidRPr="00E02554">
        <w:t xml:space="preserve"> </w:t>
      </w:r>
      <w:del w:id="2082" w:author="Gabriel Correa" w:date="2015-08-28T07:38:00Z">
        <w:r w:rsidRPr="00E02554" w:rsidDel="00E54D64">
          <w:delText xml:space="preserve">[[**]] </w:delText>
        </w:r>
      </w:del>
      <w:del w:id="2083" w:author="Gabriel Correa" w:date="2015-08-28T07:39:00Z">
        <w:r w:rsidRPr="00E02554" w:rsidDel="00E54D64">
          <w:delText>y</w:delText>
        </w:r>
      </w:del>
      <w:ins w:id="2084" w:author="Gabriel Correa" w:date="2015-08-28T07:39:00Z">
        <w:r w:rsidR="00E54D64">
          <w:t>e</w:t>
        </w:r>
      </w:ins>
      <w:del w:id="2085" w:author="Gabriel Correa" w:date="2015-08-28T07:38:00Z">
        <w:r w:rsidRPr="00E02554" w:rsidDel="00E54D64">
          <w:delText xml:space="preserve"> [[**]] </w:delText>
        </w:r>
      </w:del>
      <w:ins w:id="2086"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2087" w:author="Gabriel Correa" w:date="2015-08-28T07:38:00Z">
        <w:r w:rsidR="00E54D64">
          <w:t xml:space="preserve">Imagen </w:t>
        </w:r>
        <w:r w:rsidR="00E54D64">
          <w:rPr>
            <w:noProof/>
          </w:rPr>
          <w:t>6</w:t>
        </w:r>
        <w:r w:rsidR="00E54D64">
          <w:t>.</w:t>
        </w:r>
        <w:r w:rsidR="00E54D64">
          <w:rPr>
            <w:noProof/>
          </w:rPr>
          <w:t>2</w:t>
        </w:r>
        <w:r w:rsidR="00E54D64">
          <w:fldChar w:fldCharType="end"/>
        </w:r>
        <w:r w:rsidR="00E54D64">
          <w:t xml:space="preserve"> </w:t>
        </w:r>
      </w:ins>
      <w:r w:rsidRPr="00E02554">
        <w:t>muestran la interfaz gráfica de</w:t>
      </w:r>
      <w:ins w:id="2088" w:author="Gabriel Correa" w:date="2015-08-28T07:31:00Z">
        <w:r w:rsidR="00E54D64">
          <w:t>l Explorador y el Experimentador de</w:t>
        </w:r>
      </w:ins>
      <w:r w:rsidRPr="00E02554">
        <w:t xml:space="preserve"> Weka</w:t>
      </w:r>
      <w:ins w:id="2089" w:author="Gabriel Correa" w:date="2015-08-28T07:31:00Z">
        <w:r w:rsidR="00E54D64">
          <w:t xml:space="preserve"> respectivamente</w:t>
        </w:r>
      </w:ins>
      <w:r w:rsidRPr="00E02554">
        <w:t>.</w:t>
      </w:r>
    </w:p>
    <w:p w:rsidR="00EE2482" w:rsidRPr="00E02554" w:rsidDel="00E54D64" w:rsidRDefault="00EE2482" w:rsidP="00EE2482">
      <w:pPr>
        <w:rPr>
          <w:del w:id="2090" w:author="Gabriel Correa" w:date="2015-08-28T07:31:00Z"/>
        </w:rPr>
      </w:pPr>
    </w:p>
    <w:p w:rsidR="00EE2482" w:rsidRPr="00E02554" w:rsidDel="00E54D64" w:rsidRDefault="00EE2482" w:rsidP="00EE2482">
      <w:pPr>
        <w:jc w:val="center"/>
        <w:rPr>
          <w:del w:id="2091" w:author="Gabriel Correa" w:date="2015-08-28T07:31:00Z"/>
          <w:rPrChange w:id="2092" w:author="Gabriel Correa" w:date="2015-08-25T14:24:00Z">
            <w:rPr>
              <w:del w:id="2093" w:author="Gabriel Correa" w:date="2015-08-28T07:31:00Z"/>
              <w:lang w:val="en-US"/>
            </w:rPr>
          </w:rPrChange>
        </w:rPr>
      </w:pPr>
      <w:del w:id="2094" w:author="Gabriel Correa" w:date="2015-08-28T07:31:00Z">
        <w:r w:rsidRPr="00E02554" w:rsidDel="00E54D64">
          <w:rPr>
            <w:rPrChange w:id="2095" w:author="Gabriel Correa" w:date="2015-08-25T14:24:00Z">
              <w:rPr>
                <w:lang w:val="en-US"/>
              </w:rPr>
            </w:rPrChange>
          </w:rPr>
          <w:delText>[[img de Weka welcome Windows]]</w:delText>
        </w:r>
      </w:del>
    </w:p>
    <w:p w:rsidR="00EE2482" w:rsidRPr="00E02554" w:rsidRDefault="00EE2482" w:rsidP="00EE2482">
      <w:pPr>
        <w:jc w:val="center"/>
        <w:rPr>
          <w:rPrChange w:id="2096" w:author="Gabriel Correa" w:date="2015-08-25T14:24:00Z">
            <w:rPr>
              <w:lang w:val="en-US"/>
            </w:rPr>
          </w:rPrChange>
        </w:rPr>
      </w:pPr>
    </w:p>
    <w:p w:rsidR="00E54D64" w:rsidRDefault="00E54D64" w:rsidP="00E54D64">
      <w:pPr>
        <w:keepNext/>
        <w:jc w:val="center"/>
        <w:rPr>
          <w:ins w:id="2097" w:author="Gabriel Correa" w:date="2015-08-28T07:37:00Z"/>
        </w:rPr>
        <w:pPrChange w:id="2098" w:author="Gabriel Correa" w:date="2015-08-28T07:37:00Z">
          <w:pPr>
            <w:jc w:val="center"/>
          </w:pPr>
        </w:pPrChange>
      </w:pPr>
      <w:ins w:id="2099" w:author="Gabriel Correa" w:date="2015-08-28T07:35:00Z">
        <w:r>
          <w:rPr>
            <w:noProof/>
          </w:rPr>
          <w:drawing>
            <wp:inline distT="0" distB="0" distL="0" distR="0" wp14:anchorId="4B096FB5" wp14:editId="440F5F7A">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5">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rsidP="00E54D64">
      <w:pPr>
        <w:pStyle w:val="Epgrafe"/>
        <w:jc w:val="center"/>
        <w:rPr>
          <w:ins w:id="2100" w:author="Gabriel Correa" w:date="2015-08-28T07:37:00Z"/>
        </w:rPr>
        <w:pPrChange w:id="2101" w:author="Gabriel Correa" w:date="2015-08-28T07:37:00Z">
          <w:pPr>
            <w:pStyle w:val="Epgrafe"/>
          </w:pPr>
        </w:pPrChange>
      </w:pPr>
      <w:bookmarkStart w:id="2102" w:name="_Ref428510824"/>
      <w:ins w:id="2103" w:author="Gabriel Correa" w:date="2015-08-28T07:37:00Z">
        <w:r>
          <w:t xml:space="preserve">Imagen </w:t>
        </w:r>
        <w:r>
          <w:fldChar w:fldCharType="begin"/>
        </w:r>
        <w:r>
          <w:instrText xml:space="preserve"> STYLEREF 1 \s </w:instrText>
        </w:r>
      </w:ins>
      <w:r>
        <w:fldChar w:fldCharType="separate"/>
      </w:r>
      <w:r>
        <w:rPr>
          <w:noProof/>
        </w:rPr>
        <w:t>6</w:t>
      </w:r>
      <w:ins w:id="2104" w:author="Gabriel Correa" w:date="2015-08-28T07:37:00Z">
        <w:r>
          <w:fldChar w:fldCharType="end"/>
        </w:r>
        <w:r>
          <w:t>.</w:t>
        </w:r>
        <w:r>
          <w:fldChar w:fldCharType="begin"/>
        </w:r>
        <w:r>
          <w:instrText xml:space="preserve"> SEQ Imagen \* ARABIC \s 1 </w:instrText>
        </w:r>
      </w:ins>
      <w:r>
        <w:fldChar w:fldCharType="separate"/>
      </w:r>
      <w:ins w:id="2105" w:author="Gabriel Correa" w:date="2015-08-28T07:37:00Z">
        <w:r>
          <w:rPr>
            <w:noProof/>
          </w:rPr>
          <w:t>1</w:t>
        </w:r>
        <w:r>
          <w:fldChar w:fldCharType="end"/>
        </w:r>
        <w:bookmarkEnd w:id="2102"/>
        <w:r>
          <w:t>:   Interfaz gráfica del explorado de Weka.</w:t>
        </w:r>
      </w:ins>
    </w:p>
    <w:p w:rsidR="00EE2482" w:rsidRPr="00E02554" w:rsidDel="00E54D64" w:rsidRDefault="00EE2482" w:rsidP="00E54D64">
      <w:pPr>
        <w:jc w:val="center"/>
        <w:rPr>
          <w:del w:id="2106" w:author="Gabriel Correa" w:date="2015-08-28T07:35:00Z"/>
        </w:rPr>
        <w:pPrChange w:id="2107" w:author="Gabriel Correa" w:date="2015-08-28T07:36:00Z">
          <w:pPr>
            <w:jc w:val="center"/>
          </w:pPr>
        </w:pPrChange>
      </w:pPr>
      <w:del w:id="2108" w:author="Gabriel Correa" w:date="2015-08-28T07:35:00Z">
        <w:r w:rsidRPr="00E02554" w:rsidDel="00E54D64">
          <w:delText>[[img de Weka Explorer]]</w:delText>
        </w:r>
      </w:del>
    </w:p>
    <w:p w:rsidR="00EE2482" w:rsidRPr="00E02554" w:rsidRDefault="00EE2482" w:rsidP="00E54D64">
      <w:pPr>
        <w:jc w:val="center"/>
        <w:pPrChange w:id="2109" w:author="Gabriel Correa" w:date="2015-08-28T07:36:00Z">
          <w:pPr>
            <w:jc w:val="center"/>
          </w:pPr>
        </w:pPrChange>
      </w:pPr>
    </w:p>
    <w:p w:rsidR="00E54D64" w:rsidRDefault="00E54D64" w:rsidP="00EE2482">
      <w:pPr>
        <w:rPr>
          <w:ins w:id="2110" w:author="Gabriel Correa" w:date="2015-08-28T07:36:00Z"/>
        </w:rPr>
      </w:pPr>
    </w:p>
    <w:p w:rsidR="00E54D64" w:rsidRDefault="00E54D64" w:rsidP="00E54D64">
      <w:pPr>
        <w:keepNext/>
        <w:jc w:val="center"/>
        <w:rPr>
          <w:ins w:id="2111" w:author="Gabriel Correa" w:date="2015-08-28T07:37:00Z"/>
        </w:rPr>
        <w:pPrChange w:id="2112" w:author="Gabriel Correa" w:date="2015-08-28T07:37:00Z">
          <w:pPr>
            <w:jc w:val="center"/>
          </w:pPr>
        </w:pPrChange>
      </w:pPr>
      <w:ins w:id="2113" w:author="Gabriel Correa" w:date="2015-08-28T07:36:00Z">
        <w:r>
          <w:rPr>
            <w:noProof/>
          </w:rPr>
          <w:drawing>
            <wp:inline distT="0" distB="0" distL="0" distR="0" wp14:anchorId="1CCE944E" wp14:editId="3C1C24AA">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6">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rsidP="00E54D64">
      <w:pPr>
        <w:pStyle w:val="Epgrafe"/>
        <w:jc w:val="center"/>
        <w:rPr>
          <w:ins w:id="2114" w:author="Gabriel Correa" w:date="2015-08-28T07:36:00Z"/>
        </w:rPr>
        <w:pPrChange w:id="2115" w:author="Gabriel Correa" w:date="2015-08-28T07:37:00Z">
          <w:pPr/>
        </w:pPrChange>
      </w:pPr>
      <w:bookmarkStart w:id="2116" w:name="_Ref428510864"/>
      <w:ins w:id="2117" w:author="Gabriel Correa" w:date="2015-08-28T07:37:00Z">
        <w:r>
          <w:t xml:space="preserve">Imagen </w:t>
        </w:r>
        <w:r>
          <w:fldChar w:fldCharType="begin"/>
        </w:r>
        <w:r>
          <w:instrText xml:space="preserve"> STYLEREF 1 \s </w:instrText>
        </w:r>
      </w:ins>
      <w:r>
        <w:fldChar w:fldCharType="separate"/>
      </w:r>
      <w:r>
        <w:rPr>
          <w:noProof/>
        </w:rPr>
        <w:t>6</w:t>
      </w:r>
      <w:ins w:id="2118" w:author="Gabriel Correa" w:date="2015-08-28T07:37:00Z">
        <w:r>
          <w:fldChar w:fldCharType="end"/>
        </w:r>
        <w:r>
          <w:t>.</w:t>
        </w:r>
        <w:r>
          <w:fldChar w:fldCharType="begin"/>
        </w:r>
        <w:r>
          <w:instrText xml:space="preserve"> SEQ Imagen \* ARABIC \s 1 </w:instrText>
        </w:r>
      </w:ins>
      <w:r>
        <w:fldChar w:fldCharType="separate"/>
      </w:r>
      <w:ins w:id="2119" w:author="Gabriel Correa" w:date="2015-08-28T07:37:00Z">
        <w:r>
          <w:rPr>
            <w:noProof/>
          </w:rPr>
          <w:t>2</w:t>
        </w:r>
        <w:r>
          <w:fldChar w:fldCharType="end"/>
        </w:r>
        <w:bookmarkEnd w:id="2116"/>
        <w:r>
          <w:t>:   Interfaz gráfica del experimentador de Weka.</w:t>
        </w:r>
      </w:ins>
    </w:p>
    <w:p w:rsidR="00EE2482" w:rsidRPr="00E02554" w:rsidDel="00E54D64" w:rsidRDefault="00EE2482" w:rsidP="00EE2482">
      <w:pPr>
        <w:jc w:val="center"/>
        <w:rPr>
          <w:del w:id="2120" w:author="Gabriel Correa" w:date="2015-08-28T07:36:00Z"/>
        </w:rPr>
      </w:pPr>
      <w:del w:id="2121"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w:t>
      </w:r>
      <w:proofErr w:type="gramStart"/>
      <w:r w:rsidRPr="00E02554">
        <w:rPr>
          <w:i/>
        </w:rPr>
        <w:t>,directive,semi</w:t>
      </w:r>
      <w:proofErr w:type="gramEnd"/>
      <w:r w:rsidRPr="00E02554">
        <w:rPr>
          <w:i/>
        </w:rPr>
        <w:t>-directive,null-directive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2122" w:name="_Ref427782605"/>
      <w:bookmarkStart w:id="2123" w:name="_Toc428510391"/>
      <w:r>
        <w:t>Filtros</w:t>
      </w:r>
      <w:bookmarkEnd w:id="2122"/>
      <w:bookmarkEnd w:id="2123"/>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ins w:id="2124" w:author="Gabriel Correa" w:date="2015-08-28T07:30:00Z">
        <w:r w:rsidR="00E54D64">
          <w:t xml:space="preserve">Imagen </w:t>
        </w:r>
        <w:r w:rsidR="00E54D64">
          <w:rPr>
            <w:noProof/>
          </w:rPr>
          <w:t>6</w:t>
        </w:r>
        <w:r w:rsidR="00E54D64">
          <w:t>.</w:t>
        </w:r>
        <w:r w:rsidR="00E54D64">
          <w:rPr>
            <w:noProof/>
          </w:rPr>
          <w:t>1</w:t>
        </w:r>
      </w:ins>
      <w:del w:id="2125"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2126" w:author="Gabriel Correa" w:date="2015-08-28T07:40:00Z">
        <w:r w:rsidR="00CC77A6" w:rsidRPr="00E02554" w:rsidDel="0061230D">
          <w:delText>tabla</w:delText>
        </w:r>
        <w:r w:rsidR="009D010D" w:rsidRPr="00E02554" w:rsidDel="0061230D">
          <w:delText xml:space="preserve"> </w:delText>
        </w:r>
      </w:del>
      <w:ins w:id="2127" w:author="Gabriel Correa" w:date="2015-08-28T07:40:00Z">
        <w:r w:rsidR="0061230D">
          <w:fldChar w:fldCharType="begin"/>
        </w:r>
        <w:r w:rsidR="0061230D">
          <w:instrText xml:space="preserve"> REF _Ref428510933 \h </w:instrText>
        </w:r>
      </w:ins>
      <w:r w:rsidR="0061230D">
        <w:fldChar w:fldCharType="separate"/>
      </w:r>
      <w:ins w:id="2128" w:author="Gabriel Correa" w:date="2015-08-28T07:40:00Z">
        <w:r w:rsidR="0061230D">
          <w:t xml:space="preserve">Tabla </w:t>
        </w:r>
        <w:r w:rsidR="0061230D">
          <w:rPr>
            <w:noProof/>
          </w:rPr>
          <w:t>6</w:t>
        </w:r>
        <w:r w:rsidR="0061230D">
          <w:t>.</w:t>
        </w:r>
        <w:r w:rsidR="0061230D">
          <w:rPr>
            <w:noProof/>
          </w:rPr>
          <w:t>1</w:t>
        </w:r>
        <w:r w:rsidR="0061230D">
          <w:fldChar w:fldCharType="end"/>
        </w:r>
      </w:ins>
      <w:del w:id="2129"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6A1C9373" wp14:editId="65519E1B">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7">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2130" w:name="_Ref428285832"/>
      <w:bookmarkStart w:id="2131" w:name="_Ref427781501"/>
      <w:r>
        <w:t xml:space="preserve">Imagen </w:t>
      </w:r>
      <w:ins w:id="2132" w:author="Gabriel Correa" w:date="2015-08-28T07:37:00Z">
        <w:r w:rsidR="00E54D64">
          <w:fldChar w:fldCharType="begin"/>
        </w:r>
        <w:r w:rsidR="00E54D64">
          <w:instrText xml:space="preserve"> STYLEREF 1 \s </w:instrText>
        </w:r>
      </w:ins>
      <w:r w:rsidR="00E54D64">
        <w:fldChar w:fldCharType="separate"/>
      </w:r>
      <w:r w:rsidR="00E54D64">
        <w:rPr>
          <w:noProof/>
        </w:rPr>
        <w:t>6</w:t>
      </w:r>
      <w:ins w:id="2133"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134" w:author="Gabriel Correa" w:date="2015-08-28T07:37:00Z">
        <w:r w:rsidR="00E54D64">
          <w:rPr>
            <w:noProof/>
          </w:rPr>
          <w:t>3</w:t>
        </w:r>
        <w:r w:rsidR="00E54D64">
          <w:fldChar w:fldCharType="end"/>
        </w:r>
      </w:ins>
      <w:del w:id="213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2130"/>
      <w:del w:id="213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2131"/>
      <w:r>
        <w:t>:</w:t>
      </w:r>
      <w:r w:rsidR="007918D4">
        <w:t xml:space="preserve">   Filtro StringToWordVector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2137" w:author="Gabriel Correa" w:date="2015-08-25T14:24:00Z">
                  <w:rPr>
                    <w:b w:val="0"/>
                    <w:bCs w:val="0"/>
                    <w:color w:val="auto"/>
                  </w:rPr>
                </w:rPrChange>
              </w:rPr>
            </w:pPr>
            <w:r w:rsidRPr="00E02554">
              <w:lastRenderedPageBreak/>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2138" w:author="Gabriel Correa" w:date="2015-08-25T14:24:00Z">
                  <w:rPr>
                    <w:b w:val="0"/>
                    <w:bCs w:val="0"/>
                    <w:color w:val="auto"/>
                  </w:rPr>
                </w:rPrChange>
              </w:rPr>
            </w:pPr>
            <w:commentRangeStart w:id="2139"/>
            <w:r w:rsidRPr="00E02554">
              <w:t>Descripción</w:t>
            </w:r>
            <w:commentRangeEnd w:id="2139"/>
            <w:r w:rsidRPr="00E02554">
              <w:rPr>
                <w:rStyle w:val="Refdecomentario"/>
                <w:sz w:val="24"/>
                <w:rPrChange w:id="2140" w:author="Gabriel Correa" w:date="2015-08-25T14:24:00Z">
                  <w:rPr>
                    <w:rStyle w:val="Refdecomentario"/>
                  </w:rPr>
                </w:rPrChange>
              </w:rPr>
              <w:commentReference w:id="2139"/>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41" w:author="Gabriel Correa" w:date="2015-08-25T14:24:00Z">
                  <w:rPr>
                    <w:b w:val="0"/>
                    <w:bCs w:val="0"/>
                    <w:color w:val="auto"/>
                  </w:rPr>
                </w:rPrChange>
              </w:rPr>
            </w:pPr>
            <w:r w:rsidRPr="00E02554">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2142"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43"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144"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45" w:author="Gabriel Correa" w:date="2015-08-25T14:24:00Z">
                  <w:rPr>
                    <w:b w:val="0"/>
                    <w:bCs w:val="0"/>
                    <w:color w:val="auto"/>
                  </w:rPr>
                </w:rPrChange>
              </w:rPr>
            </w:pPr>
            <w:commentRangeStart w:id="2146"/>
            <w:r w:rsidRPr="00E02554">
              <w:t>minTermFreq</w:t>
            </w:r>
            <w:commentRangeEnd w:id="2146"/>
            <w:r w:rsidRPr="00E02554">
              <w:rPr>
                <w:rStyle w:val="Refdecomentario"/>
                <w:sz w:val="24"/>
                <w:rPrChange w:id="2147" w:author="Gabriel Correa" w:date="2015-08-25T14:24:00Z">
                  <w:rPr>
                    <w:rStyle w:val="Refdecomentario"/>
                  </w:rPr>
                </w:rPrChange>
              </w:rPr>
              <w:commentReference w:id="2146"/>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2148"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49"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150"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51"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2152"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53"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2154"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55" w:author="Gabriel Correa" w:date="2015-08-25T14:24:00Z">
                  <w:rPr>
                    <w:b w:val="0"/>
                    <w:bCs w:val="0"/>
                    <w:color w:val="auto"/>
                  </w:rPr>
                </w:rPrChange>
              </w:rPr>
            </w:pPr>
            <w:commentRangeStart w:id="2156"/>
            <w:r w:rsidRPr="00E02554">
              <w:t>tokenizer</w:t>
            </w:r>
            <w:commentRangeEnd w:id="2156"/>
            <w:r w:rsidR="00FF3FD9" w:rsidRPr="00E02554">
              <w:rPr>
                <w:rStyle w:val="Refdecomentario"/>
                <w:sz w:val="24"/>
                <w:rPrChange w:id="2157" w:author="Gabriel Correa" w:date="2015-08-25T14:24:00Z">
                  <w:rPr>
                    <w:rStyle w:val="Refdecomentario"/>
                  </w:rPr>
                </w:rPrChange>
              </w:rPr>
              <w:commentReference w:id="2156"/>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2158" w:author="Gabriel Correa" w:date="2015-08-25T14:24:00Z">
                  <w:rPr>
                    <w:color w:val="auto"/>
                  </w:rPr>
                </w:rPrChange>
              </w:rPr>
            </w:pPr>
            <w:r w:rsidRPr="00E02554">
              <w:t>Tokenizer encargado de serparar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159" w:author="Gabriel Correa" w:date="2015-08-25T14:24:00Z">
                  <w:rPr>
                    <w:b w:val="0"/>
                    <w:bCs w:val="0"/>
                    <w:color w:val="auto"/>
                  </w:rPr>
                </w:rPrChange>
              </w:rPr>
            </w:pPr>
            <w:r w:rsidRPr="00E02554">
              <w:t>useStoplist</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160" w:author="Gabriel Correa" w:date="2015-08-25T14:24:00Z">
                  <w:rPr>
                    <w:color w:val="auto"/>
                  </w:rPr>
                </w:rPrChange>
              </w:rPr>
            </w:pPr>
            <w:r w:rsidRPr="00E02554">
              <w:rPr>
                <w:i/>
              </w:rPr>
              <w:t>True es aplicar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2161" w:author="Gabriel Correa" w:date="2015-08-25T14:24:00Z">
                  <w:rPr>
                    <w:b w:val="0"/>
                    <w:bCs w:val="0"/>
                    <w:color w:val="auto"/>
                  </w:rPr>
                </w:rPrChange>
              </w:rPr>
            </w:pPr>
            <w:commentRangeStart w:id="2162"/>
            <w:r w:rsidRPr="00E02554">
              <w:t>wordsToKeep</w:t>
            </w:r>
            <w:commentRangeEnd w:id="2162"/>
            <w:r w:rsidRPr="00E02554">
              <w:rPr>
                <w:rStyle w:val="Refdecomentario"/>
                <w:sz w:val="24"/>
                <w:rPrChange w:id="2163" w:author="Gabriel Correa" w:date="2015-08-25T14:24:00Z">
                  <w:rPr>
                    <w:rStyle w:val="Refdecomentario"/>
                  </w:rPr>
                </w:rPrChange>
              </w:rPr>
              <w:commentReference w:id="2162"/>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2164" w:author="Gabriel Correa" w:date="2015-08-25T14:24:00Z">
                  <w:rPr>
                    <w:color w:val="auto"/>
                  </w:rPr>
                </w:rPrChange>
              </w:rPr>
            </w:pPr>
            <w:r w:rsidRPr="00E02554">
              <w:t>Tamaño aporximado del vector resultante</w:t>
            </w:r>
          </w:p>
        </w:tc>
      </w:tr>
    </w:tbl>
    <w:p w:rsidR="00C71BE5" w:rsidRDefault="00AC3D22" w:rsidP="00AC3D22">
      <w:pPr>
        <w:pStyle w:val="Epgrafe"/>
      </w:pPr>
      <w:bookmarkStart w:id="2165" w:name="_Ref428510933"/>
      <w:r>
        <w:t xml:space="preserve">Tabla </w:t>
      </w:r>
      <w:ins w:id="2166" w:author="Gabriel Correa" w:date="2015-08-28T00:22:00Z">
        <w:r w:rsidR="00F002B6">
          <w:fldChar w:fldCharType="begin"/>
        </w:r>
        <w:r w:rsidR="00F002B6">
          <w:instrText xml:space="preserve"> STYLEREF 1 \s </w:instrText>
        </w:r>
      </w:ins>
      <w:r w:rsidR="00F002B6">
        <w:fldChar w:fldCharType="separate"/>
      </w:r>
      <w:r w:rsidR="00E54D64">
        <w:rPr>
          <w:noProof/>
        </w:rPr>
        <w:t>6</w:t>
      </w:r>
      <w:ins w:id="2167"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2168" w:author="Gabriel Correa" w:date="2015-08-28T07:30:00Z">
        <w:r w:rsidR="00E54D64">
          <w:rPr>
            <w:noProof/>
          </w:rPr>
          <w:t>1</w:t>
        </w:r>
      </w:ins>
      <w:ins w:id="2169" w:author="Gabriel Correa" w:date="2015-08-28T00:22:00Z">
        <w:r w:rsidR="00F002B6">
          <w:fldChar w:fldCharType="end"/>
        </w:r>
      </w:ins>
      <w:bookmarkEnd w:id="2165"/>
      <w:del w:id="217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2171"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Parámetros del filtro StringToWordVector probados en los experimentos realizados.</w:t>
      </w:r>
    </w:p>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2172"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ins w:id="2173" w:author="Gabriel Correa" w:date="2015-08-28T07:30:00Z">
        <w:r w:rsidR="00E54D64">
          <w:t>6.2</w:t>
        </w:r>
      </w:ins>
      <w:del w:id="2174" w:author="Gabriel Correa" w:date="2015-08-26T03:09:00Z">
        <w:r w:rsidR="00051D89" w:rsidRPr="00E02554" w:rsidDel="005D2320">
          <w:delText>5.3</w:delText>
        </w:r>
      </w:del>
      <w:r w:rsidR="00051D89" w:rsidRPr="00D471E1">
        <w:fldChar w:fldCharType="end"/>
      </w:r>
      <w:r w:rsidR="00051D89" w:rsidRPr="00E02554">
        <w:t>.</w:t>
      </w:r>
    </w:p>
    <w:p w:rsidR="00A672A2" w:rsidRPr="00E02554" w:rsidRDefault="00A672A2">
      <w:pPr>
        <w:rPr>
          <w:ins w:id="2175" w:author="Gabriel Correa" w:date="2015-08-28T07:40:00Z"/>
        </w:rPr>
      </w:pPr>
    </w:p>
    <w:p w:rsidR="00EE2482" w:rsidRPr="00E02554" w:rsidDel="00A672A2" w:rsidRDefault="00EE2482" w:rsidP="00EE2482">
      <w:pPr>
        <w:rPr>
          <w:del w:id="2176" w:author="Gabriel Correa" w:date="2015-08-28T07:40:00Z"/>
        </w:rPr>
      </w:pPr>
      <w:del w:id="2177" w:author="Gabriel Correa" w:date="2015-08-28T07:40:00Z">
        <w:r w:rsidRPr="00E02554" w:rsidDel="00A672A2">
          <w:delText>[[*ver después si es necesario hablar de las pestañas ‘Select Attributes’ y ‘Cluster’</w:delText>
        </w:r>
        <w:commentRangeStart w:id="2178"/>
        <w:r w:rsidRPr="00E02554" w:rsidDel="00A672A2">
          <w:delText>*]]</w:delText>
        </w:r>
        <w:commentRangeEnd w:id="2178"/>
        <w:r w:rsidRPr="00794D09" w:rsidDel="00A672A2">
          <w:rPr>
            <w:rStyle w:val="Refdecomentario"/>
            <w:sz w:val="24"/>
          </w:rPr>
          <w:commentReference w:id="2178"/>
        </w:r>
      </w:del>
    </w:p>
    <w:p w:rsidR="00EE2482" w:rsidRPr="00E02554" w:rsidRDefault="00EE2482" w:rsidP="00EE2482"/>
    <w:p w:rsidR="00E04B5C" w:rsidRDefault="00E04B5C" w:rsidP="00E04B5C">
      <w:pPr>
        <w:pStyle w:val="Ttulo2"/>
      </w:pPr>
      <w:bookmarkStart w:id="2179" w:name="_Ref427777109"/>
      <w:bookmarkStart w:id="2180" w:name="_Ref427525428"/>
      <w:bookmarkStart w:id="2181" w:name="_Toc428510392"/>
      <w:r>
        <w:t>Clasificadores y parámetros probados</w:t>
      </w:r>
      <w:bookmarkEnd w:id="2179"/>
      <w:bookmarkEnd w:id="2181"/>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2182" w:author="Gabriel Correa" w:date="2015-08-25T14:24:00Z">
                        <w:rPr>
                          <w:rFonts w:ascii="Calibri" w:eastAsia="Times New Roman" w:hAnsi="Calibri" w:cs="Calibri"/>
                          <w:color w:val="000000"/>
                        </w:rPr>
                      </w:rPrChange>
                    </w:rPr>
                  </w:pPr>
                  <w:r w:rsidRPr="00E02554">
                    <w:rPr>
                      <w:rFonts w:eastAsia="Times New Roman" w:cs="Calibri"/>
                      <w:color w:val="000000"/>
                      <w:rPrChange w:id="2183" w:author="Gabriel Correa" w:date="2015-08-25T14:24:00Z">
                        <w:rPr>
                          <w:rFonts w:ascii="Calibri" w:eastAsia="Times New Roman" w:hAnsi="Calibri" w:cs="Calibri"/>
                          <w:color w:val="000000"/>
                        </w:rPr>
                      </w:rPrChange>
                    </w:rPr>
                    <w:lastRenderedPageBreak/>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84" w:author="Gabriel Correa" w:date="2015-08-25T14:24:00Z">
                        <w:rPr>
                          <w:rFonts w:ascii="Calibri" w:eastAsia="Times New Roman" w:hAnsi="Calibri" w:cs="Calibri"/>
                          <w:color w:val="000000"/>
                        </w:rPr>
                      </w:rPrChange>
                    </w:rPr>
                  </w:pPr>
                  <w:r w:rsidRPr="00E02554">
                    <w:rPr>
                      <w:rFonts w:eastAsia="Times New Roman" w:cs="Calibri"/>
                      <w:color w:val="000000"/>
                      <w:rPrChange w:id="2185" w:author="Gabriel Correa" w:date="2015-08-25T14:24:00Z">
                        <w:rPr>
                          <w:rFonts w:ascii="Calibri" w:eastAsia="Times New Roman" w:hAnsi="Calibri" w:cs="Calibri"/>
                          <w:color w:val="000000"/>
                        </w:rPr>
                      </w:rPrChange>
                    </w:rPr>
                    <w:t>ZeroR</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86" w:author="Gabriel Correa" w:date="2015-08-25T14:24:00Z">
                        <w:rPr>
                          <w:rFonts w:ascii="Calibri" w:eastAsia="Times New Roman" w:hAnsi="Calibri" w:cs="Calibri"/>
                          <w:color w:val="000000"/>
                        </w:rPr>
                      </w:rPrChange>
                    </w:rPr>
                  </w:pPr>
                  <w:r w:rsidRPr="00E02554">
                    <w:rPr>
                      <w:rFonts w:eastAsia="Times New Roman" w:cs="Calibri"/>
                      <w:color w:val="000000"/>
                      <w:rPrChange w:id="2187" w:author="Gabriel Correa" w:date="2015-08-25T14:24:00Z">
                        <w:rPr>
                          <w:rFonts w:ascii="Calibri" w:eastAsia="Times New Roman" w:hAnsi="Calibri" w:cs="Calibri"/>
                          <w:color w:val="000000"/>
                        </w:rPr>
                      </w:rPrChange>
                    </w:rPr>
                    <w:t>OneR</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88" w:author="Gabriel Correa" w:date="2015-08-25T14:24:00Z">
                        <w:rPr>
                          <w:rFonts w:ascii="Calibri" w:eastAsia="Times New Roman" w:hAnsi="Calibri" w:cs="Calibri"/>
                          <w:color w:val="000000"/>
                        </w:rPr>
                      </w:rPrChange>
                    </w:rPr>
                  </w:pPr>
                  <w:r w:rsidRPr="00E02554">
                    <w:rPr>
                      <w:rFonts w:eastAsia="Times New Roman" w:cs="Calibri"/>
                      <w:color w:val="000000"/>
                      <w:rPrChange w:id="2189"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90" w:author="Gabriel Correa" w:date="2015-08-25T14:24:00Z">
                        <w:rPr>
                          <w:rFonts w:ascii="Calibri" w:eastAsia="Times New Roman" w:hAnsi="Calibri" w:cs="Calibri"/>
                          <w:color w:val="000000"/>
                        </w:rPr>
                      </w:rPrChange>
                    </w:rPr>
                  </w:pPr>
                  <w:r w:rsidRPr="00E02554">
                    <w:rPr>
                      <w:rFonts w:eastAsia="Times New Roman" w:cs="Calibri"/>
                      <w:color w:val="000000"/>
                      <w:rPrChange w:id="2191" w:author="Gabriel Correa" w:date="2015-08-25T14:24:00Z">
                        <w:rPr>
                          <w:rFonts w:ascii="Calibri" w:eastAsia="Times New Roman" w:hAnsi="Calibri" w:cs="Calibri"/>
                          <w:color w:val="000000"/>
                        </w:rPr>
                      </w:rPrChange>
                    </w:rPr>
                    <w:t>NaiveBayes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92" w:author="Gabriel Correa" w:date="2015-08-25T14:24:00Z">
                        <w:rPr>
                          <w:rFonts w:ascii="Calibri" w:eastAsia="Times New Roman" w:hAnsi="Calibri" w:cs="Calibri"/>
                          <w:color w:val="000000"/>
                        </w:rPr>
                      </w:rPrChange>
                    </w:rPr>
                  </w:pPr>
                  <w:r w:rsidRPr="00E02554">
                    <w:rPr>
                      <w:rFonts w:eastAsia="Times New Roman" w:cs="Calibri"/>
                      <w:color w:val="000000"/>
                      <w:rPrChange w:id="2193" w:author="Gabriel Correa" w:date="2015-08-25T14:24:00Z">
                        <w:rPr>
                          <w:rFonts w:ascii="Calibri" w:eastAsia="Times New Roman" w:hAnsi="Calibri" w:cs="Calibri"/>
                          <w:color w:val="000000"/>
                        </w:rPr>
                      </w:rPrChange>
                    </w:rPr>
                    <w:t>NaiveBayesMultinomial</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94" w:author="Gabriel Correa" w:date="2015-08-25T14:24:00Z">
                        <w:rPr>
                          <w:rFonts w:ascii="Calibri" w:eastAsia="Times New Roman" w:hAnsi="Calibri" w:cs="Calibri"/>
                          <w:color w:val="000000"/>
                        </w:rPr>
                      </w:rPrChange>
                    </w:rPr>
                  </w:pPr>
                  <w:r w:rsidRPr="00E02554">
                    <w:rPr>
                      <w:rFonts w:eastAsia="Times New Roman" w:cs="Calibri"/>
                      <w:color w:val="000000"/>
                      <w:rPrChange w:id="2195" w:author="Gabriel Correa" w:date="2015-08-25T14:24:00Z">
                        <w:rPr>
                          <w:rFonts w:ascii="Calibri" w:eastAsia="Times New Roman" w:hAnsi="Calibri" w:cs="Calibri"/>
                          <w:color w:val="000000"/>
                        </w:rPr>
                      </w:rPrChange>
                    </w:rPr>
                    <w:t>BayesianLogisticRegresion</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96" w:author="Gabriel Correa" w:date="2015-08-25T14:24:00Z">
                        <w:rPr>
                          <w:rFonts w:ascii="Calibri" w:eastAsia="Times New Roman" w:hAnsi="Calibri" w:cs="Calibri"/>
                          <w:color w:val="000000"/>
                        </w:rPr>
                      </w:rPrChange>
                    </w:rPr>
                  </w:pPr>
                  <w:r w:rsidRPr="00E02554">
                    <w:rPr>
                      <w:rFonts w:eastAsia="Times New Roman" w:cs="Calibri"/>
                      <w:color w:val="000000"/>
                      <w:rPrChange w:id="2197"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98" w:author="Gabriel Correa" w:date="2015-08-25T14:24:00Z">
                        <w:rPr>
                          <w:rFonts w:ascii="Calibri" w:eastAsia="Times New Roman" w:hAnsi="Calibri" w:cs="Calibri"/>
                          <w:color w:val="000000"/>
                        </w:rPr>
                      </w:rPrChange>
                    </w:rPr>
                  </w:pPr>
                  <w:r w:rsidRPr="00E02554">
                    <w:rPr>
                      <w:rFonts w:eastAsia="Times New Roman" w:cs="Calibri"/>
                      <w:color w:val="000000"/>
                      <w:rPrChange w:id="2199"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2200" w:author="Gabriel Correa" w:date="2015-08-25T14:24:00Z">
                        <w:rPr>
                          <w:rFonts w:ascii="Calibri" w:eastAsia="Times New Roman" w:hAnsi="Calibri" w:cs="Calibri"/>
                          <w:color w:val="000000"/>
                        </w:rPr>
                      </w:rPrChange>
                    </w:rPr>
                  </w:pPr>
                  <w:r w:rsidRPr="00E02554">
                    <w:rPr>
                      <w:rFonts w:eastAsia="Times New Roman" w:cs="Calibri"/>
                      <w:color w:val="000000"/>
                      <w:rPrChange w:id="2201"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2202"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2203" w:author="Gabriel Correa" w:date="2015-08-25T14:24:00Z">
                        <w:rPr>
                          <w:rFonts w:ascii="Calibri" w:eastAsia="Times New Roman" w:hAnsi="Calibri" w:cs="Calibri"/>
                          <w:color w:val="000000"/>
                        </w:rPr>
                      </w:rPrChange>
                    </w:rPr>
                  </w:pPr>
                  <w:r w:rsidRPr="00E02554">
                    <w:rPr>
                      <w:rFonts w:eastAsia="Times New Roman" w:cs="Calibri"/>
                      <w:color w:val="000000"/>
                      <w:rPrChange w:id="2204"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2205"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206" w:author="Gabriel Correa" w:date="2015-08-25T14:24:00Z">
                        <w:rPr>
                          <w:rFonts w:ascii="Calibri" w:eastAsia="Times New Roman" w:hAnsi="Calibri" w:cs="Calibri"/>
                          <w:color w:val="000000"/>
                        </w:rPr>
                      </w:rPrChange>
                    </w:rPr>
                  </w:pPr>
                  <w:r w:rsidRPr="00E02554">
                    <w:rPr>
                      <w:rFonts w:eastAsia="Times New Roman" w:cs="Calibri"/>
                      <w:color w:val="000000"/>
                      <w:rPrChange w:id="2207" w:author="Gabriel Correa" w:date="2015-08-25T14:24:00Z">
                        <w:rPr>
                          <w:rFonts w:ascii="Calibri" w:eastAsia="Times New Roman" w:hAnsi="Calibri" w:cs="Calibri"/>
                          <w:color w:val="000000"/>
                        </w:rPr>
                      </w:rPrChange>
                    </w:rPr>
                    <w:t>LibSVM</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208" w:author="Gabriel Correa" w:date="2015-08-25T14:24:00Z">
                        <w:rPr>
                          <w:rFonts w:ascii="Calibri" w:eastAsia="Times New Roman" w:hAnsi="Calibri" w:cs="Calibri"/>
                          <w:color w:val="000000"/>
                        </w:rPr>
                      </w:rPrChange>
                    </w:rPr>
                  </w:pPr>
                  <w:r w:rsidRPr="00E02554">
                    <w:rPr>
                      <w:rFonts w:eastAsia="Times New Roman" w:cs="Calibri"/>
                      <w:color w:val="000000"/>
                      <w:rPrChange w:id="2209"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210" w:author="Gabriel Correa" w:date="2015-08-25T14:24:00Z">
                        <w:rPr>
                          <w:rFonts w:ascii="Calibri" w:eastAsia="Times New Roman" w:hAnsi="Calibri" w:cs="Calibri"/>
                          <w:color w:val="000000"/>
                        </w:rPr>
                      </w:rPrChange>
                    </w:rPr>
                  </w:pPr>
                  <w:r w:rsidRPr="00E02554">
                    <w:rPr>
                      <w:rFonts w:eastAsia="Times New Roman" w:cs="Calibri"/>
                      <w:color w:val="000000"/>
                      <w:rPrChange w:id="2211" w:author="Gabriel Correa" w:date="2015-08-25T14:24:00Z">
                        <w:rPr>
                          <w:rFonts w:ascii="Calibri" w:eastAsia="Times New Roman" w:hAnsi="Calibri" w:cs="Calibri"/>
                          <w:color w:val="000000"/>
                        </w:rPr>
                      </w:rPrChange>
                    </w:rPr>
                    <w:t>RandomForest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212" w:author="Gabriel Correa" w:date="2015-08-25T14:24:00Z">
                        <w:rPr>
                          <w:rFonts w:ascii="Calibri" w:eastAsia="Times New Roman" w:hAnsi="Calibri" w:cs="Calibri"/>
                          <w:color w:val="000000"/>
                        </w:rPr>
                      </w:rPrChange>
                    </w:rPr>
                  </w:pPr>
                  <w:r w:rsidRPr="00E02554">
                    <w:rPr>
                      <w:rFonts w:eastAsia="Times New Roman" w:cs="Calibri"/>
                      <w:color w:val="000000"/>
                      <w:rPrChange w:id="2213"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2214" w:author="Gabriel Correa" w:date="2015-08-25T14:24:00Z">
                        <w:rPr>
                          <w:rFonts w:ascii="Calibri" w:eastAsia="Times New Roman" w:hAnsi="Calibri" w:cs="Calibri"/>
                          <w:color w:val="000000"/>
                        </w:rPr>
                      </w:rPrChange>
                    </w:rPr>
                  </w:pPr>
                  <w:r w:rsidRPr="00E02554">
                    <w:rPr>
                      <w:rFonts w:eastAsia="Times New Roman" w:cs="Calibri"/>
                      <w:color w:val="000000"/>
                      <w:rPrChange w:id="2215" w:author="Gabriel Correa" w:date="2015-08-25T14:24:00Z">
                        <w:rPr>
                          <w:rFonts w:ascii="Calibri" w:eastAsia="Times New Roman" w:hAnsi="Calibri" w:cs="Calibri"/>
                          <w:color w:val="000000"/>
                        </w:rPr>
                      </w:rPrChange>
                    </w:rPr>
                    <w:t>Parámetros StringToWordVector</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216" w:author="Gabriel Correa" w:date="2015-08-25T14:24:00Z">
                        <w:rPr>
                          <w:rFonts w:ascii="Calibri" w:eastAsia="Times New Roman" w:hAnsi="Calibri" w:cs="Calibri"/>
                          <w:color w:val="000000"/>
                        </w:rPr>
                      </w:rPrChange>
                    </w:rPr>
                  </w:pPr>
                  <w:r w:rsidRPr="00E02554">
                    <w:rPr>
                      <w:rFonts w:eastAsia="Times New Roman" w:cs="Calibri"/>
                      <w:color w:val="000000"/>
                      <w:rPrChange w:id="2217" w:author="Gabriel Correa" w:date="2015-08-25T14:24:00Z">
                        <w:rPr>
                          <w:rFonts w:ascii="Calibri" w:eastAsia="Times New Roman" w:hAnsi="Calibri" w:cs="Calibri"/>
                          <w:color w:val="000000"/>
                        </w:rPr>
                      </w:rPrChange>
                    </w:rPr>
                    <w:t>Stemming</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218" w:author="Gabriel Correa" w:date="2015-08-25T14:24:00Z">
                        <w:rPr>
                          <w:rFonts w:ascii="Calibri" w:eastAsia="Times New Roman" w:hAnsi="Calibri" w:cs="Calibri"/>
                          <w:color w:val="000000"/>
                        </w:rPr>
                      </w:rPrChange>
                    </w:rPr>
                  </w:pPr>
                  <w:r w:rsidRPr="00E02554">
                    <w:rPr>
                      <w:rFonts w:eastAsia="Times New Roman" w:cs="Calibri"/>
                      <w:color w:val="000000"/>
                      <w:rPrChange w:id="2219" w:author="Gabriel Correa" w:date="2015-08-25T14:24:00Z">
                        <w:rPr>
                          <w:rFonts w:ascii="Calibri" w:eastAsia="Times New Roman" w:hAnsi="Calibri" w:cs="Calibri"/>
                          <w:color w:val="000000"/>
                        </w:rPr>
                      </w:rPrChange>
                    </w:rPr>
                    <w:t>StopWords</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220" w:author="Gabriel Correa" w:date="2015-08-25T14:24:00Z">
                        <w:rPr>
                          <w:rFonts w:ascii="Calibri" w:eastAsia="Times New Roman" w:hAnsi="Calibri" w:cs="Calibri"/>
                          <w:color w:val="000000"/>
                        </w:rPr>
                      </w:rPrChange>
                    </w:rPr>
                  </w:pPr>
                  <w:r w:rsidRPr="00E02554">
                    <w:rPr>
                      <w:rFonts w:eastAsia="Times New Roman" w:cs="Calibri"/>
                      <w:color w:val="000000"/>
                      <w:rPrChange w:id="2221" w:author="Gabriel Correa" w:date="2015-08-25T14:24:00Z">
                        <w:rPr>
                          <w:rFonts w:ascii="Calibri" w:eastAsia="Times New Roman" w:hAnsi="Calibri" w:cs="Calibri"/>
                          <w:color w:val="000000"/>
                        </w:rPr>
                      </w:rPrChange>
                    </w:rPr>
                    <w:t>n-gram</w:t>
                  </w:r>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2222" w:author="Gabriel Correa" w:date="2015-08-25T14:24:00Z">
                        <w:rPr>
                          <w:rFonts w:ascii="Calibri" w:eastAsia="Times New Roman" w:hAnsi="Calibri" w:cs="Calibri"/>
                          <w:color w:val="000000"/>
                        </w:rPr>
                      </w:rPrChange>
                    </w:rPr>
                  </w:pPr>
                  <w:r w:rsidRPr="00E02554">
                    <w:rPr>
                      <w:rFonts w:eastAsia="Times New Roman" w:cs="Calibri"/>
                      <w:color w:val="000000"/>
                      <w:rPrChange w:id="2223"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2224" w:author="Gabriel Correa" w:date="2015-08-25T14:24:00Z">
                        <w:rPr>
                          <w:rFonts w:ascii="Calibri" w:eastAsia="Times New Roman" w:hAnsi="Calibri" w:cs="Calibri"/>
                          <w:color w:val="000000"/>
                        </w:rPr>
                      </w:rPrChange>
                    </w:rPr>
                  </w:pPr>
                  <w:r w:rsidRPr="00E02554">
                    <w:rPr>
                      <w:rFonts w:eastAsia="Times New Roman" w:cs="Calibri"/>
                      <w:color w:val="000000"/>
                      <w:rPrChange w:id="2225" w:author="Gabriel Correa" w:date="2015-08-25T14:24:00Z">
                        <w:rPr>
                          <w:rFonts w:ascii="Calibri" w:eastAsia="Times New Roman" w:hAnsi="Calibri" w:cs="Calibri"/>
                          <w:color w:val="000000"/>
                        </w:rPr>
                      </w:rPrChange>
                    </w:rPr>
                    <w:t>kernel type</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2226" w:author="Gabriel Correa" w:date="2015-08-25T14:24:00Z">
                        <w:rPr>
                          <w:rFonts w:ascii="Calibri" w:eastAsia="Times New Roman" w:hAnsi="Calibri" w:cs="Calibri"/>
                          <w:color w:val="000000"/>
                        </w:rPr>
                      </w:rPrChange>
                    </w:rPr>
                  </w:pPr>
                  <w:r w:rsidRPr="00E02554">
                    <w:rPr>
                      <w:rFonts w:eastAsia="Times New Roman" w:cs="Calibri"/>
                      <w:color w:val="000000"/>
                      <w:rPrChange w:id="2227"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r w:rsidRPr="00E02554">
              <w:t>ZeroR</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OneR</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r w:rsidRPr="00E02554">
              <w:t>NaiveBayes</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NaiveBayesMultinomial</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BayesianLogisticRegresion</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DMNBtext</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LibSVM</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lastRenderedPageBreak/>
              <w:t>RandomForest</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Del="001F6414" w:rsidRDefault="00E04B5C" w:rsidP="00E04B5C">
      <w:pPr>
        <w:rPr>
          <w:del w:id="2228" w:author="Gabriel Correa" w:date="2015-08-28T07:40:00Z"/>
        </w:rPr>
      </w:pPr>
      <w:del w:id="2229" w:author="Gabriel Correa" w:date="2015-08-28T07:40:00Z">
        <w:r w:rsidRPr="00E02554" w:rsidDel="001F6414">
          <w:delText xml:space="preserve"> [[ ToDo: discusión de los parámetros probados ]]</w:delText>
        </w:r>
      </w:del>
    </w:p>
    <w:p w:rsidR="00EE2482" w:rsidRDefault="00EE2482" w:rsidP="00EE2482">
      <w:pPr>
        <w:pStyle w:val="Ttulo2"/>
      </w:pPr>
      <w:bookmarkStart w:id="2230" w:name="_Ref428286694"/>
      <w:bookmarkStart w:id="2231" w:name="_Toc428510393"/>
      <w:r>
        <w:t>Evaluación del rendimiento de un clasificador</w:t>
      </w:r>
      <w:bookmarkEnd w:id="2180"/>
      <w:bookmarkEnd w:id="2230"/>
      <w:bookmarkEnd w:id="2231"/>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ins w:id="2232" w:author="Gabriel Correa" w:date="2015-08-28T07:30:00Z">
        <w:r w:rsidR="00E54D64">
          <w:t xml:space="preserve">Imagen </w:t>
        </w:r>
        <w:r w:rsidR="00E54D64">
          <w:rPr>
            <w:noProof/>
          </w:rPr>
          <w:t>6</w:t>
        </w:r>
        <w:r w:rsidR="00E54D64">
          <w:t>.</w:t>
        </w:r>
        <w:r w:rsidR="00E54D64">
          <w:rPr>
            <w:noProof/>
          </w:rPr>
          <w:t>2</w:t>
        </w:r>
      </w:ins>
      <w:del w:id="2233"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drawing>
          <wp:inline distT="0" distB="0" distL="0" distR="0" wp14:anchorId="670337C6" wp14:editId="017F82B9">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2234" w:name="_Ref427747502"/>
      <w:bookmarkStart w:id="2235" w:name="_Ref427747488"/>
      <w:r>
        <w:t xml:space="preserve">Imagen </w:t>
      </w:r>
      <w:ins w:id="2236" w:author="Gabriel Correa" w:date="2015-08-28T07:37:00Z">
        <w:r w:rsidR="00E54D64">
          <w:fldChar w:fldCharType="begin"/>
        </w:r>
        <w:r w:rsidR="00E54D64">
          <w:instrText xml:space="preserve"> STYLEREF 1 \s </w:instrText>
        </w:r>
      </w:ins>
      <w:r w:rsidR="00E54D64">
        <w:fldChar w:fldCharType="separate"/>
      </w:r>
      <w:r w:rsidR="00E54D64">
        <w:rPr>
          <w:noProof/>
        </w:rPr>
        <w:t>6</w:t>
      </w:r>
      <w:ins w:id="2237"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238" w:author="Gabriel Correa" w:date="2015-08-28T07:37:00Z">
        <w:r w:rsidR="00E54D64">
          <w:rPr>
            <w:noProof/>
          </w:rPr>
          <w:t>4</w:t>
        </w:r>
        <w:r w:rsidR="00E54D64">
          <w:fldChar w:fldCharType="end"/>
        </w:r>
      </w:ins>
      <w:del w:id="223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240"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2234"/>
      <w:r>
        <w:t xml:space="preserve">:   </w:t>
      </w:r>
      <w:bookmarkStart w:id="2241" w:name="_Ref427747507"/>
      <w:r>
        <w:t>Métricas usadas para evaluar el rendimiento de los clasificadores en este trabajo aparecen destacadas dentro de cuadros en estos resultados de Weka.</w:t>
      </w:r>
      <w:bookmarkEnd w:id="2235"/>
      <w:bookmarkEnd w:id="2241"/>
    </w:p>
    <w:p w:rsidR="00EE2482" w:rsidRDefault="00EE2482" w:rsidP="00EE2482">
      <w:pPr>
        <w:rPr>
          <w:ins w:id="2242" w:author="Gabriel Correa" w:date="2015-08-28T02:22:00Z"/>
        </w:rPr>
      </w:pPr>
    </w:p>
    <w:p w:rsidR="00080CBE" w:rsidDel="00080CBE" w:rsidRDefault="00080CBE">
      <w:pPr>
        <w:pStyle w:val="Ttulo3"/>
        <w:rPr>
          <w:del w:id="2243" w:author="Gabriel Correa" w:date="2015-08-28T02:24:00Z"/>
        </w:rPr>
        <w:pPrChange w:id="2244" w:author="Gabriel Correa" w:date="2015-08-28T02:24:00Z">
          <w:pPr/>
        </w:pPrChange>
      </w:pPr>
      <w:bookmarkStart w:id="2245" w:name="_Toc428510394"/>
      <w:ins w:id="2246" w:author="Gabriel Correa" w:date="2015-08-28T02:22:00Z">
        <w:r>
          <w:t>Métricas principales</w:t>
        </w:r>
      </w:ins>
      <w:bookmarkEnd w:id="2245"/>
    </w:p>
    <w:p w:rsidR="00080CBE" w:rsidRPr="00080CBE" w:rsidRDefault="00080CBE">
      <w:pPr>
        <w:pStyle w:val="Ttulo3"/>
        <w:rPr>
          <w:ins w:id="2247" w:author="Gabriel Correa" w:date="2015-08-28T02:24:00Z"/>
        </w:rPr>
        <w:pPrChange w:id="2248" w:author="Gabriel Correa" w:date="2015-08-28T02:24:00Z">
          <w:pPr/>
        </w:pPrChange>
      </w:pPr>
      <w:bookmarkStart w:id="2249" w:name="_Toc428510395"/>
      <w:bookmarkEnd w:id="2249"/>
    </w:p>
    <w:p w:rsidR="00EE2482" w:rsidRPr="00080CBE" w:rsidDel="00080CBE" w:rsidRDefault="00EE2482">
      <w:pPr>
        <w:pStyle w:val="Ttulo3"/>
        <w:rPr>
          <w:del w:id="2250" w:author="Gabriel Correa" w:date="2015-08-28T02:22:00Z"/>
          <w:rStyle w:val="nfasissutil"/>
          <w:rPrChange w:id="2251" w:author="Gabriel Correa" w:date="2015-08-28T02:22:00Z">
            <w:rPr>
              <w:del w:id="2252" w:author="Gabriel Correa" w:date="2015-08-28T02:22:00Z"/>
              <w:rStyle w:val="nfasisintenso"/>
              <w:b w:val="0"/>
              <w:bCs w:val="0"/>
              <w:sz w:val="18"/>
              <w:szCs w:val="18"/>
            </w:rPr>
          </w:rPrChange>
        </w:rPr>
        <w:pPrChange w:id="2253" w:author="Gabriel Correa" w:date="2015-08-28T02:23:00Z">
          <w:pPr/>
        </w:pPrChange>
      </w:pPr>
      <w:del w:id="2254" w:author="Gabriel Correa" w:date="2015-08-28T02:22:00Z">
        <w:r w:rsidRPr="00080CBE" w:rsidDel="00080CBE">
          <w:rPr>
            <w:rStyle w:val="nfasissutil"/>
            <w:rPrChange w:id="2255" w:author="Gabriel Correa" w:date="2015-08-28T02:22:00Z">
              <w:rPr>
                <w:rStyle w:val="nfasisintenso"/>
              </w:rPr>
            </w:rPrChange>
          </w:rPr>
          <w:delText>Métricas principales:</w:delText>
        </w:r>
      </w:del>
    </w:p>
    <w:p w:rsidR="00EE2482" w:rsidRPr="00E02554" w:rsidRDefault="00EE2482">
      <w:pPr>
        <w:pStyle w:val="Ttulo4"/>
        <w:pPrChange w:id="2256" w:author="Gabriel Correa" w:date="2015-08-28T02:24:00Z">
          <w:pPr/>
        </w:pPrChange>
      </w:pPr>
      <w:r w:rsidRPr="00E02554">
        <w:t>Confusion Matrix:</w:t>
      </w:r>
    </w:p>
    <w:p w:rsidR="00080CBE" w:rsidRPr="00E02554" w:rsidRDefault="00EE2482">
      <w:pPr>
        <w:ind w:left="708"/>
        <w:pPrChange w:id="2257"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2258" w:author="Gabriel Correa" w:date="2015-08-28T02:17:00Z">
        <w:r w:rsidR="00080CBE">
          <w:t xml:space="preserve"> lo siguiente:</w:t>
        </w:r>
      </w:ins>
    </w:p>
    <w:p w:rsidR="00EE2482" w:rsidRPr="00E02554" w:rsidRDefault="00380DBD">
      <w:pPr>
        <w:jc w:val="center"/>
        <w:pPrChange w:id="2259"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m:t>
          </m:r>
          <m:r>
            <w:rPr>
              <w:rFonts w:ascii="Cambria Math" w:hAnsi="Cambria Math"/>
            </w:rPr>
            <m:t>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2260" w:author="Gabriel Correa" w:date="2015-08-28T02:16:00Z"/>
        </w:rPr>
      </w:pPr>
      <m:oMathPara>
        <m:oMath>
          <m:r>
            <m:rPr>
              <m:sty m:val="bi"/>
            </m:rPr>
            <w:rPr>
              <w:rFonts w:ascii="Cambria Math" w:hAnsi="Cambria Math"/>
            </w:rPr>
            <m:t>FP:</m:t>
          </m:r>
          <m:r>
            <w:rPr>
              <w:rFonts w:ascii="Cambria Math" w:hAnsi="Cambria Math"/>
            </w:rPr>
            <m:t>no directivas incorrectamente clasif</m:t>
          </m:r>
          <m:r>
            <w:rPr>
              <w:rFonts w:ascii="Cambria Math" w:hAnsi="Cambria Math"/>
            </w:rPr>
            <m:t>icadas como directivas</m:t>
          </m:r>
        </m:oMath>
      </m:oMathPara>
    </w:p>
    <w:p w:rsidR="00EE2482" w:rsidRPr="00E02554" w:rsidRDefault="00EE2482" w:rsidP="00EE2482"/>
    <w:p w:rsidR="00EE2482" w:rsidDel="00080CBE" w:rsidRDefault="00EE2482">
      <w:pPr>
        <w:ind w:left="708"/>
        <w:rPr>
          <w:del w:id="2261" w:author="Gabriel Correa" w:date="2015-08-28T02:19:00Z"/>
          <w:rStyle w:val="nfasisintenso"/>
          <w:i w:val="0"/>
        </w:rPr>
        <w:pPrChange w:id="2262" w:author="Gabriel Correa" w:date="2015-08-28T02:21:00Z">
          <w:pPr/>
        </w:pPrChange>
      </w:pPr>
      <w:del w:id="2263"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ins w:id="2264" w:author="Gabriel Correa" w:date="2015-08-28T07:30:00Z">
        <w:r w:rsidR="00E54D64">
          <w:t>Imagen 6.2</w:t>
        </w:r>
      </w:ins>
      <w:del w:id="2265" w:author="Gabriel Correa" w:date="2015-08-26T03:09:00Z">
        <w:r w:rsidR="00AF41C2" w:rsidRPr="00080CBE" w:rsidDel="005D2320">
          <w:delText xml:space="preserve">Imagen </w:delText>
        </w:r>
        <w:r w:rsidR="00AF41C2" w:rsidRPr="00080CBE" w:rsidDel="005D2320">
          <w:rPr>
            <w:rPrChange w:id="2266" w:author="Gabriel Correa" w:date="2015-08-28T02:21:00Z">
              <w:rPr>
                <w:noProof/>
              </w:rPr>
            </w:rPrChange>
          </w:rPr>
          <w:delText>1</w:delText>
        </w:r>
      </w:del>
      <w:r w:rsidRPr="00080CBE">
        <w:fldChar w:fldCharType="end"/>
      </w:r>
      <w:r w:rsidRPr="00080CBE">
        <w:t xml:space="preserve"> se observa que en los datos de prueba hay 29+4=33</w:t>
      </w:r>
      <w:ins w:id="2267" w:author="Gabriel Correa" w:date="2015-08-28T02:16:00Z">
        <w:r w:rsidR="00080CBE" w:rsidRPr="00080CBE">
          <w:t xml:space="preserve"> </w:t>
        </w:r>
      </w:ins>
      <w:del w:id="2268"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2269" w:author="Gabriel Correa" w:date="2015-08-28T02:16:00Z">
        <w:r w:rsidRPr="00080CBE" w:rsidDel="00080CBE">
          <w:tab/>
        </w:r>
      </w:del>
      <w:ins w:id="2270" w:author="Gabriel Correa" w:date="2015-08-28T02:16:00Z">
        <w:r w:rsidR="00080CBE" w:rsidRPr="00080CBE">
          <w:t xml:space="preserve"> </w:t>
        </w:r>
      </w:ins>
      <w:del w:id="2271" w:author="Gabriel Correa" w:date="2015-08-28T02:16:00Z">
        <w:r w:rsidRPr="00080CBE" w:rsidDel="00080CBE">
          <w:tab/>
        </w:r>
        <w:r w:rsidRPr="00080CBE" w:rsidDel="00080CBE">
          <w:tab/>
        </w:r>
      </w:del>
      <w:r w:rsidRPr="00080CBE">
        <w:t>incorrectamente mientras que 50+117=167 son no-directivas de las cuales 117 fueron</w:t>
      </w:r>
      <w:ins w:id="2272" w:author="Gabriel Correa" w:date="2015-08-28T02:16:00Z">
        <w:r w:rsidR="00080CBE" w:rsidRPr="00080CBE">
          <w:t xml:space="preserve"> </w:t>
        </w:r>
      </w:ins>
      <w:del w:id="2273"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2274" w:author="Gabriel Correa" w:date="2015-08-28T02:19:00Z"/>
        </w:rPr>
        <w:pPrChange w:id="2275" w:author="Gabriel Correa" w:date="2015-08-28T02:21:00Z">
          <w:pPr/>
        </w:pPrChange>
      </w:pPr>
    </w:p>
    <w:p w:rsidR="00EE2482" w:rsidDel="00080CBE" w:rsidRDefault="00EE2482">
      <w:pPr>
        <w:rPr>
          <w:del w:id="2276" w:author="Gabriel Correa" w:date="2015-08-28T02:19:00Z"/>
          <w:rStyle w:val="nfasisintenso"/>
          <w:i w:val="0"/>
        </w:rPr>
      </w:pPr>
    </w:p>
    <w:p w:rsidR="00080CBE" w:rsidRPr="00E02554" w:rsidRDefault="00080CBE" w:rsidP="00080CBE">
      <w:pPr>
        <w:rPr>
          <w:ins w:id="2277" w:author="Gabriel Correa" w:date="2015-08-28T02:20:00Z"/>
          <w:rStyle w:val="nfasisintenso"/>
          <w:i w:val="0"/>
        </w:rPr>
      </w:pPr>
    </w:p>
    <w:p w:rsidR="00EE2482" w:rsidRPr="00E02554" w:rsidDel="00080CBE" w:rsidRDefault="00EE2482">
      <w:pPr>
        <w:rPr>
          <w:del w:id="2278" w:author="Gabriel Correa" w:date="2015-08-28T02:19:00Z"/>
          <w:rStyle w:val="nfasisintenso"/>
          <w:i w:val="0"/>
        </w:rPr>
      </w:pPr>
    </w:p>
    <w:p w:rsidR="00EE2482" w:rsidRPr="00E02554" w:rsidDel="00080CBE" w:rsidRDefault="00EE2482">
      <w:pPr>
        <w:rPr>
          <w:del w:id="2279" w:author="Gabriel Correa" w:date="2015-08-28T02:20:00Z"/>
          <w:rStyle w:val="nfasisintenso"/>
          <w:i w:val="0"/>
        </w:rPr>
      </w:pPr>
    </w:p>
    <w:p w:rsidR="00EE2482" w:rsidRPr="00E02554" w:rsidRDefault="00EE2482">
      <w:pPr>
        <w:pStyle w:val="Ttulo4"/>
        <w:pPrChange w:id="2280" w:author="Gabriel Correa" w:date="2015-08-28T02:23:00Z">
          <w:pPr/>
        </w:pPrChange>
      </w:pPr>
      <w:r w:rsidRPr="00080CBE">
        <w:t>Recall</w:t>
      </w:r>
      <w:r w:rsidRPr="00E02554">
        <w:t xml:space="preserve"> </w:t>
      </w:r>
      <w:ins w:id="2281" w:author="Gabriel Correa" w:date="2015-08-28T02:19:00Z">
        <w:r w:rsidR="00080CBE">
          <w:t>(</w:t>
        </w:r>
      </w:ins>
      <w:r w:rsidRPr="00E02554">
        <w:t>de la clase ‘directive’</w:t>
      </w:r>
      <w:ins w:id="2282" w:author="Gabriel Correa" w:date="2015-08-28T02:19:00Z">
        <w:r w:rsidR="00080CBE">
          <w:t>)</w:t>
        </w:r>
      </w:ins>
      <w:r w:rsidRPr="00E02554">
        <w:t>:</w:t>
      </w:r>
    </w:p>
    <w:p w:rsidR="00EE2482" w:rsidRPr="00E02554" w:rsidRDefault="00EE2482">
      <w:pPr>
        <w:ind w:left="708"/>
        <w:pPrChange w:id="2283"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2284" w:author="Gabriel Correa" w:date="2015-08-28T02:20:00Z"/>
        </w:rPr>
        <w:pPrChange w:id="2285" w:author="Gabriel Correa" w:date="2015-08-28T02:19:00Z">
          <w:pPr/>
        </w:pPrChange>
      </w:pPr>
      <w:r w:rsidRPr="00E02554">
        <w:t xml:space="preserve">Un </w:t>
      </w:r>
      <w:r w:rsidRPr="00080CBE">
        <w:t xml:space="preserve">clasificador con valor de </w:t>
      </w:r>
      <w:r w:rsidRPr="00080CBE">
        <w:rPr>
          <w:rPrChange w:id="2286" w:author="Gabriel Correa" w:date="2015-08-28T02:21:00Z">
            <w:rPr>
              <w:i/>
            </w:rPr>
          </w:rPrChange>
        </w:rPr>
        <w:t>recall</w:t>
      </w:r>
      <w:r w:rsidRPr="00080CBE">
        <w:t xml:space="preserve"> 0.5 en la clase </w:t>
      </w:r>
      <w:r w:rsidRPr="00080CBE">
        <w:rPr>
          <w:rPrChange w:id="2287" w:author="Gabriel Correa" w:date="2015-08-28T02:21:00Z">
            <w:rPr>
              <w:i/>
            </w:rPr>
          </w:rPrChange>
        </w:rPr>
        <w:t xml:space="preserve">directiva </w:t>
      </w:r>
      <w:r w:rsidRPr="00080CBE">
        <w:t xml:space="preserve">debería adivinar aproximadamente la mitad de las directivas. Entonces un valor de </w:t>
      </w:r>
      <w:r w:rsidRPr="00080CBE">
        <w:rPr>
          <w:rPrChange w:id="2288"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2289"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2290" w:author="Gabriel Correa" w:date="2015-08-27T22:50:00Z">
        <w:r w:rsidR="00851D29" w:rsidRPr="00E02554" w:rsidDel="007E2915">
          <w:delText>&lt;NombrePrograma&gt;</w:delText>
        </w:r>
      </w:del>
      <w:ins w:id="2291"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2292" w:author="Gabriel Correa" w:date="2015-08-28T07:42:00Z">
        <w:r w:rsidR="009A4A93" w:rsidRPr="00E02554" w:rsidDel="001F6414">
          <w:delText>sección</w:delText>
        </w:r>
      </w:del>
      <w:ins w:id="2293" w:author="Gabriel Correa" w:date="2015-08-28T07:42:00Z">
        <w:r w:rsidR="001F6414" w:rsidRPr="00E02554">
          <w:t>seccion</w:t>
        </w:r>
        <w:r w:rsidR="001F6414">
          <w:t>es</w:t>
        </w:r>
      </w:ins>
      <w:del w:id="2294" w:author="Gabriel Correa" w:date="2015-08-28T07:41:00Z">
        <w:r w:rsidR="009A4A93" w:rsidRPr="00E02554" w:rsidDel="001F6414">
          <w:delText xml:space="preserve"> </w:delText>
        </w:r>
      </w:del>
      <w:ins w:id="2295" w:author="Gabriel Correa" w:date="2015-08-28T07:41:00Z">
        <w:r w:rsidR="001F6414">
          <w:t xml:space="preserve"> </w:t>
        </w:r>
      </w:ins>
      <w:ins w:id="2296" w:author="Gabriel Correa" w:date="2015-08-28T07:42:00Z">
        <w:r w:rsidR="001F6414">
          <w:fldChar w:fldCharType="begin"/>
        </w:r>
        <w:r w:rsidR="001F6414">
          <w:instrText xml:space="preserve"> REF _Ref428316602 \r \h </w:instrText>
        </w:r>
      </w:ins>
      <w:r w:rsidR="001F6414">
        <w:fldChar w:fldCharType="separate"/>
      </w:r>
      <w:ins w:id="2297" w:author="Gabriel Correa" w:date="2015-08-28T07:42:00Z">
        <w:r w:rsidR="001F6414">
          <w:t>4.1.1</w:t>
        </w:r>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ins w:id="2298" w:author="Gabriel Correa" w:date="2015-08-28T07:42:00Z">
        <w:r w:rsidR="001F6414">
          <w:t>4.2.1</w:t>
        </w:r>
        <w:r w:rsidR="001F6414">
          <w:fldChar w:fldCharType="end"/>
        </w:r>
      </w:ins>
      <w:del w:id="2299"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2300" w:author="Gabriel Correa" w:date="2015-08-28T02:19:00Z">
          <w:pPr/>
        </w:pPrChange>
      </w:pPr>
    </w:p>
    <w:p w:rsidR="00EE2482" w:rsidRPr="00E02554" w:rsidRDefault="00EE2482">
      <w:pPr>
        <w:pStyle w:val="Ttulo4"/>
        <w:pPrChange w:id="2301" w:author="Gabriel Correa" w:date="2015-08-28T02:24:00Z">
          <w:pPr/>
        </w:pPrChange>
      </w:pPr>
      <w:r w:rsidRPr="00E02554">
        <w:t xml:space="preserve">Precision </w:t>
      </w:r>
      <w:ins w:id="2302" w:author="Gabriel Correa" w:date="2015-08-28T02:19:00Z">
        <w:r w:rsidR="00080CBE">
          <w:t>(</w:t>
        </w:r>
      </w:ins>
      <w:r w:rsidRPr="00E02554">
        <w:t>de la clase ‘directive’</w:t>
      </w:r>
      <w:ins w:id="2303" w:author="Gabriel Correa" w:date="2015-08-28T02:19:00Z">
        <w:r w:rsidR="00080CBE">
          <w:t>)</w:t>
        </w:r>
      </w:ins>
      <w:r w:rsidRPr="00E02554">
        <w:t>:</w:t>
      </w:r>
    </w:p>
    <w:p w:rsidR="00EE2482" w:rsidRPr="00E02554" w:rsidRDefault="00EE2482">
      <w:pPr>
        <w:ind w:left="708"/>
        <w:pPrChange w:id="2304"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2305" w:author="Gabriel Correa" w:date="2015-08-28T02:20:00Z"/>
        </w:rPr>
        <w:pPrChange w:id="2306"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2307" w:author="Gabriel Correa" w:date="2015-08-28T02:20:00Z">
          <w:pPr>
            <w:ind w:left="1440"/>
          </w:pPr>
        </w:pPrChange>
      </w:pPr>
    </w:p>
    <w:p w:rsidR="00EE2482" w:rsidRDefault="00EE2482">
      <w:pPr>
        <w:ind w:left="708"/>
        <w:rPr>
          <w:ins w:id="2308" w:author="Gabriel Correa" w:date="2015-08-28T02:20:00Z"/>
        </w:rPr>
        <w:pPrChange w:id="2309"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2310" w:author="Gabriel Correa" w:date="2015-08-27T22:50:00Z">
        <w:r w:rsidR="00AC03C3" w:rsidRPr="00E02554" w:rsidDel="007E2915">
          <w:delText>&lt;NombrePrograma&gt;</w:delText>
        </w:r>
      </w:del>
      <w:ins w:id="2311"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2312" w:author="Gabriel Correa" w:date="2015-08-28T02:20:00Z">
          <w:pPr/>
        </w:pPrChange>
      </w:pPr>
    </w:p>
    <w:p w:rsidR="00EE2482" w:rsidRPr="00E02554" w:rsidRDefault="00EE2482" w:rsidP="00EE2482">
      <w:r w:rsidRPr="00E02554">
        <w:rPr>
          <w:b/>
          <w:i/>
        </w:rPr>
        <w:t>F-Measure</w:t>
      </w:r>
      <w:r w:rsidRPr="00E02554">
        <w:t xml:space="preserve"> de la clase ‘</w:t>
      </w:r>
      <w:r w:rsidRPr="00E02554">
        <w:rPr>
          <w:i/>
        </w:rPr>
        <w:t>directive’</w:t>
      </w:r>
      <w:r w:rsidRPr="00E02554">
        <w:t>:</w:t>
      </w:r>
    </w:p>
    <w:p w:rsidR="00EE2482" w:rsidRPr="00E02554" w:rsidRDefault="00EE2482">
      <w:pPr>
        <w:ind w:left="708"/>
        <w:rPr>
          <w:i/>
        </w:rPr>
        <w:pPrChange w:id="2313" w:author="Gabriel Correa" w:date="2015-08-28T02:25:00Z">
          <w:pPr/>
        </w:pPrChange>
      </w:pPr>
      <w:del w:id="2314" w:author="Gabriel Correa" w:date="2015-08-28T02:24:00Z">
        <w:r w:rsidRPr="00E02554" w:rsidDel="00080CBE">
          <w:lastRenderedPageBreak/>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2315"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2316" w:author="Gabriel Correa" w:date="2015-08-28T02:24:00Z"/>
          <w:rStyle w:val="nfasisintenso"/>
        </w:rPr>
      </w:pPr>
    </w:p>
    <w:p w:rsidR="00080CBE" w:rsidRPr="00E02554" w:rsidRDefault="00080CBE">
      <w:pPr>
        <w:pStyle w:val="Ttulo3"/>
        <w:rPr>
          <w:ins w:id="2317" w:author="Gabriel Correa" w:date="2015-08-28T02:24:00Z"/>
        </w:rPr>
        <w:pPrChange w:id="2318" w:author="Gabriel Correa" w:date="2015-08-28T02:25:00Z">
          <w:pPr/>
        </w:pPrChange>
      </w:pPr>
      <w:bookmarkStart w:id="2319" w:name="_Toc428510396"/>
      <w:ins w:id="2320" w:author="Gabriel Correa" w:date="2015-08-28T02:24:00Z">
        <w:r>
          <w:rPr>
            <w:rStyle w:val="nfasisintenso"/>
          </w:rPr>
          <w:t>M</w:t>
        </w:r>
      </w:ins>
      <w:ins w:id="2321" w:author="Gabriel Correa" w:date="2015-08-28T02:25:00Z">
        <w:r>
          <w:rPr>
            <w:rStyle w:val="nfasisintenso"/>
          </w:rPr>
          <w:t>étricas secundarias</w:t>
        </w:r>
      </w:ins>
      <w:bookmarkEnd w:id="2319"/>
    </w:p>
    <w:p w:rsidR="00EE2482" w:rsidRPr="00E02554" w:rsidDel="00080CBE" w:rsidRDefault="00EE2482" w:rsidP="00080CBE">
      <w:pPr>
        <w:rPr>
          <w:del w:id="2322" w:author="Gabriel Correa" w:date="2015-08-28T02:24:00Z"/>
          <w:rStyle w:val="nfasisintenso"/>
        </w:rPr>
      </w:pPr>
      <w:del w:id="2323"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2324" w:author="Gabriel Correa" w:date="2015-08-28T02:25:00Z">
          <w:pPr/>
        </w:pPrChange>
      </w:pPr>
      <w:r w:rsidRPr="00E02554">
        <w:t>ROC Area:</w:t>
      </w:r>
    </w:p>
    <w:p w:rsidR="00EE2482" w:rsidRPr="00E02554" w:rsidRDefault="00EE2482">
      <w:pPr>
        <w:ind w:left="708"/>
        <w:pPrChange w:id="2325"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2326"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2327" w:author="Gabriel Correa" w:date="2015-08-28T02:25:00Z">
            <w:rPr>
              <w:i/>
            </w:rPr>
          </w:rPrChange>
        </w:rPr>
        <w:t>recall</w:t>
      </w:r>
      <w:r w:rsidRPr="00080CBE">
        <w:rPr>
          <w:rPrChange w:id="2328"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2329" w:author="Gabriel Correa" w:date="2015-08-28T02:25:00Z">
          <w:pPr/>
        </w:pPrChange>
      </w:pPr>
      <w:r w:rsidRPr="00E02554">
        <w:t>Kappa statistic:</w:t>
      </w:r>
    </w:p>
    <w:p w:rsidR="00EE2482" w:rsidRPr="00E02554" w:rsidDel="00080CBE" w:rsidRDefault="00EE2482">
      <w:pPr>
        <w:ind w:left="708"/>
        <w:rPr>
          <w:del w:id="2330" w:author="Gabriel Correa" w:date="2015-08-28T02:25:00Z"/>
        </w:rPr>
        <w:pPrChange w:id="2331"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2332" w:author="Gabriel Correa" w:date="2015-08-28T02:25:00Z">
          <w:pPr/>
        </w:pPrChange>
      </w:pPr>
    </w:p>
    <w:p w:rsidR="00EE2482" w:rsidRDefault="00EE2482" w:rsidP="00EE2482">
      <w:pPr>
        <w:rPr>
          <w:ins w:id="2333" w:author="Gabriel Correa" w:date="2015-08-28T02:54:00Z"/>
        </w:rPr>
      </w:pPr>
    </w:p>
    <w:p w:rsidR="00163EA8" w:rsidRDefault="00163EA8">
      <w:pPr>
        <w:pStyle w:val="Ttulo3"/>
        <w:rPr>
          <w:ins w:id="2334" w:author="Gabriel Correa" w:date="2015-08-28T02:54:00Z"/>
        </w:rPr>
        <w:pPrChange w:id="2335" w:author="Gabriel Correa" w:date="2015-08-28T02:54:00Z">
          <w:pPr/>
        </w:pPrChange>
      </w:pPr>
      <w:bookmarkStart w:id="2336" w:name="_Toc428510397"/>
      <w:ins w:id="2337" w:author="Gabriel Correa" w:date="2015-08-28T02:54:00Z">
        <w:r>
          <w:t>Criterio de comparación entre modelos de clasificación en Weka</w:t>
        </w:r>
        <w:bookmarkEnd w:id="2336"/>
      </w:ins>
    </w:p>
    <w:p w:rsidR="00163EA8" w:rsidRDefault="00163EA8" w:rsidP="00163EA8">
      <w:pPr>
        <w:rPr>
          <w:ins w:id="2338" w:author="Gabriel Correa" w:date="2015-08-28T02:54:00Z"/>
        </w:rPr>
      </w:pPr>
    </w:p>
    <w:p w:rsidR="00163EA8" w:rsidRDefault="00163EA8" w:rsidP="00163EA8">
      <w:pPr>
        <w:rPr>
          <w:ins w:id="2339" w:author="Gabriel Correa" w:date="2015-08-28T02:54:00Z"/>
        </w:rPr>
      </w:pPr>
      <w:ins w:id="2340"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2341"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2342" w:author="Gabriel Correa" w:date="2015-08-27T23:57:00Z"/>
        </w:rPr>
      </w:pPr>
      <w:ins w:id="2343" w:author="Gabriel Correa" w:date="2015-08-28T00:00:00Z">
        <w:r>
          <w:t>Un lector</w:t>
        </w:r>
      </w:ins>
      <w:ins w:id="2344" w:author="Gabriel Correa" w:date="2015-08-28T02:26:00Z">
        <w:r w:rsidR="00080CBE">
          <w:t>,</w:t>
        </w:r>
      </w:ins>
      <w:ins w:id="2345" w:author="Gabriel Correa" w:date="2015-08-28T00:00:00Z">
        <w:r>
          <w:t xml:space="preserve"> </w:t>
        </w:r>
      </w:ins>
      <w:ins w:id="2346" w:author="Gabriel Correa" w:date="2015-08-28T02:26:00Z">
        <w:r w:rsidR="00080CBE">
          <w:t>a</w:t>
        </w:r>
      </w:ins>
      <w:ins w:id="2347" w:author="Gabriel Correa" w:date="2015-08-27T23:59:00Z">
        <w:r>
          <w:t>l no comprender en detalle el significado de recall, F</w:t>
        </w:r>
      </w:ins>
      <w:ins w:id="2348" w:author="Gabriel Correa" w:date="2015-08-28T00:00:00Z">
        <w:r>
          <w:t xml:space="preserve">-Measure, ROC Area </w:t>
        </w:r>
      </w:ins>
      <w:ins w:id="2349" w:author="Gabriel Correa" w:date="2015-08-28T00:02:00Z">
        <w:r>
          <w:t>puede necesitar alguna referencia que</w:t>
        </w:r>
      </w:ins>
      <w:ins w:id="2350" w:author="Gabriel Correa" w:date="2015-08-28T00:07:00Z">
        <w:r w:rsidR="0097244B">
          <w:t xml:space="preserve"> le</w:t>
        </w:r>
      </w:ins>
      <w:ins w:id="2351" w:author="Gabriel Correa" w:date="2015-08-28T00:02:00Z">
        <w:r>
          <w:t xml:space="preserve"> sirva de guía para saber si un resultado es bueno, regular o malo.</w:t>
        </w:r>
      </w:ins>
      <w:ins w:id="2352" w:author="Gabriel Correa" w:date="2015-08-28T00:07:00Z">
        <w:r w:rsidR="0097244B">
          <w:t xml:space="preserve"> </w:t>
        </w:r>
      </w:ins>
      <w:ins w:id="2353" w:author="Gabriel Correa" w:date="2015-08-28T03:07:00Z">
        <w:r w:rsidR="00D001BA">
          <w:t xml:space="preserve">La </w:t>
        </w:r>
      </w:ins>
      <w:ins w:id="2354" w:author="Gabriel Correa" w:date="2015-08-28T03:11:00Z">
        <w:r w:rsidR="00D001BA">
          <w:fldChar w:fldCharType="begin"/>
        </w:r>
        <w:r w:rsidR="00D001BA">
          <w:instrText xml:space="preserve"> REF _Ref428494791 \h </w:instrText>
        </w:r>
      </w:ins>
      <w:r w:rsidR="00D001BA">
        <w:fldChar w:fldCharType="separate"/>
      </w:r>
      <w:ins w:id="2355" w:author="Gabriel Correa" w:date="2015-08-28T07:30:00Z">
        <w:r w:rsidR="00E54D64">
          <w:t xml:space="preserve">Tabla </w:t>
        </w:r>
        <w:r w:rsidR="00E54D64">
          <w:rPr>
            <w:noProof/>
          </w:rPr>
          <w:t>6</w:t>
        </w:r>
        <w:r w:rsidR="00E54D64">
          <w:t>.</w:t>
        </w:r>
        <w:r w:rsidR="00E54D64">
          <w:rPr>
            <w:noProof/>
          </w:rPr>
          <w:t>2</w:t>
        </w:r>
      </w:ins>
      <w:ins w:id="2356" w:author="Gabriel Correa" w:date="2015-08-28T03:11:00Z">
        <w:r w:rsidR="00D001BA">
          <w:fldChar w:fldCharType="end"/>
        </w:r>
      </w:ins>
      <w:ins w:id="2357" w:author="Gabriel Correa" w:date="2015-08-28T03:07:00Z">
        <w:r w:rsidR="00D001BA">
          <w:t xml:space="preserve"> muestra un ejemplo de cu</w:t>
        </w:r>
      </w:ins>
      <w:ins w:id="2358" w:author="Gabriel Correa" w:date="2015-08-28T03:08:00Z">
        <w:r w:rsidR="00D001BA">
          <w:t>áles resultados son mejores que otros para dar a conocer l</w:t>
        </w:r>
      </w:ins>
      <w:ins w:id="2359" w:author="Gabriel Correa" w:date="2015-08-28T03:09:00Z">
        <w:r w:rsidR="00D001BA">
          <w:t>os resultados que satisfacen de mejor manera a los objetivos de este trabajo</w:t>
        </w:r>
      </w:ins>
      <w:ins w:id="2360" w:author="Gabriel Correa" w:date="2015-08-28T03:20:00Z">
        <w:r w:rsidR="00BC49A6">
          <w:t>, que es detectar la mayor cantidad de directivas</w:t>
        </w:r>
      </w:ins>
      <w:ins w:id="2361" w:author="Gabriel Correa" w:date="2015-08-28T03:21:00Z">
        <w:r w:rsidR="00BC49A6">
          <w:t xml:space="preserve"> manteniendo bajo control el número de falsos positivos.</w:t>
        </w:r>
      </w:ins>
    </w:p>
    <w:p w:rsidR="00EE2482" w:rsidRPr="00E02554" w:rsidDel="00D001BA" w:rsidRDefault="00EE2482">
      <w:pPr>
        <w:jc w:val="center"/>
        <w:rPr>
          <w:del w:id="2362" w:author="Gabriel Correa" w:date="2015-08-28T03:10:00Z"/>
        </w:rPr>
        <w:pPrChange w:id="2363" w:author="Gabriel Correa" w:date="2015-08-28T03:27:00Z">
          <w:pPr/>
        </w:pPrChange>
      </w:pPr>
      <w:del w:id="2364" w:author="Gabriel Correa" w:date="2015-08-28T03:10:00Z">
        <w:r w:rsidRPr="00E02554" w:rsidDel="00D001BA">
          <w:delText xml:space="preserve">En este trabajo se </w:delText>
        </w:r>
      </w:del>
      <w:del w:id="2365" w:author="Gabriel Correa" w:date="2015-08-27T23:56:00Z">
        <w:r w:rsidRPr="00E02554" w:rsidDel="006B1126">
          <w:delText xml:space="preserve">consideran los </w:delText>
        </w:r>
      </w:del>
      <w:del w:id="2366" w:author="Gabriel Correa" w:date="2015-08-28T03:10:00Z">
        <w:r w:rsidRPr="00E02554" w:rsidDel="00D001BA">
          <w:delText>resultados buenos, regulares o malos según la siguiente escala:</w:delText>
        </w:r>
      </w:del>
    </w:p>
    <w:p w:rsidR="00F002B6" w:rsidRDefault="00F002B6">
      <w:pPr>
        <w:pStyle w:val="Epgrafe"/>
        <w:keepNext/>
        <w:jc w:val="center"/>
        <w:rPr>
          <w:ins w:id="2367" w:author="Gabriel Correa" w:date="2015-08-28T00:22:00Z"/>
        </w:rPr>
        <w:pPrChange w:id="2368" w:author="Gabriel Correa" w:date="2015-08-28T03:27:00Z">
          <w:pPr/>
        </w:pPrChange>
      </w:pPr>
      <w:bookmarkStart w:id="2369" w:name="_Ref428494791"/>
      <w:ins w:id="2370" w:author="Gabriel Correa" w:date="2015-08-28T00:22:00Z">
        <w:r>
          <w:t xml:space="preserve">Tabla </w:t>
        </w:r>
        <w:r>
          <w:fldChar w:fldCharType="begin"/>
        </w:r>
        <w:r>
          <w:instrText xml:space="preserve"> STYLEREF 1 \s </w:instrText>
        </w:r>
      </w:ins>
      <w:r>
        <w:fldChar w:fldCharType="separate"/>
      </w:r>
      <w:r w:rsidR="00E54D64">
        <w:rPr>
          <w:noProof/>
        </w:rPr>
        <w:t>6</w:t>
      </w:r>
      <w:ins w:id="2371" w:author="Gabriel Correa" w:date="2015-08-28T00:22:00Z">
        <w:r>
          <w:fldChar w:fldCharType="end"/>
        </w:r>
        <w:r>
          <w:t>.</w:t>
        </w:r>
        <w:r>
          <w:fldChar w:fldCharType="begin"/>
        </w:r>
        <w:r>
          <w:instrText xml:space="preserve"> SEQ Tabla \* ARABIC \s 1 </w:instrText>
        </w:r>
      </w:ins>
      <w:r>
        <w:fldChar w:fldCharType="separate"/>
      </w:r>
      <w:ins w:id="2372" w:author="Gabriel Correa" w:date="2015-08-28T07:30:00Z">
        <w:r w:rsidR="00E54D64">
          <w:rPr>
            <w:noProof/>
          </w:rPr>
          <w:t>2</w:t>
        </w:r>
      </w:ins>
      <w:ins w:id="2373" w:author="Gabriel Correa" w:date="2015-08-28T00:22:00Z">
        <w:r>
          <w:fldChar w:fldCharType="end"/>
        </w:r>
        <w:bookmarkEnd w:id="2369"/>
        <w:r>
          <w:t xml:space="preserve">:   </w:t>
        </w:r>
      </w:ins>
      <w:ins w:id="2374" w:author="Gabriel Correa" w:date="2015-08-28T03:11:00Z">
        <w:r w:rsidR="004D47B1">
          <w:t>Ejemplos de cuáles resultados ser</w:t>
        </w:r>
        <w:r w:rsidR="00BC49A6">
          <w:t xml:space="preserve">ían </w:t>
        </w:r>
      </w:ins>
      <w:ins w:id="2375"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2376"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2377">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2378"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2379" w:author="Gabriel Correa" w:date="2015-08-27T23:38:00Z">
              <w:r w:rsidRPr="00E02554" w:rsidDel="00677C9B">
                <w:rPr>
                  <w:i/>
                  <w:lang w:val="en-US"/>
                </w:rPr>
                <w:delText xml:space="preserve">F-Measure, </w:delText>
              </w:r>
            </w:del>
            <w:r w:rsidRPr="00E02554">
              <w:rPr>
                <w:i/>
                <w:lang w:val="en-US"/>
              </w:rPr>
              <w:t>Recall</w:t>
            </w:r>
            <w:del w:id="2380" w:author="Gabriel Correa" w:date="2015-08-28T00:26:00Z">
              <w:r w:rsidRPr="00E02554" w:rsidDel="007E6B00">
                <w:rPr>
                  <w:i/>
                  <w:lang w:val="en-US"/>
                </w:rPr>
                <w:delText xml:space="preserve">, </w:delText>
              </w:r>
            </w:del>
            <w:del w:id="2381" w:author="Gabriel Correa" w:date="2015-08-28T00:25:00Z">
              <w:r w:rsidRPr="00E02554" w:rsidDel="00F002B6">
                <w:rPr>
                  <w:i/>
                  <w:lang w:val="en-US"/>
                </w:rPr>
                <w:delText>Precision</w:delText>
              </w:r>
            </w:del>
            <w:del w:id="2382" w:author="Gabriel Correa" w:date="2015-08-28T00:26:00Z">
              <w:r w:rsidRPr="00E02554" w:rsidDel="007E6B00">
                <w:rPr>
                  <w:i/>
                  <w:lang w:val="en-US"/>
                </w:rPr>
                <w:delText xml:space="preserve">, </w:delText>
              </w:r>
            </w:del>
            <w:del w:id="2383" w:author="Gabriel Correa" w:date="2015-08-28T00:24:00Z">
              <w:r w:rsidRPr="00E02554" w:rsidDel="00F002B6">
                <w:rPr>
                  <w:i/>
                  <w:lang w:val="en-US"/>
                </w:rPr>
                <w:delText>ROC Area</w:delText>
              </w:r>
            </w:del>
          </w:p>
        </w:tc>
        <w:tc>
          <w:tcPr>
            <w:tcW w:w="1559" w:type="dxa"/>
            <w:tcPrChange w:id="2384"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385" w:author="Gabriel Correa" w:date="2015-08-28T00:25:00Z">
              <w:r w:rsidRPr="00E02554">
                <w:rPr>
                  <w:i/>
                  <w:lang w:val="en-US"/>
                </w:rPr>
                <w:t xml:space="preserve">F-Measure </w:t>
              </w:r>
            </w:ins>
          </w:p>
        </w:tc>
        <w:tc>
          <w:tcPr>
            <w:tcW w:w="1136" w:type="dxa"/>
            <w:tcPrChange w:id="2386"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387" w:author="Gabriel Correa" w:date="2015-08-28T00:25:00Z">
              <w:r w:rsidRPr="00E02554">
                <w:rPr>
                  <w:i/>
                  <w:lang w:val="en-US"/>
                </w:rPr>
                <w:t xml:space="preserve">Precision </w:t>
              </w:r>
            </w:ins>
          </w:p>
        </w:tc>
        <w:tc>
          <w:tcPr>
            <w:tcW w:w="2268" w:type="dxa"/>
            <w:tcPrChange w:id="2388"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2389" w:author="Gabriel Correa" w:date="2015-08-28T03:26:00Z">
            <w:tblPrEx>
              <w:tblW w:w="6381" w:type="dxa"/>
            </w:tblPrEx>
          </w:tblPrExChange>
        </w:tblPrEx>
        <w:trPr>
          <w:jc w:val="center"/>
          <w:ins w:id="2390" w:author="Gabriel Correa" w:date="2015-08-28T03:26:00Z"/>
        </w:trPr>
        <w:tc>
          <w:tcPr>
            <w:tcW w:w="1418" w:type="dxa"/>
            <w:vAlign w:val="bottom"/>
            <w:tcPrChange w:id="2391" w:author="Gabriel Correa" w:date="2015-08-28T03:26:00Z">
              <w:tcPr>
                <w:tcW w:w="1418" w:type="dxa"/>
              </w:tcPr>
            </w:tcPrChange>
          </w:tcPr>
          <w:p w:rsidR="004C2708" w:rsidRPr="00E02554" w:rsidDel="00677C9B" w:rsidRDefault="004C2708" w:rsidP="00BF7FE6">
            <w:pPr>
              <w:jc w:val="center"/>
              <w:rPr>
                <w:ins w:id="2392" w:author="Gabriel Correa" w:date="2015-08-28T03:26:00Z"/>
                <w:i/>
                <w:lang w:val="en-US"/>
              </w:rPr>
            </w:pPr>
            <w:ins w:id="2393" w:author="Gabriel Correa" w:date="2015-08-28T03:26:00Z">
              <w:r w:rsidRPr="0084013E">
                <w:rPr>
                  <w:rFonts w:ascii="Calibri" w:eastAsia="Times New Roman" w:hAnsi="Calibri" w:cs="Calibri"/>
                  <w:color w:val="000000"/>
                  <w:sz w:val="22"/>
                </w:rPr>
                <w:t>0.97</w:t>
              </w:r>
            </w:ins>
          </w:p>
        </w:tc>
        <w:tc>
          <w:tcPr>
            <w:tcW w:w="1559" w:type="dxa"/>
            <w:vAlign w:val="bottom"/>
            <w:tcPrChange w:id="2394" w:author="Gabriel Correa" w:date="2015-08-28T03:26:00Z">
              <w:tcPr>
                <w:tcW w:w="1559" w:type="dxa"/>
              </w:tcPr>
            </w:tcPrChange>
          </w:tcPr>
          <w:p w:rsidR="004C2708" w:rsidRPr="00E02554" w:rsidRDefault="004C2708" w:rsidP="00BF7FE6">
            <w:pPr>
              <w:jc w:val="center"/>
              <w:rPr>
                <w:ins w:id="2395" w:author="Gabriel Correa" w:date="2015-08-28T03:26:00Z"/>
                <w:i/>
                <w:lang w:val="en-US"/>
              </w:rPr>
            </w:pPr>
            <w:ins w:id="2396" w:author="Gabriel Correa" w:date="2015-08-28T03:26:00Z">
              <w:r w:rsidRPr="0084013E">
                <w:rPr>
                  <w:rFonts w:ascii="Calibri" w:eastAsia="Times New Roman" w:hAnsi="Calibri" w:cs="Calibri"/>
                  <w:color w:val="000000"/>
                  <w:sz w:val="22"/>
                </w:rPr>
                <w:t>0.74</w:t>
              </w:r>
            </w:ins>
          </w:p>
        </w:tc>
        <w:tc>
          <w:tcPr>
            <w:tcW w:w="1136" w:type="dxa"/>
            <w:vAlign w:val="bottom"/>
            <w:tcPrChange w:id="2397" w:author="Gabriel Correa" w:date="2015-08-28T03:26:00Z">
              <w:tcPr>
                <w:tcW w:w="1136" w:type="dxa"/>
              </w:tcPr>
            </w:tcPrChange>
          </w:tcPr>
          <w:p w:rsidR="004C2708" w:rsidRPr="00E02554" w:rsidRDefault="004C2708" w:rsidP="00BF7FE6">
            <w:pPr>
              <w:jc w:val="center"/>
              <w:rPr>
                <w:ins w:id="2398" w:author="Gabriel Correa" w:date="2015-08-28T03:26:00Z"/>
                <w:i/>
                <w:lang w:val="en-US"/>
              </w:rPr>
            </w:pPr>
            <w:ins w:id="2399" w:author="Gabriel Correa" w:date="2015-08-28T03:26:00Z">
              <w:r w:rsidRPr="0084013E">
                <w:rPr>
                  <w:rFonts w:ascii="Calibri" w:eastAsia="Times New Roman" w:hAnsi="Calibri" w:cs="Calibri"/>
                  <w:color w:val="000000"/>
                  <w:sz w:val="22"/>
                </w:rPr>
                <w:t>0.6</w:t>
              </w:r>
            </w:ins>
          </w:p>
        </w:tc>
        <w:tc>
          <w:tcPr>
            <w:tcW w:w="2268" w:type="dxa"/>
            <w:vAlign w:val="bottom"/>
            <w:tcPrChange w:id="2400" w:author="Gabriel Correa" w:date="2015-08-28T03:26:00Z">
              <w:tcPr>
                <w:tcW w:w="2268" w:type="dxa"/>
              </w:tcPr>
            </w:tcPrChange>
          </w:tcPr>
          <w:p w:rsidR="004C2708" w:rsidRPr="00E02554" w:rsidRDefault="004C2708" w:rsidP="00B10007">
            <w:pPr>
              <w:jc w:val="center"/>
              <w:rPr>
                <w:ins w:id="2401" w:author="Gabriel Correa" w:date="2015-08-28T03:26:00Z"/>
              </w:rPr>
            </w:pPr>
            <w:ins w:id="2402" w:author="Gabriel Correa" w:date="2015-08-28T03:26:00Z">
              <w:r w:rsidRPr="0084013E">
                <w:rPr>
                  <w:rFonts w:ascii="Calibri" w:eastAsia="Times New Roman" w:hAnsi="Calibri" w:cs="Calibri"/>
                  <w:color w:val="000000"/>
                  <w:sz w:val="22"/>
                </w:rPr>
                <w:t>excelente</w:t>
              </w:r>
            </w:ins>
          </w:p>
        </w:tc>
      </w:tr>
      <w:tr w:rsidR="004C2708" w:rsidTr="004C2708">
        <w:tblPrEx>
          <w:tblPrExChange w:id="2403" w:author="Gabriel Correa" w:date="2015-08-28T03:26:00Z">
            <w:tblPrEx>
              <w:tblW w:w="6381" w:type="dxa"/>
            </w:tblPrEx>
          </w:tblPrExChange>
        </w:tblPrEx>
        <w:trPr>
          <w:jc w:val="center"/>
          <w:ins w:id="2404" w:author="Gabriel Correa" w:date="2015-08-28T03:26:00Z"/>
        </w:trPr>
        <w:tc>
          <w:tcPr>
            <w:tcW w:w="1418" w:type="dxa"/>
            <w:vAlign w:val="bottom"/>
            <w:tcPrChange w:id="2405" w:author="Gabriel Correa" w:date="2015-08-28T03:26:00Z">
              <w:tcPr>
                <w:tcW w:w="1418" w:type="dxa"/>
                <w:vAlign w:val="bottom"/>
              </w:tcPr>
            </w:tcPrChange>
          </w:tcPr>
          <w:p w:rsidR="004C2708" w:rsidRPr="0084013E" w:rsidRDefault="004C2708" w:rsidP="00BF7FE6">
            <w:pPr>
              <w:jc w:val="center"/>
              <w:rPr>
                <w:ins w:id="2406" w:author="Gabriel Correa" w:date="2015-08-28T03:26:00Z"/>
                <w:rFonts w:ascii="Calibri" w:eastAsia="Times New Roman" w:hAnsi="Calibri" w:cs="Calibri"/>
                <w:color w:val="000000"/>
                <w:sz w:val="22"/>
              </w:rPr>
            </w:pPr>
            <w:ins w:id="2407" w:author="Gabriel Correa" w:date="2015-08-28T03:26:00Z">
              <w:r w:rsidRPr="0084013E">
                <w:rPr>
                  <w:rFonts w:ascii="Calibri" w:eastAsia="Times New Roman" w:hAnsi="Calibri" w:cs="Calibri"/>
                  <w:color w:val="000000"/>
                  <w:sz w:val="22"/>
                </w:rPr>
                <w:t>0.93</w:t>
              </w:r>
            </w:ins>
          </w:p>
        </w:tc>
        <w:tc>
          <w:tcPr>
            <w:tcW w:w="1559" w:type="dxa"/>
            <w:vAlign w:val="bottom"/>
            <w:tcPrChange w:id="2408" w:author="Gabriel Correa" w:date="2015-08-28T03:26:00Z">
              <w:tcPr>
                <w:tcW w:w="1559" w:type="dxa"/>
                <w:vAlign w:val="bottom"/>
              </w:tcPr>
            </w:tcPrChange>
          </w:tcPr>
          <w:p w:rsidR="004C2708" w:rsidRPr="0084013E" w:rsidRDefault="004C2708" w:rsidP="00BF7FE6">
            <w:pPr>
              <w:jc w:val="center"/>
              <w:rPr>
                <w:ins w:id="2409" w:author="Gabriel Correa" w:date="2015-08-28T03:26:00Z"/>
                <w:rFonts w:ascii="Calibri" w:eastAsia="Times New Roman" w:hAnsi="Calibri" w:cs="Calibri"/>
                <w:color w:val="000000"/>
                <w:sz w:val="22"/>
              </w:rPr>
            </w:pPr>
            <w:ins w:id="2410" w:author="Gabriel Correa" w:date="2015-08-28T03:26:00Z">
              <w:r w:rsidRPr="0084013E">
                <w:rPr>
                  <w:rFonts w:ascii="Calibri" w:eastAsia="Times New Roman" w:hAnsi="Calibri" w:cs="Calibri"/>
                  <w:color w:val="000000"/>
                  <w:sz w:val="22"/>
                </w:rPr>
                <w:t>0.77</w:t>
              </w:r>
            </w:ins>
          </w:p>
        </w:tc>
        <w:tc>
          <w:tcPr>
            <w:tcW w:w="1136" w:type="dxa"/>
            <w:vAlign w:val="bottom"/>
            <w:tcPrChange w:id="2411" w:author="Gabriel Correa" w:date="2015-08-28T03:26:00Z">
              <w:tcPr>
                <w:tcW w:w="1136" w:type="dxa"/>
                <w:vAlign w:val="bottom"/>
              </w:tcPr>
            </w:tcPrChange>
          </w:tcPr>
          <w:p w:rsidR="004C2708" w:rsidRPr="0084013E" w:rsidRDefault="004C2708" w:rsidP="00BF7FE6">
            <w:pPr>
              <w:jc w:val="center"/>
              <w:rPr>
                <w:ins w:id="2412" w:author="Gabriel Correa" w:date="2015-08-28T03:26:00Z"/>
                <w:rFonts w:ascii="Calibri" w:eastAsia="Times New Roman" w:hAnsi="Calibri" w:cs="Calibri"/>
                <w:color w:val="000000"/>
                <w:sz w:val="22"/>
              </w:rPr>
            </w:pPr>
            <w:ins w:id="2413" w:author="Gabriel Correa" w:date="2015-08-28T03:26:00Z">
              <w:r w:rsidRPr="0084013E">
                <w:rPr>
                  <w:rFonts w:ascii="Calibri" w:eastAsia="Times New Roman" w:hAnsi="Calibri" w:cs="Calibri"/>
                  <w:color w:val="000000"/>
                  <w:sz w:val="22"/>
                </w:rPr>
                <w:t>0.66</w:t>
              </w:r>
            </w:ins>
          </w:p>
        </w:tc>
        <w:tc>
          <w:tcPr>
            <w:tcW w:w="2268" w:type="dxa"/>
            <w:vAlign w:val="bottom"/>
            <w:tcPrChange w:id="2414" w:author="Gabriel Correa" w:date="2015-08-28T03:26:00Z">
              <w:tcPr>
                <w:tcW w:w="2268" w:type="dxa"/>
                <w:vAlign w:val="bottom"/>
              </w:tcPr>
            </w:tcPrChange>
          </w:tcPr>
          <w:p w:rsidR="004C2708" w:rsidRPr="0084013E" w:rsidRDefault="004C2708" w:rsidP="00B10007">
            <w:pPr>
              <w:jc w:val="center"/>
              <w:rPr>
                <w:ins w:id="2415" w:author="Gabriel Correa" w:date="2015-08-28T03:26:00Z"/>
                <w:rFonts w:ascii="Calibri" w:eastAsia="Times New Roman" w:hAnsi="Calibri" w:cs="Calibri"/>
                <w:color w:val="000000"/>
                <w:sz w:val="22"/>
              </w:rPr>
            </w:pPr>
            <w:ins w:id="2416" w:author="Gabriel Correa" w:date="2015-08-28T03:26:00Z">
              <w:r w:rsidRPr="0084013E">
                <w:rPr>
                  <w:rFonts w:ascii="Calibri" w:eastAsia="Times New Roman" w:hAnsi="Calibri" w:cs="Calibri"/>
                  <w:color w:val="000000"/>
                  <w:sz w:val="22"/>
                </w:rPr>
                <w:t>excelente</w:t>
              </w:r>
            </w:ins>
          </w:p>
        </w:tc>
      </w:tr>
      <w:tr w:rsidR="004C2708" w:rsidTr="004C2708">
        <w:tblPrEx>
          <w:tblPrExChange w:id="2417" w:author="Gabriel Correa" w:date="2015-08-28T03:26:00Z">
            <w:tblPrEx>
              <w:tblW w:w="6381" w:type="dxa"/>
            </w:tblPrEx>
          </w:tblPrExChange>
        </w:tblPrEx>
        <w:trPr>
          <w:jc w:val="center"/>
          <w:ins w:id="2418" w:author="Gabriel Correa" w:date="2015-08-28T03:26:00Z"/>
        </w:trPr>
        <w:tc>
          <w:tcPr>
            <w:tcW w:w="1418" w:type="dxa"/>
            <w:vAlign w:val="bottom"/>
            <w:tcPrChange w:id="2419" w:author="Gabriel Correa" w:date="2015-08-28T03:26:00Z">
              <w:tcPr>
                <w:tcW w:w="1418" w:type="dxa"/>
                <w:vAlign w:val="bottom"/>
              </w:tcPr>
            </w:tcPrChange>
          </w:tcPr>
          <w:p w:rsidR="004C2708" w:rsidRPr="0084013E" w:rsidRDefault="004C2708" w:rsidP="00BF7FE6">
            <w:pPr>
              <w:jc w:val="center"/>
              <w:rPr>
                <w:ins w:id="2420" w:author="Gabriel Correa" w:date="2015-08-28T03:26:00Z"/>
                <w:rFonts w:ascii="Calibri" w:eastAsia="Times New Roman" w:hAnsi="Calibri" w:cs="Calibri"/>
                <w:color w:val="000000"/>
                <w:sz w:val="22"/>
              </w:rPr>
            </w:pPr>
            <w:ins w:id="2421" w:author="Gabriel Correa" w:date="2015-08-28T03:26:00Z">
              <w:r w:rsidRPr="0084013E">
                <w:rPr>
                  <w:rFonts w:ascii="Calibri" w:eastAsia="Times New Roman" w:hAnsi="Calibri" w:cs="Calibri"/>
                  <w:color w:val="000000"/>
                  <w:sz w:val="22"/>
                </w:rPr>
                <w:lastRenderedPageBreak/>
                <w:t>0.89</w:t>
              </w:r>
            </w:ins>
          </w:p>
        </w:tc>
        <w:tc>
          <w:tcPr>
            <w:tcW w:w="1559" w:type="dxa"/>
            <w:vAlign w:val="bottom"/>
            <w:tcPrChange w:id="2422" w:author="Gabriel Correa" w:date="2015-08-28T03:26:00Z">
              <w:tcPr>
                <w:tcW w:w="1559" w:type="dxa"/>
                <w:vAlign w:val="bottom"/>
              </w:tcPr>
            </w:tcPrChange>
          </w:tcPr>
          <w:p w:rsidR="004C2708" w:rsidRPr="0084013E" w:rsidRDefault="004C2708" w:rsidP="00BF7FE6">
            <w:pPr>
              <w:jc w:val="center"/>
              <w:rPr>
                <w:ins w:id="2423" w:author="Gabriel Correa" w:date="2015-08-28T03:26:00Z"/>
                <w:rFonts w:ascii="Calibri" w:eastAsia="Times New Roman" w:hAnsi="Calibri" w:cs="Calibri"/>
                <w:color w:val="000000"/>
                <w:sz w:val="22"/>
              </w:rPr>
            </w:pPr>
            <w:ins w:id="2424" w:author="Gabriel Correa" w:date="2015-08-28T03:26:00Z">
              <w:r w:rsidRPr="0084013E">
                <w:rPr>
                  <w:rFonts w:ascii="Calibri" w:eastAsia="Times New Roman" w:hAnsi="Calibri" w:cs="Calibri"/>
                  <w:color w:val="000000"/>
                  <w:sz w:val="22"/>
                </w:rPr>
                <w:t>0.78</w:t>
              </w:r>
            </w:ins>
          </w:p>
        </w:tc>
        <w:tc>
          <w:tcPr>
            <w:tcW w:w="1136" w:type="dxa"/>
            <w:vAlign w:val="bottom"/>
            <w:tcPrChange w:id="2425" w:author="Gabriel Correa" w:date="2015-08-28T03:26:00Z">
              <w:tcPr>
                <w:tcW w:w="1136" w:type="dxa"/>
                <w:vAlign w:val="bottom"/>
              </w:tcPr>
            </w:tcPrChange>
          </w:tcPr>
          <w:p w:rsidR="004C2708" w:rsidRPr="0084013E" w:rsidRDefault="004C2708" w:rsidP="00BF7FE6">
            <w:pPr>
              <w:jc w:val="center"/>
              <w:rPr>
                <w:ins w:id="2426" w:author="Gabriel Correa" w:date="2015-08-28T03:26:00Z"/>
                <w:rFonts w:ascii="Calibri" w:eastAsia="Times New Roman" w:hAnsi="Calibri" w:cs="Calibri"/>
                <w:color w:val="000000"/>
                <w:sz w:val="22"/>
              </w:rPr>
            </w:pPr>
            <w:ins w:id="2427" w:author="Gabriel Correa" w:date="2015-08-28T03:26:00Z">
              <w:r w:rsidRPr="0084013E">
                <w:rPr>
                  <w:rFonts w:ascii="Calibri" w:eastAsia="Times New Roman" w:hAnsi="Calibri" w:cs="Calibri"/>
                  <w:color w:val="000000"/>
                  <w:sz w:val="22"/>
                </w:rPr>
                <w:t>0.7</w:t>
              </w:r>
            </w:ins>
          </w:p>
        </w:tc>
        <w:tc>
          <w:tcPr>
            <w:tcW w:w="2268" w:type="dxa"/>
            <w:vAlign w:val="bottom"/>
            <w:tcPrChange w:id="2428" w:author="Gabriel Correa" w:date="2015-08-28T03:26:00Z">
              <w:tcPr>
                <w:tcW w:w="2268" w:type="dxa"/>
                <w:vAlign w:val="bottom"/>
              </w:tcPr>
            </w:tcPrChange>
          </w:tcPr>
          <w:p w:rsidR="004C2708" w:rsidRPr="0084013E" w:rsidRDefault="004C2708" w:rsidP="00B10007">
            <w:pPr>
              <w:jc w:val="center"/>
              <w:rPr>
                <w:ins w:id="2429" w:author="Gabriel Correa" w:date="2015-08-28T03:26:00Z"/>
                <w:rFonts w:ascii="Calibri" w:eastAsia="Times New Roman" w:hAnsi="Calibri" w:cs="Calibri"/>
                <w:color w:val="000000"/>
                <w:sz w:val="22"/>
              </w:rPr>
            </w:pPr>
            <w:ins w:id="2430" w:author="Gabriel Correa" w:date="2015-08-28T03:26:00Z">
              <w:r w:rsidRPr="0084013E">
                <w:rPr>
                  <w:rFonts w:ascii="Calibri" w:eastAsia="Times New Roman" w:hAnsi="Calibri" w:cs="Calibri"/>
                  <w:color w:val="000000"/>
                  <w:sz w:val="22"/>
                </w:rPr>
                <w:t>bueno</w:t>
              </w:r>
            </w:ins>
          </w:p>
        </w:tc>
      </w:tr>
      <w:tr w:rsidR="004C2708" w:rsidTr="004C2708">
        <w:tblPrEx>
          <w:tblPrExChange w:id="2431" w:author="Gabriel Correa" w:date="2015-08-28T03:26:00Z">
            <w:tblPrEx>
              <w:tblW w:w="6381" w:type="dxa"/>
            </w:tblPrEx>
          </w:tblPrExChange>
        </w:tblPrEx>
        <w:trPr>
          <w:jc w:val="center"/>
          <w:ins w:id="2432" w:author="Gabriel Correa" w:date="2015-08-28T03:26:00Z"/>
        </w:trPr>
        <w:tc>
          <w:tcPr>
            <w:tcW w:w="1418" w:type="dxa"/>
            <w:vAlign w:val="bottom"/>
            <w:tcPrChange w:id="2433" w:author="Gabriel Correa" w:date="2015-08-28T03:26:00Z">
              <w:tcPr>
                <w:tcW w:w="1418" w:type="dxa"/>
                <w:vAlign w:val="bottom"/>
              </w:tcPr>
            </w:tcPrChange>
          </w:tcPr>
          <w:p w:rsidR="004C2708" w:rsidRPr="0084013E" w:rsidRDefault="004C2708" w:rsidP="00BF7FE6">
            <w:pPr>
              <w:jc w:val="center"/>
              <w:rPr>
                <w:ins w:id="2434" w:author="Gabriel Correa" w:date="2015-08-28T03:26:00Z"/>
                <w:rFonts w:ascii="Calibri" w:eastAsia="Times New Roman" w:hAnsi="Calibri" w:cs="Calibri"/>
                <w:color w:val="000000"/>
                <w:sz w:val="22"/>
              </w:rPr>
            </w:pPr>
            <w:ins w:id="2435" w:author="Gabriel Correa" w:date="2015-08-28T03:26:00Z">
              <w:r w:rsidRPr="0084013E">
                <w:rPr>
                  <w:rFonts w:ascii="Calibri" w:eastAsia="Times New Roman" w:hAnsi="Calibri" w:cs="Calibri"/>
                  <w:color w:val="000000"/>
                  <w:sz w:val="22"/>
                </w:rPr>
                <w:t>0.89</w:t>
              </w:r>
            </w:ins>
          </w:p>
        </w:tc>
        <w:tc>
          <w:tcPr>
            <w:tcW w:w="1559" w:type="dxa"/>
            <w:vAlign w:val="bottom"/>
            <w:tcPrChange w:id="2436" w:author="Gabriel Correa" w:date="2015-08-28T03:26:00Z">
              <w:tcPr>
                <w:tcW w:w="1559" w:type="dxa"/>
                <w:vAlign w:val="bottom"/>
              </w:tcPr>
            </w:tcPrChange>
          </w:tcPr>
          <w:p w:rsidR="004C2708" w:rsidRPr="0084013E" w:rsidRDefault="004C2708" w:rsidP="00BF7FE6">
            <w:pPr>
              <w:jc w:val="center"/>
              <w:rPr>
                <w:ins w:id="2437" w:author="Gabriel Correa" w:date="2015-08-28T03:26:00Z"/>
                <w:rFonts w:ascii="Calibri" w:eastAsia="Times New Roman" w:hAnsi="Calibri" w:cs="Calibri"/>
                <w:color w:val="000000"/>
                <w:sz w:val="22"/>
              </w:rPr>
            </w:pPr>
            <w:ins w:id="2438" w:author="Gabriel Correa" w:date="2015-08-28T03:26:00Z">
              <w:r w:rsidRPr="0084013E">
                <w:rPr>
                  <w:rFonts w:ascii="Calibri" w:eastAsia="Times New Roman" w:hAnsi="Calibri" w:cs="Calibri"/>
                  <w:color w:val="000000"/>
                  <w:sz w:val="22"/>
                </w:rPr>
                <w:t>0.75</w:t>
              </w:r>
            </w:ins>
          </w:p>
        </w:tc>
        <w:tc>
          <w:tcPr>
            <w:tcW w:w="1136" w:type="dxa"/>
            <w:vAlign w:val="bottom"/>
            <w:tcPrChange w:id="2439" w:author="Gabriel Correa" w:date="2015-08-28T03:26:00Z">
              <w:tcPr>
                <w:tcW w:w="1136" w:type="dxa"/>
                <w:vAlign w:val="bottom"/>
              </w:tcPr>
            </w:tcPrChange>
          </w:tcPr>
          <w:p w:rsidR="004C2708" w:rsidRPr="0084013E" w:rsidRDefault="004C2708" w:rsidP="00BF7FE6">
            <w:pPr>
              <w:jc w:val="center"/>
              <w:rPr>
                <w:ins w:id="2440" w:author="Gabriel Correa" w:date="2015-08-28T03:26:00Z"/>
                <w:rFonts w:ascii="Calibri" w:eastAsia="Times New Roman" w:hAnsi="Calibri" w:cs="Calibri"/>
                <w:color w:val="000000"/>
                <w:sz w:val="22"/>
              </w:rPr>
            </w:pPr>
            <w:ins w:id="2441" w:author="Gabriel Correa" w:date="2015-08-28T03:26:00Z">
              <w:r w:rsidRPr="0084013E">
                <w:rPr>
                  <w:rFonts w:ascii="Calibri" w:eastAsia="Times New Roman" w:hAnsi="Calibri" w:cs="Calibri"/>
                  <w:color w:val="000000"/>
                  <w:sz w:val="22"/>
                </w:rPr>
                <w:t>0.65</w:t>
              </w:r>
            </w:ins>
          </w:p>
        </w:tc>
        <w:tc>
          <w:tcPr>
            <w:tcW w:w="2268" w:type="dxa"/>
            <w:vAlign w:val="bottom"/>
            <w:tcPrChange w:id="2442" w:author="Gabriel Correa" w:date="2015-08-28T03:26:00Z">
              <w:tcPr>
                <w:tcW w:w="2268" w:type="dxa"/>
                <w:vAlign w:val="bottom"/>
              </w:tcPr>
            </w:tcPrChange>
          </w:tcPr>
          <w:p w:rsidR="004C2708" w:rsidRPr="0084013E" w:rsidRDefault="004C2708" w:rsidP="00B10007">
            <w:pPr>
              <w:jc w:val="center"/>
              <w:rPr>
                <w:ins w:id="2443" w:author="Gabriel Correa" w:date="2015-08-28T03:26:00Z"/>
                <w:rFonts w:ascii="Calibri" w:eastAsia="Times New Roman" w:hAnsi="Calibri" w:cs="Calibri"/>
                <w:color w:val="000000"/>
                <w:sz w:val="22"/>
              </w:rPr>
            </w:pPr>
            <w:ins w:id="2444" w:author="Gabriel Correa" w:date="2015-08-28T03:26:00Z">
              <w:r w:rsidRPr="0084013E">
                <w:rPr>
                  <w:rFonts w:ascii="Calibri" w:eastAsia="Times New Roman" w:hAnsi="Calibri" w:cs="Calibri"/>
                  <w:color w:val="000000"/>
                  <w:sz w:val="22"/>
                </w:rPr>
                <w:t>bueno</w:t>
              </w:r>
            </w:ins>
          </w:p>
        </w:tc>
      </w:tr>
      <w:tr w:rsidR="004C2708" w:rsidTr="004C2708">
        <w:tblPrEx>
          <w:tblPrExChange w:id="2445" w:author="Gabriel Correa" w:date="2015-08-28T03:26:00Z">
            <w:tblPrEx>
              <w:tblW w:w="6381" w:type="dxa"/>
            </w:tblPrEx>
          </w:tblPrExChange>
        </w:tblPrEx>
        <w:trPr>
          <w:jc w:val="center"/>
          <w:ins w:id="2446" w:author="Gabriel Correa" w:date="2015-08-28T03:26:00Z"/>
        </w:trPr>
        <w:tc>
          <w:tcPr>
            <w:tcW w:w="1418" w:type="dxa"/>
            <w:vAlign w:val="bottom"/>
            <w:tcPrChange w:id="2447" w:author="Gabriel Correa" w:date="2015-08-28T03:26:00Z">
              <w:tcPr>
                <w:tcW w:w="1418" w:type="dxa"/>
                <w:vAlign w:val="bottom"/>
              </w:tcPr>
            </w:tcPrChange>
          </w:tcPr>
          <w:p w:rsidR="004C2708" w:rsidRPr="0084013E" w:rsidRDefault="004C2708" w:rsidP="00BF7FE6">
            <w:pPr>
              <w:jc w:val="center"/>
              <w:rPr>
                <w:ins w:id="2448" w:author="Gabriel Correa" w:date="2015-08-28T03:26:00Z"/>
                <w:rFonts w:ascii="Calibri" w:eastAsia="Times New Roman" w:hAnsi="Calibri" w:cs="Calibri"/>
                <w:color w:val="000000"/>
                <w:sz w:val="22"/>
              </w:rPr>
            </w:pPr>
            <w:ins w:id="2449" w:author="Gabriel Correa" w:date="2015-08-28T03:26:00Z">
              <w:r w:rsidRPr="0084013E">
                <w:rPr>
                  <w:rFonts w:ascii="Calibri" w:eastAsia="Times New Roman" w:hAnsi="Calibri" w:cs="Calibri"/>
                  <w:color w:val="000000"/>
                  <w:sz w:val="22"/>
                </w:rPr>
                <w:t>0.8</w:t>
              </w:r>
            </w:ins>
          </w:p>
        </w:tc>
        <w:tc>
          <w:tcPr>
            <w:tcW w:w="1559" w:type="dxa"/>
            <w:vAlign w:val="bottom"/>
            <w:tcPrChange w:id="2450" w:author="Gabriel Correa" w:date="2015-08-28T03:26:00Z">
              <w:tcPr>
                <w:tcW w:w="1559" w:type="dxa"/>
                <w:vAlign w:val="bottom"/>
              </w:tcPr>
            </w:tcPrChange>
          </w:tcPr>
          <w:p w:rsidR="004C2708" w:rsidRPr="0084013E" w:rsidRDefault="004C2708" w:rsidP="00BF7FE6">
            <w:pPr>
              <w:jc w:val="center"/>
              <w:rPr>
                <w:ins w:id="2451" w:author="Gabriel Correa" w:date="2015-08-28T03:26:00Z"/>
                <w:rFonts w:ascii="Calibri" w:eastAsia="Times New Roman" w:hAnsi="Calibri" w:cs="Calibri"/>
                <w:color w:val="000000"/>
                <w:sz w:val="22"/>
              </w:rPr>
            </w:pPr>
            <w:ins w:id="2452" w:author="Gabriel Correa" w:date="2015-08-28T03:26:00Z">
              <w:r w:rsidRPr="0084013E">
                <w:rPr>
                  <w:rFonts w:ascii="Calibri" w:eastAsia="Times New Roman" w:hAnsi="Calibri" w:cs="Calibri"/>
                  <w:color w:val="000000"/>
                  <w:sz w:val="22"/>
                </w:rPr>
                <w:t>0.80</w:t>
              </w:r>
            </w:ins>
          </w:p>
        </w:tc>
        <w:tc>
          <w:tcPr>
            <w:tcW w:w="1136" w:type="dxa"/>
            <w:vAlign w:val="bottom"/>
            <w:tcPrChange w:id="2453" w:author="Gabriel Correa" w:date="2015-08-28T03:26:00Z">
              <w:tcPr>
                <w:tcW w:w="1136" w:type="dxa"/>
                <w:vAlign w:val="bottom"/>
              </w:tcPr>
            </w:tcPrChange>
          </w:tcPr>
          <w:p w:rsidR="004C2708" w:rsidRPr="0084013E" w:rsidRDefault="004C2708" w:rsidP="00BF7FE6">
            <w:pPr>
              <w:jc w:val="center"/>
              <w:rPr>
                <w:ins w:id="2454" w:author="Gabriel Correa" w:date="2015-08-28T03:26:00Z"/>
                <w:rFonts w:ascii="Calibri" w:eastAsia="Times New Roman" w:hAnsi="Calibri" w:cs="Calibri"/>
                <w:color w:val="000000"/>
                <w:sz w:val="22"/>
              </w:rPr>
            </w:pPr>
            <w:ins w:id="2455" w:author="Gabriel Correa" w:date="2015-08-28T03:26:00Z">
              <w:r w:rsidRPr="0084013E">
                <w:rPr>
                  <w:rFonts w:ascii="Calibri" w:eastAsia="Times New Roman" w:hAnsi="Calibri" w:cs="Calibri"/>
                  <w:color w:val="000000"/>
                  <w:sz w:val="22"/>
                </w:rPr>
                <w:t>0.8</w:t>
              </w:r>
            </w:ins>
          </w:p>
        </w:tc>
        <w:tc>
          <w:tcPr>
            <w:tcW w:w="2268" w:type="dxa"/>
            <w:vAlign w:val="bottom"/>
            <w:tcPrChange w:id="2456" w:author="Gabriel Correa" w:date="2015-08-28T03:26:00Z">
              <w:tcPr>
                <w:tcW w:w="2268" w:type="dxa"/>
                <w:vAlign w:val="bottom"/>
              </w:tcPr>
            </w:tcPrChange>
          </w:tcPr>
          <w:p w:rsidR="004C2708" w:rsidRPr="0084013E" w:rsidRDefault="004C2708" w:rsidP="00B10007">
            <w:pPr>
              <w:jc w:val="center"/>
              <w:rPr>
                <w:ins w:id="2457" w:author="Gabriel Correa" w:date="2015-08-28T03:26:00Z"/>
                <w:rFonts w:ascii="Calibri" w:eastAsia="Times New Roman" w:hAnsi="Calibri" w:cs="Calibri"/>
                <w:color w:val="000000"/>
                <w:sz w:val="22"/>
              </w:rPr>
            </w:pPr>
            <w:ins w:id="2458" w:author="Gabriel Correa" w:date="2015-08-28T03:26:00Z">
              <w:r w:rsidRPr="0084013E">
                <w:rPr>
                  <w:rFonts w:ascii="Calibri" w:eastAsia="Times New Roman" w:hAnsi="Calibri" w:cs="Calibri"/>
                  <w:color w:val="000000"/>
                  <w:sz w:val="22"/>
                </w:rPr>
                <w:t>bueno/regular</w:t>
              </w:r>
            </w:ins>
          </w:p>
        </w:tc>
      </w:tr>
      <w:tr w:rsidR="004C2708" w:rsidTr="004C2708">
        <w:tblPrEx>
          <w:tblPrExChange w:id="2459" w:author="Gabriel Correa" w:date="2015-08-28T03:26:00Z">
            <w:tblPrEx>
              <w:tblW w:w="6381" w:type="dxa"/>
            </w:tblPrEx>
          </w:tblPrExChange>
        </w:tblPrEx>
        <w:trPr>
          <w:jc w:val="center"/>
          <w:ins w:id="2460" w:author="Gabriel Correa" w:date="2015-08-28T03:26:00Z"/>
        </w:trPr>
        <w:tc>
          <w:tcPr>
            <w:tcW w:w="1418" w:type="dxa"/>
            <w:vAlign w:val="bottom"/>
            <w:tcPrChange w:id="2461" w:author="Gabriel Correa" w:date="2015-08-28T03:26:00Z">
              <w:tcPr>
                <w:tcW w:w="1418" w:type="dxa"/>
                <w:vAlign w:val="bottom"/>
              </w:tcPr>
            </w:tcPrChange>
          </w:tcPr>
          <w:p w:rsidR="004C2708" w:rsidRPr="0084013E" w:rsidRDefault="004C2708" w:rsidP="00BF7FE6">
            <w:pPr>
              <w:jc w:val="center"/>
              <w:rPr>
                <w:ins w:id="2462" w:author="Gabriel Correa" w:date="2015-08-28T03:26:00Z"/>
                <w:rFonts w:ascii="Calibri" w:eastAsia="Times New Roman" w:hAnsi="Calibri" w:cs="Calibri"/>
                <w:color w:val="000000"/>
                <w:sz w:val="22"/>
              </w:rPr>
            </w:pPr>
            <w:ins w:id="2463" w:author="Gabriel Correa" w:date="2015-08-28T03:26:00Z">
              <w:r w:rsidRPr="0084013E">
                <w:rPr>
                  <w:rFonts w:ascii="Calibri" w:eastAsia="Times New Roman" w:hAnsi="Calibri" w:cs="Calibri"/>
                  <w:color w:val="000000"/>
                  <w:sz w:val="22"/>
                </w:rPr>
                <w:t>0.6</w:t>
              </w:r>
            </w:ins>
          </w:p>
        </w:tc>
        <w:tc>
          <w:tcPr>
            <w:tcW w:w="1559" w:type="dxa"/>
            <w:vAlign w:val="bottom"/>
            <w:tcPrChange w:id="2464" w:author="Gabriel Correa" w:date="2015-08-28T03:26:00Z">
              <w:tcPr>
                <w:tcW w:w="1559" w:type="dxa"/>
                <w:vAlign w:val="bottom"/>
              </w:tcPr>
            </w:tcPrChange>
          </w:tcPr>
          <w:p w:rsidR="004C2708" w:rsidRPr="0084013E" w:rsidRDefault="004C2708" w:rsidP="00BF7FE6">
            <w:pPr>
              <w:jc w:val="center"/>
              <w:rPr>
                <w:ins w:id="2465" w:author="Gabriel Correa" w:date="2015-08-28T03:26:00Z"/>
                <w:rFonts w:ascii="Calibri" w:eastAsia="Times New Roman" w:hAnsi="Calibri" w:cs="Calibri"/>
                <w:color w:val="000000"/>
                <w:sz w:val="22"/>
              </w:rPr>
            </w:pPr>
            <w:ins w:id="2466" w:author="Gabriel Correa" w:date="2015-08-28T03:26:00Z">
              <w:r w:rsidRPr="0084013E">
                <w:rPr>
                  <w:rFonts w:ascii="Calibri" w:eastAsia="Times New Roman" w:hAnsi="Calibri" w:cs="Calibri"/>
                  <w:color w:val="000000"/>
                  <w:sz w:val="22"/>
                </w:rPr>
                <w:t>0.55</w:t>
              </w:r>
            </w:ins>
          </w:p>
        </w:tc>
        <w:tc>
          <w:tcPr>
            <w:tcW w:w="1136" w:type="dxa"/>
            <w:vAlign w:val="bottom"/>
            <w:tcPrChange w:id="2467" w:author="Gabriel Correa" w:date="2015-08-28T03:26:00Z">
              <w:tcPr>
                <w:tcW w:w="1136" w:type="dxa"/>
                <w:vAlign w:val="bottom"/>
              </w:tcPr>
            </w:tcPrChange>
          </w:tcPr>
          <w:p w:rsidR="004C2708" w:rsidRPr="0084013E" w:rsidRDefault="004C2708" w:rsidP="00BF7FE6">
            <w:pPr>
              <w:jc w:val="center"/>
              <w:rPr>
                <w:ins w:id="2468" w:author="Gabriel Correa" w:date="2015-08-28T03:26:00Z"/>
                <w:rFonts w:ascii="Calibri" w:eastAsia="Times New Roman" w:hAnsi="Calibri" w:cs="Calibri"/>
                <w:color w:val="000000"/>
                <w:sz w:val="22"/>
              </w:rPr>
            </w:pPr>
            <w:ins w:id="2469" w:author="Gabriel Correa" w:date="2015-08-28T03:26:00Z">
              <w:r w:rsidRPr="0084013E">
                <w:rPr>
                  <w:rFonts w:ascii="Calibri" w:eastAsia="Times New Roman" w:hAnsi="Calibri" w:cs="Calibri"/>
                  <w:color w:val="000000"/>
                  <w:sz w:val="22"/>
                </w:rPr>
                <w:t>0.5</w:t>
              </w:r>
            </w:ins>
          </w:p>
        </w:tc>
        <w:tc>
          <w:tcPr>
            <w:tcW w:w="2268" w:type="dxa"/>
            <w:vAlign w:val="bottom"/>
            <w:tcPrChange w:id="2470" w:author="Gabriel Correa" w:date="2015-08-28T03:26:00Z">
              <w:tcPr>
                <w:tcW w:w="2268" w:type="dxa"/>
                <w:vAlign w:val="bottom"/>
              </w:tcPr>
            </w:tcPrChange>
          </w:tcPr>
          <w:p w:rsidR="004C2708" w:rsidRPr="0084013E" w:rsidRDefault="004C2708" w:rsidP="00B10007">
            <w:pPr>
              <w:jc w:val="center"/>
              <w:rPr>
                <w:ins w:id="2471" w:author="Gabriel Correa" w:date="2015-08-28T03:26:00Z"/>
                <w:rFonts w:ascii="Calibri" w:eastAsia="Times New Roman" w:hAnsi="Calibri" w:cs="Calibri"/>
                <w:color w:val="000000"/>
                <w:sz w:val="22"/>
              </w:rPr>
            </w:pPr>
            <w:ins w:id="2472" w:author="Gabriel Correa" w:date="2015-08-28T03:26:00Z">
              <w:r w:rsidRPr="0084013E">
                <w:rPr>
                  <w:rFonts w:ascii="Calibri" w:eastAsia="Times New Roman" w:hAnsi="Calibri" w:cs="Calibri"/>
                  <w:color w:val="000000"/>
                  <w:sz w:val="22"/>
                </w:rPr>
                <w:t>malo</w:t>
              </w:r>
            </w:ins>
          </w:p>
        </w:tc>
      </w:tr>
      <w:tr w:rsidR="004C2708" w:rsidTr="004C2708">
        <w:tblPrEx>
          <w:tblPrExChange w:id="2473" w:author="Gabriel Correa" w:date="2015-08-28T03:26:00Z">
            <w:tblPrEx>
              <w:tblW w:w="6381" w:type="dxa"/>
            </w:tblPrEx>
          </w:tblPrExChange>
        </w:tblPrEx>
        <w:trPr>
          <w:jc w:val="center"/>
          <w:ins w:id="2474" w:author="Gabriel Correa" w:date="2015-08-28T03:26:00Z"/>
        </w:trPr>
        <w:tc>
          <w:tcPr>
            <w:tcW w:w="1418" w:type="dxa"/>
            <w:vAlign w:val="bottom"/>
            <w:tcPrChange w:id="2475" w:author="Gabriel Correa" w:date="2015-08-28T03:26:00Z">
              <w:tcPr>
                <w:tcW w:w="1418" w:type="dxa"/>
                <w:vAlign w:val="bottom"/>
              </w:tcPr>
            </w:tcPrChange>
          </w:tcPr>
          <w:p w:rsidR="004C2708" w:rsidRPr="0084013E" w:rsidRDefault="004C2708" w:rsidP="00BF7FE6">
            <w:pPr>
              <w:jc w:val="center"/>
              <w:rPr>
                <w:ins w:id="2476" w:author="Gabriel Correa" w:date="2015-08-28T03:26:00Z"/>
                <w:rFonts w:ascii="Calibri" w:eastAsia="Times New Roman" w:hAnsi="Calibri" w:cs="Calibri"/>
                <w:color w:val="000000"/>
                <w:sz w:val="22"/>
              </w:rPr>
            </w:pPr>
            <w:ins w:id="2477" w:author="Gabriel Correa" w:date="2015-08-28T03:26:00Z">
              <w:r w:rsidRPr="0084013E">
                <w:rPr>
                  <w:rFonts w:ascii="Calibri" w:eastAsia="Times New Roman" w:hAnsi="Calibri" w:cs="Calibri"/>
                  <w:color w:val="000000"/>
                  <w:sz w:val="22"/>
                </w:rPr>
                <w:t>0.4</w:t>
              </w:r>
            </w:ins>
          </w:p>
        </w:tc>
        <w:tc>
          <w:tcPr>
            <w:tcW w:w="1559" w:type="dxa"/>
            <w:vAlign w:val="bottom"/>
            <w:tcPrChange w:id="2478" w:author="Gabriel Correa" w:date="2015-08-28T03:26:00Z">
              <w:tcPr>
                <w:tcW w:w="1559" w:type="dxa"/>
                <w:vAlign w:val="bottom"/>
              </w:tcPr>
            </w:tcPrChange>
          </w:tcPr>
          <w:p w:rsidR="004C2708" w:rsidRPr="0084013E" w:rsidRDefault="004C2708" w:rsidP="00BF7FE6">
            <w:pPr>
              <w:jc w:val="center"/>
              <w:rPr>
                <w:ins w:id="2479" w:author="Gabriel Correa" w:date="2015-08-28T03:26:00Z"/>
                <w:rFonts w:ascii="Calibri" w:eastAsia="Times New Roman" w:hAnsi="Calibri" w:cs="Calibri"/>
                <w:color w:val="000000"/>
                <w:sz w:val="22"/>
              </w:rPr>
            </w:pPr>
            <w:ins w:id="2480" w:author="Gabriel Correa" w:date="2015-08-28T03:26:00Z">
              <w:r w:rsidRPr="0084013E">
                <w:rPr>
                  <w:rFonts w:ascii="Calibri" w:eastAsia="Times New Roman" w:hAnsi="Calibri" w:cs="Calibri"/>
                  <w:color w:val="000000"/>
                  <w:sz w:val="22"/>
                </w:rPr>
                <w:t>0.48</w:t>
              </w:r>
            </w:ins>
          </w:p>
        </w:tc>
        <w:tc>
          <w:tcPr>
            <w:tcW w:w="1136" w:type="dxa"/>
            <w:vAlign w:val="bottom"/>
            <w:tcPrChange w:id="2481" w:author="Gabriel Correa" w:date="2015-08-28T03:26:00Z">
              <w:tcPr>
                <w:tcW w:w="1136" w:type="dxa"/>
                <w:vAlign w:val="bottom"/>
              </w:tcPr>
            </w:tcPrChange>
          </w:tcPr>
          <w:p w:rsidR="004C2708" w:rsidRPr="0084013E" w:rsidRDefault="004C2708" w:rsidP="00BF7FE6">
            <w:pPr>
              <w:jc w:val="center"/>
              <w:rPr>
                <w:ins w:id="2482" w:author="Gabriel Correa" w:date="2015-08-28T03:26:00Z"/>
                <w:rFonts w:ascii="Calibri" w:eastAsia="Times New Roman" w:hAnsi="Calibri" w:cs="Calibri"/>
                <w:color w:val="000000"/>
                <w:sz w:val="22"/>
              </w:rPr>
            </w:pPr>
            <w:ins w:id="2483" w:author="Gabriel Correa" w:date="2015-08-28T03:26:00Z">
              <w:r w:rsidRPr="0084013E">
                <w:rPr>
                  <w:rFonts w:ascii="Calibri" w:eastAsia="Times New Roman" w:hAnsi="Calibri" w:cs="Calibri"/>
                  <w:color w:val="000000"/>
                  <w:sz w:val="22"/>
                </w:rPr>
                <w:t>0.6</w:t>
              </w:r>
            </w:ins>
          </w:p>
        </w:tc>
        <w:tc>
          <w:tcPr>
            <w:tcW w:w="2268" w:type="dxa"/>
            <w:vAlign w:val="bottom"/>
            <w:tcPrChange w:id="2484" w:author="Gabriel Correa" w:date="2015-08-28T03:26:00Z">
              <w:tcPr>
                <w:tcW w:w="2268" w:type="dxa"/>
                <w:vAlign w:val="bottom"/>
              </w:tcPr>
            </w:tcPrChange>
          </w:tcPr>
          <w:p w:rsidR="004C2708" w:rsidRPr="0084013E" w:rsidRDefault="004C2708" w:rsidP="00B10007">
            <w:pPr>
              <w:jc w:val="center"/>
              <w:rPr>
                <w:ins w:id="2485" w:author="Gabriel Correa" w:date="2015-08-28T03:26:00Z"/>
                <w:rFonts w:ascii="Calibri" w:eastAsia="Times New Roman" w:hAnsi="Calibri" w:cs="Calibri"/>
                <w:color w:val="000000"/>
                <w:sz w:val="22"/>
              </w:rPr>
            </w:pPr>
            <w:ins w:id="2486"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487" w:author="Gabriel Correa" w:date="2015-08-28T03:25:00Z"/>
        </w:trPr>
        <w:tc>
          <w:tcPr>
            <w:tcW w:w="1418" w:type="dxa"/>
            <w:tcPrChange w:id="2488" w:author="Gabriel Correa" w:date="2015-08-28T03:26:00Z">
              <w:tcPr>
                <w:tcW w:w="1418" w:type="dxa"/>
              </w:tcPr>
            </w:tcPrChange>
          </w:tcPr>
          <w:p w:rsidR="00BC49A6" w:rsidRPr="00E02554" w:rsidDel="0084013E" w:rsidRDefault="00BC49A6" w:rsidP="00B10007">
            <w:pPr>
              <w:jc w:val="center"/>
              <w:rPr>
                <w:del w:id="2489" w:author="Gabriel Correa" w:date="2015-08-28T03:25:00Z"/>
              </w:rPr>
            </w:pPr>
            <w:del w:id="2490" w:author="Gabriel Correa" w:date="2015-08-28T03:25:00Z">
              <w:r w:rsidRPr="00E02554" w:rsidDel="0084013E">
                <w:delText>0.85 – 1</w:delText>
              </w:r>
            </w:del>
          </w:p>
        </w:tc>
        <w:tc>
          <w:tcPr>
            <w:tcW w:w="1559" w:type="dxa"/>
            <w:tcPrChange w:id="2491" w:author="Gabriel Correa" w:date="2015-08-28T03:26:00Z">
              <w:tcPr>
                <w:tcW w:w="1559" w:type="dxa"/>
              </w:tcPr>
            </w:tcPrChange>
          </w:tcPr>
          <w:p w:rsidR="00BC49A6" w:rsidRPr="00E02554" w:rsidDel="0084013E" w:rsidRDefault="00BC49A6" w:rsidP="00B10007">
            <w:pPr>
              <w:jc w:val="center"/>
              <w:rPr>
                <w:del w:id="2492" w:author="Gabriel Correa" w:date="2015-08-28T03:25:00Z"/>
              </w:rPr>
            </w:pPr>
          </w:p>
        </w:tc>
        <w:tc>
          <w:tcPr>
            <w:tcW w:w="1136" w:type="dxa"/>
            <w:tcPrChange w:id="2493" w:author="Gabriel Correa" w:date="2015-08-28T03:26:00Z">
              <w:tcPr>
                <w:tcW w:w="1136" w:type="dxa"/>
              </w:tcPr>
            </w:tcPrChange>
          </w:tcPr>
          <w:p w:rsidR="00BC49A6" w:rsidRPr="00E02554" w:rsidDel="0084013E" w:rsidRDefault="00BC49A6" w:rsidP="00B10007">
            <w:pPr>
              <w:jc w:val="center"/>
              <w:rPr>
                <w:del w:id="2494" w:author="Gabriel Correa" w:date="2015-08-28T03:25:00Z"/>
              </w:rPr>
            </w:pPr>
          </w:p>
        </w:tc>
        <w:tc>
          <w:tcPr>
            <w:tcW w:w="2268" w:type="dxa"/>
            <w:tcPrChange w:id="2495" w:author="Gabriel Correa" w:date="2015-08-28T03:26:00Z">
              <w:tcPr>
                <w:tcW w:w="2268" w:type="dxa"/>
              </w:tcPr>
            </w:tcPrChange>
          </w:tcPr>
          <w:p w:rsidR="00BC49A6" w:rsidRPr="00E02554" w:rsidDel="0084013E" w:rsidRDefault="00BC49A6" w:rsidP="00B10007">
            <w:pPr>
              <w:jc w:val="center"/>
              <w:rPr>
                <w:del w:id="2496" w:author="Gabriel Correa" w:date="2015-08-28T03:25:00Z"/>
              </w:rPr>
            </w:pPr>
            <w:del w:id="2497" w:author="Gabriel Correa" w:date="2015-08-28T03:25:00Z">
              <w:r w:rsidRPr="00E02554" w:rsidDel="0084013E">
                <w:delText>Bueno</w:delText>
              </w:r>
            </w:del>
          </w:p>
        </w:tc>
      </w:tr>
      <w:tr w:rsidR="00BC49A6" w:rsidDel="0084013E" w:rsidTr="004C2708">
        <w:trPr>
          <w:jc w:val="center"/>
          <w:del w:id="2498" w:author="Gabriel Correa" w:date="2015-08-28T03:25:00Z"/>
        </w:trPr>
        <w:tc>
          <w:tcPr>
            <w:tcW w:w="1418" w:type="dxa"/>
            <w:tcPrChange w:id="2499" w:author="Gabriel Correa" w:date="2015-08-28T03:26:00Z">
              <w:tcPr>
                <w:tcW w:w="1418" w:type="dxa"/>
              </w:tcPr>
            </w:tcPrChange>
          </w:tcPr>
          <w:p w:rsidR="00BC49A6" w:rsidRPr="00E02554" w:rsidDel="0084013E" w:rsidRDefault="00BC49A6" w:rsidP="00B10007">
            <w:pPr>
              <w:jc w:val="center"/>
              <w:rPr>
                <w:del w:id="2500" w:author="Gabriel Correa" w:date="2015-08-28T03:25:00Z"/>
              </w:rPr>
            </w:pPr>
            <w:del w:id="2501" w:author="Gabriel Correa" w:date="2015-08-28T03:25:00Z">
              <w:r w:rsidRPr="00E02554" w:rsidDel="0084013E">
                <w:delText>0.7 – 0.85</w:delText>
              </w:r>
            </w:del>
          </w:p>
        </w:tc>
        <w:tc>
          <w:tcPr>
            <w:tcW w:w="1559" w:type="dxa"/>
            <w:tcPrChange w:id="2502" w:author="Gabriel Correa" w:date="2015-08-28T03:26:00Z">
              <w:tcPr>
                <w:tcW w:w="1559" w:type="dxa"/>
              </w:tcPr>
            </w:tcPrChange>
          </w:tcPr>
          <w:p w:rsidR="00BC49A6" w:rsidRPr="00E02554" w:rsidDel="0084013E" w:rsidRDefault="00BC49A6" w:rsidP="00B10007">
            <w:pPr>
              <w:jc w:val="center"/>
              <w:rPr>
                <w:del w:id="2503" w:author="Gabriel Correa" w:date="2015-08-28T03:25:00Z"/>
              </w:rPr>
            </w:pPr>
          </w:p>
        </w:tc>
        <w:tc>
          <w:tcPr>
            <w:tcW w:w="1136" w:type="dxa"/>
            <w:tcPrChange w:id="2504" w:author="Gabriel Correa" w:date="2015-08-28T03:26:00Z">
              <w:tcPr>
                <w:tcW w:w="1136" w:type="dxa"/>
              </w:tcPr>
            </w:tcPrChange>
          </w:tcPr>
          <w:p w:rsidR="00BC49A6" w:rsidRPr="00E02554" w:rsidDel="0084013E" w:rsidRDefault="00BC49A6" w:rsidP="00B10007">
            <w:pPr>
              <w:jc w:val="center"/>
              <w:rPr>
                <w:del w:id="2505" w:author="Gabriel Correa" w:date="2015-08-28T03:25:00Z"/>
              </w:rPr>
            </w:pPr>
          </w:p>
        </w:tc>
        <w:tc>
          <w:tcPr>
            <w:tcW w:w="2268" w:type="dxa"/>
            <w:tcPrChange w:id="2506" w:author="Gabriel Correa" w:date="2015-08-28T03:26:00Z">
              <w:tcPr>
                <w:tcW w:w="2268" w:type="dxa"/>
              </w:tcPr>
            </w:tcPrChange>
          </w:tcPr>
          <w:p w:rsidR="00BC49A6" w:rsidRPr="00E02554" w:rsidDel="0084013E" w:rsidRDefault="00BC49A6" w:rsidP="00B10007">
            <w:pPr>
              <w:jc w:val="center"/>
              <w:rPr>
                <w:del w:id="2507" w:author="Gabriel Correa" w:date="2015-08-28T03:25:00Z"/>
              </w:rPr>
            </w:pPr>
            <w:del w:id="2508" w:author="Gabriel Correa" w:date="2015-08-28T03:25:00Z">
              <w:r w:rsidRPr="00E02554" w:rsidDel="0084013E">
                <w:delText>Regular</w:delText>
              </w:r>
            </w:del>
          </w:p>
        </w:tc>
      </w:tr>
      <w:tr w:rsidR="00BC49A6" w:rsidDel="0084013E" w:rsidTr="004C2708">
        <w:trPr>
          <w:jc w:val="center"/>
          <w:del w:id="2509" w:author="Gabriel Correa" w:date="2015-08-28T03:25:00Z"/>
        </w:trPr>
        <w:tc>
          <w:tcPr>
            <w:tcW w:w="1418" w:type="dxa"/>
            <w:tcPrChange w:id="2510" w:author="Gabriel Correa" w:date="2015-08-28T03:26:00Z">
              <w:tcPr>
                <w:tcW w:w="1418" w:type="dxa"/>
              </w:tcPr>
            </w:tcPrChange>
          </w:tcPr>
          <w:p w:rsidR="00BC49A6" w:rsidRPr="00E02554" w:rsidDel="0084013E" w:rsidRDefault="00BC49A6" w:rsidP="00B10007">
            <w:pPr>
              <w:jc w:val="center"/>
              <w:rPr>
                <w:del w:id="2511" w:author="Gabriel Correa" w:date="2015-08-28T03:25:00Z"/>
              </w:rPr>
            </w:pPr>
            <w:del w:id="2512" w:author="Gabriel Correa" w:date="2015-08-28T03:25:00Z">
              <w:r w:rsidRPr="00E02554" w:rsidDel="0084013E">
                <w:delText>0.5 – 0.7</w:delText>
              </w:r>
            </w:del>
          </w:p>
        </w:tc>
        <w:tc>
          <w:tcPr>
            <w:tcW w:w="1559" w:type="dxa"/>
            <w:tcPrChange w:id="2513" w:author="Gabriel Correa" w:date="2015-08-28T03:26:00Z">
              <w:tcPr>
                <w:tcW w:w="1559" w:type="dxa"/>
              </w:tcPr>
            </w:tcPrChange>
          </w:tcPr>
          <w:p w:rsidR="00BC49A6" w:rsidRPr="00E02554" w:rsidDel="0084013E" w:rsidRDefault="00BC49A6" w:rsidP="00B10007">
            <w:pPr>
              <w:jc w:val="center"/>
              <w:rPr>
                <w:del w:id="2514" w:author="Gabriel Correa" w:date="2015-08-28T03:25:00Z"/>
              </w:rPr>
            </w:pPr>
          </w:p>
        </w:tc>
        <w:tc>
          <w:tcPr>
            <w:tcW w:w="1136" w:type="dxa"/>
            <w:tcPrChange w:id="2515" w:author="Gabriel Correa" w:date="2015-08-28T03:26:00Z">
              <w:tcPr>
                <w:tcW w:w="1136" w:type="dxa"/>
              </w:tcPr>
            </w:tcPrChange>
          </w:tcPr>
          <w:p w:rsidR="00BC49A6" w:rsidRPr="00E02554" w:rsidDel="0084013E" w:rsidRDefault="00BC49A6" w:rsidP="00B10007">
            <w:pPr>
              <w:jc w:val="center"/>
              <w:rPr>
                <w:del w:id="2516" w:author="Gabriel Correa" w:date="2015-08-28T03:25:00Z"/>
              </w:rPr>
            </w:pPr>
          </w:p>
        </w:tc>
        <w:tc>
          <w:tcPr>
            <w:tcW w:w="2268" w:type="dxa"/>
            <w:tcPrChange w:id="2517" w:author="Gabriel Correa" w:date="2015-08-28T03:26:00Z">
              <w:tcPr>
                <w:tcW w:w="2268" w:type="dxa"/>
              </w:tcPr>
            </w:tcPrChange>
          </w:tcPr>
          <w:p w:rsidR="00BC49A6" w:rsidRPr="00E02554" w:rsidDel="0084013E" w:rsidRDefault="00BC49A6" w:rsidP="00B10007">
            <w:pPr>
              <w:jc w:val="center"/>
              <w:rPr>
                <w:del w:id="2518" w:author="Gabriel Correa" w:date="2015-08-28T03:25:00Z"/>
              </w:rPr>
            </w:pPr>
            <w:del w:id="2519"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520" w:author="Gabriel Correa" w:date="2015-08-28T03:27:00Z"/>
        </w:rPr>
      </w:pPr>
      <w:del w:id="2521" w:author="Gabriel Correa" w:date="2015-08-27T23:39:00Z">
        <w:r w:rsidRPr="00E02554" w:rsidDel="00677C9B">
          <w:delText xml:space="preserve">Lo ideal </w:delText>
        </w:r>
      </w:del>
      <w:del w:id="2522"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523" w:author="Gabriel Correa" w:date="2015-08-28T03:27:00Z"/>
        </w:trPr>
        <w:tc>
          <w:tcPr>
            <w:tcW w:w="7513" w:type="dxa"/>
          </w:tcPr>
          <w:p w:rsidR="00EE2482" w:rsidRPr="00E02554" w:rsidDel="00794D09" w:rsidRDefault="00EE2482" w:rsidP="00B10007">
            <w:pPr>
              <w:rPr>
                <w:del w:id="2524" w:author="Gabriel Correa" w:date="2015-08-28T03:27:00Z"/>
              </w:rPr>
            </w:pPr>
            <w:del w:id="2525"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526" w:author="Gabriel Correa" w:date="2015-08-28T03:27:00Z"/>
        </w:trPr>
        <w:tc>
          <w:tcPr>
            <w:tcW w:w="7513" w:type="dxa"/>
          </w:tcPr>
          <w:p w:rsidR="00B91F8E" w:rsidRPr="00B91F8E" w:rsidDel="00794D09" w:rsidRDefault="00EE2482" w:rsidP="00B91F8E">
            <w:pPr>
              <w:ind w:left="720"/>
              <w:rPr>
                <w:del w:id="2527" w:author="Gabriel Correa" w:date="2015-08-28T03:27:00Z"/>
                <w:rPrChange w:id="2528" w:author="Gabriel Correa" w:date="2015-08-28T02:42:00Z">
                  <w:rPr>
                    <w:del w:id="2529" w:author="Gabriel Correa" w:date="2015-08-28T03:27:00Z"/>
                    <w:i/>
                  </w:rPr>
                </w:rPrChange>
              </w:rPr>
            </w:pPr>
            <w:del w:id="2530"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531"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532" w:author="Gabriel Correa" w:date="2015-08-28T00:47:00Z">
              <w:r w:rsidR="00442427" w:rsidRPr="00E02554" w:rsidDel="000B3DFC">
                <w:delText xml:space="preserve"> </w:delText>
              </w:r>
              <w:r w:rsidR="00442427" w:rsidRPr="00E02554" w:rsidDel="000B3DFC">
                <w:rPr>
                  <w:i/>
                </w:rPr>
                <w:delText>precision</w:delText>
              </w:r>
            </w:del>
            <w:del w:id="2533" w:author="Gabriel Correa" w:date="2015-08-28T00:43:00Z">
              <w:r w:rsidRPr="00E02554" w:rsidDel="000B3DFC">
                <w:delText xml:space="preserve"> </w:delText>
              </w:r>
            </w:del>
            <w:del w:id="2534" w:author="Gabriel Correa" w:date="2015-08-28T00:49:00Z">
              <w:r w:rsidRPr="00E02554" w:rsidDel="000B3DFC">
                <w:delText xml:space="preserve">revisando que </w:delText>
              </w:r>
            </w:del>
            <w:del w:id="2535" w:author="Gabriel Correa" w:date="2015-08-27T23:48:00Z">
              <w:r w:rsidRPr="00E02554" w:rsidDel="000F0B3D">
                <w:delText xml:space="preserve">los valores de las métricas secundarias </w:delText>
              </w:r>
            </w:del>
            <w:del w:id="2536" w:author="Gabriel Correa" w:date="2015-08-27T23:49:00Z">
              <w:r w:rsidRPr="00E02554" w:rsidDel="000F0B3D">
                <w:delText>sean regular o buenas</w:delText>
              </w:r>
            </w:del>
            <w:del w:id="2537"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ins w:id="2538" w:author="Gabriel Correa" w:date="2015-08-28T07:30:00Z">
        <w:r w:rsidR="00E54D64">
          <w:t xml:space="preserve">Imagen </w:t>
        </w:r>
        <w:r w:rsidR="00E54D64">
          <w:rPr>
            <w:noProof/>
          </w:rPr>
          <w:t>6</w:t>
        </w:r>
        <w:r w:rsidR="00E54D64">
          <w:t>.</w:t>
        </w:r>
        <w:r w:rsidR="00E54D64">
          <w:rPr>
            <w:noProof/>
          </w:rPr>
          <w:t>3</w:t>
        </w:r>
      </w:ins>
      <w:del w:id="2539"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E54D64">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lastRenderedPageBreak/>
        <w:drawing>
          <wp:inline distT="0" distB="0" distL="0" distR="0" wp14:anchorId="13C693E1" wp14:editId="4423D9B5">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9">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540" w:name="_Ref427749541"/>
      <w:bookmarkStart w:id="2541" w:name="_Ref427749544"/>
      <w:r>
        <w:t xml:space="preserve">Imagen </w:t>
      </w:r>
      <w:ins w:id="2542" w:author="Gabriel Correa" w:date="2015-08-28T07:37:00Z">
        <w:r w:rsidR="00E54D64">
          <w:fldChar w:fldCharType="begin"/>
        </w:r>
        <w:r w:rsidR="00E54D64">
          <w:instrText xml:space="preserve"> STYLEREF 1 \s </w:instrText>
        </w:r>
      </w:ins>
      <w:r w:rsidR="00E54D64">
        <w:fldChar w:fldCharType="separate"/>
      </w:r>
      <w:r w:rsidR="00E54D64">
        <w:rPr>
          <w:noProof/>
        </w:rPr>
        <w:t>6</w:t>
      </w:r>
      <w:ins w:id="2543"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544" w:author="Gabriel Correa" w:date="2015-08-28T07:37:00Z">
        <w:r w:rsidR="00E54D64">
          <w:rPr>
            <w:noProof/>
          </w:rPr>
          <w:t>5</w:t>
        </w:r>
        <w:r w:rsidR="00E54D64">
          <w:fldChar w:fldCharType="end"/>
        </w:r>
      </w:ins>
      <w:del w:id="254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54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540"/>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541"/>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D471E1">
        <w:fldChar w:fldCharType="separate"/>
      </w:r>
      <w:ins w:id="2547" w:author="Gabriel Correa" w:date="2015-08-28T07:30:00Z">
        <w:r w:rsidR="00E54D64">
          <w:t xml:space="preserve">Imagen </w:t>
        </w:r>
        <w:r w:rsidR="00E54D64">
          <w:rPr>
            <w:noProof/>
          </w:rPr>
          <w:t>6</w:t>
        </w:r>
        <w:r w:rsidR="00E54D64">
          <w:t>.</w:t>
        </w:r>
        <w:r w:rsidR="00E54D64">
          <w:rPr>
            <w:noProof/>
          </w:rPr>
          <w:t>4</w:t>
        </w:r>
      </w:ins>
      <w:del w:id="2548"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semi-directivas y directivas-null sean lo menor posible y al mismo tiempo que </w:t>
      </w:r>
      <w:proofErr w:type="gramStart"/>
      <w:r w:rsidRPr="00E02554">
        <w:t xml:space="preserve">pocas </w:t>
      </w:r>
      <w:r w:rsidRPr="00E02554">
        <w:rPr>
          <w:i/>
        </w:rPr>
        <w:t>no-directivas</w:t>
      </w:r>
      <w:proofErr w:type="gramEnd"/>
      <w:r w:rsidRPr="00E02554">
        <w:t xml:space="preserve"> sean incorrectamente adivinadas. En otras palabras: “que las clases </w:t>
      </w:r>
      <w:r w:rsidRPr="00E02554">
        <w:rPr>
          <w:i/>
        </w:rPr>
        <w:t>directiva, semi-</w:t>
      </w:r>
      <w:r w:rsidRPr="00E02554">
        <w:t>directiva y directiva</w:t>
      </w:r>
      <w:r w:rsidRPr="00E02554">
        <w:rPr>
          <w:i/>
        </w:rPr>
        <w:t>-null</w:t>
      </w:r>
      <w:r w:rsidRPr="00E02554">
        <w:t xml:space="preserve"> tengan un valor de </w:t>
      </w:r>
      <w:r w:rsidRPr="00E02554">
        <w:rPr>
          <w:i/>
        </w:rPr>
        <w:t>‘recall’</w:t>
      </w:r>
      <w:r w:rsidRPr="00E02554">
        <w:t xml:space="preserve"> y de ‘</w:t>
      </w:r>
      <w:r w:rsidRPr="00E02554">
        <w:rPr>
          <w:i/>
        </w:rPr>
        <w:t>precision’</w:t>
      </w:r>
      <w:r w:rsidRPr="00E02554">
        <w:t xml:space="preserve"> lo más cercano a 1 posible, mientras que el valor ‘</w:t>
      </w:r>
      <w:r w:rsidRPr="00E02554">
        <w:rPr>
          <w:i/>
        </w:rPr>
        <w:t xml:space="preserve">recall’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lastRenderedPageBreak/>
        <w:drawing>
          <wp:inline distT="0" distB="0" distL="0" distR="0" wp14:anchorId="2E63D839" wp14:editId="476ACE4F">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2549" w:name="_Ref427750071"/>
      <w:r>
        <w:t xml:space="preserve">Imagen </w:t>
      </w:r>
      <w:ins w:id="2550" w:author="Gabriel Correa" w:date="2015-08-28T07:37:00Z">
        <w:r w:rsidR="00E54D64">
          <w:fldChar w:fldCharType="begin"/>
        </w:r>
        <w:r w:rsidR="00E54D64">
          <w:instrText xml:space="preserve"> STYLEREF 1 \s </w:instrText>
        </w:r>
      </w:ins>
      <w:r w:rsidR="00E54D64">
        <w:fldChar w:fldCharType="separate"/>
      </w:r>
      <w:r w:rsidR="00E54D64">
        <w:rPr>
          <w:noProof/>
        </w:rPr>
        <w:t>6</w:t>
      </w:r>
      <w:ins w:id="2551"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552" w:author="Gabriel Correa" w:date="2015-08-28T07:37:00Z">
        <w:r w:rsidR="00E54D64">
          <w:rPr>
            <w:noProof/>
          </w:rPr>
          <w:t>6</w:t>
        </w:r>
        <w:r w:rsidR="00E54D64">
          <w:fldChar w:fldCharType="end"/>
        </w:r>
      </w:ins>
      <w:del w:id="2553"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2554"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2549"/>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r w:rsidRPr="00E02554">
        <w:rPr>
          <w:i/>
        </w:rPr>
        <w:t>semi-directiva</w:t>
      </w:r>
      <w:r w:rsidRPr="00E02554">
        <w:t xml:space="preserve"> y </w:t>
      </w:r>
      <w:r w:rsidRPr="00E02554">
        <w:rPr>
          <w:i/>
        </w:rPr>
        <w:t>directiva-null</w:t>
      </w:r>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sinó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380DBD"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t xml:space="preserve">Comparar </w:t>
      </w:r>
      <w:r>
        <w:rPr>
          <w:i/>
        </w:rPr>
        <w:t xml:space="preserve">recall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2555" w:author="Gabriel Correa" w:date="2015-08-26T03:38:00Z"/>
        </w:rPr>
      </w:pPr>
      <w:r w:rsidRPr="00E02554">
        <w:lastRenderedPageBreak/>
        <w:t>Aun teniendo este método, puede ser necesario analizar la matriz de confusión con cuatro clases en detalle para comprender los resultados de cada experimento con cuatro clases.</w:t>
      </w:r>
    </w:p>
    <w:p w:rsidR="00EE2482" w:rsidRDefault="00EE2482">
      <w:pPr>
        <w:pPrChange w:id="2556" w:author="Gabriel Correa" w:date="2015-08-26T03:38:00Z">
          <w:pPr>
            <w:pStyle w:val="Ttulo2"/>
          </w:pPr>
        </w:pPrChange>
      </w:pPr>
      <w:del w:id="2557" w:author="Gabriel Correa" w:date="2015-08-26T03:38:00Z">
        <w:r w:rsidDel="00FE0F76">
          <w:delText>Discusión</w:delText>
        </w:r>
      </w:del>
    </w:p>
    <w:p w:rsidR="004D1858" w:rsidRPr="00E02554" w:rsidDel="00FE0F76" w:rsidRDefault="004D1858" w:rsidP="004D1858">
      <w:pPr>
        <w:rPr>
          <w:del w:id="2558" w:author="Gabriel Correa" w:date="2015-08-26T03:38:00Z"/>
        </w:rPr>
      </w:pPr>
      <w:del w:id="2559" w:author="Gabriel Correa" w:date="2015-08-26T03:38:00Z">
        <w:r w:rsidRPr="00E02554" w:rsidDel="00FE0F76">
          <w:delText>[[.. pendiente]]</w:delText>
        </w:r>
        <w:bookmarkStart w:id="2560" w:name="_Toc428443038"/>
        <w:bookmarkStart w:id="2561" w:name="_Toc428443114"/>
        <w:bookmarkEnd w:id="2560"/>
        <w:bookmarkEnd w:id="2561"/>
      </w:del>
    </w:p>
    <w:p w:rsidR="00E62247" w:rsidRDefault="00E62247">
      <w:pPr>
        <w:spacing w:after="200" w:line="276" w:lineRule="auto"/>
        <w:jc w:val="left"/>
        <w:rPr>
          <w:ins w:id="2562" w:author="Gabriel Correa" w:date="2015-08-27T22:56:00Z"/>
          <w:rFonts w:eastAsiaTheme="majorEastAsia" w:cstheme="majorBidi"/>
          <w:b/>
          <w:bCs/>
          <w:color w:val="365F91" w:themeColor="accent1" w:themeShade="BF"/>
          <w:sz w:val="28"/>
          <w:szCs w:val="28"/>
        </w:rPr>
      </w:pPr>
      <w:ins w:id="2563" w:author="Gabriel Correa" w:date="2015-08-27T22:56:00Z">
        <w:r>
          <w:br w:type="page"/>
        </w:r>
      </w:ins>
    </w:p>
    <w:p w:rsidR="00EE2482" w:rsidRDefault="00EE2482" w:rsidP="00EE2482">
      <w:pPr>
        <w:pStyle w:val="Ttulo1"/>
      </w:pPr>
      <w:bookmarkStart w:id="2564" w:name="_Toc428510398"/>
      <w:r>
        <w:lastRenderedPageBreak/>
        <w:t>Resultados</w:t>
      </w:r>
      <w:bookmarkEnd w:id="2564"/>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565"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ins w:id="2566" w:author="Gabriel Correa" w:date="2015-08-28T07:30:00Z">
        <w:r w:rsidR="00E54D64">
          <w:t>6.2</w:t>
        </w:r>
      </w:ins>
      <w:del w:id="2567" w:author="Gabriel Correa" w:date="2015-08-26T03:09:00Z">
        <w:r w:rsidR="00AF41C2" w:rsidRPr="00E02554" w:rsidDel="005D2320">
          <w:delText>5.3</w:delText>
        </w:r>
      </w:del>
      <w:r w:rsidRPr="00D471E1">
        <w:fldChar w:fldCharType="end"/>
      </w:r>
      <w:ins w:id="2568" w:author="Gabriel Correa" w:date="2015-08-26T03:37:00Z">
        <w:r w:rsidR="0024748E">
          <w:t>.</w:t>
        </w:r>
      </w:ins>
      <w:del w:id="2569" w:author="Gabriel Correa" w:date="2015-08-26T03:37:00Z">
        <w:r w:rsidRPr="00E02554" w:rsidDel="0024748E">
          <w:delText>:</w:delText>
        </w:r>
      </w:del>
      <w:ins w:id="2570" w:author="Gabriel Correa" w:date="2015-08-26T03:37:00Z">
        <w:r w:rsidR="0024748E">
          <w:t xml:space="preserve"> </w:t>
        </w:r>
      </w:ins>
      <w:del w:id="2571" w:author="Gabriel Correa" w:date="2015-08-26T03:37:00Z">
        <w:r w:rsidRPr="00E02554" w:rsidDel="0024748E">
          <w:delText xml:space="preserve"> </w:delText>
        </w:r>
      </w:del>
      <w:del w:id="2572" w:author="Gabriel Correa" w:date="2015-08-26T03:36:00Z">
        <w:r w:rsidRPr="00E02554" w:rsidDel="0024748E">
          <w:delText>‘</w:delText>
        </w:r>
      </w:del>
      <w:del w:id="2573"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574" w:author="Gabriel Correa" w:date="2015-08-26T03:37:00Z">
        <w:r w:rsidRPr="00D471E1" w:rsidDel="0024748E">
          <w:fldChar w:fldCharType="separate"/>
        </w:r>
      </w:del>
      <w:del w:id="2575" w:author="Gabriel Correa" w:date="2015-08-26T03:09:00Z">
        <w:r w:rsidR="00AF41C2" w:rsidRPr="00E02554" w:rsidDel="005D2320">
          <w:delText>Evaluación del rendimiento de un clasificador</w:delText>
        </w:r>
      </w:del>
      <w:del w:id="2576" w:author="Gabriel Correa" w:date="2015-08-26T03:37:00Z">
        <w:r w:rsidRPr="00D471E1" w:rsidDel="0024748E">
          <w:fldChar w:fldCharType="end"/>
        </w:r>
        <w:r w:rsidRPr="00E02554" w:rsidDel="0024748E">
          <w:delText>’.</w:delText>
        </w:r>
      </w:del>
      <w:ins w:id="2577"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2578" w:name="_Ref428510048"/>
      <w:bookmarkStart w:id="2579" w:name="_Toc428510399"/>
      <w:r>
        <w:t>Resultados Preliminares</w:t>
      </w:r>
      <w:bookmarkEnd w:id="2578"/>
      <w:bookmarkEnd w:id="2579"/>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ins w:id="2580" w:author="Gabriel Correa" w:date="2015-08-28T07:30:00Z">
        <w:r w:rsidR="00E54D64">
          <w:t>5.1</w:t>
        </w:r>
      </w:ins>
      <w:del w:id="2581" w:author="Gabriel Correa" w:date="2015-08-28T07:30:00Z">
        <w:r w:rsidR="00763E46" w:rsidDel="00E54D64">
          <w:delText>4.1</w:delText>
        </w:r>
      </w:del>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582" w:author="Gabriel Correa" w:date="2015-08-25T14:24:00Z">
                  <w:rPr/>
                </w:rPrChange>
              </w:rPr>
              <w:fldChar w:fldCharType="separate"/>
            </w:r>
            <w:ins w:id="2583" w:author="Gabriel Correa" w:date="2015-08-28T07:30:00Z">
              <w:r w:rsidR="00E54D64">
                <w:t>6.1.1</w:t>
              </w:r>
            </w:ins>
            <w:del w:id="2584" w:author="Gabriel Correa" w:date="2015-08-28T07:30:00Z">
              <w:r w:rsidR="00763E46" w:rsidDel="00E54D64">
                <w:delText>5.1.1</w:delText>
              </w:r>
            </w:del>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2585" w:author="Gabriel Correa" w:date="2015-08-25T14:24:00Z">
                  <w:rPr/>
                </w:rPrChange>
              </w:rPr>
              <w:fldChar w:fldCharType="separate"/>
            </w:r>
            <w:ins w:id="2586" w:author="Gabriel Correa" w:date="2015-08-28T07:30:00Z">
              <w:r w:rsidR="00E54D64">
                <w:t>6.2</w:t>
              </w:r>
            </w:ins>
            <w:del w:id="2587" w:author="Gabriel Correa" w:date="2015-08-28T07:30:00Z">
              <w:r w:rsidR="00763E46" w:rsidDel="00E54D64">
                <w:delText>5.2</w:delText>
              </w:r>
            </w:del>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F-Measure y luego por Recall.</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Recall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Area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EE2482" w:rsidTr="00B10007">
        <w:tc>
          <w:tcPr>
            <w:tcW w:w="2561" w:type="dxa"/>
            <w:vAlign w:val="bottom"/>
          </w:tcPr>
          <w:p w:rsidR="00EE2482" w:rsidRPr="00E02554" w:rsidRDefault="00EE2482" w:rsidP="00B10007">
            <w:r w:rsidRPr="00E02554">
              <w:rPr>
                <w:rFonts w:cs="Calibri"/>
                <w:color w:val="000000"/>
                <w:rPrChange w:id="2588" w:author="Gabriel Correa" w:date="2015-08-25T14:24:00Z">
                  <w:rPr>
                    <w:rFonts w:ascii="Calibri" w:eastAsiaTheme="majorEastAsia" w:hAnsi="Calibri" w:cs="Calibri"/>
                    <w:b/>
                    <w:bCs/>
                    <w:color w:val="000000"/>
                    <w:sz w:val="26"/>
                    <w:szCs w:val="26"/>
                  </w:rPr>
                </w:rPrChange>
              </w:rPr>
              <w:t>ZeroR</w:t>
            </w:r>
          </w:p>
        </w:tc>
        <w:tc>
          <w:tcPr>
            <w:tcW w:w="1411" w:type="dxa"/>
            <w:vAlign w:val="bottom"/>
          </w:tcPr>
          <w:p w:rsidR="00EE2482" w:rsidRPr="00E02554" w:rsidRDefault="00EE2482" w:rsidP="00B10007">
            <w:pPr>
              <w:rPr>
                <w:rFonts w:cs="Calibri"/>
                <w:color w:val="000000"/>
                <w:rPrChange w:id="2589" w:author="Gabriel Correa" w:date="2015-08-25T14:24:00Z">
                  <w:rPr>
                    <w:rFonts w:ascii="Calibri" w:hAnsi="Calibri" w:cs="Calibri"/>
                    <w:color w:val="000000"/>
                  </w:rPr>
                </w:rPrChange>
              </w:rPr>
            </w:pPr>
            <w:r w:rsidRPr="00E02554">
              <w:rPr>
                <w:rFonts w:cs="Calibri"/>
                <w:color w:val="000000"/>
                <w:rPrChange w:id="2590"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2591"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2592"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2593"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2594"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2595"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2596" w:author="Gabriel Correa" w:date="2015-08-25T14:24:00Z">
                  <w:rPr>
                    <w:rFonts w:ascii="Calibri" w:hAnsi="Calibri" w:cs="Calibri"/>
                    <w:color w:val="000000"/>
                  </w:rPr>
                </w:rPrChange>
              </w:rPr>
            </w:pPr>
            <w:r w:rsidRPr="00E02554">
              <w:rPr>
                <w:rFonts w:cs="Calibri"/>
                <w:color w:val="000000"/>
                <w:rPrChange w:id="2597"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2598"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599"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2600"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2601"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r w:rsidRPr="00E02554">
              <w:rPr>
                <w:rFonts w:cs="Calibri"/>
                <w:color w:val="000000"/>
                <w:rPrChange w:id="2602" w:author="Gabriel Correa" w:date="2015-08-25T14:24:00Z">
                  <w:rPr>
                    <w:rFonts w:ascii="Calibri" w:eastAsiaTheme="majorEastAsia" w:hAnsi="Calibri" w:cs="Calibri"/>
                    <w:b/>
                    <w:bCs/>
                    <w:color w:val="000000"/>
                    <w:sz w:val="26"/>
                    <w:szCs w:val="26"/>
                  </w:rPr>
                </w:rPrChange>
              </w:rPr>
              <w:t>DMNBtext</w:t>
            </w:r>
          </w:p>
        </w:tc>
        <w:tc>
          <w:tcPr>
            <w:tcW w:w="1411" w:type="dxa"/>
            <w:vAlign w:val="bottom"/>
          </w:tcPr>
          <w:p w:rsidR="00EE2482" w:rsidRPr="00E02554" w:rsidRDefault="00EE2482" w:rsidP="00B10007">
            <w:pPr>
              <w:rPr>
                <w:rFonts w:cs="Calibri"/>
                <w:color w:val="000000"/>
                <w:rPrChange w:id="2603" w:author="Gabriel Correa" w:date="2015-08-25T14:24:00Z">
                  <w:rPr>
                    <w:rFonts w:ascii="Calibri" w:hAnsi="Calibri" w:cs="Calibri"/>
                    <w:color w:val="000000"/>
                  </w:rPr>
                </w:rPrChange>
              </w:rPr>
            </w:pPr>
            <w:r w:rsidRPr="00E02554">
              <w:rPr>
                <w:rFonts w:cs="Calibri"/>
                <w:color w:val="000000"/>
                <w:rPrChange w:id="2604"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2605"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606"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2607"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608"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r w:rsidRPr="00E02554">
              <w:rPr>
                <w:rFonts w:cs="Calibri"/>
                <w:color w:val="000000"/>
                <w:rPrChange w:id="2609" w:author="Gabriel Correa" w:date="2015-08-25T14:24:00Z">
                  <w:rPr>
                    <w:rFonts w:ascii="Calibri" w:eastAsiaTheme="majorEastAsia" w:hAnsi="Calibri" w:cs="Calibri"/>
                    <w:b/>
                    <w:bCs/>
                    <w:color w:val="000000"/>
                    <w:sz w:val="26"/>
                    <w:szCs w:val="26"/>
                  </w:rPr>
                </w:rPrChange>
              </w:rPr>
              <w:t>NaiveBayes</w:t>
            </w:r>
          </w:p>
        </w:tc>
        <w:tc>
          <w:tcPr>
            <w:tcW w:w="1411" w:type="dxa"/>
            <w:vAlign w:val="bottom"/>
          </w:tcPr>
          <w:p w:rsidR="00EE2482" w:rsidRPr="00E02554" w:rsidRDefault="00EE2482" w:rsidP="00B10007">
            <w:pPr>
              <w:rPr>
                <w:rFonts w:cs="Calibri"/>
                <w:color w:val="000000"/>
                <w:rPrChange w:id="2610" w:author="Gabriel Correa" w:date="2015-08-25T14:24:00Z">
                  <w:rPr>
                    <w:rFonts w:ascii="Calibri" w:hAnsi="Calibri" w:cs="Calibri"/>
                    <w:color w:val="000000"/>
                  </w:rPr>
                </w:rPrChange>
              </w:rPr>
            </w:pPr>
            <w:r w:rsidRPr="00E02554">
              <w:rPr>
                <w:rFonts w:cs="Calibri"/>
                <w:color w:val="000000"/>
                <w:rPrChange w:id="2611"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2612"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613"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2614"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2615"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r w:rsidRPr="00E02554">
              <w:rPr>
                <w:rFonts w:cs="Calibri"/>
                <w:color w:val="000000"/>
                <w:rPrChange w:id="2616" w:author="Gabriel Correa" w:date="2015-08-25T14:24:00Z">
                  <w:rPr>
                    <w:rFonts w:ascii="Calibri" w:eastAsiaTheme="majorEastAsia" w:hAnsi="Calibri" w:cs="Calibri"/>
                    <w:b/>
                    <w:bCs/>
                    <w:color w:val="000000"/>
                    <w:sz w:val="26"/>
                    <w:szCs w:val="26"/>
                  </w:rPr>
                </w:rPrChange>
              </w:rPr>
              <w:t>NaiveBayesMultinomial</w:t>
            </w:r>
          </w:p>
        </w:tc>
        <w:tc>
          <w:tcPr>
            <w:tcW w:w="1411" w:type="dxa"/>
            <w:vAlign w:val="bottom"/>
          </w:tcPr>
          <w:p w:rsidR="00EE2482" w:rsidRPr="00E02554" w:rsidRDefault="00EE2482" w:rsidP="00B10007">
            <w:pPr>
              <w:rPr>
                <w:rFonts w:cs="Calibri"/>
                <w:color w:val="000000"/>
                <w:rPrChange w:id="2617" w:author="Gabriel Correa" w:date="2015-08-25T14:24:00Z">
                  <w:rPr>
                    <w:rFonts w:ascii="Calibri" w:hAnsi="Calibri" w:cs="Calibri"/>
                    <w:color w:val="000000"/>
                  </w:rPr>
                </w:rPrChange>
              </w:rPr>
            </w:pPr>
            <w:r w:rsidRPr="00E02554">
              <w:rPr>
                <w:rFonts w:cs="Calibri"/>
                <w:color w:val="000000"/>
                <w:rPrChange w:id="2618"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2619"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620"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2621"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2622"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r w:rsidRPr="00E02554">
              <w:rPr>
                <w:rFonts w:cs="Calibri"/>
                <w:color w:val="000000"/>
                <w:rPrChange w:id="2623" w:author="Gabriel Correa" w:date="2015-08-25T14:24:00Z">
                  <w:rPr>
                    <w:rFonts w:ascii="Calibri" w:eastAsiaTheme="majorEastAsia" w:hAnsi="Calibri" w:cs="Calibri"/>
                    <w:b/>
                    <w:bCs/>
                    <w:color w:val="000000"/>
                    <w:sz w:val="26"/>
                    <w:szCs w:val="26"/>
                  </w:rPr>
                </w:rPrChange>
              </w:rPr>
              <w:t>BayesianLogisticRegresion</w:t>
            </w:r>
          </w:p>
        </w:tc>
        <w:tc>
          <w:tcPr>
            <w:tcW w:w="1411" w:type="dxa"/>
            <w:vAlign w:val="bottom"/>
          </w:tcPr>
          <w:p w:rsidR="00EE2482" w:rsidRPr="00E02554" w:rsidRDefault="00EE2482" w:rsidP="00B10007">
            <w:pPr>
              <w:rPr>
                <w:rFonts w:cs="Calibri"/>
                <w:color w:val="000000"/>
                <w:rPrChange w:id="2624" w:author="Gabriel Correa" w:date="2015-08-25T14:24:00Z">
                  <w:rPr>
                    <w:rFonts w:ascii="Calibri" w:hAnsi="Calibri" w:cs="Calibri"/>
                    <w:color w:val="000000"/>
                  </w:rPr>
                </w:rPrChange>
              </w:rPr>
            </w:pPr>
            <w:r w:rsidRPr="00E02554">
              <w:rPr>
                <w:rFonts w:cs="Calibri"/>
                <w:color w:val="000000"/>
                <w:rPrChange w:id="2625"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2626"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627"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2628"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629"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2630"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2631" w:author="Gabriel Correa" w:date="2015-08-25T14:24:00Z">
                  <w:rPr>
                    <w:rFonts w:ascii="Calibri" w:hAnsi="Calibri" w:cs="Calibri"/>
                    <w:color w:val="000000"/>
                  </w:rPr>
                </w:rPrChange>
              </w:rPr>
            </w:pPr>
            <w:r w:rsidRPr="00E02554">
              <w:rPr>
                <w:rFonts w:cs="Calibri"/>
                <w:color w:val="000000"/>
                <w:rPrChange w:id="2632"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633"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2634"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263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636"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r w:rsidRPr="00E02554">
              <w:rPr>
                <w:rFonts w:cs="Calibri"/>
                <w:color w:val="000000"/>
                <w:rPrChange w:id="2637" w:author="Gabriel Correa" w:date="2015-08-25T14:24:00Z">
                  <w:rPr>
                    <w:rFonts w:ascii="Calibri" w:eastAsiaTheme="majorEastAsia" w:hAnsi="Calibri" w:cs="Calibri"/>
                    <w:b/>
                    <w:bCs/>
                    <w:color w:val="000000"/>
                    <w:sz w:val="26"/>
                    <w:szCs w:val="26"/>
                  </w:rPr>
                </w:rPrChange>
              </w:rPr>
              <w:t>RandomForest</w:t>
            </w:r>
          </w:p>
        </w:tc>
        <w:tc>
          <w:tcPr>
            <w:tcW w:w="1411" w:type="dxa"/>
            <w:vAlign w:val="bottom"/>
          </w:tcPr>
          <w:p w:rsidR="00EE2482" w:rsidRPr="00E02554" w:rsidRDefault="00EE2482" w:rsidP="00B10007">
            <w:pPr>
              <w:rPr>
                <w:rFonts w:cs="Calibri"/>
                <w:color w:val="000000"/>
                <w:rPrChange w:id="2638" w:author="Gabriel Correa" w:date="2015-08-25T14:24:00Z">
                  <w:rPr>
                    <w:rFonts w:ascii="Calibri" w:hAnsi="Calibri" w:cs="Calibri"/>
                    <w:color w:val="000000"/>
                  </w:rPr>
                </w:rPrChange>
              </w:rPr>
            </w:pPr>
            <w:r w:rsidRPr="00E02554">
              <w:rPr>
                <w:rFonts w:cs="Calibri"/>
                <w:color w:val="000000"/>
                <w:rPrChange w:id="2639"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640"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641"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2642"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2643"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r w:rsidRPr="00E02554">
              <w:rPr>
                <w:rFonts w:cs="Calibri"/>
                <w:color w:val="000000"/>
                <w:rPrChange w:id="2644" w:author="Gabriel Correa" w:date="2015-08-25T14:24:00Z">
                  <w:rPr>
                    <w:rFonts w:ascii="Calibri" w:eastAsiaTheme="majorEastAsia" w:hAnsi="Calibri" w:cs="Calibri"/>
                    <w:b/>
                    <w:bCs/>
                    <w:color w:val="000000"/>
                    <w:sz w:val="26"/>
                    <w:szCs w:val="26"/>
                  </w:rPr>
                </w:rPrChange>
              </w:rPr>
              <w:t>OneR</w:t>
            </w:r>
          </w:p>
        </w:tc>
        <w:tc>
          <w:tcPr>
            <w:tcW w:w="1411" w:type="dxa"/>
            <w:vAlign w:val="bottom"/>
          </w:tcPr>
          <w:p w:rsidR="00EE2482" w:rsidRPr="00E02554" w:rsidRDefault="00EE2482" w:rsidP="00B10007">
            <w:pPr>
              <w:rPr>
                <w:rFonts w:cs="Calibri"/>
                <w:color w:val="000000"/>
                <w:rPrChange w:id="2645" w:author="Gabriel Correa" w:date="2015-08-25T14:24:00Z">
                  <w:rPr>
                    <w:rFonts w:ascii="Calibri" w:hAnsi="Calibri" w:cs="Calibri"/>
                    <w:color w:val="000000"/>
                  </w:rPr>
                </w:rPrChange>
              </w:rPr>
            </w:pPr>
            <w:r w:rsidRPr="00E02554">
              <w:rPr>
                <w:rFonts w:cs="Calibri"/>
                <w:color w:val="000000"/>
                <w:rPrChange w:id="2646"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2647"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648"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2649"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2650"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r w:rsidRPr="00E02554">
              <w:rPr>
                <w:rFonts w:cs="Calibri"/>
                <w:color w:val="000000"/>
                <w:rPrChange w:id="2651" w:author="Gabriel Correa" w:date="2015-08-25T14:24:00Z">
                  <w:rPr>
                    <w:rFonts w:ascii="Calibri" w:eastAsiaTheme="majorEastAsia" w:hAnsi="Calibri" w:cs="Calibri"/>
                    <w:b/>
                    <w:bCs/>
                    <w:color w:val="000000"/>
                    <w:sz w:val="26"/>
                    <w:szCs w:val="26"/>
                  </w:rPr>
                </w:rPrChange>
              </w:rPr>
              <w:t>LibSVM</w:t>
            </w:r>
          </w:p>
        </w:tc>
        <w:tc>
          <w:tcPr>
            <w:tcW w:w="1411" w:type="dxa"/>
            <w:vAlign w:val="bottom"/>
          </w:tcPr>
          <w:p w:rsidR="00EE2482" w:rsidRPr="00415C0C" w:rsidRDefault="00EE2482" w:rsidP="00B10007">
            <w:pPr>
              <w:rPr>
                <w:rFonts w:cs="Calibri"/>
                <w:b/>
                <w:color w:val="000000"/>
                <w:rPrChange w:id="2652" w:author="Gabriel Correa" w:date="2015-08-26T03:25:00Z">
                  <w:rPr>
                    <w:rFonts w:ascii="Calibri" w:hAnsi="Calibri" w:cs="Calibri"/>
                    <w:color w:val="000000"/>
                  </w:rPr>
                </w:rPrChange>
              </w:rPr>
            </w:pPr>
            <w:r w:rsidRPr="00415C0C">
              <w:rPr>
                <w:rFonts w:cs="Calibri"/>
                <w:b/>
                <w:color w:val="000000"/>
                <w:rPrChange w:id="2653"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654" w:author="Gabriel Correa" w:date="2015-08-26T03:25:00Z">
                  <w:rPr/>
                </w:rPrChange>
              </w:rPr>
            </w:pPr>
            <w:r w:rsidRPr="00415C0C">
              <w:rPr>
                <w:rFonts w:cs="Calibri"/>
                <w:b/>
                <w:color w:val="000000"/>
                <w:rPrChange w:id="2655"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656"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657"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658"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659"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2660" w:author="Gabriel Correa" w:date="2015-08-26T03:25:00Z">
                  <w:rPr>
                    <w:rFonts w:ascii="Calibri" w:hAnsi="Calibri" w:cs="Calibri"/>
                    <w:color w:val="000000"/>
                  </w:rPr>
                </w:rPrChange>
              </w:rPr>
            </w:pPr>
            <w:r w:rsidRPr="00415C0C">
              <w:rPr>
                <w:rFonts w:cs="Calibri"/>
                <w:b/>
                <w:color w:val="000000"/>
                <w:rPrChange w:id="2661"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662" w:author="Gabriel Correa" w:date="2015-08-26T03:25:00Z">
                  <w:rPr/>
                </w:rPrChange>
              </w:rPr>
            </w:pPr>
            <w:r w:rsidRPr="00415C0C">
              <w:rPr>
                <w:rFonts w:cs="Calibri"/>
                <w:b/>
                <w:color w:val="000000"/>
                <w:rPrChange w:id="2663"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664"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66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666"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667"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2668" w:author="Gabriel Correa" w:date="2015-08-26T03:25:00Z">
                  <w:rPr>
                    <w:rFonts w:ascii="Calibri" w:hAnsi="Calibri" w:cs="Calibri"/>
                    <w:color w:val="000000"/>
                  </w:rPr>
                </w:rPrChange>
              </w:rPr>
            </w:pPr>
            <w:r w:rsidRPr="00415C0C">
              <w:rPr>
                <w:rFonts w:cs="Calibri"/>
                <w:b/>
                <w:color w:val="000000"/>
                <w:rPrChange w:id="2669"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670" w:author="Gabriel Correa" w:date="2015-08-26T03:25:00Z">
                  <w:rPr/>
                </w:rPrChange>
              </w:rPr>
            </w:pPr>
            <w:r w:rsidRPr="00415C0C">
              <w:rPr>
                <w:rFonts w:cs="Calibri"/>
                <w:b/>
                <w:color w:val="000000"/>
                <w:rPrChange w:id="2671"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2672"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2673"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2674"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LibSVM,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r w:rsidRPr="00E02554">
        <w:rPr>
          <w:i/>
        </w:rPr>
        <w:t>recall</w:t>
      </w:r>
      <w:r w:rsidRPr="00E02554">
        <w:t>. Esto resulta en que los mejores para este propósito son nuevamente J48, SMO y LibSVM, pero notemos que Naive Bayes sube 4to lugar, PART sube a 5to lugar y por otra parte OneR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204187">
        <w:tc>
          <w:tcPr>
            <w:tcW w:w="2561" w:type="dxa"/>
            <w:vAlign w:val="center"/>
          </w:tcPr>
          <w:p w:rsidR="00204187" w:rsidRPr="00E02554" w:rsidRDefault="00204187" w:rsidP="00204187">
            <w:pPr>
              <w:rPr>
                <w:rFonts w:cs="Calibri"/>
                <w:color w:val="000000"/>
                <w:rPrChange w:id="2675" w:author="Gabriel Correa" w:date="2015-08-25T14:24:00Z">
                  <w:rPr>
                    <w:rFonts w:ascii="Calibri" w:hAnsi="Calibri" w:cs="Calibri"/>
                    <w:color w:val="000000"/>
                  </w:rPr>
                </w:rPrChange>
              </w:rPr>
            </w:pPr>
            <w:r w:rsidRPr="00E02554">
              <w:rPr>
                <w:rFonts w:cs="Calibri"/>
                <w:color w:val="000000"/>
                <w:rPrChange w:id="2676" w:author="Gabriel Correa" w:date="2015-08-25T14:24:00Z">
                  <w:rPr>
                    <w:rFonts w:ascii="Calibri" w:eastAsiaTheme="majorEastAsia" w:hAnsi="Calibri" w:cs="Calibri"/>
                    <w:b/>
                    <w:bCs/>
                    <w:color w:val="000000"/>
                    <w:sz w:val="26"/>
                    <w:szCs w:val="26"/>
                  </w:rPr>
                </w:rPrChange>
              </w:rPr>
              <w:t>ZeroR</w:t>
            </w:r>
          </w:p>
        </w:tc>
        <w:tc>
          <w:tcPr>
            <w:tcW w:w="1411" w:type="dxa"/>
            <w:vAlign w:val="center"/>
          </w:tcPr>
          <w:p w:rsidR="00204187" w:rsidRPr="00E02554" w:rsidRDefault="00204187" w:rsidP="00204187">
            <w:pPr>
              <w:rPr>
                <w:rFonts w:cs="Calibri"/>
                <w:color w:val="000000"/>
                <w:rPrChange w:id="2677" w:author="Gabriel Correa" w:date="2015-08-25T14:24:00Z">
                  <w:rPr>
                    <w:rFonts w:ascii="Calibri" w:hAnsi="Calibri" w:cs="Calibri"/>
                    <w:color w:val="000000"/>
                  </w:rPr>
                </w:rPrChange>
              </w:rPr>
            </w:pPr>
            <w:r w:rsidRPr="00E02554">
              <w:rPr>
                <w:rFonts w:cs="Calibri"/>
                <w:color w:val="000000"/>
                <w:rPrChange w:id="2678"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2679" w:author="Gabriel Correa" w:date="2015-08-25T14:24:00Z">
                  <w:rPr>
                    <w:rFonts w:ascii="Calibri" w:hAnsi="Calibri" w:cs="Calibri"/>
                    <w:color w:val="000000"/>
                  </w:rPr>
                </w:rPrChange>
              </w:rPr>
            </w:pPr>
            <w:r w:rsidRPr="00E02554">
              <w:rPr>
                <w:rFonts w:cs="Calibri"/>
                <w:color w:val="000000"/>
                <w:rPrChange w:id="2680"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2681" w:author="Gabriel Correa" w:date="2015-08-25T14:24:00Z">
                  <w:rPr>
                    <w:rFonts w:ascii="Calibri" w:hAnsi="Calibri" w:cs="Calibri"/>
                    <w:color w:val="000000"/>
                  </w:rPr>
                </w:rPrChange>
              </w:rPr>
            </w:pPr>
            <w:r w:rsidRPr="00E02554">
              <w:rPr>
                <w:rFonts w:cs="Calibri"/>
                <w:color w:val="000000"/>
                <w:rPrChange w:id="2682"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2683" w:author="Gabriel Correa" w:date="2015-08-25T14:24:00Z">
                  <w:rPr>
                    <w:rFonts w:ascii="Calibri" w:hAnsi="Calibri" w:cs="Calibri"/>
                    <w:color w:val="000000"/>
                  </w:rPr>
                </w:rPrChange>
              </w:rPr>
            </w:pPr>
            <w:r w:rsidRPr="00E02554">
              <w:rPr>
                <w:rFonts w:cs="Calibri"/>
                <w:color w:val="000000"/>
                <w:rPrChange w:id="2684"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2685" w:author="Gabriel Correa" w:date="2015-08-25T14:24:00Z">
                  <w:rPr>
                    <w:rFonts w:ascii="Calibri" w:hAnsi="Calibri" w:cs="Calibri"/>
                    <w:color w:val="000000"/>
                  </w:rPr>
                </w:rPrChange>
              </w:rPr>
            </w:pPr>
            <w:r w:rsidRPr="00E02554">
              <w:rPr>
                <w:rFonts w:cs="Calibri"/>
                <w:color w:val="000000"/>
                <w:rPrChange w:id="2686"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2687" w:author="Gabriel Correa" w:date="2015-08-25T14:24:00Z">
                  <w:rPr>
                    <w:rFonts w:ascii="Calibri" w:hAnsi="Calibri" w:cs="Calibri"/>
                    <w:color w:val="000000"/>
                  </w:rPr>
                </w:rPrChange>
              </w:rPr>
            </w:pPr>
            <w:r w:rsidRPr="00E02554">
              <w:rPr>
                <w:rFonts w:cs="Calibri"/>
                <w:color w:val="000000"/>
                <w:rPrChange w:id="2688"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2689" w:author="Gabriel Correa" w:date="2015-08-25T14:24:00Z">
                  <w:rPr>
                    <w:rFonts w:ascii="Calibri" w:hAnsi="Calibri" w:cs="Calibri"/>
                    <w:color w:val="000000"/>
                  </w:rPr>
                </w:rPrChange>
              </w:rPr>
            </w:pPr>
            <w:r w:rsidRPr="00E02554">
              <w:rPr>
                <w:rFonts w:cs="Calibri"/>
                <w:color w:val="000000"/>
                <w:rPrChange w:id="2690"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2691" w:author="Gabriel Correa" w:date="2015-08-25T14:24:00Z">
                  <w:rPr>
                    <w:rFonts w:ascii="Calibri" w:hAnsi="Calibri" w:cs="Calibri"/>
                    <w:color w:val="000000"/>
                  </w:rPr>
                </w:rPrChange>
              </w:rPr>
            </w:pPr>
            <w:r w:rsidRPr="00E02554">
              <w:rPr>
                <w:rFonts w:cs="Calibri"/>
                <w:color w:val="000000"/>
                <w:rPrChange w:id="2692"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693" w:author="Gabriel Correa" w:date="2015-08-25T14:24:00Z">
                  <w:rPr>
                    <w:rFonts w:ascii="Calibri" w:hAnsi="Calibri" w:cs="Calibri"/>
                    <w:color w:val="000000"/>
                  </w:rPr>
                </w:rPrChange>
              </w:rPr>
            </w:pPr>
            <w:r w:rsidRPr="00E02554">
              <w:rPr>
                <w:rFonts w:cs="Calibri"/>
                <w:color w:val="000000"/>
                <w:rPrChange w:id="2694"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2695" w:author="Gabriel Correa" w:date="2015-08-25T14:24:00Z">
                  <w:rPr>
                    <w:rFonts w:ascii="Calibri" w:hAnsi="Calibri" w:cs="Calibri"/>
                    <w:color w:val="000000"/>
                  </w:rPr>
                </w:rPrChange>
              </w:rPr>
            </w:pPr>
            <w:r w:rsidRPr="00E02554">
              <w:rPr>
                <w:rFonts w:cs="Calibri"/>
                <w:color w:val="000000"/>
                <w:rPrChange w:id="2696"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2697" w:author="Gabriel Correa" w:date="2015-08-25T14:24:00Z">
                  <w:rPr>
                    <w:rFonts w:ascii="Calibri" w:hAnsi="Calibri" w:cs="Calibri"/>
                    <w:color w:val="000000"/>
                  </w:rPr>
                </w:rPrChange>
              </w:rPr>
            </w:pPr>
            <w:r w:rsidRPr="00E02554">
              <w:rPr>
                <w:rFonts w:cs="Calibri"/>
                <w:color w:val="000000"/>
                <w:rPrChange w:id="2698"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2699" w:author="Gabriel Correa" w:date="2015-08-25T14:24:00Z">
                  <w:rPr>
                    <w:rFonts w:ascii="Calibri" w:hAnsi="Calibri" w:cs="Calibri"/>
                    <w:color w:val="000000"/>
                  </w:rPr>
                </w:rPrChange>
              </w:rPr>
            </w:pPr>
            <w:r w:rsidRPr="00E02554">
              <w:rPr>
                <w:rFonts w:cs="Calibri"/>
                <w:color w:val="000000"/>
                <w:rPrChange w:id="2700" w:author="Gabriel Correa" w:date="2015-08-25T14:24:00Z">
                  <w:rPr>
                    <w:rFonts w:ascii="Calibri" w:eastAsiaTheme="majorEastAsia" w:hAnsi="Calibri" w:cs="Calibri"/>
                    <w:b/>
                    <w:bCs/>
                    <w:color w:val="000000"/>
                    <w:sz w:val="26"/>
                    <w:szCs w:val="26"/>
                  </w:rPr>
                </w:rPrChange>
              </w:rPr>
              <w:t>DMNBtext</w:t>
            </w:r>
          </w:p>
        </w:tc>
        <w:tc>
          <w:tcPr>
            <w:tcW w:w="1411" w:type="dxa"/>
            <w:vAlign w:val="center"/>
          </w:tcPr>
          <w:p w:rsidR="00204187" w:rsidRPr="00E02554" w:rsidRDefault="00204187" w:rsidP="00204187">
            <w:pPr>
              <w:rPr>
                <w:rFonts w:cs="Calibri"/>
                <w:color w:val="000000"/>
                <w:rPrChange w:id="2701" w:author="Gabriel Correa" w:date="2015-08-25T14:24:00Z">
                  <w:rPr>
                    <w:rFonts w:ascii="Calibri" w:hAnsi="Calibri" w:cs="Calibri"/>
                    <w:color w:val="000000"/>
                  </w:rPr>
                </w:rPrChange>
              </w:rPr>
            </w:pPr>
            <w:r w:rsidRPr="00E02554">
              <w:rPr>
                <w:rFonts w:cs="Calibri"/>
                <w:color w:val="000000"/>
                <w:rPrChange w:id="2702"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2703" w:author="Gabriel Correa" w:date="2015-08-25T14:24:00Z">
                  <w:rPr>
                    <w:rFonts w:ascii="Calibri" w:hAnsi="Calibri" w:cs="Calibri"/>
                    <w:color w:val="000000"/>
                  </w:rPr>
                </w:rPrChange>
              </w:rPr>
            </w:pPr>
            <w:r w:rsidRPr="00E02554">
              <w:rPr>
                <w:rFonts w:cs="Calibri"/>
                <w:color w:val="000000"/>
                <w:rPrChange w:id="2704"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705" w:author="Gabriel Correa" w:date="2015-08-25T14:24:00Z">
                  <w:rPr>
                    <w:rFonts w:ascii="Calibri" w:hAnsi="Calibri" w:cs="Calibri"/>
                    <w:color w:val="000000"/>
                  </w:rPr>
                </w:rPrChange>
              </w:rPr>
            </w:pPr>
            <w:r w:rsidRPr="00E02554">
              <w:rPr>
                <w:rFonts w:cs="Calibri"/>
                <w:color w:val="000000"/>
                <w:rPrChange w:id="2706"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2707" w:author="Gabriel Correa" w:date="2015-08-25T14:24:00Z">
                  <w:rPr>
                    <w:rFonts w:ascii="Calibri" w:hAnsi="Calibri" w:cs="Calibri"/>
                    <w:color w:val="000000"/>
                  </w:rPr>
                </w:rPrChange>
              </w:rPr>
            </w:pPr>
            <w:r w:rsidRPr="00E02554">
              <w:rPr>
                <w:rFonts w:cs="Calibri"/>
                <w:color w:val="000000"/>
                <w:rPrChange w:id="2708"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709" w:author="Gabriel Correa" w:date="2015-08-25T14:24:00Z">
                  <w:rPr>
                    <w:rFonts w:ascii="Calibri" w:hAnsi="Calibri" w:cs="Calibri"/>
                    <w:color w:val="000000"/>
                  </w:rPr>
                </w:rPrChange>
              </w:rPr>
            </w:pPr>
            <w:r w:rsidRPr="00E02554">
              <w:rPr>
                <w:rFonts w:cs="Calibri"/>
                <w:color w:val="000000"/>
                <w:rPrChange w:id="2710"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711" w:author="Gabriel Correa" w:date="2015-08-25T14:24:00Z">
                  <w:rPr>
                    <w:rFonts w:ascii="Calibri" w:hAnsi="Calibri" w:cs="Calibri"/>
                    <w:color w:val="000000"/>
                  </w:rPr>
                </w:rPrChange>
              </w:rPr>
            </w:pPr>
            <w:r w:rsidRPr="00E02554">
              <w:rPr>
                <w:rFonts w:cs="Calibri"/>
                <w:color w:val="000000"/>
                <w:rPrChange w:id="2712" w:author="Gabriel Correa" w:date="2015-08-25T14:24:00Z">
                  <w:rPr>
                    <w:rFonts w:ascii="Calibri" w:eastAsiaTheme="majorEastAsia" w:hAnsi="Calibri" w:cs="Calibri"/>
                    <w:b/>
                    <w:bCs/>
                    <w:color w:val="000000"/>
                    <w:sz w:val="26"/>
                    <w:szCs w:val="26"/>
                  </w:rPr>
                </w:rPrChange>
              </w:rPr>
              <w:t>NaiveBayesMultinomial</w:t>
            </w:r>
          </w:p>
        </w:tc>
        <w:tc>
          <w:tcPr>
            <w:tcW w:w="1411" w:type="dxa"/>
            <w:vAlign w:val="center"/>
          </w:tcPr>
          <w:p w:rsidR="00204187" w:rsidRPr="00E02554" w:rsidRDefault="00204187" w:rsidP="00204187">
            <w:pPr>
              <w:rPr>
                <w:rFonts w:cs="Calibri"/>
                <w:color w:val="000000"/>
                <w:rPrChange w:id="2713" w:author="Gabriel Correa" w:date="2015-08-25T14:24:00Z">
                  <w:rPr>
                    <w:rFonts w:ascii="Calibri" w:hAnsi="Calibri" w:cs="Calibri"/>
                    <w:color w:val="000000"/>
                  </w:rPr>
                </w:rPrChange>
              </w:rPr>
            </w:pPr>
            <w:r w:rsidRPr="00E02554">
              <w:rPr>
                <w:rFonts w:cs="Calibri"/>
                <w:color w:val="000000"/>
                <w:rPrChange w:id="2714"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2715" w:author="Gabriel Correa" w:date="2015-08-25T14:24:00Z">
                  <w:rPr>
                    <w:rFonts w:ascii="Calibri" w:hAnsi="Calibri" w:cs="Calibri"/>
                    <w:color w:val="000000"/>
                  </w:rPr>
                </w:rPrChange>
              </w:rPr>
            </w:pPr>
            <w:r w:rsidRPr="00E02554">
              <w:rPr>
                <w:rFonts w:cs="Calibri"/>
                <w:color w:val="000000"/>
                <w:rPrChange w:id="2716"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717" w:author="Gabriel Correa" w:date="2015-08-25T14:24:00Z">
                  <w:rPr>
                    <w:rFonts w:ascii="Calibri" w:hAnsi="Calibri" w:cs="Calibri"/>
                    <w:color w:val="000000"/>
                  </w:rPr>
                </w:rPrChange>
              </w:rPr>
            </w:pPr>
            <w:r w:rsidRPr="00E02554">
              <w:rPr>
                <w:rFonts w:cs="Calibri"/>
                <w:color w:val="000000"/>
                <w:rPrChange w:id="2718"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2719" w:author="Gabriel Correa" w:date="2015-08-25T14:24:00Z">
                  <w:rPr>
                    <w:rFonts w:ascii="Calibri" w:hAnsi="Calibri" w:cs="Calibri"/>
                    <w:color w:val="000000"/>
                  </w:rPr>
                </w:rPrChange>
              </w:rPr>
            </w:pPr>
            <w:r w:rsidRPr="00E02554">
              <w:rPr>
                <w:rFonts w:cs="Calibri"/>
                <w:color w:val="000000"/>
                <w:rPrChange w:id="2720"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2721" w:author="Gabriel Correa" w:date="2015-08-25T14:24:00Z">
                  <w:rPr>
                    <w:rFonts w:ascii="Calibri" w:hAnsi="Calibri" w:cs="Calibri"/>
                    <w:color w:val="000000"/>
                  </w:rPr>
                </w:rPrChange>
              </w:rPr>
            </w:pPr>
            <w:r w:rsidRPr="00E02554">
              <w:rPr>
                <w:rFonts w:cs="Calibri"/>
                <w:color w:val="000000"/>
                <w:rPrChange w:id="2722"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723" w:author="Gabriel Correa" w:date="2015-08-25T14:24:00Z">
                  <w:rPr>
                    <w:rFonts w:ascii="Calibri" w:hAnsi="Calibri" w:cs="Calibri"/>
                    <w:color w:val="000000"/>
                  </w:rPr>
                </w:rPrChange>
              </w:rPr>
            </w:pPr>
            <w:r w:rsidRPr="00E02554">
              <w:rPr>
                <w:rFonts w:cs="Calibri"/>
                <w:color w:val="000000"/>
                <w:rPrChange w:id="2724" w:author="Gabriel Correa" w:date="2015-08-25T14:24:00Z">
                  <w:rPr>
                    <w:rFonts w:ascii="Calibri" w:eastAsiaTheme="majorEastAsia" w:hAnsi="Calibri" w:cs="Calibri"/>
                    <w:b/>
                    <w:bCs/>
                    <w:color w:val="000000"/>
                    <w:sz w:val="26"/>
                    <w:szCs w:val="26"/>
                  </w:rPr>
                </w:rPrChange>
              </w:rPr>
              <w:t>OneR</w:t>
            </w:r>
          </w:p>
        </w:tc>
        <w:tc>
          <w:tcPr>
            <w:tcW w:w="1411" w:type="dxa"/>
            <w:vAlign w:val="center"/>
          </w:tcPr>
          <w:p w:rsidR="00204187" w:rsidRPr="00E02554" w:rsidRDefault="00204187" w:rsidP="00204187">
            <w:pPr>
              <w:rPr>
                <w:rFonts w:cs="Calibri"/>
                <w:color w:val="000000"/>
                <w:rPrChange w:id="2725" w:author="Gabriel Correa" w:date="2015-08-25T14:24:00Z">
                  <w:rPr>
                    <w:rFonts w:ascii="Calibri" w:hAnsi="Calibri" w:cs="Calibri"/>
                    <w:color w:val="000000"/>
                  </w:rPr>
                </w:rPrChange>
              </w:rPr>
            </w:pPr>
            <w:r w:rsidRPr="00E02554">
              <w:rPr>
                <w:rFonts w:cs="Calibri"/>
                <w:color w:val="000000"/>
                <w:rPrChange w:id="2726"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2727" w:author="Gabriel Correa" w:date="2015-08-25T14:24:00Z">
                  <w:rPr>
                    <w:rFonts w:ascii="Calibri" w:hAnsi="Calibri" w:cs="Calibri"/>
                    <w:color w:val="000000"/>
                  </w:rPr>
                </w:rPrChange>
              </w:rPr>
            </w:pPr>
            <w:r w:rsidRPr="00E02554">
              <w:rPr>
                <w:rFonts w:cs="Calibri"/>
                <w:color w:val="000000"/>
                <w:rPrChange w:id="2728"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729" w:author="Gabriel Correa" w:date="2015-08-25T14:24:00Z">
                  <w:rPr>
                    <w:rFonts w:ascii="Calibri" w:hAnsi="Calibri" w:cs="Calibri"/>
                    <w:color w:val="000000"/>
                  </w:rPr>
                </w:rPrChange>
              </w:rPr>
            </w:pPr>
            <w:r w:rsidRPr="00E02554">
              <w:rPr>
                <w:rFonts w:cs="Calibri"/>
                <w:color w:val="000000"/>
                <w:rPrChange w:id="2730"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2731" w:author="Gabriel Correa" w:date="2015-08-25T14:24:00Z">
                  <w:rPr>
                    <w:rFonts w:ascii="Calibri" w:hAnsi="Calibri" w:cs="Calibri"/>
                    <w:color w:val="000000"/>
                  </w:rPr>
                </w:rPrChange>
              </w:rPr>
            </w:pPr>
            <w:r w:rsidRPr="00E02554">
              <w:rPr>
                <w:rFonts w:cs="Calibri"/>
                <w:color w:val="000000"/>
                <w:rPrChange w:id="2732"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2733" w:author="Gabriel Correa" w:date="2015-08-25T14:24:00Z">
                  <w:rPr>
                    <w:rFonts w:ascii="Calibri" w:hAnsi="Calibri" w:cs="Calibri"/>
                    <w:color w:val="000000"/>
                  </w:rPr>
                </w:rPrChange>
              </w:rPr>
            </w:pPr>
            <w:r w:rsidRPr="00E02554">
              <w:rPr>
                <w:rFonts w:cs="Calibri"/>
                <w:color w:val="000000"/>
                <w:rPrChange w:id="2734"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2735" w:author="Gabriel Correa" w:date="2015-08-25T14:24:00Z">
                  <w:rPr>
                    <w:rFonts w:ascii="Calibri" w:hAnsi="Calibri" w:cs="Calibri"/>
                    <w:color w:val="000000"/>
                  </w:rPr>
                </w:rPrChange>
              </w:rPr>
            </w:pPr>
            <w:r w:rsidRPr="00E02554">
              <w:rPr>
                <w:rFonts w:cs="Calibri"/>
                <w:color w:val="000000"/>
                <w:rPrChange w:id="2736" w:author="Gabriel Correa" w:date="2015-08-25T14:24:00Z">
                  <w:rPr>
                    <w:rFonts w:ascii="Calibri" w:eastAsiaTheme="majorEastAsia" w:hAnsi="Calibri" w:cs="Calibri"/>
                    <w:b/>
                    <w:bCs/>
                    <w:color w:val="000000"/>
                    <w:sz w:val="26"/>
                    <w:szCs w:val="26"/>
                  </w:rPr>
                </w:rPrChange>
              </w:rPr>
              <w:t>BayesianLogisticRegresion</w:t>
            </w:r>
          </w:p>
        </w:tc>
        <w:tc>
          <w:tcPr>
            <w:tcW w:w="1411" w:type="dxa"/>
            <w:vAlign w:val="center"/>
          </w:tcPr>
          <w:p w:rsidR="00204187" w:rsidRPr="00E02554" w:rsidRDefault="00204187" w:rsidP="00204187">
            <w:pPr>
              <w:rPr>
                <w:rFonts w:cs="Calibri"/>
                <w:color w:val="000000"/>
                <w:rPrChange w:id="2737" w:author="Gabriel Correa" w:date="2015-08-25T14:24:00Z">
                  <w:rPr>
                    <w:rFonts w:ascii="Calibri" w:hAnsi="Calibri" w:cs="Calibri"/>
                    <w:color w:val="000000"/>
                  </w:rPr>
                </w:rPrChange>
              </w:rPr>
            </w:pPr>
            <w:r w:rsidRPr="00E02554">
              <w:rPr>
                <w:rFonts w:cs="Calibri"/>
                <w:color w:val="000000"/>
                <w:rPrChange w:id="2738"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2739" w:author="Gabriel Correa" w:date="2015-08-25T14:24:00Z">
                  <w:rPr>
                    <w:rFonts w:ascii="Calibri" w:hAnsi="Calibri" w:cs="Calibri"/>
                    <w:color w:val="000000"/>
                  </w:rPr>
                </w:rPrChange>
              </w:rPr>
            </w:pPr>
            <w:r w:rsidRPr="00E02554">
              <w:rPr>
                <w:rFonts w:cs="Calibri"/>
                <w:color w:val="000000"/>
                <w:rPrChange w:id="2740"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741" w:author="Gabriel Correa" w:date="2015-08-25T14:24:00Z">
                  <w:rPr>
                    <w:rFonts w:ascii="Calibri" w:hAnsi="Calibri" w:cs="Calibri"/>
                    <w:color w:val="000000"/>
                  </w:rPr>
                </w:rPrChange>
              </w:rPr>
            </w:pPr>
            <w:r w:rsidRPr="00E02554">
              <w:rPr>
                <w:rFonts w:cs="Calibri"/>
                <w:color w:val="000000"/>
                <w:rPrChange w:id="2742"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2743" w:author="Gabriel Correa" w:date="2015-08-25T14:24:00Z">
                  <w:rPr>
                    <w:rFonts w:ascii="Calibri" w:hAnsi="Calibri" w:cs="Calibri"/>
                    <w:color w:val="000000"/>
                  </w:rPr>
                </w:rPrChange>
              </w:rPr>
            </w:pPr>
            <w:r w:rsidRPr="00E02554">
              <w:rPr>
                <w:rFonts w:cs="Calibri"/>
                <w:color w:val="000000"/>
                <w:rPrChange w:id="2744"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745" w:author="Gabriel Correa" w:date="2015-08-25T14:24:00Z">
                  <w:rPr>
                    <w:rFonts w:ascii="Calibri" w:hAnsi="Calibri" w:cs="Calibri"/>
                    <w:color w:val="000000"/>
                  </w:rPr>
                </w:rPrChange>
              </w:rPr>
            </w:pPr>
            <w:r w:rsidRPr="00E02554">
              <w:rPr>
                <w:rFonts w:cs="Calibri"/>
                <w:color w:val="000000"/>
                <w:rPrChange w:id="2746"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2747" w:author="Gabriel Correa" w:date="2015-08-25T14:24:00Z">
                  <w:rPr>
                    <w:rFonts w:ascii="Calibri" w:hAnsi="Calibri" w:cs="Calibri"/>
                    <w:color w:val="000000"/>
                  </w:rPr>
                </w:rPrChange>
              </w:rPr>
            </w:pPr>
            <w:r w:rsidRPr="00E02554">
              <w:rPr>
                <w:rFonts w:cs="Calibri"/>
                <w:color w:val="000000"/>
                <w:rPrChange w:id="2748" w:author="Gabriel Correa" w:date="2015-08-25T14:24:00Z">
                  <w:rPr>
                    <w:rFonts w:ascii="Calibri" w:eastAsiaTheme="majorEastAsia" w:hAnsi="Calibri" w:cs="Calibri"/>
                    <w:b/>
                    <w:bCs/>
                    <w:color w:val="000000"/>
                    <w:sz w:val="26"/>
                    <w:szCs w:val="26"/>
                  </w:rPr>
                </w:rPrChange>
              </w:rPr>
              <w:t>RandomForest</w:t>
            </w:r>
          </w:p>
        </w:tc>
        <w:tc>
          <w:tcPr>
            <w:tcW w:w="1411" w:type="dxa"/>
            <w:vAlign w:val="center"/>
          </w:tcPr>
          <w:p w:rsidR="00204187" w:rsidRPr="00E02554" w:rsidRDefault="00204187" w:rsidP="00204187">
            <w:pPr>
              <w:rPr>
                <w:rFonts w:cs="Calibri"/>
                <w:color w:val="000000"/>
                <w:rPrChange w:id="2749" w:author="Gabriel Correa" w:date="2015-08-25T14:24:00Z">
                  <w:rPr>
                    <w:rFonts w:ascii="Calibri" w:hAnsi="Calibri" w:cs="Calibri"/>
                    <w:color w:val="000000"/>
                  </w:rPr>
                </w:rPrChange>
              </w:rPr>
            </w:pPr>
            <w:r w:rsidRPr="00E02554">
              <w:rPr>
                <w:rFonts w:cs="Calibri"/>
                <w:color w:val="000000"/>
                <w:rPrChange w:id="2750"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751" w:author="Gabriel Correa" w:date="2015-08-25T14:24:00Z">
                  <w:rPr>
                    <w:rFonts w:ascii="Calibri" w:hAnsi="Calibri" w:cs="Calibri"/>
                    <w:color w:val="000000"/>
                  </w:rPr>
                </w:rPrChange>
              </w:rPr>
            </w:pPr>
            <w:r w:rsidRPr="00E02554">
              <w:rPr>
                <w:rFonts w:cs="Calibri"/>
                <w:color w:val="000000"/>
                <w:rPrChange w:id="2752"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753" w:author="Gabriel Correa" w:date="2015-08-25T14:24:00Z">
                  <w:rPr>
                    <w:rFonts w:ascii="Calibri" w:hAnsi="Calibri" w:cs="Calibri"/>
                    <w:color w:val="000000"/>
                  </w:rPr>
                </w:rPrChange>
              </w:rPr>
            </w:pPr>
            <w:r w:rsidRPr="00E02554">
              <w:rPr>
                <w:rFonts w:cs="Calibri"/>
                <w:color w:val="000000"/>
                <w:rPrChange w:id="2754"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2755" w:author="Gabriel Correa" w:date="2015-08-25T14:24:00Z">
                  <w:rPr>
                    <w:rFonts w:ascii="Calibri" w:hAnsi="Calibri" w:cs="Calibri"/>
                    <w:color w:val="000000"/>
                  </w:rPr>
                </w:rPrChange>
              </w:rPr>
            </w:pPr>
            <w:r w:rsidRPr="00E02554">
              <w:rPr>
                <w:rFonts w:cs="Calibri"/>
                <w:color w:val="000000"/>
                <w:rPrChange w:id="2756"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2757" w:author="Gabriel Correa" w:date="2015-08-25T14:24:00Z">
                  <w:rPr>
                    <w:rFonts w:ascii="Calibri" w:hAnsi="Calibri" w:cs="Calibri"/>
                    <w:color w:val="000000"/>
                  </w:rPr>
                </w:rPrChange>
              </w:rPr>
            </w:pPr>
            <w:r w:rsidRPr="00E02554">
              <w:rPr>
                <w:rFonts w:cs="Calibri"/>
                <w:color w:val="000000"/>
                <w:rPrChange w:id="2758"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2759" w:author="Gabriel Correa" w:date="2015-08-25T14:24:00Z">
                  <w:rPr>
                    <w:rFonts w:ascii="Calibri" w:hAnsi="Calibri" w:cs="Calibri"/>
                    <w:color w:val="000000"/>
                  </w:rPr>
                </w:rPrChange>
              </w:rPr>
            </w:pPr>
            <w:r w:rsidRPr="00E02554">
              <w:rPr>
                <w:rFonts w:cs="Calibri"/>
                <w:color w:val="000000"/>
                <w:rPrChange w:id="2760"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2761" w:author="Gabriel Correa" w:date="2015-08-25T14:24:00Z">
                  <w:rPr>
                    <w:rFonts w:ascii="Calibri" w:hAnsi="Calibri" w:cs="Calibri"/>
                    <w:color w:val="000000"/>
                  </w:rPr>
                </w:rPrChange>
              </w:rPr>
            </w:pPr>
            <w:r w:rsidRPr="00E02554">
              <w:rPr>
                <w:rFonts w:cs="Calibri"/>
                <w:color w:val="000000"/>
                <w:rPrChange w:id="2762"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763" w:author="Gabriel Correa" w:date="2015-08-25T14:24:00Z">
                  <w:rPr>
                    <w:rFonts w:ascii="Calibri" w:hAnsi="Calibri" w:cs="Calibri"/>
                    <w:color w:val="000000"/>
                  </w:rPr>
                </w:rPrChange>
              </w:rPr>
            </w:pPr>
            <w:r w:rsidRPr="00E02554">
              <w:rPr>
                <w:rFonts w:cs="Calibri"/>
                <w:color w:val="000000"/>
                <w:rPrChange w:id="2764"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2765" w:author="Gabriel Correa" w:date="2015-08-25T14:24:00Z">
                  <w:rPr>
                    <w:rFonts w:ascii="Calibri" w:hAnsi="Calibri" w:cs="Calibri"/>
                    <w:color w:val="000000"/>
                  </w:rPr>
                </w:rPrChange>
              </w:rPr>
            </w:pPr>
            <w:r w:rsidRPr="00E02554">
              <w:rPr>
                <w:rFonts w:cs="Calibri"/>
                <w:color w:val="000000"/>
                <w:rPrChange w:id="2766"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2767" w:author="Gabriel Correa" w:date="2015-08-25T14:24:00Z">
                  <w:rPr>
                    <w:rFonts w:ascii="Calibri" w:hAnsi="Calibri" w:cs="Calibri"/>
                    <w:color w:val="000000"/>
                  </w:rPr>
                </w:rPrChange>
              </w:rPr>
            </w:pPr>
            <w:r w:rsidRPr="00E02554">
              <w:rPr>
                <w:rFonts w:cs="Calibri"/>
                <w:color w:val="000000"/>
                <w:rPrChange w:id="2768"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769" w:author="Gabriel Correa" w:date="2015-08-25T14:24:00Z">
                  <w:rPr>
                    <w:rFonts w:ascii="Calibri" w:hAnsi="Calibri" w:cs="Calibri"/>
                    <w:color w:val="000000"/>
                  </w:rPr>
                </w:rPrChange>
              </w:rPr>
            </w:pPr>
            <w:r w:rsidRPr="00E02554">
              <w:rPr>
                <w:rFonts w:cs="Calibri"/>
                <w:color w:val="000000"/>
                <w:rPrChange w:id="2770"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2771" w:author="Gabriel Correa" w:date="2015-08-25T14:24:00Z">
                  <w:rPr>
                    <w:rFonts w:ascii="Calibri" w:hAnsi="Calibri" w:cs="Calibri"/>
                    <w:color w:val="000000"/>
                  </w:rPr>
                </w:rPrChange>
              </w:rPr>
            </w:pPr>
            <w:r w:rsidRPr="00E02554">
              <w:rPr>
                <w:rFonts w:cs="Calibri"/>
                <w:color w:val="000000"/>
                <w:rPrChange w:id="2772" w:author="Gabriel Correa" w:date="2015-08-25T14:24:00Z">
                  <w:rPr>
                    <w:rFonts w:ascii="Calibri" w:eastAsiaTheme="majorEastAsia" w:hAnsi="Calibri" w:cs="Calibri"/>
                    <w:b/>
                    <w:bCs/>
                    <w:color w:val="000000"/>
                    <w:sz w:val="26"/>
                    <w:szCs w:val="26"/>
                  </w:rPr>
                </w:rPrChange>
              </w:rPr>
              <w:t>NaiveBayes</w:t>
            </w:r>
          </w:p>
        </w:tc>
        <w:tc>
          <w:tcPr>
            <w:tcW w:w="1411" w:type="dxa"/>
            <w:vAlign w:val="center"/>
          </w:tcPr>
          <w:p w:rsidR="00204187" w:rsidRPr="00E02554" w:rsidRDefault="00204187" w:rsidP="00204187">
            <w:pPr>
              <w:rPr>
                <w:rFonts w:cs="Calibri"/>
                <w:color w:val="000000"/>
                <w:rPrChange w:id="2773" w:author="Gabriel Correa" w:date="2015-08-25T14:24:00Z">
                  <w:rPr>
                    <w:rFonts w:ascii="Calibri" w:hAnsi="Calibri" w:cs="Calibri"/>
                    <w:color w:val="000000"/>
                  </w:rPr>
                </w:rPrChange>
              </w:rPr>
            </w:pPr>
            <w:r w:rsidRPr="00E02554">
              <w:rPr>
                <w:rFonts w:cs="Calibri"/>
                <w:color w:val="000000"/>
                <w:rPrChange w:id="2774"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775" w:author="Gabriel Correa" w:date="2015-08-26T03:25:00Z">
                  <w:rPr>
                    <w:rFonts w:ascii="Calibri" w:hAnsi="Calibri" w:cs="Calibri"/>
                    <w:color w:val="000000"/>
                  </w:rPr>
                </w:rPrChange>
              </w:rPr>
            </w:pPr>
            <w:r w:rsidRPr="00415C0C">
              <w:rPr>
                <w:rFonts w:cs="Calibri"/>
                <w:b/>
                <w:color w:val="000000"/>
                <w:rPrChange w:id="2776"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777" w:author="Gabriel Correa" w:date="2015-08-25T14:24:00Z">
                  <w:rPr>
                    <w:rFonts w:ascii="Calibri" w:hAnsi="Calibri" w:cs="Calibri"/>
                    <w:color w:val="000000"/>
                  </w:rPr>
                </w:rPrChange>
              </w:rPr>
            </w:pPr>
            <w:r w:rsidRPr="00E02554">
              <w:rPr>
                <w:rFonts w:cs="Calibri"/>
                <w:color w:val="000000"/>
                <w:rPrChange w:id="2778"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779" w:author="Gabriel Correa" w:date="2015-08-25T14:24:00Z">
                  <w:rPr>
                    <w:rFonts w:ascii="Calibri" w:hAnsi="Calibri" w:cs="Calibri"/>
                    <w:color w:val="000000"/>
                  </w:rPr>
                </w:rPrChange>
              </w:rPr>
            </w:pPr>
            <w:r w:rsidRPr="00E02554">
              <w:rPr>
                <w:rFonts w:cs="Calibri"/>
                <w:color w:val="000000"/>
                <w:rPrChange w:id="2780"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781" w:author="Gabriel Correa" w:date="2015-08-25T14:24:00Z">
                  <w:rPr>
                    <w:rFonts w:ascii="Calibri" w:hAnsi="Calibri" w:cs="Calibri"/>
                    <w:color w:val="000000"/>
                  </w:rPr>
                </w:rPrChange>
              </w:rPr>
            </w:pPr>
            <w:r w:rsidRPr="00E02554">
              <w:rPr>
                <w:rFonts w:cs="Calibri"/>
                <w:color w:val="000000"/>
                <w:rPrChange w:id="2782"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783" w:author="Gabriel Correa" w:date="2015-08-25T14:24:00Z">
                  <w:rPr>
                    <w:rFonts w:ascii="Calibri" w:hAnsi="Calibri" w:cs="Calibri"/>
                    <w:color w:val="000000"/>
                  </w:rPr>
                </w:rPrChange>
              </w:rPr>
            </w:pPr>
            <w:r w:rsidRPr="00E02554">
              <w:rPr>
                <w:rFonts w:cs="Calibri"/>
                <w:color w:val="000000"/>
                <w:rPrChange w:id="2784" w:author="Gabriel Correa" w:date="2015-08-25T14:24:00Z">
                  <w:rPr>
                    <w:rFonts w:ascii="Calibri" w:eastAsiaTheme="majorEastAsia" w:hAnsi="Calibri" w:cs="Calibri"/>
                    <w:b/>
                    <w:bCs/>
                    <w:color w:val="000000"/>
                    <w:sz w:val="26"/>
                    <w:szCs w:val="26"/>
                  </w:rPr>
                </w:rPrChange>
              </w:rPr>
              <w:t>LibSVM</w:t>
            </w:r>
          </w:p>
        </w:tc>
        <w:tc>
          <w:tcPr>
            <w:tcW w:w="1411" w:type="dxa"/>
            <w:vAlign w:val="center"/>
          </w:tcPr>
          <w:p w:rsidR="00204187" w:rsidRPr="00415C0C" w:rsidRDefault="00204187" w:rsidP="00204187">
            <w:pPr>
              <w:rPr>
                <w:rFonts w:cs="Calibri"/>
                <w:b/>
                <w:color w:val="000000"/>
                <w:rPrChange w:id="2785" w:author="Gabriel Correa" w:date="2015-08-26T03:25:00Z">
                  <w:rPr>
                    <w:rFonts w:ascii="Calibri" w:hAnsi="Calibri" w:cs="Calibri"/>
                    <w:color w:val="000000"/>
                  </w:rPr>
                </w:rPrChange>
              </w:rPr>
            </w:pPr>
            <w:r w:rsidRPr="00415C0C">
              <w:rPr>
                <w:rFonts w:cs="Calibri"/>
                <w:b/>
                <w:color w:val="000000"/>
                <w:rPrChange w:id="2786"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787" w:author="Gabriel Correa" w:date="2015-08-26T03:25:00Z">
                  <w:rPr>
                    <w:rFonts w:ascii="Calibri" w:hAnsi="Calibri" w:cs="Calibri"/>
                    <w:color w:val="000000"/>
                  </w:rPr>
                </w:rPrChange>
              </w:rPr>
            </w:pPr>
            <w:r w:rsidRPr="00415C0C">
              <w:rPr>
                <w:rFonts w:cs="Calibri"/>
                <w:b/>
                <w:color w:val="000000"/>
                <w:rPrChange w:id="2788"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789" w:author="Gabriel Correa" w:date="2015-08-25T14:24:00Z">
                  <w:rPr>
                    <w:rFonts w:ascii="Calibri" w:hAnsi="Calibri" w:cs="Calibri"/>
                    <w:color w:val="000000"/>
                  </w:rPr>
                </w:rPrChange>
              </w:rPr>
            </w:pPr>
            <w:r w:rsidRPr="00E02554">
              <w:rPr>
                <w:rFonts w:cs="Calibri"/>
                <w:color w:val="000000"/>
                <w:rPrChange w:id="2790"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791" w:author="Gabriel Correa" w:date="2015-08-25T14:24:00Z">
                  <w:rPr>
                    <w:rFonts w:ascii="Calibri" w:hAnsi="Calibri" w:cs="Calibri"/>
                    <w:color w:val="000000"/>
                  </w:rPr>
                </w:rPrChange>
              </w:rPr>
            </w:pPr>
            <w:r w:rsidRPr="00E02554">
              <w:rPr>
                <w:rFonts w:cs="Calibri"/>
                <w:color w:val="000000"/>
                <w:rPrChange w:id="2792"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793" w:author="Gabriel Correa" w:date="2015-08-25T14:24:00Z">
                  <w:rPr>
                    <w:rFonts w:ascii="Calibri" w:hAnsi="Calibri" w:cs="Calibri"/>
                    <w:color w:val="000000"/>
                  </w:rPr>
                </w:rPrChange>
              </w:rPr>
            </w:pPr>
            <w:r w:rsidRPr="00E02554">
              <w:rPr>
                <w:rFonts w:cs="Calibri"/>
                <w:color w:val="000000"/>
                <w:rPrChange w:id="2794"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795" w:author="Gabriel Correa" w:date="2015-08-25T14:24:00Z">
                  <w:rPr>
                    <w:rFonts w:ascii="Calibri" w:hAnsi="Calibri" w:cs="Calibri"/>
                    <w:color w:val="000000"/>
                  </w:rPr>
                </w:rPrChange>
              </w:rPr>
            </w:pPr>
            <w:r w:rsidRPr="00E02554">
              <w:rPr>
                <w:rFonts w:cs="Calibri"/>
                <w:color w:val="000000"/>
                <w:rPrChange w:id="2796"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797" w:author="Gabriel Correa" w:date="2015-08-26T03:25:00Z">
                  <w:rPr>
                    <w:rFonts w:ascii="Calibri" w:hAnsi="Calibri" w:cs="Calibri"/>
                    <w:color w:val="000000"/>
                  </w:rPr>
                </w:rPrChange>
              </w:rPr>
            </w:pPr>
            <w:r w:rsidRPr="00415C0C">
              <w:rPr>
                <w:rFonts w:cs="Calibri"/>
                <w:b/>
                <w:color w:val="000000"/>
                <w:rPrChange w:id="2798"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799" w:author="Gabriel Correa" w:date="2015-08-26T03:25:00Z">
                  <w:rPr>
                    <w:rFonts w:ascii="Calibri" w:hAnsi="Calibri" w:cs="Calibri"/>
                    <w:color w:val="000000"/>
                  </w:rPr>
                </w:rPrChange>
              </w:rPr>
            </w:pPr>
            <w:r w:rsidRPr="00415C0C">
              <w:rPr>
                <w:rFonts w:cs="Calibri"/>
                <w:b/>
                <w:color w:val="000000"/>
                <w:rPrChange w:id="2800"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801" w:author="Gabriel Correa" w:date="2015-08-25T14:24:00Z">
                  <w:rPr>
                    <w:rFonts w:ascii="Calibri" w:hAnsi="Calibri" w:cs="Calibri"/>
                    <w:color w:val="000000"/>
                  </w:rPr>
                </w:rPrChange>
              </w:rPr>
            </w:pPr>
            <w:r w:rsidRPr="00E02554">
              <w:rPr>
                <w:rFonts w:cs="Calibri"/>
                <w:color w:val="000000"/>
                <w:rPrChange w:id="2802"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803" w:author="Gabriel Correa" w:date="2015-08-25T14:24:00Z">
                  <w:rPr>
                    <w:rFonts w:ascii="Calibri" w:hAnsi="Calibri" w:cs="Calibri"/>
                    <w:color w:val="000000"/>
                  </w:rPr>
                </w:rPrChange>
              </w:rPr>
            </w:pPr>
            <w:r w:rsidRPr="00E02554">
              <w:rPr>
                <w:rFonts w:cs="Calibri"/>
                <w:color w:val="000000"/>
                <w:rPrChange w:id="2804"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805" w:author="Gabriel Correa" w:date="2015-08-25T14:24:00Z">
                  <w:rPr>
                    <w:rFonts w:ascii="Calibri" w:hAnsi="Calibri" w:cs="Calibri"/>
                    <w:color w:val="000000"/>
                  </w:rPr>
                </w:rPrChange>
              </w:rPr>
            </w:pPr>
            <w:r w:rsidRPr="00E02554">
              <w:rPr>
                <w:rFonts w:cs="Calibri"/>
                <w:color w:val="000000"/>
                <w:rPrChange w:id="2806"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807" w:author="Gabriel Correa" w:date="2015-08-25T14:24:00Z">
                  <w:rPr>
                    <w:rFonts w:ascii="Calibri" w:hAnsi="Calibri" w:cs="Calibri"/>
                    <w:color w:val="000000"/>
                  </w:rPr>
                </w:rPrChange>
              </w:rPr>
            </w:pPr>
            <w:r w:rsidRPr="00E02554">
              <w:rPr>
                <w:rFonts w:cs="Calibri"/>
                <w:color w:val="000000"/>
                <w:rPrChange w:id="2808"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809" w:author="Gabriel Correa" w:date="2015-08-26T03:25:00Z">
                  <w:rPr>
                    <w:rFonts w:ascii="Calibri" w:hAnsi="Calibri" w:cs="Calibri"/>
                    <w:color w:val="000000"/>
                  </w:rPr>
                </w:rPrChange>
              </w:rPr>
            </w:pPr>
            <w:r w:rsidRPr="00415C0C">
              <w:rPr>
                <w:rFonts w:cs="Calibri"/>
                <w:b/>
                <w:color w:val="000000"/>
                <w:rPrChange w:id="2810"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811" w:author="Gabriel Correa" w:date="2015-08-26T03:25:00Z">
                  <w:rPr>
                    <w:rFonts w:ascii="Calibri" w:hAnsi="Calibri" w:cs="Calibri"/>
                    <w:color w:val="000000"/>
                  </w:rPr>
                </w:rPrChange>
              </w:rPr>
            </w:pPr>
            <w:r w:rsidRPr="00415C0C">
              <w:rPr>
                <w:rFonts w:cs="Calibri"/>
                <w:b/>
                <w:color w:val="000000"/>
                <w:rPrChange w:id="2812"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2813" w:author="Gabriel Correa" w:date="2015-08-25T14:24:00Z">
                  <w:rPr>
                    <w:rFonts w:ascii="Calibri" w:hAnsi="Calibri" w:cs="Calibri"/>
                    <w:color w:val="000000"/>
                  </w:rPr>
                </w:rPrChange>
              </w:rPr>
            </w:pPr>
            <w:r w:rsidRPr="00E02554">
              <w:rPr>
                <w:rFonts w:cs="Calibri"/>
                <w:color w:val="000000"/>
                <w:rPrChange w:id="2814"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815" w:author="Gabriel Correa" w:date="2015-08-25T14:24:00Z">
                  <w:rPr>
                    <w:rFonts w:ascii="Calibri" w:hAnsi="Calibri" w:cs="Calibri"/>
                    <w:color w:val="000000"/>
                  </w:rPr>
                </w:rPrChange>
              </w:rPr>
            </w:pPr>
            <w:r w:rsidRPr="00E02554">
              <w:rPr>
                <w:rFonts w:cs="Calibri"/>
                <w:color w:val="000000"/>
                <w:rPrChange w:id="2816"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817" w:author="Gabriel Correa" w:date="2015-08-25T14:24:00Z">
                  <w:rPr>
                    <w:rFonts w:ascii="Calibri" w:hAnsi="Calibri" w:cs="Calibri"/>
                    <w:color w:val="000000"/>
                  </w:rPr>
                </w:rPrChange>
              </w:rPr>
            </w:pPr>
            <w:r w:rsidRPr="00E02554">
              <w:rPr>
                <w:rFonts w:cs="Calibri"/>
                <w:color w:val="000000"/>
                <w:rPrChange w:id="2818"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r w:rsidRPr="00E02554">
        <w:rPr>
          <w:i/>
        </w:rPr>
        <w:t>precision</w:t>
      </w:r>
      <w:r w:rsidRPr="00E02554">
        <w:t xml:space="preserve">. Esto resulta en que los mejores para este propósito son </w:t>
      </w:r>
      <w:r w:rsidR="00A4416B" w:rsidRPr="00E02554">
        <w:t>OneR, RandomForest y DMNBtext. Notemos que NaiveBayes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Recall</w:t>
            </w:r>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ROC Area</w:t>
            </w:r>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CD7DC2">
        <w:tc>
          <w:tcPr>
            <w:tcW w:w="2561" w:type="dxa"/>
            <w:vAlign w:val="bottom"/>
          </w:tcPr>
          <w:p w:rsidR="00204187" w:rsidRPr="00E02554" w:rsidRDefault="00204187">
            <w:pPr>
              <w:rPr>
                <w:rFonts w:cs="Calibri"/>
                <w:color w:val="000000"/>
                <w:rPrChange w:id="2819" w:author="Gabriel Correa" w:date="2015-08-25T14:24:00Z">
                  <w:rPr>
                    <w:rFonts w:ascii="Calibri" w:hAnsi="Calibri" w:cs="Calibri"/>
                    <w:color w:val="000000"/>
                  </w:rPr>
                </w:rPrChange>
              </w:rPr>
            </w:pPr>
            <w:r w:rsidRPr="00E02554">
              <w:rPr>
                <w:rFonts w:cs="Calibri"/>
                <w:color w:val="000000"/>
                <w:rPrChange w:id="2820" w:author="Gabriel Correa" w:date="2015-08-25T14:24:00Z">
                  <w:rPr>
                    <w:rFonts w:ascii="Calibri" w:eastAsiaTheme="majorEastAsia" w:hAnsi="Calibri" w:cs="Calibri"/>
                    <w:b/>
                    <w:bCs/>
                    <w:color w:val="000000"/>
                    <w:sz w:val="26"/>
                    <w:szCs w:val="26"/>
                  </w:rPr>
                </w:rPrChange>
              </w:rPr>
              <w:t>ZeroR</w:t>
            </w:r>
          </w:p>
        </w:tc>
        <w:tc>
          <w:tcPr>
            <w:tcW w:w="1411" w:type="dxa"/>
            <w:vAlign w:val="bottom"/>
          </w:tcPr>
          <w:p w:rsidR="00204187" w:rsidRPr="00E02554" w:rsidRDefault="00204187">
            <w:pPr>
              <w:jc w:val="right"/>
              <w:rPr>
                <w:rFonts w:cs="Calibri"/>
                <w:color w:val="000000"/>
                <w:rPrChange w:id="2821" w:author="Gabriel Correa" w:date="2015-08-25T14:24:00Z">
                  <w:rPr>
                    <w:rFonts w:ascii="Calibri" w:hAnsi="Calibri" w:cs="Calibri"/>
                    <w:color w:val="000000"/>
                  </w:rPr>
                </w:rPrChange>
              </w:rPr>
            </w:pPr>
            <w:r w:rsidRPr="00E02554">
              <w:rPr>
                <w:rFonts w:cs="Calibri"/>
                <w:color w:val="000000"/>
                <w:rPrChange w:id="2822"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2823" w:author="Gabriel Correa" w:date="2015-08-25T14:24:00Z">
                  <w:rPr>
                    <w:rFonts w:ascii="Calibri" w:hAnsi="Calibri" w:cs="Calibri"/>
                    <w:color w:val="000000"/>
                  </w:rPr>
                </w:rPrChange>
              </w:rPr>
            </w:pPr>
            <w:r w:rsidRPr="00E02554">
              <w:rPr>
                <w:rFonts w:cs="Calibri"/>
                <w:color w:val="000000"/>
                <w:rPrChange w:id="2824"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2825" w:author="Gabriel Correa" w:date="2015-08-25T14:24:00Z">
                  <w:rPr>
                    <w:rFonts w:ascii="Calibri" w:hAnsi="Calibri" w:cs="Calibri"/>
                    <w:color w:val="000000"/>
                  </w:rPr>
                </w:rPrChange>
              </w:rPr>
            </w:pPr>
            <w:r w:rsidRPr="00E02554">
              <w:rPr>
                <w:rFonts w:cs="Calibri"/>
                <w:color w:val="000000"/>
                <w:rPrChange w:id="2826"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2827" w:author="Gabriel Correa" w:date="2015-08-25T14:24:00Z">
                  <w:rPr>
                    <w:rFonts w:ascii="Calibri" w:hAnsi="Calibri" w:cs="Calibri"/>
                    <w:color w:val="000000"/>
                  </w:rPr>
                </w:rPrChange>
              </w:rPr>
            </w:pPr>
            <w:r w:rsidRPr="00E02554">
              <w:rPr>
                <w:rFonts w:cs="Calibri"/>
                <w:color w:val="000000"/>
                <w:rPrChange w:id="2828"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2829" w:author="Gabriel Correa" w:date="2015-08-25T14:24:00Z">
                  <w:rPr>
                    <w:rFonts w:ascii="Calibri" w:hAnsi="Calibri" w:cs="Calibri"/>
                    <w:color w:val="000000"/>
                  </w:rPr>
                </w:rPrChange>
              </w:rPr>
            </w:pPr>
            <w:r w:rsidRPr="00E02554">
              <w:rPr>
                <w:rFonts w:cs="Calibri"/>
                <w:color w:val="000000"/>
                <w:rPrChange w:id="2830"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2831" w:author="Gabriel Correa" w:date="2015-08-25T14:24:00Z">
                  <w:rPr>
                    <w:rFonts w:ascii="Calibri" w:hAnsi="Calibri" w:cs="Calibri"/>
                    <w:color w:val="000000"/>
                  </w:rPr>
                </w:rPrChange>
              </w:rPr>
            </w:pPr>
            <w:r w:rsidRPr="00E02554">
              <w:rPr>
                <w:rFonts w:cs="Calibri"/>
                <w:color w:val="000000"/>
                <w:rPrChange w:id="2832" w:author="Gabriel Correa" w:date="2015-08-25T14:24:00Z">
                  <w:rPr>
                    <w:rFonts w:ascii="Calibri" w:eastAsiaTheme="majorEastAsia" w:hAnsi="Calibri" w:cs="Calibri"/>
                    <w:b/>
                    <w:bCs/>
                    <w:color w:val="000000"/>
                    <w:sz w:val="26"/>
                    <w:szCs w:val="26"/>
                  </w:rPr>
                </w:rPrChange>
              </w:rPr>
              <w:t>NaiveBayes</w:t>
            </w:r>
          </w:p>
        </w:tc>
        <w:tc>
          <w:tcPr>
            <w:tcW w:w="1411" w:type="dxa"/>
            <w:vAlign w:val="bottom"/>
          </w:tcPr>
          <w:p w:rsidR="00204187" w:rsidRPr="00E02554" w:rsidRDefault="00204187">
            <w:pPr>
              <w:jc w:val="right"/>
              <w:rPr>
                <w:rFonts w:cs="Calibri"/>
                <w:color w:val="000000"/>
                <w:rPrChange w:id="2833" w:author="Gabriel Correa" w:date="2015-08-25T14:24:00Z">
                  <w:rPr>
                    <w:rFonts w:ascii="Calibri" w:hAnsi="Calibri" w:cs="Calibri"/>
                    <w:color w:val="000000"/>
                  </w:rPr>
                </w:rPrChange>
              </w:rPr>
            </w:pPr>
            <w:r w:rsidRPr="00E02554">
              <w:rPr>
                <w:rFonts w:cs="Calibri"/>
                <w:color w:val="000000"/>
                <w:rPrChange w:id="2834"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2835" w:author="Gabriel Correa" w:date="2015-08-26T03:26:00Z">
                  <w:rPr>
                    <w:rFonts w:ascii="Calibri" w:hAnsi="Calibri" w:cs="Calibri"/>
                    <w:color w:val="000000"/>
                  </w:rPr>
                </w:rPrChange>
              </w:rPr>
            </w:pPr>
            <w:r w:rsidRPr="00415C0C">
              <w:rPr>
                <w:rFonts w:cs="Calibri"/>
                <w:b/>
                <w:color w:val="000000"/>
                <w:rPrChange w:id="2836"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837" w:author="Gabriel Correa" w:date="2015-08-25T14:24:00Z">
                  <w:rPr>
                    <w:rFonts w:ascii="Calibri" w:hAnsi="Calibri" w:cs="Calibri"/>
                    <w:color w:val="000000"/>
                  </w:rPr>
                </w:rPrChange>
              </w:rPr>
            </w:pPr>
            <w:r w:rsidRPr="00E02554">
              <w:rPr>
                <w:rFonts w:cs="Calibri"/>
                <w:color w:val="000000"/>
                <w:rPrChange w:id="2838"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2839" w:author="Gabriel Correa" w:date="2015-08-25T14:24:00Z">
                  <w:rPr>
                    <w:rFonts w:ascii="Calibri" w:hAnsi="Calibri" w:cs="Calibri"/>
                    <w:color w:val="000000"/>
                  </w:rPr>
                </w:rPrChange>
              </w:rPr>
            </w:pPr>
            <w:r w:rsidRPr="00E02554">
              <w:rPr>
                <w:rFonts w:cs="Calibri"/>
                <w:color w:val="000000"/>
                <w:rPrChange w:id="2840"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2841" w:author="Gabriel Correa" w:date="2015-08-25T14:24:00Z">
                  <w:rPr>
                    <w:rFonts w:ascii="Calibri" w:hAnsi="Calibri" w:cs="Calibri"/>
                    <w:color w:val="000000"/>
                  </w:rPr>
                </w:rPrChange>
              </w:rPr>
            </w:pPr>
            <w:r w:rsidRPr="00E02554">
              <w:rPr>
                <w:rFonts w:cs="Calibri"/>
                <w:color w:val="000000"/>
                <w:rPrChange w:id="2842"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2843" w:author="Gabriel Correa" w:date="2015-08-25T14:24:00Z">
                  <w:rPr>
                    <w:rFonts w:ascii="Calibri" w:hAnsi="Calibri" w:cs="Calibri"/>
                    <w:color w:val="000000"/>
                  </w:rPr>
                </w:rPrChange>
              </w:rPr>
            </w:pPr>
            <w:r w:rsidRPr="00E02554">
              <w:rPr>
                <w:rFonts w:cs="Calibri"/>
                <w:color w:val="000000"/>
                <w:rPrChange w:id="2844"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204187" w:rsidRPr="00E02554" w:rsidRDefault="00204187">
            <w:pPr>
              <w:jc w:val="right"/>
              <w:rPr>
                <w:rFonts w:cs="Calibri"/>
                <w:color w:val="000000"/>
                <w:rPrChange w:id="2845" w:author="Gabriel Correa" w:date="2015-08-25T14:24:00Z">
                  <w:rPr>
                    <w:rFonts w:ascii="Calibri" w:hAnsi="Calibri" w:cs="Calibri"/>
                    <w:color w:val="000000"/>
                  </w:rPr>
                </w:rPrChange>
              </w:rPr>
            </w:pPr>
            <w:r w:rsidRPr="00E02554">
              <w:rPr>
                <w:rFonts w:cs="Calibri"/>
                <w:color w:val="000000"/>
                <w:rPrChange w:id="2846"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2847" w:author="Gabriel Correa" w:date="2015-08-25T14:24:00Z">
                  <w:rPr>
                    <w:rFonts w:ascii="Calibri" w:hAnsi="Calibri" w:cs="Calibri"/>
                    <w:color w:val="000000"/>
                  </w:rPr>
                </w:rPrChange>
              </w:rPr>
            </w:pPr>
            <w:r w:rsidRPr="00E02554">
              <w:rPr>
                <w:rFonts w:cs="Calibri"/>
                <w:color w:val="000000"/>
                <w:rPrChange w:id="2848"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849" w:author="Gabriel Correa" w:date="2015-08-25T14:24:00Z">
                  <w:rPr>
                    <w:rFonts w:ascii="Calibri" w:hAnsi="Calibri" w:cs="Calibri"/>
                    <w:color w:val="000000"/>
                  </w:rPr>
                </w:rPrChange>
              </w:rPr>
            </w:pPr>
            <w:r w:rsidRPr="00E02554">
              <w:rPr>
                <w:rFonts w:cs="Calibri"/>
                <w:color w:val="000000"/>
                <w:rPrChange w:id="2850"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2851" w:author="Gabriel Correa" w:date="2015-08-25T14:24:00Z">
                  <w:rPr>
                    <w:rFonts w:ascii="Calibri" w:hAnsi="Calibri" w:cs="Calibri"/>
                    <w:color w:val="000000"/>
                  </w:rPr>
                </w:rPrChange>
              </w:rPr>
            </w:pPr>
            <w:r w:rsidRPr="00E02554">
              <w:rPr>
                <w:rFonts w:cs="Calibri"/>
                <w:color w:val="000000"/>
                <w:rPrChange w:id="2852"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2853" w:author="Gabriel Correa" w:date="2015-08-25T14:24:00Z">
                  <w:rPr>
                    <w:rFonts w:ascii="Calibri" w:hAnsi="Calibri" w:cs="Calibri"/>
                    <w:color w:val="000000"/>
                  </w:rPr>
                </w:rPrChange>
              </w:rPr>
            </w:pPr>
            <w:r w:rsidRPr="00E02554">
              <w:rPr>
                <w:rFonts w:cs="Calibri"/>
                <w:color w:val="000000"/>
                <w:rPrChange w:id="2854"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2855" w:author="Gabriel Correa" w:date="2015-08-25T14:24:00Z">
                  <w:rPr>
                    <w:rFonts w:ascii="Calibri" w:hAnsi="Calibri" w:cs="Calibri"/>
                    <w:color w:val="000000"/>
                  </w:rPr>
                </w:rPrChange>
              </w:rPr>
            </w:pPr>
            <w:r w:rsidRPr="00E02554">
              <w:rPr>
                <w:rFonts w:cs="Calibri"/>
                <w:color w:val="000000"/>
                <w:rPrChange w:id="2856" w:author="Gabriel Correa" w:date="2015-08-25T14:24:00Z">
                  <w:rPr>
                    <w:rFonts w:ascii="Calibri" w:eastAsiaTheme="majorEastAsia" w:hAnsi="Calibri" w:cs="Calibri"/>
                    <w:b/>
                    <w:bCs/>
                    <w:color w:val="000000"/>
                    <w:sz w:val="26"/>
                    <w:szCs w:val="26"/>
                  </w:rPr>
                </w:rPrChange>
              </w:rPr>
              <w:t>NaiveBayesMultinomial</w:t>
            </w:r>
          </w:p>
        </w:tc>
        <w:tc>
          <w:tcPr>
            <w:tcW w:w="1411" w:type="dxa"/>
            <w:vAlign w:val="bottom"/>
          </w:tcPr>
          <w:p w:rsidR="00204187" w:rsidRPr="00E02554" w:rsidRDefault="00204187">
            <w:pPr>
              <w:jc w:val="right"/>
              <w:rPr>
                <w:rFonts w:cs="Calibri"/>
                <w:color w:val="000000"/>
                <w:rPrChange w:id="2857" w:author="Gabriel Correa" w:date="2015-08-25T14:24:00Z">
                  <w:rPr>
                    <w:rFonts w:ascii="Calibri" w:hAnsi="Calibri" w:cs="Calibri"/>
                    <w:color w:val="000000"/>
                  </w:rPr>
                </w:rPrChange>
              </w:rPr>
            </w:pPr>
            <w:r w:rsidRPr="00E02554">
              <w:rPr>
                <w:rFonts w:cs="Calibri"/>
                <w:color w:val="000000"/>
                <w:rPrChange w:id="2858"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2859" w:author="Gabriel Correa" w:date="2015-08-25T14:24:00Z">
                  <w:rPr>
                    <w:rFonts w:ascii="Calibri" w:hAnsi="Calibri" w:cs="Calibri"/>
                    <w:color w:val="000000"/>
                  </w:rPr>
                </w:rPrChange>
              </w:rPr>
            </w:pPr>
            <w:r w:rsidRPr="00E02554">
              <w:rPr>
                <w:rFonts w:cs="Calibri"/>
                <w:color w:val="000000"/>
                <w:rPrChange w:id="2860"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861" w:author="Gabriel Correa" w:date="2015-08-25T14:24:00Z">
                  <w:rPr>
                    <w:rFonts w:ascii="Calibri" w:hAnsi="Calibri" w:cs="Calibri"/>
                    <w:color w:val="000000"/>
                  </w:rPr>
                </w:rPrChange>
              </w:rPr>
            </w:pPr>
            <w:r w:rsidRPr="00E02554">
              <w:rPr>
                <w:rFonts w:cs="Calibri"/>
                <w:color w:val="000000"/>
                <w:rPrChange w:id="2862"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2863" w:author="Gabriel Correa" w:date="2015-08-25T14:24:00Z">
                  <w:rPr>
                    <w:rFonts w:ascii="Calibri" w:hAnsi="Calibri" w:cs="Calibri"/>
                    <w:color w:val="000000"/>
                  </w:rPr>
                </w:rPrChange>
              </w:rPr>
            </w:pPr>
            <w:r w:rsidRPr="00E02554">
              <w:rPr>
                <w:rFonts w:cs="Calibri"/>
                <w:color w:val="000000"/>
                <w:rPrChange w:id="2864"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2865" w:author="Gabriel Correa" w:date="2015-08-25T14:24:00Z">
                  <w:rPr>
                    <w:rFonts w:ascii="Calibri" w:hAnsi="Calibri" w:cs="Calibri"/>
                    <w:color w:val="000000"/>
                  </w:rPr>
                </w:rPrChange>
              </w:rPr>
            </w:pPr>
            <w:r w:rsidRPr="00E02554">
              <w:rPr>
                <w:rFonts w:cs="Calibri"/>
                <w:color w:val="000000"/>
                <w:rPrChange w:id="2866"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867" w:author="Gabriel Correa" w:date="2015-08-25T14:24:00Z">
                  <w:rPr>
                    <w:rFonts w:ascii="Calibri" w:hAnsi="Calibri" w:cs="Calibri"/>
                    <w:color w:val="000000"/>
                  </w:rPr>
                </w:rPrChange>
              </w:rPr>
            </w:pPr>
            <w:r w:rsidRPr="00E02554">
              <w:rPr>
                <w:rFonts w:cs="Calibri"/>
                <w:color w:val="000000"/>
                <w:rPrChange w:id="2868" w:author="Gabriel Correa" w:date="2015-08-25T14:24:00Z">
                  <w:rPr>
                    <w:rFonts w:ascii="Calibri" w:eastAsiaTheme="majorEastAsia" w:hAnsi="Calibri" w:cs="Calibri"/>
                    <w:b/>
                    <w:bCs/>
                    <w:color w:val="000000"/>
                    <w:sz w:val="26"/>
                    <w:szCs w:val="26"/>
                  </w:rPr>
                </w:rPrChange>
              </w:rPr>
              <w:t>BayesianLogisticRegresion</w:t>
            </w:r>
          </w:p>
        </w:tc>
        <w:tc>
          <w:tcPr>
            <w:tcW w:w="1411" w:type="dxa"/>
            <w:vAlign w:val="bottom"/>
          </w:tcPr>
          <w:p w:rsidR="00204187" w:rsidRPr="00E02554" w:rsidRDefault="00204187">
            <w:pPr>
              <w:jc w:val="right"/>
              <w:rPr>
                <w:rFonts w:cs="Calibri"/>
                <w:color w:val="000000"/>
                <w:rPrChange w:id="2869" w:author="Gabriel Correa" w:date="2015-08-25T14:24:00Z">
                  <w:rPr>
                    <w:rFonts w:ascii="Calibri" w:hAnsi="Calibri" w:cs="Calibri"/>
                    <w:color w:val="000000"/>
                  </w:rPr>
                </w:rPrChange>
              </w:rPr>
            </w:pPr>
            <w:r w:rsidRPr="00E02554">
              <w:rPr>
                <w:rFonts w:cs="Calibri"/>
                <w:color w:val="000000"/>
                <w:rPrChange w:id="2870"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2871" w:author="Gabriel Correa" w:date="2015-08-25T14:24:00Z">
                  <w:rPr>
                    <w:rFonts w:ascii="Calibri" w:hAnsi="Calibri" w:cs="Calibri"/>
                    <w:color w:val="000000"/>
                  </w:rPr>
                </w:rPrChange>
              </w:rPr>
            </w:pPr>
            <w:r w:rsidRPr="00E02554">
              <w:rPr>
                <w:rFonts w:cs="Calibri"/>
                <w:color w:val="000000"/>
                <w:rPrChange w:id="2872"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873" w:author="Gabriel Correa" w:date="2015-08-25T14:24:00Z">
                  <w:rPr>
                    <w:rFonts w:ascii="Calibri" w:hAnsi="Calibri" w:cs="Calibri"/>
                    <w:color w:val="000000"/>
                  </w:rPr>
                </w:rPrChange>
              </w:rPr>
            </w:pPr>
            <w:r w:rsidRPr="00E02554">
              <w:rPr>
                <w:rFonts w:cs="Calibri"/>
                <w:color w:val="000000"/>
                <w:rPrChange w:id="2874"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2875" w:author="Gabriel Correa" w:date="2015-08-25T14:24:00Z">
                  <w:rPr>
                    <w:rFonts w:ascii="Calibri" w:hAnsi="Calibri" w:cs="Calibri"/>
                    <w:color w:val="000000"/>
                  </w:rPr>
                </w:rPrChange>
              </w:rPr>
            </w:pPr>
            <w:r w:rsidRPr="00E02554">
              <w:rPr>
                <w:rFonts w:cs="Calibri"/>
                <w:color w:val="000000"/>
                <w:rPrChange w:id="2876"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877" w:author="Gabriel Correa" w:date="2015-08-25T14:24:00Z">
                  <w:rPr>
                    <w:rFonts w:ascii="Calibri" w:hAnsi="Calibri" w:cs="Calibri"/>
                    <w:color w:val="000000"/>
                  </w:rPr>
                </w:rPrChange>
              </w:rPr>
            </w:pPr>
            <w:r w:rsidRPr="00E02554">
              <w:rPr>
                <w:rFonts w:cs="Calibri"/>
                <w:color w:val="000000"/>
                <w:rPrChange w:id="2878"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2879" w:author="Gabriel Correa" w:date="2015-08-25T14:24:00Z">
                  <w:rPr>
                    <w:rFonts w:ascii="Calibri" w:hAnsi="Calibri" w:cs="Calibri"/>
                    <w:color w:val="000000"/>
                  </w:rPr>
                </w:rPrChange>
              </w:rPr>
            </w:pPr>
            <w:r w:rsidRPr="00E02554">
              <w:rPr>
                <w:rFonts w:cs="Calibri"/>
                <w:color w:val="000000"/>
                <w:rPrChange w:id="2880" w:author="Gabriel Correa" w:date="2015-08-25T14:24:00Z">
                  <w:rPr>
                    <w:rFonts w:ascii="Calibri" w:eastAsiaTheme="majorEastAsia" w:hAnsi="Calibri" w:cs="Calibri"/>
                    <w:b/>
                    <w:bCs/>
                    <w:color w:val="000000"/>
                    <w:sz w:val="26"/>
                    <w:szCs w:val="26"/>
                  </w:rPr>
                </w:rPrChange>
              </w:rPr>
              <w:lastRenderedPageBreak/>
              <w:t>PART</w:t>
            </w:r>
          </w:p>
        </w:tc>
        <w:tc>
          <w:tcPr>
            <w:tcW w:w="1411" w:type="dxa"/>
            <w:vAlign w:val="bottom"/>
          </w:tcPr>
          <w:p w:rsidR="00204187" w:rsidRPr="00E02554" w:rsidRDefault="00204187">
            <w:pPr>
              <w:jc w:val="right"/>
              <w:rPr>
                <w:rFonts w:cs="Calibri"/>
                <w:color w:val="000000"/>
                <w:rPrChange w:id="2881" w:author="Gabriel Correa" w:date="2015-08-25T14:24:00Z">
                  <w:rPr>
                    <w:rFonts w:ascii="Calibri" w:hAnsi="Calibri" w:cs="Calibri"/>
                    <w:color w:val="000000"/>
                  </w:rPr>
                </w:rPrChange>
              </w:rPr>
            </w:pPr>
            <w:r w:rsidRPr="00E02554">
              <w:rPr>
                <w:rFonts w:cs="Calibri"/>
                <w:color w:val="000000"/>
                <w:rPrChange w:id="2882"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883" w:author="Gabriel Correa" w:date="2015-08-25T14:24:00Z">
                  <w:rPr>
                    <w:rFonts w:ascii="Calibri" w:hAnsi="Calibri" w:cs="Calibri"/>
                    <w:color w:val="000000"/>
                  </w:rPr>
                </w:rPrChange>
              </w:rPr>
            </w:pPr>
            <w:r w:rsidRPr="00E02554">
              <w:rPr>
                <w:rFonts w:cs="Calibri"/>
                <w:color w:val="000000"/>
                <w:rPrChange w:id="2884"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2885" w:author="Gabriel Correa" w:date="2015-08-25T14:24:00Z">
                  <w:rPr>
                    <w:rFonts w:ascii="Calibri" w:hAnsi="Calibri" w:cs="Calibri"/>
                    <w:color w:val="000000"/>
                  </w:rPr>
                </w:rPrChange>
              </w:rPr>
            </w:pPr>
            <w:r w:rsidRPr="00E02554">
              <w:rPr>
                <w:rFonts w:cs="Calibri"/>
                <w:color w:val="000000"/>
                <w:rPrChange w:id="2886"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2887" w:author="Gabriel Correa" w:date="2015-08-25T14:24:00Z">
                  <w:rPr>
                    <w:rFonts w:ascii="Calibri" w:hAnsi="Calibri" w:cs="Calibri"/>
                    <w:color w:val="000000"/>
                  </w:rPr>
                </w:rPrChange>
              </w:rPr>
            </w:pPr>
            <w:r w:rsidRPr="00E02554">
              <w:rPr>
                <w:rFonts w:cs="Calibri"/>
                <w:color w:val="000000"/>
                <w:rPrChange w:id="2888"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889" w:author="Gabriel Correa" w:date="2015-08-25T14:24:00Z">
                  <w:rPr>
                    <w:rFonts w:ascii="Calibri" w:hAnsi="Calibri" w:cs="Calibri"/>
                    <w:color w:val="000000"/>
                  </w:rPr>
                </w:rPrChange>
              </w:rPr>
            </w:pPr>
            <w:r w:rsidRPr="00E02554">
              <w:rPr>
                <w:rFonts w:cs="Calibri"/>
                <w:color w:val="000000"/>
                <w:rPrChange w:id="2890"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2891" w:author="Gabriel Correa" w:date="2015-08-25T14:24:00Z">
                  <w:rPr>
                    <w:rFonts w:ascii="Calibri" w:hAnsi="Calibri" w:cs="Calibri"/>
                    <w:color w:val="000000"/>
                  </w:rPr>
                </w:rPrChange>
              </w:rPr>
            </w:pPr>
            <w:r w:rsidRPr="00E02554">
              <w:rPr>
                <w:rFonts w:cs="Calibri"/>
                <w:color w:val="000000"/>
                <w:rPrChange w:id="2892"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2893" w:author="Gabriel Correa" w:date="2015-08-26T03:26:00Z">
                  <w:rPr>
                    <w:rFonts w:ascii="Calibri" w:hAnsi="Calibri" w:cs="Calibri"/>
                    <w:color w:val="000000"/>
                  </w:rPr>
                </w:rPrChange>
              </w:rPr>
            </w:pPr>
            <w:r w:rsidRPr="00415C0C">
              <w:rPr>
                <w:rFonts w:cs="Calibri"/>
                <w:b/>
                <w:color w:val="000000"/>
                <w:rPrChange w:id="2894"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895" w:author="Gabriel Correa" w:date="2015-08-26T03:26:00Z">
                  <w:rPr>
                    <w:rFonts w:ascii="Calibri" w:hAnsi="Calibri" w:cs="Calibri"/>
                    <w:color w:val="000000"/>
                  </w:rPr>
                </w:rPrChange>
              </w:rPr>
            </w:pPr>
            <w:r w:rsidRPr="00415C0C">
              <w:rPr>
                <w:rFonts w:cs="Calibri"/>
                <w:b/>
                <w:color w:val="000000"/>
                <w:rPrChange w:id="2896"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2897" w:author="Gabriel Correa" w:date="2015-08-25T14:24:00Z">
                  <w:rPr>
                    <w:rFonts w:ascii="Calibri" w:hAnsi="Calibri" w:cs="Calibri"/>
                    <w:color w:val="000000"/>
                  </w:rPr>
                </w:rPrChange>
              </w:rPr>
            </w:pPr>
            <w:r w:rsidRPr="00E02554">
              <w:rPr>
                <w:rFonts w:cs="Calibri"/>
                <w:color w:val="000000"/>
                <w:rPrChange w:id="2898"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2899" w:author="Gabriel Correa" w:date="2015-08-25T14:24:00Z">
                  <w:rPr>
                    <w:rFonts w:ascii="Calibri" w:hAnsi="Calibri" w:cs="Calibri"/>
                    <w:color w:val="000000"/>
                  </w:rPr>
                </w:rPrChange>
              </w:rPr>
            </w:pPr>
            <w:r w:rsidRPr="00E02554">
              <w:rPr>
                <w:rFonts w:cs="Calibri"/>
                <w:color w:val="000000"/>
                <w:rPrChange w:id="2900"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2901" w:author="Gabriel Correa" w:date="2015-08-25T14:24:00Z">
                  <w:rPr>
                    <w:rFonts w:ascii="Calibri" w:hAnsi="Calibri" w:cs="Calibri"/>
                    <w:color w:val="000000"/>
                  </w:rPr>
                </w:rPrChange>
              </w:rPr>
            </w:pPr>
            <w:r w:rsidRPr="00E02554">
              <w:rPr>
                <w:rFonts w:cs="Calibri"/>
                <w:color w:val="000000"/>
                <w:rPrChange w:id="2902"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903" w:author="Gabriel Correa" w:date="2015-08-25T14:24:00Z">
                  <w:rPr>
                    <w:rFonts w:ascii="Calibri" w:hAnsi="Calibri" w:cs="Calibri"/>
                    <w:color w:val="000000"/>
                  </w:rPr>
                </w:rPrChange>
              </w:rPr>
            </w:pPr>
            <w:r w:rsidRPr="00E02554">
              <w:rPr>
                <w:rFonts w:cs="Calibri"/>
                <w:color w:val="000000"/>
                <w:rPrChange w:id="2904" w:author="Gabriel Correa" w:date="2015-08-25T14:24:00Z">
                  <w:rPr>
                    <w:rFonts w:ascii="Calibri" w:eastAsiaTheme="majorEastAsia" w:hAnsi="Calibri" w:cs="Calibri"/>
                    <w:b/>
                    <w:bCs/>
                    <w:color w:val="000000"/>
                    <w:sz w:val="26"/>
                    <w:szCs w:val="26"/>
                  </w:rPr>
                </w:rPrChange>
              </w:rPr>
              <w:t>LibSVM</w:t>
            </w:r>
          </w:p>
        </w:tc>
        <w:tc>
          <w:tcPr>
            <w:tcW w:w="1411" w:type="dxa"/>
            <w:vAlign w:val="bottom"/>
          </w:tcPr>
          <w:p w:rsidR="00204187" w:rsidRPr="00415C0C" w:rsidRDefault="00204187">
            <w:pPr>
              <w:jc w:val="right"/>
              <w:rPr>
                <w:rFonts w:cs="Calibri"/>
                <w:b/>
                <w:color w:val="000000"/>
                <w:rPrChange w:id="2905" w:author="Gabriel Correa" w:date="2015-08-26T03:26:00Z">
                  <w:rPr>
                    <w:rFonts w:ascii="Calibri" w:hAnsi="Calibri" w:cs="Calibri"/>
                    <w:color w:val="000000"/>
                  </w:rPr>
                </w:rPrChange>
              </w:rPr>
            </w:pPr>
            <w:r w:rsidRPr="00415C0C">
              <w:rPr>
                <w:rFonts w:cs="Calibri"/>
                <w:b/>
                <w:color w:val="000000"/>
                <w:rPrChange w:id="2906"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907" w:author="Gabriel Correa" w:date="2015-08-26T03:26:00Z">
                  <w:rPr>
                    <w:rFonts w:ascii="Calibri" w:hAnsi="Calibri" w:cs="Calibri"/>
                    <w:color w:val="000000"/>
                  </w:rPr>
                </w:rPrChange>
              </w:rPr>
            </w:pPr>
            <w:r w:rsidRPr="00415C0C">
              <w:rPr>
                <w:rFonts w:cs="Calibri"/>
                <w:b/>
                <w:color w:val="000000"/>
                <w:rPrChange w:id="2908"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909" w:author="Gabriel Correa" w:date="2015-08-25T14:24:00Z">
                  <w:rPr>
                    <w:rFonts w:ascii="Calibri" w:hAnsi="Calibri" w:cs="Calibri"/>
                    <w:color w:val="000000"/>
                  </w:rPr>
                </w:rPrChange>
              </w:rPr>
            </w:pPr>
            <w:r w:rsidRPr="00E02554">
              <w:rPr>
                <w:rFonts w:cs="Calibri"/>
                <w:color w:val="000000"/>
                <w:rPrChange w:id="2910"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911" w:author="Gabriel Correa" w:date="2015-08-25T14:24:00Z">
                  <w:rPr>
                    <w:rFonts w:ascii="Calibri" w:hAnsi="Calibri" w:cs="Calibri"/>
                    <w:color w:val="000000"/>
                  </w:rPr>
                </w:rPrChange>
              </w:rPr>
            </w:pPr>
            <w:r w:rsidRPr="00E02554">
              <w:rPr>
                <w:rFonts w:cs="Calibri"/>
                <w:color w:val="000000"/>
                <w:rPrChange w:id="2912"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913" w:author="Gabriel Correa" w:date="2015-08-25T14:24:00Z">
                  <w:rPr>
                    <w:rFonts w:ascii="Calibri" w:hAnsi="Calibri" w:cs="Calibri"/>
                    <w:color w:val="000000"/>
                  </w:rPr>
                </w:rPrChange>
              </w:rPr>
            </w:pPr>
            <w:r w:rsidRPr="00E02554">
              <w:rPr>
                <w:rFonts w:cs="Calibri"/>
                <w:color w:val="000000"/>
                <w:rPrChange w:id="2914"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915" w:author="Gabriel Correa" w:date="2015-08-25T14:24:00Z">
                  <w:rPr>
                    <w:rFonts w:ascii="Calibri" w:hAnsi="Calibri" w:cs="Calibri"/>
                    <w:color w:val="000000"/>
                  </w:rPr>
                </w:rPrChange>
              </w:rPr>
            </w:pPr>
            <w:r w:rsidRPr="00E02554">
              <w:rPr>
                <w:rFonts w:cs="Calibri"/>
                <w:color w:val="000000"/>
                <w:rPrChange w:id="2916"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2917" w:author="Gabriel Correa" w:date="2015-08-26T03:26:00Z">
                  <w:rPr>
                    <w:rFonts w:ascii="Calibri" w:hAnsi="Calibri" w:cs="Calibri"/>
                    <w:color w:val="000000"/>
                  </w:rPr>
                </w:rPrChange>
              </w:rPr>
            </w:pPr>
            <w:r w:rsidRPr="00415C0C">
              <w:rPr>
                <w:rFonts w:cs="Calibri"/>
                <w:b/>
                <w:color w:val="000000"/>
                <w:rPrChange w:id="2918"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919" w:author="Gabriel Correa" w:date="2015-08-26T03:26:00Z">
                  <w:rPr>
                    <w:rFonts w:ascii="Calibri" w:hAnsi="Calibri" w:cs="Calibri"/>
                    <w:color w:val="000000"/>
                  </w:rPr>
                </w:rPrChange>
              </w:rPr>
            </w:pPr>
            <w:r w:rsidRPr="00415C0C">
              <w:rPr>
                <w:rFonts w:cs="Calibri"/>
                <w:b/>
                <w:color w:val="000000"/>
                <w:rPrChange w:id="2920"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921" w:author="Gabriel Correa" w:date="2015-08-25T14:24:00Z">
                  <w:rPr>
                    <w:rFonts w:ascii="Calibri" w:hAnsi="Calibri" w:cs="Calibri"/>
                    <w:color w:val="000000"/>
                  </w:rPr>
                </w:rPrChange>
              </w:rPr>
            </w:pPr>
            <w:r w:rsidRPr="00E02554">
              <w:rPr>
                <w:rFonts w:cs="Calibri"/>
                <w:color w:val="000000"/>
                <w:rPrChange w:id="2922"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923" w:author="Gabriel Correa" w:date="2015-08-25T14:24:00Z">
                  <w:rPr>
                    <w:rFonts w:ascii="Calibri" w:hAnsi="Calibri" w:cs="Calibri"/>
                    <w:color w:val="000000"/>
                  </w:rPr>
                </w:rPrChange>
              </w:rPr>
            </w:pPr>
            <w:r w:rsidRPr="00E02554">
              <w:rPr>
                <w:rFonts w:cs="Calibri"/>
                <w:color w:val="000000"/>
                <w:rPrChange w:id="2924"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925" w:author="Gabriel Correa" w:date="2015-08-25T14:24:00Z">
                  <w:rPr>
                    <w:rFonts w:ascii="Calibri" w:hAnsi="Calibri" w:cs="Calibri"/>
                    <w:color w:val="000000"/>
                  </w:rPr>
                </w:rPrChange>
              </w:rPr>
            </w:pPr>
            <w:r w:rsidRPr="00E02554">
              <w:rPr>
                <w:rFonts w:cs="Calibri"/>
                <w:color w:val="000000"/>
                <w:rPrChange w:id="2926"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927" w:author="Gabriel Correa" w:date="2015-08-25T14:24:00Z">
                  <w:rPr>
                    <w:rFonts w:ascii="Calibri" w:hAnsi="Calibri" w:cs="Calibri"/>
                    <w:color w:val="000000"/>
                  </w:rPr>
                </w:rPrChange>
              </w:rPr>
            </w:pPr>
            <w:r w:rsidRPr="00E02554">
              <w:rPr>
                <w:rFonts w:cs="Calibri"/>
                <w:color w:val="000000"/>
                <w:rPrChange w:id="2928" w:author="Gabriel Correa" w:date="2015-08-25T14:24:00Z">
                  <w:rPr>
                    <w:rFonts w:ascii="Calibri" w:eastAsiaTheme="majorEastAsia" w:hAnsi="Calibri" w:cs="Calibri"/>
                    <w:b/>
                    <w:bCs/>
                    <w:color w:val="000000"/>
                    <w:sz w:val="26"/>
                    <w:szCs w:val="26"/>
                  </w:rPr>
                </w:rPrChange>
              </w:rPr>
              <w:t>DMNBtext</w:t>
            </w:r>
          </w:p>
        </w:tc>
        <w:tc>
          <w:tcPr>
            <w:tcW w:w="1411" w:type="dxa"/>
            <w:vAlign w:val="bottom"/>
          </w:tcPr>
          <w:p w:rsidR="00204187" w:rsidRPr="00E02554" w:rsidRDefault="00204187">
            <w:pPr>
              <w:jc w:val="right"/>
              <w:rPr>
                <w:rFonts w:cs="Calibri"/>
                <w:color w:val="000000"/>
                <w:rPrChange w:id="2929" w:author="Gabriel Correa" w:date="2015-08-25T14:24:00Z">
                  <w:rPr>
                    <w:rFonts w:ascii="Calibri" w:hAnsi="Calibri" w:cs="Calibri"/>
                    <w:color w:val="000000"/>
                  </w:rPr>
                </w:rPrChange>
              </w:rPr>
            </w:pPr>
            <w:r w:rsidRPr="00E02554">
              <w:rPr>
                <w:rFonts w:cs="Calibri"/>
                <w:color w:val="000000"/>
                <w:rPrChange w:id="2930"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2931" w:author="Gabriel Correa" w:date="2015-08-25T14:24:00Z">
                  <w:rPr>
                    <w:rFonts w:ascii="Calibri" w:hAnsi="Calibri" w:cs="Calibri"/>
                    <w:color w:val="000000"/>
                  </w:rPr>
                </w:rPrChange>
              </w:rPr>
            </w:pPr>
            <w:r w:rsidRPr="00E02554">
              <w:rPr>
                <w:rFonts w:cs="Calibri"/>
                <w:color w:val="000000"/>
                <w:rPrChange w:id="2932"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933" w:author="Gabriel Correa" w:date="2015-08-25T14:24:00Z">
                  <w:rPr>
                    <w:rFonts w:ascii="Calibri" w:hAnsi="Calibri" w:cs="Calibri"/>
                    <w:color w:val="000000"/>
                  </w:rPr>
                </w:rPrChange>
              </w:rPr>
            </w:pPr>
            <w:r w:rsidRPr="00E02554">
              <w:rPr>
                <w:rFonts w:cs="Calibri"/>
                <w:color w:val="000000"/>
                <w:rPrChange w:id="2934"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2935" w:author="Gabriel Correa" w:date="2015-08-25T14:24:00Z">
                  <w:rPr>
                    <w:rFonts w:ascii="Calibri" w:hAnsi="Calibri" w:cs="Calibri"/>
                    <w:color w:val="000000"/>
                  </w:rPr>
                </w:rPrChange>
              </w:rPr>
            </w:pPr>
            <w:r w:rsidRPr="00E02554">
              <w:rPr>
                <w:rFonts w:cs="Calibri"/>
                <w:color w:val="000000"/>
                <w:rPrChange w:id="2936"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937" w:author="Gabriel Correa" w:date="2015-08-25T14:24:00Z">
                  <w:rPr>
                    <w:rFonts w:ascii="Calibri" w:hAnsi="Calibri" w:cs="Calibri"/>
                    <w:color w:val="000000"/>
                  </w:rPr>
                </w:rPrChange>
              </w:rPr>
            </w:pPr>
            <w:r w:rsidRPr="00E02554">
              <w:rPr>
                <w:rFonts w:cs="Calibri"/>
                <w:color w:val="000000"/>
                <w:rPrChange w:id="2938"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939" w:author="Gabriel Correa" w:date="2015-08-25T14:24:00Z">
                  <w:rPr>
                    <w:rFonts w:ascii="Calibri" w:hAnsi="Calibri" w:cs="Calibri"/>
                    <w:color w:val="000000"/>
                  </w:rPr>
                </w:rPrChange>
              </w:rPr>
            </w:pPr>
            <w:r w:rsidRPr="00E02554">
              <w:rPr>
                <w:rFonts w:cs="Calibri"/>
                <w:color w:val="000000"/>
                <w:rPrChange w:id="2940" w:author="Gabriel Correa" w:date="2015-08-25T14:24:00Z">
                  <w:rPr>
                    <w:rFonts w:ascii="Calibri" w:eastAsiaTheme="majorEastAsia" w:hAnsi="Calibri" w:cs="Calibri"/>
                    <w:b/>
                    <w:bCs/>
                    <w:color w:val="000000"/>
                    <w:sz w:val="26"/>
                    <w:szCs w:val="26"/>
                  </w:rPr>
                </w:rPrChange>
              </w:rPr>
              <w:t>RandomForest</w:t>
            </w:r>
          </w:p>
        </w:tc>
        <w:tc>
          <w:tcPr>
            <w:tcW w:w="1411" w:type="dxa"/>
            <w:vAlign w:val="bottom"/>
          </w:tcPr>
          <w:p w:rsidR="00204187" w:rsidRPr="00E02554" w:rsidRDefault="00204187">
            <w:pPr>
              <w:jc w:val="right"/>
              <w:rPr>
                <w:rFonts w:cs="Calibri"/>
                <w:color w:val="000000"/>
                <w:rPrChange w:id="2941" w:author="Gabriel Correa" w:date="2015-08-25T14:24:00Z">
                  <w:rPr>
                    <w:rFonts w:ascii="Calibri" w:hAnsi="Calibri" w:cs="Calibri"/>
                    <w:color w:val="000000"/>
                  </w:rPr>
                </w:rPrChange>
              </w:rPr>
            </w:pPr>
            <w:r w:rsidRPr="00E02554">
              <w:rPr>
                <w:rFonts w:cs="Calibri"/>
                <w:color w:val="000000"/>
                <w:rPrChange w:id="2942"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943" w:author="Gabriel Correa" w:date="2015-08-25T14:24:00Z">
                  <w:rPr>
                    <w:rFonts w:ascii="Calibri" w:hAnsi="Calibri" w:cs="Calibri"/>
                    <w:color w:val="000000"/>
                  </w:rPr>
                </w:rPrChange>
              </w:rPr>
            </w:pPr>
            <w:r w:rsidRPr="00E02554">
              <w:rPr>
                <w:rFonts w:cs="Calibri"/>
                <w:color w:val="000000"/>
                <w:rPrChange w:id="2944"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945" w:author="Gabriel Correa" w:date="2015-08-25T14:24:00Z">
                  <w:rPr>
                    <w:rFonts w:ascii="Calibri" w:hAnsi="Calibri" w:cs="Calibri"/>
                    <w:color w:val="000000"/>
                  </w:rPr>
                </w:rPrChange>
              </w:rPr>
            </w:pPr>
            <w:r w:rsidRPr="00E02554">
              <w:rPr>
                <w:rFonts w:cs="Calibri"/>
                <w:color w:val="000000"/>
                <w:rPrChange w:id="2946"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2947" w:author="Gabriel Correa" w:date="2015-08-25T14:24:00Z">
                  <w:rPr>
                    <w:rFonts w:ascii="Calibri" w:hAnsi="Calibri" w:cs="Calibri"/>
                    <w:color w:val="000000"/>
                  </w:rPr>
                </w:rPrChange>
              </w:rPr>
            </w:pPr>
            <w:r w:rsidRPr="00E02554">
              <w:rPr>
                <w:rFonts w:cs="Calibri"/>
                <w:color w:val="000000"/>
                <w:rPrChange w:id="2948"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2949" w:author="Gabriel Correa" w:date="2015-08-25T14:24:00Z">
                  <w:rPr>
                    <w:rFonts w:ascii="Calibri" w:hAnsi="Calibri" w:cs="Calibri"/>
                    <w:color w:val="000000"/>
                  </w:rPr>
                </w:rPrChange>
              </w:rPr>
            </w:pPr>
            <w:r w:rsidRPr="00E02554">
              <w:rPr>
                <w:rFonts w:cs="Calibri"/>
                <w:color w:val="000000"/>
                <w:rPrChange w:id="2950"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2951" w:author="Gabriel Correa" w:date="2015-08-25T14:24:00Z">
                  <w:rPr>
                    <w:rFonts w:ascii="Calibri" w:hAnsi="Calibri" w:cs="Calibri"/>
                    <w:color w:val="000000"/>
                  </w:rPr>
                </w:rPrChange>
              </w:rPr>
            </w:pPr>
            <w:r w:rsidRPr="00E02554">
              <w:rPr>
                <w:rFonts w:cs="Calibri"/>
                <w:color w:val="000000"/>
                <w:rPrChange w:id="2952" w:author="Gabriel Correa" w:date="2015-08-25T14:24:00Z">
                  <w:rPr>
                    <w:rFonts w:ascii="Calibri" w:eastAsiaTheme="majorEastAsia" w:hAnsi="Calibri" w:cs="Calibri"/>
                    <w:b/>
                    <w:bCs/>
                    <w:color w:val="000000"/>
                    <w:sz w:val="26"/>
                    <w:szCs w:val="26"/>
                  </w:rPr>
                </w:rPrChange>
              </w:rPr>
              <w:t>OneR</w:t>
            </w:r>
          </w:p>
        </w:tc>
        <w:tc>
          <w:tcPr>
            <w:tcW w:w="1411" w:type="dxa"/>
            <w:vAlign w:val="bottom"/>
          </w:tcPr>
          <w:p w:rsidR="00204187" w:rsidRPr="00E02554" w:rsidRDefault="00204187">
            <w:pPr>
              <w:jc w:val="right"/>
              <w:rPr>
                <w:rFonts w:cs="Calibri"/>
                <w:color w:val="000000"/>
                <w:rPrChange w:id="2953" w:author="Gabriel Correa" w:date="2015-08-25T14:24:00Z">
                  <w:rPr>
                    <w:rFonts w:ascii="Calibri" w:hAnsi="Calibri" w:cs="Calibri"/>
                    <w:color w:val="000000"/>
                  </w:rPr>
                </w:rPrChange>
              </w:rPr>
            </w:pPr>
            <w:r w:rsidRPr="00E02554">
              <w:rPr>
                <w:rFonts w:cs="Calibri"/>
                <w:color w:val="000000"/>
                <w:rPrChange w:id="2954"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2955" w:author="Gabriel Correa" w:date="2015-08-25T14:24:00Z">
                  <w:rPr>
                    <w:rFonts w:ascii="Calibri" w:hAnsi="Calibri" w:cs="Calibri"/>
                    <w:color w:val="000000"/>
                  </w:rPr>
                </w:rPrChange>
              </w:rPr>
            </w:pPr>
            <w:r w:rsidRPr="00E02554">
              <w:rPr>
                <w:rFonts w:cs="Calibri"/>
                <w:color w:val="000000"/>
                <w:rPrChange w:id="2956"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957" w:author="Gabriel Correa" w:date="2015-08-25T14:24:00Z">
                  <w:rPr>
                    <w:rFonts w:ascii="Calibri" w:hAnsi="Calibri" w:cs="Calibri"/>
                    <w:color w:val="000000"/>
                  </w:rPr>
                </w:rPrChange>
              </w:rPr>
            </w:pPr>
            <w:r w:rsidRPr="00E02554">
              <w:rPr>
                <w:rFonts w:cs="Calibri"/>
                <w:color w:val="000000"/>
                <w:rPrChange w:id="2958"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2959" w:author="Gabriel Correa" w:date="2015-08-25T14:24:00Z">
                  <w:rPr>
                    <w:rFonts w:ascii="Calibri" w:hAnsi="Calibri" w:cs="Calibri"/>
                    <w:color w:val="000000"/>
                  </w:rPr>
                </w:rPrChange>
              </w:rPr>
            </w:pPr>
            <w:r w:rsidRPr="00E02554">
              <w:rPr>
                <w:rFonts w:cs="Calibri"/>
                <w:color w:val="000000"/>
                <w:rPrChange w:id="2960"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2961" w:author="Gabriel Correa" w:date="2015-08-25T14:24:00Z">
                  <w:rPr>
                    <w:rFonts w:ascii="Calibri" w:hAnsi="Calibri" w:cs="Calibri"/>
                    <w:color w:val="000000"/>
                  </w:rPr>
                </w:rPrChange>
              </w:rPr>
            </w:pPr>
            <w:r w:rsidRPr="00E02554">
              <w:rPr>
                <w:rFonts w:cs="Calibri"/>
                <w:color w:val="000000"/>
                <w:rPrChange w:id="2962"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2963" w:author="Gabriel Correa" w:date="2015-08-26T03:26:00Z"/>
        </w:rPr>
      </w:pPr>
    </w:p>
    <w:p w:rsidR="00415C0C" w:rsidRDefault="00415C0C">
      <w:pPr>
        <w:spacing w:after="200" w:line="276" w:lineRule="auto"/>
        <w:jc w:val="left"/>
        <w:rPr>
          <w:ins w:id="2964" w:author="Gabriel Correa" w:date="2015-08-26T03:26:00Z"/>
        </w:rPr>
      </w:pPr>
      <w:ins w:id="2965" w:author="Gabriel Correa" w:date="2015-08-26T03:26:00Z">
        <w:r>
          <w:br w:type="page"/>
        </w:r>
      </w:ins>
    </w:p>
    <w:p w:rsidR="00204187" w:rsidRPr="00E02554" w:rsidDel="00415C0C" w:rsidRDefault="00204187" w:rsidP="00BC7FD4">
      <w:pPr>
        <w:rPr>
          <w:del w:id="2966" w:author="Gabriel Correa" w:date="2015-08-26T03:26:00Z"/>
        </w:rPr>
      </w:pPr>
      <w:bookmarkStart w:id="2967" w:name="_Toc428323439"/>
      <w:bookmarkStart w:id="2968" w:name="_Toc428443041"/>
      <w:bookmarkStart w:id="2969" w:name="_Toc428443117"/>
      <w:bookmarkStart w:id="2970" w:name="_Toc428510400"/>
      <w:bookmarkEnd w:id="2967"/>
      <w:bookmarkEnd w:id="2968"/>
      <w:bookmarkEnd w:id="2969"/>
      <w:bookmarkEnd w:id="2970"/>
    </w:p>
    <w:p w:rsidR="00EE2482" w:rsidDel="00415C0C" w:rsidRDefault="00EE2482" w:rsidP="00EE2482">
      <w:pPr>
        <w:pStyle w:val="Ttulo2"/>
        <w:rPr>
          <w:del w:id="2971" w:author="Gabriel Correa" w:date="2015-08-26T03:27:00Z"/>
        </w:rPr>
      </w:pPr>
      <w:bookmarkStart w:id="2972" w:name="_Toc428510401"/>
      <w:r>
        <w:t>Resultados Finales</w:t>
      </w:r>
      <w:bookmarkEnd w:id="2972"/>
    </w:p>
    <w:p w:rsidR="00EE2482" w:rsidDel="00415C0C" w:rsidRDefault="00EE2482">
      <w:pPr>
        <w:pStyle w:val="Ttulo2"/>
        <w:numPr>
          <w:ilvl w:val="0"/>
          <w:numId w:val="21"/>
        </w:numPr>
        <w:rPr>
          <w:del w:id="2973" w:author="Gabriel Correa" w:date="2015-08-26T03:26:00Z"/>
        </w:rPr>
        <w:pPrChange w:id="2974" w:author="Gabriel Correa" w:date="2015-08-26T03:27:00Z">
          <w:pPr>
            <w:pStyle w:val="Prrafodelista"/>
            <w:numPr>
              <w:numId w:val="21"/>
            </w:numPr>
            <w:ind w:hanging="360"/>
          </w:pPr>
        </w:pPrChange>
      </w:pPr>
      <w:del w:id="2975" w:author="Gabriel Correa" w:date="2015-08-26T03:26:00Z">
        <w:r w:rsidDel="00415C0C">
          <w:delText>Tablas comparando distintos clasificadores, usando o no stemming, usando o no stopwords</w:delText>
        </w:r>
        <w:bookmarkStart w:id="2976" w:name="_Toc428323441"/>
        <w:bookmarkStart w:id="2977" w:name="_Toc428443043"/>
        <w:bookmarkStart w:id="2978" w:name="_Toc428443119"/>
        <w:bookmarkStart w:id="2979" w:name="_Toc428510402"/>
        <w:bookmarkEnd w:id="2976"/>
        <w:bookmarkEnd w:id="2977"/>
        <w:bookmarkEnd w:id="2978"/>
        <w:bookmarkEnd w:id="2979"/>
      </w:del>
    </w:p>
    <w:p w:rsidR="00EE2482" w:rsidDel="00415C0C" w:rsidRDefault="00EE2482">
      <w:pPr>
        <w:pStyle w:val="Ttulo2"/>
        <w:rPr>
          <w:del w:id="2980" w:author="Gabriel Correa" w:date="2015-08-26T03:27:00Z"/>
        </w:rPr>
        <w:pPrChange w:id="2981" w:author="Gabriel Correa" w:date="2015-08-26T03:27:00Z">
          <w:pPr>
            <w:pStyle w:val="Prrafodelista"/>
            <w:numPr>
              <w:numId w:val="21"/>
            </w:numPr>
            <w:ind w:hanging="360"/>
          </w:pPr>
        </w:pPrChange>
      </w:pPr>
      <w:del w:id="2982" w:author="Gabriel Correa" w:date="2015-08-26T03:27:00Z">
        <w:r w:rsidDel="00415C0C">
          <w:delText>Tablas adicionales comparando otras opciones y parámetros del filtro y opciones del mejor clasificador</w:delText>
        </w:r>
        <w:bookmarkStart w:id="2983" w:name="_Toc428323442"/>
        <w:bookmarkStart w:id="2984" w:name="_Toc428443044"/>
        <w:bookmarkStart w:id="2985" w:name="_Toc428443120"/>
        <w:bookmarkStart w:id="2986" w:name="_Toc428510403"/>
        <w:bookmarkEnd w:id="2983"/>
        <w:bookmarkEnd w:id="2984"/>
        <w:bookmarkEnd w:id="2985"/>
        <w:bookmarkEnd w:id="2986"/>
      </w:del>
    </w:p>
    <w:p w:rsidR="00EE2482" w:rsidDel="00415C0C" w:rsidRDefault="00EE2482">
      <w:pPr>
        <w:pStyle w:val="Ttulo2"/>
        <w:rPr>
          <w:del w:id="2987" w:author="Gabriel Correa" w:date="2015-08-26T03:27:00Z"/>
        </w:rPr>
        <w:pPrChange w:id="2988" w:author="Gabriel Correa" w:date="2015-08-26T03:27:00Z">
          <w:pPr>
            <w:pStyle w:val="Prrafodelista"/>
            <w:numPr>
              <w:numId w:val="21"/>
            </w:numPr>
            <w:ind w:hanging="360"/>
          </w:pPr>
        </w:pPrChange>
      </w:pPr>
      <w:del w:id="2989" w:author="Gabriel Correa" w:date="2015-08-26T03:27:00Z">
        <w:r w:rsidDel="00415C0C">
          <w:delText>Comparación con heurística/regla de Keywords de Monperrus u otros estudios</w:delText>
        </w:r>
        <w:bookmarkStart w:id="2990" w:name="_Toc428323443"/>
        <w:bookmarkStart w:id="2991" w:name="_Toc428443045"/>
        <w:bookmarkStart w:id="2992" w:name="_Toc428443121"/>
        <w:bookmarkStart w:id="2993" w:name="_Toc428510404"/>
        <w:bookmarkEnd w:id="2990"/>
        <w:bookmarkEnd w:id="2991"/>
        <w:bookmarkEnd w:id="2992"/>
        <w:bookmarkEnd w:id="2993"/>
      </w:del>
    </w:p>
    <w:p w:rsidR="00350FBE" w:rsidRDefault="00350FBE">
      <w:pPr>
        <w:pStyle w:val="Ttulo2"/>
        <w:pPrChange w:id="2994" w:author="Gabriel Correa" w:date="2015-08-26T03:27:00Z">
          <w:pPr/>
        </w:pPrChange>
      </w:pPr>
      <w:bookmarkStart w:id="2995" w:name="_Toc428510405"/>
      <w:bookmarkEnd w:id="2995"/>
    </w:p>
    <w:p w:rsidR="00350FBE" w:rsidRPr="00E02554" w:rsidRDefault="00350FBE" w:rsidP="00350FBE">
      <w:pPr>
        <w:rPr>
          <w:ins w:id="2996" w:author="Gabriel Correa" w:date="2015-08-24T16:51:00Z"/>
        </w:rPr>
      </w:pPr>
      <w:ins w:id="2997" w:author="Gabriel Correa" w:date="2015-08-24T16:28:00Z">
        <w:r w:rsidRPr="00E02554">
          <w:t>A continuaci</w:t>
        </w:r>
      </w:ins>
      <w:ins w:id="2998" w:author="Gabriel Correa" w:date="2015-08-24T16:29:00Z">
        <w:r w:rsidRPr="00E02554">
          <w:t>ó</w:t>
        </w:r>
      </w:ins>
      <w:ins w:id="2999" w:author="Gabriel Correa" w:date="2015-08-24T16:28:00Z">
        <w:r w:rsidRPr="00E02554">
          <w:t xml:space="preserve">n se presentan varias </w:t>
        </w:r>
      </w:ins>
      <w:ins w:id="3000" w:author="Gabriel Correa" w:date="2015-08-24T16:29:00Z">
        <w:r w:rsidRPr="00E02554">
          <w:t>combinaciones</w:t>
        </w:r>
      </w:ins>
      <w:ins w:id="3001" w:author="Gabriel Correa" w:date="2015-08-24T16:28:00Z">
        <w:r w:rsidRPr="00E02554">
          <w:t xml:space="preserve"> entre sets de entrenamiento</w:t>
        </w:r>
      </w:ins>
      <w:ins w:id="3002" w:author="Gabriel Correa" w:date="2015-08-24T16:29:00Z">
        <w:r w:rsidRPr="00E02554">
          <w:t>s</w:t>
        </w:r>
      </w:ins>
      <w:ins w:id="3003" w:author="Gabriel Correa" w:date="2015-08-24T16:28:00Z">
        <w:r w:rsidRPr="00E02554">
          <w:t xml:space="preserve"> y sets de prueba</w:t>
        </w:r>
      </w:ins>
      <w:ins w:id="3004" w:author="Gabriel Correa" w:date="2015-08-24T16:29:00Z">
        <w:r w:rsidRPr="00E02554">
          <w:t>s para realizar los experimentos.</w:t>
        </w:r>
      </w:ins>
      <w:r>
        <w:t xml:space="preserve"> </w:t>
      </w:r>
      <w:ins w:id="3005" w:author="Gabriel Correa" w:date="2015-08-24T16:30:00Z">
        <w:r w:rsidRPr="00E02554">
          <w:t xml:space="preserve">El objetivo </w:t>
        </w:r>
      </w:ins>
      <w:r>
        <w:t>principal de la mayoría de los</w:t>
      </w:r>
      <w:ins w:id="3006" w:author="Gabriel Correa" w:date="2015-08-24T16:30:00Z">
        <w:r w:rsidRPr="00E02554">
          <w:t xml:space="preserve"> experimento es encontrar los mejores clasificadores para adivinar correctamente la mayor cantidad de </w:t>
        </w:r>
      </w:ins>
      <w:ins w:id="3007" w:author="Gabriel Correa" w:date="2015-08-24T16:31:00Z">
        <w:r w:rsidRPr="00E02554">
          <w:rPr>
            <w:i/>
          </w:rPr>
          <w:t>directives</w:t>
        </w:r>
        <w:r w:rsidRPr="00E02554">
          <w:t xml:space="preserve"> buscando valores altos en </w:t>
        </w:r>
      </w:ins>
      <w:ins w:id="3008" w:author="Gabriel Correa" w:date="2015-08-24T16:32:00Z">
        <w:r w:rsidRPr="00E02554">
          <w:rPr>
            <w:i/>
          </w:rPr>
          <w:t xml:space="preserve">recall </w:t>
        </w:r>
        <w:r w:rsidRPr="00E02554">
          <w:t xml:space="preserve">y </w:t>
        </w:r>
        <w:r w:rsidRPr="00E02554">
          <w:rPr>
            <w:i/>
          </w:rPr>
          <w:t>F-Measure</w:t>
        </w:r>
        <w:r w:rsidRPr="00E02554">
          <w:t xml:space="preserve">. El otro objetivo de varios experimentos es descubrir con </w:t>
        </w:r>
      </w:ins>
      <w:r>
        <w:t xml:space="preserve">qué </w:t>
      </w:r>
      <w:ins w:id="3009" w:author="Gabriel Correa" w:date="2015-08-24T16:32:00Z">
        <w:r w:rsidRPr="00E02554">
          <w:t xml:space="preserve">porcentaje </w:t>
        </w:r>
      </w:ins>
      <w:ins w:id="3010" w:author="Gabriel Correa" w:date="2015-08-24T16:33:00Z">
        <w:r w:rsidRPr="00E02554">
          <w:t xml:space="preserve">de los datos </w:t>
        </w:r>
      </w:ins>
      <w:r>
        <w:t>al entrenar</w:t>
      </w:r>
      <w:ins w:id="3011" w:author="Gabriel Correa" w:date="2015-08-24T16:32:00Z">
        <w:r w:rsidRPr="00E02554">
          <w:t xml:space="preserve"> entrenamiento es suficiente para </w:t>
        </w:r>
      </w:ins>
      <w:ins w:id="3012"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ins w:id="3013" w:author="Gabriel Correa" w:date="2015-08-28T07:30:00Z">
        <w:r w:rsidR="00E54D64">
          <w:t>5.2</w:t>
        </w:r>
      </w:ins>
      <w:del w:id="3014" w:author="Gabriel Correa" w:date="2015-08-28T07:30:00Z">
        <w:r w:rsidR="00763E46" w:rsidDel="00E54D64">
          <w:delText>4.2</w:delText>
        </w:r>
      </w:del>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r w:rsidRPr="00D471E1">
              <w:t xml:space="preserve">FilteredClassifier con filtro StringToWordVector (ver sección </w:t>
            </w:r>
            <w:r w:rsidRPr="00D471E1">
              <w:fldChar w:fldCharType="begin"/>
            </w:r>
            <w:r w:rsidRPr="00D471E1">
              <w:instrText xml:space="preserve"> REF _Ref427782605 \r \h  \* MERGEFORMAT </w:instrText>
            </w:r>
            <w:r w:rsidRPr="00D471E1">
              <w:rPr>
                <w:color w:val="auto"/>
                <w:rPrChange w:id="3015" w:author="Gabriel Correa" w:date="2015-08-25T14:24:00Z">
                  <w:rPr/>
                </w:rPrChange>
              </w:rPr>
              <w:fldChar w:fldCharType="separate"/>
            </w:r>
            <w:ins w:id="3016" w:author="Gabriel Correa" w:date="2015-08-28T07:30:00Z">
              <w:r w:rsidR="00E54D64">
                <w:t>6.1.1</w:t>
              </w:r>
            </w:ins>
            <w:del w:id="3017" w:author="Gabriel Correa" w:date="2015-08-28T07:30:00Z">
              <w:r w:rsidR="00763E46" w:rsidDel="00E54D64">
                <w:delText>5.1.1</w:delText>
              </w:r>
            </w:del>
            <w:r w:rsidRPr="00D471E1">
              <w:fldChar w:fldCharType="end"/>
            </w:r>
            <w:r w:rsidRPr="00D471E1">
              <w:t xml:space="preserve">) </w:t>
            </w:r>
            <w:ins w:id="3018" w:author="Gabriel Correa" w:date="2015-08-26T02:57:00Z">
              <w:r w:rsidR="005517A6">
                <w:t xml:space="preserve"> con </w:t>
              </w:r>
            </w:ins>
            <w:ins w:id="3019" w:author="Gabriel Correa" w:date="2015-08-26T02:58:00Z">
              <w:r w:rsidR="005517A6">
                <w:t>varios clasificadores.</w:t>
              </w:r>
            </w:ins>
            <w:del w:id="3020"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3021"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3022"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3023" w:author="Gabriel Correa" w:date="2015-08-26T02:58:00Z">
                  <w:rPr>
                    <w:color w:val="auto"/>
                  </w:rPr>
                </w:rPrChange>
              </w:rPr>
              <w:pPrChange w:id="3024"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3025" w:author="Gabriel Correa" w:date="2015-08-26T02:58:00Z">
              <w:r>
                <w:t>Estos parámetros fueron constantes a lo largo de todos los experimentos. Otros par</w:t>
              </w:r>
            </w:ins>
            <w:ins w:id="3026"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3027" w:name="_Ref428277776"/>
      <w:bookmarkStart w:id="3028" w:name="_Toc428510406"/>
      <w:r>
        <w:t>F-Measure vs Recall</w:t>
      </w:r>
      <w:bookmarkEnd w:id="3027"/>
      <w:bookmarkEnd w:id="3028"/>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ins w:id="3029" w:author="Gabriel Correa" w:date="2015-08-28T07:30:00Z">
        <w:r w:rsidR="00E54D64">
          <w:t>4.1.1</w:t>
        </w:r>
      </w:ins>
      <w:del w:id="3030" w:author="Gabriel Correa" w:date="2015-08-28T07:30:00Z">
        <w:r w:rsidR="00763E46" w:rsidDel="00E54D64">
          <w:delText>3.1.1</w:delText>
        </w:r>
      </w:del>
      <w:r w:rsidR="00BF44B1">
        <w:fldChar w:fldCharType="end"/>
      </w:r>
      <w:r w:rsidR="00BF44B1">
        <w:t xml:space="preserve">y en </w:t>
      </w:r>
      <w:r w:rsidR="00BF44B1">
        <w:fldChar w:fldCharType="begin"/>
      </w:r>
      <w:r w:rsidR="00BF44B1">
        <w:instrText xml:space="preserve"> REF _Ref428278205 \r \h </w:instrText>
      </w:r>
      <w:r w:rsidR="00BF44B1">
        <w:fldChar w:fldCharType="separate"/>
      </w:r>
      <w:ins w:id="3031" w:author="Gabriel Correa" w:date="2015-08-28T07:30:00Z">
        <w:r w:rsidR="00E54D64">
          <w:t>4.2.1</w:t>
        </w:r>
      </w:ins>
      <w:del w:id="3032" w:author="Gabriel Correa" w:date="2015-08-28T07:30:00Z">
        <w:r w:rsidR="00763E46" w:rsidDel="00E54D64">
          <w:delText>3.2.1</w:delText>
        </w:r>
      </w:del>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 xml:space="preserve">sultados de un experimento mostrados en la </w:t>
      </w:r>
      <w:ins w:id="3033" w:author="Gabriel Correa" w:date="2015-08-26T03:32:00Z">
        <w:r w:rsidR="008F24AB">
          <w:fldChar w:fldCharType="begin"/>
        </w:r>
        <w:r w:rsidR="008F24AB">
          <w:instrText xml:space="preserve"> REF _Ref428323289 \h </w:instrText>
        </w:r>
      </w:ins>
      <w:r w:rsidR="008F24AB">
        <w:fldChar w:fldCharType="separate"/>
      </w:r>
      <w:ins w:id="3034" w:author="Gabriel Correa" w:date="2015-08-28T07:30:00Z">
        <w:r w:rsidR="00E54D64">
          <w:t xml:space="preserve">Tabla </w:t>
        </w:r>
        <w:r w:rsidR="00E54D64">
          <w:rPr>
            <w:noProof/>
          </w:rPr>
          <w:t>7</w:t>
        </w:r>
        <w:r w:rsidR="00E54D64">
          <w:t>.</w:t>
        </w:r>
        <w:r w:rsidR="00E54D64">
          <w:rPr>
            <w:noProof/>
          </w:rPr>
          <w:t>1</w:t>
        </w:r>
      </w:ins>
      <w:ins w:id="3035" w:author="Gabriel Correa" w:date="2015-08-26T03:32:00Z">
        <w:r w:rsidR="008F24AB">
          <w:fldChar w:fldCharType="end"/>
        </w:r>
      </w:ins>
      <w:ins w:id="3036" w:author="Gabriel Correa" w:date="2015-08-26T03:33:00Z">
        <w:r w:rsidR="008F24AB">
          <w:t xml:space="preserve">y en la </w:t>
        </w:r>
      </w:ins>
      <w:ins w:id="3037" w:author="Gabriel Correa" w:date="2015-08-26T03:35:00Z">
        <w:r w:rsidR="001809B5">
          <w:fldChar w:fldCharType="begin"/>
        </w:r>
        <w:r w:rsidR="001809B5">
          <w:instrText xml:space="preserve"> REF _Ref428323464 \h </w:instrText>
        </w:r>
      </w:ins>
      <w:r w:rsidR="001809B5">
        <w:fldChar w:fldCharType="separate"/>
      </w:r>
      <w:ins w:id="3038" w:author="Gabriel Correa" w:date="2015-08-28T07:30:00Z">
        <w:r w:rsidR="00E54D64">
          <w:t xml:space="preserve">Imagen </w:t>
        </w:r>
        <w:r w:rsidR="00E54D64">
          <w:rPr>
            <w:noProof/>
          </w:rPr>
          <w:t>7</w:t>
        </w:r>
        <w:r w:rsidR="00E54D64">
          <w:t>.</w:t>
        </w:r>
        <w:r w:rsidR="00E54D64">
          <w:rPr>
            <w:noProof/>
          </w:rPr>
          <w:t>1</w:t>
        </w:r>
      </w:ins>
      <w:ins w:id="3039" w:author="Gabriel Correa" w:date="2015-08-26T03:35:00Z">
        <w:r w:rsidR="001809B5">
          <w:fldChar w:fldCharType="end"/>
        </w:r>
      </w:ins>
      <w:del w:id="3040" w:author="Gabriel Correa" w:date="2015-08-26T03:29:00Z">
        <w:r w:rsidR="00BF44B1" w:rsidDel="00B26115">
          <w:delText>[[**]]</w:delText>
        </w:r>
      </w:del>
      <w:r w:rsidR="00F76D9A" w:rsidRPr="00E02554">
        <w:t xml:space="preserve"> muestra optimizar el F-Measure puede lograr resultados con menos </w:t>
      </w:r>
      <w:r w:rsidR="00F76D9A" w:rsidRPr="00E02554">
        <w:rPr>
          <w:i/>
        </w:rPr>
        <w:t>falsos negativos</w:t>
      </w:r>
      <w:r w:rsidR="00F76D9A" w:rsidRPr="00E02554">
        <w:t>.</w:t>
      </w:r>
      <w:r w:rsidR="001F62A5" w:rsidRPr="00E02554">
        <w:t xml:space="preserve"> El </w:t>
      </w:r>
      <w:r w:rsidR="001F62A5" w:rsidRPr="00E02554">
        <w:rPr>
          <w:i/>
        </w:rPr>
        <w:t xml:space="preserve">recall </w:t>
      </w:r>
      <w:r w:rsidR="001F62A5" w:rsidRPr="00E02554">
        <w:t xml:space="preserve">más alto es 0.93 de </w:t>
      </w:r>
      <w:r w:rsidR="001F62A5" w:rsidRPr="00E02554">
        <w:rPr>
          <w:i/>
        </w:rPr>
        <w:t>NaiveBayes</w:t>
      </w:r>
      <w:r w:rsidR="001F62A5" w:rsidRPr="00E02554">
        <w:t xml:space="preserve">, pero al mismo tiempo tiene bajos valores de </w:t>
      </w:r>
      <w:r w:rsidR="001F62A5" w:rsidRPr="00E02554">
        <w:rPr>
          <w:i/>
        </w:rPr>
        <w:t xml:space="preserve">precision </w:t>
      </w:r>
      <w:r w:rsidR="001F62A5" w:rsidRPr="00E02554">
        <w:t xml:space="preserve">y </w:t>
      </w:r>
      <w:r w:rsidR="001F62A5" w:rsidRPr="00E02554">
        <w:rPr>
          <w:i/>
        </w:rPr>
        <w:t>F-Measure</w:t>
      </w:r>
      <w:r w:rsidR="001F62A5" w:rsidRPr="00E02554">
        <w:t xml:space="preserve">. </w:t>
      </w:r>
      <w:r w:rsidR="001F62A5" w:rsidRPr="00E02554">
        <w:rPr>
          <w:i/>
        </w:rPr>
        <w:t xml:space="preserve">RandomForest </w:t>
      </w:r>
      <w:r w:rsidR="001F62A5" w:rsidRPr="00E02554">
        <w:t xml:space="preserve">y </w:t>
      </w:r>
      <w:r w:rsidR="001F62A5" w:rsidRPr="00E02554">
        <w:rPr>
          <w:i/>
        </w:rPr>
        <w:t>SMO</w:t>
      </w:r>
      <w:r w:rsidR="001F62A5" w:rsidRPr="00E02554">
        <w:t xml:space="preserve"> tienen un valor de </w:t>
      </w:r>
      <w:r w:rsidR="001F62A5" w:rsidRPr="00E02554">
        <w:rPr>
          <w:i/>
        </w:rPr>
        <w:t>F-Measure</w:t>
      </w:r>
      <w:r w:rsidR="001F62A5" w:rsidRPr="00E02554">
        <w:t xml:space="preserve"> alto pero no alcanza a </w:t>
      </w:r>
      <w:r w:rsidR="001F62A5" w:rsidRPr="00E02554">
        <w:rPr>
          <w:i/>
        </w:rPr>
        <w:t xml:space="preserve">NaiveBayes </w:t>
      </w:r>
      <w:r w:rsidR="001F62A5" w:rsidRPr="00E02554">
        <w:t xml:space="preserve">hablando de </w:t>
      </w:r>
      <w:r w:rsidR="001F62A5" w:rsidRPr="00E02554">
        <w:rPr>
          <w:i/>
        </w:rPr>
        <w:t>recall</w:t>
      </w:r>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r w:rsidRPr="00E02554">
        <w:rPr>
          <w:i/>
        </w:rPr>
        <w:t>recall</w:t>
      </w:r>
      <w:r w:rsidRPr="00E02554">
        <w:t xml:space="preserve"> pero empeore en </w:t>
      </w:r>
      <w:r w:rsidRPr="00E02554">
        <w:rPr>
          <w:i/>
        </w:rPr>
        <w:t>precision</w:t>
      </w:r>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r w:rsidR="00C50439" w:rsidRPr="00E02554">
        <w:rPr>
          <w:i/>
        </w:rPr>
        <w:t>RandomForest</w:t>
      </w:r>
      <w:r w:rsidR="00C50439" w:rsidRPr="00E02554">
        <w:t xml:space="preserve"> se obtienen las matrices de confusi</w:t>
      </w:r>
      <w:r w:rsidR="003B08A8" w:rsidRPr="00E02554">
        <w:t xml:space="preserve">ón de la </w:t>
      </w:r>
      <w:r w:rsidR="003E24B8" w:rsidRPr="00E02554">
        <w:t xml:space="preserve"> logrando el mismo </w:t>
      </w:r>
      <w:r w:rsidR="00C50439" w:rsidRPr="00E02554">
        <w:rPr>
          <w:i/>
        </w:rPr>
        <w:t>recall</w:t>
      </w:r>
      <w:r w:rsidR="00C50439" w:rsidRPr="00E02554">
        <w:t xml:space="preserve"> </w:t>
      </w:r>
      <w:r w:rsidR="003E24B8" w:rsidRPr="00E02554">
        <w:t xml:space="preserve">(o mejor) </w:t>
      </w:r>
      <w:r w:rsidR="00C50439" w:rsidRPr="00E02554">
        <w:t xml:space="preserve">que </w:t>
      </w:r>
      <w:r w:rsidR="00C50439" w:rsidRPr="00E02554">
        <w:rPr>
          <w:i/>
        </w:rPr>
        <w:t>NaiveBayes</w:t>
      </w:r>
      <w:r w:rsidR="00C50439" w:rsidRPr="00E02554">
        <w:t xml:space="preserve">, pero mejorando el valor de </w:t>
      </w:r>
      <w:r w:rsidR="00C50439" w:rsidRPr="00E02554">
        <w:rPr>
          <w:i/>
        </w:rPr>
        <w:t>precisio</w:t>
      </w:r>
      <w:r w:rsidR="003E24B8" w:rsidRPr="00E02554">
        <w:rPr>
          <w:i/>
        </w:rPr>
        <w:t>n</w:t>
      </w:r>
      <w:r w:rsidR="003E24B8" w:rsidRPr="00E02554">
        <w:t>.</w:t>
      </w:r>
    </w:p>
    <w:p w:rsidR="00F76D9A" w:rsidDel="008F24AB" w:rsidRDefault="00F76D9A" w:rsidP="00F76D9A">
      <w:pPr>
        <w:pStyle w:val="Epgrafe"/>
        <w:keepNext/>
        <w:rPr>
          <w:del w:id="3041" w:author="Gabriel Correa" w:date="2015-08-26T03:32:00Z"/>
        </w:rPr>
      </w:pPr>
      <w:bookmarkStart w:id="3042" w:name="_Ref428323289"/>
      <w:bookmarkStart w:id="3043" w:name="_Ref428137107"/>
      <w:bookmarkStart w:id="3044" w:name="_Ref428323286"/>
      <w:r>
        <w:lastRenderedPageBreak/>
        <w:t xml:space="preserve">Tabla </w:t>
      </w:r>
      <w:ins w:id="3045" w:author="Gabriel Correa" w:date="2015-08-28T00:22:00Z">
        <w:r w:rsidR="00F002B6">
          <w:rPr>
            <w:b w:val="0"/>
            <w:bCs w:val="0"/>
          </w:rPr>
          <w:fldChar w:fldCharType="begin"/>
        </w:r>
        <w:r w:rsidR="00F002B6">
          <w:instrText xml:space="preserve"> STYLEREF 1 \s </w:instrText>
        </w:r>
      </w:ins>
      <w:r w:rsidR="00F002B6">
        <w:rPr>
          <w:b w:val="0"/>
          <w:bCs w:val="0"/>
        </w:rPr>
        <w:fldChar w:fldCharType="separate"/>
      </w:r>
      <w:r w:rsidR="00E54D64">
        <w:rPr>
          <w:noProof/>
        </w:rPr>
        <w:t>7</w:t>
      </w:r>
      <w:ins w:id="3046" w:author="Gabriel Correa" w:date="2015-08-28T00:22:00Z">
        <w:r w:rsidR="00F002B6">
          <w:rPr>
            <w:b w:val="0"/>
            <w:bCs w:val="0"/>
          </w:rPr>
          <w:fldChar w:fldCharType="end"/>
        </w:r>
        <w:r w:rsidR="00F002B6">
          <w:t>.</w:t>
        </w:r>
        <w:r w:rsidR="00F002B6">
          <w:rPr>
            <w:b w:val="0"/>
            <w:bCs w:val="0"/>
          </w:rPr>
          <w:fldChar w:fldCharType="begin"/>
        </w:r>
        <w:r w:rsidR="00F002B6">
          <w:instrText xml:space="preserve"> SEQ Tabla \* ARABIC \s 1 </w:instrText>
        </w:r>
      </w:ins>
      <w:r w:rsidR="00F002B6">
        <w:rPr>
          <w:b w:val="0"/>
          <w:bCs w:val="0"/>
        </w:rPr>
        <w:fldChar w:fldCharType="separate"/>
      </w:r>
      <w:ins w:id="3047" w:author="Gabriel Correa" w:date="2015-08-28T07:30:00Z">
        <w:r w:rsidR="00E54D64">
          <w:rPr>
            <w:noProof/>
          </w:rPr>
          <w:t>1</w:t>
        </w:r>
      </w:ins>
      <w:ins w:id="3048" w:author="Gabriel Correa" w:date="2015-08-28T00:22:00Z">
        <w:r w:rsidR="00F002B6">
          <w:rPr>
            <w:b w:val="0"/>
            <w:bCs w:val="0"/>
          </w:rPr>
          <w:fldChar w:fldCharType="end"/>
        </w:r>
      </w:ins>
      <w:bookmarkEnd w:id="3042"/>
      <w:del w:id="3049"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3050"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3043"/>
      <w:r>
        <w:t>:   Resultados entrenando con datos finales de Apache Commons, Java  y el primer 10% de JFace; set de prueba, 90% restantes de JFace.</w:t>
      </w:r>
      <w:bookmarkEnd w:id="3044"/>
    </w:p>
    <w:p w:rsidR="008F24AB" w:rsidRDefault="008F24AB">
      <w:pPr>
        <w:pStyle w:val="Epgrafe"/>
        <w:keepNext/>
        <w:rPr>
          <w:ins w:id="3051" w:author="Gabriel Correa" w:date="2015-08-26T03:31:00Z"/>
        </w:rPr>
        <w:pPrChange w:id="3052" w:author="Gabriel Correa" w:date="2015-08-26T03:31:00Z">
          <w:pPr/>
        </w:pPrChange>
      </w:pPr>
    </w:p>
    <w:tbl>
      <w:tblPr>
        <w:tblStyle w:val="Estilo2"/>
        <w:tblW w:w="8949" w:type="dxa"/>
        <w:tblLook w:val="04A0" w:firstRow="1" w:lastRow="0" w:firstColumn="1" w:lastColumn="0" w:noHBand="0" w:noVBand="1"/>
        <w:tblPrChange w:id="3053"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3054">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3055"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3056"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3057"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3058" w:author="Gabriel Correa" w:date="2015-08-25T14:24:00Z">
                  <w:rPr>
                    <w:rFonts w:ascii="Calibri" w:eastAsia="Times New Roman" w:hAnsi="Calibri" w:cs="Calibri"/>
                    <w:color w:val="000000"/>
                  </w:rPr>
                </w:rPrChange>
              </w:rPr>
            </w:pPr>
            <w:r w:rsidRPr="00E02554">
              <w:rPr>
                <w:rFonts w:eastAsia="Times New Roman" w:cs="Calibri"/>
                <w:color w:val="000000"/>
                <w:rPrChange w:id="3059"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3060" w:author="Gabriel Correa" w:date="2015-08-25T14:24:00Z">
                  <w:rPr>
                    <w:rFonts w:ascii="Calibri" w:eastAsia="Times New Roman" w:hAnsi="Calibri" w:cs="Calibri"/>
                    <w:color w:val="000000"/>
                  </w:rPr>
                </w:rPrChange>
              </w:rPr>
              <w:t>-</w:t>
            </w:r>
            <w:r w:rsidRPr="00E02554">
              <w:rPr>
                <w:rFonts w:eastAsia="Times New Roman" w:cs="Calibri"/>
                <w:color w:val="000000"/>
                <w:rPrChange w:id="3061"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3062" w:author="Gabriel Correa" w:date="2015-08-25T14:24:00Z">
                  <w:rPr>
                    <w:rFonts w:ascii="Calibri" w:eastAsia="Times New Roman" w:hAnsi="Calibri" w:cs="Calibri"/>
                    <w:color w:val="000000"/>
                  </w:rPr>
                </w:rPrChange>
              </w:rPr>
              <w:t>easure</w:t>
            </w:r>
          </w:p>
        </w:tc>
        <w:tc>
          <w:tcPr>
            <w:tcW w:w="1200" w:type="dxa"/>
            <w:noWrap/>
            <w:hideMark/>
            <w:tcPrChange w:id="3063"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3064" w:author="Gabriel Correa" w:date="2015-08-25T14:24:00Z">
                  <w:rPr>
                    <w:rFonts w:ascii="Calibri" w:eastAsia="Times New Roman" w:hAnsi="Calibri" w:cs="Calibri"/>
                    <w:color w:val="000000"/>
                  </w:rPr>
                </w:rPrChange>
              </w:rPr>
            </w:pPr>
            <w:r w:rsidRPr="00E02554">
              <w:rPr>
                <w:rFonts w:eastAsia="Times New Roman" w:cs="Calibri"/>
                <w:color w:val="000000"/>
                <w:rPrChange w:id="3065" w:author="Gabriel Correa" w:date="2015-08-25T14:24:00Z">
                  <w:rPr>
                    <w:rFonts w:ascii="Calibri" w:eastAsia="Times New Roman" w:hAnsi="Calibri" w:cs="Calibri"/>
                    <w:color w:val="000000"/>
                  </w:rPr>
                </w:rPrChange>
              </w:rPr>
              <w:t>recall</w:t>
            </w:r>
          </w:p>
        </w:tc>
        <w:tc>
          <w:tcPr>
            <w:tcW w:w="1200" w:type="dxa"/>
            <w:noWrap/>
            <w:hideMark/>
            <w:tcPrChange w:id="3066"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3067" w:author="Gabriel Correa" w:date="2015-08-25T14:24:00Z">
                  <w:rPr>
                    <w:rFonts w:ascii="Calibri" w:eastAsia="Times New Roman" w:hAnsi="Calibri" w:cs="Calibri"/>
                    <w:color w:val="000000"/>
                  </w:rPr>
                </w:rPrChange>
              </w:rPr>
            </w:pPr>
            <w:r w:rsidRPr="00E02554">
              <w:rPr>
                <w:rFonts w:eastAsia="Times New Roman" w:cs="Calibri"/>
                <w:color w:val="000000"/>
                <w:rPrChange w:id="3068" w:author="Gabriel Correa" w:date="2015-08-25T14:24:00Z">
                  <w:rPr>
                    <w:rFonts w:ascii="Calibri" w:eastAsia="Times New Roman" w:hAnsi="Calibri" w:cs="Calibri"/>
                    <w:color w:val="000000"/>
                  </w:rPr>
                </w:rPrChange>
              </w:rPr>
              <w:t>precision</w:t>
            </w:r>
          </w:p>
        </w:tc>
        <w:tc>
          <w:tcPr>
            <w:tcW w:w="1200" w:type="dxa"/>
            <w:noWrap/>
            <w:hideMark/>
            <w:tcPrChange w:id="3069"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3070" w:author="Gabriel Correa" w:date="2015-08-25T14:24:00Z">
                  <w:rPr>
                    <w:rFonts w:ascii="Calibri" w:eastAsia="Times New Roman" w:hAnsi="Calibri" w:cs="Calibri"/>
                    <w:color w:val="000000"/>
                  </w:rPr>
                </w:rPrChange>
              </w:rPr>
            </w:pPr>
            <w:r w:rsidRPr="00E02554">
              <w:rPr>
                <w:rFonts w:eastAsia="Times New Roman" w:cs="Calibri"/>
                <w:color w:val="000000"/>
                <w:rPrChange w:id="3071" w:author="Gabriel Correa" w:date="2015-08-25T14:24:00Z">
                  <w:rPr>
                    <w:rFonts w:ascii="Calibri" w:eastAsia="Times New Roman" w:hAnsi="Calibri" w:cs="Calibri"/>
                    <w:color w:val="000000"/>
                  </w:rPr>
                </w:rPrChange>
              </w:rPr>
              <w:t>ROC Area</w:t>
            </w:r>
          </w:p>
        </w:tc>
        <w:tc>
          <w:tcPr>
            <w:tcW w:w="1200" w:type="dxa"/>
            <w:noWrap/>
            <w:hideMark/>
            <w:tcPrChange w:id="3072"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3073" w:author="Gabriel Correa" w:date="2015-08-25T14:24:00Z">
                  <w:rPr>
                    <w:rFonts w:ascii="Calibri" w:eastAsia="Times New Roman" w:hAnsi="Calibri" w:cs="Calibri"/>
                    <w:color w:val="000000"/>
                  </w:rPr>
                </w:rPrChange>
              </w:rPr>
            </w:pPr>
            <w:r w:rsidRPr="00E02554">
              <w:rPr>
                <w:rFonts w:eastAsia="Times New Roman" w:cs="Calibri"/>
                <w:color w:val="000000"/>
                <w:rPrChange w:id="3074" w:author="Gabriel Correa" w:date="2015-08-25T14:24:00Z">
                  <w:rPr>
                    <w:rFonts w:ascii="Calibri" w:eastAsia="Times New Roman" w:hAnsi="Calibri" w:cs="Calibri"/>
                    <w:color w:val="000000"/>
                  </w:rPr>
                </w:rPrChange>
              </w:rPr>
              <w:t>kappa</w:t>
            </w:r>
          </w:p>
        </w:tc>
      </w:tr>
      <w:tr w:rsidR="00F76D9A" w:rsidRPr="00F76D9A" w:rsidTr="008F24AB">
        <w:trPr>
          <w:trHeight w:val="300"/>
          <w:trPrChange w:id="3075" w:author="Gabriel Correa" w:date="2015-08-26T03:31:00Z">
            <w:trPr>
              <w:trHeight w:val="300"/>
            </w:trPr>
          </w:trPrChange>
        </w:trPr>
        <w:tc>
          <w:tcPr>
            <w:tcW w:w="2949" w:type="dxa"/>
            <w:noWrap/>
            <w:hideMark/>
            <w:tcPrChange w:id="3076" w:author="Gabriel Correa" w:date="2015-08-26T03:31:00Z">
              <w:tcPr>
                <w:tcW w:w="2647" w:type="dxa"/>
                <w:noWrap/>
                <w:hideMark/>
              </w:tcPr>
            </w:tcPrChange>
          </w:tcPr>
          <w:p w:rsidR="00F76D9A" w:rsidRPr="00E02554" w:rsidRDefault="00F76D9A" w:rsidP="00F76D9A">
            <w:pPr>
              <w:rPr>
                <w:rFonts w:eastAsia="Times New Roman" w:cs="Calibri"/>
                <w:color w:val="000000"/>
                <w:rPrChange w:id="3077" w:author="Gabriel Correa" w:date="2015-08-25T14:24:00Z">
                  <w:rPr>
                    <w:rFonts w:ascii="Calibri" w:eastAsia="Times New Roman" w:hAnsi="Calibri" w:cs="Calibri"/>
                    <w:color w:val="000000"/>
                  </w:rPr>
                </w:rPrChange>
              </w:rPr>
            </w:pPr>
            <w:r w:rsidRPr="00E02554">
              <w:rPr>
                <w:rFonts w:eastAsia="Times New Roman" w:cs="Calibri"/>
                <w:color w:val="000000"/>
                <w:rPrChange w:id="3078" w:author="Gabriel Correa" w:date="2015-08-25T14:24:00Z">
                  <w:rPr>
                    <w:rFonts w:ascii="Calibri" w:eastAsia="Times New Roman" w:hAnsi="Calibri" w:cs="Calibri"/>
                    <w:color w:val="000000"/>
                  </w:rPr>
                </w:rPrChange>
              </w:rPr>
              <w:t>ZeroR</w:t>
            </w:r>
          </w:p>
        </w:tc>
        <w:tc>
          <w:tcPr>
            <w:tcW w:w="1200" w:type="dxa"/>
            <w:noWrap/>
            <w:hideMark/>
            <w:tcPrChange w:id="30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0" w:author="Gabriel Correa" w:date="2015-08-25T14:24:00Z">
                  <w:rPr>
                    <w:rFonts w:ascii="Calibri" w:eastAsia="Times New Roman" w:hAnsi="Calibri" w:cs="Calibri"/>
                    <w:color w:val="000000"/>
                  </w:rPr>
                </w:rPrChange>
              </w:rPr>
            </w:pPr>
            <w:r w:rsidRPr="00E02554">
              <w:rPr>
                <w:rFonts w:eastAsia="Times New Roman" w:cs="Calibri"/>
                <w:color w:val="000000"/>
                <w:rPrChange w:id="3081" w:author="Gabriel Correa" w:date="2015-08-25T14:24:00Z">
                  <w:rPr>
                    <w:rFonts w:ascii="Calibri" w:eastAsia="Times New Roman" w:hAnsi="Calibri" w:cs="Calibri"/>
                    <w:color w:val="000000"/>
                  </w:rPr>
                </w:rPrChange>
              </w:rPr>
              <w:t>0.00</w:t>
            </w:r>
          </w:p>
        </w:tc>
        <w:tc>
          <w:tcPr>
            <w:tcW w:w="1200" w:type="dxa"/>
            <w:noWrap/>
            <w:hideMark/>
            <w:tcPrChange w:id="30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3" w:author="Gabriel Correa" w:date="2015-08-25T14:24:00Z">
                  <w:rPr>
                    <w:rFonts w:ascii="Calibri" w:eastAsia="Times New Roman" w:hAnsi="Calibri" w:cs="Calibri"/>
                    <w:color w:val="000000"/>
                  </w:rPr>
                </w:rPrChange>
              </w:rPr>
            </w:pPr>
            <w:r w:rsidRPr="00E02554">
              <w:rPr>
                <w:rFonts w:eastAsia="Times New Roman" w:cs="Calibri"/>
                <w:color w:val="000000"/>
                <w:rPrChange w:id="3084" w:author="Gabriel Correa" w:date="2015-08-25T14:24:00Z">
                  <w:rPr>
                    <w:rFonts w:ascii="Calibri" w:eastAsia="Times New Roman" w:hAnsi="Calibri" w:cs="Calibri"/>
                    <w:color w:val="000000"/>
                  </w:rPr>
                </w:rPrChange>
              </w:rPr>
              <w:t>0.00</w:t>
            </w:r>
          </w:p>
        </w:tc>
        <w:tc>
          <w:tcPr>
            <w:tcW w:w="1200" w:type="dxa"/>
            <w:noWrap/>
            <w:hideMark/>
            <w:tcPrChange w:id="30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6" w:author="Gabriel Correa" w:date="2015-08-25T14:24:00Z">
                  <w:rPr>
                    <w:rFonts w:ascii="Calibri" w:eastAsia="Times New Roman" w:hAnsi="Calibri" w:cs="Calibri"/>
                    <w:color w:val="000000"/>
                  </w:rPr>
                </w:rPrChange>
              </w:rPr>
            </w:pPr>
            <w:r w:rsidRPr="00E02554">
              <w:rPr>
                <w:rFonts w:eastAsia="Times New Roman" w:cs="Calibri"/>
                <w:color w:val="000000"/>
                <w:rPrChange w:id="3087" w:author="Gabriel Correa" w:date="2015-08-25T14:24:00Z">
                  <w:rPr>
                    <w:rFonts w:ascii="Calibri" w:eastAsia="Times New Roman" w:hAnsi="Calibri" w:cs="Calibri"/>
                    <w:color w:val="000000"/>
                  </w:rPr>
                </w:rPrChange>
              </w:rPr>
              <w:t>0.00</w:t>
            </w:r>
          </w:p>
        </w:tc>
        <w:tc>
          <w:tcPr>
            <w:tcW w:w="1200" w:type="dxa"/>
            <w:noWrap/>
            <w:hideMark/>
            <w:tcPrChange w:id="30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9" w:author="Gabriel Correa" w:date="2015-08-25T14:24:00Z">
                  <w:rPr>
                    <w:rFonts w:ascii="Calibri" w:eastAsia="Times New Roman" w:hAnsi="Calibri" w:cs="Calibri"/>
                    <w:color w:val="000000"/>
                  </w:rPr>
                </w:rPrChange>
              </w:rPr>
            </w:pPr>
            <w:r w:rsidRPr="00E02554">
              <w:rPr>
                <w:rFonts w:eastAsia="Times New Roman" w:cs="Calibri"/>
                <w:color w:val="000000"/>
                <w:rPrChange w:id="3090" w:author="Gabriel Correa" w:date="2015-08-25T14:24:00Z">
                  <w:rPr>
                    <w:rFonts w:ascii="Calibri" w:eastAsia="Times New Roman" w:hAnsi="Calibri" w:cs="Calibri"/>
                    <w:color w:val="000000"/>
                  </w:rPr>
                </w:rPrChange>
              </w:rPr>
              <w:t>0.50</w:t>
            </w:r>
          </w:p>
        </w:tc>
        <w:tc>
          <w:tcPr>
            <w:tcW w:w="1200" w:type="dxa"/>
            <w:noWrap/>
            <w:hideMark/>
            <w:tcPrChange w:id="30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92" w:author="Gabriel Correa" w:date="2015-08-25T14:24:00Z">
                  <w:rPr>
                    <w:rFonts w:ascii="Calibri" w:eastAsia="Times New Roman" w:hAnsi="Calibri" w:cs="Calibri"/>
                    <w:color w:val="000000"/>
                  </w:rPr>
                </w:rPrChange>
              </w:rPr>
            </w:pPr>
            <w:r w:rsidRPr="00E02554">
              <w:rPr>
                <w:rFonts w:eastAsia="Times New Roman" w:cs="Calibri"/>
                <w:color w:val="000000"/>
                <w:rPrChange w:id="3093" w:author="Gabriel Correa" w:date="2015-08-25T14:24:00Z">
                  <w:rPr>
                    <w:rFonts w:ascii="Calibri" w:eastAsia="Times New Roman" w:hAnsi="Calibri" w:cs="Calibri"/>
                    <w:color w:val="000000"/>
                  </w:rPr>
                </w:rPrChange>
              </w:rPr>
              <w:t>0.00</w:t>
            </w:r>
          </w:p>
        </w:tc>
      </w:tr>
      <w:tr w:rsidR="00F76D9A" w:rsidRPr="00F76D9A" w:rsidTr="008F24AB">
        <w:trPr>
          <w:trHeight w:val="300"/>
          <w:trPrChange w:id="3094" w:author="Gabriel Correa" w:date="2015-08-26T03:31:00Z">
            <w:trPr>
              <w:trHeight w:val="300"/>
            </w:trPr>
          </w:trPrChange>
        </w:trPr>
        <w:tc>
          <w:tcPr>
            <w:tcW w:w="2949" w:type="dxa"/>
            <w:noWrap/>
            <w:hideMark/>
            <w:tcPrChange w:id="3095" w:author="Gabriel Correa" w:date="2015-08-26T03:31:00Z">
              <w:tcPr>
                <w:tcW w:w="2647" w:type="dxa"/>
                <w:noWrap/>
                <w:hideMark/>
              </w:tcPr>
            </w:tcPrChange>
          </w:tcPr>
          <w:p w:rsidR="00F76D9A" w:rsidRPr="00E02554" w:rsidRDefault="00F76D9A" w:rsidP="00F76D9A">
            <w:pPr>
              <w:rPr>
                <w:rFonts w:eastAsia="Times New Roman" w:cs="Calibri"/>
                <w:color w:val="000000"/>
                <w:rPrChange w:id="3096" w:author="Gabriel Correa" w:date="2015-08-25T14:24:00Z">
                  <w:rPr>
                    <w:rFonts w:ascii="Calibri" w:eastAsia="Times New Roman" w:hAnsi="Calibri" w:cs="Calibri"/>
                    <w:color w:val="000000"/>
                  </w:rPr>
                </w:rPrChange>
              </w:rPr>
            </w:pPr>
            <w:r w:rsidRPr="00E02554">
              <w:rPr>
                <w:rFonts w:eastAsia="Times New Roman" w:cs="Calibri"/>
                <w:color w:val="000000"/>
                <w:rPrChange w:id="3097" w:author="Gabriel Correa" w:date="2015-08-25T14:24:00Z">
                  <w:rPr>
                    <w:rFonts w:ascii="Calibri" w:eastAsia="Times New Roman" w:hAnsi="Calibri" w:cs="Calibri"/>
                    <w:color w:val="000000"/>
                  </w:rPr>
                </w:rPrChange>
              </w:rPr>
              <w:t>OneR</w:t>
            </w:r>
          </w:p>
        </w:tc>
        <w:tc>
          <w:tcPr>
            <w:tcW w:w="1200" w:type="dxa"/>
            <w:noWrap/>
            <w:hideMark/>
            <w:tcPrChange w:id="30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99" w:author="Gabriel Correa" w:date="2015-08-25T14:24:00Z">
                  <w:rPr>
                    <w:rFonts w:ascii="Calibri" w:eastAsia="Times New Roman" w:hAnsi="Calibri" w:cs="Calibri"/>
                    <w:color w:val="000000"/>
                  </w:rPr>
                </w:rPrChange>
              </w:rPr>
            </w:pPr>
            <w:r w:rsidRPr="00E02554">
              <w:rPr>
                <w:rFonts w:eastAsia="Times New Roman" w:cs="Calibri"/>
                <w:color w:val="000000"/>
                <w:rPrChange w:id="3100" w:author="Gabriel Correa" w:date="2015-08-25T14:24:00Z">
                  <w:rPr>
                    <w:rFonts w:ascii="Calibri" w:eastAsia="Times New Roman" w:hAnsi="Calibri" w:cs="Calibri"/>
                    <w:color w:val="000000"/>
                  </w:rPr>
                </w:rPrChange>
              </w:rPr>
              <w:t>0.39</w:t>
            </w:r>
          </w:p>
        </w:tc>
        <w:tc>
          <w:tcPr>
            <w:tcW w:w="1200" w:type="dxa"/>
            <w:noWrap/>
            <w:hideMark/>
            <w:tcPrChange w:id="31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02" w:author="Gabriel Correa" w:date="2015-08-25T14:24:00Z">
                  <w:rPr>
                    <w:rFonts w:ascii="Calibri" w:eastAsia="Times New Roman" w:hAnsi="Calibri" w:cs="Calibri"/>
                    <w:color w:val="000000"/>
                  </w:rPr>
                </w:rPrChange>
              </w:rPr>
            </w:pPr>
            <w:r w:rsidRPr="00E02554">
              <w:rPr>
                <w:rFonts w:eastAsia="Times New Roman" w:cs="Calibri"/>
                <w:color w:val="000000"/>
                <w:rPrChange w:id="3103" w:author="Gabriel Correa" w:date="2015-08-25T14:24:00Z">
                  <w:rPr>
                    <w:rFonts w:ascii="Calibri" w:eastAsia="Times New Roman" w:hAnsi="Calibri" w:cs="Calibri"/>
                    <w:color w:val="000000"/>
                  </w:rPr>
                </w:rPrChange>
              </w:rPr>
              <w:t>0.29</w:t>
            </w:r>
          </w:p>
        </w:tc>
        <w:tc>
          <w:tcPr>
            <w:tcW w:w="1200" w:type="dxa"/>
            <w:noWrap/>
            <w:hideMark/>
            <w:tcPrChange w:id="31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05" w:author="Gabriel Correa" w:date="2015-08-25T14:24:00Z">
                  <w:rPr>
                    <w:rFonts w:ascii="Calibri" w:eastAsia="Times New Roman" w:hAnsi="Calibri" w:cs="Calibri"/>
                    <w:color w:val="000000"/>
                  </w:rPr>
                </w:rPrChange>
              </w:rPr>
            </w:pPr>
            <w:r w:rsidRPr="00E02554">
              <w:rPr>
                <w:rFonts w:eastAsia="Times New Roman" w:cs="Calibri"/>
                <w:color w:val="000000"/>
                <w:rPrChange w:id="3106" w:author="Gabriel Correa" w:date="2015-08-25T14:24:00Z">
                  <w:rPr>
                    <w:rFonts w:ascii="Calibri" w:eastAsia="Times New Roman" w:hAnsi="Calibri" w:cs="Calibri"/>
                    <w:color w:val="000000"/>
                  </w:rPr>
                </w:rPrChange>
              </w:rPr>
              <w:t>0.57</w:t>
            </w:r>
          </w:p>
        </w:tc>
        <w:tc>
          <w:tcPr>
            <w:tcW w:w="1200" w:type="dxa"/>
            <w:noWrap/>
            <w:hideMark/>
            <w:tcPrChange w:id="31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08" w:author="Gabriel Correa" w:date="2015-08-25T14:24:00Z">
                  <w:rPr>
                    <w:rFonts w:ascii="Calibri" w:eastAsia="Times New Roman" w:hAnsi="Calibri" w:cs="Calibri"/>
                    <w:color w:val="000000"/>
                  </w:rPr>
                </w:rPrChange>
              </w:rPr>
            </w:pPr>
            <w:r w:rsidRPr="00E02554">
              <w:rPr>
                <w:rFonts w:eastAsia="Times New Roman" w:cs="Calibri"/>
                <w:color w:val="000000"/>
                <w:rPrChange w:id="3109" w:author="Gabriel Correa" w:date="2015-08-25T14:24:00Z">
                  <w:rPr>
                    <w:rFonts w:ascii="Calibri" w:eastAsia="Times New Roman" w:hAnsi="Calibri" w:cs="Calibri"/>
                    <w:color w:val="000000"/>
                  </w:rPr>
                </w:rPrChange>
              </w:rPr>
              <w:t>0.63</w:t>
            </w:r>
          </w:p>
        </w:tc>
        <w:tc>
          <w:tcPr>
            <w:tcW w:w="1200" w:type="dxa"/>
            <w:noWrap/>
            <w:hideMark/>
            <w:tcPrChange w:id="31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11" w:author="Gabriel Correa" w:date="2015-08-25T14:24:00Z">
                  <w:rPr>
                    <w:rFonts w:ascii="Calibri" w:eastAsia="Times New Roman" w:hAnsi="Calibri" w:cs="Calibri"/>
                    <w:color w:val="000000"/>
                  </w:rPr>
                </w:rPrChange>
              </w:rPr>
            </w:pPr>
            <w:r w:rsidRPr="00E02554">
              <w:rPr>
                <w:rFonts w:eastAsia="Times New Roman" w:cs="Calibri"/>
                <w:color w:val="000000"/>
                <w:rPrChange w:id="3112" w:author="Gabriel Correa" w:date="2015-08-25T14:24:00Z">
                  <w:rPr>
                    <w:rFonts w:ascii="Calibri" w:eastAsia="Times New Roman" w:hAnsi="Calibri" w:cs="Calibri"/>
                    <w:color w:val="000000"/>
                  </w:rPr>
                </w:rPrChange>
              </w:rPr>
              <w:t>0.33</w:t>
            </w:r>
          </w:p>
        </w:tc>
      </w:tr>
      <w:tr w:rsidR="00F76D9A" w:rsidRPr="00F76D9A" w:rsidTr="008F24AB">
        <w:trPr>
          <w:trHeight w:val="300"/>
          <w:trPrChange w:id="3113" w:author="Gabriel Correa" w:date="2015-08-26T03:31:00Z">
            <w:trPr>
              <w:trHeight w:val="300"/>
            </w:trPr>
          </w:trPrChange>
        </w:trPr>
        <w:tc>
          <w:tcPr>
            <w:tcW w:w="2949" w:type="dxa"/>
            <w:noWrap/>
            <w:hideMark/>
            <w:tcPrChange w:id="3114" w:author="Gabriel Correa" w:date="2015-08-26T03:31:00Z">
              <w:tcPr>
                <w:tcW w:w="2647" w:type="dxa"/>
                <w:noWrap/>
                <w:hideMark/>
              </w:tcPr>
            </w:tcPrChange>
          </w:tcPr>
          <w:p w:rsidR="00F76D9A" w:rsidRPr="00E02554" w:rsidRDefault="00F76D9A" w:rsidP="00F76D9A">
            <w:pPr>
              <w:rPr>
                <w:rFonts w:eastAsia="Times New Roman" w:cs="Calibri"/>
                <w:color w:val="000000"/>
                <w:rPrChange w:id="3115" w:author="Gabriel Correa" w:date="2015-08-25T14:24:00Z">
                  <w:rPr>
                    <w:rFonts w:ascii="Calibri" w:eastAsia="Times New Roman" w:hAnsi="Calibri" w:cs="Calibri"/>
                    <w:color w:val="000000"/>
                  </w:rPr>
                </w:rPrChange>
              </w:rPr>
            </w:pPr>
            <w:r w:rsidRPr="00E02554">
              <w:rPr>
                <w:rFonts w:eastAsia="Times New Roman" w:cs="Calibri"/>
                <w:color w:val="000000"/>
                <w:rPrChange w:id="3116" w:author="Gabriel Correa" w:date="2015-08-25T14:24:00Z">
                  <w:rPr>
                    <w:rFonts w:ascii="Calibri" w:eastAsia="Times New Roman" w:hAnsi="Calibri" w:cs="Calibri"/>
                    <w:color w:val="000000"/>
                  </w:rPr>
                </w:rPrChange>
              </w:rPr>
              <w:t>Logistic</w:t>
            </w:r>
          </w:p>
        </w:tc>
        <w:tc>
          <w:tcPr>
            <w:tcW w:w="1200" w:type="dxa"/>
            <w:noWrap/>
            <w:hideMark/>
            <w:tcPrChange w:id="31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18" w:author="Gabriel Correa" w:date="2015-08-25T14:24:00Z">
                  <w:rPr>
                    <w:rFonts w:ascii="Calibri" w:eastAsia="Times New Roman" w:hAnsi="Calibri" w:cs="Calibri"/>
                    <w:color w:val="000000"/>
                  </w:rPr>
                </w:rPrChange>
              </w:rPr>
            </w:pPr>
            <w:r w:rsidRPr="00E02554">
              <w:rPr>
                <w:rFonts w:eastAsia="Times New Roman" w:cs="Calibri"/>
                <w:color w:val="000000"/>
                <w:rPrChange w:id="3119" w:author="Gabriel Correa" w:date="2015-08-25T14:24:00Z">
                  <w:rPr>
                    <w:rFonts w:ascii="Calibri" w:eastAsia="Times New Roman" w:hAnsi="Calibri" w:cs="Calibri"/>
                    <w:color w:val="000000"/>
                  </w:rPr>
                </w:rPrChange>
              </w:rPr>
              <w:t>0.39</w:t>
            </w:r>
          </w:p>
        </w:tc>
        <w:tc>
          <w:tcPr>
            <w:tcW w:w="1200" w:type="dxa"/>
            <w:noWrap/>
            <w:hideMark/>
            <w:tcPrChange w:id="31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21" w:author="Gabriel Correa" w:date="2015-08-25T14:24:00Z">
                  <w:rPr>
                    <w:rFonts w:ascii="Calibri" w:eastAsia="Times New Roman" w:hAnsi="Calibri" w:cs="Calibri"/>
                    <w:color w:val="000000"/>
                  </w:rPr>
                </w:rPrChange>
              </w:rPr>
            </w:pPr>
            <w:r w:rsidRPr="00E02554">
              <w:rPr>
                <w:rFonts w:eastAsia="Times New Roman" w:cs="Calibri"/>
                <w:color w:val="000000"/>
                <w:rPrChange w:id="3122" w:author="Gabriel Correa" w:date="2015-08-25T14:24:00Z">
                  <w:rPr>
                    <w:rFonts w:ascii="Calibri" w:eastAsia="Times New Roman" w:hAnsi="Calibri" w:cs="Calibri"/>
                    <w:color w:val="000000"/>
                  </w:rPr>
                </w:rPrChange>
              </w:rPr>
              <w:t>0.66</w:t>
            </w:r>
          </w:p>
        </w:tc>
        <w:tc>
          <w:tcPr>
            <w:tcW w:w="1200" w:type="dxa"/>
            <w:noWrap/>
            <w:hideMark/>
            <w:tcPrChange w:id="31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24" w:author="Gabriel Correa" w:date="2015-08-25T14:24:00Z">
                  <w:rPr>
                    <w:rFonts w:ascii="Calibri" w:eastAsia="Times New Roman" w:hAnsi="Calibri" w:cs="Calibri"/>
                    <w:color w:val="000000"/>
                  </w:rPr>
                </w:rPrChange>
              </w:rPr>
            </w:pPr>
            <w:r w:rsidRPr="00E02554">
              <w:rPr>
                <w:rFonts w:eastAsia="Times New Roman" w:cs="Calibri"/>
                <w:color w:val="000000"/>
                <w:rPrChange w:id="3125" w:author="Gabriel Correa" w:date="2015-08-25T14:24:00Z">
                  <w:rPr>
                    <w:rFonts w:ascii="Calibri" w:eastAsia="Times New Roman" w:hAnsi="Calibri" w:cs="Calibri"/>
                    <w:color w:val="000000"/>
                  </w:rPr>
                </w:rPrChange>
              </w:rPr>
              <w:t>0.28</w:t>
            </w:r>
          </w:p>
        </w:tc>
        <w:tc>
          <w:tcPr>
            <w:tcW w:w="1200" w:type="dxa"/>
            <w:noWrap/>
            <w:hideMark/>
            <w:tcPrChange w:id="31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27" w:author="Gabriel Correa" w:date="2015-08-25T14:24:00Z">
                  <w:rPr>
                    <w:rFonts w:ascii="Calibri" w:eastAsia="Times New Roman" w:hAnsi="Calibri" w:cs="Calibri"/>
                    <w:color w:val="000000"/>
                  </w:rPr>
                </w:rPrChange>
              </w:rPr>
            </w:pPr>
            <w:r w:rsidRPr="00E02554">
              <w:rPr>
                <w:rFonts w:eastAsia="Times New Roman" w:cs="Calibri"/>
                <w:color w:val="000000"/>
                <w:rPrChange w:id="3128" w:author="Gabriel Correa" w:date="2015-08-25T14:24:00Z">
                  <w:rPr>
                    <w:rFonts w:ascii="Calibri" w:eastAsia="Times New Roman" w:hAnsi="Calibri" w:cs="Calibri"/>
                    <w:color w:val="000000"/>
                  </w:rPr>
                </w:rPrChange>
              </w:rPr>
              <w:t>0.70</w:t>
            </w:r>
          </w:p>
        </w:tc>
        <w:tc>
          <w:tcPr>
            <w:tcW w:w="1200" w:type="dxa"/>
            <w:noWrap/>
            <w:hideMark/>
            <w:tcPrChange w:id="312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30" w:author="Gabriel Correa" w:date="2015-08-25T14:24:00Z">
                  <w:rPr>
                    <w:rFonts w:ascii="Calibri" w:eastAsia="Times New Roman" w:hAnsi="Calibri" w:cs="Calibri"/>
                    <w:color w:val="000000"/>
                  </w:rPr>
                </w:rPrChange>
              </w:rPr>
            </w:pPr>
            <w:r w:rsidRPr="00E02554">
              <w:rPr>
                <w:rFonts w:eastAsia="Times New Roman" w:cs="Calibri"/>
                <w:color w:val="000000"/>
                <w:rPrChange w:id="3131" w:author="Gabriel Correa" w:date="2015-08-25T14:24:00Z">
                  <w:rPr>
                    <w:rFonts w:ascii="Calibri" w:eastAsia="Times New Roman" w:hAnsi="Calibri" w:cs="Calibri"/>
                    <w:color w:val="000000"/>
                  </w:rPr>
                </w:rPrChange>
              </w:rPr>
              <w:t>0.26</w:t>
            </w:r>
          </w:p>
        </w:tc>
      </w:tr>
      <w:tr w:rsidR="00F76D9A" w:rsidRPr="00F76D9A" w:rsidTr="008F24AB">
        <w:trPr>
          <w:trHeight w:val="300"/>
          <w:trPrChange w:id="3132" w:author="Gabriel Correa" w:date="2015-08-26T03:31:00Z">
            <w:trPr>
              <w:trHeight w:val="300"/>
            </w:trPr>
          </w:trPrChange>
        </w:trPr>
        <w:tc>
          <w:tcPr>
            <w:tcW w:w="2949" w:type="dxa"/>
            <w:noWrap/>
            <w:hideMark/>
            <w:tcPrChange w:id="3133" w:author="Gabriel Correa" w:date="2015-08-26T03:31:00Z">
              <w:tcPr>
                <w:tcW w:w="2647" w:type="dxa"/>
                <w:noWrap/>
                <w:hideMark/>
              </w:tcPr>
            </w:tcPrChange>
          </w:tcPr>
          <w:p w:rsidR="00F76D9A" w:rsidRPr="00E02554" w:rsidRDefault="00F76D9A" w:rsidP="00F76D9A">
            <w:pPr>
              <w:rPr>
                <w:rFonts w:eastAsia="Times New Roman" w:cs="Calibri"/>
                <w:color w:val="000000"/>
                <w:rPrChange w:id="3134" w:author="Gabriel Correa" w:date="2015-08-25T14:24:00Z">
                  <w:rPr>
                    <w:rFonts w:ascii="Calibri" w:eastAsia="Times New Roman" w:hAnsi="Calibri" w:cs="Calibri"/>
                    <w:color w:val="000000"/>
                  </w:rPr>
                </w:rPrChange>
              </w:rPr>
            </w:pPr>
            <w:r w:rsidRPr="00E02554">
              <w:rPr>
                <w:rFonts w:eastAsia="Times New Roman" w:cs="Calibri"/>
                <w:color w:val="000000"/>
                <w:rPrChange w:id="3135" w:author="Gabriel Correa" w:date="2015-08-25T14:24:00Z">
                  <w:rPr>
                    <w:rFonts w:ascii="Calibri" w:eastAsia="Times New Roman" w:hAnsi="Calibri" w:cs="Calibri"/>
                    <w:color w:val="000000"/>
                  </w:rPr>
                </w:rPrChange>
              </w:rPr>
              <w:t>IBk</w:t>
            </w:r>
          </w:p>
        </w:tc>
        <w:tc>
          <w:tcPr>
            <w:tcW w:w="1200" w:type="dxa"/>
            <w:noWrap/>
            <w:hideMark/>
            <w:tcPrChange w:id="31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37" w:author="Gabriel Correa" w:date="2015-08-25T14:24:00Z">
                  <w:rPr>
                    <w:rFonts w:ascii="Calibri" w:eastAsia="Times New Roman" w:hAnsi="Calibri" w:cs="Calibri"/>
                    <w:color w:val="000000"/>
                  </w:rPr>
                </w:rPrChange>
              </w:rPr>
            </w:pPr>
            <w:r w:rsidRPr="00E02554">
              <w:rPr>
                <w:rFonts w:eastAsia="Times New Roman" w:cs="Calibri"/>
                <w:color w:val="000000"/>
                <w:rPrChange w:id="3138" w:author="Gabriel Correa" w:date="2015-08-25T14:24:00Z">
                  <w:rPr>
                    <w:rFonts w:ascii="Calibri" w:eastAsia="Times New Roman" w:hAnsi="Calibri" w:cs="Calibri"/>
                    <w:color w:val="000000"/>
                  </w:rPr>
                </w:rPrChange>
              </w:rPr>
              <w:t>0.53</w:t>
            </w:r>
          </w:p>
        </w:tc>
        <w:tc>
          <w:tcPr>
            <w:tcW w:w="1200" w:type="dxa"/>
            <w:noWrap/>
            <w:hideMark/>
            <w:tcPrChange w:id="31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0" w:author="Gabriel Correa" w:date="2015-08-25T14:24:00Z">
                  <w:rPr>
                    <w:rFonts w:ascii="Calibri" w:eastAsia="Times New Roman" w:hAnsi="Calibri" w:cs="Calibri"/>
                    <w:color w:val="000000"/>
                  </w:rPr>
                </w:rPrChange>
              </w:rPr>
            </w:pPr>
            <w:r w:rsidRPr="00E02554">
              <w:rPr>
                <w:rFonts w:eastAsia="Times New Roman" w:cs="Calibri"/>
                <w:color w:val="000000"/>
                <w:rPrChange w:id="3141" w:author="Gabriel Correa" w:date="2015-08-25T14:24:00Z">
                  <w:rPr>
                    <w:rFonts w:ascii="Calibri" w:eastAsia="Times New Roman" w:hAnsi="Calibri" w:cs="Calibri"/>
                    <w:color w:val="000000"/>
                  </w:rPr>
                </w:rPrChange>
              </w:rPr>
              <w:t>0.45</w:t>
            </w:r>
          </w:p>
        </w:tc>
        <w:tc>
          <w:tcPr>
            <w:tcW w:w="1200" w:type="dxa"/>
            <w:noWrap/>
            <w:hideMark/>
            <w:tcPrChange w:id="31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3" w:author="Gabriel Correa" w:date="2015-08-25T14:24:00Z">
                  <w:rPr>
                    <w:rFonts w:ascii="Calibri" w:eastAsia="Times New Roman" w:hAnsi="Calibri" w:cs="Calibri"/>
                    <w:color w:val="000000"/>
                  </w:rPr>
                </w:rPrChange>
              </w:rPr>
            </w:pPr>
            <w:r w:rsidRPr="00E02554">
              <w:rPr>
                <w:rFonts w:eastAsia="Times New Roman" w:cs="Calibri"/>
                <w:color w:val="000000"/>
                <w:rPrChange w:id="3144" w:author="Gabriel Correa" w:date="2015-08-25T14:24:00Z">
                  <w:rPr>
                    <w:rFonts w:ascii="Calibri" w:eastAsia="Times New Roman" w:hAnsi="Calibri" w:cs="Calibri"/>
                    <w:color w:val="000000"/>
                  </w:rPr>
                </w:rPrChange>
              </w:rPr>
              <w:t>0.65</w:t>
            </w:r>
          </w:p>
        </w:tc>
        <w:tc>
          <w:tcPr>
            <w:tcW w:w="1200" w:type="dxa"/>
            <w:noWrap/>
            <w:hideMark/>
            <w:tcPrChange w:id="31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6" w:author="Gabriel Correa" w:date="2015-08-25T14:24:00Z">
                  <w:rPr>
                    <w:rFonts w:ascii="Calibri" w:eastAsia="Times New Roman" w:hAnsi="Calibri" w:cs="Calibri"/>
                    <w:color w:val="000000"/>
                  </w:rPr>
                </w:rPrChange>
              </w:rPr>
            </w:pPr>
            <w:r w:rsidRPr="00E02554">
              <w:rPr>
                <w:rFonts w:eastAsia="Times New Roman" w:cs="Calibri"/>
                <w:color w:val="000000"/>
                <w:rPrChange w:id="3147" w:author="Gabriel Correa" w:date="2015-08-25T14:24:00Z">
                  <w:rPr>
                    <w:rFonts w:ascii="Calibri" w:eastAsia="Times New Roman" w:hAnsi="Calibri" w:cs="Calibri"/>
                    <w:color w:val="000000"/>
                  </w:rPr>
                </w:rPrChange>
              </w:rPr>
              <w:t>0.79</w:t>
            </w:r>
          </w:p>
        </w:tc>
        <w:tc>
          <w:tcPr>
            <w:tcW w:w="1200" w:type="dxa"/>
            <w:noWrap/>
            <w:hideMark/>
            <w:tcPrChange w:id="314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9" w:author="Gabriel Correa" w:date="2015-08-25T14:24:00Z">
                  <w:rPr>
                    <w:rFonts w:ascii="Calibri" w:eastAsia="Times New Roman" w:hAnsi="Calibri" w:cs="Calibri"/>
                    <w:color w:val="000000"/>
                  </w:rPr>
                </w:rPrChange>
              </w:rPr>
            </w:pPr>
            <w:r w:rsidRPr="00E02554">
              <w:rPr>
                <w:rFonts w:eastAsia="Times New Roman" w:cs="Calibri"/>
                <w:color w:val="000000"/>
                <w:rPrChange w:id="3150" w:author="Gabriel Correa" w:date="2015-08-25T14:24:00Z">
                  <w:rPr>
                    <w:rFonts w:ascii="Calibri" w:eastAsia="Times New Roman" w:hAnsi="Calibri" w:cs="Calibri"/>
                    <w:color w:val="000000"/>
                  </w:rPr>
                </w:rPrChange>
              </w:rPr>
              <w:t>0.47</w:t>
            </w:r>
          </w:p>
        </w:tc>
      </w:tr>
      <w:tr w:rsidR="00F76D9A" w:rsidRPr="00F76D9A" w:rsidTr="008F24AB">
        <w:trPr>
          <w:trHeight w:val="300"/>
          <w:trPrChange w:id="3151" w:author="Gabriel Correa" w:date="2015-08-26T03:31:00Z">
            <w:trPr>
              <w:trHeight w:val="300"/>
            </w:trPr>
          </w:trPrChange>
        </w:trPr>
        <w:tc>
          <w:tcPr>
            <w:tcW w:w="2949" w:type="dxa"/>
            <w:noWrap/>
            <w:hideMark/>
            <w:tcPrChange w:id="3152" w:author="Gabriel Correa" w:date="2015-08-26T03:31:00Z">
              <w:tcPr>
                <w:tcW w:w="2647" w:type="dxa"/>
                <w:noWrap/>
                <w:hideMark/>
              </w:tcPr>
            </w:tcPrChange>
          </w:tcPr>
          <w:p w:rsidR="00F76D9A" w:rsidRPr="00E02554" w:rsidRDefault="00F76D9A" w:rsidP="00F76D9A">
            <w:pPr>
              <w:rPr>
                <w:rFonts w:eastAsia="Times New Roman" w:cs="Calibri"/>
                <w:color w:val="000000"/>
                <w:rPrChange w:id="3153" w:author="Gabriel Correa" w:date="2015-08-25T14:24:00Z">
                  <w:rPr>
                    <w:rFonts w:ascii="Calibri" w:eastAsia="Times New Roman" w:hAnsi="Calibri" w:cs="Calibri"/>
                    <w:color w:val="000000"/>
                  </w:rPr>
                </w:rPrChange>
              </w:rPr>
            </w:pPr>
            <w:r w:rsidRPr="00E02554">
              <w:rPr>
                <w:rFonts w:eastAsia="Times New Roman" w:cs="Calibri"/>
                <w:color w:val="000000"/>
                <w:rPrChange w:id="3154" w:author="Gabriel Correa" w:date="2015-08-25T14:24:00Z">
                  <w:rPr>
                    <w:rFonts w:ascii="Calibri" w:eastAsia="Times New Roman" w:hAnsi="Calibri" w:cs="Calibri"/>
                    <w:color w:val="000000"/>
                  </w:rPr>
                </w:rPrChange>
              </w:rPr>
              <w:t>NaiveBayes</w:t>
            </w:r>
          </w:p>
        </w:tc>
        <w:tc>
          <w:tcPr>
            <w:tcW w:w="1200" w:type="dxa"/>
            <w:noWrap/>
            <w:hideMark/>
            <w:tcPrChange w:id="31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56" w:author="Gabriel Correa" w:date="2015-08-25T14:24:00Z">
                  <w:rPr>
                    <w:rFonts w:ascii="Calibri" w:eastAsia="Times New Roman" w:hAnsi="Calibri" w:cs="Calibri"/>
                    <w:color w:val="000000"/>
                  </w:rPr>
                </w:rPrChange>
              </w:rPr>
            </w:pPr>
            <w:r w:rsidRPr="00E02554">
              <w:rPr>
                <w:rFonts w:eastAsia="Times New Roman" w:cs="Calibri"/>
                <w:color w:val="000000"/>
                <w:rPrChange w:id="3157" w:author="Gabriel Correa" w:date="2015-08-25T14:24:00Z">
                  <w:rPr>
                    <w:rFonts w:ascii="Calibri" w:eastAsia="Times New Roman" w:hAnsi="Calibri" w:cs="Calibri"/>
                    <w:color w:val="000000"/>
                  </w:rPr>
                </w:rPrChange>
              </w:rPr>
              <w:t>0.54</w:t>
            </w:r>
          </w:p>
        </w:tc>
        <w:tc>
          <w:tcPr>
            <w:tcW w:w="1200" w:type="dxa"/>
            <w:noWrap/>
            <w:hideMark/>
            <w:tcPrChange w:id="3158"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159"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160" w:author="Gabriel Correa" w:date="2015-08-25T14:24:00Z">
                  <w:rPr>
                    <w:rFonts w:ascii="Calibri" w:eastAsia="Times New Roman" w:hAnsi="Calibri" w:cs="Calibri"/>
                    <w:b/>
                    <w:bCs/>
                    <w:color w:val="000000"/>
                  </w:rPr>
                </w:rPrChange>
              </w:rPr>
              <w:t>0.93</w:t>
            </w:r>
          </w:p>
        </w:tc>
        <w:tc>
          <w:tcPr>
            <w:tcW w:w="1200" w:type="dxa"/>
            <w:noWrap/>
            <w:hideMark/>
            <w:tcPrChange w:id="31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2" w:author="Gabriel Correa" w:date="2015-08-25T14:24:00Z">
                  <w:rPr>
                    <w:rFonts w:ascii="Calibri" w:eastAsia="Times New Roman" w:hAnsi="Calibri" w:cs="Calibri"/>
                    <w:color w:val="000000"/>
                  </w:rPr>
                </w:rPrChange>
              </w:rPr>
            </w:pPr>
            <w:r w:rsidRPr="00E02554">
              <w:rPr>
                <w:rFonts w:eastAsia="Times New Roman" w:cs="Calibri"/>
                <w:color w:val="000000"/>
                <w:rPrChange w:id="3163" w:author="Gabriel Correa" w:date="2015-08-25T14:24:00Z">
                  <w:rPr>
                    <w:rFonts w:ascii="Calibri" w:eastAsia="Times New Roman" w:hAnsi="Calibri" w:cs="Calibri"/>
                    <w:color w:val="000000"/>
                  </w:rPr>
                </w:rPrChange>
              </w:rPr>
              <w:t>0.38</w:t>
            </w:r>
          </w:p>
        </w:tc>
        <w:tc>
          <w:tcPr>
            <w:tcW w:w="1200" w:type="dxa"/>
            <w:noWrap/>
            <w:hideMark/>
            <w:tcPrChange w:id="31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5" w:author="Gabriel Correa" w:date="2015-08-25T14:24:00Z">
                  <w:rPr>
                    <w:rFonts w:ascii="Calibri" w:eastAsia="Times New Roman" w:hAnsi="Calibri" w:cs="Calibri"/>
                    <w:color w:val="000000"/>
                  </w:rPr>
                </w:rPrChange>
              </w:rPr>
            </w:pPr>
            <w:r w:rsidRPr="00E02554">
              <w:rPr>
                <w:rFonts w:eastAsia="Times New Roman" w:cs="Calibri"/>
                <w:color w:val="000000"/>
                <w:rPrChange w:id="3166" w:author="Gabriel Correa" w:date="2015-08-25T14:24:00Z">
                  <w:rPr>
                    <w:rFonts w:ascii="Calibri" w:eastAsia="Times New Roman" w:hAnsi="Calibri" w:cs="Calibri"/>
                    <w:color w:val="000000"/>
                  </w:rPr>
                </w:rPrChange>
              </w:rPr>
              <w:t>0.91</w:t>
            </w:r>
          </w:p>
        </w:tc>
        <w:tc>
          <w:tcPr>
            <w:tcW w:w="1200" w:type="dxa"/>
            <w:noWrap/>
            <w:hideMark/>
            <w:tcPrChange w:id="316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8" w:author="Gabriel Correa" w:date="2015-08-25T14:24:00Z">
                  <w:rPr>
                    <w:rFonts w:ascii="Calibri" w:eastAsia="Times New Roman" w:hAnsi="Calibri" w:cs="Calibri"/>
                    <w:color w:val="000000"/>
                  </w:rPr>
                </w:rPrChange>
              </w:rPr>
            </w:pPr>
            <w:r w:rsidRPr="00E02554">
              <w:rPr>
                <w:rFonts w:eastAsia="Times New Roman" w:cs="Calibri"/>
                <w:color w:val="000000"/>
                <w:rPrChange w:id="3169" w:author="Gabriel Correa" w:date="2015-08-25T14:24:00Z">
                  <w:rPr>
                    <w:rFonts w:ascii="Calibri" w:eastAsia="Times New Roman" w:hAnsi="Calibri" w:cs="Calibri"/>
                    <w:color w:val="000000"/>
                  </w:rPr>
                </w:rPrChange>
              </w:rPr>
              <w:t>0.43</w:t>
            </w:r>
          </w:p>
        </w:tc>
      </w:tr>
      <w:tr w:rsidR="00F76D9A" w:rsidRPr="00F76D9A" w:rsidTr="008F24AB">
        <w:trPr>
          <w:trHeight w:val="300"/>
          <w:trPrChange w:id="3170" w:author="Gabriel Correa" w:date="2015-08-26T03:31:00Z">
            <w:trPr>
              <w:trHeight w:val="300"/>
            </w:trPr>
          </w:trPrChange>
        </w:trPr>
        <w:tc>
          <w:tcPr>
            <w:tcW w:w="2949" w:type="dxa"/>
            <w:noWrap/>
            <w:hideMark/>
            <w:tcPrChange w:id="3171" w:author="Gabriel Correa" w:date="2015-08-26T03:31:00Z">
              <w:tcPr>
                <w:tcW w:w="2647" w:type="dxa"/>
                <w:noWrap/>
                <w:hideMark/>
              </w:tcPr>
            </w:tcPrChange>
          </w:tcPr>
          <w:p w:rsidR="00F76D9A" w:rsidRPr="00E02554" w:rsidRDefault="00F76D9A" w:rsidP="00F76D9A">
            <w:pPr>
              <w:rPr>
                <w:rFonts w:eastAsia="Times New Roman" w:cs="Calibri"/>
                <w:color w:val="000000"/>
                <w:rPrChange w:id="3172" w:author="Gabriel Correa" w:date="2015-08-25T14:24:00Z">
                  <w:rPr>
                    <w:rFonts w:ascii="Calibri" w:eastAsia="Times New Roman" w:hAnsi="Calibri" w:cs="Calibri"/>
                    <w:color w:val="000000"/>
                  </w:rPr>
                </w:rPrChange>
              </w:rPr>
            </w:pPr>
            <w:r w:rsidRPr="00E02554">
              <w:rPr>
                <w:rFonts w:eastAsia="Times New Roman" w:cs="Calibri"/>
                <w:color w:val="000000"/>
                <w:rPrChange w:id="3173" w:author="Gabriel Correa" w:date="2015-08-25T14:24:00Z">
                  <w:rPr>
                    <w:rFonts w:ascii="Calibri" w:eastAsia="Times New Roman" w:hAnsi="Calibri" w:cs="Calibri"/>
                    <w:color w:val="000000"/>
                  </w:rPr>
                </w:rPrChange>
              </w:rPr>
              <w:t>NaiveBayesMultinomial</w:t>
            </w:r>
          </w:p>
        </w:tc>
        <w:tc>
          <w:tcPr>
            <w:tcW w:w="1200" w:type="dxa"/>
            <w:noWrap/>
            <w:hideMark/>
            <w:tcPrChange w:id="31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75" w:author="Gabriel Correa" w:date="2015-08-25T14:24:00Z">
                  <w:rPr>
                    <w:rFonts w:ascii="Calibri" w:eastAsia="Times New Roman" w:hAnsi="Calibri" w:cs="Calibri"/>
                    <w:color w:val="000000"/>
                  </w:rPr>
                </w:rPrChange>
              </w:rPr>
            </w:pPr>
            <w:r w:rsidRPr="00E02554">
              <w:rPr>
                <w:rFonts w:eastAsia="Times New Roman" w:cs="Calibri"/>
                <w:color w:val="000000"/>
                <w:rPrChange w:id="3176" w:author="Gabriel Correa" w:date="2015-08-25T14:24:00Z">
                  <w:rPr>
                    <w:rFonts w:ascii="Calibri" w:eastAsia="Times New Roman" w:hAnsi="Calibri" w:cs="Calibri"/>
                    <w:color w:val="000000"/>
                  </w:rPr>
                </w:rPrChange>
              </w:rPr>
              <w:t>0.56</w:t>
            </w:r>
          </w:p>
        </w:tc>
        <w:tc>
          <w:tcPr>
            <w:tcW w:w="1200" w:type="dxa"/>
            <w:noWrap/>
            <w:hideMark/>
            <w:tcPrChange w:id="31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78" w:author="Gabriel Correa" w:date="2015-08-25T14:24:00Z">
                  <w:rPr>
                    <w:rFonts w:ascii="Calibri" w:eastAsia="Times New Roman" w:hAnsi="Calibri" w:cs="Calibri"/>
                    <w:color w:val="000000"/>
                  </w:rPr>
                </w:rPrChange>
              </w:rPr>
            </w:pPr>
            <w:r w:rsidRPr="00E02554">
              <w:rPr>
                <w:rFonts w:eastAsia="Times New Roman" w:cs="Calibri"/>
                <w:color w:val="000000"/>
                <w:rPrChange w:id="3179" w:author="Gabriel Correa" w:date="2015-08-25T14:24:00Z">
                  <w:rPr>
                    <w:rFonts w:ascii="Calibri" w:eastAsia="Times New Roman" w:hAnsi="Calibri" w:cs="Calibri"/>
                    <w:color w:val="000000"/>
                  </w:rPr>
                </w:rPrChange>
              </w:rPr>
              <w:t>0.87</w:t>
            </w:r>
          </w:p>
        </w:tc>
        <w:tc>
          <w:tcPr>
            <w:tcW w:w="1200" w:type="dxa"/>
            <w:noWrap/>
            <w:hideMark/>
            <w:tcPrChange w:id="31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1" w:author="Gabriel Correa" w:date="2015-08-25T14:24:00Z">
                  <w:rPr>
                    <w:rFonts w:ascii="Calibri" w:eastAsia="Times New Roman" w:hAnsi="Calibri" w:cs="Calibri"/>
                    <w:color w:val="000000"/>
                  </w:rPr>
                </w:rPrChange>
              </w:rPr>
            </w:pPr>
            <w:r w:rsidRPr="00E02554">
              <w:rPr>
                <w:rFonts w:eastAsia="Times New Roman" w:cs="Calibri"/>
                <w:color w:val="000000"/>
                <w:rPrChange w:id="3182" w:author="Gabriel Correa" w:date="2015-08-25T14:24:00Z">
                  <w:rPr>
                    <w:rFonts w:ascii="Calibri" w:eastAsia="Times New Roman" w:hAnsi="Calibri" w:cs="Calibri"/>
                    <w:color w:val="000000"/>
                  </w:rPr>
                </w:rPrChange>
              </w:rPr>
              <w:t>0.41</w:t>
            </w:r>
          </w:p>
        </w:tc>
        <w:tc>
          <w:tcPr>
            <w:tcW w:w="1200" w:type="dxa"/>
            <w:noWrap/>
            <w:hideMark/>
            <w:tcPrChange w:id="31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4" w:author="Gabriel Correa" w:date="2015-08-25T14:24:00Z">
                  <w:rPr>
                    <w:rFonts w:ascii="Calibri" w:eastAsia="Times New Roman" w:hAnsi="Calibri" w:cs="Calibri"/>
                    <w:color w:val="000000"/>
                  </w:rPr>
                </w:rPrChange>
              </w:rPr>
            </w:pPr>
            <w:r w:rsidRPr="00E02554">
              <w:rPr>
                <w:rFonts w:eastAsia="Times New Roman" w:cs="Calibri"/>
                <w:color w:val="000000"/>
                <w:rPrChange w:id="3185" w:author="Gabriel Correa" w:date="2015-08-25T14:24:00Z">
                  <w:rPr>
                    <w:rFonts w:ascii="Calibri" w:eastAsia="Times New Roman" w:hAnsi="Calibri" w:cs="Calibri"/>
                    <w:color w:val="000000"/>
                  </w:rPr>
                </w:rPrChange>
              </w:rPr>
              <w:t>0.90</w:t>
            </w:r>
          </w:p>
        </w:tc>
        <w:tc>
          <w:tcPr>
            <w:tcW w:w="1200" w:type="dxa"/>
            <w:noWrap/>
            <w:hideMark/>
            <w:tcPrChange w:id="318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7" w:author="Gabriel Correa" w:date="2015-08-25T14:24:00Z">
                  <w:rPr>
                    <w:rFonts w:ascii="Calibri" w:eastAsia="Times New Roman" w:hAnsi="Calibri" w:cs="Calibri"/>
                    <w:color w:val="000000"/>
                  </w:rPr>
                </w:rPrChange>
              </w:rPr>
            </w:pPr>
            <w:r w:rsidRPr="00E02554">
              <w:rPr>
                <w:rFonts w:eastAsia="Times New Roman" w:cs="Calibri"/>
                <w:color w:val="000000"/>
                <w:rPrChange w:id="3188" w:author="Gabriel Correa" w:date="2015-08-25T14:24:00Z">
                  <w:rPr>
                    <w:rFonts w:ascii="Calibri" w:eastAsia="Times New Roman" w:hAnsi="Calibri" w:cs="Calibri"/>
                    <w:color w:val="000000"/>
                  </w:rPr>
                </w:rPrChange>
              </w:rPr>
              <w:t>0.46</w:t>
            </w:r>
          </w:p>
        </w:tc>
      </w:tr>
      <w:tr w:rsidR="00F76D9A" w:rsidRPr="00F76D9A" w:rsidTr="008F24AB">
        <w:trPr>
          <w:trHeight w:val="300"/>
          <w:trPrChange w:id="3189" w:author="Gabriel Correa" w:date="2015-08-26T03:31:00Z">
            <w:trPr>
              <w:trHeight w:val="300"/>
            </w:trPr>
          </w:trPrChange>
        </w:trPr>
        <w:tc>
          <w:tcPr>
            <w:tcW w:w="2949" w:type="dxa"/>
            <w:noWrap/>
            <w:hideMark/>
            <w:tcPrChange w:id="3190" w:author="Gabriel Correa" w:date="2015-08-26T03:31:00Z">
              <w:tcPr>
                <w:tcW w:w="2647" w:type="dxa"/>
                <w:noWrap/>
                <w:hideMark/>
              </w:tcPr>
            </w:tcPrChange>
          </w:tcPr>
          <w:p w:rsidR="00F76D9A" w:rsidRPr="00E02554" w:rsidRDefault="00F76D9A" w:rsidP="00F76D9A">
            <w:pPr>
              <w:rPr>
                <w:rFonts w:eastAsia="Times New Roman" w:cs="Calibri"/>
                <w:color w:val="000000"/>
                <w:rPrChange w:id="3191" w:author="Gabriel Correa" w:date="2015-08-25T14:24:00Z">
                  <w:rPr>
                    <w:rFonts w:ascii="Calibri" w:eastAsia="Times New Roman" w:hAnsi="Calibri" w:cs="Calibri"/>
                    <w:color w:val="000000"/>
                  </w:rPr>
                </w:rPrChange>
              </w:rPr>
            </w:pPr>
            <w:r w:rsidRPr="00E02554">
              <w:rPr>
                <w:rFonts w:eastAsia="Times New Roman" w:cs="Calibri"/>
                <w:color w:val="000000"/>
                <w:rPrChange w:id="3192" w:author="Gabriel Correa" w:date="2015-08-25T14:24:00Z">
                  <w:rPr>
                    <w:rFonts w:ascii="Calibri" w:eastAsia="Times New Roman" w:hAnsi="Calibri" w:cs="Calibri"/>
                    <w:color w:val="000000"/>
                  </w:rPr>
                </w:rPrChange>
              </w:rPr>
              <w:t>BayesianLogisticRegression</w:t>
            </w:r>
          </w:p>
        </w:tc>
        <w:tc>
          <w:tcPr>
            <w:tcW w:w="1200" w:type="dxa"/>
            <w:noWrap/>
            <w:hideMark/>
            <w:tcPrChange w:id="31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94" w:author="Gabriel Correa" w:date="2015-08-25T14:24:00Z">
                  <w:rPr>
                    <w:rFonts w:ascii="Calibri" w:eastAsia="Times New Roman" w:hAnsi="Calibri" w:cs="Calibri"/>
                    <w:color w:val="000000"/>
                  </w:rPr>
                </w:rPrChange>
              </w:rPr>
            </w:pPr>
            <w:r w:rsidRPr="00E02554">
              <w:rPr>
                <w:rFonts w:eastAsia="Times New Roman" w:cs="Calibri"/>
                <w:color w:val="000000"/>
                <w:rPrChange w:id="3195" w:author="Gabriel Correa" w:date="2015-08-25T14:24:00Z">
                  <w:rPr>
                    <w:rFonts w:ascii="Calibri" w:eastAsia="Times New Roman" w:hAnsi="Calibri" w:cs="Calibri"/>
                    <w:color w:val="000000"/>
                  </w:rPr>
                </w:rPrChange>
              </w:rPr>
              <w:t>0.59</w:t>
            </w:r>
          </w:p>
        </w:tc>
        <w:tc>
          <w:tcPr>
            <w:tcW w:w="1200" w:type="dxa"/>
            <w:noWrap/>
            <w:hideMark/>
            <w:tcPrChange w:id="31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97" w:author="Gabriel Correa" w:date="2015-08-25T14:24:00Z">
                  <w:rPr>
                    <w:rFonts w:ascii="Calibri" w:eastAsia="Times New Roman" w:hAnsi="Calibri" w:cs="Calibri"/>
                    <w:color w:val="000000"/>
                  </w:rPr>
                </w:rPrChange>
              </w:rPr>
            </w:pPr>
            <w:r w:rsidRPr="00E02554">
              <w:rPr>
                <w:rFonts w:eastAsia="Times New Roman" w:cs="Calibri"/>
                <w:color w:val="000000"/>
                <w:rPrChange w:id="3198" w:author="Gabriel Correa" w:date="2015-08-25T14:24:00Z">
                  <w:rPr>
                    <w:rFonts w:ascii="Calibri" w:eastAsia="Times New Roman" w:hAnsi="Calibri" w:cs="Calibri"/>
                    <w:color w:val="000000"/>
                  </w:rPr>
                </w:rPrChange>
              </w:rPr>
              <w:t>0.80</w:t>
            </w:r>
          </w:p>
        </w:tc>
        <w:tc>
          <w:tcPr>
            <w:tcW w:w="1200" w:type="dxa"/>
            <w:noWrap/>
            <w:hideMark/>
            <w:tcPrChange w:id="31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0" w:author="Gabriel Correa" w:date="2015-08-25T14:24:00Z">
                  <w:rPr>
                    <w:rFonts w:ascii="Calibri" w:eastAsia="Times New Roman" w:hAnsi="Calibri" w:cs="Calibri"/>
                    <w:color w:val="000000"/>
                  </w:rPr>
                </w:rPrChange>
              </w:rPr>
            </w:pPr>
            <w:r w:rsidRPr="00E02554">
              <w:rPr>
                <w:rFonts w:eastAsia="Times New Roman" w:cs="Calibri"/>
                <w:color w:val="000000"/>
                <w:rPrChange w:id="3201" w:author="Gabriel Correa" w:date="2015-08-25T14:24:00Z">
                  <w:rPr>
                    <w:rFonts w:ascii="Calibri" w:eastAsia="Times New Roman" w:hAnsi="Calibri" w:cs="Calibri"/>
                    <w:color w:val="000000"/>
                  </w:rPr>
                </w:rPrChange>
              </w:rPr>
              <w:t>0.46</w:t>
            </w:r>
          </w:p>
        </w:tc>
        <w:tc>
          <w:tcPr>
            <w:tcW w:w="1200" w:type="dxa"/>
            <w:noWrap/>
            <w:hideMark/>
            <w:tcPrChange w:id="32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3" w:author="Gabriel Correa" w:date="2015-08-25T14:24:00Z">
                  <w:rPr>
                    <w:rFonts w:ascii="Calibri" w:eastAsia="Times New Roman" w:hAnsi="Calibri" w:cs="Calibri"/>
                    <w:color w:val="000000"/>
                  </w:rPr>
                </w:rPrChange>
              </w:rPr>
            </w:pPr>
            <w:r w:rsidRPr="00E02554">
              <w:rPr>
                <w:rFonts w:eastAsia="Times New Roman" w:cs="Calibri"/>
                <w:color w:val="000000"/>
                <w:rPrChange w:id="3204" w:author="Gabriel Correa" w:date="2015-08-25T14:24:00Z">
                  <w:rPr>
                    <w:rFonts w:ascii="Calibri" w:eastAsia="Times New Roman" w:hAnsi="Calibri" w:cs="Calibri"/>
                    <w:color w:val="000000"/>
                  </w:rPr>
                </w:rPrChange>
              </w:rPr>
              <w:t>0.83</w:t>
            </w:r>
          </w:p>
        </w:tc>
        <w:tc>
          <w:tcPr>
            <w:tcW w:w="1200" w:type="dxa"/>
            <w:noWrap/>
            <w:hideMark/>
            <w:tcPrChange w:id="320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6" w:author="Gabriel Correa" w:date="2015-08-25T14:24:00Z">
                  <w:rPr>
                    <w:rFonts w:ascii="Calibri" w:eastAsia="Times New Roman" w:hAnsi="Calibri" w:cs="Calibri"/>
                    <w:color w:val="000000"/>
                  </w:rPr>
                </w:rPrChange>
              </w:rPr>
            </w:pPr>
            <w:r w:rsidRPr="00E02554">
              <w:rPr>
                <w:rFonts w:eastAsia="Times New Roman" w:cs="Calibri"/>
                <w:color w:val="000000"/>
                <w:rPrChange w:id="3207" w:author="Gabriel Correa" w:date="2015-08-25T14:24:00Z">
                  <w:rPr>
                    <w:rFonts w:ascii="Calibri" w:eastAsia="Times New Roman" w:hAnsi="Calibri" w:cs="Calibri"/>
                    <w:color w:val="000000"/>
                  </w:rPr>
                </w:rPrChange>
              </w:rPr>
              <w:t>0.50</w:t>
            </w:r>
          </w:p>
        </w:tc>
      </w:tr>
      <w:tr w:rsidR="00F76D9A" w:rsidRPr="00F76D9A" w:rsidTr="008F24AB">
        <w:trPr>
          <w:trHeight w:val="300"/>
          <w:trPrChange w:id="3208" w:author="Gabriel Correa" w:date="2015-08-26T03:31:00Z">
            <w:trPr>
              <w:trHeight w:val="300"/>
            </w:trPr>
          </w:trPrChange>
        </w:trPr>
        <w:tc>
          <w:tcPr>
            <w:tcW w:w="2949" w:type="dxa"/>
            <w:noWrap/>
            <w:hideMark/>
            <w:tcPrChange w:id="3209" w:author="Gabriel Correa" w:date="2015-08-26T03:31:00Z">
              <w:tcPr>
                <w:tcW w:w="2647" w:type="dxa"/>
                <w:noWrap/>
                <w:hideMark/>
              </w:tcPr>
            </w:tcPrChange>
          </w:tcPr>
          <w:p w:rsidR="00F76D9A" w:rsidRPr="00E02554" w:rsidRDefault="00F76D9A" w:rsidP="00F76D9A">
            <w:pPr>
              <w:rPr>
                <w:rFonts w:eastAsia="Times New Roman" w:cs="Calibri"/>
                <w:color w:val="000000"/>
                <w:rPrChange w:id="3210" w:author="Gabriel Correa" w:date="2015-08-25T14:24:00Z">
                  <w:rPr>
                    <w:rFonts w:ascii="Calibri" w:eastAsia="Times New Roman" w:hAnsi="Calibri" w:cs="Calibri"/>
                    <w:color w:val="000000"/>
                  </w:rPr>
                </w:rPrChange>
              </w:rPr>
            </w:pPr>
            <w:r w:rsidRPr="00E02554">
              <w:rPr>
                <w:rFonts w:eastAsia="Times New Roman" w:cs="Calibri"/>
                <w:color w:val="000000"/>
                <w:rPrChange w:id="3211" w:author="Gabriel Correa" w:date="2015-08-25T14:24:00Z">
                  <w:rPr>
                    <w:rFonts w:ascii="Calibri" w:eastAsia="Times New Roman" w:hAnsi="Calibri" w:cs="Calibri"/>
                    <w:color w:val="000000"/>
                  </w:rPr>
                </w:rPrChange>
              </w:rPr>
              <w:t>AdaBoostM1</w:t>
            </w:r>
          </w:p>
        </w:tc>
        <w:tc>
          <w:tcPr>
            <w:tcW w:w="1200" w:type="dxa"/>
            <w:noWrap/>
            <w:hideMark/>
            <w:tcPrChange w:id="32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13" w:author="Gabriel Correa" w:date="2015-08-25T14:24:00Z">
                  <w:rPr>
                    <w:rFonts w:ascii="Calibri" w:eastAsia="Times New Roman" w:hAnsi="Calibri" w:cs="Calibri"/>
                    <w:color w:val="000000"/>
                  </w:rPr>
                </w:rPrChange>
              </w:rPr>
            </w:pPr>
            <w:r w:rsidRPr="00E02554">
              <w:rPr>
                <w:rFonts w:eastAsia="Times New Roman" w:cs="Calibri"/>
                <w:color w:val="000000"/>
                <w:rPrChange w:id="3214" w:author="Gabriel Correa" w:date="2015-08-25T14:24:00Z">
                  <w:rPr>
                    <w:rFonts w:ascii="Calibri" w:eastAsia="Times New Roman" w:hAnsi="Calibri" w:cs="Calibri"/>
                    <w:color w:val="000000"/>
                  </w:rPr>
                </w:rPrChange>
              </w:rPr>
              <w:t>0.59</w:t>
            </w:r>
          </w:p>
        </w:tc>
        <w:tc>
          <w:tcPr>
            <w:tcW w:w="1200" w:type="dxa"/>
            <w:noWrap/>
            <w:hideMark/>
            <w:tcPrChange w:id="32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16" w:author="Gabriel Correa" w:date="2015-08-25T14:24:00Z">
                  <w:rPr>
                    <w:rFonts w:ascii="Calibri" w:eastAsia="Times New Roman" w:hAnsi="Calibri" w:cs="Calibri"/>
                    <w:color w:val="000000"/>
                  </w:rPr>
                </w:rPrChange>
              </w:rPr>
            </w:pPr>
            <w:r w:rsidRPr="00E02554">
              <w:rPr>
                <w:rFonts w:eastAsia="Times New Roman" w:cs="Calibri"/>
                <w:color w:val="000000"/>
                <w:rPrChange w:id="3217" w:author="Gabriel Correa" w:date="2015-08-25T14:24:00Z">
                  <w:rPr>
                    <w:rFonts w:ascii="Calibri" w:eastAsia="Times New Roman" w:hAnsi="Calibri" w:cs="Calibri"/>
                    <w:color w:val="000000"/>
                  </w:rPr>
                </w:rPrChange>
              </w:rPr>
              <w:t>0.81</w:t>
            </w:r>
          </w:p>
        </w:tc>
        <w:tc>
          <w:tcPr>
            <w:tcW w:w="1200" w:type="dxa"/>
            <w:noWrap/>
            <w:hideMark/>
            <w:tcPrChange w:id="32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19" w:author="Gabriel Correa" w:date="2015-08-25T14:24:00Z">
                  <w:rPr>
                    <w:rFonts w:ascii="Calibri" w:eastAsia="Times New Roman" w:hAnsi="Calibri" w:cs="Calibri"/>
                    <w:color w:val="000000"/>
                  </w:rPr>
                </w:rPrChange>
              </w:rPr>
            </w:pPr>
            <w:r w:rsidRPr="00E02554">
              <w:rPr>
                <w:rFonts w:eastAsia="Times New Roman" w:cs="Calibri"/>
                <w:color w:val="000000"/>
                <w:rPrChange w:id="3220" w:author="Gabriel Correa" w:date="2015-08-25T14:24:00Z">
                  <w:rPr>
                    <w:rFonts w:ascii="Calibri" w:eastAsia="Times New Roman" w:hAnsi="Calibri" w:cs="Calibri"/>
                    <w:color w:val="000000"/>
                  </w:rPr>
                </w:rPrChange>
              </w:rPr>
              <w:t>0.47</w:t>
            </w:r>
          </w:p>
        </w:tc>
        <w:tc>
          <w:tcPr>
            <w:tcW w:w="1200" w:type="dxa"/>
            <w:noWrap/>
            <w:hideMark/>
            <w:tcPrChange w:id="322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22" w:author="Gabriel Correa" w:date="2015-08-25T14:24:00Z">
                  <w:rPr>
                    <w:rFonts w:ascii="Calibri" w:eastAsia="Times New Roman" w:hAnsi="Calibri" w:cs="Calibri"/>
                    <w:color w:val="000000"/>
                  </w:rPr>
                </w:rPrChange>
              </w:rPr>
            </w:pPr>
            <w:r w:rsidRPr="00E02554">
              <w:rPr>
                <w:rFonts w:eastAsia="Times New Roman" w:cs="Calibri"/>
                <w:color w:val="000000"/>
                <w:rPrChange w:id="3223" w:author="Gabriel Correa" w:date="2015-08-25T14:24:00Z">
                  <w:rPr>
                    <w:rFonts w:ascii="Calibri" w:eastAsia="Times New Roman" w:hAnsi="Calibri" w:cs="Calibri"/>
                    <w:color w:val="000000"/>
                  </w:rPr>
                </w:rPrChange>
              </w:rPr>
              <w:t>0.90</w:t>
            </w:r>
          </w:p>
        </w:tc>
        <w:tc>
          <w:tcPr>
            <w:tcW w:w="1200" w:type="dxa"/>
            <w:noWrap/>
            <w:hideMark/>
            <w:tcPrChange w:id="322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25" w:author="Gabriel Correa" w:date="2015-08-25T14:24:00Z">
                  <w:rPr>
                    <w:rFonts w:ascii="Calibri" w:eastAsia="Times New Roman" w:hAnsi="Calibri" w:cs="Calibri"/>
                    <w:color w:val="000000"/>
                  </w:rPr>
                </w:rPrChange>
              </w:rPr>
            </w:pPr>
            <w:r w:rsidRPr="00E02554">
              <w:rPr>
                <w:rFonts w:eastAsia="Times New Roman" w:cs="Calibri"/>
                <w:color w:val="000000"/>
                <w:rPrChange w:id="3226" w:author="Gabriel Correa" w:date="2015-08-25T14:24:00Z">
                  <w:rPr>
                    <w:rFonts w:ascii="Calibri" w:eastAsia="Times New Roman" w:hAnsi="Calibri" w:cs="Calibri"/>
                    <w:color w:val="000000"/>
                  </w:rPr>
                </w:rPrChange>
              </w:rPr>
              <w:t>0.51</w:t>
            </w:r>
          </w:p>
        </w:tc>
      </w:tr>
      <w:tr w:rsidR="00F76D9A" w:rsidRPr="00F76D9A" w:rsidTr="008F24AB">
        <w:trPr>
          <w:trHeight w:val="300"/>
          <w:trPrChange w:id="3227" w:author="Gabriel Correa" w:date="2015-08-26T03:31:00Z">
            <w:trPr>
              <w:trHeight w:val="300"/>
            </w:trPr>
          </w:trPrChange>
        </w:trPr>
        <w:tc>
          <w:tcPr>
            <w:tcW w:w="2949" w:type="dxa"/>
            <w:noWrap/>
            <w:hideMark/>
            <w:tcPrChange w:id="3228" w:author="Gabriel Correa" w:date="2015-08-26T03:31:00Z">
              <w:tcPr>
                <w:tcW w:w="2647" w:type="dxa"/>
                <w:noWrap/>
                <w:hideMark/>
              </w:tcPr>
            </w:tcPrChange>
          </w:tcPr>
          <w:p w:rsidR="00F76D9A" w:rsidRPr="00E02554" w:rsidRDefault="00F76D9A" w:rsidP="00F76D9A">
            <w:pPr>
              <w:rPr>
                <w:rFonts w:eastAsia="Times New Roman" w:cs="Calibri"/>
                <w:color w:val="000000"/>
                <w:rPrChange w:id="3229" w:author="Gabriel Correa" w:date="2015-08-25T14:24:00Z">
                  <w:rPr>
                    <w:rFonts w:ascii="Calibri" w:eastAsia="Times New Roman" w:hAnsi="Calibri" w:cs="Calibri"/>
                    <w:color w:val="000000"/>
                  </w:rPr>
                </w:rPrChange>
              </w:rPr>
            </w:pPr>
            <w:r w:rsidRPr="00E02554">
              <w:rPr>
                <w:rFonts w:eastAsia="Times New Roman" w:cs="Calibri"/>
                <w:color w:val="000000"/>
                <w:rPrChange w:id="3230" w:author="Gabriel Correa" w:date="2015-08-25T14:24:00Z">
                  <w:rPr>
                    <w:rFonts w:ascii="Calibri" w:eastAsia="Times New Roman" w:hAnsi="Calibri" w:cs="Calibri"/>
                    <w:color w:val="000000"/>
                  </w:rPr>
                </w:rPrChange>
              </w:rPr>
              <w:t>J48</w:t>
            </w:r>
          </w:p>
        </w:tc>
        <w:tc>
          <w:tcPr>
            <w:tcW w:w="1200" w:type="dxa"/>
            <w:noWrap/>
            <w:hideMark/>
            <w:tcPrChange w:id="32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32" w:author="Gabriel Correa" w:date="2015-08-25T14:24:00Z">
                  <w:rPr>
                    <w:rFonts w:ascii="Calibri" w:eastAsia="Times New Roman" w:hAnsi="Calibri" w:cs="Calibri"/>
                    <w:color w:val="000000"/>
                  </w:rPr>
                </w:rPrChange>
              </w:rPr>
            </w:pPr>
            <w:r w:rsidRPr="00E02554">
              <w:rPr>
                <w:rFonts w:eastAsia="Times New Roman" w:cs="Calibri"/>
                <w:color w:val="000000"/>
                <w:rPrChange w:id="3233" w:author="Gabriel Correa" w:date="2015-08-25T14:24:00Z">
                  <w:rPr>
                    <w:rFonts w:ascii="Calibri" w:eastAsia="Times New Roman" w:hAnsi="Calibri" w:cs="Calibri"/>
                    <w:color w:val="000000"/>
                  </w:rPr>
                </w:rPrChange>
              </w:rPr>
              <w:t>0.60</w:t>
            </w:r>
          </w:p>
        </w:tc>
        <w:tc>
          <w:tcPr>
            <w:tcW w:w="1200" w:type="dxa"/>
            <w:noWrap/>
            <w:hideMark/>
            <w:tcPrChange w:id="32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35" w:author="Gabriel Correa" w:date="2015-08-25T14:24:00Z">
                  <w:rPr>
                    <w:rFonts w:ascii="Calibri" w:eastAsia="Times New Roman" w:hAnsi="Calibri" w:cs="Calibri"/>
                    <w:color w:val="000000"/>
                  </w:rPr>
                </w:rPrChange>
              </w:rPr>
            </w:pPr>
            <w:r w:rsidRPr="00E02554">
              <w:rPr>
                <w:rFonts w:eastAsia="Times New Roman" w:cs="Calibri"/>
                <w:color w:val="000000"/>
                <w:rPrChange w:id="3236" w:author="Gabriel Correa" w:date="2015-08-25T14:24:00Z">
                  <w:rPr>
                    <w:rFonts w:ascii="Calibri" w:eastAsia="Times New Roman" w:hAnsi="Calibri" w:cs="Calibri"/>
                    <w:color w:val="000000"/>
                  </w:rPr>
                </w:rPrChange>
              </w:rPr>
              <w:t>0.79</w:t>
            </w:r>
          </w:p>
        </w:tc>
        <w:tc>
          <w:tcPr>
            <w:tcW w:w="1200" w:type="dxa"/>
            <w:noWrap/>
            <w:hideMark/>
            <w:tcPrChange w:id="323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38" w:author="Gabriel Correa" w:date="2015-08-25T14:24:00Z">
                  <w:rPr>
                    <w:rFonts w:ascii="Calibri" w:eastAsia="Times New Roman" w:hAnsi="Calibri" w:cs="Calibri"/>
                    <w:color w:val="000000"/>
                  </w:rPr>
                </w:rPrChange>
              </w:rPr>
            </w:pPr>
            <w:r w:rsidRPr="00E02554">
              <w:rPr>
                <w:rFonts w:eastAsia="Times New Roman" w:cs="Calibri"/>
                <w:color w:val="000000"/>
                <w:rPrChange w:id="3239" w:author="Gabriel Correa" w:date="2015-08-25T14:24:00Z">
                  <w:rPr>
                    <w:rFonts w:ascii="Calibri" w:eastAsia="Times New Roman" w:hAnsi="Calibri" w:cs="Calibri"/>
                    <w:color w:val="000000"/>
                  </w:rPr>
                </w:rPrChange>
              </w:rPr>
              <w:t>0.48</w:t>
            </w:r>
          </w:p>
        </w:tc>
        <w:tc>
          <w:tcPr>
            <w:tcW w:w="1200" w:type="dxa"/>
            <w:noWrap/>
            <w:hideMark/>
            <w:tcPrChange w:id="324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41" w:author="Gabriel Correa" w:date="2015-08-25T14:24:00Z">
                  <w:rPr>
                    <w:rFonts w:ascii="Calibri" w:eastAsia="Times New Roman" w:hAnsi="Calibri" w:cs="Calibri"/>
                    <w:color w:val="000000"/>
                  </w:rPr>
                </w:rPrChange>
              </w:rPr>
            </w:pPr>
            <w:r w:rsidRPr="00E02554">
              <w:rPr>
                <w:rFonts w:eastAsia="Times New Roman" w:cs="Calibri"/>
                <w:color w:val="000000"/>
                <w:rPrChange w:id="3242" w:author="Gabriel Correa" w:date="2015-08-25T14:24:00Z">
                  <w:rPr>
                    <w:rFonts w:ascii="Calibri" w:eastAsia="Times New Roman" w:hAnsi="Calibri" w:cs="Calibri"/>
                    <w:color w:val="000000"/>
                  </w:rPr>
                </w:rPrChange>
              </w:rPr>
              <w:t>0.90</w:t>
            </w:r>
          </w:p>
        </w:tc>
        <w:tc>
          <w:tcPr>
            <w:tcW w:w="1200" w:type="dxa"/>
            <w:noWrap/>
            <w:hideMark/>
            <w:tcPrChange w:id="324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44" w:author="Gabriel Correa" w:date="2015-08-25T14:24:00Z">
                  <w:rPr>
                    <w:rFonts w:ascii="Calibri" w:eastAsia="Times New Roman" w:hAnsi="Calibri" w:cs="Calibri"/>
                    <w:color w:val="000000"/>
                  </w:rPr>
                </w:rPrChange>
              </w:rPr>
            </w:pPr>
            <w:r w:rsidRPr="00E02554">
              <w:rPr>
                <w:rFonts w:eastAsia="Times New Roman" w:cs="Calibri"/>
                <w:color w:val="000000"/>
                <w:rPrChange w:id="3245" w:author="Gabriel Correa" w:date="2015-08-25T14:24:00Z">
                  <w:rPr>
                    <w:rFonts w:ascii="Calibri" w:eastAsia="Times New Roman" w:hAnsi="Calibri" w:cs="Calibri"/>
                    <w:color w:val="000000"/>
                  </w:rPr>
                </w:rPrChange>
              </w:rPr>
              <w:t>0.52</w:t>
            </w:r>
          </w:p>
        </w:tc>
      </w:tr>
      <w:tr w:rsidR="00F76D9A" w:rsidRPr="00F76D9A" w:rsidTr="008F24AB">
        <w:trPr>
          <w:trHeight w:val="300"/>
          <w:trPrChange w:id="3246" w:author="Gabriel Correa" w:date="2015-08-26T03:31:00Z">
            <w:trPr>
              <w:trHeight w:val="300"/>
            </w:trPr>
          </w:trPrChange>
        </w:trPr>
        <w:tc>
          <w:tcPr>
            <w:tcW w:w="2949" w:type="dxa"/>
            <w:noWrap/>
            <w:hideMark/>
            <w:tcPrChange w:id="3247" w:author="Gabriel Correa" w:date="2015-08-26T03:31:00Z">
              <w:tcPr>
                <w:tcW w:w="2647" w:type="dxa"/>
                <w:noWrap/>
                <w:hideMark/>
              </w:tcPr>
            </w:tcPrChange>
          </w:tcPr>
          <w:p w:rsidR="00F76D9A" w:rsidRPr="00E02554" w:rsidRDefault="00F76D9A" w:rsidP="00F76D9A">
            <w:pPr>
              <w:rPr>
                <w:rFonts w:eastAsia="Times New Roman" w:cs="Calibri"/>
                <w:color w:val="000000"/>
                <w:rPrChange w:id="3248" w:author="Gabriel Correa" w:date="2015-08-25T14:24:00Z">
                  <w:rPr>
                    <w:rFonts w:ascii="Calibri" w:eastAsia="Times New Roman" w:hAnsi="Calibri" w:cs="Calibri"/>
                    <w:color w:val="000000"/>
                  </w:rPr>
                </w:rPrChange>
              </w:rPr>
            </w:pPr>
            <w:r w:rsidRPr="00E02554">
              <w:rPr>
                <w:rFonts w:eastAsia="Times New Roman" w:cs="Calibri"/>
                <w:color w:val="000000"/>
                <w:rPrChange w:id="3249" w:author="Gabriel Correa" w:date="2015-08-25T14:24:00Z">
                  <w:rPr>
                    <w:rFonts w:ascii="Calibri" w:eastAsia="Times New Roman" w:hAnsi="Calibri" w:cs="Calibri"/>
                    <w:color w:val="000000"/>
                  </w:rPr>
                </w:rPrChange>
              </w:rPr>
              <w:t>PART</w:t>
            </w:r>
          </w:p>
        </w:tc>
        <w:tc>
          <w:tcPr>
            <w:tcW w:w="1200" w:type="dxa"/>
            <w:noWrap/>
            <w:hideMark/>
            <w:tcPrChange w:id="32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51" w:author="Gabriel Correa" w:date="2015-08-25T14:24:00Z">
                  <w:rPr>
                    <w:rFonts w:ascii="Calibri" w:eastAsia="Times New Roman" w:hAnsi="Calibri" w:cs="Calibri"/>
                    <w:color w:val="000000"/>
                  </w:rPr>
                </w:rPrChange>
              </w:rPr>
            </w:pPr>
            <w:r w:rsidRPr="00E02554">
              <w:rPr>
                <w:rFonts w:eastAsia="Times New Roman" w:cs="Calibri"/>
                <w:color w:val="000000"/>
                <w:rPrChange w:id="3252" w:author="Gabriel Correa" w:date="2015-08-25T14:24:00Z">
                  <w:rPr>
                    <w:rFonts w:ascii="Calibri" w:eastAsia="Times New Roman" w:hAnsi="Calibri" w:cs="Calibri"/>
                    <w:color w:val="000000"/>
                  </w:rPr>
                </w:rPrChange>
              </w:rPr>
              <w:t>0.60</w:t>
            </w:r>
          </w:p>
        </w:tc>
        <w:tc>
          <w:tcPr>
            <w:tcW w:w="1200" w:type="dxa"/>
            <w:noWrap/>
            <w:hideMark/>
            <w:tcPrChange w:id="325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54" w:author="Gabriel Correa" w:date="2015-08-25T14:24:00Z">
                  <w:rPr>
                    <w:rFonts w:ascii="Calibri" w:eastAsia="Times New Roman" w:hAnsi="Calibri" w:cs="Calibri"/>
                    <w:color w:val="000000"/>
                  </w:rPr>
                </w:rPrChange>
              </w:rPr>
            </w:pPr>
            <w:r w:rsidRPr="00E02554">
              <w:rPr>
                <w:rFonts w:eastAsia="Times New Roman" w:cs="Calibri"/>
                <w:color w:val="000000"/>
                <w:rPrChange w:id="3255" w:author="Gabriel Correa" w:date="2015-08-25T14:24:00Z">
                  <w:rPr>
                    <w:rFonts w:ascii="Calibri" w:eastAsia="Times New Roman" w:hAnsi="Calibri" w:cs="Calibri"/>
                    <w:color w:val="000000"/>
                  </w:rPr>
                </w:rPrChange>
              </w:rPr>
              <w:t>0.83</w:t>
            </w:r>
          </w:p>
        </w:tc>
        <w:tc>
          <w:tcPr>
            <w:tcW w:w="1200" w:type="dxa"/>
            <w:noWrap/>
            <w:hideMark/>
            <w:tcPrChange w:id="325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57" w:author="Gabriel Correa" w:date="2015-08-25T14:24:00Z">
                  <w:rPr>
                    <w:rFonts w:ascii="Calibri" w:eastAsia="Times New Roman" w:hAnsi="Calibri" w:cs="Calibri"/>
                    <w:color w:val="000000"/>
                  </w:rPr>
                </w:rPrChange>
              </w:rPr>
            </w:pPr>
            <w:r w:rsidRPr="00E02554">
              <w:rPr>
                <w:rFonts w:eastAsia="Times New Roman" w:cs="Calibri"/>
                <w:color w:val="000000"/>
                <w:rPrChange w:id="3258" w:author="Gabriel Correa" w:date="2015-08-25T14:24:00Z">
                  <w:rPr>
                    <w:rFonts w:ascii="Calibri" w:eastAsia="Times New Roman" w:hAnsi="Calibri" w:cs="Calibri"/>
                    <w:color w:val="000000"/>
                  </w:rPr>
                </w:rPrChange>
              </w:rPr>
              <w:t>0.47</w:t>
            </w:r>
          </w:p>
        </w:tc>
        <w:tc>
          <w:tcPr>
            <w:tcW w:w="1200" w:type="dxa"/>
            <w:noWrap/>
            <w:hideMark/>
            <w:tcPrChange w:id="325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60" w:author="Gabriel Correa" w:date="2015-08-25T14:24:00Z">
                  <w:rPr>
                    <w:rFonts w:ascii="Calibri" w:eastAsia="Times New Roman" w:hAnsi="Calibri" w:cs="Calibri"/>
                    <w:color w:val="000000"/>
                  </w:rPr>
                </w:rPrChange>
              </w:rPr>
            </w:pPr>
            <w:r w:rsidRPr="00E02554">
              <w:rPr>
                <w:rFonts w:eastAsia="Times New Roman" w:cs="Calibri"/>
                <w:color w:val="000000"/>
                <w:rPrChange w:id="3261" w:author="Gabriel Correa" w:date="2015-08-25T14:24:00Z">
                  <w:rPr>
                    <w:rFonts w:ascii="Calibri" w:eastAsia="Times New Roman" w:hAnsi="Calibri" w:cs="Calibri"/>
                    <w:color w:val="000000"/>
                  </w:rPr>
                </w:rPrChange>
              </w:rPr>
              <w:t>0.90</w:t>
            </w:r>
          </w:p>
        </w:tc>
        <w:tc>
          <w:tcPr>
            <w:tcW w:w="1200" w:type="dxa"/>
            <w:noWrap/>
            <w:hideMark/>
            <w:tcPrChange w:id="326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63" w:author="Gabriel Correa" w:date="2015-08-25T14:24:00Z">
                  <w:rPr>
                    <w:rFonts w:ascii="Calibri" w:eastAsia="Times New Roman" w:hAnsi="Calibri" w:cs="Calibri"/>
                    <w:color w:val="000000"/>
                  </w:rPr>
                </w:rPrChange>
              </w:rPr>
            </w:pPr>
            <w:r w:rsidRPr="00E02554">
              <w:rPr>
                <w:rFonts w:eastAsia="Times New Roman" w:cs="Calibri"/>
                <w:color w:val="000000"/>
                <w:rPrChange w:id="3264" w:author="Gabriel Correa" w:date="2015-08-25T14:24:00Z">
                  <w:rPr>
                    <w:rFonts w:ascii="Calibri" w:eastAsia="Times New Roman" w:hAnsi="Calibri" w:cs="Calibri"/>
                    <w:color w:val="000000"/>
                  </w:rPr>
                </w:rPrChange>
              </w:rPr>
              <w:t>0.52</w:t>
            </w:r>
          </w:p>
        </w:tc>
      </w:tr>
      <w:tr w:rsidR="00F76D9A" w:rsidRPr="00F76D9A" w:rsidTr="008F24AB">
        <w:trPr>
          <w:trHeight w:val="300"/>
          <w:trPrChange w:id="3265" w:author="Gabriel Correa" w:date="2015-08-26T03:31:00Z">
            <w:trPr>
              <w:trHeight w:val="300"/>
            </w:trPr>
          </w:trPrChange>
        </w:trPr>
        <w:tc>
          <w:tcPr>
            <w:tcW w:w="2949" w:type="dxa"/>
            <w:noWrap/>
            <w:hideMark/>
            <w:tcPrChange w:id="3266" w:author="Gabriel Correa" w:date="2015-08-26T03:31:00Z">
              <w:tcPr>
                <w:tcW w:w="2647" w:type="dxa"/>
                <w:noWrap/>
                <w:hideMark/>
              </w:tcPr>
            </w:tcPrChange>
          </w:tcPr>
          <w:p w:rsidR="00F76D9A" w:rsidRPr="00E02554" w:rsidRDefault="00F76D9A" w:rsidP="00F76D9A">
            <w:pPr>
              <w:rPr>
                <w:rFonts w:eastAsia="Times New Roman" w:cs="Calibri"/>
                <w:color w:val="000000"/>
                <w:rPrChange w:id="3267" w:author="Gabriel Correa" w:date="2015-08-25T14:24:00Z">
                  <w:rPr>
                    <w:rFonts w:ascii="Calibri" w:eastAsia="Times New Roman" w:hAnsi="Calibri" w:cs="Calibri"/>
                    <w:color w:val="000000"/>
                  </w:rPr>
                </w:rPrChange>
              </w:rPr>
            </w:pPr>
            <w:r w:rsidRPr="00E02554">
              <w:rPr>
                <w:rFonts w:eastAsia="Times New Roman" w:cs="Calibri"/>
                <w:color w:val="000000"/>
                <w:rPrChange w:id="3268" w:author="Gabriel Correa" w:date="2015-08-25T14:24:00Z">
                  <w:rPr>
                    <w:rFonts w:ascii="Calibri" w:eastAsia="Times New Roman" w:hAnsi="Calibri" w:cs="Calibri"/>
                    <w:color w:val="000000"/>
                  </w:rPr>
                </w:rPrChange>
              </w:rPr>
              <w:t>LibSVM</w:t>
            </w:r>
          </w:p>
        </w:tc>
        <w:tc>
          <w:tcPr>
            <w:tcW w:w="1200" w:type="dxa"/>
            <w:noWrap/>
            <w:hideMark/>
            <w:tcPrChange w:id="32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70" w:author="Gabriel Correa" w:date="2015-08-25T14:24:00Z">
                  <w:rPr>
                    <w:rFonts w:ascii="Calibri" w:eastAsia="Times New Roman" w:hAnsi="Calibri" w:cs="Calibri"/>
                    <w:color w:val="000000"/>
                  </w:rPr>
                </w:rPrChange>
              </w:rPr>
            </w:pPr>
            <w:r w:rsidRPr="00E02554">
              <w:rPr>
                <w:rFonts w:eastAsia="Times New Roman" w:cs="Calibri"/>
                <w:color w:val="000000"/>
                <w:rPrChange w:id="3271" w:author="Gabriel Correa" w:date="2015-08-25T14:24:00Z">
                  <w:rPr>
                    <w:rFonts w:ascii="Calibri" w:eastAsia="Times New Roman" w:hAnsi="Calibri" w:cs="Calibri"/>
                    <w:color w:val="000000"/>
                  </w:rPr>
                </w:rPrChange>
              </w:rPr>
              <w:t>0.66</w:t>
            </w:r>
          </w:p>
        </w:tc>
        <w:tc>
          <w:tcPr>
            <w:tcW w:w="1200" w:type="dxa"/>
            <w:noWrap/>
            <w:hideMark/>
            <w:tcPrChange w:id="327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73" w:author="Gabriel Correa" w:date="2015-08-25T14:24:00Z">
                  <w:rPr>
                    <w:rFonts w:ascii="Calibri" w:eastAsia="Times New Roman" w:hAnsi="Calibri" w:cs="Calibri"/>
                    <w:color w:val="000000"/>
                  </w:rPr>
                </w:rPrChange>
              </w:rPr>
            </w:pPr>
            <w:r w:rsidRPr="00E02554">
              <w:rPr>
                <w:rFonts w:eastAsia="Times New Roman" w:cs="Calibri"/>
                <w:color w:val="000000"/>
                <w:rPrChange w:id="3274" w:author="Gabriel Correa" w:date="2015-08-25T14:24:00Z">
                  <w:rPr>
                    <w:rFonts w:ascii="Calibri" w:eastAsia="Times New Roman" w:hAnsi="Calibri" w:cs="Calibri"/>
                    <w:color w:val="000000"/>
                  </w:rPr>
                </w:rPrChange>
              </w:rPr>
              <w:t>0.87</w:t>
            </w:r>
          </w:p>
        </w:tc>
        <w:tc>
          <w:tcPr>
            <w:tcW w:w="1200" w:type="dxa"/>
            <w:noWrap/>
            <w:hideMark/>
            <w:tcPrChange w:id="327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76" w:author="Gabriel Correa" w:date="2015-08-25T14:24:00Z">
                  <w:rPr>
                    <w:rFonts w:ascii="Calibri" w:eastAsia="Times New Roman" w:hAnsi="Calibri" w:cs="Calibri"/>
                    <w:color w:val="000000"/>
                  </w:rPr>
                </w:rPrChange>
              </w:rPr>
            </w:pPr>
            <w:r w:rsidRPr="00E02554">
              <w:rPr>
                <w:rFonts w:eastAsia="Times New Roman" w:cs="Calibri"/>
                <w:color w:val="000000"/>
                <w:rPrChange w:id="3277" w:author="Gabriel Correa" w:date="2015-08-25T14:24:00Z">
                  <w:rPr>
                    <w:rFonts w:ascii="Calibri" w:eastAsia="Times New Roman" w:hAnsi="Calibri" w:cs="Calibri"/>
                    <w:color w:val="000000"/>
                  </w:rPr>
                </w:rPrChange>
              </w:rPr>
              <w:t>0.53</w:t>
            </w:r>
          </w:p>
        </w:tc>
        <w:tc>
          <w:tcPr>
            <w:tcW w:w="1200" w:type="dxa"/>
            <w:noWrap/>
            <w:hideMark/>
            <w:tcPrChange w:id="327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79" w:author="Gabriel Correa" w:date="2015-08-25T14:24:00Z">
                  <w:rPr>
                    <w:rFonts w:ascii="Calibri" w:eastAsia="Times New Roman" w:hAnsi="Calibri" w:cs="Calibri"/>
                    <w:color w:val="000000"/>
                  </w:rPr>
                </w:rPrChange>
              </w:rPr>
            </w:pPr>
            <w:r w:rsidRPr="00E02554">
              <w:rPr>
                <w:rFonts w:eastAsia="Times New Roman" w:cs="Calibri"/>
                <w:color w:val="000000"/>
                <w:rPrChange w:id="3280" w:author="Gabriel Correa" w:date="2015-08-25T14:24:00Z">
                  <w:rPr>
                    <w:rFonts w:ascii="Calibri" w:eastAsia="Times New Roman" w:hAnsi="Calibri" w:cs="Calibri"/>
                    <w:color w:val="000000"/>
                  </w:rPr>
                </w:rPrChange>
              </w:rPr>
              <w:t>0.88</w:t>
            </w:r>
          </w:p>
        </w:tc>
        <w:tc>
          <w:tcPr>
            <w:tcW w:w="1200" w:type="dxa"/>
            <w:noWrap/>
            <w:hideMark/>
            <w:tcPrChange w:id="32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82" w:author="Gabriel Correa" w:date="2015-08-25T14:24:00Z">
                  <w:rPr>
                    <w:rFonts w:ascii="Calibri" w:eastAsia="Times New Roman" w:hAnsi="Calibri" w:cs="Calibri"/>
                    <w:color w:val="000000"/>
                  </w:rPr>
                </w:rPrChange>
              </w:rPr>
            </w:pPr>
            <w:r w:rsidRPr="00E02554">
              <w:rPr>
                <w:rFonts w:eastAsia="Times New Roman" w:cs="Calibri"/>
                <w:color w:val="000000"/>
                <w:rPrChange w:id="3283" w:author="Gabriel Correa" w:date="2015-08-25T14:24:00Z">
                  <w:rPr>
                    <w:rFonts w:ascii="Calibri" w:eastAsia="Times New Roman" w:hAnsi="Calibri" w:cs="Calibri"/>
                    <w:color w:val="000000"/>
                  </w:rPr>
                </w:rPrChange>
              </w:rPr>
              <w:t>0.59</w:t>
            </w:r>
          </w:p>
        </w:tc>
      </w:tr>
      <w:tr w:rsidR="00F76D9A" w:rsidRPr="00F76D9A" w:rsidTr="008F24AB">
        <w:trPr>
          <w:trHeight w:val="300"/>
          <w:trPrChange w:id="3284" w:author="Gabriel Correa" w:date="2015-08-26T03:31:00Z">
            <w:trPr>
              <w:trHeight w:val="300"/>
            </w:trPr>
          </w:trPrChange>
        </w:trPr>
        <w:tc>
          <w:tcPr>
            <w:tcW w:w="2949" w:type="dxa"/>
            <w:noWrap/>
            <w:hideMark/>
            <w:tcPrChange w:id="3285" w:author="Gabriel Correa" w:date="2015-08-26T03:31:00Z">
              <w:tcPr>
                <w:tcW w:w="2647" w:type="dxa"/>
                <w:noWrap/>
                <w:hideMark/>
              </w:tcPr>
            </w:tcPrChange>
          </w:tcPr>
          <w:p w:rsidR="00F76D9A" w:rsidRPr="00E02554" w:rsidRDefault="00F76D9A" w:rsidP="00F76D9A">
            <w:pPr>
              <w:rPr>
                <w:rFonts w:eastAsia="Times New Roman" w:cs="Calibri"/>
                <w:color w:val="000000"/>
                <w:rPrChange w:id="3286" w:author="Gabriel Correa" w:date="2015-08-25T14:24:00Z">
                  <w:rPr>
                    <w:rFonts w:ascii="Calibri" w:eastAsia="Times New Roman" w:hAnsi="Calibri" w:cs="Calibri"/>
                    <w:color w:val="000000"/>
                  </w:rPr>
                </w:rPrChange>
              </w:rPr>
            </w:pPr>
            <w:r w:rsidRPr="00E02554">
              <w:rPr>
                <w:rFonts w:eastAsia="Times New Roman" w:cs="Calibri"/>
                <w:color w:val="000000"/>
                <w:rPrChange w:id="3287" w:author="Gabriel Correa" w:date="2015-08-25T14:24:00Z">
                  <w:rPr>
                    <w:rFonts w:ascii="Calibri" w:eastAsia="Times New Roman" w:hAnsi="Calibri" w:cs="Calibri"/>
                    <w:color w:val="000000"/>
                  </w:rPr>
                </w:rPrChange>
              </w:rPr>
              <w:t>SMO</w:t>
            </w:r>
          </w:p>
        </w:tc>
        <w:tc>
          <w:tcPr>
            <w:tcW w:w="1200" w:type="dxa"/>
            <w:noWrap/>
            <w:hideMark/>
            <w:tcPrChange w:id="3288"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289"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290" w:author="Gabriel Correa" w:date="2015-08-25T14:24:00Z">
                  <w:rPr>
                    <w:rFonts w:ascii="Calibri" w:eastAsia="Times New Roman" w:hAnsi="Calibri" w:cs="Calibri"/>
                    <w:b/>
                    <w:bCs/>
                    <w:color w:val="000000"/>
                  </w:rPr>
                </w:rPrChange>
              </w:rPr>
              <w:t>0.66</w:t>
            </w:r>
          </w:p>
        </w:tc>
        <w:tc>
          <w:tcPr>
            <w:tcW w:w="1200" w:type="dxa"/>
            <w:noWrap/>
            <w:hideMark/>
            <w:tcPrChange w:id="32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92" w:author="Gabriel Correa" w:date="2015-08-25T14:24:00Z">
                  <w:rPr>
                    <w:rFonts w:ascii="Calibri" w:eastAsia="Times New Roman" w:hAnsi="Calibri" w:cs="Calibri"/>
                    <w:color w:val="000000"/>
                  </w:rPr>
                </w:rPrChange>
              </w:rPr>
            </w:pPr>
            <w:r w:rsidRPr="00E02554">
              <w:rPr>
                <w:rFonts w:eastAsia="Times New Roman" w:cs="Calibri"/>
                <w:color w:val="000000"/>
                <w:rPrChange w:id="3293" w:author="Gabriel Correa" w:date="2015-08-25T14:24:00Z">
                  <w:rPr>
                    <w:rFonts w:ascii="Calibri" w:eastAsia="Times New Roman" w:hAnsi="Calibri" w:cs="Calibri"/>
                    <w:color w:val="000000"/>
                  </w:rPr>
                </w:rPrChange>
              </w:rPr>
              <w:t>0.87</w:t>
            </w:r>
          </w:p>
        </w:tc>
        <w:tc>
          <w:tcPr>
            <w:tcW w:w="1200" w:type="dxa"/>
            <w:noWrap/>
            <w:hideMark/>
            <w:tcPrChange w:id="329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95" w:author="Gabriel Correa" w:date="2015-08-25T14:24:00Z">
                  <w:rPr>
                    <w:rFonts w:ascii="Calibri" w:eastAsia="Times New Roman" w:hAnsi="Calibri" w:cs="Calibri"/>
                    <w:color w:val="000000"/>
                  </w:rPr>
                </w:rPrChange>
              </w:rPr>
            </w:pPr>
            <w:r w:rsidRPr="00E02554">
              <w:rPr>
                <w:rFonts w:eastAsia="Times New Roman" w:cs="Calibri"/>
                <w:color w:val="000000"/>
                <w:rPrChange w:id="3296" w:author="Gabriel Correa" w:date="2015-08-25T14:24:00Z">
                  <w:rPr>
                    <w:rFonts w:ascii="Calibri" w:eastAsia="Times New Roman" w:hAnsi="Calibri" w:cs="Calibri"/>
                    <w:color w:val="000000"/>
                  </w:rPr>
                </w:rPrChange>
              </w:rPr>
              <w:t>0.53</w:t>
            </w:r>
          </w:p>
        </w:tc>
        <w:tc>
          <w:tcPr>
            <w:tcW w:w="1200" w:type="dxa"/>
            <w:noWrap/>
            <w:hideMark/>
            <w:tcPrChange w:id="329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98" w:author="Gabriel Correa" w:date="2015-08-25T14:24:00Z">
                  <w:rPr>
                    <w:rFonts w:ascii="Calibri" w:eastAsia="Times New Roman" w:hAnsi="Calibri" w:cs="Calibri"/>
                    <w:color w:val="000000"/>
                  </w:rPr>
                </w:rPrChange>
              </w:rPr>
            </w:pPr>
            <w:r w:rsidRPr="00E02554">
              <w:rPr>
                <w:rFonts w:eastAsia="Times New Roman" w:cs="Calibri"/>
                <w:color w:val="000000"/>
                <w:rPrChange w:id="3299" w:author="Gabriel Correa" w:date="2015-08-25T14:24:00Z">
                  <w:rPr>
                    <w:rFonts w:ascii="Calibri" w:eastAsia="Times New Roman" w:hAnsi="Calibri" w:cs="Calibri"/>
                    <w:color w:val="000000"/>
                  </w:rPr>
                </w:rPrChange>
              </w:rPr>
              <w:t>0.88</w:t>
            </w:r>
          </w:p>
        </w:tc>
        <w:tc>
          <w:tcPr>
            <w:tcW w:w="1200" w:type="dxa"/>
            <w:noWrap/>
            <w:hideMark/>
            <w:tcPrChange w:id="33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01" w:author="Gabriel Correa" w:date="2015-08-25T14:24:00Z">
                  <w:rPr>
                    <w:rFonts w:ascii="Calibri" w:eastAsia="Times New Roman" w:hAnsi="Calibri" w:cs="Calibri"/>
                    <w:color w:val="000000"/>
                  </w:rPr>
                </w:rPrChange>
              </w:rPr>
            </w:pPr>
            <w:r w:rsidRPr="00E02554">
              <w:rPr>
                <w:rFonts w:eastAsia="Times New Roman" w:cs="Calibri"/>
                <w:color w:val="000000"/>
                <w:rPrChange w:id="3302" w:author="Gabriel Correa" w:date="2015-08-25T14:24:00Z">
                  <w:rPr>
                    <w:rFonts w:ascii="Calibri" w:eastAsia="Times New Roman" w:hAnsi="Calibri" w:cs="Calibri"/>
                    <w:color w:val="000000"/>
                  </w:rPr>
                </w:rPrChange>
              </w:rPr>
              <w:t>0.59</w:t>
            </w:r>
          </w:p>
        </w:tc>
      </w:tr>
      <w:tr w:rsidR="00F76D9A" w:rsidRPr="00F76D9A" w:rsidTr="008F24AB">
        <w:trPr>
          <w:trHeight w:val="300"/>
          <w:trPrChange w:id="3303" w:author="Gabriel Correa" w:date="2015-08-26T03:31:00Z">
            <w:trPr>
              <w:trHeight w:val="300"/>
            </w:trPr>
          </w:trPrChange>
        </w:trPr>
        <w:tc>
          <w:tcPr>
            <w:tcW w:w="2949" w:type="dxa"/>
            <w:noWrap/>
            <w:hideMark/>
            <w:tcPrChange w:id="3304" w:author="Gabriel Correa" w:date="2015-08-26T03:31:00Z">
              <w:tcPr>
                <w:tcW w:w="2647" w:type="dxa"/>
                <w:noWrap/>
                <w:hideMark/>
              </w:tcPr>
            </w:tcPrChange>
          </w:tcPr>
          <w:p w:rsidR="00F76D9A" w:rsidRPr="00E02554" w:rsidRDefault="00F76D9A" w:rsidP="00F76D9A">
            <w:pPr>
              <w:rPr>
                <w:rFonts w:eastAsia="Times New Roman" w:cs="Calibri"/>
                <w:color w:val="000000"/>
                <w:rPrChange w:id="3305" w:author="Gabriel Correa" w:date="2015-08-25T14:24:00Z">
                  <w:rPr>
                    <w:rFonts w:ascii="Calibri" w:eastAsia="Times New Roman" w:hAnsi="Calibri" w:cs="Calibri"/>
                    <w:color w:val="000000"/>
                  </w:rPr>
                </w:rPrChange>
              </w:rPr>
            </w:pPr>
            <w:r w:rsidRPr="00E02554">
              <w:rPr>
                <w:rFonts w:eastAsia="Times New Roman" w:cs="Calibri"/>
                <w:color w:val="000000"/>
                <w:rPrChange w:id="3306" w:author="Gabriel Correa" w:date="2015-08-25T14:24:00Z">
                  <w:rPr>
                    <w:rFonts w:ascii="Calibri" w:eastAsia="Times New Roman" w:hAnsi="Calibri" w:cs="Calibri"/>
                    <w:color w:val="000000"/>
                  </w:rPr>
                </w:rPrChange>
              </w:rPr>
              <w:t>DMNBtext</w:t>
            </w:r>
          </w:p>
        </w:tc>
        <w:tc>
          <w:tcPr>
            <w:tcW w:w="1200" w:type="dxa"/>
            <w:noWrap/>
            <w:hideMark/>
            <w:tcPrChange w:id="33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08" w:author="Gabriel Correa" w:date="2015-08-25T14:24:00Z">
                  <w:rPr>
                    <w:rFonts w:ascii="Calibri" w:eastAsia="Times New Roman" w:hAnsi="Calibri" w:cs="Calibri"/>
                    <w:color w:val="000000"/>
                  </w:rPr>
                </w:rPrChange>
              </w:rPr>
            </w:pPr>
            <w:r w:rsidRPr="00E02554">
              <w:rPr>
                <w:rFonts w:eastAsia="Times New Roman" w:cs="Calibri"/>
                <w:color w:val="000000"/>
                <w:rPrChange w:id="3309" w:author="Gabriel Correa" w:date="2015-08-25T14:24:00Z">
                  <w:rPr>
                    <w:rFonts w:ascii="Calibri" w:eastAsia="Times New Roman" w:hAnsi="Calibri" w:cs="Calibri"/>
                    <w:color w:val="000000"/>
                  </w:rPr>
                </w:rPrChange>
              </w:rPr>
              <w:t>0.66</w:t>
            </w:r>
          </w:p>
        </w:tc>
        <w:tc>
          <w:tcPr>
            <w:tcW w:w="1200" w:type="dxa"/>
            <w:noWrap/>
            <w:hideMark/>
            <w:tcPrChange w:id="33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11" w:author="Gabriel Correa" w:date="2015-08-25T14:24:00Z">
                  <w:rPr>
                    <w:rFonts w:ascii="Calibri" w:eastAsia="Times New Roman" w:hAnsi="Calibri" w:cs="Calibri"/>
                    <w:color w:val="000000"/>
                  </w:rPr>
                </w:rPrChange>
              </w:rPr>
            </w:pPr>
            <w:r w:rsidRPr="00E02554">
              <w:rPr>
                <w:rFonts w:eastAsia="Times New Roman" w:cs="Calibri"/>
                <w:color w:val="000000"/>
                <w:rPrChange w:id="3312" w:author="Gabriel Correa" w:date="2015-08-25T14:24:00Z">
                  <w:rPr>
                    <w:rFonts w:ascii="Calibri" w:eastAsia="Times New Roman" w:hAnsi="Calibri" w:cs="Calibri"/>
                    <w:color w:val="000000"/>
                  </w:rPr>
                </w:rPrChange>
              </w:rPr>
              <w:t>0.87</w:t>
            </w:r>
          </w:p>
        </w:tc>
        <w:tc>
          <w:tcPr>
            <w:tcW w:w="1200" w:type="dxa"/>
            <w:noWrap/>
            <w:hideMark/>
            <w:tcPrChange w:id="331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14" w:author="Gabriel Correa" w:date="2015-08-25T14:24:00Z">
                  <w:rPr>
                    <w:rFonts w:ascii="Calibri" w:eastAsia="Times New Roman" w:hAnsi="Calibri" w:cs="Calibri"/>
                    <w:color w:val="000000"/>
                  </w:rPr>
                </w:rPrChange>
              </w:rPr>
            </w:pPr>
            <w:r w:rsidRPr="00E02554">
              <w:rPr>
                <w:rFonts w:eastAsia="Times New Roman" w:cs="Calibri"/>
                <w:color w:val="000000"/>
                <w:rPrChange w:id="3315" w:author="Gabriel Correa" w:date="2015-08-25T14:24:00Z">
                  <w:rPr>
                    <w:rFonts w:ascii="Calibri" w:eastAsia="Times New Roman" w:hAnsi="Calibri" w:cs="Calibri"/>
                    <w:color w:val="000000"/>
                  </w:rPr>
                </w:rPrChange>
              </w:rPr>
              <w:t>0.54</w:t>
            </w:r>
          </w:p>
        </w:tc>
        <w:tc>
          <w:tcPr>
            <w:tcW w:w="1200" w:type="dxa"/>
            <w:noWrap/>
            <w:hideMark/>
            <w:tcPrChange w:id="331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17" w:author="Gabriel Correa" w:date="2015-08-25T14:24:00Z">
                  <w:rPr>
                    <w:rFonts w:ascii="Calibri" w:eastAsia="Times New Roman" w:hAnsi="Calibri" w:cs="Calibri"/>
                    <w:color w:val="000000"/>
                  </w:rPr>
                </w:rPrChange>
              </w:rPr>
            </w:pPr>
            <w:r w:rsidRPr="00E02554">
              <w:rPr>
                <w:rFonts w:eastAsia="Times New Roman" w:cs="Calibri"/>
                <w:color w:val="000000"/>
                <w:rPrChange w:id="3318" w:author="Gabriel Correa" w:date="2015-08-25T14:24:00Z">
                  <w:rPr>
                    <w:rFonts w:ascii="Calibri" w:eastAsia="Times New Roman" w:hAnsi="Calibri" w:cs="Calibri"/>
                    <w:color w:val="000000"/>
                  </w:rPr>
                </w:rPrChange>
              </w:rPr>
              <w:t>0.94</w:t>
            </w:r>
          </w:p>
        </w:tc>
        <w:tc>
          <w:tcPr>
            <w:tcW w:w="1200" w:type="dxa"/>
            <w:noWrap/>
            <w:hideMark/>
            <w:tcPrChange w:id="33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20" w:author="Gabriel Correa" w:date="2015-08-25T14:24:00Z">
                  <w:rPr>
                    <w:rFonts w:ascii="Calibri" w:eastAsia="Times New Roman" w:hAnsi="Calibri" w:cs="Calibri"/>
                    <w:color w:val="000000"/>
                  </w:rPr>
                </w:rPrChange>
              </w:rPr>
            </w:pPr>
            <w:r w:rsidRPr="00E02554">
              <w:rPr>
                <w:rFonts w:eastAsia="Times New Roman" w:cs="Calibri"/>
                <w:color w:val="000000"/>
                <w:rPrChange w:id="3321" w:author="Gabriel Correa" w:date="2015-08-25T14:24:00Z">
                  <w:rPr>
                    <w:rFonts w:ascii="Calibri" w:eastAsia="Times New Roman" w:hAnsi="Calibri" w:cs="Calibri"/>
                    <w:color w:val="000000"/>
                  </w:rPr>
                </w:rPrChange>
              </w:rPr>
              <w:t>0.60</w:t>
            </w:r>
          </w:p>
        </w:tc>
      </w:tr>
      <w:tr w:rsidR="00F76D9A" w:rsidRPr="00F76D9A" w:rsidTr="008F24AB">
        <w:trPr>
          <w:trHeight w:val="300"/>
          <w:trPrChange w:id="3322" w:author="Gabriel Correa" w:date="2015-08-26T03:31:00Z">
            <w:trPr>
              <w:trHeight w:val="300"/>
            </w:trPr>
          </w:trPrChange>
        </w:trPr>
        <w:tc>
          <w:tcPr>
            <w:tcW w:w="2949" w:type="dxa"/>
            <w:noWrap/>
            <w:hideMark/>
            <w:tcPrChange w:id="3323" w:author="Gabriel Correa" w:date="2015-08-26T03:31:00Z">
              <w:tcPr>
                <w:tcW w:w="2647" w:type="dxa"/>
                <w:noWrap/>
                <w:hideMark/>
              </w:tcPr>
            </w:tcPrChange>
          </w:tcPr>
          <w:p w:rsidR="00F76D9A" w:rsidRPr="00E02554" w:rsidRDefault="00F76D9A" w:rsidP="00F76D9A">
            <w:pPr>
              <w:rPr>
                <w:rFonts w:eastAsia="Times New Roman" w:cs="Calibri"/>
                <w:color w:val="000000"/>
                <w:rPrChange w:id="3324" w:author="Gabriel Correa" w:date="2015-08-25T14:24:00Z">
                  <w:rPr>
                    <w:rFonts w:ascii="Calibri" w:eastAsia="Times New Roman" w:hAnsi="Calibri" w:cs="Calibri"/>
                    <w:color w:val="000000"/>
                  </w:rPr>
                </w:rPrChange>
              </w:rPr>
            </w:pPr>
            <w:r w:rsidRPr="00E02554">
              <w:rPr>
                <w:rFonts w:eastAsia="Times New Roman" w:cs="Calibri"/>
                <w:color w:val="000000"/>
                <w:rPrChange w:id="3325" w:author="Gabriel Correa" w:date="2015-08-25T14:24:00Z">
                  <w:rPr>
                    <w:rFonts w:ascii="Calibri" w:eastAsia="Times New Roman" w:hAnsi="Calibri" w:cs="Calibri"/>
                    <w:color w:val="000000"/>
                  </w:rPr>
                </w:rPrChange>
              </w:rPr>
              <w:t>RandomForest</w:t>
            </w:r>
          </w:p>
        </w:tc>
        <w:tc>
          <w:tcPr>
            <w:tcW w:w="1200" w:type="dxa"/>
            <w:noWrap/>
            <w:hideMark/>
            <w:tcPrChange w:id="3326"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327"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328" w:author="Gabriel Correa" w:date="2015-08-25T14:24:00Z">
                  <w:rPr>
                    <w:rFonts w:ascii="Calibri" w:eastAsia="Times New Roman" w:hAnsi="Calibri" w:cs="Calibri"/>
                    <w:b/>
                    <w:bCs/>
                    <w:color w:val="000000"/>
                  </w:rPr>
                </w:rPrChange>
              </w:rPr>
              <w:t>0.71</w:t>
            </w:r>
          </w:p>
        </w:tc>
        <w:tc>
          <w:tcPr>
            <w:tcW w:w="1200" w:type="dxa"/>
            <w:noWrap/>
            <w:hideMark/>
            <w:tcPrChange w:id="332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30" w:author="Gabriel Correa" w:date="2015-08-25T14:24:00Z">
                  <w:rPr>
                    <w:rFonts w:ascii="Calibri" w:eastAsia="Times New Roman" w:hAnsi="Calibri" w:cs="Calibri"/>
                    <w:color w:val="000000"/>
                  </w:rPr>
                </w:rPrChange>
              </w:rPr>
            </w:pPr>
            <w:r w:rsidRPr="00E02554">
              <w:rPr>
                <w:rFonts w:eastAsia="Times New Roman" w:cs="Calibri"/>
                <w:color w:val="000000"/>
                <w:rPrChange w:id="3331" w:author="Gabriel Correa" w:date="2015-08-25T14:24:00Z">
                  <w:rPr>
                    <w:rFonts w:ascii="Calibri" w:eastAsia="Times New Roman" w:hAnsi="Calibri" w:cs="Calibri"/>
                    <w:color w:val="000000"/>
                  </w:rPr>
                </w:rPrChange>
              </w:rPr>
              <w:t>0.77</w:t>
            </w:r>
          </w:p>
        </w:tc>
        <w:tc>
          <w:tcPr>
            <w:tcW w:w="1200" w:type="dxa"/>
            <w:noWrap/>
            <w:hideMark/>
            <w:tcPrChange w:id="333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33" w:author="Gabriel Correa" w:date="2015-08-25T14:24:00Z">
                  <w:rPr>
                    <w:rFonts w:ascii="Calibri" w:eastAsia="Times New Roman" w:hAnsi="Calibri" w:cs="Calibri"/>
                    <w:color w:val="000000"/>
                  </w:rPr>
                </w:rPrChange>
              </w:rPr>
            </w:pPr>
            <w:r w:rsidRPr="00E02554">
              <w:rPr>
                <w:rFonts w:eastAsia="Times New Roman" w:cs="Calibri"/>
                <w:color w:val="000000"/>
                <w:rPrChange w:id="3334" w:author="Gabriel Correa" w:date="2015-08-25T14:24:00Z">
                  <w:rPr>
                    <w:rFonts w:ascii="Calibri" w:eastAsia="Times New Roman" w:hAnsi="Calibri" w:cs="Calibri"/>
                    <w:color w:val="000000"/>
                  </w:rPr>
                </w:rPrChange>
              </w:rPr>
              <w:t>0.67</w:t>
            </w:r>
          </w:p>
        </w:tc>
        <w:tc>
          <w:tcPr>
            <w:tcW w:w="1200" w:type="dxa"/>
            <w:noWrap/>
            <w:hideMark/>
            <w:tcPrChange w:id="333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336" w:author="Gabriel Correa" w:date="2015-08-25T14:24:00Z">
                  <w:rPr>
                    <w:rFonts w:ascii="Calibri" w:eastAsia="Times New Roman" w:hAnsi="Calibri" w:cs="Calibri"/>
                    <w:color w:val="000000"/>
                  </w:rPr>
                </w:rPrChange>
              </w:rPr>
            </w:pPr>
            <w:r w:rsidRPr="00E02554">
              <w:rPr>
                <w:rFonts w:eastAsia="Times New Roman" w:cs="Calibri"/>
                <w:color w:val="000000"/>
                <w:rPrChange w:id="3337" w:author="Gabriel Correa" w:date="2015-08-25T14:24:00Z">
                  <w:rPr>
                    <w:rFonts w:ascii="Calibri" w:eastAsia="Times New Roman" w:hAnsi="Calibri" w:cs="Calibri"/>
                    <w:color w:val="000000"/>
                  </w:rPr>
                </w:rPrChange>
              </w:rPr>
              <w:t>0.96</w:t>
            </w:r>
          </w:p>
        </w:tc>
        <w:tc>
          <w:tcPr>
            <w:tcW w:w="1200" w:type="dxa"/>
            <w:noWrap/>
            <w:hideMark/>
            <w:tcPrChange w:id="3338"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3339" w:author="Gabriel Correa" w:date="2015-08-25T14:24:00Z">
                  <w:rPr>
                    <w:rFonts w:ascii="Calibri" w:eastAsia="Times New Roman" w:hAnsi="Calibri" w:cs="Calibri"/>
                    <w:color w:val="000000"/>
                  </w:rPr>
                </w:rPrChange>
              </w:rPr>
            </w:pPr>
            <w:r w:rsidRPr="00E02554">
              <w:rPr>
                <w:rFonts w:eastAsia="Times New Roman" w:cs="Calibri"/>
                <w:color w:val="000000"/>
                <w:rPrChange w:id="3340"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3341" w:author="Gabriel Correa" w:date="2015-08-26T03:33:00Z"/>
        </w:rPr>
      </w:pPr>
      <w:del w:id="3342" w:author="Gabriel Correa" w:date="2015-08-26T03:33:00Z">
        <w:r w:rsidDel="008F24AB">
          <w:delText xml:space="preserve">Imagen </w:delText>
        </w:r>
      </w:del>
      <w:del w:id="3343"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1809B5" w:rsidRDefault="003B08A8">
      <w:pPr>
        <w:keepNext/>
        <w:rPr>
          <w:ins w:id="3344" w:author="Gabriel Correa" w:date="2015-08-26T03:34:00Z"/>
        </w:rPr>
      </w:pPr>
      <w:r w:rsidRPr="007C2995">
        <w:rPr>
          <w:noProof/>
        </w:rPr>
        <w:drawing>
          <wp:inline distT="0" distB="0" distL="0" distR="0" wp14:anchorId="33E3208F" wp14:editId="2B64D655">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31">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3345" w:author="Gabriel Correa" w:date="2015-08-26T03:34:00Z"/>
        </w:rPr>
        <w:pPrChange w:id="3346" w:author="Gabriel Correa" w:date="2015-08-26T03:34:00Z">
          <w:pPr>
            <w:keepNext/>
          </w:pPr>
        </w:pPrChange>
      </w:pPr>
      <w:bookmarkStart w:id="3347" w:name="_Ref428323464"/>
      <w:ins w:id="3348" w:author="Gabriel Correa" w:date="2015-08-26T03:33:00Z">
        <w:r>
          <w:t xml:space="preserve">Imagen </w:t>
        </w:r>
      </w:ins>
      <w:ins w:id="3349" w:author="Gabriel Correa" w:date="2015-08-28T07:37:00Z">
        <w:r w:rsidR="00E54D64">
          <w:fldChar w:fldCharType="begin"/>
        </w:r>
        <w:r w:rsidR="00E54D64">
          <w:instrText xml:space="preserve"> STYLEREF 1 \s </w:instrText>
        </w:r>
      </w:ins>
      <w:r w:rsidR="00E54D64">
        <w:fldChar w:fldCharType="separate"/>
      </w:r>
      <w:r w:rsidR="00E54D64">
        <w:rPr>
          <w:noProof/>
        </w:rPr>
        <w:t>7</w:t>
      </w:r>
      <w:ins w:id="3350"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351" w:author="Gabriel Correa" w:date="2015-08-28T07:37:00Z">
        <w:r w:rsidR="00E54D64">
          <w:rPr>
            <w:noProof/>
          </w:rPr>
          <w:t>1</w:t>
        </w:r>
        <w:r w:rsidR="00E54D64">
          <w:fldChar w:fldCharType="end"/>
        </w:r>
      </w:ins>
      <w:bookmarkEnd w:id="3347"/>
      <w:ins w:id="3352" w:author="Gabriel Correa" w:date="2015-08-26T03:33:00Z">
        <w:r w:rsidRPr="008F24AB">
          <w:t xml:space="preserve"> </w:t>
        </w:r>
        <w:r>
          <w:t>Matrices de confusión mostrando que SMO y RandomForest superan en este caso a NaiveBayes porque tienen ambos un valor de F-Measure significativamente mayor a este y pueden usar una matriz de costos para mejorar sus valores de recall.</w:t>
        </w:r>
      </w:ins>
    </w:p>
    <w:p w:rsidR="00DC4C16" w:rsidRDefault="003B08A8">
      <w:pPr>
        <w:pStyle w:val="Epgrafe"/>
      </w:pPr>
      <w:bookmarkStart w:id="3353" w:name="_Ref428137174"/>
      <w:bookmarkStart w:id="3354" w:name="_Ref428137168"/>
      <w:del w:id="3355" w:author="Gabriel Correa" w:date="2015-08-26T03:34:00Z">
        <w:r w:rsidDel="008F24AB">
          <w:delText xml:space="preserve">Imagen </w:delText>
        </w:r>
      </w:del>
      <w:del w:id="335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335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3353"/>
      <w:del w:id="3358" w:author="Gabriel Correa" w:date="2015-08-26T03:34:00Z">
        <w:r w:rsidDel="008F24AB">
          <w:delText xml:space="preserve">:  </w:delText>
        </w:r>
      </w:del>
      <w:r>
        <w:t xml:space="preserve"> </w:t>
      </w:r>
      <w:del w:id="3359"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3354"/>
    </w:p>
    <w:p w:rsidR="00DC4C16" w:rsidRPr="00E02554" w:rsidRDefault="00E02B06" w:rsidP="00FD7889">
      <w:pPr>
        <w:rPr>
          <w:ins w:id="3360" w:author="Gabriel Correa" w:date="2015-08-25T01:30:00Z"/>
        </w:rPr>
      </w:pPr>
      <w:r w:rsidRPr="00E02554">
        <w:t xml:space="preserve">Sin embargo, también se observa que al aplicar la matriz de costos sobre un clasificador empeora su valor de </w:t>
      </w:r>
      <w:r w:rsidRPr="00E02554">
        <w:rPr>
          <w:i/>
        </w:rPr>
        <w:t>F-Measure</w:t>
      </w:r>
      <w:r w:rsidRPr="00E02554">
        <w:t xml:space="preserve">, lo cual se puede notar viendo el cambio en </w:t>
      </w:r>
      <w:r w:rsidRPr="00E02554">
        <w:rPr>
          <w:i/>
        </w:rPr>
        <w:t xml:space="preserve">F-Measure </w:t>
      </w:r>
      <w:r w:rsidRPr="00E02554">
        <w:t xml:space="preserve">de </w:t>
      </w:r>
      <w:r w:rsidRPr="00E02554">
        <w:rPr>
          <w:i/>
        </w:rPr>
        <w:t xml:space="preserve">SMO </w:t>
      </w:r>
      <w:r w:rsidRPr="00E02554">
        <w:t xml:space="preserve">y </w:t>
      </w:r>
      <w:r w:rsidRPr="00E02554">
        <w:rPr>
          <w:i/>
        </w:rPr>
        <w:t>RandomForest</w:t>
      </w:r>
      <w:r w:rsidRPr="00E02554">
        <w:t xml:space="preserve"> entre la </w:t>
      </w:r>
      <w:r w:rsidRPr="00D471E1">
        <w:fldChar w:fldCharType="begin"/>
      </w:r>
      <w:r w:rsidRPr="00E02554">
        <w:instrText xml:space="preserve"> REF _Ref428137174 \h </w:instrText>
      </w:r>
      <w:del w:id="3361" w:author="Gabriel Correa" w:date="2015-08-26T03:34:00Z">
        <w:r w:rsidRPr="00D471E1">
          <w:fldChar w:fldCharType="separate"/>
        </w:r>
      </w:del>
      <w:del w:id="3362"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D471E1">
        <w:fldChar w:fldCharType="separate"/>
      </w:r>
      <w:ins w:id="3363" w:author="Gabriel Correa" w:date="2015-08-28T07:30:00Z">
        <w:r w:rsidR="00E54D64">
          <w:t xml:space="preserve">Tabla </w:t>
        </w:r>
        <w:r w:rsidR="00E54D64">
          <w:rPr>
            <w:noProof/>
          </w:rPr>
          <w:t>7</w:t>
        </w:r>
        <w:r w:rsidR="00E54D64">
          <w:t>.</w:t>
        </w:r>
        <w:r w:rsidR="00E54D64">
          <w:rPr>
            <w:noProof/>
          </w:rPr>
          <w:t>1</w:t>
        </w:r>
      </w:ins>
      <w:del w:id="3364"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r w:rsidRPr="00E02554">
        <w:rPr>
          <w:i/>
        </w:rPr>
        <w:t>NaiveBayes</w:t>
      </w:r>
      <w:r w:rsidRPr="00E02554">
        <w:t xml:space="preserve"> mientras su valor de </w:t>
      </w:r>
      <w:r w:rsidRPr="00E02554">
        <w:rPr>
          <w:i/>
        </w:rPr>
        <w:t>F-Measure</w:t>
      </w:r>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F-Measure</w:t>
      </w:r>
      <w:r w:rsidR="00FA628A" w:rsidRPr="00E02554">
        <w:t xml:space="preserve"> de </w:t>
      </w:r>
      <w:r w:rsidR="00FA628A" w:rsidRPr="00E02554">
        <w:rPr>
          <w:i/>
        </w:rPr>
        <w:t>NaiveBayes</w:t>
      </w:r>
      <w:r w:rsidR="00FA628A" w:rsidRPr="00E02554">
        <w:t>.</w:t>
      </w:r>
    </w:p>
    <w:p w:rsidR="0040326A" w:rsidRPr="00E02554" w:rsidRDefault="00972A17" w:rsidP="00FD7889">
      <w:pPr>
        <w:rPr>
          <w:ins w:id="3365" w:author="Gabriel Correa" w:date="2015-08-24T16:01:00Z"/>
        </w:rPr>
      </w:pPr>
      <w:r>
        <w:lastRenderedPageBreak/>
        <w:t>Otro problema con la matriz de costos es que</w:t>
      </w:r>
      <w:ins w:id="3366"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3367" w:author="Gabriel Correa" w:date="2015-08-25T01:31:00Z">
        <w:r w:rsidR="0040326A" w:rsidRPr="00E02554">
          <w:t xml:space="preserve">se ve en la sección </w:t>
        </w:r>
      </w:ins>
      <w:ins w:id="3368"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ins w:id="3369" w:author="Gabriel Correa" w:date="2015-08-28T07:30:00Z">
        <w:r w:rsidR="00E54D64">
          <w:t>7.2.6</w:t>
        </w:r>
      </w:ins>
      <w:ins w:id="3370" w:author="Gabriel Correa" w:date="2015-08-25T01:32:00Z">
        <w:r w:rsidR="0040326A" w:rsidRPr="00D471E1">
          <w:fldChar w:fldCharType="end"/>
        </w:r>
      </w:ins>
      <w:ins w:id="3371" w:author="Gabriel Correa" w:date="2015-08-25T01:31:00Z">
        <w:r w:rsidR="0040326A" w:rsidRPr="00E02554">
          <w:t>.</w:t>
        </w:r>
      </w:ins>
    </w:p>
    <w:p w:rsidR="00565CAD" w:rsidRDefault="00565CAD">
      <w:pPr>
        <w:pStyle w:val="Ttulo3"/>
        <w:rPr>
          <w:ins w:id="3372" w:author="Gabriel Correa" w:date="2015-08-24T16:51:00Z"/>
        </w:rPr>
        <w:pPrChange w:id="3373" w:author="Gabriel Correa" w:date="2015-08-24T16:51:00Z">
          <w:pPr/>
        </w:pPrChange>
      </w:pPr>
      <w:bookmarkStart w:id="3374" w:name="_Ref428317349"/>
      <w:bookmarkStart w:id="3375" w:name="_Toc428510407"/>
      <w:ins w:id="3376" w:author="Gabriel Correa" w:date="2015-08-24T16:51:00Z">
        <w:r>
          <w:t>Usando Keywords</w:t>
        </w:r>
        <w:bookmarkEnd w:id="3374"/>
        <w:bookmarkEnd w:id="3375"/>
      </w:ins>
    </w:p>
    <w:p w:rsidR="00565CAD" w:rsidRPr="00E02554" w:rsidRDefault="00565CAD" w:rsidP="00695838">
      <w:pPr>
        <w:rPr>
          <w:ins w:id="3377" w:author="Gabriel Correa" w:date="2015-08-24T16:53:00Z"/>
        </w:rPr>
      </w:pPr>
      <w:ins w:id="3378" w:author="Gabriel Correa" w:date="2015-08-24T16:51:00Z">
        <w:r w:rsidRPr="00E02554">
          <w:t>Este experimento consiste en evaluar l</w:t>
        </w:r>
      </w:ins>
      <w:ins w:id="3379" w:author="Gabriel Correa" w:date="2015-08-24T16:52:00Z">
        <w:r w:rsidRPr="00E02554">
          <w:t>as tres librerías de los</w:t>
        </w:r>
      </w:ins>
      <w:ins w:id="3380" w:author="Gabriel Correa" w:date="2015-08-24T16:51:00Z">
        <w:r w:rsidRPr="00E02554">
          <w:t xml:space="preserve"> datos finales</w:t>
        </w:r>
      </w:ins>
      <w:ins w:id="3381"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3382" w:author="Gabriel Correa" w:date="2015-08-24T16:53:00Z">
        <w:r w:rsidRPr="00E02554">
          <w:t xml:space="preserve"> y</w:t>
        </w:r>
      </w:ins>
      <w:ins w:id="3383" w:author="Gabriel Correa" w:date="2015-08-24T16:52:00Z">
        <w:r w:rsidRPr="00E02554">
          <w:t xml:space="preserve"> si </w:t>
        </w:r>
      </w:ins>
      <w:ins w:id="3384" w:author="Gabriel Correa" w:date="2015-08-24T16:53:00Z">
        <w:r w:rsidRPr="00E02554">
          <w:t>no es así, es una no-directiva’.</w:t>
        </w:r>
      </w:ins>
    </w:p>
    <w:p w:rsidR="00695838" w:rsidRDefault="00695838" w:rsidP="00695838">
      <w:pPr>
        <w:rPr>
          <w:ins w:id="3385" w:author="Gabriel Correa" w:date="2015-08-25T16:27:00Z"/>
        </w:rPr>
      </w:pPr>
      <w:ins w:id="3386" w:author="Gabriel Correa" w:date="2015-08-24T16:53:00Z">
        <w:r w:rsidRPr="00E02554">
          <w:t xml:space="preserve">Se usan los </w:t>
        </w:r>
        <w:r w:rsidRPr="00E02554">
          <w:rPr>
            <w:i/>
            <w:rPrChange w:id="3387" w:author="Gabriel Correa" w:date="2015-08-25T14:24:00Z">
              <w:rPr/>
            </w:rPrChange>
          </w:rPr>
          <w:t>keywords</w:t>
        </w:r>
        <w:r w:rsidRPr="00E02554">
          <w:t xml:space="preserve"> de estudio de </w:t>
        </w:r>
        <w:commentRangeStart w:id="3388"/>
        <w:r w:rsidRPr="00E02554">
          <w:t>Monperrus</w:t>
        </w:r>
      </w:ins>
      <w:commentRangeEnd w:id="3388"/>
      <w:ins w:id="3389" w:author="Gabriel Correa" w:date="2015-08-24T16:54:00Z">
        <w:r w:rsidRPr="00794D09">
          <w:rPr>
            <w:rStyle w:val="Refdecomentario"/>
            <w:sz w:val="24"/>
          </w:rPr>
          <w:commentReference w:id="3388"/>
        </w:r>
      </w:ins>
      <w:ins w:id="3390" w:author="Gabriel Correa" w:date="2015-08-25T16:22:00Z">
        <w:r w:rsidR="00941879">
          <w:t xml:space="preserve"> (set #1)</w:t>
        </w:r>
      </w:ins>
      <w:ins w:id="3391" w:author="Gabriel Correa" w:date="2015-08-24T16:54:00Z">
        <w:r w:rsidR="00F768DE" w:rsidRPr="00E02554">
          <w:t xml:space="preserve"> y otro</w:t>
        </w:r>
      </w:ins>
      <w:ins w:id="3392" w:author="Gabriel Correa" w:date="2015-08-25T16:08:00Z">
        <w:r w:rsidR="000C082E">
          <w:t xml:space="preserve"> conjunto</w:t>
        </w:r>
      </w:ins>
      <w:ins w:id="3393" w:author="Gabriel Correa" w:date="2015-08-24T16:54:00Z">
        <w:r w:rsidR="00F768DE" w:rsidRPr="00E02554">
          <w:t xml:space="preserve"> igual pero </w:t>
        </w:r>
      </w:ins>
      <w:ins w:id="3394" w:author="Gabriel Correa" w:date="2015-08-24T16:56:00Z">
        <w:r w:rsidR="00F768DE" w:rsidRPr="00E02554">
          <w:t xml:space="preserve">conteniendo además </w:t>
        </w:r>
      </w:ins>
      <w:ins w:id="3395" w:author="Gabriel Correa" w:date="2015-08-24T16:54:00Z">
        <w:r w:rsidR="00F768DE" w:rsidRPr="00E02554">
          <w:t xml:space="preserve">el </w:t>
        </w:r>
        <w:r w:rsidR="00F768DE" w:rsidRPr="00E02554">
          <w:rPr>
            <w:i/>
            <w:rPrChange w:id="3396" w:author="Gabriel Correa" w:date="2015-08-25T14:24:00Z">
              <w:rPr/>
            </w:rPrChange>
          </w:rPr>
          <w:t>keyword</w:t>
        </w:r>
        <w:r w:rsidR="00F768DE" w:rsidRPr="00E02554">
          <w:t xml:space="preserve"> </w:t>
        </w:r>
      </w:ins>
      <w:ins w:id="3397" w:author="Gabriel Correa" w:date="2015-08-24T16:55:00Z">
        <w:r w:rsidR="00F768DE" w:rsidRPr="00E02554">
          <w:t>‘</w:t>
        </w:r>
        <w:r w:rsidR="00F768DE" w:rsidRPr="00E02554">
          <w:rPr>
            <w:i/>
          </w:rPr>
          <w:t>null</w:t>
        </w:r>
      </w:ins>
      <w:ins w:id="3398" w:author="Gabriel Correa" w:date="2015-08-24T16:56:00Z">
        <w:r w:rsidR="00F768DE" w:rsidRPr="00E02554">
          <w:rPr>
            <w:i/>
          </w:rPr>
          <w:t>’</w:t>
        </w:r>
      </w:ins>
      <w:ins w:id="3399" w:author="Gabriel Correa" w:date="2015-08-25T16:22:00Z">
        <w:r w:rsidR="00941879">
          <w:t xml:space="preserve"> (set #2)</w:t>
        </w:r>
      </w:ins>
      <w:ins w:id="3400" w:author="Gabriel Correa" w:date="2015-08-25T16:26:00Z">
        <w:r w:rsidR="00D755F5">
          <w:t xml:space="preserve">, </w:t>
        </w:r>
      </w:ins>
      <w:ins w:id="3401" w:author="Gabriel Correa" w:date="2015-08-25T16:27:00Z">
        <w:r w:rsidR="00D755F5">
          <w:t>listados a continuación</w:t>
        </w:r>
      </w:ins>
      <w:ins w:id="3402" w:author="Gabriel Correa" w:date="2015-08-25T16:22:00Z">
        <w:r w:rsidR="00941879">
          <w:t>.</w:t>
        </w:r>
      </w:ins>
    </w:p>
    <w:p w:rsidR="00D755F5" w:rsidRPr="00166CB5" w:rsidRDefault="00D755F5" w:rsidP="00695838">
      <w:pPr>
        <w:rPr>
          <w:ins w:id="3403" w:author="Gabriel Correa" w:date="2015-08-25T16:09:00Z"/>
        </w:rPr>
      </w:pPr>
    </w:p>
    <w:p w:rsidR="00941879" w:rsidRDefault="00941879" w:rsidP="005D2320">
      <w:pPr>
        <w:pStyle w:val="Epgrafe"/>
        <w:keepNext/>
        <w:ind w:right="758"/>
        <w:rPr>
          <w:ins w:id="3404" w:author="Gabriel Correa" w:date="2015-08-25T16:18:00Z"/>
        </w:rPr>
      </w:pPr>
      <w:ins w:id="3405" w:author="Gabriel Correa" w:date="2015-08-25T16:18:00Z">
        <w:r>
          <w:t xml:space="preserve">Tabla </w:t>
        </w:r>
      </w:ins>
      <w:ins w:id="3406" w:author="Gabriel Correa" w:date="2015-08-28T00:22:00Z">
        <w:r w:rsidR="00F002B6">
          <w:fldChar w:fldCharType="begin"/>
        </w:r>
        <w:r w:rsidR="00F002B6">
          <w:instrText xml:space="preserve"> STYLEREF 1 \s </w:instrText>
        </w:r>
      </w:ins>
      <w:r w:rsidR="00F002B6">
        <w:fldChar w:fldCharType="separate"/>
      </w:r>
      <w:r w:rsidR="00E54D64">
        <w:rPr>
          <w:noProof/>
        </w:rPr>
        <w:t>7</w:t>
      </w:r>
      <w:ins w:id="3407"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408" w:author="Gabriel Correa" w:date="2015-08-28T07:30:00Z">
        <w:r w:rsidR="00E54D64">
          <w:rPr>
            <w:noProof/>
          </w:rPr>
          <w:t>2</w:t>
        </w:r>
      </w:ins>
      <w:ins w:id="3409" w:author="Gabriel Correa" w:date="2015-08-28T00:22:00Z">
        <w:r w:rsidR="00F002B6">
          <w:fldChar w:fldCharType="end"/>
        </w:r>
      </w:ins>
      <w:del w:id="341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3411" w:author="Gabriel Correa" w:date="2015-08-25T16:18:00Z">
        <w:r>
          <w:t xml:space="preserve">:   </w:t>
        </w:r>
      </w:ins>
      <w:ins w:id="3412" w:author="Gabriel Correa" w:date="2015-08-25T16:19:00Z">
        <w:r>
          <w:t xml:space="preserve">Listado de </w:t>
        </w:r>
        <w:r w:rsidRPr="00941879">
          <w:rPr>
            <w:i/>
            <w:rPrChange w:id="3413" w:author="Gabriel Correa" w:date="2015-08-25T16:19:00Z">
              <w:rPr>
                <w:b w:val="0"/>
                <w:bCs w:val="0"/>
                <w:color w:val="auto"/>
                <w:sz w:val="24"/>
                <w:szCs w:val="22"/>
              </w:rPr>
            </w:rPrChange>
          </w:rPr>
          <w:t>k</w:t>
        </w:r>
      </w:ins>
      <w:ins w:id="3414" w:author="Gabriel Correa" w:date="2015-08-25T16:18:00Z">
        <w:r w:rsidRPr="00941879">
          <w:rPr>
            <w:i/>
            <w:rPrChange w:id="3415" w:author="Gabriel Correa" w:date="2015-08-25T16:19:00Z">
              <w:rPr>
                <w:b w:val="0"/>
                <w:bCs w:val="0"/>
                <w:color w:val="auto"/>
                <w:sz w:val="24"/>
                <w:szCs w:val="22"/>
              </w:rPr>
            </w:rPrChange>
          </w:rPr>
          <w:t>eywords</w:t>
        </w:r>
        <w:r>
          <w:t xml:space="preserve"> que determinan si un comentario es </w:t>
        </w:r>
      </w:ins>
      <w:ins w:id="3416" w:author="Gabriel Correa" w:date="2015-08-25T16:19:00Z">
        <w:r>
          <w:t xml:space="preserve">o no es </w:t>
        </w:r>
      </w:ins>
      <w:ins w:id="3417" w:author="Gabriel Correa" w:date="2015-08-25T16:18:00Z">
        <w:r>
          <w:t>una directiv</w:t>
        </w:r>
      </w:ins>
      <w:ins w:id="3418" w:author="Gabriel Correa" w:date="2015-08-25T16:19:00Z">
        <w:r>
          <w:t>a</w:t>
        </w:r>
      </w:ins>
      <w:ins w:id="3419" w:author="Gabriel Correa" w:date="2015-08-25T16:18:00Z">
        <w:r>
          <w:t>.</w:t>
        </w:r>
      </w:ins>
      <w:ins w:id="3420" w:author="Gabriel Correa" w:date="2015-08-25T16:19:00Z">
        <w:r>
          <w:t xml:space="preserve"> El </w:t>
        </w:r>
      </w:ins>
      <w:ins w:id="3421" w:author="Gabriel Correa" w:date="2015-08-25T16:20:00Z">
        <w:r>
          <w:t>set #1</w:t>
        </w:r>
      </w:ins>
      <w:ins w:id="3422" w:author="Gabriel Correa" w:date="2015-08-25T16:19:00Z">
        <w:r>
          <w:t xml:space="preserve"> incluye a todas las palabras menos </w:t>
        </w:r>
      </w:ins>
      <w:ins w:id="3423"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3424"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3425">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3426" w:author="Gabriel Correa" w:date="2015-08-25T16:16:00Z"/>
          <w:trPrChange w:id="3427" w:author="Gabriel Correa" w:date="2015-08-25T16:21:00Z">
            <w:trPr>
              <w:gridAfter w:val="0"/>
              <w:trHeight w:val="300"/>
            </w:trPr>
          </w:trPrChange>
        </w:trPr>
        <w:tc>
          <w:tcPr>
            <w:tcW w:w="1561" w:type="dxa"/>
            <w:noWrap/>
            <w:hideMark/>
            <w:tcPrChange w:id="3428" w:author="Gabriel Correa" w:date="2015-08-25T16:21:00Z">
              <w:tcPr>
                <w:tcW w:w="1513" w:type="dxa"/>
                <w:noWrap/>
                <w:hideMark/>
              </w:tcPr>
            </w:tcPrChange>
          </w:tcPr>
          <w:p w:rsidR="000C082E" w:rsidRPr="000C082E" w:rsidRDefault="000C082E" w:rsidP="000C082E">
            <w:pPr>
              <w:spacing w:after="0"/>
              <w:jc w:val="left"/>
              <w:rPr>
                <w:ins w:id="3429" w:author="Gabriel Correa" w:date="2015-08-25T16:16:00Z"/>
                <w:rFonts w:ascii="Calibri" w:eastAsia="Times New Roman" w:hAnsi="Calibri" w:cs="Calibri"/>
                <w:color w:val="000000"/>
                <w:sz w:val="22"/>
              </w:rPr>
            </w:pPr>
            <w:ins w:id="3430" w:author="Gabriel Correa" w:date="2015-08-25T16:16:00Z">
              <w:r w:rsidRPr="000C082E">
                <w:rPr>
                  <w:rFonts w:ascii="Calibri" w:eastAsia="Times New Roman" w:hAnsi="Calibri" w:cs="Calibri"/>
                  <w:color w:val="000000"/>
                  <w:sz w:val="22"/>
                </w:rPr>
                <w:t>addition*</w:t>
              </w:r>
            </w:ins>
          </w:p>
        </w:tc>
        <w:tc>
          <w:tcPr>
            <w:tcW w:w="1513" w:type="dxa"/>
            <w:noWrap/>
            <w:hideMark/>
            <w:tcPrChange w:id="3431" w:author="Gabriel Correa" w:date="2015-08-25T16:21:00Z">
              <w:tcPr>
                <w:tcW w:w="1465" w:type="dxa"/>
                <w:gridSpan w:val="2"/>
                <w:noWrap/>
                <w:hideMark/>
              </w:tcPr>
            </w:tcPrChange>
          </w:tcPr>
          <w:p w:rsidR="000C082E" w:rsidRPr="000C082E" w:rsidRDefault="000C082E" w:rsidP="000C082E">
            <w:pPr>
              <w:spacing w:after="0"/>
              <w:jc w:val="left"/>
              <w:rPr>
                <w:ins w:id="3432" w:author="Gabriel Correa" w:date="2015-08-25T16:16:00Z"/>
                <w:rFonts w:ascii="Calibri" w:eastAsia="Times New Roman" w:hAnsi="Calibri" w:cs="Calibri"/>
                <w:color w:val="000000"/>
                <w:sz w:val="22"/>
              </w:rPr>
            </w:pPr>
            <w:ins w:id="3433" w:author="Gabriel Correa" w:date="2015-08-25T16:16:00Z">
              <w:r w:rsidRPr="000C082E">
                <w:rPr>
                  <w:rFonts w:ascii="Calibri" w:eastAsia="Times New Roman" w:hAnsi="Calibri" w:cs="Calibri"/>
                  <w:color w:val="000000"/>
                  <w:sz w:val="22"/>
                </w:rPr>
                <w:t>call*</w:t>
              </w:r>
            </w:ins>
          </w:p>
        </w:tc>
        <w:tc>
          <w:tcPr>
            <w:tcW w:w="1482" w:type="dxa"/>
            <w:noWrap/>
            <w:hideMark/>
            <w:tcPrChange w:id="3434" w:author="Gabriel Correa" w:date="2015-08-25T16:21:00Z">
              <w:tcPr>
                <w:tcW w:w="1434" w:type="dxa"/>
                <w:gridSpan w:val="2"/>
                <w:noWrap/>
                <w:hideMark/>
              </w:tcPr>
            </w:tcPrChange>
          </w:tcPr>
          <w:p w:rsidR="000C082E" w:rsidRPr="000C082E" w:rsidRDefault="000C082E" w:rsidP="000C082E">
            <w:pPr>
              <w:spacing w:after="0"/>
              <w:jc w:val="left"/>
              <w:rPr>
                <w:ins w:id="3435" w:author="Gabriel Correa" w:date="2015-08-25T16:16:00Z"/>
                <w:rFonts w:ascii="Calibri" w:eastAsia="Times New Roman" w:hAnsi="Calibri" w:cs="Calibri"/>
                <w:color w:val="000000"/>
                <w:sz w:val="22"/>
              </w:rPr>
            </w:pPr>
            <w:ins w:id="3436" w:author="Gabriel Correa" w:date="2015-08-25T16:16:00Z">
              <w:r w:rsidRPr="000C082E">
                <w:rPr>
                  <w:rFonts w:ascii="Calibri" w:eastAsia="Times New Roman" w:hAnsi="Calibri" w:cs="Calibri"/>
                  <w:color w:val="000000"/>
                  <w:sz w:val="22"/>
                </w:rPr>
                <w:t>fast</w:t>
              </w:r>
            </w:ins>
          </w:p>
        </w:tc>
        <w:tc>
          <w:tcPr>
            <w:tcW w:w="1449" w:type="dxa"/>
            <w:noWrap/>
            <w:hideMark/>
            <w:tcPrChange w:id="3437" w:author="Gabriel Correa" w:date="2015-08-25T16:21:00Z">
              <w:tcPr>
                <w:tcW w:w="1401" w:type="dxa"/>
                <w:gridSpan w:val="2"/>
                <w:noWrap/>
                <w:hideMark/>
              </w:tcPr>
            </w:tcPrChange>
          </w:tcPr>
          <w:p w:rsidR="000C082E" w:rsidRPr="000C082E" w:rsidRDefault="000C082E" w:rsidP="000C082E">
            <w:pPr>
              <w:spacing w:after="0"/>
              <w:jc w:val="left"/>
              <w:rPr>
                <w:ins w:id="3438" w:author="Gabriel Correa" w:date="2015-08-25T16:16:00Z"/>
                <w:rFonts w:ascii="Calibri" w:eastAsia="Times New Roman" w:hAnsi="Calibri" w:cs="Calibri"/>
                <w:color w:val="000000"/>
                <w:sz w:val="22"/>
              </w:rPr>
            </w:pPr>
            <w:ins w:id="3439" w:author="Gabriel Correa" w:date="2015-08-25T16:16:00Z">
              <w:r w:rsidRPr="000C082E">
                <w:rPr>
                  <w:rFonts w:ascii="Calibri" w:eastAsia="Times New Roman" w:hAnsi="Calibri" w:cs="Calibri"/>
                  <w:color w:val="000000"/>
                  <w:sz w:val="22"/>
                </w:rPr>
                <w:t>note*</w:t>
              </w:r>
            </w:ins>
          </w:p>
        </w:tc>
        <w:tc>
          <w:tcPr>
            <w:tcW w:w="1603" w:type="dxa"/>
            <w:noWrap/>
            <w:hideMark/>
            <w:tcPrChange w:id="3440" w:author="Gabriel Correa" w:date="2015-08-25T16:21:00Z">
              <w:tcPr>
                <w:tcW w:w="1715" w:type="dxa"/>
                <w:gridSpan w:val="2"/>
                <w:noWrap/>
                <w:hideMark/>
              </w:tcPr>
            </w:tcPrChange>
          </w:tcPr>
          <w:p w:rsidR="000C082E" w:rsidRPr="000C082E" w:rsidRDefault="000C082E" w:rsidP="000C082E">
            <w:pPr>
              <w:spacing w:after="0"/>
              <w:jc w:val="left"/>
              <w:rPr>
                <w:ins w:id="3441" w:author="Gabriel Correa" w:date="2015-08-25T16:16:00Z"/>
                <w:rFonts w:ascii="Calibri" w:eastAsia="Times New Roman" w:hAnsi="Calibri" w:cs="Calibri"/>
                <w:color w:val="000000"/>
                <w:sz w:val="22"/>
              </w:rPr>
            </w:pPr>
            <w:ins w:id="3442" w:author="Gabriel Correa" w:date="2015-08-25T16:16:00Z">
              <w:r w:rsidRPr="000C082E">
                <w:rPr>
                  <w:rFonts w:ascii="Calibri" w:eastAsia="Times New Roman" w:hAnsi="Calibri" w:cs="Calibri"/>
                  <w:color w:val="000000"/>
                  <w:sz w:val="22"/>
                </w:rPr>
                <w:t>quick</w:t>
              </w:r>
            </w:ins>
          </w:p>
        </w:tc>
        <w:tc>
          <w:tcPr>
            <w:tcW w:w="1360" w:type="dxa"/>
            <w:noWrap/>
            <w:hideMark/>
            <w:tcPrChange w:id="3443" w:author="Gabriel Correa" w:date="2015-08-25T16:21:00Z">
              <w:tcPr>
                <w:tcW w:w="1312" w:type="dxa"/>
                <w:noWrap/>
                <w:hideMark/>
              </w:tcPr>
            </w:tcPrChange>
          </w:tcPr>
          <w:p w:rsidR="000C082E" w:rsidRPr="000C082E" w:rsidRDefault="000C082E" w:rsidP="000C082E">
            <w:pPr>
              <w:spacing w:after="0"/>
              <w:jc w:val="left"/>
              <w:rPr>
                <w:ins w:id="3444" w:author="Gabriel Correa" w:date="2015-08-25T16:16:00Z"/>
                <w:rFonts w:ascii="Calibri" w:eastAsia="Times New Roman" w:hAnsi="Calibri" w:cs="Calibri"/>
                <w:color w:val="000000"/>
                <w:sz w:val="22"/>
              </w:rPr>
            </w:pPr>
            <w:ins w:id="3445" w:author="Gabriel Correa" w:date="2015-08-25T16:16:00Z">
              <w:r w:rsidRPr="000C082E">
                <w:rPr>
                  <w:rFonts w:ascii="Calibri" w:eastAsia="Times New Roman" w:hAnsi="Calibri" w:cs="Calibri"/>
                  <w:color w:val="000000"/>
                  <w:sz w:val="22"/>
                </w:rPr>
                <w:t>strong*</w:t>
              </w:r>
            </w:ins>
          </w:p>
        </w:tc>
      </w:tr>
      <w:tr w:rsidR="00941879" w:rsidRPr="000C082E" w:rsidTr="00D755F5">
        <w:trPr>
          <w:trHeight w:val="300"/>
          <w:ins w:id="3446" w:author="Gabriel Correa" w:date="2015-08-25T16:16:00Z"/>
          <w:trPrChange w:id="3447" w:author="Gabriel Correa" w:date="2015-08-25T16:21:00Z">
            <w:trPr>
              <w:gridAfter w:val="0"/>
              <w:trHeight w:val="300"/>
            </w:trPr>
          </w:trPrChange>
        </w:trPr>
        <w:tc>
          <w:tcPr>
            <w:tcW w:w="1561" w:type="dxa"/>
            <w:noWrap/>
            <w:hideMark/>
            <w:tcPrChange w:id="3448" w:author="Gabriel Correa" w:date="2015-08-25T16:21:00Z">
              <w:tcPr>
                <w:tcW w:w="1513" w:type="dxa"/>
                <w:noWrap/>
                <w:hideMark/>
              </w:tcPr>
            </w:tcPrChange>
          </w:tcPr>
          <w:p w:rsidR="000C082E" w:rsidRPr="000C082E" w:rsidRDefault="000C082E" w:rsidP="000C082E">
            <w:pPr>
              <w:spacing w:after="0"/>
              <w:jc w:val="left"/>
              <w:rPr>
                <w:ins w:id="3449" w:author="Gabriel Correa" w:date="2015-08-25T16:16:00Z"/>
                <w:rFonts w:ascii="Calibri" w:eastAsia="Times New Roman" w:hAnsi="Calibri" w:cs="Calibri"/>
                <w:color w:val="000000"/>
                <w:sz w:val="22"/>
              </w:rPr>
            </w:pPr>
            <w:ins w:id="3450" w:author="Gabriel Correa" w:date="2015-08-25T16:16:00Z">
              <w:r w:rsidRPr="000C082E">
                <w:rPr>
                  <w:rFonts w:ascii="Calibri" w:eastAsia="Times New Roman" w:hAnsi="Calibri" w:cs="Calibri"/>
                  <w:color w:val="000000"/>
                  <w:sz w:val="22"/>
                </w:rPr>
                <w:t>after</w:t>
              </w:r>
            </w:ins>
          </w:p>
        </w:tc>
        <w:tc>
          <w:tcPr>
            <w:tcW w:w="1513" w:type="dxa"/>
            <w:noWrap/>
            <w:hideMark/>
            <w:tcPrChange w:id="3451" w:author="Gabriel Correa" w:date="2015-08-25T16:21:00Z">
              <w:tcPr>
                <w:tcW w:w="1465" w:type="dxa"/>
                <w:gridSpan w:val="2"/>
                <w:noWrap/>
                <w:hideMark/>
              </w:tcPr>
            </w:tcPrChange>
          </w:tcPr>
          <w:p w:rsidR="000C082E" w:rsidRPr="000C082E" w:rsidRDefault="000C082E" w:rsidP="000C082E">
            <w:pPr>
              <w:spacing w:after="0"/>
              <w:jc w:val="left"/>
              <w:rPr>
                <w:ins w:id="3452" w:author="Gabriel Correa" w:date="2015-08-25T16:16:00Z"/>
                <w:rFonts w:ascii="Calibri" w:eastAsia="Times New Roman" w:hAnsi="Calibri" w:cs="Calibri"/>
                <w:color w:val="000000"/>
                <w:sz w:val="22"/>
              </w:rPr>
            </w:pPr>
            <w:ins w:id="3453" w:author="Gabriel Correa" w:date="2015-08-25T16:16:00Z">
              <w:r w:rsidRPr="000C082E">
                <w:rPr>
                  <w:rFonts w:ascii="Calibri" w:eastAsia="Times New Roman" w:hAnsi="Calibri" w:cs="Calibri"/>
                  <w:color w:val="000000"/>
                  <w:sz w:val="22"/>
                </w:rPr>
                <w:t>concurren*</w:t>
              </w:r>
            </w:ins>
          </w:p>
        </w:tc>
        <w:tc>
          <w:tcPr>
            <w:tcW w:w="1482" w:type="dxa"/>
            <w:noWrap/>
            <w:hideMark/>
            <w:tcPrChange w:id="3454" w:author="Gabriel Correa" w:date="2015-08-25T16:21:00Z">
              <w:tcPr>
                <w:tcW w:w="1434" w:type="dxa"/>
                <w:gridSpan w:val="2"/>
                <w:noWrap/>
                <w:hideMark/>
              </w:tcPr>
            </w:tcPrChange>
          </w:tcPr>
          <w:p w:rsidR="000C082E" w:rsidRPr="000C082E" w:rsidRDefault="000C082E" w:rsidP="000C082E">
            <w:pPr>
              <w:spacing w:after="0"/>
              <w:jc w:val="left"/>
              <w:rPr>
                <w:ins w:id="3455" w:author="Gabriel Correa" w:date="2015-08-25T16:16:00Z"/>
                <w:rFonts w:ascii="Calibri" w:eastAsia="Times New Roman" w:hAnsi="Calibri" w:cs="Calibri"/>
                <w:color w:val="000000"/>
                <w:sz w:val="22"/>
              </w:rPr>
            </w:pPr>
            <w:ins w:id="3456" w:author="Gabriel Correa" w:date="2015-08-25T16:16:00Z">
              <w:r w:rsidRPr="000C082E">
                <w:rPr>
                  <w:rFonts w:ascii="Calibri" w:eastAsia="Times New Roman" w:hAnsi="Calibri" w:cs="Calibri"/>
                  <w:color w:val="000000"/>
                  <w:sz w:val="22"/>
                </w:rPr>
                <w:t>inherit*</w:t>
              </w:r>
            </w:ins>
          </w:p>
        </w:tc>
        <w:tc>
          <w:tcPr>
            <w:tcW w:w="1449" w:type="dxa"/>
            <w:noWrap/>
            <w:hideMark/>
            <w:tcPrChange w:id="3457" w:author="Gabriel Correa" w:date="2015-08-25T16:21:00Z">
              <w:tcPr>
                <w:tcW w:w="1401" w:type="dxa"/>
                <w:gridSpan w:val="2"/>
                <w:noWrap/>
                <w:hideMark/>
              </w:tcPr>
            </w:tcPrChange>
          </w:tcPr>
          <w:p w:rsidR="000C082E" w:rsidRPr="000C082E" w:rsidRDefault="000C082E" w:rsidP="000C082E">
            <w:pPr>
              <w:spacing w:after="0"/>
              <w:jc w:val="left"/>
              <w:rPr>
                <w:ins w:id="3458" w:author="Gabriel Correa" w:date="2015-08-25T16:16:00Z"/>
                <w:rFonts w:ascii="Calibri" w:eastAsia="Times New Roman" w:hAnsi="Calibri" w:cs="Calibri"/>
                <w:color w:val="000000"/>
                <w:sz w:val="22"/>
              </w:rPr>
            </w:pPr>
            <w:ins w:id="3459" w:author="Gabriel Correa" w:date="2015-08-25T16:16:00Z">
              <w:r w:rsidRPr="000C082E">
                <w:rPr>
                  <w:rFonts w:ascii="Calibri" w:eastAsia="Times New Roman" w:hAnsi="Calibri" w:cs="Calibri"/>
                  <w:color w:val="000000"/>
                  <w:sz w:val="22"/>
                </w:rPr>
                <w:t>once</w:t>
              </w:r>
            </w:ins>
          </w:p>
        </w:tc>
        <w:tc>
          <w:tcPr>
            <w:tcW w:w="1603" w:type="dxa"/>
            <w:noWrap/>
            <w:hideMark/>
            <w:tcPrChange w:id="3460" w:author="Gabriel Correa" w:date="2015-08-25T16:21:00Z">
              <w:tcPr>
                <w:tcW w:w="1715" w:type="dxa"/>
                <w:gridSpan w:val="2"/>
                <w:noWrap/>
                <w:hideMark/>
              </w:tcPr>
            </w:tcPrChange>
          </w:tcPr>
          <w:p w:rsidR="000C082E" w:rsidRPr="000C082E" w:rsidRDefault="000C082E" w:rsidP="000C082E">
            <w:pPr>
              <w:spacing w:after="0"/>
              <w:jc w:val="left"/>
              <w:rPr>
                <w:ins w:id="3461" w:author="Gabriel Correa" w:date="2015-08-25T16:16:00Z"/>
                <w:rFonts w:ascii="Calibri" w:eastAsia="Times New Roman" w:hAnsi="Calibri" w:cs="Calibri"/>
                <w:color w:val="000000"/>
                <w:sz w:val="22"/>
              </w:rPr>
            </w:pPr>
            <w:ins w:id="3462" w:author="Gabriel Correa" w:date="2015-08-25T16:16:00Z">
              <w:r w:rsidRPr="000C082E">
                <w:rPr>
                  <w:rFonts w:ascii="Calibri" w:eastAsia="Times New Roman" w:hAnsi="Calibri" w:cs="Calibri"/>
                  <w:color w:val="000000"/>
                  <w:sz w:val="22"/>
                </w:rPr>
                <w:t>recommend*</w:t>
              </w:r>
            </w:ins>
          </w:p>
        </w:tc>
        <w:tc>
          <w:tcPr>
            <w:tcW w:w="1360" w:type="dxa"/>
            <w:noWrap/>
            <w:hideMark/>
            <w:tcPrChange w:id="3463" w:author="Gabriel Correa" w:date="2015-08-25T16:21:00Z">
              <w:tcPr>
                <w:tcW w:w="1312" w:type="dxa"/>
                <w:noWrap/>
                <w:hideMark/>
              </w:tcPr>
            </w:tcPrChange>
          </w:tcPr>
          <w:p w:rsidR="000C082E" w:rsidRPr="000C082E" w:rsidRDefault="000C082E" w:rsidP="000C082E">
            <w:pPr>
              <w:spacing w:after="0"/>
              <w:jc w:val="left"/>
              <w:rPr>
                <w:ins w:id="3464" w:author="Gabriel Correa" w:date="2015-08-25T16:16:00Z"/>
                <w:rFonts w:ascii="Calibri" w:eastAsia="Times New Roman" w:hAnsi="Calibri" w:cs="Calibri"/>
                <w:color w:val="000000"/>
                <w:sz w:val="22"/>
              </w:rPr>
            </w:pPr>
            <w:ins w:id="3465" w:author="Gabriel Correa" w:date="2015-08-25T16:16:00Z">
              <w:r w:rsidRPr="000C082E">
                <w:rPr>
                  <w:rFonts w:ascii="Calibri" w:eastAsia="Times New Roman" w:hAnsi="Calibri" w:cs="Calibri"/>
                  <w:color w:val="000000"/>
                  <w:sz w:val="22"/>
                </w:rPr>
                <w:t>subclass*</w:t>
              </w:r>
            </w:ins>
          </w:p>
        </w:tc>
      </w:tr>
      <w:tr w:rsidR="00941879" w:rsidRPr="000C082E" w:rsidTr="00D755F5">
        <w:trPr>
          <w:trHeight w:val="300"/>
          <w:ins w:id="3466" w:author="Gabriel Correa" w:date="2015-08-25T16:16:00Z"/>
          <w:trPrChange w:id="3467" w:author="Gabriel Correa" w:date="2015-08-25T16:21:00Z">
            <w:trPr>
              <w:gridAfter w:val="0"/>
              <w:trHeight w:val="300"/>
            </w:trPr>
          </w:trPrChange>
        </w:trPr>
        <w:tc>
          <w:tcPr>
            <w:tcW w:w="1561" w:type="dxa"/>
            <w:noWrap/>
            <w:hideMark/>
            <w:tcPrChange w:id="3468" w:author="Gabriel Correa" w:date="2015-08-25T16:21:00Z">
              <w:tcPr>
                <w:tcW w:w="1513" w:type="dxa"/>
                <w:noWrap/>
                <w:hideMark/>
              </w:tcPr>
            </w:tcPrChange>
          </w:tcPr>
          <w:p w:rsidR="000C082E" w:rsidRPr="000C082E" w:rsidRDefault="000C082E" w:rsidP="000C082E">
            <w:pPr>
              <w:spacing w:after="0"/>
              <w:jc w:val="left"/>
              <w:rPr>
                <w:ins w:id="3469" w:author="Gabriel Correa" w:date="2015-08-25T16:16:00Z"/>
                <w:rFonts w:ascii="Calibri" w:eastAsia="Times New Roman" w:hAnsi="Calibri" w:cs="Calibri"/>
                <w:color w:val="000000"/>
                <w:sz w:val="22"/>
              </w:rPr>
            </w:pPr>
            <w:ins w:id="3470" w:author="Gabriel Correa" w:date="2015-08-25T16:16:00Z">
              <w:r w:rsidRPr="000C082E">
                <w:rPr>
                  <w:rFonts w:ascii="Calibri" w:eastAsia="Times New Roman" w:hAnsi="Calibri" w:cs="Calibri"/>
                  <w:color w:val="000000"/>
                  <w:sz w:val="22"/>
                </w:rPr>
                <w:t>alternativ*</w:t>
              </w:r>
            </w:ins>
          </w:p>
        </w:tc>
        <w:tc>
          <w:tcPr>
            <w:tcW w:w="1513" w:type="dxa"/>
            <w:noWrap/>
            <w:hideMark/>
            <w:tcPrChange w:id="3471" w:author="Gabriel Correa" w:date="2015-08-25T16:21:00Z">
              <w:tcPr>
                <w:tcW w:w="1465" w:type="dxa"/>
                <w:gridSpan w:val="2"/>
                <w:noWrap/>
                <w:hideMark/>
              </w:tcPr>
            </w:tcPrChange>
          </w:tcPr>
          <w:p w:rsidR="000C082E" w:rsidRPr="000C082E" w:rsidRDefault="000C082E" w:rsidP="000C082E">
            <w:pPr>
              <w:spacing w:after="0"/>
              <w:jc w:val="left"/>
              <w:rPr>
                <w:ins w:id="3472" w:author="Gabriel Correa" w:date="2015-08-25T16:16:00Z"/>
                <w:rFonts w:ascii="Calibri" w:eastAsia="Times New Roman" w:hAnsi="Calibri" w:cs="Calibri"/>
                <w:color w:val="000000"/>
                <w:sz w:val="22"/>
              </w:rPr>
            </w:pPr>
            <w:ins w:id="3473" w:author="Gabriel Correa" w:date="2015-08-25T16:16:00Z">
              <w:r w:rsidRPr="000C082E">
                <w:rPr>
                  <w:rFonts w:ascii="Calibri" w:eastAsia="Times New Roman" w:hAnsi="Calibri" w:cs="Calibri"/>
                  <w:color w:val="000000"/>
                  <w:sz w:val="22"/>
                </w:rPr>
                <w:t>condition*</w:t>
              </w:r>
            </w:ins>
          </w:p>
        </w:tc>
        <w:tc>
          <w:tcPr>
            <w:tcW w:w="1482" w:type="dxa"/>
            <w:noWrap/>
            <w:hideMark/>
            <w:tcPrChange w:id="3474" w:author="Gabriel Correa" w:date="2015-08-25T16:21:00Z">
              <w:tcPr>
                <w:tcW w:w="1434" w:type="dxa"/>
                <w:gridSpan w:val="2"/>
                <w:noWrap/>
                <w:hideMark/>
              </w:tcPr>
            </w:tcPrChange>
          </w:tcPr>
          <w:p w:rsidR="000C082E" w:rsidRPr="000C082E" w:rsidRDefault="000C082E" w:rsidP="000C082E">
            <w:pPr>
              <w:spacing w:after="0"/>
              <w:jc w:val="left"/>
              <w:rPr>
                <w:ins w:id="3475" w:author="Gabriel Correa" w:date="2015-08-25T16:16:00Z"/>
                <w:rFonts w:ascii="Calibri" w:eastAsia="Times New Roman" w:hAnsi="Calibri" w:cs="Calibri"/>
                <w:color w:val="000000"/>
                <w:sz w:val="22"/>
              </w:rPr>
            </w:pPr>
            <w:ins w:id="3476" w:author="Gabriel Correa" w:date="2015-08-25T16:16:00Z">
              <w:r w:rsidRPr="000C082E">
                <w:rPr>
                  <w:rFonts w:ascii="Calibri" w:eastAsia="Times New Roman" w:hAnsi="Calibri" w:cs="Calibri"/>
                  <w:color w:val="000000"/>
                  <w:sz w:val="22"/>
                </w:rPr>
                <w:t>invo*</w:t>
              </w:r>
            </w:ins>
          </w:p>
        </w:tc>
        <w:tc>
          <w:tcPr>
            <w:tcW w:w="1449" w:type="dxa"/>
            <w:noWrap/>
            <w:hideMark/>
            <w:tcPrChange w:id="3477" w:author="Gabriel Correa" w:date="2015-08-25T16:21:00Z">
              <w:tcPr>
                <w:tcW w:w="1401" w:type="dxa"/>
                <w:gridSpan w:val="2"/>
                <w:noWrap/>
                <w:hideMark/>
              </w:tcPr>
            </w:tcPrChange>
          </w:tcPr>
          <w:p w:rsidR="000C082E" w:rsidRPr="000C082E" w:rsidRDefault="000C082E" w:rsidP="000C082E">
            <w:pPr>
              <w:spacing w:after="0"/>
              <w:jc w:val="left"/>
              <w:rPr>
                <w:ins w:id="3478" w:author="Gabriel Correa" w:date="2015-08-25T16:16:00Z"/>
                <w:rFonts w:ascii="Calibri" w:eastAsia="Times New Roman" w:hAnsi="Calibri" w:cs="Calibri"/>
                <w:color w:val="000000"/>
                <w:sz w:val="22"/>
              </w:rPr>
            </w:pPr>
            <w:ins w:id="3479" w:author="Gabriel Correa" w:date="2015-08-25T16:16:00Z">
              <w:r w:rsidRPr="000C082E">
                <w:rPr>
                  <w:rFonts w:ascii="Calibri" w:eastAsia="Times New Roman" w:hAnsi="Calibri" w:cs="Calibri"/>
                  <w:color w:val="000000"/>
                  <w:sz w:val="22"/>
                </w:rPr>
                <w:t>only</w:t>
              </w:r>
            </w:ins>
          </w:p>
        </w:tc>
        <w:tc>
          <w:tcPr>
            <w:tcW w:w="1603" w:type="dxa"/>
            <w:noWrap/>
            <w:hideMark/>
            <w:tcPrChange w:id="3480" w:author="Gabriel Correa" w:date="2015-08-25T16:21:00Z">
              <w:tcPr>
                <w:tcW w:w="1715" w:type="dxa"/>
                <w:gridSpan w:val="2"/>
                <w:noWrap/>
                <w:hideMark/>
              </w:tcPr>
            </w:tcPrChange>
          </w:tcPr>
          <w:p w:rsidR="000C082E" w:rsidRPr="000C082E" w:rsidRDefault="000C082E" w:rsidP="000C082E">
            <w:pPr>
              <w:spacing w:after="0"/>
              <w:jc w:val="left"/>
              <w:rPr>
                <w:ins w:id="3481" w:author="Gabriel Correa" w:date="2015-08-25T16:16:00Z"/>
                <w:rFonts w:ascii="Calibri" w:eastAsia="Times New Roman" w:hAnsi="Calibri" w:cs="Calibri"/>
                <w:color w:val="000000"/>
                <w:sz w:val="22"/>
              </w:rPr>
            </w:pPr>
            <w:ins w:id="3482" w:author="Gabriel Correa" w:date="2015-08-25T16:16:00Z">
              <w:r w:rsidRPr="000C082E">
                <w:rPr>
                  <w:rFonts w:ascii="Calibri" w:eastAsia="Times New Roman" w:hAnsi="Calibri" w:cs="Calibri"/>
                  <w:color w:val="000000"/>
                  <w:sz w:val="22"/>
                </w:rPr>
                <w:t>reimplement*</w:t>
              </w:r>
            </w:ins>
          </w:p>
        </w:tc>
        <w:tc>
          <w:tcPr>
            <w:tcW w:w="1360" w:type="dxa"/>
            <w:noWrap/>
            <w:hideMark/>
            <w:tcPrChange w:id="3483" w:author="Gabriel Correa" w:date="2015-08-25T16:21:00Z">
              <w:tcPr>
                <w:tcW w:w="1312" w:type="dxa"/>
                <w:noWrap/>
                <w:hideMark/>
              </w:tcPr>
            </w:tcPrChange>
          </w:tcPr>
          <w:p w:rsidR="000C082E" w:rsidRPr="000C082E" w:rsidRDefault="000C082E" w:rsidP="000C082E">
            <w:pPr>
              <w:spacing w:after="0"/>
              <w:jc w:val="left"/>
              <w:rPr>
                <w:ins w:id="3484" w:author="Gabriel Correa" w:date="2015-08-25T16:16:00Z"/>
                <w:rFonts w:ascii="Calibri" w:eastAsia="Times New Roman" w:hAnsi="Calibri" w:cs="Calibri"/>
                <w:color w:val="000000"/>
                <w:sz w:val="22"/>
              </w:rPr>
            </w:pPr>
            <w:ins w:id="3485" w:author="Gabriel Correa" w:date="2015-08-25T16:16:00Z">
              <w:r w:rsidRPr="000C082E">
                <w:rPr>
                  <w:rFonts w:ascii="Calibri" w:eastAsia="Times New Roman" w:hAnsi="Calibri" w:cs="Calibri"/>
                  <w:color w:val="000000"/>
                  <w:sz w:val="22"/>
                </w:rPr>
                <w:t>super*</w:t>
              </w:r>
            </w:ins>
          </w:p>
        </w:tc>
      </w:tr>
      <w:tr w:rsidR="00941879" w:rsidRPr="000C082E" w:rsidTr="00D755F5">
        <w:trPr>
          <w:trHeight w:val="300"/>
          <w:ins w:id="3486" w:author="Gabriel Correa" w:date="2015-08-25T16:16:00Z"/>
          <w:trPrChange w:id="3487" w:author="Gabriel Correa" w:date="2015-08-25T16:21:00Z">
            <w:trPr>
              <w:gridAfter w:val="0"/>
              <w:trHeight w:val="300"/>
            </w:trPr>
          </w:trPrChange>
        </w:trPr>
        <w:tc>
          <w:tcPr>
            <w:tcW w:w="1561" w:type="dxa"/>
            <w:noWrap/>
            <w:hideMark/>
            <w:tcPrChange w:id="3488" w:author="Gabriel Correa" w:date="2015-08-25T16:21:00Z">
              <w:tcPr>
                <w:tcW w:w="1513" w:type="dxa"/>
                <w:noWrap/>
                <w:hideMark/>
              </w:tcPr>
            </w:tcPrChange>
          </w:tcPr>
          <w:p w:rsidR="000C082E" w:rsidRPr="000C082E" w:rsidRDefault="000C082E" w:rsidP="000C082E">
            <w:pPr>
              <w:spacing w:after="0"/>
              <w:jc w:val="left"/>
              <w:rPr>
                <w:ins w:id="3489" w:author="Gabriel Correa" w:date="2015-08-25T16:16:00Z"/>
                <w:rFonts w:ascii="Calibri" w:eastAsia="Times New Roman" w:hAnsi="Calibri" w:cs="Calibri"/>
                <w:color w:val="000000"/>
                <w:sz w:val="22"/>
              </w:rPr>
            </w:pPr>
            <w:ins w:id="3490" w:author="Gabriel Correa" w:date="2015-08-25T16:16:00Z">
              <w:r w:rsidRPr="000C082E">
                <w:rPr>
                  <w:rFonts w:ascii="Calibri" w:eastAsia="Times New Roman" w:hAnsi="Calibri" w:cs="Calibri"/>
                  <w:color w:val="000000"/>
                  <w:sz w:val="22"/>
                </w:rPr>
                <w:t>assum*</w:t>
              </w:r>
            </w:ins>
          </w:p>
        </w:tc>
        <w:tc>
          <w:tcPr>
            <w:tcW w:w="1513" w:type="dxa"/>
            <w:noWrap/>
            <w:hideMark/>
            <w:tcPrChange w:id="3491" w:author="Gabriel Correa" w:date="2015-08-25T16:21:00Z">
              <w:tcPr>
                <w:tcW w:w="1465" w:type="dxa"/>
                <w:gridSpan w:val="2"/>
                <w:noWrap/>
                <w:hideMark/>
              </w:tcPr>
            </w:tcPrChange>
          </w:tcPr>
          <w:p w:rsidR="000C082E" w:rsidRPr="000C082E" w:rsidRDefault="000C082E" w:rsidP="000C082E">
            <w:pPr>
              <w:spacing w:after="0"/>
              <w:jc w:val="left"/>
              <w:rPr>
                <w:ins w:id="3492" w:author="Gabriel Correa" w:date="2015-08-25T16:16:00Z"/>
                <w:rFonts w:ascii="Calibri" w:eastAsia="Times New Roman" w:hAnsi="Calibri" w:cs="Calibri"/>
                <w:color w:val="000000"/>
                <w:sz w:val="22"/>
              </w:rPr>
            </w:pPr>
            <w:ins w:id="3493" w:author="Gabriel Correa" w:date="2015-08-25T16:16:00Z">
              <w:r w:rsidRPr="000C082E">
                <w:rPr>
                  <w:rFonts w:ascii="Calibri" w:eastAsia="Times New Roman" w:hAnsi="Calibri" w:cs="Calibri"/>
                  <w:color w:val="000000"/>
                  <w:sz w:val="22"/>
                </w:rPr>
                <w:t>debug*</w:t>
              </w:r>
            </w:ins>
          </w:p>
        </w:tc>
        <w:tc>
          <w:tcPr>
            <w:tcW w:w="1482" w:type="dxa"/>
            <w:noWrap/>
            <w:hideMark/>
            <w:tcPrChange w:id="3494" w:author="Gabriel Correa" w:date="2015-08-25T16:21:00Z">
              <w:tcPr>
                <w:tcW w:w="1434" w:type="dxa"/>
                <w:gridSpan w:val="2"/>
                <w:noWrap/>
                <w:hideMark/>
              </w:tcPr>
            </w:tcPrChange>
          </w:tcPr>
          <w:p w:rsidR="000C082E" w:rsidRPr="000C082E" w:rsidRDefault="000C082E" w:rsidP="000C082E">
            <w:pPr>
              <w:spacing w:after="0"/>
              <w:jc w:val="left"/>
              <w:rPr>
                <w:ins w:id="3495" w:author="Gabriel Correa" w:date="2015-08-25T16:16:00Z"/>
                <w:rFonts w:ascii="Calibri" w:eastAsia="Times New Roman" w:hAnsi="Calibri" w:cs="Calibri"/>
                <w:color w:val="000000"/>
                <w:sz w:val="22"/>
              </w:rPr>
            </w:pPr>
            <w:ins w:id="3496" w:author="Gabriel Correa" w:date="2015-08-25T16:16:00Z">
              <w:r w:rsidRPr="000C082E">
                <w:rPr>
                  <w:rFonts w:ascii="Calibri" w:eastAsia="Times New Roman" w:hAnsi="Calibri" w:cs="Calibri"/>
                  <w:color w:val="000000"/>
                  <w:sz w:val="22"/>
                </w:rPr>
                <w:t>lock*</w:t>
              </w:r>
            </w:ins>
          </w:p>
        </w:tc>
        <w:tc>
          <w:tcPr>
            <w:tcW w:w="1449" w:type="dxa"/>
            <w:noWrap/>
            <w:hideMark/>
            <w:tcPrChange w:id="3497" w:author="Gabriel Correa" w:date="2015-08-25T16:21:00Z">
              <w:tcPr>
                <w:tcW w:w="1401" w:type="dxa"/>
                <w:gridSpan w:val="2"/>
                <w:noWrap/>
                <w:hideMark/>
              </w:tcPr>
            </w:tcPrChange>
          </w:tcPr>
          <w:p w:rsidR="000C082E" w:rsidRPr="000C082E" w:rsidRDefault="000C082E" w:rsidP="000C082E">
            <w:pPr>
              <w:spacing w:after="0"/>
              <w:jc w:val="left"/>
              <w:rPr>
                <w:ins w:id="3498" w:author="Gabriel Correa" w:date="2015-08-25T16:16:00Z"/>
                <w:rFonts w:ascii="Calibri" w:eastAsia="Times New Roman" w:hAnsi="Calibri" w:cs="Calibri"/>
                <w:color w:val="000000"/>
                <w:sz w:val="22"/>
              </w:rPr>
            </w:pPr>
            <w:ins w:id="3499" w:author="Gabriel Correa" w:date="2015-08-25T16:16:00Z">
              <w:r w:rsidRPr="000C082E">
                <w:rPr>
                  <w:rFonts w:ascii="Calibri" w:eastAsia="Times New Roman" w:hAnsi="Calibri" w:cs="Calibri"/>
                  <w:color w:val="000000"/>
                  <w:sz w:val="22"/>
                </w:rPr>
                <w:t>overload*</w:t>
              </w:r>
            </w:ins>
          </w:p>
        </w:tc>
        <w:tc>
          <w:tcPr>
            <w:tcW w:w="1603" w:type="dxa"/>
            <w:noWrap/>
            <w:hideMark/>
            <w:tcPrChange w:id="3500" w:author="Gabriel Correa" w:date="2015-08-25T16:21:00Z">
              <w:tcPr>
                <w:tcW w:w="1715" w:type="dxa"/>
                <w:gridSpan w:val="2"/>
                <w:noWrap/>
                <w:hideMark/>
              </w:tcPr>
            </w:tcPrChange>
          </w:tcPr>
          <w:p w:rsidR="000C082E" w:rsidRPr="000C082E" w:rsidRDefault="000C082E" w:rsidP="000C082E">
            <w:pPr>
              <w:spacing w:after="0"/>
              <w:jc w:val="left"/>
              <w:rPr>
                <w:ins w:id="3501" w:author="Gabriel Correa" w:date="2015-08-25T16:16:00Z"/>
                <w:rFonts w:ascii="Calibri" w:eastAsia="Times New Roman" w:hAnsi="Calibri" w:cs="Calibri"/>
                <w:color w:val="000000"/>
                <w:sz w:val="22"/>
              </w:rPr>
            </w:pPr>
            <w:ins w:id="3502" w:author="Gabriel Correa" w:date="2015-08-25T16:16:00Z">
              <w:r w:rsidRPr="000C082E">
                <w:rPr>
                  <w:rFonts w:ascii="Calibri" w:eastAsia="Times New Roman" w:hAnsi="Calibri" w:cs="Calibri"/>
                  <w:color w:val="000000"/>
                  <w:sz w:val="22"/>
                </w:rPr>
                <w:t>require*</w:t>
              </w:r>
            </w:ins>
          </w:p>
        </w:tc>
        <w:tc>
          <w:tcPr>
            <w:tcW w:w="1360" w:type="dxa"/>
            <w:noWrap/>
            <w:hideMark/>
            <w:tcPrChange w:id="3503" w:author="Gabriel Correa" w:date="2015-08-25T16:21:00Z">
              <w:tcPr>
                <w:tcW w:w="1312" w:type="dxa"/>
                <w:noWrap/>
                <w:hideMark/>
              </w:tcPr>
            </w:tcPrChange>
          </w:tcPr>
          <w:p w:rsidR="000C082E" w:rsidRPr="000C082E" w:rsidRDefault="000C082E" w:rsidP="000C082E">
            <w:pPr>
              <w:spacing w:after="0"/>
              <w:jc w:val="left"/>
              <w:rPr>
                <w:ins w:id="3504" w:author="Gabriel Correa" w:date="2015-08-25T16:16:00Z"/>
                <w:rFonts w:ascii="Calibri" w:eastAsia="Times New Roman" w:hAnsi="Calibri" w:cs="Calibri"/>
                <w:color w:val="000000"/>
                <w:sz w:val="22"/>
              </w:rPr>
            </w:pPr>
            <w:ins w:id="3505" w:author="Gabriel Correa" w:date="2015-08-25T16:16:00Z">
              <w:r w:rsidRPr="000C082E">
                <w:rPr>
                  <w:rFonts w:ascii="Calibri" w:eastAsia="Times New Roman" w:hAnsi="Calibri" w:cs="Calibri"/>
                  <w:color w:val="000000"/>
                  <w:sz w:val="22"/>
                </w:rPr>
                <w:t>synchron*</w:t>
              </w:r>
            </w:ins>
          </w:p>
        </w:tc>
      </w:tr>
      <w:tr w:rsidR="00941879" w:rsidRPr="000C082E" w:rsidTr="00D755F5">
        <w:trPr>
          <w:trHeight w:val="300"/>
          <w:ins w:id="3506" w:author="Gabriel Correa" w:date="2015-08-25T16:16:00Z"/>
          <w:trPrChange w:id="3507" w:author="Gabriel Correa" w:date="2015-08-25T16:21:00Z">
            <w:trPr>
              <w:gridAfter w:val="0"/>
              <w:trHeight w:val="300"/>
            </w:trPr>
          </w:trPrChange>
        </w:trPr>
        <w:tc>
          <w:tcPr>
            <w:tcW w:w="1561" w:type="dxa"/>
            <w:noWrap/>
            <w:hideMark/>
            <w:tcPrChange w:id="3508" w:author="Gabriel Correa" w:date="2015-08-25T16:21:00Z">
              <w:tcPr>
                <w:tcW w:w="1513" w:type="dxa"/>
                <w:noWrap/>
                <w:hideMark/>
              </w:tcPr>
            </w:tcPrChange>
          </w:tcPr>
          <w:p w:rsidR="000C082E" w:rsidRPr="000C082E" w:rsidRDefault="000C082E" w:rsidP="000C082E">
            <w:pPr>
              <w:spacing w:after="0"/>
              <w:jc w:val="left"/>
              <w:rPr>
                <w:ins w:id="3509" w:author="Gabriel Correa" w:date="2015-08-25T16:16:00Z"/>
                <w:rFonts w:ascii="Calibri" w:eastAsia="Times New Roman" w:hAnsi="Calibri" w:cs="Calibri"/>
                <w:color w:val="000000"/>
                <w:sz w:val="22"/>
              </w:rPr>
            </w:pPr>
            <w:ins w:id="3510" w:author="Gabriel Correa" w:date="2015-08-25T16:16:00Z">
              <w:r w:rsidRPr="000C082E">
                <w:rPr>
                  <w:rFonts w:ascii="Calibri" w:eastAsia="Times New Roman" w:hAnsi="Calibri" w:cs="Calibri"/>
                  <w:color w:val="000000"/>
                  <w:sz w:val="22"/>
                </w:rPr>
                <w:t>aware*</w:t>
              </w:r>
            </w:ins>
          </w:p>
        </w:tc>
        <w:tc>
          <w:tcPr>
            <w:tcW w:w="1513" w:type="dxa"/>
            <w:noWrap/>
            <w:hideMark/>
            <w:tcPrChange w:id="3511" w:author="Gabriel Correa" w:date="2015-08-25T16:21:00Z">
              <w:tcPr>
                <w:tcW w:w="1465" w:type="dxa"/>
                <w:gridSpan w:val="2"/>
                <w:noWrap/>
                <w:hideMark/>
              </w:tcPr>
            </w:tcPrChange>
          </w:tcPr>
          <w:p w:rsidR="000C082E" w:rsidRPr="000C082E" w:rsidRDefault="000C082E" w:rsidP="000C082E">
            <w:pPr>
              <w:spacing w:after="0"/>
              <w:jc w:val="left"/>
              <w:rPr>
                <w:ins w:id="3512" w:author="Gabriel Correa" w:date="2015-08-25T16:16:00Z"/>
                <w:rFonts w:ascii="Calibri" w:eastAsia="Times New Roman" w:hAnsi="Calibri" w:cs="Calibri"/>
                <w:color w:val="000000"/>
                <w:sz w:val="22"/>
              </w:rPr>
            </w:pPr>
            <w:ins w:id="3513" w:author="Gabriel Correa" w:date="2015-08-25T16:16:00Z">
              <w:r w:rsidRPr="000C082E">
                <w:rPr>
                  <w:rFonts w:ascii="Calibri" w:eastAsia="Times New Roman" w:hAnsi="Calibri" w:cs="Calibri"/>
                  <w:color w:val="000000"/>
                  <w:sz w:val="22"/>
                </w:rPr>
                <w:t>desir*</w:t>
              </w:r>
            </w:ins>
          </w:p>
        </w:tc>
        <w:tc>
          <w:tcPr>
            <w:tcW w:w="1482" w:type="dxa"/>
            <w:noWrap/>
            <w:hideMark/>
            <w:tcPrChange w:id="3514" w:author="Gabriel Correa" w:date="2015-08-25T16:21:00Z">
              <w:tcPr>
                <w:tcW w:w="1434" w:type="dxa"/>
                <w:gridSpan w:val="2"/>
                <w:noWrap/>
                <w:hideMark/>
              </w:tcPr>
            </w:tcPrChange>
          </w:tcPr>
          <w:p w:rsidR="000C082E" w:rsidRPr="000C082E" w:rsidRDefault="000C082E" w:rsidP="000C082E">
            <w:pPr>
              <w:spacing w:after="0"/>
              <w:jc w:val="left"/>
              <w:rPr>
                <w:ins w:id="3515" w:author="Gabriel Correa" w:date="2015-08-25T16:16:00Z"/>
                <w:rFonts w:ascii="Calibri" w:eastAsia="Times New Roman" w:hAnsi="Calibri" w:cs="Calibri"/>
                <w:color w:val="000000"/>
                <w:sz w:val="22"/>
              </w:rPr>
            </w:pPr>
            <w:ins w:id="3516" w:author="Gabriel Correa" w:date="2015-08-25T16:16:00Z">
              <w:r w:rsidRPr="000C082E">
                <w:rPr>
                  <w:rFonts w:ascii="Calibri" w:eastAsia="Times New Roman" w:hAnsi="Calibri" w:cs="Calibri"/>
                  <w:color w:val="000000"/>
                  <w:sz w:val="22"/>
                </w:rPr>
                <w:t>mandat*</w:t>
              </w:r>
            </w:ins>
          </w:p>
        </w:tc>
        <w:tc>
          <w:tcPr>
            <w:tcW w:w="1449" w:type="dxa"/>
            <w:noWrap/>
            <w:hideMark/>
            <w:tcPrChange w:id="3517" w:author="Gabriel Correa" w:date="2015-08-25T16:21:00Z">
              <w:tcPr>
                <w:tcW w:w="1401" w:type="dxa"/>
                <w:gridSpan w:val="2"/>
                <w:noWrap/>
                <w:hideMark/>
              </w:tcPr>
            </w:tcPrChange>
          </w:tcPr>
          <w:p w:rsidR="000C082E" w:rsidRPr="000C082E" w:rsidRDefault="000C082E" w:rsidP="000C082E">
            <w:pPr>
              <w:spacing w:after="0"/>
              <w:jc w:val="left"/>
              <w:rPr>
                <w:ins w:id="3518" w:author="Gabriel Correa" w:date="2015-08-25T16:16:00Z"/>
                <w:rFonts w:ascii="Calibri" w:eastAsia="Times New Roman" w:hAnsi="Calibri" w:cs="Calibri"/>
                <w:color w:val="000000"/>
                <w:sz w:val="22"/>
              </w:rPr>
            </w:pPr>
            <w:ins w:id="3519" w:author="Gabriel Correa" w:date="2015-08-25T16:16:00Z">
              <w:r w:rsidRPr="000C082E">
                <w:rPr>
                  <w:rFonts w:ascii="Calibri" w:eastAsia="Times New Roman" w:hAnsi="Calibri" w:cs="Calibri"/>
                  <w:color w:val="000000"/>
                  <w:sz w:val="22"/>
                </w:rPr>
                <w:t>overrid*</w:t>
              </w:r>
            </w:ins>
          </w:p>
        </w:tc>
        <w:tc>
          <w:tcPr>
            <w:tcW w:w="1603" w:type="dxa"/>
            <w:noWrap/>
            <w:hideMark/>
            <w:tcPrChange w:id="3520" w:author="Gabriel Correa" w:date="2015-08-25T16:21:00Z">
              <w:tcPr>
                <w:tcW w:w="1715" w:type="dxa"/>
                <w:gridSpan w:val="2"/>
                <w:noWrap/>
                <w:hideMark/>
              </w:tcPr>
            </w:tcPrChange>
          </w:tcPr>
          <w:p w:rsidR="000C082E" w:rsidRPr="000C082E" w:rsidRDefault="000C082E" w:rsidP="000C082E">
            <w:pPr>
              <w:spacing w:after="0"/>
              <w:jc w:val="left"/>
              <w:rPr>
                <w:ins w:id="3521" w:author="Gabriel Correa" w:date="2015-08-25T16:16:00Z"/>
                <w:rFonts w:ascii="Calibri" w:eastAsia="Times New Roman" w:hAnsi="Calibri" w:cs="Calibri"/>
                <w:color w:val="000000"/>
                <w:sz w:val="22"/>
              </w:rPr>
            </w:pPr>
            <w:ins w:id="3522" w:author="Gabriel Correa" w:date="2015-08-25T16:16:00Z">
              <w:r w:rsidRPr="000C082E">
                <w:rPr>
                  <w:rFonts w:ascii="Calibri" w:eastAsia="Times New Roman" w:hAnsi="Calibri" w:cs="Calibri"/>
                  <w:color w:val="000000"/>
                  <w:sz w:val="22"/>
                </w:rPr>
                <w:t>restrict*</w:t>
              </w:r>
            </w:ins>
          </w:p>
        </w:tc>
        <w:tc>
          <w:tcPr>
            <w:tcW w:w="1360" w:type="dxa"/>
            <w:noWrap/>
            <w:hideMark/>
            <w:tcPrChange w:id="3523" w:author="Gabriel Correa" w:date="2015-08-25T16:21:00Z">
              <w:tcPr>
                <w:tcW w:w="1312" w:type="dxa"/>
                <w:noWrap/>
                <w:hideMark/>
              </w:tcPr>
            </w:tcPrChange>
          </w:tcPr>
          <w:p w:rsidR="000C082E" w:rsidRPr="000C082E" w:rsidRDefault="000C082E" w:rsidP="000C082E">
            <w:pPr>
              <w:spacing w:after="0"/>
              <w:jc w:val="left"/>
              <w:rPr>
                <w:ins w:id="3524" w:author="Gabriel Correa" w:date="2015-08-25T16:16:00Z"/>
                <w:rFonts w:ascii="Calibri" w:eastAsia="Times New Roman" w:hAnsi="Calibri" w:cs="Calibri"/>
                <w:color w:val="000000"/>
                <w:sz w:val="22"/>
              </w:rPr>
            </w:pPr>
            <w:ins w:id="3525" w:author="Gabriel Correa" w:date="2015-08-25T16:16:00Z">
              <w:r w:rsidRPr="000C082E">
                <w:rPr>
                  <w:rFonts w:ascii="Calibri" w:eastAsia="Times New Roman" w:hAnsi="Calibri" w:cs="Calibri"/>
                  <w:color w:val="000000"/>
                  <w:sz w:val="22"/>
                </w:rPr>
                <w:t>thread*</w:t>
              </w:r>
            </w:ins>
          </w:p>
        </w:tc>
      </w:tr>
      <w:tr w:rsidR="00941879" w:rsidRPr="000C082E" w:rsidTr="00D755F5">
        <w:trPr>
          <w:trHeight w:val="300"/>
          <w:ins w:id="3526" w:author="Gabriel Correa" w:date="2015-08-25T16:16:00Z"/>
          <w:trPrChange w:id="3527" w:author="Gabriel Correa" w:date="2015-08-25T16:21:00Z">
            <w:trPr>
              <w:gridAfter w:val="0"/>
              <w:trHeight w:val="300"/>
            </w:trPr>
          </w:trPrChange>
        </w:trPr>
        <w:tc>
          <w:tcPr>
            <w:tcW w:w="1561" w:type="dxa"/>
            <w:noWrap/>
            <w:hideMark/>
            <w:tcPrChange w:id="3528" w:author="Gabriel Correa" w:date="2015-08-25T16:21:00Z">
              <w:tcPr>
                <w:tcW w:w="1513" w:type="dxa"/>
                <w:noWrap/>
                <w:hideMark/>
              </w:tcPr>
            </w:tcPrChange>
          </w:tcPr>
          <w:p w:rsidR="000C082E" w:rsidRPr="000C082E" w:rsidRDefault="000C082E" w:rsidP="000C082E">
            <w:pPr>
              <w:spacing w:after="0"/>
              <w:jc w:val="left"/>
              <w:rPr>
                <w:ins w:id="3529" w:author="Gabriel Correa" w:date="2015-08-25T16:16:00Z"/>
                <w:rFonts w:ascii="Calibri" w:eastAsia="Times New Roman" w:hAnsi="Calibri" w:cs="Calibri"/>
                <w:color w:val="000000"/>
                <w:sz w:val="22"/>
              </w:rPr>
            </w:pPr>
            <w:ins w:id="3530" w:author="Gabriel Correa" w:date="2015-08-25T16:16:00Z">
              <w:r w:rsidRPr="000C082E">
                <w:rPr>
                  <w:rFonts w:ascii="Calibri" w:eastAsia="Times New Roman" w:hAnsi="Calibri" w:cs="Calibri"/>
                  <w:color w:val="000000"/>
                  <w:sz w:val="22"/>
                </w:rPr>
                <w:t>before</w:t>
              </w:r>
            </w:ins>
          </w:p>
        </w:tc>
        <w:tc>
          <w:tcPr>
            <w:tcW w:w="1513" w:type="dxa"/>
            <w:noWrap/>
            <w:hideMark/>
            <w:tcPrChange w:id="3531" w:author="Gabriel Correa" w:date="2015-08-25T16:21:00Z">
              <w:tcPr>
                <w:tcW w:w="1465" w:type="dxa"/>
                <w:gridSpan w:val="2"/>
                <w:noWrap/>
                <w:hideMark/>
              </w:tcPr>
            </w:tcPrChange>
          </w:tcPr>
          <w:p w:rsidR="000C082E" w:rsidRPr="000C082E" w:rsidRDefault="000C082E" w:rsidP="000C082E">
            <w:pPr>
              <w:spacing w:after="0"/>
              <w:jc w:val="left"/>
              <w:rPr>
                <w:ins w:id="3532" w:author="Gabriel Correa" w:date="2015-08-25T16:16:00Z"/>
                <w:rFonts w:ascii="Calibri" w:eastAsia="Times New Roman" w:hAnsi="Calibri" w:cs="Calibri"/>
                <w:color w:val="000000"/>
                <w:sz w:val="22"/>
              </w:rPr>
            </w:pPr>
            <w:ins w:id="3533" w:author="Gabriel Correa" w:date="2015-08-25T16:16:00Z">
              <w:r w:rsidRPr="000C082E">
                <w:rPr>
                  <w:rFonts w:ascii="Calibri" w:eastAsia="Times New Roman" w:hAnsi="Calibri" w:cs="Calibri"/>
                  <w:color w:val="000000"/>
                  <w:sz w:val="22"/>
                </w:rPr>
                <w:t>efficien*</w:t>
              </w:r>
            </w:ins>
          </w:p>
        </w:tc>
        <w:tc>
          <w:tcPr>
            <w:tcW w:w="1482" w:type="dxa"/>
            <w:noWrap/>
            <w:hideMark/>
            <w:tcPrChange w:id="3534" w:author="Gabriel Correa" w:date="2015-08-25T16:21:00Z">
              <w:tcPr>
                <w:tcW w:w="1434" w:type="dxa"/>
                <w:gridSpan w:val="2"/>
                <w:noWrap/>
                <w:hideMark/>
              </w:tcPr>
            </w:tcPrChange>
          </w:tcPr>
          <w:p w:rsidR="000C082E" w:rsidRPr="000C082E" w:rsidRDefault="000C082E" w:rsidP="000C082E">
            <w:pPr>
              <w:spacing w:after="0"/>
              <w:jc w:val="left"/>
              <w:rPr>
                <w:ins w:id="3535" w:author="Gabriel Correa" w:date="2015-08-25T16:16:00Z"/>
                <w:rFonts w:ascii="Calibri" w:eastAsia="Times New Roman" w:hAnsi="Calibri" w:cs="Calibri"/>
                <w:color w:val="000000"/>
                <w:sz w:val="22"/>
              </w:rPr>
            </w:pPr>
            <w:ins w:id="3536" w:author="Gabriel Correa" w:date="2015-08-25T16:16:00Z">
              <w:r w:rsidRPr="000C082E">
                <w:rPr>
                  <w:rFonts w:ascii="Calibri" w:eastAsia="Times New Roman" w:hAnsi="Calibri" w:cs="Calibri"/>
                  <w:color w:val="000000"/>
                  <w:sz w:val="22"/>
                </w:rPr>
                <w:t>may</w:t>
              </w:r>
            </w:ins>
          </w:p>
        </w:tc>
        <w:tc>
          <w:tcPr>
            <w:tcW w:w="1449" w:type="dxa"/>
            <w:noWrap/>
            <w:hideMark/>
            <w:tcPrChange w:id="3537" w:author="Gabriel Correa" w:date="2015-08-25T16:21:00Z">
              <w:tcPr>
                <w:tcW w:w="1401" w:type="dxa"/>
                <w:gridSpan w:val="2"/>
                <w:noWrap/>
                <w:hideMark/>
              </w:tcPr>
            </w:tcPrChange>
          </w:tcPr>
          <w:p w:rsidR="000C082E" w:rsidRPr="000C082E" w:rsidRDefault="000C082E" w:rsidP="000C082E">
            <w:pPr>
              <w:spacing w:after="0"/>
              <w:jc w:val="left"/>
              <w:rPr>
                <w:ins w:id="3538" w:author="Gabriel Correa" w:date="2015-08-25T16:16:00Z"/>
                <w:rFonts w:ascii="Calibri" w:eastAsia="Times New Roman" w:hAnsi="Calibri" w:cs="Calibri"/>
                <w:color w:val="000000"/>
                <w:sz w:val="22"/>
              </w:rPr>
            </w:pPr>
            <w:ins w:id="3539" w:author="Gabriel Correa" w:date="2015-08-25T16:16:00Z">
              <w:r w:rsidRPr="000C082E">
                <w:rPr>
                  <w:rFonts w:ascii="Calibri" w:eastAsia="Times New Roman" w:hAnsi="Calibri" w:cs="Calibri"/>
                  <w:color w:val="000000"/>
                  <w:sz w:val="22"/>
                </w:rPr>
                <w:t>overwrit*</w:t>
              </w:r>
            </w:ins>
          </w:p>
        </w:tc>
        <w:tc>
          <w:tcPr>
            <w:tcW w:w="1603" w:type="dxa"/>
            <w:noWrap/>
            <w:hideMark/>
            <w:tcPrChange w:id="3540" w:author="Gabriel Correa" w:date="2015-08-25T16:21:00Z">
              <w:tcPr>
                <w:tcW w:w="1715" w:type="dxa"/>
                <w:gridSpan w:val="2"/>
                <w:noWrap/>
                <w:hideMark/>
              </w:tcPr>
            </w:tcPrChange>
          </w:tcPr>
          <w:p w:rsidR="000C082E" w:rsidRPr="000C082E" w:rsidRDefault="000C082E" w:rsidP="000C082E">
            <w:pPr>
              <w:spacing w:after="0"/>
              <w:jc w:val="left"/>
              <w:rPr>
                <w:ins w:id="3541" w:author="Gabriel Correa" w:date="2015-08-25T16:16:00Z"/>
                <w:rFonts w:ascii="Calibri" w:eastAsia="Times New Roman" w:hAnsi="Calibri" w:cs="Calibri"/>
                <w:color w:val="000000"/>
                <w:sz w:val="22"/>
              </w:rPr>
            </w:pPr>
            <w:ins w:id="3542" w:author="Gabriel Correa" w:date="2015-08-25T16:16:00Z">
              <w:r w:rsidRPr="000C082E">
                <w:rPr>
                  <w:rFonts w:ascii="Calibri" w:eastAsia="Times New Roman" w:hAnsi="Calibri" w:cs="Calibri"/>
                  <w:color w:val="000000"/>
                  <w:sz w:val="22"/>
                </w:rPr>
                <w:t>shall</w:t>
              </w:r>
            </w:ins>
          </w:p>
        </w:tc>
        <w:tc>
          <w:tcPr>
            <w:tcW w:w="1360" w:type="dxa"/>
            <w:noWrap/>
            <w:hideMark/>
            <w:tcPrChange w:id="3543" w:author="Gabriel Correa" w:date="2015-08-25T16:21:00Z">
              <w:tcPr>
                <w:tcW w:w="1312" w:type="dxa"/>
                <w:noWrap/>
                <w:hideMark/>
              </w:tcPr>
            </w:tcPrChange>
          </w:tcPr>
          <w:p w:rsidR="000C082E" w:rsidRPr="000C082E" w:rsidRDefault="000C082E" w:rsidP="000C082E">
            <w:pPr>
              <w:spacing w:after="0"/>
              <w:jc w:val="left"/>
              <w:rPr>
                <w:ins w:id="3544" w:author="Gabriel Correa" w:date="2015-08-25T16:16:00Z"/>
                <w:rFonts w:ascii="Calibri" w:eastAsia="Times New Roman" w:hAnsi="Calibri" w:cs="Calibri"/>
                <w:color w:val="000000"/>
                <w:sz w:val="22"/>
              </w:rPr>
            </w:pPr>
            <w:ins w:id="3545" w:author="Gabriel Correa" w:date="2015-08-25T16:16:00Z">
              <w:r w:rsidRPr="000C082E">
                <w:rPr>
                  <w:rFonts w:ascii="Calibri" w:eastAsia="Times New Roman" w:hAnsi="Calibri" w:cs="Calibri"/>
                  <w:color w:val="000000"/>
                  <w:sz w:val="22"/>
                </w:rPr>
                <w:t>warn*</w:t>
              </w:r>
            </w:ins>
          </w:p>
        </w:tc>
      </w:tr>
      <w:tr w:rsidR="00941879" w:rsidRPr="000C082E" w:rsidTr="00D755F5">
        <w:trPr>
          <w:trHeight w:val="300"/>
          <w:ins w:id="3546" w:author="Gabriel Correa" w:date="2015-08-25T16:16:00Z"/>
          <w:trPrChange w:id="3547" w:author="Gabriel Correa" w:date="2015-08-25T16:21:00Z">
            <w:trPr>
              <w:gridAfter w:val="0"/>
              <w:trHeight w:val="300"/>
            </w:trPr>
          </w:trPrChange>
        </w:trPr>
        <w:tc>
          <w:tcPr>
            <w:tcW w:w="1561" w:type="dxa"/>
            <w:noWrap/>
            <w:hideMark/>
            <w:tcPrChange w:id="3548" w:author="Gabriel Correa" w:date="2015-08-25T16:21:00Z">
              <w:tcPr>
                <w:tcW w:w="1513" w:type="dxa"/>
                <w:noWrap/>
                <w:hideMark/>
              </w:tcPr>
            </w:tcPrChange>
          </w:tcPr>
          <w:p w:rsidR="000C082E" w:rsidRPr="000C082E" w:rsidRDefault="000C082E" w:rsidP="000C082E">
            <w:pPr>
              <w:spacing w:after="0"/>
              <w:jc w:val="left"/>
              <w:rPr>
                <w:ins w:id="3549" w:author="Gabriel Correa" w:date="2015-08-25T16:16:00Z"/>
                <w:rFonts w:ascii="Calibri" w:eastAsia="Times New Roman" w:hAnsi="Calibri" w:cs="Calibri"/>
                <w:color w:val="000000"/>
                <w:sz w:val="22"/>
              </w:rPr>
            </w:pPr>
            <w:ins w:id="3550" w:author="Gabriel Correa" w:date="2015-08-25T16:16:00Z">
              <w:r w:rsidRPr="000C082E">
                <w:rPr>
                  <w:rFonts w:ascii="Calibri" w:eastAsia="Times New Roman" w:hAnsi="Calibri" w:cs="Calibri"/>
                  <w:color w:val="000000"/>
                  <w:sz w:val="22"/>
                </w:rPr>
                <w:t>best</w:t>
              </w:r>
            </w:ins>
          </w:p>
        </w:tc>
        <w:tc>
          <w:tcPr>
            <w:tcW w:w="1513" w:type="dxa"/>
            <w:noWrap/>
            <w:hideMark/>
            <w:tcPrChange w:id="3551" w:author="Gabriel Correa" w:date="2015-08-25T16:21:00Z">
              <w:tcPr>
                <w:tcW w:w="1465" w:type="dxa"/>
                <w:gridSpan w:val="2"/>
                <w:noWrap/>
                <w:hideMark/>
              </w:tcPr>
            </w:tcPrChange>
          </w:tcPr>
          <w:p w:rsidR="000C082E" w:rsidRPr="000C082E" w:rsidRDefault="000C082E" w:rsidP="000C082E">
            <w:pPr>
              <w:spacing w:after="0"/>
              <w:jc w:val="left"/>
              <w:rPr>
                <w:ins w:id="3552" w:author="Gabriel Correa" w:date="2015-08-25T16:16:00Z"/>
                <w:rFonts w:ascii="Calibri" w:eastAsia="Times New Roman" w:hAnsi="Calibri" w:cs="Calibri"/>
                <w:color w:val="000000"/>
                <w:sz w:val="22"/>
              </w:rPr>
            </w:pPr>
            <w:ins w:id="3553" w:author="Gabriel Correa" w:date="2015-08-25T16:16:00Z">
              <w:r w:rsidRPr="000C082E">
                <w:rPr>
                  <w:rFonts w:ascii="Calibri" w:eastAsia="Times New Roman" w:hAnsi="Calibri" w:cs="Calibri"/>
                  <w:color w:val="000000"/>
                  <w:sz w:val="22"/>
                </w:rPr>
                <w:t>encourage*</w:t>
              </w:r>
            </w:ins>
          </w:p>
        </w:tc>
        <w:tc>
          <w:tcPr>
            <w:tcW w:w="1482" w:type="dxa"/>
            <w:noWrap/>
            <w:hideMark/>
            <w:tcPrChange w:id="3554" w:author="Gabriel Correa" w:date="2015-08-25T16:21:00Z">
              <w:tcPr>
                <w:tcW w:w="1434" w:type="dxa"/>
                <w:gridSpan w:val="2"/>
                <w:noWrap/>
                <w:hideMark/>
              </w:tcPr>
            </w:tcPrChange>
          </w:tcPr>
          <w:p w:rsidR="000C082E" w:rsidRPr="000C082E" w:rsidRDefault="000C082E" w:rsidP="000C082E">
            <w:pPr>
              <w:spacing w:after="0"/>
              <w:jc w:val="left"/>
              <w:rPr>
                <w:ins w:id="3555" w:author="Gabriel Correa" w:date="2015-08-25T16:16:00Z"/>
                <w:rFonts w:ascii="Calibri" w:eastAsia="Times New Roman" w:hAnsi="Calibri" w:cs="Calibri"/>
                <w:color w:val="000000"/>
                <w:sz w:val="22"/>
              </w:rPr>
            </w:pPr>
            <w:ins w:id="3556" w:author="Gabriel Correa" w:date="2015-08-25T16:16:00Z">
              <w:r w:rsidRPr="000C082E">
                <w:rPr>
                  <w:rFonts w:ascii="Calibri" w:eastAsia="Times New Roman" w:hAnsi="Calibri" w:cs="Calibri"/>
                  <w:color w:val="000000"/>
                  <w:sz w:val="22"/>
                </w:rPr>
                <w:t>must</w:t>
              </w:r>
            </w:ins>
          </w:p>
        </w:tc>
        <w:tc>
          <w:tcPr>
            <w:tcW w:w="1449" w:type="dxa"/>
            <w:noWrap/>
            <w:hideMark/>
            <w:tcPrChange w:id="3557" w:author="Gabriel Correa" w:date="2015-08-25T16:21:00Z">
              <w:tcPr>
                <w:tcW w:w="1401" w:type="dxa"/>
                <w:gridSpan w:val="2"/>
                <w:noWrap/>
                <w:hideMark/>
              </w:tcPr>
            </w:tcPrChange>
          </w:tcPr>
          <w:p w:rsidR="000C082E" w:rsidRPr="000C082E" w:rsidRDefault="000C082E" w:rsidP="000C082E">
            <w:pPr>
              <w:spacing w:after="0"/>
              <w:jc w:val="left"/>
              <w:rPr>
                <w:ins w:id="3558" w:author="Gabriel Correa" w:date="2015-08-25T16:16:00Z"/>
                <w:rFonts w:ascii="Calibri" w:eastAsia="Times New Roman" w:hAnsi="Calibri" w:cs="Calibri"/>
                <w:color w:val="000000"/>
                <w:sz w:val="22"/>
              </w:rPr>
            </w:pPr>
            <w:ins w:id="3559" w:author="Gabriel Correa" w:date="2015-08-25T16:16:00Z">
              <w:r w:rsidRPr="000C082E">
                <w:rPr>
                  <w:rFonts w:ascii="Calibri" w:eastAsia="Times New Roman" w:hAnsi="Calibri" w:cs="Calibri"/>
                  <w:color w:val="000000"/>
                  <w:sz w:val="22"/>
                </w:rPr>
                <w:t>performan*</w:t>
              </w:r>
            </w:ins>
          </w:p>
        </w:tc>
        <w:tc>
          <w:tcPr>
            <w:tcW w:w="1603" w:type="dxa"/>
            <w:noWrap/>
            <w:hideMark/>
            <w:tcPrChange w:id="3560" w:author="Gabriel Correa" w:date="2015-08-25T16:21:00Z">
              <w:tcPr>
                <w:tcW w:w="1715" w:type="dxa"/>
                <w:gridSpan w:val="2"/>
                <w:noWrap/>
                <w:hideMark/>
              </w:tcPr>
            </w:tcPrChange>
          </w:tcPr>
          <w:p w:rsidR="000C082E" w:rsidRPr="000C082E" w:rsidRDefault="000C082E" w:rsidP="000C082E">
            <w:pPr>
              <w:spacing w:after="0"/>
              <w:jc w:val="left"/>
              <w:rPr>
                <w:ins w:id="3561" w:author="Gabriel Correa" w:date="2015-08-25T16:16:00Z"/>
                <w:rFonts w:ascii="Calibri" w:eastAsia="Times New Roman" w:hAnsi="Calibri" w:cs="Calibri"/>
                <w:color w:val="000000"/>
                <w:sz w:val="22"/>
              </w:rPr>
            </w:pPr>
            <w:ins w:id="3562" w:author="Gabriel Correa" w:date="2015-08-25T16:16:00Z">
              <w:r w:rsidRPr="000C082E">
                <w:rPr>
                  <w:rFonts w:ascii="Calibri" w:eastAsia="Times New Roman" w:hAnsi="Calibri" w:cs="Calibri"/>
                  <w:color w:val="000000"/>
                  <w:sz w:val="22"/>
                </w:rPr>
                <w:t>should</w:t>
              </w:r>
            </w:ins>
          </w:p>
        </w:tc>
        <w:tc>
          <w:tcPr>
            <w:tcW w:w="1360" w:type="dxa"/>
            <w:shd w:val="clear" w:color="auto" w:fill="D9D9D9" w:themeFill="background1" w:themeFillShade="D9"/>
            <w:noWrap/>
            <w:hideMark/>
            <w:tcPrChange w:id="3563"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3564" w:author="Gabriel Correa" w:date="2015-08-25T16:16:00Z"/>
                <w:rFonts w:ascii="Calibri" w:eastAsia="Times New Roman" w:hAnsi="Calibri" w:cs="Calibri"/>
                <w:i/>
                <w:color w:val="7F7F7F" w:themeColor="text1" w:themeTint="80"/>
                <w:sz w:val="22"/>
                <w:rPrChange w:id="3565" w:author="Gabriel Correa" w:date="2015-08-25T16:17:00Z">
                  <w:rPr>
                    <w:ins w:id="3566" w:author="Gabriel Correa" w:date="2015-08-25T16:16:00Z"/>
                    <w:rFonts w:ascii="Calibri" w:eastAsia="Times New Roman" w:hAnsi="Calibri" w:cs="Calibri"/>
                    <w:color w:val="000000"/>
                    <w:sz w:val="22"/>
                  </w:rPr>
                </w:rPrChange>
              </w:rPr>
            </w:pPr>
            <w:ins w:id="3567" w:author="Gabriel Correa" w:date="2015-08-25T16:16:00Z">
              <w:r w:rsidRPr="000C082E">
                <w:rPr>
                  <w:rFonts w:ascii="Calibri" w:eastAsia="Times New Roman" w:hAnsi="Calibri" w:cs="Calibri"/>
                  <w:i/>
                  <w:color w:val="404040" w:themeColor="text1" w:themeTint="BF"/>
                  <w:sz w:val="22"/>
                  <w:rPrChange w:id="3568"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3569" w:author="Gabriel Correa" w:date="2015-08-25T16:21:00Z">
            <w:tblPrEx>
              <w:tblW w:w="8856" w:type="dxa"/>
            </w:tblPrEx>
          </w:tblPrExChange>
        </w:tblPrEx>
        <w:trPr>
          <w:trHeight w:val="300"/>
          <w:ins w:id="3570" w:author="Gabriel Correa" w:date="2015-08-25T16:16:00Z"/>
          <w:trPrChange w:id="3571" w:author="Gabriel Correa" w:date="2015-08-25T16:21:00Z">
            <w:trPr>
              <w:trHeight w:val="300"/>
            </w:trPr>
          </w:trPrChange>
        </w:trPr>
        <w:tc>
          <w:tcPr>
            <w:tcW w:w="1561" w:type="dxa"/>
            <w:noWrap/>
            <w:hideMark/>
            <w:tcPrChange w:id="3572" w:author="Gabriel Correa" w:date="2015-08-25T16:21:00Z">
              <w:tcPr>
                <w:tcW w:w="1529" w:type="dxa"/>
                <w:gridSpan w:val="2"/>
                <w:noWrap/>
                <w:hideMark/>
              </w:tcPr>
            </w:tcPrChange>
          </w:tcPr>
          <w:p w:rsidR="000C082E" w:rsidRPr="000C082E" w:rsidRDefault="000C082E" w:rsidP="000C082E">
            <w:pPr>
              <w:spacing w:after="0"/>
              <w:jc w:val="left"/>
              <w:rPr>
                <w:ins w:id="3573" w:author="Gabriel Correa" w:date="2015-08-25T16:16:00Z"/>
                <w:rFonts w:ascii="Calibri" w:eastAsia="Times New Roman" w:hAnsi="Calibri" w:cs="Calibri"/>
                <w:color w:val="000000"/>
                <w:sz w:val="22"/>
              </w:rPr>
            </w:pPr>
            <w:ins w:id="3574" w:author="Gabriel Correa" w:date="2015-08-25T16:16:00Z">
              <w:r w:rsidRPr="000C082E">
                <w:rPr>
                  <w:rFonts w:ascii="Calibri" w:eastAsia="Times New Roman" w:hAnsi="Calibri" w:cs="Calibri"/>
                  <w:color w:val="000000"/>
                  <w:sz w:val="22"/>
                </w:rPr>
                <w:t>better</w:t>
              </w:r>
            </w:ins>
          </w:p>
        </w:tc>
        <w:tc>
          <w:tcPr>
            <w:tcW w:w="1513" w:type="dxa"/>
            <w:noWrap/>
            <w:hideMark/>
            <w:tcPrChange w:id="3575" w:author="Gabriel Correa" w:date="2015-08-25T16:21:00Z">
              <w:tcPr>
                <w:tcW w:w="1481" w:type="dxa"/>
                <w:gridSpan w:val="2"/>
                <w:noWrap/>
                <w:hideMark/>
              </w:tcPr>
            </w:tcPrChange>
          </w:tcPr>
          <w:p w:rsidR="000C082E" w:rsidRPr="000C082E" w:rsidRDefault="000C082E" w:rsidP="000C082E">
            <w:pPr>
              <w:spacing w:after="0"/>
              <w:jc w:val="left"/>
              <w:rPr>
                <w:ins w:id="3576" w:author="Gabriel Correa" w:date="2015-08-25T16:16:00Z"/>
                <w:rFonts w:ascii="Calibri" w:eastAsia="Times New Roman" w:hAnsi="Calibri" w:cs="Calibri"/>
                <w:color w:val="000000"/>
                <w:sz w:val="22"/>
              </w:rPr>
            </w:pPr>
            <w:ins w:id="3577" w:author="Gabriel Correa" w:date="2015-08-25T16:16:00Z">
              <w:r w:rsidRPr="000C082E">
                <w:rPr>
                  <w:rFonts w:ascii="Calibri" w:eastAsia="Times New Roman" w:hAnsi="Calibri" w:cs="Calibri"/>
                  <w:color w:val="000000"/>
                  <w:sz w:val="22"/>
                </w:rPr>
                <w:t>error*</w:t>
              </w:r>
            </w:ins>
          </w:p>
        </w:tc>
        <w:tc>
          <w:tcPr>
            <w:tcW w:w="1482" w:type="dxa"/>
            <w:noWrap/>
            <w:hideMark/>
            <w:tcPrChange w:id="3578" w:author="Gabriel Correa" w:date="2015-08-25T16:21:00Z">
              <w:tcPr>
                <w:tcW w:w="1450" w:type="dxa"/>
                <w:gridSpan w:val="2"/>
                <w:noWrap/>
                <w:hideMark/>
              </w:tcPr>
            </w:tcPrChange>
          </w:tcPr>
          <w:p w:rsidR="000C082E" w:rsidRPr="000C082E" w:rsidRDefault="000C082E" w:rsidP="000C082E">
            <w:pPr>
              <w:spacing w:after="0"/>
              <w:jc w:val="left"/>
              <w:rPr>
                <w:ins w:id="3579" w:author="Gabriel Correa" w:date="2015-08-25T16:16:00Z"/>
                <w:rFonts w:ascii="Calibri" w:eastAsia="Times New Roman" w:hAnsi="Calibri" w:cs="Calibri"/>
                <w:color w:val="000000"/>
                <w:sz w:val="22"/>
              </w:rPr>
            </w:pPr>
            <w:ins w:id="3580" w:author="Gabriel Correa" w:date="2015-08-25T16:16:00Z">
              <w:r w:rsidRPr="000C082E">
                <w:rPr>
                  <w:rFonts w:ascii="Calibri" w:eastAsia="Times New Roman" w:hAnsi="Calibri" w:cs="Calibri"/>
                  <w:color w:val="000000"/>
                  <w:sz w:val="22"/>
                </w:rPr>
                <w:t>necessar*</w:t>
              </w:r>
            </w:ins>
          </w:p>
        </w:tc>
        <w:tc>
          <w:tcPr>
            <w:tcW w:w="1449" w:type="dxa"/>
            <w:noWrap/>
            <w:hideMark/>
            <w:tcPrChange w:id="3581" w:author="Gabriel Correa" w:date="2015-08-25T16:21:00Z">
              <w:tcPr>
                <w:tcW w:w="1417" w:type="dxa"/>
                <w:gridSpan w:val="2"/>
                <w:noWrap/>
                <w:hideMark/>
              </w:tcPr>
            </w:tcPrChange>
          </w:tcPr>
          <w:p w:rsidR="000C082E" w:rsidRPr="000C082E" w:rsidRDefault="000C082E" w:rsidP="000C082E">
            <w:pPr>
              <w:spacing w:after="0"/>
              <w:jc w:val="left"/>
              <w:rPr>
                <w:ins w:id="3582" w:author="Gabriel Correa" w:date="2015-08-25T16:16:00Z"/>
                <w:rFonts w:ascii="Calibri" w:eastAsia="Times New Roman" w:hAnsi="Calibri" w:cs="Calibri"/>
                <w:color w:val="000000"/>
                <w:sz w:val="22"/>
              </w:rPr>
            </w:pPr>
            <w:ins w:id="3583" w:author="Gabriel Correa" w:date="2015-08-25T16:16:00Z">
              <w:r w:rsidRPr="000C082E">
                <w:rPr>
                  <w:rFonts w:ascii="Calibri" w:eastAsia="Times New Roman" w:hAnsi="Calibri" w:cs="Calibri"/>
                  <w:color w:val="000000"/>
                  <w:sz w:val="22"/>
                </w:rPr>
                <w:t>portab*</w:t>
              </w:r>
            </w:ins>
          </w:p>
        </w:tc>
        <w:tc>
          <w:tcPr>
            <w:tcW w:w="2963" w:type="dxa"/>
            <w:gridSpan w:val="2"/>
            <w:noWrap/>
            <w:hideMark/>
            <w:tcPrChange w:id="3584" w:author="Gabriel Correa" w:date="2015-08-25T16:21:00Z">
              <w:tcPr>
                <w:tcW w:w="2979" w:type="dxa"/>
                <w:gridSpan w:val="3"/>
                <w:noWrap/>
                <w:hideMark/>
              </w:tcPr>
            </w:tcPrChange>
          </w:tcPr>
          <w:p w:rsidR="000C082E" w:rsidRPr="000C082E" w:rsidRDefault="000C082E" w:rsidP="000C082E">
            <w:pPr>
              <w:spacing w:after="0"/>
              <w:jc w:val="left"/>
              <w:rPr>
                <w:ins w:id="3585" w:author="Gabriel Correa" w:date="2015-08-25T16:16:00Z"/>
                <w:rFonts w:ascii="Calibri" w:eastAsia="Times New Roman" w:hAnsi="Calibri" w:cs="Calibri"/>
                <w:color w:val="000000"/>
                <w:sz w:val="22"/>
              </w:rPr>
            </w:pPr>
            <w:ins w:id="3586" w:author="Gabriel Correa" w:date="2015-08-25T16:16:00Z">
              <w:r w:rsidRPr="000C082E">
                <w:rPr>
                  <w:rFonts w:ascii="Calibri" w:eastAsia="Times New Roman" w:hAnsi="Calibri" w:cs="Calibri"/>
                  <w:color w:val="000000"/>
                  <w:sz w:val="22"/>
                </w:rPr>
                <w:t>simultaneous*</w:t>
              </w:r>
            </w:ins>
          </w:p>
        </w:tc>
      </w:tr>
      <w:tr w:rsidR="00941879" w:rsidRPr="000C082E" w:rsidTr="00D755F5">
        <w:trPr>
          <w:trHeight w:val="300"/>
          <w:ins w:id="3587" w:author="Gabriel Correa" w:date="2015-08-25T16:16:00Z"/>
          <w:trPrChange w:id="3588" w:author="Gabriel Correa" w:date="2015-08-25T16:21:00Z">
            <w:trPr>
              <w:gridAfter w:val="0"/>
              <w:trHeight w:val="300"/>
            </w:trPr>
          </w:trPrChange>
        </w:trPr>
        <w:tc>
          <w:tcPr>
            <w:tcW w:w="1561" w:type="dxa"/>
            <w:noWrap/>
            <w:hideMark/>
            <w:tcPrChange w:id="3589" w:author="Gabriel Correa" w:date="2015-08-25T16:21:00Z">
              <w:tcPr>
                <w:tcW w:w="1513" w:type="dxa"/>
                <w:noWrap/>
                <w:hideMark/>
              </w:tcPr>
            </w:tcPrChange>
          </w:tcPr>
          <w:p w:rsidR="000C082E" w:rsidRPr="000C082E" w:rsidRDefault="000C082E" w:rsidP="000C082E">
            <w:pPr>
              <w:spacing w:after="0"/>
              <w:jc w:val="left"/>
              <w:rPr>
                <w:ins w:id="3590" w:author="Gabriel Correa" w:date="2015-08-25T16:16:00Z"/>
                <w:rFonts w:ascii="Calibri" w:eastAsia="Times New Roman" w:hAnsi="Calibri" w:cs="Calibri"/>
                <w:color w:val="000000"/>
                <w:sz w:val="22"/>
              </w:rPr>
            </w:pPr>
            <w:ins w:id="3591" w:author="Gabriel Correa" w:date="2015-08-25T16:16:00Z">
              <w:r w:rsidRPr="000C082E">
                <w:rPr>
                  <w:rFonts w:ascii="Calibri" w:eastAsia="Times New Roman" w:hAnsi="Calibri" w:cs="Calibri"/>
                  <w:color w:val="000000"/>
                  <w:sz w:val="22"/>
                </w:rPr>
                <w:t>between</w:t>
              </w:r>
            </w:ins>
          </w:p>
        </w:tc>
        <w:tc>
          <w:tcPr>
            <w:tcW w:w="1513" w:type="dxa"/>
            <w:noWrap/>
            <w:hideMark/>
            <w:tcPrChange w:id="3592" w:author="Gabriel Correa" w:date="2015-08-25T16:21:00Z">
              <w:tcPr>
                <w:tcW w:w="1465" w:type="dxa"/>
                <w:gridSpan w:val="2"/>
                <w:noWrap/>
                <w:hideMark/>
              </w:tcPr>
            </w:tcPrChange>
          </w:tcPr>
          <w:p w:rsidR="000C082E" w:rsidRPr="000C082E" w:rsidRDefault="000C082E" w:rsidP="000C082E">
            <w:pPr>
              <w:spacing w:after="0"/>
              <w:jc w:val="left"/>
              <w:rPr>
                <w:ins w:id="3593" w:author="Gabriel Correa" w:date="2015-08-25T16:16:00Z"/>
                <w:rFonts w:ascii="Calibri" w:eastAsia="Times New Roman" w:hAnsi="Calibri" w:cs="Calibri"/>
                <w:color w:val="000000"/>
                <w:sz w:val="22"/>
              </w:rPr>
            </w:pPr>
            <w:ins w:id="3594" w:author="Gabriel Correa" w:date="2015-08-25T16:16:00Z">
              <w:r w:rsidRPr="000C082E">
                <w:rPr>
                  <w:rFonts w:ascii="Calibri" w:eastAsia="Times New Roman" w:hAnsi="Calibri" w:cs="Calibri"/>
                  <w:color w:val="000000"/>
                  <w:sz w:val="22"/>
                </w:rPr>
                <w:t>extend*</w:t>
              </w:r>
            </w:ins>
          </w:p>
        </w:tc>
        <w:tc>
          <w:tcPr>
            <w:tcW w:w="1482" w:type="dxa"/>
            <w:noWrap/>
            <w:hideMark/>
            <w:tcPrChange w:id="3595" w:author="Gabriel Correa" w:date="2015-08-25T16:21:00Z">
              <w:tcPr>
                <w:tcW w:w="1434" w:type="dxa"/>
                <w:gridSpan w:val="2"/>
                <w:noWrap/>
                <w:hideMark/>
              </w:tcPr>
            </w:tcPrChange>
          </w:tcPr>
          <w:p w:rsidR="000C082E" w:rsidRPr="000C082E" w:rsidRDefault="000C082E" w:rsidP="000C082E">
            <w:pPr>
              <w:spacing w:after="0"/>
              <w:jc w:val="left"/>
              <w:rPr>
                <w:ins w:id="3596" w:author="Gabriel Correa" w:date="2015-08-25T16:16:00Z"/>
                <w:rFonts w:ascii="Calibri" w:eastAsia="Times New Roman" w:hAnsi="Calibri" w:cs="Calibri"/>
                <w:color w:val="000000"/>
                <w:sz w:val="22"/>
              </w:rPr>
            </w:pPr>
            <w:ins w:id="3597" w:author="Gabriel Correa" w:date="2015-08-25T16:16:00Z">
              <w:r w:rsidRPr="000C082E">
                <w:rPr>
                  <w:rFonts w:ascii="Calibri" w:eastAsia="Times New Roman" w:hAnsi="Calibri" w:cs="Calibri"/>
                  <w:color w:val="000000"/>
                  <w:sz w:val="22"/>
                </w:rPr>
                <w:t>never</w:t>
              </w:r>
            </w:ins>
          </w:p>
        </w:tc>
        <w:tc>
          <w:tcPr>
            <w:tcW w:w="1449" w:type="dxa"/>
            <w:noWrap/>
            <w:hideMark/>
            <w:tcPrChange w:id="3598" w:author="Gabriel Correa" w:date="2015-08-25T16:21:00Z">
              <w:tcPr>
                <w:tcW w:w="1401" w:type="dxa"/>
                <w:gridSpan w:val="2"/>
                <w:noWrap/>
                <w:hideMark/>
              </w:tcPr>
            </w:tcPrChange>
          </w:tcPr>
          <w:p w:rsidR="000C082E" w:rsidRPr="000C082E" w:rsidRDefault="000C082E" w:rsidP="000C082E">
            <w:pPr>
              <w:spacing w:after="0"/>
              <w:jc w:val="left"/>
              <w:rPr>
                <w:ins w:id="3599" w:author="Gabriel Correa" w:date="2015-08-25T16:16:00Z"/>
                <w:rFonts w:ascii="Calibri" w:eastAsia="Times New Roman" w:hAnsi="Calibri" w:cs="Calibri"/>
                <w:color w:val="000000"/>
                <w:sz w:val="22"/>
              </w:rPr>
            </w:pPr>
            <w:ins w:id="3600" w:author="Gabriel Correa" w:date="2015-08-25T16:16:00Z">
              <w:r w:rsidRPr="000C082E">
                <w:rPr>
                  <w:rFonts w:ascii="Calibri" w:eastAsia="Times New Roman" w:hAnsi="Calibri" w:cs="Calibri"/>
                  <w:color w:val="000000"/>
                  <w:sz w:val="22"/>
                </w:rPr>
                <w:t>prior</w:t>
              </w:r>
            </w:ins>
          </w:p>
        </w:tc>
        <w:tc>
          <w:tcPr>
            <w:tcW w:w="1603" w:type="dxa"/>
            <w:noWrap/>
            <w:hideMark/>
            <w:tcPrChange w:id="3601" w:author="Gabriel Correa" w:date="2015-08-25T16:21:00Z">
              <w:tcPr>
                <w:tcW w:w="1715" w:type="dxa"/>
                <w:gridSpan w:val="2"/>
                <w:noWrap/>
                <w:hideMark/>
              </w:tcPr>
            </w:tcPrChange>
          </w:tcPr>
          <w:p w:rsidR="000C082E" w:rsidRPr="000C082E" w:rsidRDefault="000C082E" w:rsidP="000C082E">
            <w:pPr>
              <w:spacing w:after="0"/>
              <w:jc w:val="left"/>
              <w:rPr>
                <w:ins w:id="3602" w:author="Gabriel Correa" w:date="2015-08-25T16:16:00Z"/>
                <w:rFonts w:ascii="Calibri" w:eastAsia="Times New Roman" w:hAnsi="Calibri" w:cs="Calibri"/>
                <w:color w:val="000000"/>
                <w:sz w:val="22"/>
              </w:rPr>
            </w:pPr>
            <w:ins w:id="3603" w:author="Gabriel Correa" w:date="2015-08-25T16:16:00Z">
              <w:r w:rsidRPr="000C082E">
                <w:rPr>
                  <w:rFonts w:ascii="Calibri" w:eastAsia="Times New Roman" w:hAnsi="Calibri" w:cs="Calibri"/>
                  <w:color w:val="000000"/>
                  <w:sz w:val="22"/>
                </w:rPr>
                <w:t>strict*</w:t>
              </w:r>
            </w:ins>
          </w:p>
        </w:tc>
        <w:tc>
          <w:tcPr>
            <w:tcW w:w="1360" w:type="dxa"/>
            <w:noWrap/>
            <w:hideMark/>
            <w:tcPrChange w:id="3604" w:author="Gabriel Correa" w:date="2015-08-25T16:21:00Z">
              <w:tcPr>
                <w:tcW w:w="1312" w:type="dxa"/>
                <w:noWrap/>
                <w:hideMark/>
              </w:tcPr>
            </w:tcPrChange>
          </w:tcPr>
          <w:p w:rsidR="000C082E" w:rsidRPr="000C082E" w:rsidRDefault="000C082E" w:rsidP="000C082E">
            <w:pPr>
              <w:spacing w:after="0"/>
              <w:jc w:val="left"/>
              <w:rPr>
                <w:ins w:id="3605" w:author="Gabriel Correa" w:date="2015-08-25T16:16:00Z"/>
                <w:rFonts w:ascii="Calibri" w:eastAsia="Times New Roman" w:hAnsi="Calibri" w:cs="Calibri"/>
                <w:color w:val="000000"/>
                <w:sz w:val="22"/>
              </w:rPr>
            </w:pPr>
          </w:p>
        </w:tc>
      </w:tr>
    </w:tbl>
    <w:p w:rsidR="00194EAB" w:rsidRDefault="00194EAB" w:rsidP="00D755F5">
      <w:pPr>
        <w:rPr>
          <w:ins w:id="3606" w:author="Gabriel Correa" w:date="2015-08-25T16:28:00Z"/>
        </w:rPr>
      </w:pPr>
    </w:p>
    <w:p w:rsidR="00D755F5" w:rsidRDefault="00D755F5" w:rsidP="00D755F5">
      <w:pPr>
        <w:rPr>
          <w:ins w:id="3607" w:author="Gabriel Correa" w:date="2015-08-25T16:51:00Z"/>
        </w:rPr>
      </w:pPr>
      <w:ins w:id="3608" w:author="Gabriel Correa" w:date="2015-08-25T16:27:00Z">
        <w:r>
          <w:t xml:space="preserve">Se decide incluir el </w:t>
        </w:r>
        <w:r w:rsidRPr="00194EAB">
          <w:rPr>
            <w:i/>
            <w:rPrChange w:id="3609"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3610" w:author="Gabriel Correa" w:date="2015-08-25T16:29:00Z">
        <w:r w:rsidR="00194EAB">
          <w:t xml:space="preserve"> Además, las palabras con * pu</w:t>
        </w:r>
      </w:ins>
      <w:ins w:id="3611" w:author="Gabriel Correa" w:date="2015-08-25T16:31:00Z">
        <w:r w:rsidR="003B7054">
          <w:t>e</w:t>
        </w:r>
      </w:ins>
      <w:ins w:id="3612" w:author="Gabriel Correa" w:date="2015-08-25T16:29:00Z">
        <w:r w:rsidR="00194EAB">
          <w:t xml:space="preserve">den terminar en cualquiera de sus variaciones y </w:t>
        </w:r>
      </w:ins>
      <w:ins w:id="3613" w:author="Gabriel Correa" w:date="2015-08-25T16:31:00Z">
        <w:r w:rsidR="00194EAB">
          <w:t xml:space="preserve">también </w:t>
        </w:r>
      </w:ins>
      <w:ins w:id="3614" w:author="Gabriel Correa" w:date="2015-08-25T16:29:00Z">
        <w:r w:rsidR="00194EAB">
          <w:t>ser</w:t>
        </w:r>
      </w:ins>
      <w:ins w:id="3615" w:author="Gabriel Correa" w:date="2015-08-25T16:31:00Z">
        <w:r w:rsidR="00194EAB">
          <w:t xml:space="preserve">án consideradas como </w:t>
        </w:r>
        <w:r w:rsidR="00194EAB" w:rsidRPr="00194EAB">
          <w:rPr>
            <w:i/>
            <w:rPrChange w:id="3616" w:author="Gabriel Correa" w:date="2015-08-25T16:31:00Z">
              <w:rPr/>
            </w:rPrChange>
          </w:rPr>
          <w:t>keywords</w:t>
        </w:r>
        <w:r w:rsidR="00194EAB">
          <w:t>.</w:t>
        </w:r>
      </w:ins>
    </w:p>
    <w:p w:rsidR="007A0A55" w:rsidRDefault="007A0A55" w:rsidP="00D755F5">
      <w:pPr>
        <w:rPr>
          <w:ins w:id="3617" w:author="Gabriel Correa" w:date="2015-08-25T16:51:00Z"/>
        </w:rPr>
      </w:pPr>
    </w:p>
    <w:p w:rsidR="00D86BEF" w:rsidRDefault="00096772" w:rsidP="005D2320">
      <w:pPr>
        <w:pStyle w:val="Epgrafe"/>
        <w:keepNext/>
        <w:rPr>
          <w:ins w:id="3618" w:author="Gabriel Correa" w:date="2015-08-25T17:04:00Z"/>
        </w:rPr>
      </w:pPr>
      <w:bookmarkStart w:id="3619" w:name="_Ref428285594"/>
      <w:ins w:id="3620" w:author="Gabriel Correa" w:date="2015-08-25T17:02:00Z">
        <w:r>
          <w:t xml:space="preserve">Tabla </w:t>
        </w:r>
      </w:ins>
      <w:ins w:id="3621" w:author="Gabriel Correa" w:date="2015-08-28T00:22:00Z">
        <w:r w:rsidR="00F002B6">
          <w:fldChar w:fldCharType="begin"/>
        </w:r>
        <w:r w:rsidR="00F002B6">
          <w:instrText xml:space="preserve"> STYLEREF 1 \s </w:instrText>
        </w:r>
      </w:ins>
      <w:r w:rsidR="00F002B6">
        <w:fldChar w:fldCharType="separate"/>
      </w:r>
      <w:r w:rsidR="00E54D64">
        <w:rPr>
          <w:noProof/>
        </w:rPr>
        <w:t>7</w:t>
      </w:r>
      <w:ins w:id="362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623" w:author="Gabriel Correa" w:date="2015-08-28T07:30:00Z">
        <w:r w:rsidR="00E54D64">
          <w:rPr>
            <w:noProof/>
          </w:rPr>
          <w:t>3</w:t>
        </w:r>
      </w:ins>
      <w:ins w:id="3624" w:author="Gabriel Correa" w:date="2015-08-28T00:22:00Z">
        <w:r w:rsidR="00F002B6">
          <w:fldChar w:fldCharType="end"/>
        </w:r>
      </w:ins>
      <w:del w:id="362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3619"/>
      <w:ins w:id="3626" w:author="Gabriel Correa" w:date="2015-08-25T17:02:00Z">
        <w:r>
          <w:t>:   Resultados de clasificar</w:t>
        </w:r>
      </w:ins>
      <w:ins w:id="3627" w:author="Gabriel Correa" w:date="2015-08-25T17:03:00Z">
        <w:r w:rsidR="00D86BEF">
          <w:t xml:space="preserve"> comentarios</w:t>
        </w:r>
      </w:ins>
      <w:ins w:id="3628" w:author="Gabriel Correa" w:date="2015-08-25T17:02:00Z">
        <w:r>
          <w:t xml:space="preserve"> </w:t>
        </w:r>
      </w:ins>
      <w:ins w:id="3629" w:author="Gabriel Correa" w:date="2015-08-25T17:03:00Z">
        <w:r w:rsidR="00D86BEF">
          <w:t xml:space="preserve">de cada API </w:t>
        </w:r>
      </w:ins>
      <w:ins w:id="3630" w:author="Gabriel Correa" w:date="2015-08-25T17:02:00Z">
        <w:r>
          <w:t xml:space="preserve">usando la regla de los </w:t>
        </w:r>
        <w:r w:rsidRPr="00096772">
          <w:rPr>
            <w:i/>
            <w:rPrChange w:id="3631" w:author="Gabriel Correa" w:date="2015-08-25T17:02:00Z">
              <w:rPr>
                <w:b w:val="0"/>
                <w:bCs w:val="0"/>
                <w:color w:val="auto"/>
                <w:sz w:val="24"/>
                <w:szCs w:val="22"/>
              </w:rPr>
            </w:rPrChange>
          </w:rPr>
          <w:t>keywords</w:t>
        </w:r>
      </w:ins>
      <w:ins w:id="3632" w:author="Gabriel Correa" w:date="2015-08-25T17:03:00Z">
        <w:r w:rsidR="00D86BEF">
          <w:t>.</w:t>
        </w:r>
      </w:ins>
    </w:p>
    <w:tbl>
      <w:tblPr>
        <w:tblStyle w:val="Estilo2"/>
        <w:tblW w:w="9100" w:type="dxa"/>
        <w:jc w:val="center"/>
        <w:tblLook w:val="04A0" w:firstRow="1" w:lastRow="0" w:firstColumn="1" w:lastColumn="0" w:noHBand="0" w:noVBand="1"/>
        <w:tblPrChange w:id="3633"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3634">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3635" w:author="Gabriel Correa" w:date="2015-08-25T16:52:00Z"/>
          <w:trPrChange w:id="3636"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3637"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3638" w:author="Gabriel Correa" w:date="2015-08-25T16:52:00Z"/>
              </w:rPr>
            </w:pPr>
          </w:p>
        </w:tc>
        <w:tc>
          <w:tcPr>
            <w:tcW w:w="3445" w:type="dxa"/>
            <w:gridSpan w:val="3"/>
            <w:tcBorders>
              <w:top w:val="nil"/>
              <w:bottom w:val="single" w:sz="12" w:space="0" w:color="000000" w:themeColor="text1"/>
            </w:tcBorders>
            <w:noWrap/>
            <w:hideMark/>
            <w:tcPrChange w:id="3639"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640" w:author="Gabriel Correa" w:date="2015-08-25T16:52:00Z"/>
              </w:rPr>
              <w:pPrChange w:id="3641"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642" w:author="Gabriel Correa" w:date="2015-08-25T16:52:00Z">
              <w:r w:rsidRPr="007A0A55">
                <w:t>Set #1 Keywords</w:t>
              </w:r>
            </w:ins>
          </w:p>
        </w:tc>
        <w:tc>
          <w:tcPr>
            <w:tcW w:w="3562" w:type="dxa"/>
            <w:gridSpan w:val="3"/>
            <w:tcBorders>
              <w:top w:val="nil"/>
              <w:bottom w:val="single" w:sz="12" w:space="0" w:color="000000" w:themeColor="text1"/>
            </w:tcBorders>
            <w:noWrap/>
            <w:hideMark/>
            <w:tcPrChange w:id="3643"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644" w:author="Gabriel Correa" w:date="2015-08-25T16:52:00Z"/>
              </w:rPr>
              <w:pPrChange w:id="3645"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646" w:author="Gabriel Correa" w:date="2015-08-25T16:52:00Z">
              <w:r w:rsidRPr="007A0A55">
                <w:t>Set #2 Keywo</w:t>
              </w:r>
              <w:r>
                <w:t>r</w:t>
              </w:r>
              <w:r w:rsidRPr="007A0A55">
                <w:t>ds (con null)</w:t>
              </w:r>
            </w:ins>
          </w:p>
        </w:tc>
      </w:tr>
      <w:tr w:rsidR="00096772" w:rsidRPr="007A0A55" w:rsidTr="00096772">
        <w:tblPrEx>
          <w:tblPrExChange w:id="3647" w:author="Gabriel Correa" w:date="2015-08-25T17:00:00Z">
            <w:tblPrEx>
              <w:tblW w:w="9237" w:type="dxa"/>
            </w:tblPrEx>
          </w:tblPrExChange>
        </w:tblPrEx>
        <w:trPr>
          <w:trHeight w:val="300"/>
          <w:jc w:val="center"/>
          <w:ins w:id="3648" w:author="Gabriel Correa" w:date="2015-08-25T16:52:00Z"/>
          <w:trPrChange w:id="3649"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3650"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3651" w:author="Gabriel Correa" w:date="2015-08-25T16:52:00Z"/>
              </w:rPr>
            </w:pPr>
          </w:p>
        </w:tc>
        <w:tc>
          <w:tcPr>
            <w:tcW w:w="992" w:type="dxa"/>
            <w:tcBorders>
              <w:top w:val="single" w:sz="12" w:space="0" w:color="000000" w:themeColor="text1"/>
              <w:bottom w:val="single" w:sz="12" w:space="0" w:color="000000" w:themeColor="text1"/>
            </w:tcBorders>
            <w:noWrap/>
            <w:hideMark/>
            <w:tcPrChange w:id="3652"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653" w:author="Gabriel Correa" w:date="2015-08-25T16:52:00Z"/>
              </w:rPr>
              <w:pPrChange w:id="3654" w:author="Gabriel Correa" w:date="2015-08-25T16:57:00Z">
                <w:pPr/>
              </w:pPrChange>
            </w:pPr>
            <w:ins w:id="3655"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3656"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657" w:author="Gabriel Correa" w:date="2015-08-25T16:52:00Z"/>
              </w:rPr>
              <w:pPrChange w:id="3658" w:author="Gabriel Correa" w:date="2015-08-25T16:57:00Z">
                <w:pPr/>
              </w:pPrChange>
            </w:pPr>
            <w:ins w:id="3659" w:author="Gabriel Correa" w:date="2015-08-25T16:52:00Z">
              <w:r w:rsidRPr="007A0A55">
                <w:t>precision</w:t>
              </w:r>
            </w:ins>
          </w:p>
        </w:tc>
        <w:tc>
          <w:tcPr>
            <w:tcW w:w="1357" w:type="dxa"/>
            <w:tcBorders>
              <w:top w:val="single" w:sz="12" w:space="0" w:color="000000" w:themeColor="text1"/>
              <w:bottom w:val="single" w:sz="12" w:space="0" w:color="000000" w:themeColor="text1"/>
              <w:right w:val="nil"/>
            </w:tcBorders>
            <w:noWrap/>
            <w:hideMark/>
            <w:tcPrChange w:id="3660"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3661" w:author="Gabriel Correa" w:date="2015-08-25T16:52:00Z"/>
              </w:rPr>
              <w:pPrChange w:id="3662" w:author="Gabriel Correa" w:date="2015-08-25T16:57:00Z">
                <w:pPr/>
              </w:pPrChange>
            </w:pPr>
            <w:ins w:id="3663" w:author="Gabriel Correa" w:date="2015-08-25T16:52:00Z">
              <w:r w:rsidRPr="007A0A55">
                <w:t>f-measure</w:t>
              </w:r>
            </w:ins>
          </w:p>
        </w:tc>
        <w:tc>
          <w:tcPr>
            <w:tcW w:w="992" w:type="dxa"/>
            <w:tcBorders>
              <w:top w:val="single" w:sz="12" w:space="0" w:color="000000" w:themeColor="text1"/>
              <w:left w:val="nil"/>
              <w:bottom w:val="single" w:sz="12" w:space="0" w:color="000000" w:themeColor="text1"/>
            </w:tcBorders>
            <w:noWrap/>
            <w:hideMark/>
            <w:tcPrChange w:id="3664"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3665" w:author="Gabriel Correa" w:date="2015-08-25T16:52:00Z"/>
              </w:rPr>
              <w:pPrChange w:id="3666" w:author="Gabriel Correa" w:date="2015-08-25T16:57:00Z">
                <w:pPr/>
              </w:pPrChange>
            </w:pPr>
            <w:ins w:id="3667"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3668"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669" w:author="Gabriel Correa" w:date="2015-08-25T16:52:00Z"/>
              </w:rPr>
              <w:pPrChange w:id="3670" w:author="Gabriel Correa" w:date="2015-08-25T16:57:00Z">
                <w:pPr/>
              </w:pPrChange>
            </w:pPr>
            <w:ins w:id="3671"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3672"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673" w:author="Gabriel Correa" w:date="2015-08-25T16:52:00Z"/>
              </w:rPr>
              <w:pPrChange w:id="3674" w:author="Gabriel Correa" w:date="2015-08-25T16:57:00Z">
                <w:pPr/>
              </w:pPrChange>
            </w:pPr>
            <w:ins w:id="3675" w:author="Gabriel Correa" w:date="2015-08-25T16:52:00Z">
              <w:r w:rsidRPr="007A0A55">
                <w:t>f-measure</w:t>
              </w:r>
            </w:ins>
          </w:p>
        </w:tc>
      </w:tr>
      <w:tr w:rsidR="00096772" w:rsidRPr="007A0A55" w:rsidTr="00096772">
        <w:tblPrEx>
          <w:tblPrExChange w:id="3676" w:author="Gabriel Correa" w:date="2015-08-25T17:00:00Z">
            <w:tblPrEx>
              <w:tblW w:w="8997" w:type="dxa"/>
            </w:tblPrEx>
          </w:tblPrExChange>
        </w:tblPrEx>
        <w:trPr>
          <w:trHeight w:val="300"/>
          <w:jc w:val="center"/>
          <w:ins w:id="3677" w:author="Gabriel Correa" w:date="2015-08-25T16:52:00Z"/>
          <w:trPrChange w:id="3678"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3679"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3680" w:author="Gabriel Correa" w:date="2015-08-25T16:52:00Z"/>
              </w:rPr>
            </w:pPr>
            <w:ins w:id="3681"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3682"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683" w:author="Gabriel Correa" w:date="2015-08-25T16:52:00Z"/>
              </w:rPr>
              <w:pPrChange w:id="3684" w:author="Gabriel Correa" w:date="2015-08-25T16:57:00Z">
                <w:pPr/>
              </w:pPrChange>
            </w:pPr>
            <w:ins w:id="3685" w:author="Gabriel Correa" w:date="2015-08-25T16:52:00Z">
              <w:r w:rsidRPr="007A0A55">
                <w:t>0.25</w:t>
              </w:r>
            </w:ins>
          </w:p>
        </w:tc>
        <w:tc>
          <w:tcPr>
            <w:tcW w:w="1096" w:type="dxa"/>
            <w:tcBorders>
              <w:top w:val="single" w:sz="12" w:space="0" w:color="000000" w:themeColor="text1"/>
            </w:tcBorders>
            <w:noWrap/>
            <w:hideMark/>
            <w:tcPrChange w:id="3686"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3687" w:author="Gabriel Correa" w:date="2015-08-25T16:52:00Z"/>
              </w:rPr>
              <w:pPrChange w:id="3688" w:author="Gabriel Correa" w:date="2015-08-25T16:57:00Z">
                <w:pPr/>
              </w:pPrChange>
            </w:pPr>
            <w:ins w:id="3689"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3690"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3691" w:author="Gabriel Correa" w:date="2015-08-25T16:52:00Z"/>
              </w:rPr>
              <w:pPrChange w:id="3692" w:author="Gabriel Correa" w:date="2015-08-25T16:57:00Z">
                <w:pPr/>
              </w:pPrChange>
            </w:pPr>
            <w:ins w:id="3693"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3694"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695" w:author="Gabriel Correa" w:date="2015-08-25T16:52:00Z"/>
              </w:rPr>
              <w:pPrChange w:id="3696" w:author="Gabriel Correa" w:date="2015-08-25T16:57:00Z">
                <w:pPr/>
              </w:pPrChange>
            </w:pPr>
            <w:ins w:id="3697" w:author="Gabriel Correa" w:date="2015-08-25T16:52:00Z">
              <w:r w:rsidRPr="007A0A55">
                <w:t>0.49</w:t>
              </w:r>
            </w:ins>
          </w:p>
        </w:tc>
        <w:tc>
          <w:tcPr>
            <w:tcW w:w="1096" w:type="dxa"/>
            <w:tcBorders>
              <w:top w:val="single" w:sz="12" w:space="0" w:color="000000" w:themeColor="text1"/>
            </w:tcBorders>
            <w:noWrap/>
            <w:hideMark/>
            <w:tcPrChange w:id="3698"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3699" w:author="Gabriel Correa" w:date="2015-08-25T16:52:00Z"/>
              </w:rPr>
              <w:pPrChange w:id="3700" w:author="Gabriel Correa" w:date="2015-08-25T16:57:00Z">
                <w:pPr/>
              </w:pPrChange>
            </w:pPr>
            <w:ins w:id="3701" w:author="Gabriel Correa" w:date="2015-08-25T16:52:00Z">
              <w:r w:rsidRPr="007A0A55">
                <w:t>0.69</w:t>
              </w:r>
            </w:ins>
          </w:p>
        </w:tc>
        <w:tc>
          <w:tcPr>
            <w:tcW w:w="1474" w:type="dxa"/>
            <w:tcBorders>
              <w:top w:val="single" w:sz="12" w:space="0" w:color="000000" w:themeColor="text1"/>
            </w:tcBorders>
            <w:noWrap/>
            <w:hideMark/>
            <w:tcPrChange w:id="3702"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3703" w:author="Gabriel Correa" w:date="2015-08-25T16:52:00Z"/>
              </w:rPr>
              <w:pPrChange w:id="3704" w:author="Gabriel Correa" w:date="2015-08-25T16:57:00Z">
                <w:pPr/>
              </w:pPrChange>
            </w:pPr>
            <w:ins w:id="3705" w:author="Gabriel Correa" w:date="2015-08-25T16:52:00Z">
              <w:r w:rsidRPr="007A0A55">
                <w:t>0.57</w:t>
              </w:r>
            </w:ins>
          </w:p>
        </w:tc>
      </w:tr>
      <w:tr w:rsidR="00096772" w:rsidRPr="007A0A55" w:rsidTr="00096772">
        <w:tblPrEx>
          <w:tblPrExChange w:id="3706" w:author="Gabriel Correa" w:date="2015-08-25T17:00:00Z">
            <w:tblPrEx>
              <w:tblW w:w="8670" w:type="dxa"/>
            </w:tblPrEx>
          </w:tblPrExChange>
        </w:tblPrEx>
        <w:trPr>
          <w:trHeight w:val="300"/>
          <w:jc w:val="center"/>
          <w:ins w:id="3707" w:author="Gabriel Correa" w:date="2015-08-25T16:52:00Z"/>
          <w:trPrChange w:id="3708"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3709"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3710" w:author="Gabriel Correa" w:date="2015-08-25T16:52:00Z"/>
              </w:rPr>
            </w:pPr>
            <w:ins w:id="3711" w:author="Gabriel Correa" w:date="2015-08-25T16:52:00Z">
              <w:r w:rsidRPr="007A0A55">
                <w:t>Java</w:t>
              </w:r>
            </w:ins>
          </w:p>
        </w:tc>
        <w:tc>
          <w:tcPr>
            <w:tcW w:w="992" w:type="dxa"/>
            <w:tcBorders>
              <w:left w:val="dotDash" w:sz="4" w:space="0" w:color="A6A6A6" w:themeColor="background1" w:themeShade="A6"/>
            </w:tcBorders>
            <w:noWrap/>
            <w:hideMark/>
            <w:tcPrChange w:id="3712"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713" w:author="Gabriel Correa" w:date="2015-08-25T16:52:00Z"/>
              </w:rPr>
              <w:pPrChange w:id="3714" w:author="Gabriel Correa" w:date="2015-08-25T16:57:00Z">
                <w:pPr/>
              </w:pPrChange>
            </w:pPr>
            <w:ins w:id="3715" w:author="Gabriel Correa" w:date="2015-08-25T16:52:00Z">
              <w:r w:rsidRPr="007A0A55">
                <w:t>0.43</w:t>
              </w:r>
            </w:ins>
          </w:p>
        </w:tc>
        <w:tc>
          <w:tcPr>
            <w:tcW w:w="1096" w:type="dxa"/>
            <w:noWrap/>
            <w:hideMark/>
            <w:tcPrChange w:id="3716" w:author="Gabriel Correa" w:date="2015-08-25T17:00:00Z">
              <w:tcPr>
                <w:tcW w:w="1096" w:type="dxa"/>
                <w:noWrap/>
                <w:hideMark/>
              </w:tcPr>
            </w:tcPrChange>
          </w:tcPr>
          <w:p w:rsidR="007A0A55" w:rsidRPr="007A0A55" w:rsidRDefault="007A0A55">
            <w:pPr>
              <w:jc w:val="right"/>
              <w:rPr>
                <w:ins w:id="3717" w:author="Gabriel Correa" w:date="2015-08-25T16:52:00Z"/>
              </w:rPr>
              <w:pPrChange w:id="3718" w:author="Gabriel Correa" w:date="2015-08-25T16:57:00Z">
                <w:pPr/>
              </w:pPrChange>
            </w:pPr>
            <w:ins w:id="3719" w:author="Gabriel Correa" w:date="2015-08-25T16:52:00Z">
              <w:r w:rsidRPr="007A0A55">
                <w:t>0.64</w:t>
              </w:r>
            </w:ins>
          </w:p>
        </w:tc>
        <w:tc>
          <w:tcPr>
            <w:tcW w:w="1357" w:type="dxa"/>
            <w:tcBorders>
              <w:right w:val="dotDash" w:sz="4" w:space="0" w:color="A6A6A6" w:themeColor="background1" w:themeShade="A6"/>
            </w:tcBorders>
            <w:noWrap/>
            <w:hideMark/>
            <w:tcPrChange w:id="3720"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721" w:author="Gabriel Correa" w:date="2015-08-25T16:52:00Z"/>
              </w:rPr>
              <w:pPrChange w:id="3722" w:author="Gabriel Correa" w:date="2015-08-25T16:57:00Z">
                <w:pPr/>
              </w:pPrChange>
            </w:pPr>
            <w:ins w:id="3723" w:author="Gabriel Correa" w:date="2015-08-25T16:52:00Z">
              <w:r w:rsidRPr="007A0A55">
                <w:t>0.52</w:t>
              </w:r>
            </w:ins>
          </w:p>
        </w:tc>
        <w:tc>
          <w:tcPr>
            <w:tcW w:w="992" w:type="dxa"/>
            <w:tcBorders>
              <w:left w:val="dotDash" w:sz="4" w:space="0" w:color="A6A6A6" w:themeColor="background1" w:themeShade="A6"/>
            </w:tcBorders>
            <w:noWrap/>
            <w:hideMark/>
            <w:tcPrChange w:id="3724"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725" w:author="Gabriel Correa" w:date="2015-08-25T16:52:00Z"/>
              </w:rPr>
              <w:pPrChange w:id="3726" w:author="Gabriel Correa" w:date="2015-08-25T16:57:00Z">
                <w:pPr/>
              </w:pPrChange>
            </w:pPr>
            <w:ins w:id="3727" w:author="Gabriel Correa" w:date="2015-08-25T16:52:00Z">
              <w:r w:rsidRPr="007A0A55">
                <w:t>0.57</w:t>
              </w:r>
            </w:ins>
          </w:p>
        </w:tc>
        <w:tc>
          <w:tcPr>
            <w:tcW w:w="1096" w:type="dxa"/>
            <w:noWrap/>
            <w:hideMark/>
            <w:tcPrChange w:id="3728" w:author="Gabriel Correa" w:date="2015-08-25T17:00:00Z">
              <w:tcPr>
                <w:tcW w:w="992" w:type="dxa"/>
                <w:gridSpan w:val="3"/>
                <w:noWrap/>
                <w:hideMark/>
              </w:tcPr>
            </w:tcPrChange>
          </w:tcPr>
          <w:p w:rsidR="007A0A55" w:rsidRPr="007A0A55" w:rsidRDefault="007A0A55">
            <w:pPr>
              <w:jc w:val="right"/>
              <w:rPr>
                <w:ins w:id="3729" w:author="Gabriel Correa" w:date="2015-08-25T16:52:00Z"/>
              </w:rPr>
              <w:pPrChange w:id="3730" w:author="Gabriel Correa" w:date="2015-08-25T16:57:00Z">
                <w:pPr/>
              </w:pPrChange>
            </w:pPr>
            <w:ins w:id="3731" w:author="Gabriel Correa" w:date="2015-08-25T16:52:00Z">
              <w:r w:rsidRPr="007A0A55">
                <w:t>0.69</w:t>
              </w:r>
            </w:ins>
          </w:p>
        </w:tc>
        <w:tc>
          <w:tcPr>
            <w:tcW w:w="1474" w:type="dxa"/>
            <w:noWrap/>
            <w:hideMark/>
            <w:tcPrChange w:id="3732" w:author="Gabriel Correa" w:date="2015-08-25T17:00:00Z">
              <w:tcPr>
                <w:tcW w:w="1474" w:type="dxa"/>
                <w:gridSpan w:val="4"/>
                <w:noWrap/>
                <w:hideMark/>
              </w:tcPr>
            </w:tcPrChange>
          </w:tcPr>
          <w:p w:rsidR="007A0A55" w:rsidRPr="007A0A55" w:rsidRDefault="007A0A55">
            <w:pPr>
              <w:jc w:val="right"/>
              <w:rPr>
                <w:ins w:id="3733" w:author="Gabriel Correa" w:date="2015-08-25T16:52:00Z"/>
              </w:rPr>
              <w:pPrChange w:id="3734" w:author="Gabriel Correa" w:date="2015-08-25T16:57:00Z">
                <w:pPr/>
              </w:pPrChange>
            </w:pPr>
            <w:ins w:id="3735" w:author="Gabriel Correa" w:date="2015-08-25T16:52:00Z">
              <w:r w:rsidRPr="007A0A55">
                <w:t>0.62</w:t>
              </w:r>
            </w:ins>
          </w:p>
        </w:tc>
      </w:tr>
      <w:tr w:rsidR="00096772" w:rsidRPr="007A0A55" w:rsidTr="00096772">
        <w:tblPrEx>
          <w:tblPrExChange w:id="3736" w:author="Gabriel Correa" w:date="2015-08-25T17:00:00Z">
            <w:tblPrEx>
              <w:tblW w:w="8997" w:type="dxa"/>
            </w:tblPrEx>
          </w:tblPrExChange>
        </w:tblPrEx>
        <w:trPr>
          <w:trHeight w:val="300"/>
          <w:jc w:val="center"/>
          <w:ins w:id="3737" w:author="Gabriel Correa" w:date="2015-08-25T16:52:00Z"/>
          <w:trPrChange w:id="3738"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739"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740" w:author="Gabriel Correa" w:date="2015-08-25T16:52:00Z"/>
              </w:rPr>
            </w:pPr>
            <w:ins w:id="3741" w:author="Gabriel Correa" w:date="2015-08-25T16:52:00Z">
              <w:r w:rsidRPr="007A0A55">
                <w:t>Jface</w:t>
              </w:r>
            </w:ins>
          </w:p>
        </w:tc>
        <w:tc>
          <w:tcPr>
            <w:tcW w:w="992" w:type="dxa"/>
            <w:tcBorders>
              <w:left w:val="dotDash" w:sz="4" w:space="0" w:color="A6A6A6" w:themeColor="background1" w:themeShade="A6"/>
              <w:bottom w:val="nil"/>
            </w:tcBorders>
            <w:noWrap/>
            <w:hideMark/>
            <w:tcPrChange w:id="3742"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743" w:author="Gabriel Correa" w:date="2015-08-25T16:52:00Z"/>
              </w:rPr>
              <w:pPrChange w:id="3744" w:author="Gabriel Correa" w:date="2015-08-25T16:57:00Z">
                <w:pPr/>
              </w:pPrChange>
            </w:pPr>
            <w:ins w:id="3745" w:author="Gabriel Correa" w:date="2015-08-25T16:52:00Z">
              <w:r w:rsidRPr="007A0A55">
                <w:t>0.58</w:t>
              </w:r>
            </w:ins>
          </w:p>
        </w:tc>
        <w:tc>
          <w:tcPr>
            <w:tcW w:w="1096" w:type="dxa"/>
            <w:tcBorders>
              <w:bottom w:val="nil"/>
            </w:tcBorders>
            <w:noWrap/>
            <w:hideMark/>
            <w:tcPrChange w:id="3746" w:author="Gabriel Correa" w:date="2015-08-25T17:00:00Z">
              <w:tcPr>
                <w:tcW w:w="1096" w:type="dxa"/>
                <w:tcBorders>
                  <w:bottom w:val="nil"/>
                </w:tcBorders>
                <w:noWrap/>
                <w:hideMark/>
              </w:tcPr>
            </w:tcPrChange>
          </w:tcPr>
          <w:p w:rsidR="007A0A55" w:rsidRPr="007A0A55" w:rsidRDefault="007A0A55">
            <w:pPr>
              <w:jc w:val="right"/>
              <w:rPr>
                <w:ins w:id="3747" w:author="Gabriel Correa" w:date="2015-08-25T16:52:00Z"/>
              </w:rPr>
              <w:pPrChange w:id="3748" w:author="Gabriel Correa" w:date="2015-08-25T16:57:00Z">
                <w:pPr/>
              </w:pPrChange>
            </w:pPr>
            <w:ins w:id="3749" w:author="Gabriel Correa" w:date="2015-08-25T16:52:00Z">
              <w:r w:rsidRPr="007A0A55">
                <w:t>0.55</w:t>
              </w:r>
            </w:ins>
          </w:p>
        </w:tc>
        <w:tc>
          <w:tcPr>
            <w:tcW w:w="1357" w:type="dxa"/>
            <w:tcBorders>
              <w:bottom w:val="nil"/>
              <w:right w:val="dotDash" w:sz="4" w:space="0" w:color="A6A6A6" w:themeColor="background1" w:themeShade="A6"/>
            </w:tcBorders>
            <w:noWrap/>
            <w:hideMark/>
            <w:tcPrChange w:id="3750"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751" w:author="Gabriel Correa" w:date="2015-08-25T16:52:00Z"/>
              </w:rPr>
              <w:pPrChange w:id="3752" w:author="Gabriel Correa" w:date="2015-08-25T16:57:00Z">
                <w:pPr/>
              </w:pPrChange>
            </w:pPr>
            <w:ins w:id="3753" w:author="Gabriel Correa" w:date="2015-08-25T16:52:00Z">
              <w:r w:rsidRPr="007A0A55">
                <w:t>0.57</w:t>
              </w:r>
            </w:ins>
          </w:p>
        </w:tc>
        <w:tc>
          <w:tcPr>
            <w:tcW w:w="992" w:type="dxa"/>
            <w:tcBorders>
              <w:left w:val="dotDash" w:sz="4" w:space="0" w:color="A6A6A6" w:themeColor="background1" w:themeShade="A6"/>
              <w:bottom w:val="nil"/>
            </w:tcBorders>
            <w:noWrap/>
            <w:hideMark/>
            <w:tcPrChange w:id="3754"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755" w:author="Gabriel Correa" w:date="2015-08-25T16:52:00Z"/>
              </w:rPr>
              <w:pPrChange w:id="3756" w:author="Gabriel Correa" w:date="2015-08-25T16:57:00Z">
                <w:pPr/>
              </w:pPrChange>
            </w:pPr>
            <w:ins w:id="3757" w:author="Gabriel Correa" w:date="2015-08-25T16:52:00Z">
              <w:r w:rsidRPr="007A0A55">
                <w:t>0.91</w:t>
              </w:r>
            </w:ins>
          </w:p>
        </w:tc>
        <w:tc>
          <w:tcPr>
            <w:tcW w:w="1096" w:type="dxa"/>
            <w:tcBorders>
              <w:bottom w:val="nil"/>
            </w:tcBorders>
            <w:noWrap/>
            <w:hideMark/>
            <w:tcPrChange w:id="3758" w:author="Gabriel Correa" w:date="2015-08-25T17:00:00Z">
              <w:tcPr>
                <w:tcW w:w="1319" w:type="dxa"/>
                <w:gridSpan w:val="4"/>
                <w:tcBorders>
                  <w:bottom w:val="nil"/>
                </w:tcBorders>
                <w:noWrap/>
                <w:hideMark/>
              </w:tcPr>
            </w:tcPrChange>
          </w:tcPr>
          <w:p w:rsidR="007A0A55" w:rsidRPr="007A0A55" w:rsidRDefault="007A0A55">
            <w:pPr>
              <w:jc w:val="right"/>
              <w:rPr>
                <w:ins w:id="3759" w:author="Gabriel Correa" w:date="2015-08-25T16:52:00Z"/>
              </w:rPr>
              <w:pPrChange w:id="3760" w:author="Gabriel Correa" w:date="2015-08-25T16:57:00Z">
                <w:pPr/>
              </w:pPrChange>
            </w:pPr>
            <w:ins w:id="3761" w:author="Gabriel Correa" w:date="2015-08-25T16:52:00Z">
              <w:r w:rsidRPr="007A0A55">
                <w:t>0.63</w:t>
              </w:r>
            </w:ins>
          </w:p>
        </w:tc>
        <w:tc>
          <w:tcPr>
            <w:tcW w:w="1474" w:type="dxa"/>
            <w:tcBorders>
              <w:bottom w:val="nil"/>
            </w:tcBorders>
            <w:noWrap/>
            <w:hideMark/>
            <w:tcPrChange w:id="3762" w:author="Gabriel Correa" w:date="2015-08-25T17:00:00Z">
              <w:tcPr>
                <w:tcW w:w="1474" w:type="dxa"/>
                <w:gridSpan w:val="4"/>
                <w:tcBorders>
                  <w:bottom w:val="nil"/>
                </w:tcBorders>
                <w:noWrap/>
                <w:hideMark/>
              </w:tcPr>
            </w:tcPrChange>
          </w:tcPr>
          <w:p w:rsidR="007A0A55" w:rsidRPr="007A0A55" w:rsidRDefault="007A0A55">
            <w:pPr>
              <w:jc w:val="right"/>
              <w:rPr>
                <w:ins w:id="3763" w:author="Gabriel Correa" w:date="2015-08-25T16:52:00Z"/>
              </w:rPr>
              <w:pPrChange w:id="3764" w:author="Gabriel Correa" w:date="2015-08-25T16:57:00Z">
                <w:pPr/>
              </w:pPrChange>
            </w:pPr>
            <w:ins w:id="3765" w:author="Gabriel Correa" w:date="2015-08-25T16:52:00Z">
              <w:r w:rsidRPr="007A0A55">
                <w:t>0.75</w:t>
              </w:r>
            </w:ins>
          </w:p>
        </w:tc>
      </w:tr>
      <w:tr w:rsidR="00096772" w:rsidRPr="007A0A55" w:rsidTr="00096772">
        <w:trPr>
          <w:trHeight w:val="300"/>
          <w:jc w:val="center"/>
          <w:ins w:id="3766" w:author="Gabriel Correa" w:date="2015-08-25T16:52:00Z"/>
          <w:trPrChange w:id="3767"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768"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769" w:author="Gabriel Correa" w:date="2015-08-25T16:52:00Z"/>
              </w:rPr>
            </w:pPr>
            <w:ins w:id="3770" w:author="Gabriel Correa" w:date="2015-08-25T17:01:00Z">
              <w:r>
                <w:t xml:space="preserve">( </w:t>
              </w:r>
            </w:ins>
            <w:ins w:id="3771" w:author="Gabriel Correa" w:date="2015-08-25T16:52:00Z">
              <w:r w:rsidR="007A0A55" w:rsidRPr="007A0A55">
                <w:t>Promedio</w:t>
              </w:r>
            </w:ins>
            <w:ins w:id="3772"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773"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774" w:author="Gabriel Correa" w:date="2015-08-25T16:52:00Z"/>
              </w:rPr>
              <w:pPrChange w:id="3775" w:author="Gabriel Correa" w:date="2015-08-25T16:57:00Z">
                <w:pPr/>
              </w:pPrChange>
            </w:pPr>
            <w:ins w:id="3776" w:author="Gabriel Correa" w:date="2015-08-25T16:52:00Z">
              <w:r w:rsidRPr="007A0A55">
                <w:t>0.42</w:t>
              </w:r>
            </w:ins>
          </w:p>
        </w:tc>
        <w:tc>
          <w:tcPr>
            <w:tcW w:w="1096" w:type="dxa"/>
            <w:tcBorders>
              <w:top w:val="nil"/>
              <w:bottom w:val="nil"/>
            </w:tcBorders>
            <w:noWrap/>
            <w:hideMark/>
            <w:tcPrChange w:id="3777" w:author="Gabriel Correa" w:date="2015-08-25T17:00:00Z">
              <w:tcPr>
                <w:tcW w:w="1096" w:type="dxa"/>
                <w:tcBorders>
                  <w:top w:val="nil"/>
                  <w:bottom w:val="nil"/>
                </w:tcBorders>
                <w:noWrap/>
                <w:hideMark/>
              </w:tcPr>
            </w:tcPrChange>
          </w:tcPr>
          <w:p w:rsidR="007A0A55" w:rsidRPr="007A0A55" w:rsidRDefault="007A0A55">
            <w:pPr>
              <w:jc w:val="right"/>
              <w:rPr>
                <w:ins w:id="3778" w:author="Gabriel Correa" w:date="2015-08-25T16:52:00Z"/>
              </w:rPr>
              <w:pPrChange w:id="3779" w:author="Gabriel Correa" w:date="2015-08-25T16:57:00Z">
                <w:pPr/>
              </w:pPrChange>
            </w:pPr>
            <w:ins w:id="3780"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781"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782" w:author="Gabriel Correa" w:date="2015-08-25T16:52:00Z"/>
              </w:rPr>
              <w:pPrChange w:id="3783" w:author="Gabriel Correa" w:date="2015-08-25T16:57:00Z">
                <w:pPr/>
              </w:pPrChange>
            </w:pPr>
            <w:ins w:id="3784"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785"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786" w:author="Gabriel Correa" w:date="2015-08-25T16:52:00Z"/>
              </w:rPr>
              <w:pPrChange w:id="3787" w:author="Gabriel Correa" w:date="2015-08-25T16:57:00Z">
                <w:pPr/>
              </w:pPrChange>
            </w:pPr>
            <w:ins w:id="3788" w:author="Gabriel Correa" w:date="2015-08-25T16:52:00Z">
              <w:r w:rsidRPr="007A0A55">
                <w:t>0.65</w:t>
              </w:r>
            </w:ins>
          </w:p>
        </w:tc>
        <w:tc>
          <w:tcPr>
            <w:tcW w:w="1096" w:type="dxa"/>
            <w:tcBorders>
              <w:top w:val="nil"/>
              <w:bottom w:val="nil"/>
            </w:tcBorders>
            <w:noWrap/>
            <w:hideMark/>
            <w:tcPrChange w:id="3789" w:author="Gabriel Correa" w:date="2015-08-25T17:00:00Z">
              <w:tcPr>
                <w:tcW w:w="1319" w:type="dxa"/>
                <w:gridSpan w:val="4"/>
                <w:tcBorders>
                  <w:top w:val="nil"/>
                  <w:bottom w:val="nil"/>
                </w:tcBorders>
                <w:noWrap/>
                <w:hideMark/>
              </w:tcPr>
            </w:tcPrChange>
          </w:tcPr>
          <w:p w:rsidR="007A0A55" w:rsidRPr="007A0A55" w:rsidRDefault="007A0A55">
            <w:pPr>
              <w:jc w:val="right"/>
              <w:rPr>
                <w:ins w:id="3790" w:author="Gabriel Correa" w:date="2015-08-25T16:52:00Z"/>
              </w:rPr>
              <w:pPrChange w:id="3791" w:author="Gabriel Correa" w:date="2015-08-25T16:57:00Z">
                <w:pPr/>
              </w:pPrChange>
            </w:pPr>
            <w:ins w:id="3792" w:author="Gabriel Correa" w:date="2015-08-25T16:52:00Z">
              <w:r w:rsidRPr="007A0A55">
                <w:t>0.67</w:t>
              </w:r>
            </w:ins>
          </w:p>
        </w:tc>
        <w:tc>
          <w:tcPr>
            <w:tcW w:w="1474" w:type="dxa"/>
            <w:tcBorders>
              <w:top w:val="nil"/>
              <w:bottom w:val="nil"/>
            </w:tcBorders>
            <w:noWrap/>
            <w:hideMark/>
            <w:tcPrChange w:id="3793" w:author="Gabriel Correa" w:date="2015-08-25T17:00:00Z">
              <w:tcPr>
                <w:tcW w:w="1474" w:type="dxa"/>
                <w:gridSpan w:val="4"/>
                <w:tcBorders>
                  <w:top w:val="nil"/>
                  <w:bottom w:val="nil"/>
                </w:tcBorders>
                <w:noWrap/>
                <w:hideMark/>
              </w:tcPr>
            </w:tcPrChange>
          </w:tcPr>
          <w:p w:rsidR="007A0A55" w:rsidRPr="007A0A55" w:rsidRDefault="007A0A55">
            <w:pPr>
              <w:jc w:val="right"/>
              <w:rPr>
                <w:ins w:id="3794" w:author="Gabriel Correa" w:date="2015-08-25T16:52:00Z"/>
              </w:rPr>
              <w:pPrChange w:id="3795" w:author="Gabriel Correa" w:date="2015-08-25T16:57:00Z">
                <w:pPr/>
              </w:pPrChange>
            </w:pPr>
            <w:ins w:id="3796" w:author="Gabriel Correa" w:date="2015-08-25T16:52:00Z">
              <w:r w:rsidRPr="007A0A55">
                <w:t>0.65</w:t>
              </w:r>
            </w:ins>
          </w:p>
        </w:tc>
      </w:tr>
    </w:tbl>
    <w:p w:rsidR="007A0A55" w:rsidRDefault="00D86BEF" w:rsidP="00D755F5">
      <w:pPr>
        <w:rPr>
          <w:ins w:id="3797" w:author="Gabriel Correa" w:date="2015-08-25T17:14:00Z"/>
        </w:rPr>
      </w:pPr>
      <w:ins w:id="3798" w:author="Gabriel Correa" w:date="2015-08-25T17:03:00Z">
        <w:r>
          <w:t xml:space="preserve">Los resultados </w:t>
        </w:r>
      </w:ins>
      <w:ins w:id="3799" w:author="Gabriel Correa" w:date="2015-08-25T17:04:00Z">
        <w:r>
          <w:t xml:space="preserve">de la </w:t>
        </w:r>
        <w:r>
          <w:fldChar w:fldCharType="begin"/>
        </w:r>
        <w:r>
          <w:instrText xml:space="preserve"> REF _Ref428285594 \h </w:instrText>
        </w:r>
      </w:ins>
      <w:r>
        <w:fldChar w:fldCharType="separate"/>
      </w:r>
      <w:ins w:id="3800" w:author="Gabriel Correa" w:date="2015-08-28T07:30:00Z">
        <w:r w:rsidR="00E54D64">
          <w:t xml:space="preserve">Tabla </w:t>
        </w:r>
        <w:r w:rsidR="00E54D64">
          <w:rPr>
            <w:noProof/>
          </w:rPr>
          <w:t>7</w:t>
        </w:r>
        <w:r w:rsidR="00E54D64">
          <w:t>.</w:t>
        </w:r>
        <w:r w:rsidR="00E54D64">
          <w:rPr>
            <w:noProof/>
          </w:rPr>
          <w:t>3</w:t>
        </w:r>
      </w:ins>
      <w:ins w:id="3801" w:author="Gabriel Correa" w:date="2015-08-25T17:04:00Z">
        <w:r>
          <w:fldChar w:fldCharType="end"/>
        </w:r>
      </w:ins>
      <w:ins w:id="3802" w:author="Gabriel Correa" w:date="2015-08-25T17:09:00Z">
        <w:r>
          <w:t xml:space="preserve"> muestran que el rendimiento fue mejor con el set #2 de </w:t>
        </w:r>
      </w:ins>
      <w:ins w:id="3803" w:author="Gabriel Correa" w:date="2015-08-25T17:10:00Z">
        <w:r>
          <w:rPr>
            <w:i/>
          </w:rPr>
          <w:t>keywords</w:t>
        </w:r>
      </w:ins>
      <w:ins w:id="3804" w:author="Gabriel Correa" w:date="2015-08-25T17:11:00Z">
        <w:r>
          <w:t xml:space="preserve"> lo cual se explica con </w:t>
        </w:r>
      </w:ins>
      <w:ins w:id="3805" w:author="Gabriel Correa" w:date="2015-08-25T17:13:00Z">
        <w:r w:rsidR="00FA7719">
          <w:t>el hecho de que</w:t>
        </w:r>
      </w:ins>
      <w:ins w:id="3806" w:author="Gabriel Correa" w:date="2015-08-25T17:11:00Z">
        <w:r>
          <w:t xml:space="preserve"> hay var</w:t>
        </w:r>
      </w:ins>
      <w:ins w:id="3807" w:author="Gabriel Correa" w:date="2015-08-25T17:12:00Z">
        <w:r>
          <w:t>ias</w:t>
        </w:r>
      </w:ins>
      <w:ins w:id="3808" w:author="Gabriel Correa" w:date="2015-08-25T17:11:00Z">
        <w:r>
          <w:t xml:space="preserve"> frases </w:t>
        </w:r>
      </w:ins>
      <w:ins w:id="3809" w:author="Gabriel Correa" w:date="2015-08-25T17:12:00Z">
        <w:r>
          <w:t xml:space="preserve">que fueron </w:t>
        </w:r>
      </w:ins>
      <w:ins w:id="3810" w:author="Gabriel Correa" w:date="2015-08-25T17:11:00Z">
        <w:r>
          <w:t xml:space="preserve">marcadas </w:t>
        </w:r>
      </w:ins>
      <w:ins w:id="3811" w:author="Gabriel Correa" w:date="2015-08-25T17:12:00Z">
        <w:r>
          <w:t xml:space="preserve">como </w:t>
        </w:r>
      </w:ins>
      <w:ins w:id="3812" w:author="Gabriel Correa" w:date="2015-08-25T17:11:00Z">
        <w:r>
          <w:t>directivas</w:t>
        </w:r>
      </w:ins>
      <w:ins w:id="3813" w:author="Gabriel Correa" w:date="2015-08-25T17:12:00Z">
        <w:r>
          <w:t xml:space="preserve"> durante las revisiones manuales.</w:t>
        </w:r>
      </w:ins>
    </w:p>
    <w:p w:rsidR="00D46D18" w:rsidRDefault="00D46D18" w:rsidP="00D755F5">
      <w:pPr>
        <w:rPr>
          <w:ins w:id="3814" w:author="Gabriel Correa" w:date="2015-08-25T17:18:00Z"/>
        </w:rPr>
      </w:pPr>
      <w:ins w:id="3815" w:author="Gabriel Correa" w:date="2015-08-25T17:14:00Z">
        <w:r>
          <w:t xml:space="preserve">Un resultado interesante es que el valor de </w:t>
        </w:r>
        <w:r>
          <w:rPr>
            <w:i/>
          </w:rPr>
          <w:t>recall</w:t>
        </w:r>
        <w:r>
          <w:t xml:space="preserve"> mejoró m</w:t>
        </w:r>
      </w:ins>
      <w:ins w:id="3816" w:author="Gabriel Correa" w:date="2015-08-25T17:15:00Z">
        <w:r>
          <w:t xml:space="preserve">ás en JFace que en las otras librerías al incluir la palabra </w:t>
        </w:r>
      </w:ins>
      <w:ins w:id="3817" w:author="Gabriel Correa" w:date="2015-08-25T17:16:00Z">
        <w:r>
          <w:rPr>
            <w:i/>
          </w:rPr>
          <w:t>null</w:t>
        </w:r>
        <w:r>
          <w:t xml:space="preserve"> en el set de </w:t>
        </w:r>
        <w:r>
          <w:rPr>
            <w:i/>
          </w:rPr>
          <w:t>keywords</w:t>
        </w:r>
        <w:r>
          <w:t xml:space="preserve">. Alcanza un alto valor de 0.91. Esto </w:t>
        </w:r>
      </w:ins>
      <w:ins w:id="3818" w:author="Gabriel Correa" w:date="2015-08-25T17:17:00Z">
        <w:r>
          <w:t>sin dudas indica</w:t>
        </w:r>
      </w:ins>
      <w:ins w:id="3819" w:author="Gabriel Correa" w:date="2015-08-25T17:16:00Z">
        <w:r>
          <w:t xml:space="preserve"> que JFace tiene </w:t>
        </w:r>
      </w:ins>
      <w:ins w:id="3820" w:author="Gabriel Correa" w:date="2015-08-25T17:17:00Z">
        <w:r>
          <w:t xml:space="preserve">una proporción mayor de </w:t>
        </w:r>
      </w:ins>
      <w:ins w:id="3821" w:author="Gabriel Correa" w:date="2015-08-25T17:16:00Z">
        <w:r>
          <w:t xml:space="preserve">directivas que incluyen la palabra </w:t>
        </w:r>
      </w:ins>
      <w:ins w:id="3822" w:author="Gabriel Correa" w:date="2015-08-25T17:17:00Z">
        <w:r>
          <w:rPr>
            <w:i/>
          </w:rPr>
          <w:t>null</w:t>
        </w:r>
        <w:r>
          <w:t xml:space="preserve"> que las otras API.</w:t>
        </w:r>
      </w:ins>
    </w:p>
    <w:p w:rsidR="00325398" w:rsidRPr="0039109E" w:rsidRDefault="00325398" w:rsidP="00D755F5">
      <w:pPr>
        <w:rPr>
          <w:ins w:id="3823" w:author="Gabriel Correa" w:date="2015-08-25T16:27:00Z"/>
        </w:rPr>
      </w:pPr>
      <w:ins w:id="3824" w:author="Gabriel Correa" w:date="2015-08-25T17:18:00Z">
        <w:r>
          <w:lastRenderedPageBreak/>
          <w:t>Otra observación es que los resultados en promedio de las tres librer</w:t>
        </w:r>
      </w:ins>
      <w:ins w:id="3825" w:author="Gabriel Correa" w:date="2015-08-25T17:19:00Z">
        <w:r>
          <w:t xml:space="preserve">ías no es suficientemente bueno según la escala de rendimiento en </w:t>
        </w:r>
      </w:ins>
      <w:ins w:id="3826" w:author="Gabriel Correa" w:date="2015-08-25T17:22:00Z">
        <w:r>
          <w:fldChar w:fldCharType="begin"/>
        </w:r>
        <w:r>
          <w:instrText xml:space="preserve"> REF _Ref428286694 \r \h </w:instrText>
        </w:r>
      </w:ins>
      <w:r>
        <w:fldChar w:fldCharType="separate"/>
      </w:r>
      <w:ins w:id="3827" w:author="Gabriel Correa" w:date="2015-08-28T07:30:00Z">
        <w:r w:rsidR="00E54D64">
          <w:t>6.3</w:t>
        </w:r>
      </w:ins>
      <w:ins w:id="3828" w:author="Gabriel Correa" w:date="2015-08-25T17:22:00Z">
        <w:r>
          <w:fldChar w:fldCharType="end"/>
        </w:r>
      </w:ins>
      <w:ins w:id="3829" w:author="Gabriel Correa" w:date="2015-08-25T17:19:00Z">
        <w:r>
          <w:t xml:space="preserve"> y no supera </w:t>
        </w:r>
      </w:ins>
      <w:ins w:id="3830" w:author="Gabriel Correa" w:date="2015-08-25T17:20:00Z">
        <w:r>
          <w:t xml:space="preserve">la calidad de </w:t>
        </w:r>
      </w:ins>
      <w:ins w:id="3831" w:author="Gabriel Correa" w:date="2015-08-25T17:21:00Z">
        <w:r>
          <w:t>otros clasificadores que usan aprendizaje de máquina como se ve en resultados de más adelante.</w:t>
        </w:r>
      </w:ins>
      <w:ins w:id="3832"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3833" w:author="Gabriel Correa" w:date="2015-08-24T16:07:00Z"/>
        </w:rPr>
      </w:pPr>
      <w:ins w:id="3834" w:author="Gabriel Correa" w:date="2015-08-25T17:26:00Z">
        <w:r>
          <w:t>Posiblemente la estrategia de keywords puede ser mejorada para obtener mejores resultados. Sin embargo tiene la desventaja</w:t>
        </w:r>
      </w:ins>
      <w:ins w:id="3835" w:author="Gabriel Correa" w:date="2015-08-25T17:27:00Z">
        <w:r>
          <w:t xml:space="preserve"> que no puede ser usada con la matriz de costos para </w:t>
        </w:r>
      </w:ins>
      <w:ins w:id="3836" w:author="Gabriel Correa" w:date="2015-08-25T17:28:00Z">
        <w:r>
          <w:t xml:space="preserve">acercar más el valor de </w:t>
        </w:r>
        <w:r>
          <w:rPr>
            <w:i/>
          </w:rPr>
          <w:t>recall</w:t>
        </w:r>
        <w:r>
          <w:t xml:space="preserve"> hacia 1, al menos en su algoritmo básico</w:t>
        </w:r>
      </w:ins>
      <w:ins w:id="3837" w:author="Gabriel Correa" w:date="2015-08-25T17:29:00Z">
        <w:r>
          <w:t xml:space="preserve"> usado en este trabajo.</w:t>
        </w:r>
      </w:ins>
    </w:p>
    <w:p w:rsidR="0043095C" w:rsidRDefault="00565CAD">
      <w:pPr>
        <w:pStyle w:val="Ttulo3"/>
        <w:rPr>
          <w:ins w:id="3838" w:author="Gabriel Correa" w:date="2015-08-24T18:38:00Z"/>
        </w:rPr>
        <w:pPrChange w:id="3839" w:author="Gabriel Correa" w:date="2015-08-24T16:28:00Z">
          <w:pPr/>
        </w:pPrChange>
      </w:pPr>
      <w:bookmarkStart w:id="3840" w:name="_Ref428279312"/>
      <w:bookmarkStart w:id="3841" w:name="_Toc428510408"/>
      <w:ins w:id="3842" w:author="Gabriel Correa" w:date="2015-08-24T16:51:00Z">
        <w:r>
          <w:t>Usando</w:t>
        </w:r>
      </w:ins>
      <w:ins w:id="3843" w:author="Gabriel Correa" w:date="2015-08-24T16:26:00Z">
        <w:r w:rsidR="00D34C4A">
          <w:t xml:space="preserve"> una </w:t>
        </w:r>
      </w:ins>
      <w:ins w:id="3844" w:author="Gabriel Correa" w:date="2015-08-24T16:25:00Z">
        <w:r w:rsidR="00D34C4A">
          <w:t>API</w:t>
        </w:r>
      </w:ins>
      <w:bookmarkEnd w:id="3840"/>
      <w:bookmarkEnd w:id="3841"/>
    </w:p>
    <w:p w:rsidR="001F4958" w:rsidRPr="00E02554" w:rsidRDefault="001F4958" w:rsidP="001F4958">
      <w:pPr>
        <w:rPr>
          <w:ins w:id="3845" w:author="Gabriel Correa" w:date="2015-08-24T17:31:00Z"/>
        </w:rPr>
      </w:pPr>
      <w:ins w:id="3846" w:author="Gabriel Correa" w:date="2015-08-24T18:39:00Z">
        <w:r w:rsidRPr="00E02554">
          <w:t xml:space="preserve">Este experimento consiste en usar una API y entrenar a los clasificadores con un porcentaje de ella y </w:t>
        </w:r>
      </w:ins>
      <w:ins w:id="3847" w:author="Gabriel Correa" w:date="2015-08-24T18:40:00Z">
        <w:r w:rsidRPr="00E02554">
          <w:t xml:space="preserve">luego probar con el resto de la API. Esto se realizó para las 3 API consideradas en el trabajo. </w:t>
        </w:r>
      </w:ins>
      <w:ins w:id="3848" w:author="Gabriel Correa" w:date="2015-08-24T18:41:00Z">
        <w:r w:rsidRPr="00E02554">
          <w:t>El orden de las instancias de cada API es aleatorizada antes de realizar la partición.</w:t>
        </w:r>
      </w:ins>
      <w:ins w:id="3849"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850" w:author="Gabriel Correa" w:date="2015-08-24T23:17:00Z">
        <w:r w:rsidR="00733C70" w:rsidRPr="00E02554">
          <w:t xml:space="preserve"> y sin tener ningún modelo previo de cómo detectar las directivas.</w:t>
        </w:r>
      </w:ins>
      <w:ins w:id="3851" w:author="Gabriel Correa" w:date="2015-08-24T23:16:00Z">
        <w:r w:rsidR="00733C70" w:rsidRPr="00E02554">
          <w:t xml:space="preserve"> Esto haría posible clasificar manualmente </w:t>
        </w:r>
      </w:ins>
      <w:ins w:id="3852" w:author="Gabriel Correa" w:date="2015-08-24T23:18:00Z">
        <w:r w:rsidR="00733C70" w:rsidRPr="00E02554">
          <w:t xml:space="preserve">muy pocas </w:t>
        </w:r>
      </w:ins>
      <w:ins w:id="3853" w:author="Gabriel Correa" w:date="2015-08-24T23:16:00Z">
        <w:r w:rsidR="00733C70" w:rsidRPr="00E02554">
          <w:t>directivas de una documentación y detectar el resto automáticamente.</w:t>
        </w:r>
      </w:ins>
    </w:p>
    <w:p w:rsidR="001F4958" w:rsidRPr="00E02554" w:rsidRDefault="005F39C5" w:rsidP="00AE4D43">
      <w:pPr>
        <w:rPr>
          <w:ins w:id="3854" w:author="Gabriel Correa" w:date="2015-08-24T23:20:00Z"/>
        </w:rPr>
      </w:pPr>
      <w:ins w:id="3855" w:author="Gabriel Correa" w:date="2015-08-24T23:18:00Z">
        <w:r w:rsidRPr="00E02554">
          <w:t xml:space="preserve">Los resultados se encuentran graficados en la </w:t>
        </w:r>
      </w:ins>
      <w:ins w:id="3856" w:author="Gabriel Correa" w:date="2015-08-24T23:19:00Z">
        <w:r w:rsidRPr="005D2320">
          <w:fldChar w:fldCharType="begin"/>
        </w:r>
        <w:r w:rsidRPr="00E02554">
          <w:instrText xml:space="preserve"> REF _Ref428221691 \h </w:instrText>
        </w:r>
      </w:ins>
      <w:r w:rsidRPr="005D2320">
        <w:fldChar w:fldCharType="separate"/>
      </w:r>
      <w:ins w:id="3857" w:author="Gabriel Correa" w:date="2015-08-28T07:30:00Z">
        <w:r w:rsidR="00E54D64">
          <w:t xml:space="preserve">Imagen </w:t>
        </w:r>
        <w:r w:rsidR="00E54D64">
          <w:rPr>
            <w:noProof/>
          </w:rPr>
          <w:t>7</w:t>
        </w:r>
        <w:r w:rsidR="00E54D64">
          <w:t>.</w:t>
        </w:r>
        <w:r w:rsidR="00E54D64">
          <w:rPr>
            <w:noProof/>
          </w:rPr>
          <w:t>2</w:t>
        </w:r>
      </w:ins>
      <w:ins w:id="3858" w:author="Gabriel Correa" w:date="2015-08-24T23:19:00Z">
        <w:r w:rsidRPr="005D2320">
          <w:fldChar w:fldCharType="end"/>
        </w:r>
      </w:ins>
      <w:ins w:id="3859" w:author="Gabriel Correa" w:date="2015-08-24T23:18:00Z">
        <w:r w:rsidRPr="00E02554">
          <w:t>.</w:t>
        </w:r>
      </w:ins>
      <w:ins w:id="3860" w:author="Gabriel Correa" w:date="2015-08-24T18:33:00Z">
        <w:r w:rsidR="001F4958" w:rsidRPr="00E02554">
          <w:t>Al entrenar con un 2.5% que son entre 40</w:t>
        </w:r>
      </w:ins>
      <w:ins w:id="3861" w:author="Gabriel Correa" w:date="2015-08-24T18:34:00Z">
        <w:r w:rsidR="001F4958" w:rsidRPr="00E02554">
          <w:t xml:space="preserve"> a 6</w:t>
        </w:r>
      </w:ins>
      <w:ins w:id="3862" w:author="Gabriel Correa" w:date="2015-08-24T18:33:00Z">
        <w:r w:rsidR="001F4958" w:rsidRPr="00E02554">
          <w:t xml:space="preserve">0 instancias </w:t>
        </w:r>
      </w:ins>
      <w:ins w:id="3863" w:author="Gabriel Correa" w:date="2015-08-24T18:34:00Z">
        <w:r w:rsidR="001F4958" w:rsidRPr="00E02554">
          <w:t xml:space="preserve">o entrenar con un </w:t>
        </w:r>
      </w:ins>
      <w:ins w:id="3864" w:author="Gabriel Correa" w:date="2015-08-24T18:33:00Z">
        <w:r w:rsidR="001F4958" w:rsidRPr="00E02554">
          <w:t>5%</w:t>
        </w:r>
      </w:ins>
      <w:ins w:id="3865" w:author="Gabriel Correa" w:date="2015-08-24T18:34:00Z">
        <w:r w:rsidR="001F4958" w:rsidRPr="00E02554">
          <w:t xml:space="preserve"> que son entre 80 a 120 instancias, </w:t>
        </w:r>
      </w:ins>
      <w:ins w:id="3866" w:author="Gabriel Correa" w:date="2015-08-24T21:11:00Z">
        <w:r w:rsidR="008009F3" w:rsidRPr="00E02554">
          <w:t>ocurrió que</w:t>
        </w:r>
      </w:ins>
      <w:ins w:id="3867" w:author="Gabriel Correa" w:date="2015-08-24T21:12:00Z">
        <w:r w:rsidR="008009F3" w:rsidRPr="00E02554">
          <w:t xml:space="preserve"> Logistic en dos casos y NaiveBayesMultinomial en un caso obtuvieron un </w:t>
        </w:r>
      </w:ins>
      <w:ins w:id="3868" w:author="Gabriel Correa" w:date="2015-08-24T21:13:00Z">
        <w:r w:rsidR="008009F3" w:rsidRPr="00E02554">
          <w:rPr>
            <w:i/>
          </w:rPr>
          <w:t>recall</w:t>
        </w:r>
        <w:r w:rsidR="008009F3" w:rsidRPr="00E02554">
          <w:t xml:space="preserve"> alto y al mismo tiempo un </w:t>
        </w:r>
        <w:r w:rsidR="008009F3" w:rsidRPr="00E02554">
          <w:rPr>
            <w:i/>
            <w:rPrChange w:id="3869" w:author="Gabriel Correa" w:date="2015-08-25T14:24:00Z">
              <w:rPr/>
            </w:rPrChange>
          </w:rPr>
          <w:t>F-Value</w:t>
        </w:r>
        <w:r w:rsidR="008009F3" w:rsidRPr="00E02554">
          <w:t xml:space="preserve"> aceptable. Pero no hubo un clasificador que consistentemente </w:t>
        </w:r>
      </w:ins>
      <w:ins w:id="3870" w:author="Gabriel Correa" w:date="2015-08-24T21:14:00Z">
        <w:r w:rsidR="008009F3" w:rsidRPr="00E02554">
          <w:t>fuera bu</w:t>
        </w:r>
        <w:r w:rsidR="000D58BA" w:rsidRPr="00E02554">
          <w:t>eno entrenando con un 2.5% o 5% de los datos</w:t>
        </w:r>
      </w:ins>
      <w:ins w:id="3871" w:author="Gabriel Correa" w:date="2015-08-24T21:18:00Z">
        <w:r w:rsidR="007D7AC0" w:rsidRPr="00E02554">
          <w:t xml:space="preserve"> por lo que no se puede concluir si hay un clasificador útil para el trabajo actual si se entrena con muy pocas instancias</w:t>
        </w:r>
      </w:ins>
      <w:ins w:id="3872" w:author="Gabriel Correa" w:date="2015-08-24T21:14:00Z">
        <w:r w:rsidR="000D58BA" w:rsidRPr="00E02554">
          <w:t>.</w:t>
        </w:r>
      </w:ins>
      <w:ins w:id="3873" w:author="Gabriel Correa" w:date="2015-08-24T21:15:00Z">
        <w:r w:rsidR="000D58BA" w:rsidRPr="00E02554">
          <w:t xml:space="preserve"> En Apache Commons y JFace funcionó bien el clasificador </w:t>
        </w:r>
        <w:r w:rsidR="000D58BA" w:rsidRPr="00E02554">
          <w:rPr>
            <w:i/>
          </w:rPr>
          <w:t>Logistic</w:t>
        </w:r>
        <w:r w:rsidR="000D58BA" w:rsidRPr="00E02554">
          <w:t>, pero no fue así en los datos de Java.</w:t>
        </w:r>
      </w:ins>
      <w:ins w:id="3874" w:author="Gabriel Correa" w:date="2015-08-24T21:16:00Z">
        <w:r w:rsidR="000D58BA" w:rsidRPr="00E02554">
          <w:t xml:space="preserve"> En los tres casos, cuando un clasificador funciona bien en 2.5%</w:t>
        </w:r>
      </w:ins>
      <w:ins w:id="3875" w:author="Gabriel Correa" w:date="2015-08-24T21:17:00Z">
        <w:r w:rsidR="000D58BA" w:rsidRPr="00E02554">
          <w:t xml:space="preserve">, </w:t>
        </w:r>
      </w:ins>
      <w:ins w:id="3876" w:author="Gabriel Correa" w:date="2015-08-24T21:16:00Z">
        <w:r w:rsidR="000D58BA" w:rsidRPr="00E02554">
          <w:t>empeor</w:t>
        </w:r>
      </w:ins>
      <w:ins w:id="3877" w:author="Gabriel Correa" w:date="2015-08-24T21:17:00Z">
        <w:r w:rsidR="000D58BA" w:rsidRPr="00E02554">
          <w:t>a</w:t>
        </w:r>
      </w:ins>
      <w:ins w:id="3878" w:author="Gabriel Correa" w:date="2015-08-24T21:16:00Z">
        <w:r w:rsidR="000D58BA" w:rsidRPr="00E02554">
          <w:t xml:space="preserve"> a medida que el porcentaje de entrenamiento </w:t>
        </w:r>
      </w:ins>
      <w:ins w:id="3879" w:author="Gabriel Correa" w:date="2015-08-24T21:17:00Z">
        <w:r w:rsidR="00623511" w:rsidRPr="00E02554">
          <w:t>aumenta hacia 30%</w:t>
        </w:r>
      </w:ins>
      <w:ins w:id="3880" w:author="Gabriel Correa" w:date="2015-08-24T21:19:00Z">
        <w:r w:rsidR="00623511" w:rsidRPr="00E02554">
          <w:t>.</w:t>
        </w:r>
      </w:ins>
    </w:p>
    <w:p w:rsidR="00376CBB" w:rsidRPr="00E02554" w:rsidRDefault="00376CBB" w:rsidP="00AE4D43">
      <w:pPr>
        <w:rPr>
          <w:ins w:id="3881" w:author="Gabriel Correa" w:date="2015-08-24T19:52:00Z"/>
        </w:rPr>
      </w:pPr>
      <w:ins w:id="3882" w:author="Gabriel Correa" w:date="2015-08-24T23:22:00Z">
        <w:r w:rsidRPr="00E02554">
          <w:t xml:space="preserve">En general los resultados no son </w:t>
        </w:r>
      </w:ins>
      <w:ins w:id="3883" w:author="Gabriel Correa" w:date="2015-08-24T23:24:00Z">
        <w:r w:rsidRPr="00E02554">
          <w:t>muy prometedores</w:t>
        </w:r>
      </w:ins>
      <w:ins w:id="3884" w:author="Gabriel Correa" w:date="2015-08-24T23:22:00Z">
        <w:r w:rsidRPr="00E02554">
          <w:t>. S</w:t>
        </w:r>
      </w:ins>
      <w:ins w:id="3885" w:author="Gabriel Correa" w:date="2015-08-24T23:24:00Z">
        <w:r w:rsidRPr="00E02554">
          <w:t>ó</w:t>
        </w:r>
      </w:ins>
      <w:ins w:id="3886" w:author="Gabriel Correa" w:date="2015-08-24T23:22:00Z">
        <w:r w:rsidRPr="00E02554">
          <w:t xml:space="preserve">lo en los datos de JFace se logró obtener un </w:t>
        </w:r>
      </w:ins>
      <w:ins w:id="3887" w:author="Gabriel Correa" w:date="2015-08-24T23:23:00Z">
        <w:r w:rsidRPr="00E02554">
          <w:rPr>
            <w:i/>
          </w:rPr>
          <w:t xml:space="preserve">recall </w:t>
        </w:r>
        <w:r w:rsidRPr="00E02554">
          <w:t xml:space="preserve">mayor a 8.5 y un </w:t>
        </w:r>
        <w:r w:rsidRPr="00E02554">
          <w:rPr>
            <w:i/>
          </w:rPr>
          <w:t>F-Measure</w:t>
        </w:r>
        <w:r w:rsidRPr="00E02554">
          <w:t xml:space="preserve"> cercano a 6</w:t>
        </w:r>
      </w:ins>
      <w:ins w:id="3888" w:author="Gabriel Correa" w:date="2015-08-24T23:24:00Z">
        <w:r w:rsidRPr="00E02554">
          <w:t>.0</w:t>
        </w:r>
      </w:ins>
      <w:ins w:id="3889" w:author="Gabriel Correa" w:date="2015-08-24T23:25:00Z">
        <w:r w:rsidRPr="00E02554">
          <w:t>.</w:t>
        </w:r>
      </w:ins>
      <w:ins w:id="3890" w:author="Gabriel Correa" w:date="2015-08-24T23:26:00Z">
        <w:r w:rsidRPr="00E02554">
          <w:t xml:space="preserve"> Los resultados apoyan a que </w:t>
        </w:r>
      </w:ins>
      <w:ins w:id="3891" w:author="Gabriel Correa" w:date="2015-08-24T23:48:00Z">
        <w:r w:rsidR="00B3497B" w:rsidRPr="00E02554">
          <w:t xml:space="preserve">para detectar directivas puede no ser suficiente entrenar con un 30% de </w:t>
        </w:r>
      </w:ins>
      <w:ins w:id="3892" w:author="Gabriel Correa" w:date="2015-08-24T23:49:00Z">
        <w:r w:rsidR="00B3497B" w:rsidRPr="00E02554">
          <w:t>esa API y detectar el resto</w:t>
        </w:r>
      </w:ins>
    </w:p>
    <w:p w:rsidR="004A4619" w:rsidRPr="00E02554" w:rsidRDefault="00D058DC">
      <w:pPr>
        <w:keepNext/>
        <w:jc w:val="center"/>
        <w:rPr>
          <w:ins w:id="3893" w:author="Gabriel Correa" w:date="2015-08-24T20:17:00Z"/>
        </w:rPr>
        <w:pPrChange w:id="3894" w:author="Gabriel Correa" w:date="2015-08-24T19:57:00Z">
          <w:pPr>
            <w:jc w:val="center"/>
          </w:pPr>
        </w:pPrChange>
      </w:pPr>
      <w:ins w:id="3895" w:author="Gabriel Correa" w:date="2015-08-25T00:01:00Z">
        <w:r w:rsidRPr="007C2995">
          <w:rPr>
            <w:noProof/>
          </w:rPr>
          <w:lastRenderedPageBreak/>
          <w:drawing>
            <wp:inline distT="0" distB="0" distL="0" distR="0" wp14:anchorId="567F4030" wp14:editId="6ACE4BF3">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0744934E" wp14:editId="6CD3CBB5">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896" w:author="Gabriel Correa" w:date="2015-08-24T20:47:00Z"/>
        </w:rPr>
        <w:pPrChange w:id="3897" w:author="Gabriel Correa" w:date="2015-08-24T19:57:00Z">
          <w:pPr>
            <w:jc w:val="center"/>
          </w:pPr>
        </w:pPrChange>
      </w:pPr>
      <w:ins w:id="3898" w:author="Gabriel Correa" w:date="2015-08-25T00:02:00Z">
        <w:r w:rsidRPr="007C2995">
          <w:rPr>
            <w:noProof/>
          </w:rPr>
          <w:drawing>
            <wp:inline distT="0" distB="0" distL="0" distR="0" wp14:anchorId="143ADDAF" wp14:editId="315750E0">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7DC67418" wp14:editId="4160AAF0">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899" w:author="Gabriel Correa" w:date="2015-08-24T19:57:00Z"/>
        </w:rPr>
        <w:pPrChange w:id="3900" w:author="Gabriel Correa" w:date="2015-08-24T19:57:00Z">
          <w:pPr>
            <w:jc w:val="center"/>
          </w:pPr>
        </w:pPrChange>
      </w:pPr>
      <w:ins w:id="3901" w:author="Gabriel Correa" w:date="2015-08-25T00:02:00Z">
        <w:r w:rsidRPr="007C2995">
          <w:rPr>
            <w:noProof/>
          </w:rPr>
          <w:drawing>
            <wp:inline distT="0" distB="0" distL="0" distR="0" wp14:anchorId="348A9A85" wp14:editId="4456B848">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902" w:author="Gabriel Correa" w:date="2015-08-25T00:03:00Z">
        <w:r w:rsidRPr="005D2320">
          <w:rPr>
            <w:noProof/>
          </w:rPr>
          <w:drawing>
            <wp:inline distT="0" distB="0" distL="0" distR="0" wp14:anchorId="4DE88570" wp14:editId="6C53E703">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903" w:author="Gabriel Correa" w:date="2015-08-24T16:37:00Z"/>
        </w:rPr>
      </w:pPr>
      <w:bookmarkStart w:id="3904" w:name="_Ref428221691"/>
      <w:bookmarkStart w:id="3905" w:name="_Ref428221688"/>
      <w:ins w:id="3906" w:author="Gabriel Correa" w:date="2015-08-24T19:57:00Z">
        <w:r>
          <w:t xml:space="preserve">Imagen </w:t>
        </w:r>
      </w:ins>
      <w:ins w:id="3907" w:author="Gabriel Correa" w:date="2015-08-28T07:37:00Z">
        <w:r w:rsidR="00E54D64">
          <w:fldChar w:fldCharType="begin"/>
        </w:r>
        <w:r w:rsidR="00E54D64">
          <w:instrText xml:space="preserve"> STYLEREF 1 \s </w:instrText>
        </w:r>
      </w:ins>
      <w:r w:rsidR="00E54D64">
        <w:fldChar w:fldCharType="separate"/>
      </w:r>
      <w:r w:rsidR="00E54D64">
        <w:rPr>
          <w:noProof/>
        </w:rPr>
        <w:t>7</w:t>
      </w:r>
      <w:ins w:id="3908"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909" w:author="Gabriel Correa" w:date="2015-08-28T07:37:00Z">
        <w:r w:rsidR="00E54D64">
          <w:rPr>
            <w:noProof/>
          </w:rPr>
          <w:t>2</w:t>
        </w:r>
        <w:r w:rsidR="00E54D64">
          <w:fldChar w:fldCharType="end"/>
        </w:r>
      </w:ins>
      <w:del w:id="391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904"/>
      <w:ins w:id="3911" w:author="Gabriel Correa" w:date="2015-08-24T19:57:00Z">
        <w:r>
          <w:t xml:space="preserve">:   </w:t>
        </w:r>
      </w:ins>
      <w:ins w:id="3912" w:author="Gabriel Correa" w:date="2015-08-24T19:58:00Z">
        <w:r>
          <w:t xml:space="preserve">Entrenando con un porcentaje de </w:t>
        </w:r>
      </w:ins>
      <w:ins w:id="3913" w:author="Gabriel Correa" w:date="2015-08-24T21:05:00Z">
        <w:r w:rsidR="005E6214">
          <w:t>cada</w:t>
        </w:r>
      </w:ins>
      <w:ins w:id="3914" w:author="Gabriel Correa" w:date="2015-08-24T19:58:00Z">
        <w:r>
          <w:t xml:space="preserve"> API y usando el resto </w:t>
        </w:r>
      </w:ins>
      <w:ins w:id="3915" w:author="Gabriel Correa" w:date="2015-08-24T21:05:00Z">
        <w:r w:rsidR="005E6214">
          <w:t xml:space="preserve">de los datos </w:t>
        </w:r>
      </w:ins>
      <w:ins w:id="3916" w:author="Gabriel Correa" w:date="2015-08-24T19:58:00Z">
        <w:r>
          <w:t>como set de pruebas.</w:t>
        </w:r>
      </w:ins>
      <w:bookmarkEnd w:id="3905"/>
    </w:p>
    <w:p w:rsidR="00E50294" w:rsidRDefault="002B03A8">
      <w:pPr>
        <w:pStyle w:val="Ttulo3"/>
        <w:rPr>
          <w:ins w:id="3917" w:author="Gabriel Correa" w:date="2015-08-25T16:07:00Z"/>
        </w:rPr>
        <w:pPrChange w:id="3918" w:author="Gabriel Correa" w:date="2015-08-24T16:57:00Z">
          <w:pPr/>
        </w:pPrChange>
      </w:pPr>
      <w:bookmarkStart w:id="3919" w:name="_Toc428510409"/>
      <w:ins w:id="3920" w:author="Gabriel Correa" w:date="2015-08-24T16:47:00Z">
        <w:r>
          <w:t>Entrenando con 1 API y probando con 2 API</w:t>
        </w:r>
      </w:ins>
      <w:bookmarkEnd w:id="3919"/>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r w:rsidR="00626028" w:rsidRPr="005D6808">
        <w:rPr>
          <w:i/>
        </w:rPr>
        <w:t>recall</w:t>
      </w:r>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3921" w:author="Gabriel Correa" w:date="2015-08-28T00:22:00Z">
        <w:r w:rsidR="00F002B6">
          <w:fldChar w:fldCharType="begin"/>
        </w:r>
        <w:r w:rsidR="00F002B6">
          <w:instrText xml:space="preserve"> STYLEREF 1 \s </w:instrText>
        </w:r>
      </w:ins>
      <w:r w:rsidR="00F002B6">
        <w:fldChar w:fldCharType="separate"/>
      </w:r>
      <w:r w:rsidR="00E54D64">
        <w:rPr>
          <w:noProof/>
        </w:rPr>
        <w:t>7</w:t>
      </w:r>
      <w:ins w:id="392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923" w:author="Gabriel Correa" w:date="2015-08-28T07:30:00Z">
        <w:r w:rsidR="00E54D64">
          <w:rPr>
            <w:noProof/>
          </w:rPr>
          <w:t>4</w:t>
        </w:r>
      </w:ins>
      <w:ins w:id="3924" w:author="Gabriel Correa" w:date="2015-08-28T00:22:00Z">
        <w:r w:rsidR="00F002B6">
          <w:fldChar w:fldCharType="end"/>
        </w:r>
      </w:ins>
      <w:del w:id="392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926" w:author="Gabriel Correa" w:date="2015-08-25T14:44:00Z">
              <w:r w:rsidRPr="002B28AD">
                <w:rPr>
                  <w:rFonts w:cs="Calibri"/>
                  <w:i/>
                  <w:color w:val="595959" w:themeColor="text1" w:themeTint="A6"/>
                  <w:sz w:val="22"/>
                </w:rPr>
                <w:t>(Entrenamiento: Apache Commons -     Pruebas:</w:t>
              </w:r>
              <w:r>
                <w:rPr>
                  <w:rFonts w:cs="Calibri"/>
                  <w:i/>
                  <w:color w:val="595959" w:themeColor="text1" w:themeTint="A6"/>
                  <w:sz w:val="22"/>
                </w:rPr>
                <w:t xml:space="preserve"> Java</w:t>
              </w:r>
            </w:ins>
            <w:r>
              <w:rPr>
                <w:rFonts w:cs="Calibri"/>
                <w:i/>
                <w:color w:val="595959" w:themeColor="text1" w:themeTint="A6"/>
                <w:sz w:val="22"/>
              </w:rPr>
              <w:t>, JFace</w:t>
            </w:r>
            <w:ins w:id="3927"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3928" w:author="Gabriel Correa" w:date="2015-08-28T00:22:00Z">
        <w:r w:rsidR="00F002B6">
          <w:fldChar w:fldCharType="begin"/>
        </w:r>
        <w:r w:rsidR="00F002B6">
          <w:instrText xml:space="preserve"> STYLEREF 1 \s </w:instrText>
        </w:r>
      </w:ins>
      <w:r w:rsidR="00F002B6">
        <w:fldChar w:fldCharType="separate"/>
      </w:r>
      <w:r w:rsidR="00E54D64">
        <w:rPr>
          <w:noProof/>
        </w:rPr>
        <w:t>7</w:t>
      </w:r>
      <w:ins w:id="3929"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930" w:author="Gabriel Correa" w:date="2015-08-28T07:30:00Z">
        <w:r w:rsidR="00E54D64">
          <w:rPr>
            <w:noProof/>
          </w:rPr>
          <w:t>5</w:t>
        </w:r>
      </w:ins>
      <w:ins w:id="3931" w:author="Gabriel Correa" w:date="2015-08-28T00:22:00Z">
        <w:r w:rsidR="00F002B6">
          <w:fldChar w:fldCharType="end"/>
        </w:r>
      </w:ins>
      <w:del w:id="393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933"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3934"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Apache Commons, JFace</w:t>
            </w:r>
            <w:ins w:id="3935" w:author="Gabriel Correa" w:date="2015-08-25T14:44:00Z">
              <w:r w:rsidRPr="002B28AD">
                <w:rPr>
                  <w:rFonts w:cs="Calibri"/>
                  <w:i/>
                  <w:color w:val="595959" w:themeColor="text1" w:themeTint="A6"/>
                  <w:sz w:val="22"/>
                </w:rPr>
                <w:t>)</w:t>
              </w:r>
            </w:ins>
          </w:p>
        </w:tc>
      </w:tr>
    </w:tbl>
    <w:p w:rsidR="00922747" w:rsidRDefault="00922747" w:rsidP="005D6808">
      <w:pPr>
        <w:jc w:val="center"/>
        <w:rPr>
          <w:ins w:id="3936" w:author="Gabriel Correa" w:date="2015-08-25T18:58:00Z"/>
        </w:rPr>
      </w:pPr>
    </w:p>
    <w:p w:rsidR="001B409B" w:rsidRDefault="001B409B" w:rsidP="005D6808">
      <w:pPr>
        <w:pStyle w:val="Epgrafe"/>
        <w:keepNext/>
        <w:jc w:val="center"/>
      </w:pPr>
      <w:r>
        <w:t xml:space="preserve">Tabla </w:t>
      </w:r>
      <w:ins w:id="3937" w:author="Gabriel Correa" w:date="2015-08-28T00:22:00Z">
        <w:r w:rsidR="00F002B6">
          <w:fldChar w:fldCharType="begin"/>
        </w:r>
        <w:r w:rsidR="00F002B6">
          <w:instrText xml:space="preserve"> STYLEREF 1 \s </w:instrText>
        </w:r>
      </w:ins>
      <w:r w:rsidR="00F002B6">
        <w:fldChar w:fldCharType="separate"/>
      </w:r>
      <w:r w:rsidR="00E54D64">
        <w:rPr>
          <w:noProof/>
        </w:rPr>
        <w:t>7</w:t>
      </w:r>
      <w:ins w:id="393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939" w:author="Gabriel Correa" w:date="2015-08-28T07:30:00Z">
        <w:r w:rsidR="00E54D64">
          <w:rPr>
            <w:noProof/>
          </w:rPr>
          <w:t>6</w:t>
        </w:r>
      </w:ins>
      <w:ins w:id="3940" w:author="Gabriel Correa" w:date="2015-08-28T00:22:00Z">
        <w:r w:rsidR="00F002B6">
          <w:fldChar w:fldCharType="end"/>
        </w:r>
      </w:ins>
      <w:del w:id="394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942" w:author="Gabriel Correa" w:date="2015-08-25T14:44:00Z">
              <w:r w:rsidRPr="002B28AD">
                <w:rPr>
                  <w:rFonts w:cs="Calibri"/>
                  <w:i/>
                  <w:color w:val="595959" w:themeColor="text1" w:themeTint="A6"/>
                  <w:sz w:val="22"/>
                </w:rPr>
                <w:t xml:space="preserve">(Entrenamiento: </w:t>
              </w:r>
              <w:r>
                <w:rPr>
                  <w:rFonts w:cs="Calibri"/>
                  <w:i/>
                  <w:color w:val="595959" w:themeColor="text1" w:themeTint="A6"/>
                  <w:sz w:val="22"/>
                </w:rPr>
                <w:t>JFa</w:t>
              </w:r>
            </w:ins>
            <w:r>
              <w:rPr>
                <w:rFonts w:cs="Calibri"/>
                <w:i/>
                <w:color w:val="595959" w:themeColor="text1" w:themeTint="A6"/>
                <w:sz w:val="22"/>
              </w:rPr>
              <w:t>c</w:t>
            </w:r>
            <w:ins w:id="3943" w:author="Gabriel Correa" w:date="2015-08-25T14:44:00Z">
              <w:r>
                <w:rPr>
                  <w:rFonts w:cs="Calibri"/>
                  <w:i/>
                  <w:color w:val="595959" w:themeColor="text1" w:themeTint="A6"/>
                  <w:sz w:val="22"/>
                </w:rPr>
                <w:t>e</w:t>
              </w:r>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Commons, </w:t>
            </w:r>
            <w:ins w:id="3944"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3945"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946" w:author="Gabriel Correa" w:date="2015-08-25T17:29:00Z"/>
        </w:rPr>
        <w:pPrChange w:id="3947" w:author="Gabriel Correa" w:date="2015-08-24T16:57:00Z">
          <w:pPr/>
        </w:pPrChange>
      </w:pPr>
      <w:bookmarkStart w:id="3948" w:name="_Toc428510410"/>
      <w:ins w:id="3949" w:author="Gabriel Correa" w:date="2015-08-24T16:47:00Z">
        <w:r>
          <w:t>Entrenando con 2 API y probando con 1 API</w:t>
        </w:r>
      </w:ins>
      <w:bookmarkEnd w:id="3948"/>
    </w:p>
    <w:p w:rsidR="004F714A" w:rsidRDefault="004F714A">
      <w:pPr>
        <w:rPr>
          <w:ins w:id="3950" w:author="Gabriel Correa" w:date="2015-08-25T18:58:00Z"/>
        </w:rPr>
      </w:pPr>
    </w:p>
    <w:p w:rsidR="005D2320" w:rsidRDefault="005D2320">
      <w:pPr>
        <w:pStyle w:val="Epgrafe"/>
        <w:keepNext/>
        <w:rPr>
          <w:ins w:id="3951" w:author="Gabriel Correa" w:date="2015-08-26T03:13:00Z"/>
        </w:rPr>
        <w:pPrChange w:id="3952" w:author="Gabriel Correa" w:date="2015-08-26T03:13:00Z">
          <w:pPr>
            <w:pStyle w:val="Epgrafe"/>
          </w:pPr>
        </w:pPrChange>
      </w:pPr>
      <w:bookmarkStart w:id="3953" w:name="_Ref428322630"/>
      <w:ins w:id="3954" w:author="Gabriel Correa" w:date="2015-08-26T03:13:00Z">
        <w:r>
          <w:t xml:space="preserve">Imagen </w:t>
        </w:r>
      </w:ins>
      <w:ins w:id="3955" w:author="Gabriel Correa" w:date="2015-08-28T07:37:00Z">
        <w:r w:rsidR="00E54D64">
          <w:fldChar w:fldCharType="begin"/>
        </w:r>
        <w:r w:rsidR="00E54D64">
          <w:instrText xml:space="preserve"> STYLEREF 1 \s </w:instrText>
        </w:r>
      </w:ins>
      <w:r w:rsidR="00E54D64">
        <w:fldChar w:fldCharType="separate"/>
      </w:r>
      <w:r w:rsidR="00E54D64">
        <w:rPr>
          <w:noProof/>
        </w:rPr>
        <w:t>7</w:t>
      </w:r>
      <w:ins w:id="3956"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957" w:author="Gabriel Correa" w:date="2015-08-28T07:37:00Z">
        <w:r w:rsidR="00E54D64">
          <w:rPr>
            <w:noProof/>
          </w:rPr>
          <w:t>3</w:t>
        </w:r>
        <w:r w:rsidR="00E54D64">
          <w:fldChar w:fldCharType="end"/>
        </w:r>
      </w:ins>
      <w:bookmarkEnd w:id="3953"/>
      <w:ins w:id="3958" w:author="Gabriel Correa" w:date="2015-08-26T03:13:00Z">
        <w:r>
          <w:t xml:space="preserve">:   Graficos mostrando el los valores de recall y F-Measure </w:t>
        </w:r>
      </w:ins>
      <w:ins w:id="3959" w:author="Gabriel Correa" w:date="2015-08-26T03:15:00Z">
        <w:r>
          <w:t xml:space="preserve">para los clasificadores </w:t>
        </w:r>
      </w:ins>
      <w:ins w:id="3960" w:author="Gabriel Correa" w:date="2015-08-26T03:13:00Z">
        <w:r>
          <w:t xml:space="preserve">a medida que se aumenta </w:t>
        </w:r>
      </w:ins>
      <w:ins w:id="3961" w:author="Gabriel Correa" w:date="2015-08-26T03:14:00Z">
        <w:r>
          <w:t>la cantidad de datos considerad</w:t>
        </w:r>
      </w:ins>
      <w:ins w:id="3962" w:author="Gabriel Correa" w:date="2015-08-26T03:15:00Z">
        <w:r>
          <w:t>os</w:t>
        </w:r>
      </w:ins>
      <w:ins w:id="3963" w:author="Gabriel Correa" w:date="2015-08-26T03:14:00Z">
        <w:r>
          <w:t xml:space="preserve"> en </w:t>
        </w:r>
      </w:ins>
      <w:ins w:id="3964" w:author="Gabriel Correa" w:date="2015-08-26T03:15:00Z">
        <w:r>
          <w:t xml:space="preserve">la fase de entrenamiento. </w:t>
        </w:r>
      </w:ins>
      <w:ins w:id="3965" w:author="Gabriel Correa" w:date="2015-08-26T03:16:00Z">
        <w:r>
          <w:t xml:space="preserve">En este caso se </w:t>
        </w:r>
      </w:ins>
      <w:ins w:id="3966" w:author="Gabriel Correa" w:date="2015-08-26T03:15:00Z">
        <w:r>
          <w:t>usa como base de entrenamiento</w:t>
        </w:r>
      </w:ins>
      <w:ins w:id="3967" w:author="Gabriel Correa" w:date="2015-08-26T03:16:00Z">
        <w:r>
          <w:t xml:space="preserve"> las librerías Apache Commons y Java.</w:t>
        </w:r>
      </w:ins>
    </w:p>
    <w:p w:rsidR="0037179E" w:rsidRDefault="00013ABE">
      <w:pPr>
        <w:rPr>
          <w:ins w:id="3968" w:author="Gabriel Correa" w:date="2015-08-25T18:58:00Z"/>
        </w:rPr>
      </w:pPr>
      <w:ins w:id="3969" w:author="Gabriel Correa" w:date="2015-08-25T21:09:00Z">
        <w:r>
          <w:rPr>
            <w:noProof/>
            <w:rPrChange w:id="3970" w:author="Unknown">
              <w:rPr>
                <w:b/>
                <w:bCs/>
                <w:noProof/>
                <w:color w:val="4F81BD" w:themeColor="accent1"/>
                <w:sz w:val="18"/>
                <w:szCs w:val="18"/>
              </w:rPr>
            </w:rPrChange>
          </w:rPr>
          <w:drawing>
            <wp:inline distT="0" distB="0" distL="0" distR="0" wp14:anchorId="69D2494F" wp14:editId="43535934">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971" w:author="Gabriel Correa" w:date="2015-08-25T19:28:00Z">
        <w:r w:rsidR="002420DC" w:rsidRPr="002420DC">
          <w:t xml:space="preserve"> </w:t>
        </w:r>
      </w:ins>
      <w:ins w:id="3972" w:author="Gabriel Correa" w:date="2015-08-25T21:10:00Z">
        <w:r>
          <w:rPr>
            <w:noProof/>
            <w:rPrChange w:id="3973" w:author="Unknown">
              <w:rPr>
                <w:b/>
                <w:bCs/>
                <w:noProof/>
                <w:color w:val="4F81BD" w:themeColor="accent1"/>
                <w:sz w:val="18"/>
                <w:szCs w:val="18"/>
              </w:rPr>
            </w:rPrChange>
          </w:rPr>
          <w:drawing>
            <wp:inline distT="0" distB="0" distL="0" distR="0" wp14:anchorId="6F92033E" wp14:editId="4F935C2E">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974" w:author="Gabriel Correa" w:date="2015-08-25T19:39:00Z"/>
        </w:rPr>
      </w:pPr>
      <w:ins w:id="3975" w:author="Gabriel Correa" w:date="2015-08-25T19:02:00Z">
        <w:r>
          <w:t xml:space="preserve">Los </w:t>
        </w:r>
      </w:ins>
      <w:ins w:id="3976" w:author="Gabriel Correa" w:date="2015-08-25T19:03:00Z">
        <w:r>
          <w:t xml:space="preserve">resultados de la </w:t>
        </w:r>
      </w:ins>
      <w:ins w:id="3977" w:author="Gabriel Correa" w:date="2015-08-26T03:21:00Z">
        <w:r w:rsidR="00F17DD3">
          <w:fldChar w:fldCharType="begin"/>
        </w:r>
        <w:r w:rsidR="00F17DD3">
          <w:instrText xml:space="preserve"> REF _Ref428322630 \h </w:instrText>
        </w:r>
      </w:ins>
      <w:r w:rsidR="00F17DD3">
        <w:fldChar w:fldCharType="separate"/>
      </w:r>
      <w:ins w:id="3978" w:author="Gabriel Correa" w:date="2015-08-28T07:30:00Z">
        <w:r w:rsidR="00E54D64">
          <w:t xml:space="preserve">Imagen </w:t>
        </w:r>
        <w:r w:rsidR="00E54D64">
          <w:rPr>
            <w:noProof/>
          </w:rPr>
          <w:t>7</w:t>
        </w:r>
        <w:r w:rsidR="00E54D64">
          <w:t>.</w:t>
        </w:r>
        <w:r w:rsidR="00E54D64">
          <w:rPr>
            <w:noProof/>
          </w:rPr>
          <w:t>3</w:t>
        </w:r>
      </w:ins>
      <w:ins w:id="3979" w:author="Gabriel Correa" w:date="2015-08-26T03:21:00Z">
        <w:r w:rsidR="00F17DD3">
          <w:fldChar w:fldCharType="end"/>
        </w:r>
      </w:ins>
      <w:ins w:id="3980" w:author="Gabriel Correa" w:date="2015-08-25T19:03:00Z">
        <w:r>
          <w:t xml:space="preserve"> corresponden a los </w:t>
        </w:r>
      </w:ins>
      <w:ins w:id="3981" w:author="Gabriel Correa" w:date="2015-08-25T19:02:00Z">
        <w:r>
          <w:t xml:space="preserve">clasificadores </w:t>
        </w:r>
      </w:ins>
      <w:ins w:id="3982" w:author="Gabriel Correa" w:date="2015-08-25T19:03:00Z">
        <w:r>
          <w:t xml:space="preserve">que fueron entrenados </w:t>
        </w:r>
      </w:ins>
      <w:ins w:id="3983" w:author="Gabriel Correa" w:date="2015-08-25T19:02:00Z">
        <w:r>
          <w:t>con Apache Commons, Java y un porcentaje de JFace</w:t>
        </w:r>
      </w:ins>
      <w:ins w:id="3984" w:author="Gabriel Correa" w:date="2015-08-25T19:23:00Z">
        <w:r w:rsidR="002420DC">
          <w:t xml:space="preserve"> </w:t>
        </w:r>
      </w:ins>
      <w:ins w:id="3985" w:author="Gabriel Correa" w:date="2015-08-25T19:04:00Z">
        <w:r w:rsidR="002420DC">
          <w:t xml:space="preserve">y que </w:t>
        </w:r>
        <w:r>
          <w:t>fueron probados con la parte restante de JFace.</w:t>
        </w:r>
      </w:ins>
      <w:ins w:id="3986" w:author="Gabriel Correa" w:date="2015-08-25T19:25:00Z">
        <w:r w:rsidR="002420DC">
          <w:t xml:space="preserve"> Se </w:t>
        </w:r>
      </w:ins>
      <w:ins w:id="3987" w:author="Gabriel Correa" w:date="2015-08-25T19:31:00Z">
        <w:r w:rsidR="00733F91">
          <w:t>observa</w:t>
        </w:r>
      </w:ins>
      <w:ins w:id="3988" w:author="Gabriel Correa" w:date="2015-08-25T19:25:00Z">
        <w:r w:rsidR="002420DC">
          <w:t xml:space="preserve"> que </w:t>
        </w:r>
      </w:ins>
      <w:ins w:id="3989" w:author="Gabriel Correa" w:date="2015-08-25T19:32:00Z">
        <w:r w:rsidR="00733F91">
          <w:t xml:space="preserve">NaiveBayes tiene </w:t>
        </w:r>
      </w:ins>
      <w:ins w:id="3990" w:author="Gabriel Correa" w:date="2015-08-25T19:38:00Z">
        <w:r w:rsidR="007D2703">
          <w:t>excelente</w:t>
        </w:r>
      </w:ins>
      <w:ins w:id="3991" w:author="Gabriel Correa" w:date="2015-08-25T19:32:00Z">
        <w:r w:rsidR="00733F91">
          <w:t xml:space="preserve"> </w:t>
        </w:r>
        <w:r w:rsidR="00733F91">
          <w:rPr>
            <w:i/>
          </w:rPr>
          <w:t>recall</w:t>
        </w:r>
        <w:r w:rsidR="00733F91">
          <w:t xml:space="preserve"> </w:t>
        </w:r>
      </w:ins>
      <w:ins w:id="3992" w:author="Gabriel Correa" w:date="2015-08-25T19:33:00Z">
        <w:r w:rsidR="00733F91">
          <w:t>y un</w:t>
        </w:r>
      </w:ins>
      <w:ins w:id="3993" w:author="Gabriel Correa" w:date="2015-08-25T19:32:00Z">
        <w:r w:rsidR="00733F91">
          <w:t xml:space="preserve"> </w:t>
        </w:r>
        <w:r w:rsidR="00733F91">
          <w:rPr>
            <w:i/>
          </w:rPr>
          <w:t>F-Measure</w:t>
        </w:r>
        <w:r w:rsidR="00733F91">
          <w:t xml:space="preserve"> </w:t>
        </w:r>
      </w:ins>
      <w:ins w:id="3994" w:author="Gabriel Correa" w:date="2015-08-25T19:33:00Z">
        <w:r w:rsidR="00733F91">
          <w:t>aceptable</w:t>
        </w:r>
      </w:ins>
      <w:ins w:id="3995" w:author="Gabriel Correa" w:date="2015-08-25T19:32:00Z">
        <w:r w:rsidR="00733F91">
          <w:t xml:space="preserve"> </w:t>
        </w:r>
      </w:ins>
      <w:ins w:id="3996" w:author="Gabriel Correa" w:date="2015-08-25T19:33:00Z">
        <w:r w:rsidR="00733F91">
          <w:t>cercano a</w:t>
        </w:r>
      </w:ins>
      <w:ins w:id="3997" w:author="Gabriel Correa" w:date="2015-08-25T19:32:00Z">
        <w:r w:rsidR="00733F91">
          <w:t xml:space="preserve"> 0.5</w:t>
        </w:r>
      </w:ins>
      <w:ins w:id="3998" w:author="Gabriel Correa" w:date="2015-08-25T19:33:00Z">
        <w:r w:rsidR="00733F91">
          <w:t xml:space="preserve">. SMO tiene un </w:t>
        </w:r>
        <w:r w:rsidR="00733F91" w:rsidRPr="00733F91">
          <w:rPr>
            <w:i/>
            <w:rPrChange w:id="3999" w:author="Gabriel Correa" w:date="2015-08-25T19:34:00Z">
              <w:rPr>
                <w:b/>
                <w:bCs/>
                <w:color w:val="4F81BD" w:themeColor="accent1"/>
                <w:sz w:val="18"/>
                <w:szCs w:val="18"/>
              </w:rPr>
            </w:rPrChange>
          </w:rPr>
          <w:t>recall</w:t>
        </w:r>
        <w:r w:rsidR="00733F91">
          <w:t xml:space="preserve"> mayor</w:t>
        </w:r>
      </w:ins>
      <w:ins w:id="4000" w:author="Gabriel Correa" w:date="2015-08-25T19:34:00Z">
        <w:r w:rsidR="00733F91">
          <w:t xml:space="preserve"> a 0.85 desde un 10% de entrenamiento en adelante</w:t>
        </w:r>
      </w:ins>
      <w:ins w:id="4001" w:author="Gabriel Correa" w:date="2015-08-25T19:35:00Z">
        <w:r w:rsidR="00733F91">
          <w:t xml:space="preserve"> mientras que su </w:t>
        </w:r>
        <w:r w:rsidR="00733F91">
          <w:rPr>
            <w:i/>
          </w:rPr>
          <w:t>F-Measure</w:t>
        </w:r>
        <w:r w:rsidR="00733F91">
          <w:t xml:space="preserve"> va aumentando al entrenar con más datos de JFace. Adem</w:t>
        </w:r>
      </w:ins>
      <w:ins w:id="4002" w:author="Gabriel Correa" w:date="2015-08-25T19:36:00Z">
        <w:r w:rsidR="00733F91">
          <w:t xml:space="preserve">ás una matriz de costos podría aplicarse a NaiveBayes y a SMO para mejorar aún más el </w:t>
        </w:r>
        <w:r w:rsidR="00733F91">
          <w:rPr>
            <w:i/>
          </w:rPr>
          <w:t>recall</w:t>
        </w:r>
        <w:r w:rsidR="00733F91">
          <w:t>.</w:t>
        </w:r>
      </w:ins>
      <w:ins w:id="4003"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4004" w:author="Gabriel Correa" w:date="2015-08-26T03:16:00Z"/>
        </w:rPr>
        <w:pPrChange w:id="4005" w:author="Gabriel Correa" w:date="2015-08-26T03:16:00Z">
          <w:pPr>
            <w:pStyle w:val="Epgrafe"/>
          </w:pPr>
        </w:pPrChange>
      </w:pPr>
      <w:bookmarkStart w:id="4006" w:name="_Ref428322606"/>
      <w:bookmarkStart w:id="4007" w:name="_Ref428322602"/>
      <w:ins w:id="4008" w:author="Gabriel Correa" w:date="2015-08-26T03:16:00Z">
        <w:r>
          <w:lastRenderedPageBreak/>
          <w:t xml:space="preserve">Imagen </w:t>
        </w:r>
      </w:ins>
      <w:ins w:id="4009" w:author="Gabriel Correa" w:date="2015-08-28T07:37:00Z">
        <w:r w:rsidR="00E54D64">
          <w:fldChar w:fldCharType="begin"/>
        </w:r>
        <w:r w:rsidR="00E54D64">
          <w:instrText xml:space="preserve"> STYLEREF 1 \s </w:instrText>
        </w:r>
      </w:ins>
      <w:r w:rsidR="00E54D64">
        <w:fldChar w:fldCharType="separate"/>
      </w:r>
      <w:r w:rsidR="00E54D64">
        <w:rPr>
          <w:noProof/>
        </w:rPr>
        <w:t>7</w:t>
      </w:r>
      <w:ins w:id="4010"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4011" w:author="Gabriel Correa" w:date="2015-08-28T07:37:00Z">
        <w:r w:rsidR="00E54D64">
          <w:rPr>
            <w:noProof/>
          </w:rPr>
          <w:t>4</w:t>
        </w:r>
        <w:r w:rsidR="00E54D64">
          <w:fldChar w:fldCharType="end"/>
        </w:r>
      </w:ins>
      <w:bookmarkEnd w:id="4006"/>
      <w:ins w:id="4012"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4013" w:author="Gabriel Correa" w:date="2015-08-26T03:19:00Z">
        <w:r>
          <w:t>Apache Commons y JFace</w:t>
        </w:r>
      </w:ins>
      <w:ins w:id="4014" w:author="Gabriel Correa" w:date="2015-08-26T03:16:00Z">
        <w:r>
          <w:t>.</w:t>
        </w:r>
        <w:bookmarkEnd w:id="4007"/>
      </w:ins>
    </w:p>
    <w:p w:rsidR="007D2703" w:rsidRDefault="005D2320">
      <w:pPr>
        <w:rPr>
          <w:ins w:id="4015" w:author="Gabriel Correa" w:date="2015-08-25T20:01:00Z"/>
        </w:rPr>
      </w:pPr>
      <w:ins w:id="4016" w:author="Gabriel Correa" w:date="2015-08-26T03:19:00Z">
        <w:r>
          <w:rPr>
            <w:noProof/>
            <w:rPrChange w:id="4017" w:author="Unknown">
              <w:rPr>
                <w:b/>
                <w:bCs/>
                <w:noProof/>
                <w:color w:val="4F81BD" w:themeColor="accent1"/>
                <w:sz w:val="18"/>
                <w:szCs w:val="18"/>
              </w:rPr>
            </w:rPrChange>
          </w:rPr>
          <w:drawing>
            <wp:inline distT="0" distB="0" distL="0" distR="0" wp14:anchorId="634437E3" wp14:editId="4B20DDE0">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4018" w:author="Gabriel Correa" w:date="2015-08-25T20:01:00Z">
        <w:r w:rsidR="00145B29" w:rsidRPr="00145B29">
          <w:t xml:space="preserve"> </w:t>
        </w:r>
      </w:ins>
      <w:ins w:id="4019" w:author="Gabriel Correa" w:date="2015-08-26T03:20:00Z">
        <w:r w:rsidR="002C2E1F">
          <w:rPr>
            <w:noProof/>
            <w:rPrChange w:id="4020" w:author="Unknown">
              <w:rPr>
                <w:b/>
                <w:bCs/>
                <w:noProof/>
                <w:color w:val="4F81BD" w:themeColor="accent1"/>
                <w:sz w:val="18"/>
                <w:szCs w:val="18"/>
              </w:rPr>
            </w:rPrChange>
          </w:rPr>
          <w:drawing>
            <wp:inline distT="0" distB="0" distL="0" distR="0" wp14:anchorId="46ECAF1E" wp14:editId="0106FC73">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4021" w:author="Gabriel Correa" w:date="2015-08-25T20:02:00Z"/>
        </w:rPr>
      </w:pPr>
      <w:ins w:id="4022" w:author="Gabriel Correa" w:date="2015-08-25T20:22:00Z">
        <w:r>
          <w:t>Los resultados de la</w:t>
        </w:r>
      </w:ins>
      <w:ins w:id="4023" w:author="Gabriel Correa" w:date="2015-08-25T20:02:00Z">
        <w:r w:rsidR="00145B29">
          <w:t xml:space="preserve"> </w:t>
        </w:r>
      </w:ins>
      <w:ins w:id="4024" w:author="Gabriel Correa" w:date="2015-08-26T03:21:00Z">
        <w:r w:rsidR="00F17DD3">
          <w:fldChar w:fldCharType="begin"/>
        </w:r>
        <w:r w:rsidR="00F17DD3">
          <w:instrText xml:space="preserve"> REF _Ref428322606 \h </w:instrText>
        </w:r>
      </w:ins>
      <w:r w:rsidR="00F17DD3">
        <w:fldChar w:fldCharType="separate"/>
      </w:r>
      <w:ins w:id="4025" w:author="Gabriel Correa" w:date="2015-08-28T07:30:00Z">
        <w:r w:rsidR="00E54D64">
          <w:t xml:space="preserve">Imagen </w:t>
        </w:r>
        <w:r w:rsidR="00E54D64">
          <w:rPr>
            <w:noProof/>
          </w:rPr>
          <w:t>7</w:t>
        </w:r>
        <w:r w:rsidR="00E54D64">
          <w:t>.</w:t>
        </w:r>
        <w:r w:rsidR="00E54D64">
          <w:rPr>
            <w:noProof/>
          </w:rPr>
          <w:t>4</w:t>
        </w:r>
      </w:ins>
      <w:ins w:id="4026" w:author="Gabriel Correa" w:date="2015-08-26T03:21:00Z">
        <w:r w:rsidR="00F17DD3">
          <w:fldChar w:fldCharType="end"/>
        </w:r>
      </w:ins>
      <w:ins w:id="4027" w:author="Gabriel Correa" w:date="2015-08-25T20:22:00Z">
        <w:r>
          <w:t xml:space="preserve"> se obtuvieron entrenando con Apache Commons, JFace </w:t>
        </w:r>
      </w:ins>
      <w:ins w:id="4028" w:author="Gabriel Correa" w:date="2015-08-25T20:23:00Z">
        <w:r>
          <w:t xml:space="preserve">y un porcentaje de Java. El </w:t>
        </w:r>
        <w:r w:rsidRPr="00A2638F">
          <w:rPr>
            <w:i/>
            <w:rPrChange w:id="4029" w:author="Gabriel Correa" w:date="2015-08-25T20:23:00Z">
              <w:rPr>
                <w:b/>
                <w:bCs/>
                <w:color w:val="4F81BD" w:themeColor="accent1"/>
                <w:sz w:val="18"/>
                <w:szCs w:val="18"/>
              </w:rPr>
            </w:rPrChange>
          </w:rPr>
          <w:t>test set</w:t>
        </w:r>
        <w:r>
          <w:t xml:space="preserve"> fue el porcentaje restante de Java. </w:t>
        </w:r>
        <w:r w:rsidRPr="00A2638F">
          <w:rPr>
            <w:i/>
            <w:rPrChange w:id="4030" w:author="Gabriel Correa" w:date="2015-08-25T20:26:00Z">
              <w:rPr>
                <w:b/>
                <w:bCs/>
                <w:color w:val="4F81BD" w:themeColor="accent1"/>
                <w:sz w:val="18"/>
                <w:szCs w:val="18"/>
              </w:rPr>
            </w:rPrChange>
          </w:rPr>
          <w:t>N</w:t>
        </w:r>
      </w:ins>
      <w:ins w:id="4031" w:author="Gabriel Correa" w:date="2015-08-25T20:24:00Z">
        <w:r w:rsidRPr="00A2638F">
          <w:rPr>
            <w:i/>
            <w:rPrChange w:id="4032" w:author="Gabriel Correa" w:date="2015-08-25T20:26:00Z">
              <w:rPr>
                <w:b/>
                <w:bCs/>
                <w:color w:val="4F81BD" w:themeColor="accent1"/>
                <w:sz w:val="18"/>
                <w:szCs w:val="18"/>
              </w:rPr>
            </w:rPrChange>
          </w:rPr>
          <w:t>aiveBayesMultinomial</w:t>
        </w:r>
        <w:r>
          <w:t xml:space="preserve"> resultó ser el con mejores resultados en todos los porcentajes </w:t>
        </w:r>
      </w:ins>
      <w:ins w:id="4033" w:author="Gabriel Correa" w:date="2015-08-25T20:25:00Z">
        <w:r>
          <w:t>siguiéndole</w:t>
        </w:r>
      </w:ins>
      <w:ins w:id="4034" w:author="Gabriel Correa" w:date="2015-08-25T20:24:00Z">
        <w:r>
          <w:t xml:space="preserve"> </w:t>
        </w:r>
      </w:ins>
      <w:ins w:id="4035" w:author="Gabriel Correa" w:date="2015-08-25T20:25:00Z">
        <w:r>
          <w:t xml:space="preserve">relativamente cerca </w:t>
        </w:r>
        <w:r w:rsidRPr="00A2638F">
          <w:rPr>
            <w:i/>
            <w:rPrChange w:id="4036" w:author="Gabriel Correa" w:date="2015-08-25T20:26:00Z">
              <w:rPr>
                <w:b/>
                <w:bCs/>
                <w:color w:val="4F81BD" w:themeColor="accent1"/>
                <w:sz w:val="18"/>
                <w:szCs w:val="18"/>
              </w:rPr>
            </w:rPrChange>
          </w:rPr>
          <w:t>NaiveBayes</w:t>
        </w:r>
        <w:r>
          <w:t xml:space="preserve">. Los otros clasificadores obtuvieron peores resultados por lo que no fueron incluidos en los gráficos nuevamente para mantener claridad. </w:t>
        </w:r>
      </w:ins>
      <w:ins w:id="4037" w:author="Gabriel Correa" w:date="2015-08-25T20:26:00Z">
        <w:r>
          <w:t>SMO fue incluido para comparar con los resultados anteriores donde sí tuvo un buen rendimiento.</w:t>
        </w:r>
      </w:ins>
    </w:p>
    <w:p w:rsidR="00145B29" w:rsidRDefault="00145B29">
      <w:pPr>
        <w:rPr>
          <w:ins w:id="4038" w:author="Gabriel Correa" w:date="2015-08-25T20:02:00Z"/>
        </w:rPr>
      </w:pPr>
    </w:p>
    <w:p w:rsidR="005D2320" w:rsidRDefault="005D2320">
      <w:pPr>
        <w:pStyle w:val="Epgrafe"/>
        <w:keepNext/>
        <w:rPr>
          <w:ins w:id="4039" w:author="Gabriel Correa" w:date="2015-08-26T03:17:00Z"/>
        </w:rPr>
        <w:pPrChange w:id="4040" w:author="Gabriel Correa" w:date="2015-08-26T03:17:00Z">
          <w:pPr>
            <w:pStyle w:val="Epgrafe"/>
          </w:pPr>
        </w:pPrChange>
      </w:pPr>
      <w:bookmarkStart w:id="4041" w:name="_Ref428322671"/>
      <w:ins w:id="4042" w:author="Gabriel Correa" w:date="2015-08-26T03:17:00Z">
        <w:r>
          <w:t xml:space="preserve">Imagen </w:t>
        </w:r>
      </w:ins>
      <w:ins w:id="4043" w:author="Gabriel Correa" w:date="2015-08-28T07:37:00Z">
        <w:r w:rsidR="00E54D64">
          <w:fldChar w:fldCharType="begin"/>
        </w:r>
        <w:r w:rsidR="00E54D64">
          <w:instrText xml:space="preserve"> STYLEREF 1 \s </w:instrText>
        </w:r>
      </w:ins>
      <w:r w:rsidR="00E54D64">
        <w:fldChar w:fldCharType="separate"/>
      </w:r>
      <w:r w:rsidR="00E54D64">
        <w:rPr>
          <w:noProof/>
        </w:rPr>
        <w:t>7</w:t>
      </w:r>
      <w:ins w:id="404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4045" w:author="Gabriel Correa" w:date="2015-08-28T07:37:00Z">
        <w:r w:rsidR="00E54D64">
          <w:rPr>
            <w:noProof/>
          </w:rPr>
          <w:t>5</w:t>
        </w:r>
        <w:r w:rsidR="00E54D64">
          <w:fldChar w:fldCharType="end"/>
        </w:r>
      </w:ins>
      <w:bookmarkEnd w:id="4041"/>
      <w:ins w:id="4046"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4047" w:author="Gabriel Correa" w:date="2015-08-26T03:18:00Z">
        <w:r>
          <w:t>Java y JFace</w:t>
        </w:r>
      </w:ins>
      <w:ins w:id="4048" w:author="Gabriel Correa" w:date="2015-08-26T03:17:00Z">
        <w:r>
          <w:t>.</w:t>
        </w:r>
      </w:ins>
    </w:p>
    <w:p w:rsidR="00145B29" w:rsidRDefault="00604F2F">
      <w:pPr>
        <w:rPr>
          <w:ins w:id="4049" w:author="Gabriel Correa" w:date="2015-08-25T20:02:00Z"/>
        </w:rPr>
      </w:pPr>
      <w:ins w:id="4050" w:author="Gabriel Correa" w:date="2015-08-25T21:20:00Z">
        <w:r>
          <w:rPr>
            <w:noProof/>
            <w:rPrChange w:id="4051" w:author="Unknown">
              <w:rPr>
                <w:b/>
                <w:bCs/>
                <w:noProof/>
                <w:color w:val="4F81BD" w:themeColor="accent1"/>
                <w:sz w:val="18"/>
                <w:szCs w:val="18"/>
              </w:rPr>
            </w:rPrChange>
          </w:rPr>
          <w:drawing>
            <wp:inline distT="0" distB="0" distL="0" distR="0" wp14:anchorId="040F867F" wp14:editId="62A76AE3">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4052" w:author="Unknown">
              <w:rPr>
                <w:b/>
                <w:bCs/>
                <w:noProof/>
                <w:color w:val="4F81BD" w:themeColor="accent1"/>
                <w:sz w:val="18"/>
                <w:szCs w:val="18"/>
              </w:rPr>
            </w:rPrChange>
          </w:rPr>
          <w:drawing>
            <wp:inline distT="0" distB="0" distL="0" distR="0" wp14:anchorId="4BBC6702" wp14:editId="15C8A679">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4053" w:author="Gabriel Correa" w:date="2015-08-25T20:31:00Z"/>
        </w:rPr>
      </w:pPr>
      <w:ins w:id="4054" w:author="Gabriel Correa" w:date="2015-08-25T20:28:00Z">
        <w:r>
          <w:t>En la última combinación de los datos</w:t>
        </w:r>
      </w:ins>
      <w:ins w:id="4055" w:author="Gabriel Correa" w:date="2015-08-26T03:22:00Z">
        <w:r w:rsidR="00F17DD3">
          <w:t xml:space="preserve"> </w:t>
        </w:r>
      </w:ins>
      <w:ins w:id="4056" w:author="Gabriel Correa" w:date="2015-08-25T20:28:00Z">
        <w:r>
          <w:t xml:space="preserve">– Java y JFace con un porcentaje de Apache Commons </w:t>
        </w:r>
      </w:ins>
      <w:ins w:id="4057" w:author="Gabriel Correa" w:date="2015-08-25T20:29:00Z">
        <w:r>
          <w:t>–</w:t>
        </w:r>
      </w:ins>
      <w:ins w:id="4058" w:author="Gabriel Correa" w:date="2015-08-25T20:28:00Z">
        <w:r>
          <w:t xml:space="preserve"> se </w:t>
        </w:r>
      </w:ins>
      <w:ins w:id="4059" w:author="Gabriel Correa" w:date="2015-08-25T20:29:00Z">
        <w:r>
          <w:t xml:space="preserve">alcanzaron mejores resultados nuevamente con NaiveBayesMultinomial, </w:t>
        </w:r>
      </w:ins>
      <w:ins w:id="4060" w:author="Gabriel Correa" w:date="2015-08-25T20:30:00Z">
        <w:r>
          <w:t>solo que esta vez presenta una caída de F-Measure a los 50%.</w:t>
        </w:r>
      </w:ins>
      <w:ins w:id="4061" w:author="Gabriel Correa" w:date="2015-08-25T20:38:00Z">
        <w:r w:rsidR="00E92005">
          <w:t xml:space="preserve"> </w:t>
        </w:r>
      </w:ins>
      <w:ins w:id="4062" w:author="Gabriel Correa" w:date="2015-08-25T20:39:00Z">
        <w:r w:rsidR="00E92005">
          <w:t>Esta vez</w:t>
        </w:r>
      </w:ins>
      <w:ins w:id="4063" w:author="Gabriel Correa" w:date="2015-08-25T20:38:00Z">
        <w:r w:rsidR="00E92005">
          <w:t xml:space="preserve"> NaiveBayes no comienza muy bien en 0% pero mejora</w:t>
        </w:r>
      </w:ins>
      <w:ins w:id="4064" w:author="Gabriel Correa" w:date="2015-08-25T20:39:00Z">
        <w:r w:rsidR="00E92005">
          <w:t xml:space="preserve"> bastante cuando alcanza 50%.</w:t>
        </w:r>
      </w:ins>
      <w:ins w:id="4065" w:author="Gabriel Correa" w:date="2015-08-26T03:22:00Z">
        <w:r w:rsidR="00F17DD3">
          <w:t xml:space="preserve"> Los resultados se pueden visualizar en </w:t>
        </w:r>
      </w:ins>
      <w:ins w:id="4066" w:author="Gabriel Correa" w:date="2015-08-26T03:23:00Z">
        <w:r w:rsidR="00F17DD3">
          <w:t xml:space="preserve">en la </w:t>
        </w:r>
        <w:r w:rsidR="00F17DD3">
          <w:fldChar w:fldCharType="begin"/>
        </w:r>
        <w:r w:rsidR="00F17DD3">
          <w:instrText xml:space="preserve"> REF _Ref428322671 \h </w:instrText>
        </w:r>
      </w:ins>
      <w:ins w:id="4067" w:author="Gabriel Correa" w:date="2015-08-26T03:23:00Z">
        <w:r w:rsidR="00F17DD3">
          <w:fldChar w:fldCharType="separate"/>
        </w:r>
      </w:ins>
      <w:ins w:id="4068" w:author="Gabriel Correa" w:date="2015-08-28T07:30:00Z">
        <w:r w:rsidR="00E54D64">
          <w:t xml:space="preserve">Imagen </w:t>
        </w:r>
        <w:r w:rsidR="00E54D64">
          <w:rPr>
            <w:noProof/>
          </w:rPr>
          <w:t>7</w:t>
        </w:r>
        <w:r w:rsidR="00E54D64">
          <w:t>.</w:t>
        </w:r>
        <w:r w:rsidR="00E54D64">
          <w:rPr>
            <w:noProof/>
          </w:rPr>
          <w:t>5</w:t>
        </w:r>
      </w:ins>
      <w:ins w:id="4069" w:author="Gabriel Correa" w:date="2015-08-26T03:23:00Z">
        <w:r w:rsidR="00F17DD3">
          <w:fldChar w:fldCharType="end"/>
        </w:r>
        <w:r w:rsidR="00F17DD3">
          <w:t>.</w:t>
        </w:r>
      </w:ins>
    </w:p>
    <w:p w:rsidR="00E811FB" w:rsidRPr="005F1364" w:rsidRDefault="004C51BF">
      <w:pPr>
        <w:rPr>
          <w:ins w:id="4070" w:author="Gabriel Correa" w:date="2015-08-24T16:57:00Z"/>
        </w:rPr>
      </w:pPr>
      <w:ins w:id="4071" w:author="Gabriel Correa" w:date="2015-08-25T20:32:00Z">
        <w:r>
          <w:t>Estos experimentos apoyan a que los mejores clasificadores son NaiveBayes y NaiveBayesMultinomial</w:t>
        </w:r>
      </w:ins>
      <w:ins w:id="4072" w:author="Gabriel Correa" w:date="2015-08-25T20:33:00Z">
        <w:r>
          <w:t xml:space="preserve"> cuando para adivinar ya se tiene </w:t>
        </w:r>
      </w:ins>
      <w:ins w:id="4073" w:author="Gabriel Correa" w:date="2015-08-25T20:34:00Z">
        <w:r>
          <w:t xml:space="preserve">en un modelo </w:t>
        </w:r>
      </w:ins>
      <w:ins w:id="4074" w:author="Gabriel Correa" w:date="2015-08-25T20:33:00Z">
        <w:r>
          <w:t>el conocimiento por aprendizaje de m</w:t>
        </w:r>
      </w:ins>
      <w:ins w:id="4075" w:author="Gabriel Correa" w:date="2015-08-25T20:34:00Z">
        <w:r>
          <w:t>áquina de dos librerías.</w:t>
        </w:r>
      </w:ins>
      <w:ins w:id="4076" w:author="Gabriel Correa" w:date="2015-08-25T20:36:00Z">
        <w:r>
          <w:t xml:space="preserve"> Efectivamente en el primer experimento el mejor parece ser SMO</w:t>
        </w:r>
      </w:ins>
      <w:ins w:id="4077" w:author="Gabriel Correa" w:date="2015-08-25T20:37:00Z">
        <w:r>
          <w:t xml:space="preserve"> porque se le puede aplicar una matriz de costos para alcanzar</w:t>
        </w:r>
        <w:r w:rsidR="00E92005">
          <w:t xml:space="preserve"> el valor de 0.94 en </w:t>
        </w:r>
        <w:r w:rsidR="00E92005">
          <w:rPr>
            <w:i/>
          </w:rPr>
          <w:t>recall</w:t>
        </w:r>
        <w:r w:rsidR="00E92005">
          <w:t xml:space="preserve"> que tiene NaiveBayes</w:t>
        </w:r>
      </w:ins>
      <w:ins w:id="4078" w:author="Gabriel Correa" w:date="2015-08-25T20:43:00Z">
        <w:r w:rsidR="005F1364">
          <w:t xml:space="preserve"> en 50%</w:t>
        </w:r>
      </w:ins>
      <w:ins w:id="4079" w:author="Gabriel Correa" w:date="2015-08-25T20:41:00Z">
        <w:r w:rsidR="005F1364">
          <w:t xml:space="preserve">, pero al hacer esto </w:t>
        </w:r>
      </w:ins>
      <w:ins w:id="4080" w:author="Gabriel Correa" w:date="2015-08-25T20:42:00Z">
        <w:r w:rsidR="005F1364">
          <w:t>probablemente</w:t>
        </w:r>
      </w:ins>
      <w:ins w:id="4081" w:author="Gabriel Correa" w:date="2015-08-25T20:41:00Z">
        <w:r w:rsidR="005F1364">
          <w:t xml:space="preserve"> </w:t>
        </w:r>
      </w:ins>
      <w:ins w:id="4082" w:author="Gabriel Correa" w:date="2015-08-25T20:42:00Z">
        <w:r w:rsidR="005F1364">
          <w:t xml:space="preserve">bajaría </w:t>
        </w:r>
      </w:ins>
      <w:ins w:id="4083" w:author="Gabriel Correa" w:date="2015-08-25T20:41:00Z">
        <w:r w:rsidR="005F1364">
          <w:t xml:space="preserve">el valor de </w:t>
        </w:r>
        <w:r w:rsidR="005F1364">
          <w:rPr>
            <w:i/>
          </w:rPr>
          <w:t>precision</w:t>
        </w:r>
        <w:r w:rsidR="005F1364">
          <w:t xml:space="preserve"> de </w:t>
        </w:r>
        <w:r w:rsidR="005F1364">
          <w:lastRenderedPageBreak/>
          <w:t xml:space="preserve">SMO hasta un valor </w:t>
        </w:r>
      </w:ins>
      <w:ins w:id="4084" w:author="Gabriel Correa" w:date="2015-08-25T20:42:00Z">
        <w:r w:rsidR="005F1364">
          <w:t xml:space="preserve">cercano al </w:t>
        </w:r>
        <w:r w:rsidR="005F1364">
          <w:rPr>
            <w:i/>
          </w:rPr>
          <w:t>precision</w:t>
        </w:r>
        <w:r w:rsidR="005F1364">
          <w:t xml:space="preserve"> de NaiveBayes.</w:t>
        </w:r>
      </w:ins>
      <w:ins w:id="4085" w:author="Gabriel Correa" w:date="2015-08-25T20:43:00Z">
        <w:r w:rsidR="00E811FB">
          <w:t xml:space="preserve"> Además SMO sólo presenta un buen rendimiento en el primer set de datos.</w:t>
        </w:r>
      </w:ins>
    </w:p>
    <w:p w:rsidR="00C041D8" w:rsidRDefault="0040326A">
      <w:pPr>
        <w:pStyle w:val="Ttulo3"/>
        <w:rPr>
          <w:ins w:id="4086" w:author="Gabriel Correa" w:date="2015-08-25T14:27:00Z"/>
        </w:rPr>
        <w:pPrChange w:id="4087" w:author="Gabriel Correa" w:date="2015-08-25T17:42:00Z">
          <w:pPr/>
        </w:pPrChange>
      </w:pPr>
      <w:bookmarkStart w:id="4088" w:name="_Ref428229703"/>
      <w:bookmarkStart w:id="4089" w:name="_Toc428510411"/>
      <w:ins w:id="4090" w:author="Gabriel Correa" w:date="2015-08-25T01:31:00Z">
        <w:r>
          <w:t xml:space="preserve">Reduciendo errores </w:t>
        </w:r>
      </w:ins>
      <w:ins w:id="4091" w:author="Gabriel Correa" w:date="2015-08-25T01:32:00Z">
        <w:r>
          <w:t>con la matriz de costos</w:t>
        </w:r>
      </w:ins>
      <w:bookmarkEnd w:id="4088"/>
      <w:bookmarkEnd w:id="4089"/>
    </w:p>
    <w:p w:rsidR="00D40253" w:rsidRDefault="004C4092">
      <w:pPr>
        <w:rPr>
          <w:ins w:id="4092" w:author="Gabriel Correa" w:date="2015-08-25T15:00:00Z"/>
        </w:rPr>
      </w:pPr>
      <w:ins w:id="4093" w:author="Gabriel Correa" w:date="2015-08-25T14:53:00Z">
        <w:r>
          <w:t xml:space="preserve">Se </w:t>
        </w:r>
      </w:ins>
      <w:ins w:id="4094" w:author="Gabriel Correa" w:date="2015-08-25T14:54:00Z">
        <w:r>
          <w:t xml:space="preserve">puede aumentar el valor de </w:t>
        </w:r>
        <w:r>
          <w:rPr>
            <w:i/>
          </w:rPr>
          <w:t>recall</w:t>
        </w:r>
        <w:r>
          <w:t xml:space="preserve"> de algunos clasificadores usando una matriz de costos,</w:t>
        </w:r>
      </w:ins>
      <w:ins w:id="4095" w:author="Gabriel Correa" w:date="2015-08-25T14:53:00Z">
        <w:r>
          <w:t xml:space="preserve"> como se menciona en la sección </w:t>
        </w:r>
      </w:ins>
      <w:ins w:id="4096" w:author="Gabriel Correa" w:date="2015-08-25T14:54:00Z">
        <w:r>
          <w:fldChar w:fldCharType="begin"/>
        </w:r>
        <w:r>
          <w:instrText xml:space="preserve"> REF _Ref428277776 \r \h </w:instrText>
        </w:r>
      </w:ins>
      <w:r>
        <w:fldChar w:fldCharType="separate"/>
      </w:r>
      <w:ins w:id="4097" w:author="Gabriel Correa" w:date="2015-08-28T07:30:00Z">
        <w:r w:rsidR="00E54D64">
          <w:t>7.2.1</w:t>
        </w:r>
      </w:ins>
      <w:ins w:id="4098" w:author="Gabriel Correa" w:date="2015-08-25T14:54:00Z">
        <w:r>
          <w:fldChar w:fldCharType="end"/>
        </w:r>
      </w:ins>
      <w:ins w:id="4099" w:author="Gabriel Correa" w:date="2015-08-25T14:53:00Z">
        <w:r>
          <w:t>.</w:t>
        </w:r>
      </w:ins>
      <w:ins w:id="4100" w:author="Gabriel Correa" w:date="2015-08-25T14:55:00Z">
        <w:r w:rsidR="0095446F">
          <w:t xml:space="preserve"> Esto se traduce en un mayor porcentaje de las directivas siendo correctamente detectadas, pero </w:t>
        </w:r>
      </w:ins>
      <w:ins w:id="4101" w:author="Gabriel Correa" w:date="2015-08-25T14:58:00Z">
        <w:r w:rsidR="0095446F">
          <w:t>por otra parte un mayor porcentaje de no-directivas siendo incorrectamente clasificadas como directivas (</w:t>
        </w:r>
      </w:ins>
      <w:ins w:id="4102" w:author="Gabriel Correa" w:date="2015-08-25T14:59:00Z">
        <w:r w:rsidR="0095446F">
          <w:rPr>
            <w:i/>
          </w:rPr>
          <w:t>precision</w:t>
        </w:r>
        <w:r w:rsidR="0095446F">
          <w:t xml:space="preserve"> más bajo). Sin embargo para los efectos de este trabajo se prefiere un mayor recall pues es m</w:t>
        </w:r>
      </w:ins>
      <w:ins w:id="4103" w:author="Gabriel Correa" w:date="2015-08-25T15:00:00Z">
        <w:r w:rsidR="0095446F">
          <w:t xml:space="preserve">ás fácil corregir manualmente </w:t>
        </w:r>
        <w:proofErr w:type="gramStart"/>
        <w:r w:rsidR="0095446F">
          <w:t>las no-directivas</w:t>
        </w:r>
        <w:proofErr w:type="gramEnd"/>
        <w:r w:rsidR="0095446F">
          <w:t xml:space="preserve">, como se </w:t>
        </w:r>
      </w:ins>
      <w:ins w:id="4104" w:author="Gabriel Correa" w:date="2015-08-25T15:08:00Z">
        <w:r w:rsidR="0068612A">
          <w:t>describe</w:t>
        </w:r>
      </w:ins>
      <w:ins w:id="4105" w:author="Gabriel Correa" w:date="2015-08-25T15:00:00Z">
        <w:r w:rsidR="0095446F">
          <w:t xml:space="preserve"> en la sección </w:t>
        </w:r>
      </w:ins>
      <w:ins w:id="4106" w:author="Gabriel Correa" w:date="2015-08-25T15:01:00Z">
        <w:r w:rsidR="0095446F">
          <w:fldChar w:fldCharType="begin"/>
        </w:r>
        <w:r w:rsidR="0095446F">
          <w:instrText xml:space="preserve"> REF _Ref428278205 \r \h </w:instrText>
        </w:r>
      </w:ins>
      <w:r w:rsidR="0095446F">
        <w:fldChar w:fldCharType="separate"/>
      </w:r>
      <w:ins w:id="4107" w:author="Gabriel Correa" w:date="2015-08-28T07:30:00Z">
        <w:r w:rsidR="00E54D64">
          <w:t>4.2.1</w:t>
        </w:r>
      </w:ins>
      <w:ins w:id="4108" w:author="Gabriel Correa" w:date="2015-08-25T15:01:00Z">
        <w:r w:rsidR="0095446F">
          <w:fldChar w:fldCharType="end"/>
        </w:r>
      </w:ins>
      <w:ins w:id="4109" w:author="Gabriel Correa" w:date="2015-08-25T15:00:00Z">
        <w:r w:rsidR="0095446F">
          <w:t>.</w:t>
        </w:r>
      </w:ins>
    </w:p>
    <w:p w:rsidR="0095446F" w:rsidRPr="00366968" w:rsidRDefault="007445D3">
      <w:pPr>
        <w:rPr>
          <w:ins w:id="4110" w:author="Gabriel Correa" w:date="2015-08-24T16:58:00Z"/>
        </w:rPr>
      </w:pPr>
      <w:ins w:id="4111" w:author="Gabriel Correa" w:date="2015-08-25T15:02:00Z">
        <w:r>
          <w:t xml:space="preserve">En la </w:t>
        </w:r>
      </w:ins>
      <w:ins w:id="4112" w:author="Gabriel Correa" w:date="2015-08-25T15:09:00Z">
        <w:r w:rsidR="0068612A">
          <w:fldChar w:fldCharType="begin"/>
        </w:r>
        <w:r w:rsidR="0068612A">
          <w:instrText xml:space="preserve"> REF _Ref428278449 \h </w:instrText>
        </w:r>
      </w:ins>
      <w:r w:rsidR="0068612A">
        <w:fldChar w:fldCharType="separate"/>
      </w:r>
      <w:ins w:id="4113" w:author="Gabriel Correa" w:date="2015-08-28T07:30:00Z">
        <w:r w:rsidR="00E54D64">
          <w:t xml:space="preserve">Tabla </w:t>
        </w:r>
        <w:r w:rsidR="00E54D64">
          <w:rPr>
            <w:noProof/>
          </w:rPr>
          <w:t>7</w:t>
        </w:r>
        <w:r w:rsidR="00E54D64">
          <w:t>.</w:t>
        </w:r>
        <w:r w:rsidR="00E54D64">
          <w:rPr>
            <w:noProof/>
          </w:rPr>
          <w:t>7</w:t>
        </w:r>
      </w:ins>
      <w:ins w:id="4114" w:author="Gabriel Correa" w:date="2015-08-25T15:09:00Z">
        <w:r w:rsidR="0068612A">
          <w:fldChar w:fldCharType="end"/>
        </w:r>
        <w:r w:rsidR="0068612A">
          <w:t xml:space="preserve"> se ven los resultados de aplicar la matriz de costos.</w:t>
        </w:r>
      </w:ins>
      <w:ins w:id="4115" w:author="Gabriel Correa" w:date="2015-08-25T15:10:00Z">
        <w:r w:rsidR="0068612A">
          <w:t xml:space="preserve"> </w:t>
        </w:r>
        <w:r w:rsidR="0068612A" w:rsidRPr="0068612A">
          <w:rPr>
            <w:i/>
            <w:rPrChange w:id="4116" w:author="Gabriel Correa" w:date="2015-08-25T15:10:00Z">
              <w:rPr/>
            </w:rPrChange>
          </w:rPr>
          <w:t>NaiveBayes</w:t>
        </w:r>
        <w:r w:rsidR="0068612A">
          <w:t xml:space="preserve"> logra mejorar</w:t>
        </w:r>
      </w:ins>
      <w:ins w:id="4117" w:author="Gabriel Correa" w:date="2015-08-25T15:11:00Z">
        <w:r w:rsidR="00366968">
          <w:t xml:space="preserve"> el </w:t>
        </w:r>
        <w:r w:rsidR="00366968">
          <w:rPr>
            <w:i/>
          </w:rPr>
          <w:t>recall</w:t>
        </w:r>
      </w:ins>
      <w:ins w:id="4118" w:author="Gabriel Correa" w:date="2015-08-25T15:10:00Z">
        <w:r w:rsidR="0068612A">
          <w:t xml:space="preserve"> </w:t>
        </w:r>
      </w:ins>
      <w:ins w:id="4119" w:author="Gabriel Correa" w:date="2015-08-25T15:11:00Z">
        <w:r w:rsidR="0068612A">
          <w:t>considerablemente</w:t>
        </w:r>
      </w:ins>
      <w:ins w:id="4120" w:author="Gabriel Correa" w:date="2015-08-25T15:10:00Z">
        <w:r w:rsidR="0068612A">
          <w:t xml:space="preserve"> en los tres conjuntos de datos probados</w:t>
        </w:r>
      </w:ins>
      <w:ins w:id="4121" w:author="Gabriel Correa" w:date="2015-08-25T15:11:00Z">
        <w:r w:rsidR="00366968">
          <w:t xml:space="preserve"> mientras que </w:t>
        </w:r>
        <w:r w:rsidR="00366968">
          <w:rPr>
            <w:i/>
          </w:rPr>
          <w:t>NaiveBayesMultinomial</w:t>
        </w:r>
        <w:r w:rsidR="00366968">
          <w:t xml:space="preserve"> no lo hace en ninguno de los datos</w:t>
        </w:r>
      </w:ins>
      <w:ins w:id="4122" w:author="Gabriel Correa" w:date="2015-08-25T15:12:00Z">
        <w:r w:rsidR="00366968">
          <w:t xml:space="preserve">. También hay que notar que en la </w:t>
        </w:r>
      </w:ins>
      <w:ins w:id="4123"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4124" w:author="Gabriel Correa" w:date="2015-08-25T15:14:00Z">
        <w:r w:rsidR="00366968">
          <w:t>ó.</w:t>
        </w:r>
      </w:ins>
    </w:p>
    <w:p w:rsidR="007123F7" w:rsidRPr="007C2995" w:rsidRDefault="007123F7" w:rsidP="005D2320">
      <w:pPr>
        <w:pStyle w:val="Epgrafe"/>
        <w:keepNext/>
        <w:ind w:right="474"/>
        <w:rPr>
          <w:ins w:id="4125" w:author="Gabriel Correa" w:date="2015-08-25T13:41:00Z"/>
        </w:rPr>
      </w:pPr>
      <w:bookmarkStart w:id="4126" w:name="_Ref428278449"/>
      <w:ins w:id="4127" w:author="Gabriel Correa" w:date="2015-08-25T13:41:00Z">
        <w:r>
          <w:t xml:space="preserve">Tabla </w:t>
        </w:r>
      </w:ins>
      <w:ins w:id="4128" w:author="Gabriel Correa" w:date="2015-08-28T00:22:00Z">
        <w:r w:rsidR="00F002B6">
          <w:fldChar w:fldCharType="begin"/>
        </w:r>
        <w:r w:rsidR="00F002B6">
          <w:instrText xml:space="preserve"> STYLEREF 1 \s </w:instrText>
        </w:r>
      </w:ins>
      <w:r w:rsidR="00F002B6">
        <w:fldChar w:fldCharType="separate"/>
      </w:r>
      <w:r w:rsidR="00E54D64">
        <w:rPr>
          <w:noProof/>
        </w:rPr>
        <w:t>7</w:t>
      </w:r>
      <w:ins w:id="4129"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4130" w:author="Gabriel Correa" w:date="2015-08-28T07:30:00Z">
        <w:r w:rsidR="00E54D64">
          <w:rPr>
            <w:noProof/>
          </w:rPr>
          <w:t>7</w:t>
        </w:r>
      </w:ins>
      <w:ins w:id="4131" w:author="Gabriel Correa" w:date="2015-08-28T00:22:00Z">
        <w:r w:rsidR="00F002B6">
          <w:fldChar w:fldCharType="end"/>
        </w:r>
      </w:ins>
      <w:del w:id="413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4126"/>
      <w:ins w:id="4133" w:author="Gabriel Correa" w:date="2015-08-25T14:00:00Z">
        <w:r w:rsidR="00AB5A3F">
          <w:t>:   Efecto</w:t>
        </w:r>
      </w:ins>
      <w:ins w:id="4134" w:author="Gabriel Correa" w:date="2015-08-25T13:53:00Z">
        <w:r w:rsidR="00AB5A3F">
          <w:t xml:space="preserve"> de</w:t>
        </w:r>
      </w:ins>
      <w:ins w:id="4135" w:author="Gabriel Correa" w:date="2015-08-25T13:54:00Z">
        <w:r w:rsidR="00AB5A3F">
          <w:t xml:space="preserve"> la matriz de costos </w:t>
        </w:r>
      </w:ins>
      <w:ins w:id="4136" w:author="Gabriel Correa" w:date="2015-08-25T14:31:00Z">
        <w:r w:rsidR="00D40253">
          <w:t>sobre NaiveBayes y NaiveBayesMultinomial. La primera tabla usa como entrenamiento a Apache Commons y Java; como pruebas usa a JFace. La segunda tabla usa como entrenamiento a</w:t>
        </w:r>
      </w:ins>
      <w:ins w:id="4137" w:author="Gabriel Correa" w:date="2015-08-25T14:32:00Z">
        <w:r w:rsidR="00D40253">
          <w:t xml:space="preserve"> Apache Commons y JFace;</w:t>
        </w:r>
      </w:ins>
      <w:ins w:id="4138" w:author="Gabriel Correa" w:date="2015-08-25T14:33:00Z">
        <w:r w:rsidR="00D40253">
          <w:t xml:space="preserve"> como pruebas usa a Java. La tercera y última tabla usa como entrenamiento a Java y JFace; como pruebas usa a Apache Commons.</w:t>
        </w:r>
      </w:ins>
      <w:ins w:id="4139" w:author="Gabriel Correa" w:date="2015-08-25T14:31:00Z">
        <w:r w:rsidR="00D40253">
          <w:t xml:space="preserve"> </w:t>
        </w:r>
      </w:ins>
    </w:p>
    <w:tbl>
      <w:tblPr>
        <w:tblStyle w:val="Estilo2"/>
        <w:tblW w:w="9043" w:type="dxa"/>
        <w:tblLayout w:type="fixed"/>
        <w:tblLook w:val="04A0" w:firstRow="1" w:lastRow="0" w:firstColumn="1" w:lastColumn="0" w:noHBand="0" w:noVBand="1"/>
        <w:tblPrChange w:id="4140"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4141">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4142" w:author="Gabriel Correa" w:date="2015-08-25T13:45:00Z"/>
          <w:trPrChange w:id="4143"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4144"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4145" w:author="Gabriel Correa" w:date="2015-08-25T13:45:00Z"/>
                <w:rFonts w:eastAsia="Times New Roman" w:cs="Calibri"/>
                <w:i/>
                <w:color w:val="000000"/>
                <w:sz w:val="22"/>
              </w:rPr>
            </w:pPr>
          </w:p>
        </w:tc>
        <w:tc>
          <w:tcPr>
            <w:tcW w:w="3626" w:type="dxa"/>
            <w:gridSpan w:val="6"/>
            <w:tcBorders>
              <w:top w:val="nil"/>
            </w:tcBorders>
            <w:tcPrChange w:id="4146"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4147" w:author="Gabriel Correa" w:date="2015-08-25T13:45:00Z"/>
                <w:rFonts w:eastAsia="Times New Roman" w:cs="Calibri"/>
                <w:i/>
                <w:color w:val="000000"/>
                <w:sz w:val="22"/>
                <w:rPrChange w:id="4148" w:author="Gabriel Correa" w:date="2015-08-25T14:26:00Z">
                  <w:rPr>
                    <w:ins w:id="4149" w:author="Gabriel Correa" w:date="2015-08-25T13:45:00Z"/>
                    <w:rFonts w:ascii="Calibri" w:eastAsia="Times New Roman" w:hAnsi="Calibri" w:cs="Calibri"/>
                    <w:i/>
                    <w:color w:val="000000"/>
                  </w:rPr>
                </w:rPrChange>
              </w:rPr>
              <w:pPrChange w:id="4150"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4151" w:author="Gabriel Correa" w:date="2015-08-25T14:39:00Z">
              <w:r w:rsidRPr="002B28AD">
                <w:rPr>
                  <w:rFonts w:eastAsia="Times New Roman" w:cs="Calibri"/>
                  <w:i/>
                  <w:color w:val="000000"/>
                  <w:sz w:val="22"/>
                </w:rPr>
                <w:t>NaiveBayes</w:t>
              </w:r>
            </w:ins>
          </w:p>
        </w:tc>
        <w:tc>
          <w:tcPr>
            <w:tcW w:w="4288" w:type="dxa"/>
            <w:gridSpan w:val="7"/>
            <w:tcBorders>
              <w:top w:val="nil"/>
            </w:tcBorders>
            <w:tcPrChange w:id="4152"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4153" w:author="Gabriel Correa" w:date="2015-08-25T13:45:00Z"/>
                <w:rFonts w:cs="Calibri"/>
                <w:color w:val="000000"/>
                <w:sz w:val="22"/>
                <w:rPrChange w:id="4154" w:author="Gabriel Correa" w:date="2015-08-25T14:26:00Z">
                  <w:rPr>
                    <w:ins w:id="4155" w:author="Gabriel Correa" w:date="2015-08-25T13:45:00Z"/>
                    <w:rFonts w:ascii="Calibri" w:hAnsi="Calibri" w:cs="Calibri"/>
                    <w:color w:val="000000"/>
                  </w:rPr>
                </w:rPrChange>
              </w:rPr>
              <w:pPrChange w:id="4156"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4157" w:author="Gabriel Correa" w:date="2015-08-25T14:36:00Z">
              <w:r w:rsidRPr="002B28AD">
                <w:rPr>
                  <w:rFonts w:cs="Calibri"/>
                  <w:color w:val="000000"/>
                  <w:sz w:val="22"/>
                </w:rPr>
                <w:t>NaiveBayesMultinomial</w:t>
              </w:r>
            </w:ins>
          </w:p>
        </w:tc>
      </w:tr>
      <w:tr w:rsidR="007C2995" w:rsidRPr="002D1802" w:rsidTr="00A223C0">
        <w:trPr>
          <w:trHeight w:val="300"/>
          <w:ins w:id="4158"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4159" w:author="Gabriel Correa" w:date="2015-08-25T13:40:00Z"/>
                <w:rFonts w:eastAsia="Times New Roman" w:cs="Calibri"/>
                <w:color w:val="000000"/>
                <w:sz w:val="22"/>
                <w:rPrChange w:id="4160" w:author="Gabriel Correa" w:date="2015-08-25T14:26:00Z">
                  <w:rPr>
                    <w:ins w:id="4161" w:author="Gabriel Correa" w:date="2015-08-25T13:40:00Z"/>
                    <w:rFonts w:ascii="Calibri" w:eastAsia="Times New Roman" w:hAnsi="Calibri" w:cs="Calibri"/>
                    <w:color w:val="000000"/>
                  </w:rPr>
                </w:rPrChange>
              </w:rPr>
            </w:pPr>
            <w:ins w:id="4162" w:author="Gabriel Correa" w:date="2015-08-25T13:40:00Z">
              <w:r w:rsidRPr="002D1802">
                <w:rPr>
                  <w:rFonts w:eastAsia="Times New Roman" w:cs="Calibri"/>
                  <w:color w:val="000000"/>
                  <w:sz w:val="22"/>
                  <w:rPrChange w:id="4163"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4164" w:author="Gabriel Correa" w:date="2015-08-25T13:40:00Z"/>
                <w:rFonts w:eastAsia="Times New Roman" w:cs="Calibri"/>
                <w:i/>
                <w:color w:val="000000"/>
                <w:sz w:val="22"/>
                <w:rPrChange w:id="4165" w:author="Gabriel Correa" w:date="2015-08-25T14:26:00Z">
                  <w:rPr>
                    <w:ins w:id="4166" w:author="Gabriel Correa" w:date="2015-08-25T13:40:00Z"/>
                    <w:rFonts w:ascii="Calibri" w:eastAsia="Times New Roman" w:hAnsi="Calibri" w:cs="Calibri"/>
                    <w:color w:val="000000"/>
                  </w:rPr>
                </w:rPrChange>
              </w:rPr>
              <w:pPrChange w:id="4167" w:author="Gabriel Correa" w:date="2015-08-25T14:47:00Z">
                <w:pPr/>
              </w:pPrChange>
            </w:pPr>
            <w:ins w:id="4168" w:author="Gabriel Correa" w:date="2015-08-25T13:40:00Z">
              <w:r w:rsidRPr="002D1802">
                <w:rPr>
                  <w:rFonts w:eastAsia="Times New Roman" w:cs="Calibri"/>
                  <w:i/>
                  <w:color w:val="000000"/>
                  <w:sz w:val="22"/>
                  <w:rPrChange w:id="4169"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4170" w:author="Gabriel Correa" w:date="2015-08-25T13:40:00Z"/>
                <w:rFonts w:eastAsia="Times New Roman" w:cs="Calibri"/>
                <w:i/>
                <w:color w:val="000000"/>
                <w:sz w:val="22"/>
                <w:rPrChange w:id="4171" w:author="Gabriel Correa" w:date="2015-08-25T14:26:00Z">
                  <w:rPr>
                    <w:ins w:id="4172" w:author="Gabriel Correa" w:date="2015-08-25T13:40:00Z"/>
                    <w:rFonts w:ascii="Calibri" w:eastAsia="Times New Roman" w:hAnsi="Calibri" w:cs="Calibri"/>
                    <w:color w:val="000000"/>
                  </w:rPr>
                </w:rPrChange>
              </w:rPr>
              <w:pPrChange w:id="4173" w:author="Gabriel Correa" w:date="2015-08-25T14:47:00Z">
                <w:pPr/>
              </w:pPrChange>
            </w:pPr>
            <w:ins w:id="4174" w:author="Gabriel Correa" w:date="2015-08-25T13:40:00Z">
              <w:r w:rsidRPr="002D1802">
                <w:rPr>
                  <w:rFonts w:eastAsia="Times New Roman" w:cs="Calibri"/>
                  <w:i/>
                  <w:color w:val="000000"/>
                  <w:sz w:val="22"/>
                  <w:rPrChange w:id="4175"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4176" w:author="Gabriel Correa" w:date="2015-08-25T13:40:00Z"/>
                <w:rFonts w:eastAsia="Times New Roman" w:cs="Calibri"/>
                <w:i/>
                <w:color w:val="000000"/>
                <w:sz w:val="22"/>
                <w:rPrChange w:id="4177" w:author="Gabriel Correa" w:date="2015-08-25T14:26:00Z">
                  <w:rPr>
                    <w:ins w:id="4178" w:author="Gabriel Correa" w:date="2015-08-25T13:40:00Z"/>
                    <w:rFonts w:ascii="Calibri" w:eastAsia="Times New Roman" w:hAnsi="Calibri" w:cs="Calibri"/>
                    <w:color w:val="000000"/>
                  </w:rPr>
                </w:rPrChange>
              </w:rPr>
              <w:pPrChange w:id="4179" w:author="Gabriel Correa" w:date="2015-08-25T14:47:00Z">
                <w:pPr/>
              </w:pPrChange>
            </w:pPr>
            <w:ins w:id="4180" w:author="Gabriel Correa" w:date="2015-08-25T13:40:00Z">
              <w:r w:rsidRPr="002D1802">
                <w:rPr>
                  <w:rFonts w:eastAsia="Times New Roman" w:cs="Calibri"/>
                  <w:i/>
                  <w:color w:val="000000"/>
                  <w:sz w:val="22"/>
                  <w:rPrChange w:id="4181"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4182" w:author="Gabriel Correa" w:date="2015-08-25T13:45:00Z"/>
                <w:rFonts w:eastAsia="Times New Roman" w:cs="Times New Roman"/>
                <w:sz w:val="22"/>
                <w:rPrChange w:id="4183" w:author="Gabriel Correa" w:date="2015-08-25T14:26:00Z">
                  <w:rPr>
                    <w:ins w:id="4184" w:author="Gabriel Correa" w:date="2015-08-25T13:45:00Z"/>
                    <w:rFonts w:eastAsia="Times New Roman" w:cs="Times New Roman"/>
                    <w:sz w:val="20"/>
                    <w:szCs w:val="20"/>
                  </w:rPr>
                </w:rPrChange>
              </w:rPr>
              <w:pPrChange w:id="4185" w:author="Gabriel Correa" w:date="2015-08-25T14:47:00Z">
                <w:pPr/>
              </w:pPrChange>
            </w:pPr>
            <w:ins w:id="4186" w:author="Gabriel Correa" w:date="2015-08-25T13:45:00Z">
              <w:r w:rsidRPr="002D1802">
                <w:rPr>
                  <w:rFonts w:cs="Calibri"/>
                  <w:color w:val="000000"/>
                  <w:sz w:val="22"/>
                  <w:rPrChange w:id="4187"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4188" w:author="Gabriel Correa" w:date="2015-08-25T13:45:00Z"/>
                <w:rFonts w:eastAsia="Times New Roman" w:cs="Times New Roman"/>
                <w:sz w:val="22"/>
                <w:rPrChange w:id="4189" w:author="Gabriel Correa" w:date="2015-08-25T14:26:00Z">
                  <w:rPr>
                    <w:ins w:id="4190" w:author="Gabriel Correa" w:date="2015-08-25T13:45:00Z"/>
                    <w:rFonts w:eastAsia="Times New Roman" w:cs="Times New Roman"/>
                    <w:sz w:val="20"/>
                    <w:szCs w:val="20"/>
                  </w:rPr>
                </w:rPrChange>
              </w:rPr>
              <w:pPrChange w:id="4191" w:author="Gabriel Correa" w:date="2015-08-25T14:47:00Z">
                <w:pPr/>
              </w:pPrChange>
            </w:pPr>
            <w:ins w:id="4192" w:author="Gabriel Correa" w:date="2015-08-25T13:45:00Z">
              <w:r w:rsidRPr="002D1802">
                <w:rPr>
                  <w:rFonts w:cs="Calibri"/>
                  <w:color w:val="000000"/>
                  <w:sz w:val="22"/>
                  <w:rPrChange w:id="4193"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4194" w:author="Gabriel Correa" w:date="2015-08-25T13:45:00Z"/>
                <w:rFonts w:eastAsia="Times New Roman" w:cs="Times New Roman"/>
                <w:sz w:val="22"/>
                <w:rPrChange w:id="4195" w:author="Gabriel Correa" w:date="2015-08-25T14:26:00Z">
                  <w:rPr>
                    <w:ins w:id="4196" w:author="Gabriel Correa" w:date="2015-08-25T13:45:00Z"/>
                    <w:rFonts w:eastAsia="Times New Roman" w:cs="Times New Roman"/>
                    <w:sz w:val="20"/>
                    <w:szCs w:val="20"/>
                  </w:rPr>
                </w:rPrChange>
              </w:rPr>
              <w:pPrChange w:id="4197" w:author="Gabriel Correa" w:date="2015-08-25T14:47:00Z">
                <w:pPr/>
              </w:pPrChange>
            </w:pPr>
            <w:ins w:id="4198" w:author="Gabriel Correa" w:date="2015-08-25T13:45:00Z">
              <w:r w:rsidRPr="002D1802">
                <w:rPr>
                  <w:rFonts w:cs="Calibri"/>
                  <w:color w:val="000000"/>
                  <w:sz w:val="22"/>
                  <w:rPrChange w:id="4199" w:author="Gabriel Correa" w:date="2015-08-25T14:26:00Z">
                    <w:rPr>
                      <w:rFonts w:ascii="Calibri" w:hAnsi="Calibri" w:cs="Calibri"/>
                      <w:color w:val="000000"/>
                    </w:rPr>
                  </w:rPrChange>
                </w:rPr>
                <w:t>F-Measure</w:t>
              </w:r>
            </w:ins>
          </w:p>
        </w:tc>
      </w:tr>
      <w:tr w:rsidR="00A223C0" w:rsidRPr="002D1802" w:rsidTr="00A223C0">
        <w:trPr>
          <w:trHeight w:val="300"/>
          <w:ins w:id="4200"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4201" w:author="Gabriel Correa" w:date="2015-08-25T13:40:00Z"/>
                <w:rFonts w:eastAsia="Times New Roman" w:cs="Calibri"/>
                <w:color w:val="000000"/>
                <w:sz w:val="22"/>
                <w:rPrChange w:id="4202" w:author="Gabriel Correa" w:date="2015-08-25T14:26:00Z">
                  <w:rPr>
                    <w:ins w:id="4203" w:author="Gabriel Correa" w:date="2015-08-25T13:40:00Z"/>
                    <w:rFonts w:ascii="Calibri" w:eastAsia="Times New Roman" w:hAnsi="Calibri" w:cs="Calibri"/>
                    <w:color w:val="000000"/>
                  </w:rPr>
                </w:rPrChange>
              </w:rPr>
            </w:pPr>
            <w:ins w:id="4204" w:author="Gabriel Correa" w:date="2015-08-25T13:40:00Z">
              <w:r w:rsidRPr="002D1802">
                <w:rPr>
                  <w:rFonts w:eastAsia="Times New Roman" w:cs="Calibri"/>
                  <w:color w:val="000000"/>
                  <w:sz w:val="22"/>
                  <w:rPrChange w:id="4205"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4206" w:author="Gabriel Correa" w:date="2015-08-25T13:40:00Z"/>
                <w:rFonts w:eastAsia="Times New Roman" w:cs="Calibri"/>
                <w:color w:val="000000"/>
                <w:sz w:val="22"/>
                <w:rPrChange w:id="4207" w:author="Gabriel Correa" w:date="2015-08-25T14:26:00Z">
                  <w:rPr>
                    <w:ins w:id="4208" w:author="Gabriel Correa" w:date="2015-08-25T13:40:00Z"/>
                    <w:rFonts w:ascii="Calibri" w:eastAsia="Times New Roman" w:hAnsi="Calibri" w:cs="Calibri"/>
                    <w:color w:val="000000"/>
                  </w:rPr>
                </w:rPrChange>
              </w:rPr>
            </w:pPr>
            <w:ins w:id="4209" w:author="Gabriel Correa" w:date="2015-08-25T13:40:00Z">
              <w:r w:rsidRPr="002D1802">
                <w:rPr>
                  <w:rFonts w:eastAsia="Times New Roman" w:cs="Calibri"/>
                  <w:color w:val="000000"/>
                  <w:sz w:val="22"/>
                  <w:rPrChange w:id="4210"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4211" w:author="Gabriel Correa" w:date="2015-08-25T13:40:00Z"/>
                <w:rFonts w:eastAsia="Times New Roman" w:cs="Calibri"/>
                <w:color w:val="000000"/>
                <w:sz w:val="22"/>
                <w:rPrChange w:id="4212" w:author="Gabriel Correa" w:date="2015-08-25T14:26:00Z">
                  <w:rPr>
                    <w:ins w:id="4213" w:author="Gabriel Correa" w:date="2015-08-25T13:40:00Z"/>
                    <w:rFonts w:ascii="Calibri" w:eastAsia="Times New Roman" w:hAnsi="Calibri" w:cs="Calibri"/>
                    <w:color w:val="000000"/>
                  </w:rPr>
                </w:rPrChange>
              </w:rPr>
            </w:pPr>
            <w:ins w:id="4214" w:author="Gabriel Correa" w:date="2015-08-25T13:40:00Z">
              <w:r w:rsidRPr="002D1802">
                <w:rPr>
                  <w:rFonts w:eastAsia="Times New Roman" w:cs="Calibri"/>
                  <w:color w:val="000000"/>
                  <w:sz w:val="22"/>
                  <w:rPrChange w:id="4215"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4216" w:author="Gabriel Correa" w:date="2015-08-25T13:40:00Z"/>
                <w:rFonts w:eastAsia="Times New Roman" w:cs="Calibri"/>
                <w:color w:val="000000"/>
                <w:sz w:val="22"/>
                <w:rPrChange w:id="4217" w:author="Gabriel Correa" w:date="2015-08-25T14:26:00Z">
                  <w:rPr>
                    <w:ins w:id="4218" w:author="Gabriel Correa" w:date="2015-08-25T13:40:00Z"/>
                    <w:rFonts w:ascii="Calibri" w:eastAsia="Times New Roman" w:hAnsi="Calibri" w:cs="Calibri"/>
                    <w:color w:val="000000"/>
                  </w:rPr>
                </w:rPrChange>
              </w:rPr>
            </w:pPr>
            <w:ins w:id="4219" w:author="Gabriel Correa" w:date="2015-08-25T13:40:00Z">
              <w:r w:rsidRPr="002D1802">
                <w:rPr>
                  <w:rFonts w:eastAsia="Times New Roman" w:cs="Calibri"/>
                  <w:color w:val="000000"/>
                  <w:sz w:val="22"/>
                  <w:rPrChange w:id="4220"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4221" w:author="Gabriel Correa" w:date="2015-08-25T13:45:00Z"/>
                <w:rFonts w:eastAsia="Times New Roman" w:cs="Times New Roman"/>
                <w:sz w:val="22"/>
                <w:rPrChange w:id="4222" w:author="Gabriel Correa" w:date="2015-08-25T14:26:00Z">
                  <w:rPr>
                    <w:ins w:id="4223" w:author="Gabriel Correa" w:date="2015-08-25T13:45:00Z"/>
                    <w:rFonts w:eastAsia="Times New Roman" w:cs="Times New Roman"/>
                    <w:sz w:val="20"/>
                    <w:szCs w:val="20"/>
                  </w:rPr>
                </w:rPrChange>
              </w:rPr>
              <w:pPrChange w:id="4224" w:author="Gabriel Correa" w:date="2015-08-25T14:47:00Z">
                <w:pPr/>
              </w:pPrChange>
            </w:pPr>
            <w:ins w:id="4225" w:author="Gabriel Correa" w:date="2015-08-25T13:45:00Z">
              <w:r w:rsidRPr="002D1802">
                <w:rPr>
                  <w:rFonts w:cs="Calibri"/>
                  <w:color w:val="000000"/>
                  <w:sz w:val="22"/>
                  <w:rPrChange w:id="4226"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4227" w:author="Gabriel Correa" w:date="2015-08-25T13:45:00Z"/>
                <w:rFonts w:eastAsia="Times New Roman" w:cs="Times New Roman"/>
                <w:sz w:val="22"/>
                <w:rPrChange w:id="4228" w:author="Gabriel Correa" w:date="2015-08-25T14:26:00Z">
                  <w:rPr>
                    <w:ins w:id="4229" w:author="Gabriel Correa" w:date="2015-08-25T13:45:00Z"/>
                    <w:rFonts w:eastAsia="Times New Roman" w:cs="Times New Roman"/>
                    <w:sz w:val="20"/>
                    <w:szCs w:val="20"/>
                  </w:rPr>
                </w:rPrChange>
              </w:rPr>
              <w:pPrChange w:id="4230" w:author="Gabriel Correa" w:date="2015-08-25T14:47:00Z">
                <w:pPr/>
              </w:pPrChange>
            </w:pPr>
            <w:ins w:id="4231" w:author="Gabriel Correa" w:date="2015-08-25T13:45:00Z">
              <w:r w:rsidRPr="002D1802">
                <w:rPr>
                  <w:rFonts w:cs="Calibri"/>
                  <w:color w:val="000000"/>
                  <w:sz w:val="22"/>
                  <w:rPrChange w:id="4232"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4233" w:author="Gabriel Correa" w:date="2015-08-25T13:45:00Z"/>
                <w:rFonts w:eastAsia="Times New Roman" w:cs="Times New Roman"/>
                <w:sz w:val="22"/>
                <w:rPrChange w:id="4234" w:author="Gabriel Correa" w:date="2015-08-25T14:26:00Z">
                  <w:rPr>
                    <w:ins w:id="4235" w:author="Gabriel Correa" w:date="2015-08-25T13:45:00Z"/>
                    <w:rFonts w:eastAsia="Times New Roman" w:cs="Times New Roman"/>
                    <w:sz w:val="20"/>
                    <w:szCs w:val="20"/>
                  </w:rPr>
                </w:rPrChange>
              </w:rPr>
              <w:pPrChange w:id="4236" w:author="Gabriel Correa" w:date="2015-08-25T14:47:00Z">
                <w:pPr/>
              </w:pPrChange>
            </w:pPr>
            <w:ins w:id="4237" w:author="Gabriel Correa" w:date="2015-08-25T13:45:00Z">
              <w:r w:rsidRPr="002D1802">
                <w:rPr>
                  <w:rFonts w:cs="Calibri"/>
                  <w:color w:val="000000"/>
                  <w:sz w:val="22"/>
                  <w:rPrChange w:id="4238" w:author="Gabriel Correa" w:date="2015-08-25T14:26:00Z">
                    <w:rPr>
                      <w:rFonts w:ascii="Calibri" w:hAnsi="Calibri" w:cs="Calibri"/>
                      <w:color w:val="000000"/>
                    </w:rPr>
                  </w:rPrChange>
                </w:rPr>
                <w:t>0.54</w:t>
              </w:r>
            </w:ins>
          </w:p>
        </w:tc>
      </w:tr>
      <w:tr w:rsidR="00A223C0" w:rsidRPr="002D1802" w:rsidTr="00A223C0">
        <w:trPr>
          <w:trHeight w:val="300"/>
          <w:ins w:id="423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240" w:author="Gabriel Correa" w:date="2015-08-25T13:40:00Z"/>
                <w:rFonts w:eastAsia="Times New Roman" w:cs="Calibri"/>
                <w:color w:val="000000"/>
                <w:sz w:val="22"/>
                <w:rPrChange w:id="4241" w:author="Gabriel Correa" w:date="2015-08-25T14:26:00Z">
                  <w:rPr>
                    <w:ins w:id="4242" w:author="Gabriel Correa" w:date="2015-08-25T13:40:00Z"/>
                    <w:rFonts w:ascii="Calibri" w:eastAsia="Times New Roman" w:hAnsi="Calibri" w:cs="Calibri"/>
                    <w:color w:val="000000"/>
                  </w:rPr>
                </w:rPrChange>
              </w:rPr>
            </w:pPr>
            <w:ins w:id="4243" w:author="Gabriel Correa" w:date="2015-08-25T13:40:00Z">
              <w:r w:rsidRPr="002D1802">
                <w:rPr>
                  <w:rFonts w:eastAsia="Times New Roman" w:cs="Calibri"/>
                  <w:color w:val="000000"/>
                  <w:sz w:val="22"/>
                  <w:rPrChange w:id="4244"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4245" w:author="Gabriel Correa" w:date="2015-08-25T13:40:00Z"/>
                <w:rFonts w:eastAsia="Times New Roman" w:cs="Calibri"/>
                <w:color w:val="000000"/>
                <w:sz w:val="22"/>
                <w:rPrChange w:id="4246" w:author="Gabriel Correa" w:date="2015-08-25T14:26:00Z">
                  <w:rPr>
                    <w:ins w:id="4247" w:author="Gabriel Correa" w:date="2015-08-25T13:40:00Z"/>
                    <w:rFonts w:ascii="Calibri" w:eastAsia="Times New Roman" w:hAnsi="Calibri" w:cs="Calibri"/>
                    <w:color w:val="000000"/>
                  </w:rPr>
                </w:rPrChange>
              </w:rPr>
            </w:pPr>
            <w:ins w:id="4248" w:author="Gabriel Correa" w:date="2015-08-25T13:40:00Z">
              <w:r w:rsidRPr="002D1802">
                <w:rPr>
                  <w:rFonts w:eastAsia="Times New Roman" w:cs="Calibri"/>
                  <w:color w:val="000000"/>
                  <w:sz w:val="22"/>
                  <w:rPrChange w:id="4249"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4250" w:author="Gabriel Correa" w:date="2015-08-25T13:40:00Z"/>
                <w:rFonts w:eastAsia="Times New Roman" w:cs="Calibri"/>
                <w:color w:val="000000"/>
                <w:sz w:val="22"/>
                <w:rPrChange w:id="4251" w:author="Gabriel Correa" w:date="2015-08-25T14:26:00Z">
                  <w:rPr>
                    <w:ins w:id="4252" w:author="Gabriel Correa" w:date="2015-08-25T13:40:00Z"/>
                    <w:rFonts w:ascii="Calibri" w:eastAsia="Times New Roman" w:hAnsi="Calibri" w:cs="Calibri"/>
                    <w:color w:val="000000"/>
                  </w:rPr>
                </w:rPrChange>
              </w:rPr>
            </w:pPr>
            <w:ins w:id="4253" w:author="Gabriel Correa" w:date="2015-08-25T13:40:00Z">
              <w:r w:rsidRPr="002D1802">
                <w:rPr>
                  <w:rFonts w:eastAsia="Times New Roman" w:cs="Calibri"/>
                  <w:color w:val="000000"/>
                  <w:sz w:val="22"/>
                  <w:rPrChange w:id="4254"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55" w:author="Gabriel Correa" w:date="2015-08-25T13:40:00Z"/>
                <w:rFonts w:eastAsia="Times New Roman" w:cs="Calibri"/>
                <w:color w:val="000000"/>
                <w:sz w:val="22"/>
                <w:rPrChange w:id="4256" w:author="Gabriel Correa" w:date="2015-08-25T14:26:00Z">
                  <w:rPr>
                    <w:ins w:id="4257" w:author="Gabriel Correa" w:date="2015-08-25T13:40:00Z"/>
                    <w:rFonts w:ascii="Calibri" w:eastAsia="Times New Roman" w:hAnsi="Calibri" w:cs="Calibri"/>
                    <w:color w:val="000000"/>
                  </w:rPr>
                </w:rPrChange>
              </w:rPr>
            </w:pPr>
            <w:ins w:id="4258" w:author="Gabriel Correa" w:date="2015-08-25T13:40:00Z">
              <w:r w:rsidRPr="002D1802">
                <w:rPr>
                  <w:rFonts w:eastAsia="Times New Roman" w:cs="Calibri"/>
                  <w:color w:val="000000"/>
                  <w:sz w:val="22"/>
                  <w:rPrChange w:id="4259"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4260" w:author="Gabriel Correa" w:date="2015-08-25T13:45:00Z"/>
                <w:rFonts w:eastAsia="Times New Roman" w:cs="Times New Roman"/>
                <w:sz w:val="22"/>
                <w:rPrChange w:id="4261" w:author="Gabriel Correa" w:date="2015-08-25T14:26:00Z">
                  <w:rPr>
                    <w:ins w:id="4262" w:author="Gabriel Correa" w:date="2015-08-25T13:45:00Z"/>
                    <w:rFonts w:eastAsia="Times New Roman" w:cs="Times New Roman"/>
                    <w:sz w:val="20"/>
                    <w:szCs w:val="20"/>
                  </w:rPr>
                </w:rPrChange>
              </w:rPr>
              <w:pPrChange w:id="4263" w:author="Gabriel Correa" w:date="2015-08-25T14:47:00Z">
                <w:pPr/>
              </w:pPrChange>
            </w:pPr>
            <w:ins w:id="4264" w:author="Gabriel Correa" w:date="2015-08-25T13:45:00Z">
              <w:r w:rsidRPr="002D1802">
                <w:rPr>
                  <w:rFonts w:cs="Calibri"/>
                  <w:color w:val="000000"/>
                  <w:sz w:val="22"/>
                  <w:rPrChange w:id="4265"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4266" w:author="Gabriel Correa" w:date="2015-08-25T13:45:00Z"/>
                <w:rFonts w:eastAsia="Times New Roman" w:cs="Times New Roman"/>
                <w:sz w:val="22"/>
                <w:rPrChange w:id="4267" w:author="Gabriel Correa" w:date="2015-08-25T14:26:00Z">
                  <w:rPr>
                    <w:ins w:id="4268" w:author="Gabriel Correa" w:date="2015-08-25T13:45:00Z"/>
                    <w:rFonts w:eastAsia="Times New Roman" w:cs="Times New Roman"/>
                    <w:sz w:val="20"/>
                    <w:szCs w:val="20"/>
                  </w:rPr>
                </w:rPrChange>
              </w:rPr>
              <w:pPrChange w:id="4269" w:author="Gabriel Correa" w:date="2015-08-25T14:47:00Z">
                <w:pPr/>
              </w:pPrChange>
            </w:pPr>
            <w:ins w:id="4270" w:author="Gabriel Correa" w:date="2015-08-25T13:45:00Z">
              <w:r w:rsidRPr="002D1802">
                <w:rPr>
                  <w:rFonts w:cs="Calibri"/>
                  <w:color w:val="000000"/>
                  <w:sz w:val="22"/>
                  <w:rPrChange w:id="427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272" w:author="Gabriel Correa" w:date="2015-08-25T13:45:00Z"/>
                <w:rFonts w:eastAsia="Times New Roman" w:cs="Times New Roman"/>
                <w:sz w:val="22"/>
                <w:rPrChange w:id="4273" w:author="Gabriel Correa" w:date="2015-08-25T14:26:00Z">
                  <w:rPr>
                    <w:ins w:id="4274" w:author="Gabriel Correa" w:date="2015-08-25T13:45:00Z"/>
                    <w:rFonts w:eastAsia="Times New Roman" w:cs="Times New Roman"/>
                    <w:sz w:val="20"/>
                    <w:szCs w:val="20"/>
                  </w:rPr>
                </w:rPrChange>
              </w:rPr>
              <w:pPrChange w:id="4275" w:author="Gabriel Correa" w:date="2015-08-25T14:47:00Z">
                <w:pPr/>
              </w:pPrChange>
            </w:pPr>
            <w:ins w:id="4276" w:author="Gabriel Correa" w:date="2015-08-25T13:45:00Z">
              <w:r w:rsidRPr="002D1802">
                <w:rPr>
                  <w:rFonts w:cs="Calibri"/>
                  <w:color w:val="000000"/>
                  <w:sz w:val="22"/>
                  <w:rPrChange w:id="4277" w:author="Gabriel Correa" w:date="2015-08-25T14:26:00Z">
                    <w:rPr>
                      <w:rFonts w:ascii="Calibri" w:hAnsi="Calibri" w:cs="Calibri"/>
                      <w:color w:val="000000"/>
                    </w:rPr>
                  </w:rPrChange>
                </w:rPr>
                <w:t>0.56</w:t>
              </w:r>
            </w:ins>
          </w:p>
        </w:tc>
      </w:tr>
      <w:tr w:rsidR="00A223C0" w:rsidRPr="002D1802" w:rsidTr="00A223C0">
        <w:trPr>
          <w:trHeight w:val="300"/>
          <w:ins w:id="427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279" w:author="Gabriel Correa" w:date="2015-08-25T13:40:00Z"/>
                <w:rFonts w:eastAsia="Times New Roman" w:cs="Calibri"/>
                <w:color w:val="000000"/>
                <w:sz w:val="22"/>
                <w:rPrChange w:id="4280" w:author="Gabriel Correa" w:date="2015-08-25T14:26:00Z">
                  <w:rPr>
                    <w:ins w:id="4281" w:author="Gabriel Correa" w:date="2015-08-25T13:40:00Z"/>
                    <w:rFonts w:ascii="Calibri" w:eastAsia="Times New Roman" w:hAnsi="Calibri" w:cs="Calibri"/>
                    <w:color w:val="000000"/>
                  </w:rPr>
                </w:rPrChange>
              </w:rPr>
            </w:pPr>
            <w:ins w:id="4282" w:author="Gabriel Correa" w:date="2015-08-25T13:40:00Z">
              <w:r w:rsidRPr="002D1802">
                <w:rPr>
                  <w:rFonts w:eastAsia="Times New Roman" w:cs="Calibri"/>
                  <w:color w:val="000000"/>
                  <w:sz w:val="22"/>
                  <w:rPrChange w:id="4283"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4284" w:author="Gabriel Correa" w:date="2015-08-25T13:40:00Z"/>
                <w:rFonts w:eastAsia="Times New Roman" w:cs="Calibri"/>
                <w:color w:val="000000"/>
                <w:sz w:val="22"/>
                <w:rPrChange w:id="4285" w:author="Gabriel Correa" w:date="2015-08-25T14:26:00Z">
                  <w:rPr>
                    <w:ins w:id="4286" w:author="Gabriel Correa" w:date="2015-08-25T13:40:00Z"/>
                    <w:rFonts w:ascii="Calibri" w:eastAsia="Times New Roman" w:hAnsi="Calibri" w:cs="Calibri"/>
                    <w:color w:val="000000"/>
                  </w:rPr>
                </w:rPrChange>
              </w:rPr>
            </w:pPr>
            <w:ins w:id="4287" w:author="Gabriel Correa" w:date="2015-08-25T13:40:00Z">
              <w:r w:rsidRPr="002D1802">
                <w:rPr>
                  <w:rFonts w:eastAsia="Times New Roman" w:cs="Calibri"/>
                  <w:color w:val="000000"/>
                  <w:sz w:val="22"/>
                  <w:rPrChange w:id="4288"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4289" w:author="Gabriel Correa" w:date="2015-08-25T13:40:00Z"/>
                <w:rFonts w:eastAsia="Times New Roman" w:cs="Calibri"/>
                <w:color w:val="000000"/>
                <w:sz w:val="22"/>
                <w:rPrChange w:id="4290" w:author="Gabriel Correa" w:date="2015-08-25T14:26:00Z">
                  <w:rPr>
                    <w:ins w:id="4291" w:author="Gabriel Correa" w:date="2015-08-25T13:40:00Z"/>
                    <w:rFonts w:ascii="Calibri" w:eastAsia="Times New Roman" w:hAnsi="Calibri" w:cs="Calibri"/>
                    <w:color w:val="000000"/>
                  </w:rPr>
                </w:rPrChange>
              </w:rPr>
            </w:pPr>
            <w:ins w:id="4292" w:author="Gabriel Correa" w:date="2015-08-25T13:40:00Z">
              <w:r w:rsidRPr="002D1802">
                <w:rPr>
                  <w:rFonts w:eastAsia="Times New Roman" w:cs="Calibri"/>
                  <w:color w:val="000000"/>
                  <w:sz w:val="22"/>
                  <w:rPrChange w:id="4293"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94" w:author="Gabriel Correa" w:date="2015-08-25T13:40:00Z"/>
                <w:rFonts w:eastAsia="Times New Roman" w:cs="Calibri"/>
                <w:color w:val="000000"/>
                <w:sz w:val="22"/>
                <w:rPrChange w:id="4295" w:author="Gabriel Correa" w:date="2015-08-25T14:26:00Z">
                  <w:rPr>
                    <w:ins w:id="4296" w:author="Gabriel Correa" w:date="2015-08-25T13:40:00Z"/>
                    <w:rFonts w:ascii="Calibri" w:eastAsia="Times New Roman" w:hAnsi="Calibri" w:cs="Calibri"/>
                    <w:color w:val="000000"/>
                  </w:rPr>
                </w:rPrChange>
              </w:rPr>
            </w:pPr>
            <w:ins w:id="4297" w:author="Gabriel Correa" w:date="2015-08-25T13:40:00Z">
              <w:r w:rsidRPr="002D1802">
                <w:rPr>
                  <w:rFonts w:eastAsia="Times New Roman" w:cs="Calibri"/>
                  <w:color w:val="000000"/>
                  <w:sz w:val="22"/>
                  <w:rPrChange w:id="4298"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4299" w:author="Gabriel Correa" w:date="2015-08-25T13:45:00Z"/>
                <w:rFonts w:eastAsia="Times New Roman" w:cs="Times New Roman"/>
                <w:sz w:val="22"/>
                <w:rPrChange w:id="4300" w:author="Gabriel Correa" w:date="2015-08-25T14:26:00Z">
                  <w:rPr>
                    <w:ins w:id="4301" w:author="Gabriel Correa" w:date="2015-08-25T13:45:00Z"/>
                    <w:rFonts w:eastAsia="Times New Roman" w:cs="Times New Roman"/>
                    <w:sz w:val="20"/>
                    <w:szCs w:val="20"/>
                  </w:rPr>
                </w:rPrChange>
              </w:rPr>
              <w:pPrChange w:id="4302" w:author="Gabriel Correa" w:date="2015-08-25T14:47:00Z">
                <w:pPr/>
              </w:pPrChange>
            </w:pPr>
            <w:ins w:id="4303" w:author="Gabriel Correa" w:date="2015-08-25T13:45:00Z">
              <w:r w:rsidRPr="002D1802">
                <w:rPr>
                  <w:rFonts w:cs="Calibri"/>
                  <w:color w:val="000000"/>
                  <w:sz w:val="22"/>
                  <w:rPrChange w:id="4304"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4305" w:author="Gabriel Correa" w:date="2015-08-25T13:45:00Z"/>
                <w:rFonts w:eastAsia="Times New Roman" w:cs="Times New Roman"/>
                <w:sz w:val="22"/>
                <w:rPrChange w:id="4306" w:author="Gabriel Correa" w:date="2015-08-25T14:26:00Z">
                  <w:rPr>
                    <w:ins w:id="4307" w:author="Gabriel Correa" w:date="2015-08-25T13:45:00Z"/>
                    <w:rFonts w:eastAsia="Times New Roman" w:cs="Times New Roman"/>
                    <w:sz w:val="20"/>
                    <w:szCs w:val="20"/>
                  </w:rPr>
                </w:rPrChange>
              </w:rPr>
              <w:pPrChange w:id="4308" w:author="Gabriel Correa" w:date="2015-08-25T14:47:00Z">
                <w:pPr/>
              </w:pPrChange>
            </w:pPr>
            <w:ins w:id="4309" w:author="Gabriel Correa" w:date="2015-08-25T13:45:00Z">
              <w:r w:rsidRPr="002D1802">
                <w:rPr>
                  <w:rFonts w:cs="Calibri"/>
                  <w:color w:val="000000"/>
                  <w:sz w:val="22"/>
                  <w:rPrChange w:id="4310"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311" w:author="Gabriel Correa" w:date="2015-08-25T13:45:00Z"/>
                <w:rFonts w:eastAsia="Times New Roman" w:cs="Times New Roman"/>
                <w:sz w:val="22"/>
                <w:rPrChange w:id="4312" w:author="Gabriel Correa" w:date="2015-08-25T14:26:00Z">
                  <w:rPr>
                    <w:ins w:id="4313" w:author="Gabriel Correa" w:date="2015-08-25T13:45:00Z"/>
                    <w:rFonts w:eastAsia="Times New Roman" w:cs="Times New Roman"/>
                    <w:sz w:val="20"/>
                    <w:szCs w:val="20"/>
                  </w:rPr>
                </w:rPrChange>
              </w:rPr>
              <w:pPrChange w:id="4314" w:author="Gabriel Correa" w:date="2015-08-25T14:47:00Z">
                <w:pPr/>
              </w:pPrChange>
            </w:pPr>
            <w:ins w:id="4315" w:author="Gabriel Correa" w:date="2015-08-25T13:45:00Z">
              <w:r w:rsidRPr="002D1802">
                <w:rPr>
                  <w:rFonts w:cs="Calibri"/>
                  <w:color w:val="000000"/>
                  <w:sz w:val="22"/>
                  <w:rPrChange w:id="4316" w:author="Gabriel Correa" w:date="2015-08-25T14:26:00Z">
                    <w:rPr>
                      <w:rFonts w:ascii="Calibri" w:hAnsi="Calibri" w:cs="Calibri"/>
                      <w:color w:val="000000"/>
                    </w:rPr>
                  </w:rPrChange>
                </w:rPr>
                <w:t>0.54</w:t>
              </w:r>
            </w:ins>
          </w:p>
        </w:tc>
      </w:tr>
      <w:tr w:rsidR="00A223C0" w:rsidRPr="002D1802" w:rsidTr="00A223C0">
        <w:trPr>
          <w:trHeight w:val="300"/>
          <w:ins w:id="431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18" w:author="Gabriel Correa" w:date="2015-08-25T13:40:00Z"/>
                <w:rFonts w:eastAsia="Times New Roman" w:cs="Calibri"/>
                <w:color w:val="000000"/>
                <w:sz w:val="22"/>
                <w:rPrChange w:id="4319" w:author="Gabriel Correa" w:date="2015-08-25T14:26:00Z">
                  <w:rPr>
                    <w:ins w:id="4320" w:author="Gabriel Correa" w:date="2015-08-25T13:40:00Z"/>
                    <w:rFonts w:ascii="Calibri" w:eastAsia="Times New Roman" w:hAnsi="Calibri" w:cs="Calibri"/>
                    <w:color w:val="000000"/>
                  </w:rPr>
                </w:rPrChange>
              </w:rPr>
            </w:pPr>
            <w:ins w:id="4321" w:author="Gabriel Correa" w:date="2015-08-25T13:40:00Z">
              <w:r w:rsidRPr="002D1802">
                <w:rPr>
                  <w:rFonts w:eastAsia="Times New Roman" w:cs="Calibri"/>
                  <w:color w:val="000000"/>
                  <w:sz w:val="22"/>
                  <w:rPrChange w:id="4322"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4323" w:author="Gabriel Correa" w:date="2015-08-25T13:40:00Z"/>
                <w:rFonts w:eastAsia="Times New Roman" w:cs="Calibri"/>
                <w:color w:val="000000"/>
                <w:sz w:val="22"/>
                <w:rPrChange w:id="4324" w:author="Gabriel Correa" w:date="2015-08-25T14:26:00Z">
                  <w:rPr>
                    <w:ins w:id="4325" w:author="Gabriel Correa" w:date="2015-08-25T13:40:00Z"/>
                    <w:rFonts w:ascii="Calibri" w:eastAsia="Times New Roman" w:hAnsi="Calibri" w:cs="Calibri"/>
                    <w:color w:val="000000"/>
                  </w:rPr>
                </w:rPrChange>
              </w:rPr>
            </w:pPr>
            <w:ins w:id="4326" w:author="Gabriel Correa" w:date="2015-08-25T13:40:00Z">
              <w:r w:rsidRPr="002D1802">
                <w:rPr>
                  <w:rFonts w:eastAsia="Times New Roman" w:cs="Calibri"/>
                  <w:color w:val="000000"/>
                  <w:sz w:val="22"/>
                  <w:rPrChange w:id="4327"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4328" w:author="Gabriel Correa" w:date="2015-08-25T13:40:00Z"/>
                <w:rFonts w:eastAsia="Times New Roman" w:cs="Calibri"/>
                <w:color w:val="000000"/>
                <w:sz w:val="22"/>
                <w:rPrChange w:id="4329" w:author="Gabriel Correa" w:date="2015-08-25T14:26:00Z">
                  <w:rPr>
                    <w:ins w:id="4330" w:author="Gabriel Correa" w:date="2015-08-25T13:40:00Z"/>
                    <w:rFonts w:ascii="Calibri" w:eastAsia="Times New Roman" w:hAnsi="Calibri" w:cs="Calibri"/>
                    <w:color w:val="000000"/>
                  </w:rPr>
                </w:rPrChange>
              </w:rPr>
            </w:pPr>
            <w:ins w:id="4331" w:author="Gabriel Correa" w:date="2015-08-25T13:40:00Z">
              <w:r w:rsidRPr="002D1802">
                <w:rPr>
                  <w:rFonts w:eastAsia="Times New Roman" w:cs="Calibri"/>
                  <w:color w:val="000000"/>
                  <w:sz w:val="22"/>
                  <w:rPrChange w:id="4332"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333" w:author="Gabriel Correa" w:date="2015-08-25T13:40:00Z"/>
                <w:rFonts w:eastAsia="Times New Roman" w:cs="Calibri"/>
                <w:color w:val="000000"/>
                <w:sz w:val="22"/>
                <w:rPrChange w:id="4334" w:author="Gabriel Correa" w:date="2015-08-25T14:26:00Z">
                  <w:rPr>
                    <w:ins w:id="4335" w:author="Gabriel Correa" w:date="2015-08-25T13:40:00Z"/>
                    <w:rFonts w:ascii="Calibri" w:eastAsia="Times New Roman" w:hAnsi="Calibri" w:cs="Calibri"/>
                    <w:color w:val="000000"/>
                  </w:rPr>
                </w:rPrChange>
              </w:rPr>
            </w:pPr>
            <w:ins w:id="4336" w:author="Gabriel Correa" w:date="2015-08-25T13:40:00Z">
              <w:r w:rsidRPr="002D1802">
                <w:rPr>
                  <w:rFonts w:eastAsia="Times New Roman" w:cs="Calibri"/>
                  <w:color w:val="000000"/>
                  <w:sz w:val="22"/>
                  <w:rPrChange w:id="4337"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4338" w:author="Gabriel Correa" w:date="2015-08-25T13:45:00Z"/>
                <w:rFonts w:eastAsia="Times New Roman" w:cs="Times New Roman"/>
                <w:sz w:val="22"/>
                <w:rPrChange w:id="4339" w:author="Gabriel Correa" w:date="2015-08-25T14:26:00Z">
                  <w:rPr>
                    <w:ins w:id="4340" w:author="Gabriel Correa" w:date="2015-08-25T13:45:00Z"/>
                    <w:rFonts w:eastAsia="Times New Roman" w:cs="Times New Roman"/>
                    <w:sz w:val="20"/>
                    <w:szCs w:val="20"/>
                  </w:rPr>
                </w:rPrChange>
              </w:rPr>
              <w:pPrChange w:id="4341" w:author="Gabriel Correa" w:date="2015-08-25T14:47:00Z">
                <w:pPr/>
              </w:pPrChange>
            </w:pPr>
            <w:ins w:id="4342" w:author="Gabriel Correa" w:date="2015-08-25T13:45:00Z">
              <w:r w:rsidRPr="002D1802">
                <w:rPr>
                  <w:rFonts w:cs="Calibri"/>
                  <w:color w:val="000000"/>
                  <w:sz w:val="22"/>
                  <w:rPrChange w:id="4343"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4344" w:author="Gabriel Correa" w:date="2015-08-25T13:45:00Z"/>
                <w:rFonts w:eastAsia="Times New Roman" w:cs="Times New Roman"/>
                <w:sz w:val="22"/>
                <w:rPrChange w:id="4345" w:author="Gabriel Correa" w:date="2015-08-25T14:26:00Z">
                  <w:rPr>
                    <w:ins w:id="4346" w:author="Gabriel Correa" w:date="2015-08-25T13:45:00Z"/>
                    <w:rFonts w:eastAsia="Times New Roman" w:cs="Times New Roman"/>
                    <w:sz w:val="20"/>
                    <w:szCs w:val="20"/>
                  </w:rPr>
                </w:rPrChange>
              </w:rPr>
              <w:pPrChange w:id="4347" w:author="Gabriel Correa" w:date="2015-08-25T14:47:00Z">
                <w:pPr/>
              </w:pPrChange>
            </w:pPr>
            <w:ins w:id="4348" w:author="Gabriel Correa" w:date="2015-08-25T13:45:00Z">
              <w:r w:rsidRPr="002D1802">
                <w:rPr>
                  <w:rFonts w:cs="Calibri"/>
                  <w:color w:val="000000"/>
                  <w:sz w:val="22"/>
                  <w:rPrChange w:id="4349"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4350" w:author="Gabriel Correa" w:date="2015-08-25T13:45:00Z"/>
                <w:rFonts w:eastAsia="Times New Roman" w:cs="Times New Roman"/>
                <w:sz w:val="22"/>
                <w:rPrChange w:id="4351" w:author="Gabriel Correa" w:date="2015-08-25T14:26:00Z">
                  <w:rPr>
                    <w:ins w:id="4352" w:author="Gabriel Correa" w:date="2015-08-25T13:45:00Z"/>
                    <w:rFonts w:eastAsia="Times New Roman" w:cs="Times New Roman"/>
                    <w:sz w:val="20"/>
                    <w:szCs w:val="20"/>
                  </w:rPr>
                </w:rPrChange>
              </w:rPr>
              <w:pPrChange w:id="4353" w:author="Gabriel Correa" w:date="2015-08-25T14:47:00Z">
                <w:pPr/>
              </w:pPrChange>
            </w:pPr>
            <w:ins w:id="4354" w:author="Gabriel Correa" w:date="2015-08-25T13:45:00Z">
              <w:r w:rsidRPr="002D1802">
                <w:rPr>
                  <w:rFonts w:cs="Calibri"/>
                  <w:color w:val="000000"/>
                  <w:sz w:val="22"/>
                  <w:rPrChange w:id="4355" w:author="Gabriel Correa" w:date="2015-08-25T14:26:00Z">
                    <w:rPr>
                      <w:rFonts w:ascii="Calibri" w:hAnsi="Calibri" w:cs="Calibri"/>
                      <w:color w:val="000000"/>
                    </w:rPr>
                  </w:rPrChange>
                </w:rPr>
                <w:t>0.53</w:t>
              </w:r>
            </w:ins>
          </w:p>
        </w:tc>
      </w:tr>
      <w:tr w:rsidR="00A223C0" w:rsidRPr="002D1802" w:rsidTr="00A223C0">
        <w:trPr>
          <w:trHeight w:val="300"/>
          <w:ins w:id="435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57" w:author="Gabriel Correa" w:date="2015-08-25T13:40:00Z"/>
                <w:rFonts w:eastAsia="Times New Roman" w:cs="Calibri"/>
                <w:color w:val="000000"/>
                <w:sz w:val="22"/>
                <w:rPrChange w:id="4358" w:author="Gabriel Correa" w:date="2015-08-25T14:26:00Z">
                  <w:rPr>
                    <w:ins w:id="4359" w:author="Gabriel Correa" w:date="2015-08-25T13:40:00Z"/>
                    <w:rFonts w:ascii="Calibri" w:eastAsia="Times New Roman" w:hAnsi="Calibri" w:cs="Calibri"/>
                    <w:color w:val="000000"/>
                  </w:rPr>
                </w:rPrChange>
              </w:rPr>
            </w:pPr>
            <w:ins w:id="4360" w:author="Gabriel Correa" w:date="2015-08-25T13:40:00Z">
              <w:r w:rsidRPr="002D1802">
                <w:rPr>
                  <w:rFonts w:eastAsia="Times New Roman" w:cs="Calibri"/>
                  <w:color w:val="000000"/>
                  <w:sz w:val="22"/>
                  <w:rPrChange w:id="4361"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4362" w:author="Gabriel Correa" w:date="2015-08-25T13:40:00Z"/>
                <w:rFonts w:eastAsia="Times New Roman" w:cs="Calibri"/>
                <w:color w:val="000000"/>
                <w:sz w:val="22"/>
                <w:rPrChange w:id="4363" w:author="Gabriel Correa" w:date="2015-08-25T14:26:00Z">
                  <w:rPr>
                    <w:ins w:id="4364" w:author="Gabriel Correa" w:date="2015-08-25T13:40:00Z"/>
                    <w:rFonts w:ascii="Calibri" w:eastAsia="Times New Roman" w:hAnsi="Calibri" w:cs="Calibri"/>
                    <w:color w:val="000000"/>
                  </w:rPr>
                </w:rPrChange>
              </w:rPr>
            </w:pPr>
            <w:ins w:id="4365" w:author="Gabriel Correa" w:date="2015-08-25T13:40:00Z">
              <w:r w:rsidRPr="002D1802">
                <w:rPr>
                  <w:rFonts w:eastAsia="Times New Roman" w:cs="Calibri"/>
                  <w:color w:val="000000"/>
                  <w:sz w:val="22"/>
                  <w:rPrChange w:id="4366"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4367" w:author="Gabriel Correa" w:date="2015-08-25T13:40:00Z"/>
                <w:rFonts w:eastAsia="Times New Roman" w:cs="Calibri"/>
                <w:color w:val="000000"/>
                <w:sz w:val="22"/>
                <w:rPrChange w:id="4368" w:author="Gabriel Correa" w:date="2015-08-25T14:26:00Z">
                  <w:rPr>
                    <w:ins w:id="4369" w:author="Gabriel Correa" w:date="2015-08-25T13:40:00Z"/>
                    <w:rFonts w:ascii="Calibri" w:eastAsia="Times New Roman" w:hAnsi="Calibri" w:cs="Calibri"/>
                    <w:color w:val="000000"/>
                  </w:rPr>
                </w:rPrChange>
              </w:rPr>
            </w:pPr>
            <w:ins w:id="4370" w:author="Gabriel Correa" w:date="2015-08-25T13:40:00Z">
              <w:r w:rsidRPr="002D1802">
                <w:rPr>
                  <w:rFonts w:eastAsia="Times New Roman" w:cs="Calibri"/>
                  <w:color w:val="000000"/>
                  <w:sz w:val="22"/>
                  <w:rPrChange w:id="4371"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372" w:author="Gabriel Correa" w:date="2015-08-25T13:40:00Z"/>
                <w:rFonts w:eastAsia="Times New Roman" w:cs="Calibri"/>
                <w:color w:val="000000"/>
                <w:sz w:val="22"/>
                <w:rPrChange w:id="4373" w:author="Gabriel Correa" w:date="2015-08-25T14:26:00Z">
                  <w:rPr>
                    <w:ins w:id="4374" w:author="Gabriel Correa" w:date="2015-08-25T13:40:00Z"/>
                    <w:rFonts w:ascii="Calibri" w:eastAsia="Times New Roman" w:hAnsi="Calibri" w:cs="Calibri"/>
                    <w:color w:val="000000"/>
                  </w:rPr>
                </w:rPrChange>
              </w:rPr>
            </w:pPr>
            <w:ins w:id="4375" w:author="Gabriel Correa" w:date="2015-08-25T13:40:00Z">
              <w:r w:rsidRPr="002D1802">
                <w:rPr>
                  <w:rFonts w:eastAsia="Times New Roman" w:cs="Calibri"/>
                  <w:color w:val="000000"/>
                  <w:sz w:val="22"/>
                  <w:rPrChange w:id="4376"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4377" w:author="Gabriel Correa" w:date="2015-08-25T13:45:00Z"/>
                <w:rFonts w:eastAsia="Times New Roman" w:cs="Times New Roman"/>
                <w:sz w:val="22"/>
                <w:rPrChange w:id="4378" w:author="Gabriel Correa" w:date="2015-08-25T14:26:00Z">
                  <w:rPr>
                    <w:ins w:id="4379" w:author="Gabriel Correa" w:date="2015-08-25T13:45:00Z"/>
                    <w:rFonts w:eastAsia="Times New Roman" w:cs="Times New Roman"/>
                    <w:sz w:val="20"/>
                    <w:szCs w:val="20"/>
                  </w:rPr>
                </w:rPrChange>
              </w:rPr>
              <w:pPrChange w:id="4380" w:author="Gabriel Correa" w:date="2015-08-25T14:47:00Z">
                <w:pPr/>
              </w:pPrChange>
            </w:pPr>
            <w:ins w:id="4381" w:author="Gabriel Correa" w:date="2015-08-25T13:45:00Z">
              <w:r w:rsidRPr="002D1802">
                <w:rPr>
                  <w:rFonts w:cs="Calibri"/>
                  <w:color w:val="000000"/>
                  <w:sz w:val="22"/>
                  <w:rPrChange w:id="4382"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383" w:author="Gabriel Correa" w:date="2015-08-25T13:45:00Z"/>
                <w:rFonts w:eastAsia="Times New Roman" w:cs="Times New Roman"/>
                <w:sz w:val="22"/>
                <w:rPrChange w:id="4384" w:author="Gabriel Correa" w:date="2015-08-25T14:26:00Z">
                  <w:rPr>
                    <w:ins w:id="4385" w:author="Gabriel Correa" w:date="2015-08-25T13:45:00Z"/>
                    <w:rFonts w:eastAsia="Times New Roman" w:cs="Times New Roman"/>
                    <w:sz w:val="20"/>
                    <w:szCs w:val="20"/>
                  </w:rPr>
                </w:rPrChange>
              </w:rPr>
              <w:pPrChange w:id="4386" w:author="Gabriel Correa" w:date="2015-08-25T14:47:00Z">
                <w:pPr/>
              </w:pPrChange>
            </w:pPr>
            <w:ins w:id="4387" w:author="Gabriel Correa" w:date="2015-08-25T13:45:00Z">
              <w:r w:rsidRPr="002D1802">
                <w:rPr>
                  <w:rFonts w:cs="Calibri"/>
                  <w:color w:val="000000"/>
                  <w:sz w:val="22"/>
                  <w:rPrChange w:id="4388"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389" w:author="Gabriel Correa" w:date="2015-08-25T13:45:00Z"/>
                <w:rFonts w:eastAsia="Times New Roman" w:cs="Times New Roman"/>
                <w:sz w:val="22"/>
                <w:rPrChange w:id="4390" w:author="Gabriel Correa" w:date="2015-08-25T14:26:00Z">
                  <w:rPr>
                    <w:ins w:id="4391" w:author="Gabriel Correa" w:date="2015-08-25T13:45:00Z"/>
                    <w:rFonts w:eastAsia="Times New Roman" w:cs="Times New Roman"/>
                    <w:sz w:val="20"/>
                    <w:szCs w:val="20"/>
                  </w:rPr>
                </w:rPrChange>
              </w:rPr>
              <w:pPrChange w:id="4392" w:author="Gabriel Correa" w:date="2015-08-25T14:47:00Z">
                <w:pPr/>
              </w:pPrChange>
            </w:pPr>
            <w:ins w:id="4393" w:author="Gabriel Correa" w:date="2015-08-25T13:45:00Z">
              <w:r w:rsidRPr="002D1802">
                <w:rPr>
                  <w:rFonts w:cs="Calibri"/>
                  <w:color w:val="000000"/>
                  <w:sz w:val="22"/>
                  <w:rPrChange w:id="4394" w:author="Gabriel Correa" w:date="2015-08-25T14:26:00Z">
                    <w:rPr>
                      <w:rFonts w:ascii="Calibri" w:hAnsi="Calibri" w:cs="Calibri"/>
                      <w:color w:val="000000"/>
                    </w:rPr>
                  </w:rPrChange>
                </w:rPr>
                <w:t>0.53</w:t>
              </w:r>
            </w:ins>
          </w:p>
        </w:tc>
      </w:tr>
      <w:tr w:rsidR="00A223C0" w:rsidRPr="002D1802" w:rsidTr="00A223C0">
        <w:trPr>
          <w:trHeight w:val="300"/>
          <w:ins w:id="439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96" w:author="Gabriel Correa" w:date="2015-08-25T13:40:00Z"/>
                <w:rFonts w:eastAsia="Times New Roman" w:cs="Calibri"/>
                <w:color w:val="000000"/>
                <w:sz w:val="22"/>
                <w:rPrChange w:id="4397" w:author="Gabriel Correa" w:date="2015-08-25T14:26:00Z">
                  <w:rPr>
                    <w:ins w:id="4398" w:author="Gabriel Correa" w:date="2015-08-25T13:40:00Z"/>
                    <w:rFonts w:ascii="Calibri" w:eastAsia="Times New Roman" w:hAnsi="Calibri" w:cs="Calibri"/>
                    <w:color w:val="000000"/>
                  </w:rPr>
                </w:rPrChange>
              </w:rPr>
            </w:pPr>
            <w:ins w:id="4399" w:author="Gabriel Correa" w:date="2015-08-25T13:40:00Z">
              <w:r w:rsidRPr="002D1802">
                <w:rPr>
                  <w:rFonts w:eastAsia="Times New Roman" w:cs="Calibri"/>
                  <w:color w:val="000000"/>
                  <w:sz w:val="22"/>
                  <w:rPrChange w:id="4400"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4401" w:author="Gabriel Correa" w:date="2015-08-25T13:40:00Z"/>
                <w:rFonts w:eastAsia="Times New Roman" w:cs="Calibri"/>
                <w:color w:val="000000"/>
                <w:sz w:val="22"/>
                <w:rPrChange w:id="4402" w:author="Gabriel Correa" w:date="2015-08-25T14:26:00Z">
                  <w:rPr>
                    <w:ins w:id="4403" w:author="Gabriel Correa" w:date="2015-08-25T13:40:00Z"/>
                    <w:rFonts w:ascii="Calibri" w:eastAsia="Times New Roman" w:hAnsi="Calibri" w:cs="Calibri"/>
                    <w:color w:val="000000"/>
                  </w:rPr>
                </w:rPrChange>
              </w:rPr>
            </w:pPr>
            <w:ins w:id="4404" w:author="Gabriel Correa" w:date="2015-08-25T13:40:00Z">
              <w:r w:rsidRPr="002D1802">
                <w:rPr>
                  <w:rFonts w:eastAsia="Times New Roman" w:cs="Calibri"/>
                  <w:color w:val="000000"/>
                  <w:sz w:val="22"/>
                  <w:rPrChange w:id="4405"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4406" w:author="Gabriel Correa" w:date="2015-08-25T13:40:00Z"/>
                <w:rFonts w:eastAsia="Times New Roman" w:cs="Calibri"/>
                <w:color w:val="000000"/>
                <w:sz w:val="22"/>
                <w:rPrChange w:id="4407" w:author="Gabriel Correa" w:date="2015-08-25T14:26:00Z">
                  <w:rPr>
                    <w:ins w:id="4408" w:author="Gabriel Correa" w:date="2015-08-25T13:40:00Z"/>
                    <w:rFonts w:ascii="Calibri" w:eastAsia="Times New Roman" w:hAnsi="Calibri" w:cs="Calibri"/>
                    <w:color w:val="000000"/>
                  </w:rPr>
                </w:rPrChange>
              </w:rPr>
            </w:pPr>
            <w:ins w:id="4409" w:author="Gabriel Correa" w:date="2015-08-25T13:40:00Z">
              <w:r w:rsidRPr="002D1802">
                <w:rPr>
                  <w:rFonts w:eastAsia="Times New Roman" w:cs="Calibri"/>
                  <w:color w:val="000000"/>
                  <w:sz w:val="22"/>
                  <w:rPrChange w:id="441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11" w:author="Gabriel Correa" w:date="2015-08-25T13:40:00Z"/>
                <w:rFonts w:eastAsia="Times New Roman" w:cs="Calibri"/>
                <w:color w:val="000000"/>
                <w:sz w:val="22"/>
                <w:rPrChange w:id="4412" w:author="Gabriel Correa" w:date="2015-08-25T14:26:00Z">
                  <w:rPr>
                    <w:ins w:id="4413" w:author="Gabriel Correa" w:date="2015-08-25T13:40:00Z"/>
                    <w:rFonts w:ascii="Calibri" w:eastAsia="Times New Roman" w:hAnsi="Calibri" w:cs="Calibri"/>
                    <w:color w:val="000000"/>
                  </w:rPr>
                </w:rPrChange>
              </w:rPr>
            </w:pPr>
            <w:ins w:id="4414" w:author="Gabriel Correa" w:date="2015-08-25T13:40:00Z">
              <w:r w:rsidRPr="002D1802">
                <w:rPr>
                  <w:rFonts w:eastAsia="Times New Roman" w:cs="Calibri"/>
                  <w:color w:val="000000"/>
                  <w:sz w:val="22"/>
                  <w:rPrChange w:id="4415"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4416" w:author="Gabriel Correa" w:date="2015-08-25T13:45:00Z"/>
                <w:rFonts w:eastAsia="Times New Roman" w:cs="Times New Roman"/>
                <w:sz w:val="22"/>
                <w:rPrChange w:id="4417" w:author="Gabriel Correa" w:date="2015-08-25T14:26:00Z">
                  <w:rPr>
                    <w:ins w:id="4418" w:author="Gabriel Correa" w:date="2015-08-25T13:45:00Z"/>
                    <w:rFonts w:eastAsia="Times New Roman" w:cs="Times New Roman"/>
                    <w:sz w:val="20"/>
                    <w:szCs w:val="20"/>
                  </w:rPr>
                </w:rPrChange>
              </w:rPr>
              <w:pPrChange w:id="4419" w:author="Gabriel Correa" w:date="2015-08-25T14:47:00Z">
                <w:pPr/>
              </w:pPrChange>
            </w:pPr>
            <w:ins w:id="4420" w:author="Gabriel Correa" w:date="2015-08-25T13:45:00Z">
              <w:r w:rsidRPr="002D1802">
                <w:rPr>
                  <w:rFonts w:cs="Calibri"/>
                  <w:color w:val="000000"/>
                  <w:sz w:val="22"/>
                  <w:rPrChange w:id="4421"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422" w:author="Gabriel Correa" w:date="2015-08-25T13:45:00Z"/>
                <w:rFonts w:eastAsia="Times New Roman" w:cs="Times New Roman"/>
                <w:sz w:val="22"/>
                <w:rPrChange w:id="4423" w:author="Gabriel Correa" w:date="2015-08-25T14:26:00Z">
                  <w:rPr>
                    <w:ins w:id="4424" w:author="Gabriel Correa" w:date="2015-08-25T13:45:00Z"/>
                    <w:rFonts w:eastAsia="Times New Roman" w:cs="Times New Roman"/>
                    <w:sz w:val="20"/>
                    <w:szCs w:val="20"/>
                  </w:rPr>
                </w:rPrChange>
              </w:rPr>
              <w:pPrChange w:id="4425" w:author="Gabriel Correa" w:date="2015-08-25T14:47:00Z">
                <w:pPr/>
              </w:pPrChange>
            </w:pPr>
            <w:ins w:id="4426" w:author="Gabriel Correa" w:date="2015-08-25T13:45:00Z">
              <w:r w:rsidRPr="002D1802">
                <w:rPr>
                  <w:rFonts w:cs="Calibri"/>
                  <w:color w:val="000000"/>
                  <w:sz w:val="22"/>
                  <w:rPrChange w:id="4427"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428" w:author="Gabriel Correa" w:date="2015-08-25T13:45:00Z"/>
                <w:rFonts w:eastAsia="Times New Roman" w:cs="Times New Roman"/>
                <w:sz w:val="22"/>
                <w:rPrChange w:id="4429" w:author="Gabriel Correa" w:date="2015-08-25T14:26:00Z">
                  <w:rPr>
                    <w:ins w:id="4430" w:author="Gabriel Correa" w:date="2015-08-25T13:45:00Z"/>
                    <w:rFonts w:eastAsia="Times New Roman" w:cs="Times New Roman"/>
                    <w:sz w:val="20"/>
                    <w:szCs w:val="20"/>
                  </w:rPr>
                </w:rPrChange>
              </w:rPr>
              <w:pPrChange w:id="4431" w:author="Gabriel Correa" w:date="2015-08-25T14:47:00Z">
                <w:pPr/>
              </w:pPrChange>
            </w:pPr>
            <w:ins w:id="4432" w:author="Gabriel Correa" w:date="2015-08-25T13:45:00Z">
              <w:r w:rsidRPr="002D1802">
                <w:rPr>
                  <w:rFonts w:cs="Calibri"/>
                  <w:color w:val="000000"/>
                  <w:sz w:val="22"/>
                  <w:rPrChange w:id="4433" w:author="Gabriel Correa" w:date="2015-08-25T14:26:00Z">
                    <w:rPr>
                      <w:rFonts w:ascii="Calibri" w:hAnsi="Calibri" w:cs="Calibri"/>
                      <w:color w:val="000000"/>
                    </w:rPr>
                  </w:rPrChange>
                </w:rPr>
                <w:t>0.52</w:t>
              </w:r>
            </w:ins>
          </w:p>
        </w:tc>
      </w:tr>
      <w:tr w:rsidR="00A223C0" w:rsidRPr="002D1802" w:rsidTr="00A223C0">
        <w:trPr>
          <w:trHeight w:val="300"/>
          <w:ins w:id="443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435" w:author="Gabriel Correa" w:date="2015-08-25T13:40:00Z"/>
                <w:rFonts w:eastAsia="Times New Roman" w:cs="Calibri"/>
                <w:color w:val="000000"/>
                <w:sz w:val="22"/>
                <w:rPrChange w:id="4436" w:author="Gabriel Correa" w:date="2015-08-25T14:26:00Z">
                  <w:rPr>
                    <w:ins w:id="4437" w:author="Gabriel Correa" w:date="2015-08-25T13:40:00Z"/>
                    <w:rFonts w:ascii="Calibri" w:eastAsia="Times New Roman" w:hAnsi="Calibri" w:cs="Calibri"/>
                    <w:color w:val="000000"/>
                  </w:rPr>
                </w:rPrChange>
              </w:rPr>
            </w:pPr>
            <w:ins w:id="4438" w:author="Gabriel Correa" w:date="2015-08-25T13:40:00Z">
              <w:r w:rsidRPr="002D1802">
                <w:rPr>
                  <w:rFonts w:eastAsia="Times New Roman" w:cs="Calibri"/>
                  <w:color w:val="000000"/>
                  <w:sz w:val="22"/>
                  <w:rPrChange w:id="4439"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4440" w:author="Gabriel Correa" w:date="2015-08-25T13:40:00Z"/>
                <w:rFonts w:eastAsia="Times New Roman" w:cs="Calibri"/>
                <w:color w:val="000000"/>
                <w:sz w:val="22"/>
                <w:rPrChange w:id="4441" w:author="Gabriel Correa" w:date="2015-08-25T14:26:00Z">
                  <w:rPr>
                    <w:ins w:id="4442" w:author="Gabriel Correa" w:date="2015-08-25T13:40:00Z"/>
                    <w:rFonts w:ascii="Calibri" w:eastAsia="Times New Roman" w:hAnsi="Calibri" w:cs="Calibri"/>
                    <w:color w:val="000000"/>
                  </w:rPr>
                </w:rPrChange>
              </w:rPr>
            </w:pPr>
            <w:ins w:id="4443" w:author="Gabriel Correa" w:date="2015-08-25T13:40:00Z">
              <w:r w:rsidRPr="002D1802">
                <w:rPr>
                  <w:rFonts w:eastAsia="Times New Roman" w:cs="Calibri"/>
                  <w:color w:val="000000"/>
                  <w:sz w:val="22"/>
                  <w:rPrChange w:id="4444"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445" w:author="Gabriel Correa" w:date="2015-08-25T13:40:00Z"/>
                <w:rFonts w:eastAsia="Times New Roman" w:cs="Calibri"/>
                <w:color w:val="000000"/>
                <w:sz w:val="22"/>
                <w:rPrChange w:id="4446" w:author="Gabriel Correa" w:date="2015-08-25T14:26:00Z">
                  <w:rPr>
                    <w:ins w:id="4447" w:author="Gabriel Correa" w:date="2015-08-25T13:40:00Z"/>
                    <w:rFonts w:ascii="Calibri" w:eastAsia="Times New Roman" w:hAnsi="Calibri" w:cs="Calibri"/>
                    <w:color w:val="000000"/>
                  </w:rPr>
                </w:rPrChange>
              </w:rPr>
            </w:pPr>
            <w:ins w:id="4448" w:author="Gabriel Correa" w:date="2015-08-25T13:40:00Z">
              <w:r w:rsidRPr="002D1802">
                <w:rPr>
                  <w:rFonts w:eastAsia="Times New Roman" w:cs="Calibri"/>
                  <w:color w:val="000000"/>
                  <w:sz w:val="22"/>
                  <w:rPrChange w:id="444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50" w:author="Gabriel Correa" w:date="2015-08-25T13:40:00Z"/>
                <w:rFonts w:eastAsia="Times New Roman" w:cs="Calibri"/>
                <w:color w:val="000000"/>
                <w:sz w:val="22"/>
                <w:rPrChange w:id="4451" w:author="Gabriel Correa" w:date="2015-08-25T14:26:00Z">
                  <w:rPr>
                    <w:ins w:id="4452" w:author="Gabriel Correa" w:date="2015-08-25T13:40:00Z"/>
                    <w:rFonts w:ascii="Calibri" w:eastAsia="Times New Roman" w:hAnsi="Calibri" w:cs="Calibri"/>
                    <w:color w:val="000000"/>
                  </w:rPr>
                </w:rPrChange>
              </w:rPr>
            </w:pPr>
            <w:ins w:id="4453" w:author="Gabriel Correa" w:date="2015-08-25T13:40:00Z">
              <w:r w:rsidRPr="002D1802">
                <w:rPr>
                  <w:rFonts w:eastAsia="Times New Roman" w:cs="Calibri"/>
                  <w:color w:val="000000"/>
                  <w:sz w:val="22"/>
                  <w:rPrChange w:id="4454"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455" w:author="Gabriel Correa" w:date="2015-08-25T13:45:00Z"/>
                <w:rFonts w:eastAsia="Times New Roman" w:cs="Times New Roman"/>
                <w:sz w:val="22"/>
                <w:rPrChange w:id="4456" w:author="Gabriel Correa" w:date="2015-08-25T14:26:00Z">
                  <w:rPr>
                    <w:ins w:id="4457" w:author="Gabriel Correa" w:date="2015-08-25T13:45:00Z"/>
                    <w:rFonts w:eastAsia="Times New Roman" w:cs="Times New Roman"/>
                    <w:sz w:val="20"/>
                    <w:szCs w:val="20"/>
                  </w:rPr>
                </w:rPrChange>
              </w:rPr>
              <w:pPrChange w:id="4458" w:author="Gabriel Correa" w:date="2015-08-25T14:47:00Z">
                <w:pPr/>
              </w:pPrChange>
            </w:pPr>
            <w:ins w:id="4459" w:author="Gabriel Correa" w:date="2015-08-25T13:45:00Z">
              <w:r w:rsidRPr="002D1802">
                <w:rPr>
                  <w:rFonts w:cs="Calibri"/>
                  <w:color w:val="000000"/>
                  <w:sz w:val="22"/>
                  <w:rPrChange w:id="4460"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4461" w:author="Gabriel Correa" w:date="2015-08-25T13:45:00Z"/>
                <w:rFonts w:eastAsia="Times New Roman" w:cs="Times New Roman"/>
                <w:sz w:val="22"/>
                <w:rPrChange w:id="4462" w:author="Gabriel Correa" w:date="2015-08-25T14:26:00Z">
                  <w:rPr>
                    <w:ins w:id="4463" w:author="Gabriel Correa" w:date="2015-08-25T13:45:00Z"/>
                    <w:rFonts w:eastAsia="Times New Roman" w:cs="Times New Roman"/>
                    <w:sz w:val="20"/>
                    <w:szCs w:val="20"/>
                  </w:rPr>
                </w:rPrChange>
              </w:rPr>
              <w:pPrChange w:id="4464" w:author="Gabriel Correa" w:date="2015-08-25T14:47:00Z">
                <w:pPr/>
              </w:pPrChange>
            </w:pPr>
            <w:ins w:id="4465" w:author="Gabriel Correa" w:date="2015-08-25T13:45:00Z">
              <w:r w:rsidRPr="002D1802">
                <w:rPr>
                  <w:rFonts w:cs="Calibri"/>
                  <w:color w:val="000000"/>
                  <w:sz w:val="22"/>
                  <w:rPrChange w:id="4466"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467" w:author="Gabriel Correa" w:date="2015-08-25T13:45:00Z"/>
                <w:rFonts w:eastAsia="Times New Roman" w:cs="Times New Roman"/>
                <w:sz w:val="22"/>
                <w:rPrChange w:id="4468" w:author="Gabriel Correa" w:date="2015-08-25T14:26:00Z">
                  <w:rPr>
                    <w:ins w:id="4469" w:author="Gabriel Correa" w:date="2015-08-25T13:45:00Z"/>
                    <w:rFonts w:eastAsia="Times New Roman" w:cs="Times New Roman"/>
                    <w:sz w:val="20"/>
                    <w:szCs w:val="20"/>
                  </w:rPr>
                </w:rPrChange>
              </w:rPr>
              <w:pPrChange w:id="4470" w:author="Gabriel Correa" w:date="2015-08-25T14:47:00Z">
                <w:pPr/>
              </w:pPrChange>
            </w:pPr>
            <w:ins w:id="4471" w:author="Gabriel Correa" w:date="2015-08-25T13:45:00Z">
              <w:r w:rsidRPr="002D1802">
                <w:rPr>
                  <w:rFonts w:cs="Calibri"/>
                  <w:color w:val="000000"/>
                  <w:sz w:val="22"/>
                  <w:rPrChange w:id="4472" w:author="Gabriel Correa" w:date="2015-08-25T14:26:00Z">
                    <w:rPr>
                      <w:rFonts w:ascii="Calibri" w:hAnsi="Calibri" w:cs="Calibri"/>
                      <w:color w:val="000000"/>
                    </w:rPr>
                  </w:rPrChange>
                </w:rPr>
                <w:t>0.51</w:t>
              </w:r>
            </w:ins>
          </w:p>
        </w:tc>
      </w:tr>
      <w:tr w:rsidR="00A223C0" w:rsidRPr="002D1802" w:rsidTr="00A223C0">
        <w:trPr>
          <w:trHeight w:val="300"/>
          <w:ins w:id="447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474" w:author="Gabriel Correa" w:date="2015-08-25T13:40:00Z"/>
                <w:rFonts w:eastAsia="Times New Roman" w:cs="Calibri"/>
                <w:color w:val="000000"/>
                <w:sz w:val="22"/>
                <w:rPrChange w:id="4475" w:author="Gabriel Correa" w:date="2015-08-25T14:26:00Z">
                  <w:rPr>
                    <w:ins w:id="4476" w:author="Gabriel Correa" w:date="2015-08-25T13:40:00Z"/>
                    <w:rFonts w:ascii="Calibri" w:eastAsia="Times New Roman" w:hAnsi="Calibri" w:cs="Calibri"/>
                    <w:color w:val="000000"/>
                  </w:rPr>
                </w:rPrChange>
              </w:rPr>
            </w:pPr>
            <w:ins w:id="4477" w:author="Gabriel Correa" w:date="2015-08-25T13:40:00Z">
              <w:r w:rsidRPr="002D1802">
                <w:rPr>
                  <w:rFonts w:eastAsia="Times New Roman" w:cs="Calibri"/>
                  <w:color w:val="000000"/>
                  <w:sz w:val="22"/>
                  <w:rPrChange w:id="4478"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4479" w:author="Gabriel Correa" w:date="2015-08-25T13:40:00Z"/>
                <w:rFonts w:eastAsia="Times New Roman" w:cs="Calibri"/>
                <w:color w:val="000000"/>
                <w:sz w:val="22"/>
                <w:rPrChange w:id="4480" w:author="Gabriel Correa" w:date="2015-08-25T14:26:00Z">
                  <w:rPr>
                    <w:ins w:id="4481" w:author="Gabriel Correa" w:date="2015-08-25T13:40:00Z"/>
                    <w:rFonts w:ascii="Calibri" w:eastAsia="Times New Roman" w:hAnsi="Calibri" w:cs="Calibri"/>
                    <w:color w:val="000000"/>
                  </w:rPr>
                </w:rPrChange>
              </w:rPr>
            </w:pPr>
            <w:ins w:id="4482" w:author="Gabriel Correa" w:date="2015-08-25T13:40:00Z">
              <w:r w:rsidRPr="002D1802">
                <w:rPr>
                  <w:rFonts w:eastAsia="Times New Roman" w:cs="Calibri"/>
                  <w:color w:val="000000"/>
                  <w:sz w:val="22"/>
                  <w:rPrChange w:id="4483"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484" w:author="Gabriel Correa" w:date="2015-08-25T13:40:00Z"/>
                <w:rFonts w:eastAsia="Times New Roman" w:cs="Calibri"/>
                <w:color w:val="000000"/>
                <w:sz w:val="22"/>
                <w:rPrChange w:id="4485" w:author="Gabriel Correa" w:date="2015-08-25T14:26:00Z">
                  <w:rPr>
                    <w:ins w:id="4486" w:author="Gabriel Correa" w:date="2015-08-25T13:40:00Z"/>
                    <w:rFonts w:ascii="Calibri" w:eastAsia="Times New Roman" w:hAnsi="Calibri" w:cs="Calibri"/>
                    <w:color w:val="000000"/>
                  </w:rPr>
                </w:rPrChange>
              </w:rPr>
            </w:pPr>
            <w:ins w:id="4487" w:author="Gabriel Correa" w:date="2015-08-25T13:40:00Z">
              <w:r w:rsidRPr="002D1802">
                <w:rPr>
                  <w:rFonts w:eastAsia="Times New Roman" w:cs="Calibri"/>
                  <w:color w:val="000000"/>
                  <w:sz w:val="22"/>
                  <w:rPrChange w:id="448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89" w:author="Gabriel Correa" w:date="2015-08-25T13:40:00Z"/>
                <w:rFonts w:eastAsia="Times New Roman" w:cs="Calibri"/>
                <w:color w:val="000000"/>
                <w:sz w:val="22"/>
                <w:rPrChange w:id="4490" w:author="Gabriel Correa" w:date="2015-08-25T14:26:00Z">
                  <w:rPr>
                    <w:ins w:id="4491" w:author="Gabriel Correa" w:date="2015-08-25T13:40:00Z"/>
                    <w:rFonts w:ascii="Calibri" w:eastAsia="Times New Roman" w:hAnsi="Calibri" w:cs="Calibri"/>
                    <w:color w:val="000000"/>
                  </w:rPr>
                </w:rPrChange>
              </w:rPr>
            </w:pPr>
            <w:ins w:id="4492" w:author="Gabriel Correa" w:date="2015-08-25T13:40:00Z">
              <w:r w:rsidRPr="002D1802">
                <w:rPr>
                  <w:rFonts w:eastAsia="Times New Roman" w:cs="Calibri"/>
                  <w:color w:val="000000"/>
                  <w:sz w:val="22"/>
                  <w:rPrChange w:id="4493"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494" w:author="Gabriel Correa" w:date="2015-08-25T13:45:00Z"/>
                <w:rFonts w:eastAsia="Times New Roman" w:cs="Times New Roman"/>
                <w:sz w:val="22"/>
                <w:rPrChange w:id="4495" w:author="Gabriel Correa" w:date="2015-08-25T14:26:00Z">
                  <w:rPr>
                    <w:ins w:id="4496" w:author="Gabriel Correa" w:date="2015-08-25T13:45:00Z"/>
                    <w:rFonts w:eastAsia="Times New Roman" w:cs="Times New Roman"/>
                    <w:sz w:val="20"/>
                    <w:szCs w:val="20"/>
                  </w:rPr>
                </w:rPrChange>
              </w:rPr>
              <w:pPrChange w:id="4497" w:author="Gabriel Correa" w:date="2015-08-25T14:47:00Z">
                <w:pPr/>
              </w:pPrChange>
            </w:pPr>
            <w:ins w:id="4498" w:author="Gabriel Correa" w:date="2015-08-25T13:45:00Z">
              <w:r w:rsidRPr="002D1802">
                <w:rPr>
                  <w:rFonts w:cs="Calibri"/>
                  <w:color w:val="000000"/>
                  <w:sz w:val="22"/>
                  <w:rPrChange w:id="4499"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500" w:author="Gabriel Correa" w:date="2015-08-25T13:45:00Z"/>
                <w:rFonts w:eastAsia="Times New Roman" w:cs="Times New Roman"/>
                <w:sz w:val="22"/>
                <w:rPrChange w:id="4501" w:author="Gabriel Correa" w:date="2015-08-25T14:26:00Z">
                  <w:rPr>
                    <w:ins w:id="4502" w:author="Gabriel Correa" w:date="2015-08-25T13:45:00Z"/>
                    <w:rFonts w:eastAsia="Times New Roman" w:cs="Times New Roman"/>
                    <w:sz w:val="20"/>
                    <w:szCs w:val="20"/>
                  </w:rPr>
                </w:rPrChange>
              </w:rPr>
              <w:pPrChange w:id="4503" w:author="Gabriel Correa" w:date="2015-08-25T14:47:00Z">
                <w:pPr/>
              </w:pPrChange>
            </w:pPr>
            <w:ins w:id="4504" w:author="Gabriel Correa" w:date="2015-08-25T13:45:00Z">
              <w:r w:rsidRPr="002D1802">
                <w:rPr>
                  <w:rFonts w:cs="Calibri"/>
                  <w:color w:val="000000"/>
                  <w:sz w:val="22"/>
                  <w:rPrChange w:id="4505"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506" w:author="Gabriel Correa" w:date="2015-08-25T13:45:00Z"/>
                <w:rFonts w:eastAsia="Times New Roman" w:cs="Times New Roman"/>
                <w:sz w:val="22"/>
                <w:rPrChange w:id="4507" w:author="Gabriel Correa" w:date="2015-08-25T14:26:00Z">
                  <w:rPr>
                    <w:ins w:id="4508" w:author="Gabriel Correa" w:date="2015-08-25T13:45:00Z"/>
                    <w:rFonts w:eastAsia="Times New Roman" w:cs="Times New Roman"/>
                    <w:sz w:val="20"/>
                    <w:szCs w:val="20"/>
                  </w:rPr>
                </w:rPrChange>
              </w:rPr>
              <w:pPrChange w:id="4509" w:author="Gabriel Correa" w:date="2015-08-25T14:47:00Z">
                <w:pPr/>
              </w:pPrChange>
            </w:pPr>
            <w:ins w:id="4510" w:author="Gabriel Correa" w:date="2015-08-25T13:45:00Z">
              <w:r w:rsidRPr="002D1802">
                <w:rPr>
                  <w:rFonts w:cs="Calibri"/>
                  <w:color w:val="000000"/>
                  <w:sz w:val="22"/>
                  <w:rPrChange w:id="4511" w:author="Gabriel Correa" w:date="2015-08-25T14:26:00Z">
                    <w:rPr>
                      <w:rFonts w:ascii="Calibri" w:hAnsi="Calibri" w:cs="Calibri"/>
                      <w:color w:val="000000"/>
                    </w:rPr>
                  </w:rPrChange>
                </w:rPr>
                <w:t>0.51</w:t>
              </w:r>
            </w:ins>
          </w:p>
        </w:tc>
      </w:tr>
      <w:tr w:rsidR="00A223C0" w:rsidRPr="002D1802" w:rsidTr="00A223C0">
        <w:trPr>
          <w:trHeight w:val="300"/>
          <w:ins w:id="451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513" w:author="Gabriel Correa" w:date="2015-08-25T13:40:00Z"/>
                <w:rFonts w:eastAsia="Times New Roman" w:cs="Calibri"/>
                <w:color w:val="000000"/>
                <w:sz w:val="22"/>
                <w:rPrChange w:id="4514" w:author="Gabriel Correa" w:date="2015-08-25T14:26:00Z">
                  <w:rPr>
                    <w:ins w:id="4515" w:author="Gabriel Correa" w:date="2015-08-25T13:40:00Z"/>
                    <w:rFonts w:ascii="Calibri" w:eastAsia="Times New Roman" w:hAnsi="Calibri" w:cs="Calibri"/>
                    <w:color w:val="000000"/>
                  </w:rPr>
                </w:rPrChange>
              </w:rPr>
            </w:pPr>
            <w:ins w:id="4516" w:author="Gabriel Correa" w:date="2015-08-25T13:40:00Z">
              <w:r w:rsidRPr="002D1802">
                <w:rPr>
                  <w:rFonts w:eastAsia="Times New Roman" w:cs="Calibri"/>
                  <w:color w:val="000000"/>
                  <w:sz w:val="22"/>
                  <w:rPrChange w:id="4517"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4518" w:author="Gabriel Correa" w:date="2015-08-25T13:40:00Z"/>
                <w:rFonts w:eastAsia="Times New Roman" w:cs="Calibri"/>
                <w:color w:val="000000"/>
                <w:sz w:val="22"/>
                <w:rPrChange w:id="4519" w:author="Gabriel Correa" w:date="2015-08-25T14:26:00Z">
                  <w:rPr>
                    <w:ins w:id="4520" w:author="Gabriel Correa" w:date="2015-08-25T13:40:00Z"/>
                    <w:rFonts w:ascii="Calibri" w:eastAsia="Times New Roman" w:hAnsi="Calibri" w:cs="Calibri"/>
                    <w:color w:val="000000"/>
                  </w:rPr>
                </w:rPrChange>
              </w:rPr>
            </w:pPr>
            <w:ins w:id="4521" w:author="Gabriel Correa" w:date="2015-08-25T13:40:00Z">
              <w:r w:rsidRPr="002D1802">
                <w:rPr>
                  <w:rFonts w:eastAsia="Times New Roman" w:cs="Calibri"/>
                  <w:color w:val="000000"/>
                  <w:sz w:val="22"/>
                  <w:rPrChange w:id="4522"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4523" w:author="Gabriel Correa" w:date="2015-08-25T13:40:00Z"/>
                <w:rFonts w:eastAsia="Times New Roman" w:cs="Calibri"/>
                <w:color w:val="000000"/>
                <w:sz w:val="22"/>
                <w:rPrChange w:id="4524" w:author="Gabriel Correa" w:date="2015-08-25T14:26:00Z">
                  <w:rPr>
                    <w:ins w:id="4525" w:author="Gabriel Correa" w:date="2015-08-25T13:40:00Z"/>
                    <w:rFonts w:ascii="Calibri" w:eastAsia="Times New Roman" w:hAnsi="Calibri" w:cs="Calibri"/>
                    <w:color w:val="000000"/>
                  </w:rPr>
                </w:rPrChange>
              </w:rPr>
            </w:pPr>
            <w:ins w:id="4526" w:author="Gabriel Correa" w:date="2015-08-25T13:40:00Z">
              <w:r w:rsidRPr="002D1802">
                <w:rPr>
                  <w:rFonts w:eastAsia="Times New Roman" w:cs="Calibri"/>
                  <w:color w:val="000000"/>
                  <w:sz w:val="22"/>
                  <w:rPrChange w:id="452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528" w:author="Gabriel Correa" w:date="2015-08-25T13:40:00Z"/>
                <w:rFonts w:eastAsia="Times New Roman" w:cs="Calibri"/>
                <w:color w:val="000000"/>
                <w:sz w:val="22"/>
                <w:rPrChange w:id="4529" w:author="Gabriel Correa" w:date="2015-08-25T14:26:00Z">
                  <w:rPr>
                    <w:ins w:id="4530" w:author="Gabriel Correa" w:date="2015-08-25T13:40:00Z"/>
                    <w:rFonts w:ascii="Calibri" w:eastAsia="Times New Roman" w:hAnsi="Calibri" w:cs="Calibri"/>
                    <w:color w:val="000000"/>
                  </w:rPr>
                </w:rPrChange>
              </w:rPr>
            </w:pPr>
            <w:ins w:id="4531" w:author="Gabriel Correa" w:date="2015-08-25T13:40:00Z">
              <w:r w:rsidRPr="002D1802">
                <w:rPr>
                  <w:rFonts w:eastAsia="Times New Roman" w:cs="Calibri"/>
                  <w:color w:val="000000"/>
                  <w:sz w:val="22"/>
                  <w:rPrChange w:id="4532"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4533" w:author="Gabriel Correa" w:date="2015-08-25T13:45:00Z"/>
                <w:rFonts w:eastAsia="Times New Roman" w:cs="Times New Roman"/>
                <w:sz w:val="22"/>
                <w:rPrChange w:id="4534" w:author="Gabriel Correa" w:date="2015-08-25T14:26:00Z">
                  <w:rPr>
                    <w:ins w:id="4535" w:author="Gabriel Correa" w:date="2015-08-25T13:45:00Z"/>
                    <w:rFonts w:eastAsia="Times New Roman" w:cs="Times New Roman"/>
                    <w:sz w:val="20"/>
                    <w:szCs w:val="20"/>
                  </w:rPr>
                </w:rPrChange>
              </w:rPr>
              <w:pPrChange w:id="4536" w:author="Gabriel Correa" w:date="2015-08-25T14:47:00Z">
                <w:pPr/>
              </w:pPrChange>
            </w:pPr>
            <w:ins w:id="4537" w:author="Gabriel Correa" w:date="2015-08-25T13:45:00Z">
              <w:r w:rsidRPr="002D1802">
                <w:rPr>
                  <w:rFonts w:cs="Calibri"/>
                  <w:color w:val="000000"/>
                  <w:sz w:val="22"/>
                  <w:rPrChange w:id="4538"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539" w:author="Gabriel Correa" w:date="2015-08-25T13:45:00Z"/>
                <w:rFonts w:eastAsia="Times New Roman" w:cs="Times New Roman"/>
                <w:sz w:val="22"/>
                <w:rPrChange w:id="4540" w:author="Gabriel Correa" w:date="2015-08-25T14:26:00Z">
                  <w:rPr>
                    <w:ins w:id="4541" w:author="Gabriel Correa" w:date="2015-08-25T13:45:00Z"/>
                    <w:rFonts w:eastAsia="Times New Roman" w:cs="Times New Roman"/>
                    <w:sz w:val="20"/>
                    <w:szCs w:val="20"/>
                  </w:rPr>
                </w:rPrChange>
              </w:rPr>
              <w:pPrChange w:id="4542" w:author="Gabriel Correa" w:date="2015-08-25T14:47:00Z">
                <w:pPr/>
              </w:pPrChange>
            </w:pPr>
            <w:ins w:id="4543" w:author="Gabriel Correa" w:date="2015-08-25T13:45:00Z">
              <w:r w:rsidRPr="002D1802">
                <w:rPr>
                  <w:rFonts w:cs="Calibri"/>
                  <w:color w:val="000000"/>
                  <w:sz w:val="22"/>
                  <w:rPrChange w:id="454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545" w:author="Gabriel Correa" w:date="2015-08-25T13:45:00Z"/>
                <w:rFonts w:eastAsia="Times New Roman" w:cs="Times New Roman"/>
                <w:sz w:val="22"/>
                <w:rPrChange w:id="4546" w:author="Gabriel Correa" w:date="2015-08-25T14:26:00Z">
                  <w:rPr>
                    <w:ins w:id="4547" w:author="Gabriel Correa" w:date="2015-08-25T13:45:00Z"/>
                    <w:rFonts w:eastAsia="Times New Roman" w:cs="Times New Roman"/>
                    <w:sz w:val="20"/>
                    <w:szCs w:val="20"/>
                  </w:rPr>
                </w:rPrChange>
              </w:rPr>
              <w:pPrChange w:id="4548" w:author="Gabriel Correa" w:date="2015-08-25T14:47:00Z">
                <w:pPr/>
              </w:pPrChange>
            </w:pPr>
            <w:ins w:id="4549" w:author="Gabriel Correa" w:date="2015-08-25T13:45:00Z">
              <w:r w:rsidRPr="002D1802">
                <w:rPr>
                  <w:rFonts w:cs="Calibri"/>
                  <w:color w:val="000000"/>
                  <w:sz w:val="22"/>
                  <w:rPrChange w:id="4550" w:author="Gabriel Correa" w:date="2015-08-25T14:26:00Z">
                    <w:rPr>
                      <w:rFonts w:ascii="Calibri" w:hAnsi="Calibri" w:cs="Calibri"/>
                      <w:color w:val="000000"/>
                    </w:rPr>
                  </w:rPrChange>
                </w:rPr>
                <w:t>0.50</w:t>
              </w:r>
            </w:ins>
          </w:p>
        </w:tc>
      </w:tr>
      <w:tr w:rsidR="00A223C0" w:rsidRPr="002D1802" w:rsidTr="00A223C0">
        <w:trPr>
          <w:trHeight w:val="300"/>
          <w:ins w:id="4551"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552" w:author="Gabriel Correa" w:date="2015-08-25T13:40:00Z"/>
                <w:rFonts w:eastAsia="Times New Roman" w:cs="Calibri"/>
                <w:color w:val="000000"/>
                <w:sz w:val="22"/>
                <w:rPrChange w:id="4553" w:author="Gabriel Correa" w:date="2015-08-25T14:26:00Z">
                  <w:rPr>
                    <w:ins w:id="4554" w:author="Gabriel Correa" w:date="2015-08-25T13:40:00Z"/>
                    <w:rFonts w:ascii="Calibri" w:eastAsia="Times New Roman" w:hAnsi="Calibri" w:cs="Calibri"/>
                    <w:color w:val="000000"/>
                  </w:rPr>
                </w:rPrChange>
              </w:rPr>
            </w:pPr>
            <w:ins w:id="4555" w:author="Gabriel Correa" w:date="2015-08-25T13:40:00Z">
              <w:r w:rsidRPr="002D1802">
                <w:rPr>
                  <w:rFonts w:eastAsia="Times New Roman" w:cs="Calibri"/>
                  <w:color w:val="000000"/>
                  <w:sz w:val="22"/>
                  <w:rPrChange w:id="4556"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4557" w:author="Gabriel Correa" w:date="2015-08-25T13:40:00Z"/>
                <w:rFonts w:eastAsia="Times New Roman" w:cs="Calibri"/>
                <w:color w:val="000000"/>
                <w:sz w:val="22"/>
                <w:rPrChange w:id="4558" w:author="Gabriel Correa" w:date="2015-08-25T14:26:00Z">
                  <w:rPr>
                    <w:ins w:id="4559" w:author="Gabriel Correa" w:date="2015-08-25T13:40:00Z"/>
                    <w:rFonts w:ascii="Calibri" w:eastAsia="Times New Roman" w:hAnsi="Calibri" w:cs="Calibri"/>
                    <w:color w:val="000000"/>
                  </w:rPr>
                </w:rPrChange>
              </w:rPr>
            </w:pPr>
            <w:ins w:id="4560" w:author="Gabriel Correa" w:date="2015-08-25T13:40:00Z">
              <w:r w:rsidRPr="002D1802">
                <w:rPr>
                  <w:rFonts w:eastAsia="Times New Roman" w:cs="Calibri"/>
                  <w:color w:val="000000"/>
                  <w:sz w:val="22"/>
                  <w:rPrChange w:id="4561"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4562" w:author="Gabriel Correa" w:date="2015-08-25T13:40:00Z"/>
                <w:rFonts w:eastAsia="Times New Roman" w:cs="Calibri"/>
                <w:color w:val="000000"/>
                <w:sz w:val="22"/>
                <w:rPrChange w:id="4563" w:author="Gabriel Correa" w:date="2015-08-25T14:26:00Z">
                  <w:rPr>
                    <w:ins w:id="4564" w:author="Gabriel Correa" w:date="2015-08-25T13:40:00Z"/>
                    <w:rFonts w:ascii="Calibri" w:eastAsia="Times New Roman" w:hAnsi="Calibri" w:cs="Calibri"/>
                    <w:color w:val="000000"/>
                  </w:rPr>
                </w:rPrChange>
              </w:rPr>
            </w:pPr>
            <w:ins w:id="4565" w:author="Gabriel Correa" w:date="2015-08-25T13:40:00Z">
              <w:r w:rsidRPr="002D1802">
                <w:rPr>
                  <w:rFonts w:eastAsia="Times New Roman" w:cs="Calibri"/>
                  <w:color w:val="000000"/>
                  <w:sz w:val="22"/>
                  <w:rPrChange w:id="4566"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567" w:author="Gabriel Correa" w:date="2015-08-25T13:40:00Z"/>
                <w:rFonts w:eastAsia="Times New Roman" w:cs="Calibri"/>
                <w:color w:val="000000"/>
                <w:sz w:val="22"/>
                <w:rPrChange w:id="4568" w:author="Gabriel Correa" w:date="2015-08-25T14:26:00Z">
                  <w:rPr>
                    <w:ins w:id="4569" w:author="Gabriel Correa" w:date="2015-08-25T13:40:00Z"/>
                    <w:rFonts w:ascii="Calibri" w:eastAsia="Times New Roman" w:hAnsi="Calibri" w:cs="Calibri"/>
                    <w:color w:val="000000"/>
                  </w:rPr>
                </w:rPrChange>
              </w:rPr>
            </w:pPr>
            <w:ins w:id="4570" w:author="Gabriel Correa" w:date="2015-08-25T13:40:00Z">
              <w:r w:rsidRPr="002D1802">
                <w:rPr>
                  <w:rFonts w:eastAsia="Times New Roman" w:cs="Calibri"/>
                  <w:color w:val="000000"/>
                  <w:sz w:val="22"/>
                  <w:rPrChange w:id="4571"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4572" w:author="Gabriel Correa" w:date="2015-08-25T13:45:00Z"/>
                <w:rFonts w:eastAsia="Times New Roman" w:cs="Times New Roman"/>
                <w:sz w:val="22"/>
                <w:rPrChange w:id="4573" w:author="Gabriel Correa" w:date="2015-08-25T14:26:00Z">
                  <w:rPr>
                    <w:ins w:id="4574" w:author="Gabriel Correa" w:date="2015-08-25T13:45:00Z"/>
                    <w:rFonts w:eastAsia="Times New Roman" w:cs="Times New Roman"/>
                    <w:sz w:val="20"/>
                    <w:szCs w:val="20"/>
                  </w:rPr>
                </w:rPrChange>
              </w:rPr>
              <w:pPrChange w:id="4575" w:author="Gabriel Correa" w:date="2015-08-25T14:47:00Z">
                <w:pPr/>
              </w:pPrChange>
            </w:pPr>
            <w:ins w:id="4576" w:author="Gabriel Correa" w:date="2015-08-25T13:45:00Z">
              <w:r w:rsidRPr="002D1802">
                <w:rPr>
                  <w:rFonts w:cs="Calibri"/>
                  <w:color w:val="000000"/>
                  <w:sz w:val="22"/>
                  <w:rPrChange w:id="4577"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4578" w:author="Gabriel Correa" w:date="2015-08-25T13:45:00Z"/>
                <w:rFonts w:eastAsia="Times New Roman" w:cs="Times New Roman"/>
                <w:sz w:val="22"/>
                <w:rPrChange w:id="4579" w:author="Gabriel Correa" w:date="2015-08-25T14:26:00Z">
                  <w:rPr>
                    <w:ins w:id="4580" w:author="Gabriel Correa" w:date="2015-08-25T13:45:00Z"/>
                    <w:rFonts w:eastAsia="Times New Roman" w:cs="Times New Roman"/>
                    <w:sz w:val="20"/>
                    <w:szCs w:val="20"/>
                  </w:rPr>
                </w:rPrChange>
              </w:rPr>
              <w:pPrChange w:id="4581" w:author="Gabriel Correa" w:date="2015-08-25T14:47:00Z">
                <w:pPr/>
              </w:pPrChange>
            </w:pPr>
            <w:ins w:id="4582" w:author="Gabriel Correa" w:date="2015-08-25T13:45:00Z">
              <w:r w:rsidRPr="002D1802">
                <w:rPr>
                  <w:rFonts w:cs="Calibri"/>
                  <w:color w:val="000000"/>
                  <w:sz w:val="22"/>
                  <w:rPrChange w:id="4583"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584" w:author="Gabriel Correa" w:date="2015-08-25T13:45:00Z"/>
                <w:rFonts w:eastAsia="Times New Roman" w:cs="Times New Roman"/>
                <w:sz w:val="22"/>
                <w:rPrChange w:id="4585" w:author="Gabriel Correa" w:date="2015-08-25T14:26:00Z">
                  <w:rPr>
                    <w:ins w:id="4586" w:author="Gabriel Correa" w:date="2015-08-25T13:45:00Z"/>
                    <w:rFonts w:eastAsia="Times New Roman" w:cs="Times New Roman"/>
                    <w:sz w:val="20"/>
                    <w:szCs w:val="20"/>
                  </w:rPr>
                </w:rPrChange>
              </w:rPr>
              <w:pPrChange w:id="4587" w:author="Gabriel Correa" w:date="2015-08-25T14:47:00Z">
                <w:pPr/>
              </w:pPrChange>
            </w:pPr>
            <w:ins w:id="4588" w:author="Gabriel Correa" w:date="2015-08-25T13:45:00Z">
              <w:r w:rsidRPr="002D1802">
                <w:rPr>
                  <w:rFonts w:cs="Calibri"/>
                  <w:color w:val="000000"/>
                  <w:sz w:val="22"/>
                  <w:rPrChange w:id="4589" w:author="Gabriel Correa" w:date="2015-08-25T14:26:00Z">
                    <w:rPr>
                      <w:rFonts w:ascii="Calibri" w:hAnsi="Calibri" w:cs="Calibri"/>
                      <w:color w:val="000000"/>
                    </w:rPr>
                  </w:rPrChange>
                </w:rPr>
                <w:t>0.49</w:t>
              </w:r>
            </w:ins>
          </w:p>
        </w:tc>
      </w:tr>
      <w:tr w:rsidR="00A223C0" w:rsidRPr="002D1802" w:rsidTr="006C2C10">
        <w:trPr>
          <w:trHeight w:val="300"/>
          <w:ins w:id="4590" w:author="Gabriel Correa" w:date="2015-08-25T13:40:00Z"/>
          <w:trPrChange w:id="4591"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592"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4593" w:author="Gabriel Correa" w:date="2015-08-25T13:40:00Z"/>
                <w:rFonts w:eastAsia="Times New Roman" w:cs="Calibri"/>
                <w:color w:val="000000"/>
                <w:sz w:val="22"/>
                <w:rPrChange w:id="4594" w:author="Gabriel Correa" w:date="2015-08-25T14:26:00Z">
                  <w:rPr>
                    <w:ins w:id="4595" w:author="Gabriel Correa" w:date="2015-08-25T13:40:00Z"/>
                    <w:rFonts w:ascii="Calibri" w:eastAsia="Times New Roman" w:hAnsi="Calibri" w:cs="Calibri"/>
                    <w:color w:val="000000"/>
                  </w:rPr>
                </w:rPrChange>
              </w:rPr>
            </w:pPr>
            <w:ins w:id="4596" w:author="Gabriel Correa" w:date="2015-08-25T13:40:00Z">
              <w:r w:rsidRPr="002D1802">
                <w:rPr>
                  <w:rFonts w:eastAsia="Times New Roman" w:cs="Calibri"/>
                  <w:color w:val="000000"/>
                  <w:sz w:val="22"/>
                  <w:rPrChange w:id="4597"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4598"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4599" w:author="Gabriel Correa" w:date="2015-08-25T13:40:00Z"/>
                <w:rFonts w:eastAsia="Times New Roman" w:cs="Calibri"/>
                <w:color w:val="000000"/>
                <w:sz w:val="22"/>
                <w:rPrChange w:id="4600" w:author="Gabriel Correa" w:date="2015-08-25T14:26:00Z">
                  <w:rPr>
                    <w:ins w:id="4601" w:author="Gabriel Correa" w:date="2015-08-25T13:40:00Z"/>
                    <w:rFonts w:ascii="Calibri" w:eastAsia="Times New Roman" w:hAnsi="Calibri" w:cs="Calibri"/>
                    <w:color w:val="000000"/>
                  </w:rPr>
                </w:rPrChange>
              </w:rPr>
            </w:pPr>
            <w:ins w:id="4602" w:author="Gabriel Correa" w:date="2015-08-25T13:40:00Z">
              <w:r w:rsidRPr="002D1802">
                <w:rPr>
                  <w:rFonts w:eastAsia="Times New Roman" w:cs="Calibri"/>
                  <w:color w:val="000000"/>
                  <w:sz w:val="22"/>
                  <w:rPrChange w:id="4603"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4604" w:author="Gabriel Correa" w:date="2015-08-25T14:51:00Z">
              <w:tcPr>
                <w:tcW w:w="992" w:type="dxa"/>
                <w:gridSpan w:val="5"/>
                <w:noWrap/>
                <w:hideMark/>
              </w:tcPr>
            </w:tcPrChange>
          </w:tcPr>
          <w:p w:rsidR="00C70510" w:rsidRPr="002D1802" w:rsidRDefault="00C70510">
            <w:pPr>
              <w:jc w:val="right"/>
              <w:rPr>
                <w:ins w:id="4605" w:author="Gabriel Correa" w:date="2015-08-25T13:40:00Z"/>
                <w:rFonts w:eastAsia="Times New Roman" w:cs="Calibri"/>
                <w:color w:val="000000"/>
                <w:sz w:val="22"/>
                <w:rPrChange w:id="4606" w:author="Gabriel Correa" w:date="2015-08-25T14:26:00Z">
                  <w:rPr>
                    <w:ins w:id="4607" w:author="Gabriel Correa" w:date="2015-08-25T13:40:00Z"/>
                    <w:rFonts w:ascii="Calibri" w:eastAsia="Times New Roman" w:hAnsi="Calibri" w:cs="Calibri"/>
                    <w:color w:val="000000"/>
                  </w:rPr>
                </w:rPrChange>
              </w:rPr>
            </w:pPr>
            <w:ins w:id="4608" w:author="Gabriel Correa" w:date="2015-08-25T13:40:00Z">
              <w:r w:rsidRPr="002D1802">
                <w:rPr>
                  <w:rFonts w:eastAsia="Times New Roman" w:cs="Calibri"/>
                  <w:color w:val="000000"/>
                  <w:sz w:val="22"/>
                  <w:rPrChange w:id="4609"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4610"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4611" w:author="Gabriel Correa" w:date="2015-08-25T13:40:00Z"/>
                <w:rFonts w:eastAsia="Times New Roman" w:cs="Calibri"/>
                <w:color w:val="000000"/>
                <w:sz w:val="22"/>
                <w:rPrChange w:id="4612" w:author="Gabriel Correa" w:date="2015-08-25T14:26:00Z">
                  <w:rPr>
                    <w:ins w:id="4613" w:author="Gabriel Correa" w:date="2015-08-25T13:40:00Z"/>
                    <w:rFonts w:ascii="Calibri" w:eastAsia="Times New Roman" w:hAnsi="Calibri" w:cs="Calibri"/>
                    <w:color w:val="000000"/>
                  </w:rPr>
                </w:rPrChange>
              </w:rPr>
            </w:pPr>
            <w:ins w:id="4614" w:author="Gabriel Correa" w:date="2015-08-25T13:40:00Z">
              <w:r w:rsidRPr="002D1802">
                <w:rPr>
                  <w:rFonts w:eastAsia="Times New Roman" w:cs="Calibri"/>
                  <w:color w:val="000000"/>
                  <w:sz w:val="22"/>
                  <w:rPrChange w:id="4615" w:author="Gabriel Correa" w:date="2015-08-25T14:26:00Z">
                    <w:rPr>
                      <w:rFonts w:ascii="Calibri" w:eastAsia="Times New Roman" w:hAnsi="Calibri" w:cs="Calibri"/>
                      <w:color w:val="000000"/>
                    </w:rPr>
                  </w:rPrChange>
                </w:rPr>
                <w:t>0.46</w:t>
              </w:r>
            </w:ins>
          </w:p>
        </w:tc>
        <w:tc>
          <w:tcPr>
            <w:tcW w:w="1394" w:type="dxa"/>
            <w:tcBorders>
              <w:bottom w:val="nil"/>
            </w:tcBorders>
            <w:tcPrChange w:id="4616" w:author="Gabriel Correa" w:date="2015-08-25T14:51:00Z">
              <w:tcPr>
                <w:tcW w:w="1395" w:type="dxa"/>
                <w:gridSpan w:val="4"/>
                <w:tcBorders>
                  <w:bottom w:val="nil"/>
                </w:tcBorders>
              </w:tcPr>
            </w:tcPrChange>
          </w:tcPr>
          <w:p w:rsidR="00C70510" w:rsidRPr="002D1802" w:rsidRDefault="00C70510">
            <w:pPr>
              <w:jc w:val="right"/>
              <w:rPr>
                <w:ins w:id="4617" w:author="Gabriel Correa" w:date="2015-08-25T13:45:00Z"/>
                <w:rFonts w:eastAsia="Times New Roman" w:cs="Times New Roman"/>
                <w:sz w:val="22"/>
                <w:rPrChange w:id="4618" w:author="Gabriel Correa" w:date="2015-08-25T14:26:00Z">
                  <w:rPr>
                    <w:ins w:id="4619" w:author="Gabriel Correa" w:date="2015-08-25T13:45:00Z"/>
                    <w:rFonts w:eastAsia="Times New Roman" w:cs="Times New Roman"/>
                    <w:sz w:val="20"/>
                    <w:szCs w:val="20"/>
                  </w:rPr>
                </w:rPrChange>
              </w:rPr>
              <w:pPrChange w:id="4620" w:author="Gabriel Correa" w:date="2015-08-25T14:47:00Z">
                <w:pPr/>
              </w:pPrChange>
            </w:pPr>
            <w:ins w:id="4621" w:author="Gabriel Correa" w:date="2015-08-25T13:45:00Z">
              <w:r w:rsidRPr="002D1802">
                <w:rPr>
                  <w:rFonts w:cs="Calibri"/>
                  <w:color w:val="000000"/>
                  <w:sz w:val="22"/>
                  <w:rPrChange w:id="4622" w:author="Gabriel Correa" w:date="2015-08-25T14:26:00Z">
                    <w:rPr>
                      <w:rFonts w:ascii="Calibri" w:hAnsi="Calibri" w:cs="Calibri"/>
                      <w:color w:val="000000"/>
                    </w:rPr>
                  </w:rPrChange>
                </w:rPr>
                <w:t>0.34</w:t>
              </w:r>
            </w:ins>
          </w:p>
        </w:tc>
        <w:tc>
          <w:tcPr>
            <w:tcW w:w="1158" w:type="dxa"/>
            <w:gridSpan w:val="2"/>
            <w:tcPrChange w:id="4623" w:author="Gabriel Correa" w:date="2015-08-25T14:51:00Z">
              <w:tcPr>
                <w:tcW w:w="1158" w:type="dxa"/>
                <w:gridSpan w:val="5"/>
              </w:tcPr>
            </w:tcPrChange>
          </w:tcPr>
          <w:p w:rsidR="00C70510" w:rsidRPr="002D1802" w:rsidRDefault="00C70510">
            <w:pPr>
              <w:jc w:val="right"/>
              <w:rPr>
                <w:ins w:id="4624" w:author="Gabriel Correa" w:date="2015-08-25T13:45:00Z"/>
                <w:rFonts w:eastAsia="Times New Roman" w:cs="Times New Roman"/>
                <w:sz w:val="22"/>
                <w:rPrChange w:id="4625" w:author="Gabriel Correa" w:date="2015-08-25T14:26:00Z">
                  <w:rPr>
                    <w:ins w:id="4626" w:author="Gabriel Correa" w:date="2015-08-25T13:45:00Z"/>
                    <w:rFonts w:eastAsia="Times New Roman" w:cs="Times New Roman"/>
                    <w:sz w:val="20"/>
                    <w:szCs w:val="20"/>
                  </w:rPr>
                </w:rPrChange>
              </w:rPr>
              <w:pPrChange w:id="4627" w:author="Gabriel Correa" w:date="2015-08-25T14:47:00Z">
                <w:pPr/>
              </w:pPrChange>
            </w:pPr>
            <w:ins w:id="4628" w:author="Gabriel Correa" w:date="2015-08-25T13:45:00Z">
              <w:r w:rsidRPr="002D1802">
                <w:rPr>
                  <w:rFonts w:cs="Calibri"/>
                  <w:color w:val="000000"/>
                  <w:sz w:val="22"/>
                  <w:rPrChange w:id="4629" w:author="Gabriel Correa" w:date="2015-08-25T14:26:00Z">
                    <w:rPr>
                      <w:rFonts w:ascii="Calibri" w:hAnsi="Calibri" w:cs="Calibri"/>
                      <w:color w:val="000000"/>
                    </w:rPr>
                  </w:rPrChange>
                </w:rPr>
                <w:t>0.84</w:t>
              </w:r>
            </w:ins>
          </w:p>
        </w:tc>
        <w:tc>
          <w:tcPr>
            <w:tcW w:w="1705" w:type="dxa"/>
            <w:gridSpan w:val="4"/>
            <w:tcPrChange w:id="4630" w:author="Gabriel Correa" w:date="2015-08-25T14:51:00Z">
              <w:tcPr>
                <w:tcW w:w="1705" w:type="dxa"/>
                <w:gridSpan w:val="10"/>
              </w:tcPr>
            </w:tcPrChange>
          </w:tcPr>
          <w:p w:rsidR="00C70510" w:rsidRPr="002D1802" w:rsidRDefault="00C70510">
            <w:pPr>
              <w:jc w:val="right"/>
              <w:rPr>
                <w:ins w:id="4631" w:author="Gabriel Correa" w:date="2015-08-25T13:45:00Z"/>
                <w:rFonts w:eastAsia="Times New Roman" w:cs="Times New Roman"/>
                <w:sz w:val="22"/>
                <w:rPrChange w:id="4632" w:author="Gabriel Correa" w:date="2015-08-25T14:26:00Z">
                  <w:rPr>
                    <w:ins w:id="4633" w:author="Gabriel Correa" w:date="2015-08-25T13:45:00Z"/>
                    <w:rFonts w:eastAsia="Times New Roman" w:cs="Times New Roman"/>
                    <w:sz w:val="20"/>
                    <w:szCs w:val="20"/>
                  </w:rPr>
                </w:rPrChange>
              </w:rPr>
              <w:pPrChange w:id="4634" w:author="Gabriel Correa" w:date="2015-08-25T14:47:00Z">
                <w:pPr/>
              </w:pPrChange>
            </w:pPr>
            <w:ins w:id="4635" w:author="Gabriel Correa" w:date="2015-08-25T13:45:00Z">
              <w:r w:rsidRPr="002D1802">
                <w:rPr>
                  <w:rFonts w:cs="Calibri"/>
                  <w:color w:val="000000"/>
                  <w:sz w:val="22"/>
                  <w:rPrChange w:id="4636" w:author="Gabriel Correa" w:date="2015-08-25T14:26:00Z">
                    <w:rPr>
                      <w:rFonts w:ascii="Calibri" w:hAnsi="Calibri" w:cs="Calibri"/>
                      <w:color w:val="000000"/>
                    </w:rPr>
                  </w:rPrChange>
                </w:rPr>
                <w:t>0.49</w:t>
              </w:r>
            </w:ins>
          </w:p>
        </w:tc>
      </w:tr>
      <w:tr w:rsidR="00C70510" w:rsidRPr="002D1802" w:rsidTr="00A223C0">
        <w:tblPrEx>
          <w:tblPrExChange w:id="4637" w:author="Gabriel Correa" w:date="2015-08-25T14:50:00Z">
            <w:tblPrEx>
              <w:tblW w:w="8672" w:type="dxa"/>
            </w:tblPrEx>
          </w:tblPrExChange>
        </w:tblPrEx>
        <w:trPr>
          <w:gridAfter w:val="1"/>
          <w:wAfter w:w="381" w:type="dxa"/>
          <w:trHeight w:val="300"/>
          <w:ins w:id="4638" w:author="Gabriel Correa" w:date="2015-08-25T14:41:00Z"/>
          <w:trPrChange w:id="4639" w:author="Gabriel Correa" w:date="2015-08-25T14:50:00Z">
            <w:trPr>
              <w:gridAfter w:val="1"/>
              <w:trHeight w:val="300"/>
            </w:trPr>
          </w:trPrChange>
        </w:trPr>
        <w:tc>
          <w:tcPr>
            <w:tcW w:w="8662" w:type="dxa"/>
            <w:gridSpan w:val="14"/>
            <w:tcBorders>
              <w:top w:val="nil"/>
            </w:tcBorders>
            <w:noWrap/>
            <w:tcPrChange w:id="4640" w:author="Gabriel Correa" w:date="2015-08-25T14:50:00Z">
              <w:tcPr>
                <w:tcW w:w="8672" w:type="dxa"/>
                <w:gridSpan w:val="36"/>
                <w:tcBorders>
                  <w:top w:val="nil"/>
                </w:tcBorders>
                <w:noWrap/>
              </w:tcPr>
            </w:tcPrChange>
          </w:tcPr>
          <w:p w:rsidR="00C70510" w:rsidRPr="00C70510" w:rsidRDefault="00C70510">
            <w:pPr>
              <w:jc w:val="right"/>
              <w:rPr>
                <w:ins w:id="4641" w:author="Gabriel Correa" w:date="2015-08-25T14:41:00Z"/>
                <w:rFonts w:cs="Calibri"/>
                <w:i/>
                <w:color w:val="595959" w:themeColor="text1" w:themeTint="A6"/>
                <w:sz w:val="22"/>
                <w:rPrChange w:id="4642" w:author="Gabriel Correa" w:date="2015-08-25T14:44:00Z">
                  <w:rPr>
                    <w:ins w:id="4643" w:author="Gabriel Correa" w:date="2015-08-25T14:41:00Z"/>
                    <w:rFonts w:cs="Calibri"/>
                    <w:color w:val="000000"/>
                    <w:sz w:val="22"/>
                  </w:rPr>
                </w:rPrChange>
              </w:rPr>
              <w:pPrChange w:id="4644" w:author="Gabriel Correa" w:date="2015-08-25T14:44:00Z">
                <w:pPr/>
              </w:pPrChange>
            </w:pPr>
            <w:ins w:id="4645" w:author="Gabriel Correa" w:date="2015-08-25T14:41:00Z">
              <w:r w:rsidRPr="00C70510">
                <w:rPr>
                  <w:rFonts w:cs="Calibri"/>
                  <w:i/>
                  <w:color w:val="595959" w:themeColor="text1" w:themeTint="A6"/>
                  <w:sz w:val="22"/>
                  <w:rPrChange w:id="4646" w:author="Gabriel Correa" w:date="2015-08-25T14:44:00Z">
                    <w:rPr>
                      <w:rFonts w:cs="Calibri"/>
                      <w:color w:val="000000"/>
                      <w:sz w:val="22"/>
                    </w:rPr>
                  </w:rPrChange>
                </w:rPr>
                <w:t xml:space="preserve">(Entrenamiento: Apache Commons, Java     -    </w:t>
              </w:r>
            </w:ins>
            <w:ins w:id="4647" w:author="Gabriel Correa" w:date="2015-08-25T14:42:00Z">
              <w:r w:rsidRPr="00C70510">
                <w:rPr>
                  <w:rFonts w:cs="Calibri"/>
                  <w:i/>
                  <w:color w:val="595959" w:themeColor="text1" w:themeTint="A6"/>
                  <w:sz w:val="22"/>
                  <w:rPrChange w:id="4648" w:author="Gabriel Correa" w:date="2015-08-25T14:44:00Z">
                    <w:rPr>
                      <w:rFonts w:cs="Calibri"/>
                      <w:color w:val="000000"/>
                      <w:sz w:val="22"/>
                    </w:rPr>
                  </w:rPrChange>
                </w:rPr>
                <w:t xml:space="preserve"> Pruebas: JFace)</w:t>
              </w:r>
            </w:ins>
          </w:p>
        </w:tc>
      </w:tr>
      <w:tr w:rsidR="00A223C0" w:rsidRPr="002B28AD" w:rsidTr="00A223C0">
        <w:tblPrEx>
          <w:tblPrExChange w:id="4649" w:author="Gabriel Correa" w:date="2015-08-25T14:50:00Z">
            <w:tblPrEx>
              <w:tblW w:w="8755" w:type="dxa"/>
            </w:tblPrEx>
          </w:tblPrExChange>
        </w:tblPrEx>
        <w:trPr>
          <w:gridAfter w:val="3"/>
          <w:wAfter w:w="1488" w:type="dxa"/>
          <w:trHeight w:val="300"/>
          <w:ins w:id="4650" w:author="Gabriel Correa" w:date="2015-08-25T14:29:00Z"/>
          <w:trPrChange w:id="4651" w:author="Gabriel Correa" w:date="2015-08-25T14:50:00Z">
            <w:trPr>
              <w:gridAfter w:val="3"/>
              <w:wAfter w:w="1190" w:type="dxa"/>
              <w:trHeight w:val="300"/>
            </w:trPr>
          </w:trPrChange>
        </w:trPr>
        <w:tc>
          <w:tcPr>
            <w:tcW w:w="905" w:type="dxa"/>
            <w:gridSpan w:val="2"/>
            <w:tcBorders>
              <w:top w:val="nil"/>
              <w:right w:val="nil"/>
            </w:tcBorders>
            <w:noWrap/>
            <w:tcPrChange w:id="4652" w:author="Gabriel Correa" w:date="2015-08-25T14:50:00Z">
              <w:tcPr>
                <w:tcW w:w="912" w:type="dxa"/>
                <w:gridSpan w:val="2"/>
                <w:tcBorders>
                  <w:top w:val="nil"/>
                  <w:right w:val="nil"/>
                </w:tcBorders>
                <w:noWrap/>
              </w:tcPr>
            </w:tcPrChange>
          </w:tcPr>
          <w:p w:rsidR="00C70510" w:rsidRPr="002B28AD" w:rsidRDefault="00C70510" w:rsidP="00366968">
            <w:pPr>
              <w:jc w:val="center"/>
              <w:rPr>
                <w:ins w:id="4653" w:author="Gabriel Correa" w:date="2015-08-25T14:29:00Z"/>
                <w:rFonts w:eastAsia="Times New Roman" w:cs="Calibri"/>
                <w:i/>
                <w:color w:val="000000"/>
                <w:sz w:val="22"/>
              </w:rPr>
            </w:pPr>
          </w:p>
        </w:tc>
        <w:tc>
          <w:tcPr>
            <w:tcW w:w="3469" w:type="dxa"/>
            <w:gridSpan w:val="5"/>
            <w:tcBorders>
              <w:top w:val="nil"/>
              <w:left w:val="nil"/>
              <w:right w:val="nil"/>
            </w:tcBorders>
            <w:tcPrChange w:id="4654" w:author="Gabriel Correa" w:date="2015-08-25T14:50:00Z">
              <w:tcPr>
                <w:tcW w:w="3471" w:type="dxa"/>
                <w:gridSpan w:val="16"/>
                <w:tcBorders>
                  <w:top w:val="nil"/>
                  <w:left w:val="nil"/>
                  <w:right w:val="nil"/>
                </w:tcBorders>
              </w:tcPr>
            </w:tcPrChange>
          </w:tcPr>
          <w:p w:rsidR="00C70510" w:rsidRDefault="00C70510" w:rsidP="00366968">
            <w:pPr>
              <w:jc w:val="center"/>
              <w:rPr>
                <w:ins w:id="4655" w:author="Gabriel Correa" w:date="2015-08-25T14:40:00Z"/>
                <w:rFonts w:eastAsia="Times New Roman" w:cs="Calibri"/>
                <w:i/>
                <w:color w:val="000000"/>
                <w:sz w:val="22"/>
              </w:rPr>
            </w:pPr>
          </w:p>
          <w:p w:rsidR="00C70510" w:rsidRDefault="00C70510" w:rsidP="00366968">
            <w:pPr>
              <w:jc w:val="center"/>
              <w:rPr>
                <w:ins w:id="4656" w:author="Gabriel Correa" w:date="2015-08-25T14:40:00Z"/>
                <w:rFonts w:eastAsia="Times New Roman" w:cs="Calibri"/>
                <w:i/>
                <w:color w:val="000000"/>
                <w:sz w:val="22"/>
              </w:rPr>
            </w:pPr>
          </w:p>
          <w:p w:rsidR="00C70510" w:rsidRPr="002B28AD" w:rsidRDefault="00C70510" w:rsidP="00366968">
            <w:pPr>
              <w:jc w:val="center"/>
              <w:rPr>
                <w:ins w:id="4657" w:author="Gabriel Correa" w:date="2015-08-25T14:29:00Z"/>
                <w:rFonts w:eastAsia="Times New Roman" w:cs="Calibri"/>
                <w:i/>
                <w:color w:val="000000"/>
                <w:sz w:val="22"/>
              </w:rPr>
            </w:pPr>
            <w:ins w:id="4658" w:author="Gabriel Correa" w:date="2015-08-25T14:38:00Z">
              <w:r w:rsidRPr="002B28AD">
                <w:rPr>
                  <w:rFonts w:eastAsia="Times New Roman" w:cs="Calibri"/>
                  <w:i/>
                  <w:color w:val="000000"/>
                  <w:sz w:val="22"/>
                </w:rPr>
                <w:t>NaiveBayes</w:t>
              </w:r>
            </w:ins>
          </w:p>
        </w:tc>
        <w:tc>
          <w:tcPr>
            <w:tcW w:w="3181" w:type="dxa"/>
            <w:gridSpan w:val="5"/>
            <w:tcBorders>
              <w:top w:val="nil"/>
              <w:left w:val="nil"/>
            </w:tcBorders>
            <w:tcPrChange w:id="4659" w:author="Gabriel Correa" w:date="2015-08-25T14:50:00Z">
              <w:tcPr>
                <w:tcW w:w="3182" w:type="dxa"/>
                <w:gridSpan w:val="15"/>
                <w:tcBorders>
                  <w:top w:val="nil"/>
                  <w:left w:val="nil"/>
                </w:tcBorders>
              </w:tcPr>
            </w:tcPrChange>
          </w:tcPr>
          <w:p w:rsidR="00C70510" w:rsidRDefault="00C70510" w:rsidP="00366968">
            <w:pPr>
              <w:jc w:val="center"/>
              <w:rPr>
                <w:ins w:id="4660" w:author="Gabriel Correa" w:date="2015-08-25T14:40:00Z"/>
                <w:rFonts w:cs="Calibri"/>
                <w:color w:val="000000"/>
                <w:sz w:val="22"/>
              </w:rPr>
            </w:pPr>
          </w:p>
          <w:p w:rsidR="00C70510" w:rsidRDefault="00C70510" w:rsidP="00366968">
            <w:pPr>
              <w:jc w:val="center"/>
              <w:rPr>
                <w:ins w:id="4661" w:author="Gabriel Correa" w:date="2015-08-25T14:40:00Z"/>
                <w:rFonts w:cs="Calibri"/>
                <w:color w:val="000000"/>
                <w:sz w:val="22"/>
              </w:rPr>
            </w:pPr>
          </w:p>
          <w:p w:rsidR="00C70510" w:rsidRPr="002B28AD" w:rsidRDefault="00C70510" w:rsidP="00366968">
            <w:pPr>
              <w:jc w:val="center"/>
              <w:rPr>
                <w:ins w:id="4662" w:author="Gabriel Correa" w:date="2015-08-25T14:29:00Z"/>
                <w:rFonts w:cs="Calibri"/>
                <w:color w:val="000000"/>
                <w:sz w:val="22"/>
              </w:rPr>
            </w:pPr>
            <w:ins w:id="4663" w:author="Gabriel Correa" w:date="2015-08-25T14:39:00Z">
              <w:r w:rsidRPr="002B28AD">
                <w:rPr>
                  <w:rFonts w:cs="Calibri"/>
                  <w:color w:val="000000"/>
                  <w:sz w:val="22"/>
                </w:rPr>
                <w:t>NaiveBayesMultinomial</w:t>
              </w:r>
            </w:ins>
          </w:p>
        </w:tc>
      </w:tr>
      <w:tr w:rsidR="00A223C0" w:rsidRPr="002B28AD" w:rsidTr="00A223C0">
        <w:trPr>
          <w:trHeight w:val="300"/>
          <w:ins w:id="4664" w:author="Gabriel Correa" w:date="2015-08-25T14:29:00Z"/>
          <w:trPrChange w:id="4665"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666"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667" w:author="Gabriel Correa" w:date="2015-08-25T14:29:00Z"/>
                <w:rFonts w:eastAsia="Times New Roman" w:cs="Calibri"/>
                <w:color w:val="000000"/>
                <w:sz w:val="22"/>
              </w:rPr>
              <w:pPrChange w:id="4668" w:author="Gabriel Correa" w:date="2015-08-25T14:48:00Z">
                <w:pPr/>
              </w:pPrChange>
            </w:pPr>
            <w:ins w:id="4669"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4670"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671" w:author="Gabriel Correa" w:date="2015-08-25T14:29:00Z"/>
                <w:rFonts w:eastAsia="Times New Roman" w:cs="Calibri"/>
                <w:i/>
                <w:color w:val="000000"/>
                <w:sz w:val="22"/>
              </w:rPr>
              <w:pPrChange w:id="4672" w:author="Gabriel Correa" w:date="2015-08-25T14:48:00Z">
                <w:pPr/>
              </w:pPrChange>
            </w:pPr>
            <w:ins w:id="4673" w:author="Gabriel Correa" w:date="2015-08-25T14:29:00Z">
              <w:r w:rsidRPr="002B28AD">
                <w:rPr>
                  <w:rFonts w:eastAsia="Times New Roman" w:cs="Calibri"/>
                  <w:i/>
                  <w:color w:val="000000"/>
                  <w:sz w:val="22"/>
                </w:rPr>
                <w:t>precision</w:t>
              </w:r>
            </w:ins>
          </w:p>
        </w:tc>
        <w:tc>
          <w:tcPr>
            <w:tcW w:w="998" w:type="dxa"/>
            <w:gridSpan w:val="2"/>
            <w:tcBorders>
              <w:top w:val="single" w:sz="12" w:space="0" w:color="auto"/>
              <w:bottom w:val="single" w:sz="12" w:space="0" w:color="000000" w:themeColor="text1"/>
            </w:tcBorders>
            <w:noWrap/>
            <w:hideMark/>
            <w:tcPrChange w:id="4674"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675" w:author="Gabriel Correa" w:date="2015-08-25T14:29:00Z"/>
                <w:rFonts w:eastAsia="Times New Roman" w:cs="Calibri"/>
                <w:i/>
                <w:color w:val="000000"/>
                <w:sz w:val="22"/>
              </w:rPr>
              <w:pPrChange w:id="4676" w:author="Gabriel Correa" w:date="2015-08-25T14:48:00Z">
                <w:pPr/>
              </w:pPrChange>
            </w:pPr>
            <w:ins w:id="4677" w:author="Gabriel Correa" w:date="2015-08-25T14:29:00Z">
              <w:r w:rsidRPr="002B28AD">
                <w:rPr>
                  <w:rFonts w:eastAsia="Times New Roman" w:cs="Calibri"/>
                  <w:i/>
                  <w:color w:val="000000"/>
                  <w:sz w:val="22"/>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4678"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679" w:author="Gabriel Correa" w:date="2015-08-25T14:29:00Z"/>
                <w:rFonts w:eastAsia="Times New Roman" w:cs="Calibri"/>
                <w:i/>
                <w:color w:val="000000"/>
                <w:sz w:val="22"/>
              </w:rPr>
              <w:pPrChange w:id="4680" w:author="Gabriel Correa" w:date="2015-08-25T14:48:00Z">
                <w:pPr/>
              </w:pPrChange>
            </w:pPr>
            <w:ins w:id="4681" w:author="Gabriel Correa" w:date="2015-08-25T14:29:00Z">
              <w:r w:rsidRPr="002B28AD">
                <w:rPr>
                  <w:rFonts w:eastAsia="Times New Roman" w:cs="Calibri"/>
                  <w:i/>
                  <w:color w:val="000000"/>
                  <w:sz w:val="22"/>
                </w:rPr>
                <w:t>F-Measure</w:t>
              </w:r>
            </w:ins>
          </w:p>
        </w:tc>
        <w:tc>
          <w:tcPr>
            <w:tcW w:w="1394" w:type="dxa"/>
            <w:tcBorders>
              <w:top w:val="single" w:sz="12" w:space="0" w:color="auto"/>
              <w:bottom w:val="single" w:sz="12" w:space="0" w:color="000000" w:themeColor="text1"/>
            </w:tcBorders>
            <w:tcPrChange w:id="4682"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4683" w:author="Gabriel Correa" w:date="2015-08-25T14:29:00Z"/>
                <w:rFonts w:eastAsia="Times New Roman" w:cs="Times New Roman"/>
                <w:sz w:val="22"/>
              </w:rPr>
              <w:pPrChange w:id="4684" w:author="Gabriel Correa" w:date="2015-08-25T14:48:00Z">
                <w:pPr/>
              </w:pPrChange>
            </w:pPr>
            <w:ins w:id="4685" w:author="Gabriel Correa" w:date="2015-08-25T14:29:00Z">
              <w:r w:rsidRPr="002B28AD">
                <w:rPr>
                  <w:rFonts w:cs="Calibri"/>
                  <w:color w:val="000000"/>
                  <w:sz w:val="22"/>
                </w:rPr>
                <w:t>precision</w:t>
              </w:r>
            </w:ins>
          </w:p>
        </w:tc>
        <w:tc>
          <w:tcPr>
            <w:tcW w:w="1158" w:type="dxa"/>
            <w:gridSpan w:val="2"/>
            <w:tcBorders>
              <w:top w:val="single" w:sz="12" w:space="0" w:color="auto"/>
              <w:bottom w:val="single" w:sz="12" w:space="0" w:color="000000" w:themeColor="text1"/>
            </w:tcBorders>
            <w:tcPrChange w:id="4686"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4687" w:author="Gabriel Correa" w:date="2015-08-25T14:29:00Z"/>
                <w:rFonts w:eastAsia="Times New Roman" w:cs="Times New Roman"/>
                <w:sz w:val="22"/>
              </w:rPr>
              <w:pPrChange w:id="4688" w:author="Gabriel Correa" w:date="2015-08-25T14:48:00Z">
                <w:pPr/>
              </w:pPrChange>
            </w:pPr>
            <w:ins w:id="4689" w:author="Gabriel Correa" w:date="2015-08-25T14:29:00Z">
              <w:r w:rsidRPr="002B28AD">
                <w:rPr>
                  <w:rFonts w:cs="Calibri"/>
                  <w:color w:val="000000"/>
                  <w:sz w:val="22"/>
                </w:rPr>
                <w:t>recall</w:t>
              </w:r>
            </w:ins>
          </w:p>
        </w:tc>
        <w:tc>
          <w:tcPr>
            <w:tcW w:w="1705" w:type="dxa"/>
            <w:gridSpan w:val="4"/>
            <w:tcBorders>
              <w:top w:val="single" w:sz="12" w:space="0" w:color="auto"/>
              <w:bottom w:val="single" w:sz="12" w:space="0" w:color="000000" w:themeColor="text1"/>
            </w:tcBorders>
            <w:tcPrChange w:id="4690"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4691" w:author="Gabriel Correa" w:date="2015-08-25T14:29:00Z"/>
                <w:rFonts w:eastAsia="Times New Roman" w:cs="Times New Roman"/>
                <w:sz w:val="22"/>
              </w:rPr>
              <w:pPrChange w:id="4692" w:author="Gabriel Correa" w:date="2015-08-25T14:48:00Z">
                <w:pPr/>
              </w:pPrChange>
            </w:pPr>
            <w:ins w:id="4693" w:author="Gabriel Correa" w:date="2015-08-25T14:29:00Z">
              <w:r w:rsidRPr="002B28AD">
                <w:rPr>
                  <w:rFonts w:cs="Calibri"/>
                  <w:color w:val="000000"/>
                  <w:sz w:val="22"/>
                </w:rPr>
                <w:t>F-Measure</w:t>
              </w:r>
            </w:ins>
          </w:p>
        </w:tc>
      </w:tr>
      <w:tr w:rsidR="00A223C0" w:rsidRPr="002B28AD" w:rsidTr="00A223C0">
        <w:trPr>
          <w:trHeight w:val="300"/>
          <w:ins w:id="4694" w:author="Gabriel Correa" w:date="2015-08-25T14:29:00Z"/>
          <w:trPrChange w:id="4695"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4696"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697" w:author="Gabriel Correa" w:date="2015-08-25T14:29:00Z"/>
                <w:rFonts w:eastAsia="Times New Roman" w:cs="Calibri"/>
                <w:color w:val="000000"/>
                <w:sz w:val="22"/>
              </w:rPr>
            </w:pPr>
            <w:ins w:id="4698"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4699"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4700" w:author="Gabriel Correa" w:date="2015-08-25T14:29:00Z"/>
                <w:rFonts w:eastAsia="Times New Roman" w:cs="Calibri"/>
                <w:color w:val="000000"/>
                <w:sz w:val="22"/>
              </w:rPr>
            </w:pPr>
            <w:ins w:id="4701"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4702"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4703" w:author="Gabriel Correa" w:date="2015-08-25T14:29:00Z"/>
                <w:rFonts w:eastAsia="Times New Roman" w:cs="Calibri"/>
                <w:color w:val="000000"/>
                <w:sz w:val="22"/>
              </w:rPr>
            </w:pPr>
            <w:ins w:id="4704"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4705"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4706" w:author="Gabriel Correa" w:date="2015-08-25T14:29:00Z"/>
                <w:rFonts w:eastAsia="Times New Roman" w:cs="Calibri"/>
                <w:color w:val="000000"/>
                <w:sz w:val="22"/>
              </w:rPr>
            </w:pPr>
            <w:ins w:id="4707"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4708"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4709" w:author="Gabriel Correa" w:date="2015-08-25T14:29:00Z"/>
                <w:rFonts w:eastAsia="Times New Roman" w:cs="Times New Roman"/>
                <w:sz w:val="22"/>
              </w:rPr>
              <w:pPrChange w:id="4710" w:author="Gabriel Correa" w:date="2015-08-25T14:48:00Z">
                <w:pPr/>
              </w:pPrChange>
            </w:pPr>
            <w:ins w:id="4711"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4712"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4713" w:author="Gabriel Correa" w:date="2015-08-25T14:29:00Z"/>
                <w:rFonts w:eastAsia="Times New Roman" w:cs="Times New Roman"/>
                <w:sz w:val="22"/>
              </w:rPr>
              <w:pPrChange w:id="4714" w:author="Gabriel Correa" w:date="2015-08-25T14:48:00Z">
                <w:pPr/>
              </w:pPrChange>
            </w:pPr>
            <w:ins w:id="4715"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4716"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4717" w:author="Gabriel Correa" w:date="2015-08-25T14:29:00Z"/>
                <w:rFonts w:eastAsia="Times New Roman" w:cs="Times New Roman"/>
                <w:sz w:val="22"/>
              </w:rPr>
              <w:pPrChange w:id="4718" w:author="Gabriel Correa" w:date="2015-08-25T14:48:00Z">
                <w:pPr/>
              </w:pPrChange>
            </w:pPr>
            <w:ins w:id="4719" w:author="Gabriel Correa" w:date="2015-08-25T14:35:00Z">
              <w:r>
                <w:rPr>
                  <w:rFonts w:ascii="Calibri" w:hAnsi="Calibri" w:cs="Calibri"/>
                  <w:color w:val="000000"/>
                  <w:sz w:val="22"/>
                </w:rPr>
                <w:t>0.72</w:t>
              </w:r>
            </w:ins>
          </w:p>
        </w:tc>
      </w:tr>
      <w:tr w:rsidR="00A223C0" w:rsidRPr="002B28AD" w:rsidTr="00A223C0">
        <w:trPr>
          <w:trHeight w:val="300"/>
          <w:ins w:id="4720" w:author="Gabriel Correa" w:date="2015-08-25T14:29:00Z"/>
          <w:trPrChange w:id="472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2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23" w:author="Gabriel Correa" w:date="2015-08-25T14:29:00Z"/>
                <w:rFonts w:eastAsia="Times New Roman" w:cs="Calibri"/>
                <w:color w:val="000000"/>
                <w:sz w:val="22"/>
              </w:rPr>
            </w:pPr>
            <w:ins w:id="4724"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472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26" w:author="Gabriel Correa" w:date="2015-08-25T14:29:00Z"/>
                <w:rFonts w:eastAsia="Times New Roman" w:cs="Calibri"/>
                <w:color w:val="000000"/>
                <w:sz w:val="22"/>
              </w:rPr>
            </w:pPr>
            <w:ins w:id="4727" w:author="Gabriel Correa" w:date="2015-08-25T14:34:00Z">
              <w:r>
                <w:rPr>
                  <w:rFonts w:ascii="Calibri" w:hAnsi="Calibri" w:cs="Calibri"/>
                  <w:color w:val="000000"/>
                  <w:sz w:val="22"/>
                </w:rPr>
                <w:t>0.60</w:t>
              </w:r>
            </w:ins>
          </w:p>
        </w:tc>
        <w:tc>
          <w:tcPr>
            <w:tcW w:w="998" w:type="dxa"/>
            <w:gridSpan w:val="2"/>
            <w:noWrap/>
            <w:vAlign w:val="bottom"/>
            <w:tcPrChange w:id="4728" w:author="Gabriel Correa" w:date="2015-08-25T14:50:00Z">
              <w:tcPr>
                <w:tcW w:w="992" w:type="dxa"/>
                <w:gridSpan w:val="5"/>
                <w:noWrap/>
                <w:vAlign w:val="bottom"/>
              </w:tcPr>
            </w:tcPrChange>
          </w:tcPr>
          <w:p w:rsidR="00C70510" w:rsidRPr="002B28AD" w:rsidRDefault="00C70510">
            <w:pPr>
              <w:jc w:val="right"/>
              <w:rPr>
                <w:ins w:id="4729" w:author="Gabriel Correa" w:date="2015-08-25T14:29:00Z"/>
                <w:rFonts w:eastAsia="Times New Roman" w:cs="Calibri"/>
                <w:color w:val="000000"/>
                <w:sz w:val="22"/>
              </w:rPr>
            </w:pPr>
            <w:ins w:id="4730"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473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32" w:author="Gabriel Correa" w:date="2015-08-25T14:29:00Z"/>
                <w:rFonts w:eastAsia="Times New Roman" w:cs="Calibri"/>
                <w:color w:val="000000"/>
                <w:sz w:val="22"/>
              </w:rPr>
            </w:pPr>
            <w:ins w:id="4733" w:author="Gabriel Correa" w:date="2015-08-25T14:34:00Z">
              <w:r>
                <w:rPr>
                  <w:rFonts w:ascii="Calibri" w:hAnsi="Calibri" w:cs="Calibri"/>
                  <w:color w:val="000000"/>
                  <w:sz w:val="22"/>
                </w:rPr>
                <w:t>0.67</w:t>
              </w:r>
            </w:ins>
          </w:p>
        </w:tc>
        <w:tc>
          <w:tcPr>
            <w:tcW w:w="1394" w:type="dxa"/>
            <w:vAlign w:val="bottom"/>
            <w:tcPrChange w:id="4734" w:author="Gabriel Correa" w:date="2015-08-25T14:50:00Z">
              <w:tcPr>
                <w:tcW w:w="1395" w:type="dxa"/>
                <w:gridSpan w:val="4"/>
                <w:vAlign w:val="bottom"/>
              </w:tcPr>
            </w:tcPrChange>
          </w:tcPr>
          <w:p w:rsidR="00C70510" w:rsidRPr="002B28AD" w:rsidRDefault="00C70510">
            <w:pPr>
              <w:jc w:val="right"/>
              <w:rPr>
                <w:ins w:id="4735" w:author="Gabriel Correa" w:date="2015-08-25T14:29:00Z"/>
                <w:rFonts w:eastAsia="Times New Roman" w:cs="Times New Roman"/>
                <w:sz w:val="22"/>
              </w:rPr>
              <w:pPrChange w:id="4736" w:author="Gabriel Correa" w:date="2015-08-25T14:48:00Z">
                <w:pPr/>
              </w:pPrChange>
            </w:pPr>
            <w:ins w:id="4737" w:author="Gabriel Correa" w:date="2015-08-25T14:35:00Z">
              <w:r>
                <w:rPr>
                  <w:rFonts w:ascii="Calibri" w:hAnsi="Calibri" w:cs="Calibri"/>
                  <w:color w:val="000000"/>
                  <w:sz w:val="22"/>
                </w:rPr>
                <w:t>0.69</w:t>
              </w:r>
            </w:ins>
          </w:p>
        </w:tc>
        <w:tc>
          <w:tcPr>
            <w:tcW w:w="1158" w:type="dxa"/>
            <w:gridSpan w:val="2"/>
            <w:vAlign w:val="bottom"/>
            <w:tcPrChange w:id="4738" w:author="Gabriel Correa" w:date="2015-08-25T14:50:00Z">
              <w:tcPr>
                <w:tcW w:w="1158" w:type="dxa"/>
                <w:gridSpan w:val="5"/>
                <w:vAlign w:val="bottom"/>
              </w:tcPr>
            </w:tcPrChange>
          </w:tcPr>
          <w:p w:rsidR="00C70510" w:rsidRPr="002B28AD" w:rsidRDefault="00C70510">
            <w:pPr>
              <w:jc w:val="right"/>
              <w:rPr>
                <w:ins w:id="4739" w:author="Gabriel Correa" w:date="2015-08-25T14:29:00Z"/>
                <w:rFonts w:eastAsia="Times New Roman" w:cs="Times New Roman"/>
                <w:sz w:val="22"/>
              </w:rPr>
              <w:pPrChange w:id="4740" w:author="Gabriel Correa" w:date="2015-08-25T14:48:00Z">
                <w:pPr/>
              </w:pPrChange>
            </w:pPr>
            <w:ins w:id="4741" w:author="Gabriel Correa" w:date="2015-08-25T14:35:00Z">
              <w:r>
                <w:rPr>
                  <w:rFonts w:ascii="Calibri" w:hAnsi="Calibri" w:cs="Calibri"/>
                  <w:color w:val="000000"/>
                  <w:sz w:val="22"/>
                </w:rPr>
                <w:t>0.70</w:t>
              </w:r>
            </w:ins>
          </w:p>
        </w:tc>
        <w:tc>
          <w:tcPr>
            <w:tcW w:w="1705" w:type="dxa"/>
            <w:gridSpan w:val="4"/>
            <w:vAlign w:val="bottom"/>
            <w:tcPrChange w:id="4742" w:author="Gabriel Correa" w:date="2015-08-25T14:50:00Z">
              <w:tcPr>
                <w:tcW w:w="1705" w:type="dxa"/>
                <w:gridSpan w:val="10"/>
                <w:vAlign w:val="bottom"/>
              </w:tcPr>
            </w:tcPrChange>
          </w:tcPr>
          <w:p w:rsidR="00C70510" w:rsidRPr="002B28AD" w:rsidRDefault="00C70510">
            <w:pPr>
              <w:jc w:val="right"/>
              <w:rPr>
                <w:ins w:id="4743" w:author="Gabriel Correa" w:date="2015-08-25T14:29:00Z"/>
                <w:rFonts w:eastAsia="Times New Roman" w:cs="Times New Roman"/>
                <w:sz w:val="22"/>
              </w:rPr>
              <w:pPrChange w:id="4744" w:author="Gabriel Correa" w:date="2015-08-25T14:48:00Z">
                <w:pPr/>
              </w:pPrChange>
            </w:pPr>
            <w:ins w:id="4745" w:author="Gabriel Correa" w:date="2015-08-25T14:35:00Z">
              <w:r>
                <w:rPr>
                  <w:rFonts w:ascii="Calibri" w:hAnsi="Calibri" w:cs="Calibri"/>
                  <w:color w:val="000000"/>
                  <w:sz w:val="22"/>
                </w:rPr>
                <w:t>0.69</w:t>
              </w:r>
            </w:ins>
          </w:p>
        </w:tc>
      </w:tr>
      <w:tr w:rsidR="00A223C0" w:rsidRPr="002B28AD" w:rsidTr="00A223C0">
        <w:trPr>
          <w:trHeight w:val="300"/>
          <w:ins w:id="4746" w:author="Gabriel Correa" w:date="2015-08-25T14:29:00Z"/>
          <w:trPrChange w:id="474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4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49" w:author="Gabriel Correa" w:date="2015-08-25T14:29:00Z"/>
                <w:rFonts w:eastAsia="Times New Roman" w:cs="Calibri"/>
                <w:color w:val="000000"/>
                <w:sz w:val="22"/>
              </w:rPr>
            </w:pPr>
            <w:ins w:id="4750"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475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52" w:author="Gabriel Correa" w:date="2015-08-25T14:29:00Z"/>
                <w:rFonts w:eastAsia="Times New Roman" w:cs="Calibri"/>
                <w:color w:val="000000"/>
                <w:sz w:val="22"/>
              </w:rPr>
            </w:pPr>
            <w:ins w:id="4753" w:author="Gabriel Correa" w:date="2015-08-25T14:34:00Z">
              <w:r>
                <w:rPr>
                  <w:rFonts w:ascii="Calibri" w:hAnsi="Calibri" w:cs="Calibri"/>
                  <w:color w:val="000000"/>
                  <w:sz w:val="22"/>
                </w:rPr>
                <w:t>0.56</w:t>
              </w:r>
            </w:ins>
          </w:p>
        </w:tc>
        <w:tc>
          <w:tcPr>
            <w:tcW w:w="998" w:type="dxa"/>
            <w:gridSpan w:val="2"/>
            <w:noWrap/>
            <w:vAlign w:val="bottom"/>
            <w:tcPrChange w:id="4754" w:author="Gabriel Correa" w:date="2015-08-25T14:50:00Z">
              <w:tcPr>
                <w:tcW w:w="992" w:type="dxa"/>
                <w:gridSpan w:val="5"/>
                <w:noWrap/>
                <w:vAlign w:val="bottom"/>
              </w:tcPr>
            </w:tcPrChange>
          </w:tcPr>
          <w:p w:rsidR="00C70510" w:rsidRPr="002B28AD" w:rsidRDefault="00C70510">
            <w:pPr>
              <w:jc w:val="right"/>
              <w:rPr>
                <w:ins w:id="4755" w:author="Gabriel Correa" w:date="2015-08-25T14:29:00Z"/>
                <w:rFonts w:eastAsia="Times New Roman" w:cs="Calibri"/>
                <w:color w:val="000000"/>
                <w:sz w:val="22"/>
              </w:rPr>
            </w:pPr>
            <w:ins w:id="4756"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475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58" w:author="Gabriel Correa" w:date="2015-08-25T14:29:00Z"/>
                <w:rFonts w:eastAsia="Times New Roman" w:cs="Calibri"/>
                <w:color w:val="000000"/>
                <w:sz w:val="22"/>
              </w:rPr>
            </w:pPr>
            <w:ins w:id="4759" w:author="Gabriel Correa" w:date="2015-08-25T14:34:00Z">
              <w:r>
                <w:rPr>
                  <w:rFonts w:ascii="Calibri" w:hAnsi="Calibri" w:cs="Calibri"/>
                  <w:color w:val="000000"/>
                  <w:sz w:val="22"/>
                </w:rPr>
                <w:t>0.66</w:t>
              </w:r>
            </w:ins>
          </w:p>
        </w:tc>
        <w:tc>
          <w:tcPr>
            <w:tcW w:w="1394" w:type="dxa"/>
            <w:vAlign w:val="bottom"/>
            <w:tcPrChange w:id="4760" w:author="Gabriel Correa" w:date="2015-08-25T14:50:00Z">
              <w:tcPr>
                <w:tcW w:w="1395" w:type="dxa"/>
                <w:gridSpan w:val="4"/>
                <w:vAlign w:val="bottom"/>
              </w:tcPr>
            </w:tcPrChange>
          </w:tcPr>
          <w:p w:rsidR="00C70510" w:rsidRPr="002B28AD" w:rsidRDefault="00C70510">
            <w:pPr>
              <w:jc w:val="right"/>
              <w:rPr>
                <w:ins w:id="4761" w:author="Gabriel Correa" w:date="2015-08-25T14:29:00Z"/>
                <w:rFonts w:eastAsia="Times New Roman" w:cs="Times New Roman"/>
                <w:sz w:val="22"/>
              </w:rPr>
              <w:pPrChange w:id="4762" w:author="Gabriel Correa" w:date="2015-08-25T14:48:00Z">
                <w:pPr/>
              </w:pPrChange>
            </w:pPr>
            <w:ins w:id="4763" w:author="Gabriel Correa" w:date="2015-08-25T14:35:00Z">
              <w:r>
                <w:rPr>
                  <w:rFonts w:ascii="Calibri" w:hAnsi="Calibri" w:cs="Calibri"/>
                  <w:color w:val="000000"/>
                  <w:sz w:val="22"/>
                </w:rPr>
                <w:t>0.66</w:t>
              </w:r>
            </w:ins>
          </w:p>
        </w:tc>
        <w:tc>
          <w:tcPr>
            <w:tcW w:w="1158" w:type="dxa"/>
            <w:gridSpan w:val="2"/>
            <w:vAlign w:val="bottom"/>
            <w:tcPrChange w:id="4764" w:author="Gabriel Correa" w:date="2015-08-25T14:50:00Z">
              <w:tcPr>
                <w:tcW w:w="1158" w:type="dxa"/>
                <w:gridSpan w:val="5"/>
                <w:vAlign w:val="bottom"/>
              </w:tcPr>
            </w:tcPrChange>
          </w:tcPr>
          <w:p w:rsidR="00C70510" w:rsidRPr="002B28AD" w:rsidRDefault="00C70510">
            <w:pPr>
              <w:jc w:val="right"/>
              <w:rPr>
                <w:ins w:id="4765" w:author="Gabriel Correa" w:date="2015-08-25T14:29:00Z"/>
                <w:rFonts w:eastAsia="Times New Roman" w:cs="Times New Roman"/>
                <w:sz w:val="22"/>
              </w:rPr>
              <w:pPrChange w:id="4766" w:author="Gabriel Correa" w:date="2015-08-25T14:48:00Z">
                <w:pPr/>
              </w:pPrChange>
            </w:pPr>
            <w:ins w:id="4767" w:author="Gabriel Correa" w:date="2015-08-25T14:35:00Z">
              <w:r>
                <w:rPr>
                  <w:rFonts w:ascii="Calibri" w:hAnsi="Calibri" w:cs="Calibri"/>
                  <w:color w:val="000000"/>
                  <w:sz w:val="22"/>
                </w:rPr>
                <w:t>0.62</w:t>
              </w:r>
            </w:ins>
          </w:p>
        </w:tc>
        <w:tc>
          <w:tcPr>
            <w:tcW w:w="1705" w:type="dxa"/>
            <w:gridSpan w:val="4"/>
            <w:vAlign w:val="bottom"/>
            <w:tcPrChange w:id="4768" w:author="Gabriel Correa" w:date="2015-08-25T14:50:00Z">
              <w:tcPr>
                <w:tcW w:w="1705" w:type="dxa"/>
                <w:gridSpan w:val="10"/>
                <w:vAlign w:val="bottom"/>
              </w:tcPr>
            </w:tcPrChange>
          </w:tcPr>
          <w:p w:rsidR="00C70510" w:rsidRPr="002B28AD" w:rsidRDefault="00C70510">
            <w:pPr>
              <w:jc w:val="right"/>
              <w:rPr>
                <w:ins w:id="4769" w:author="Gabriel Correa" w:date="2015-08-25T14:29:00Z"/>
                <w:rFonts w:eastAsia="Times New Roman" w:cs="Times New Roman"/>
                <w:sz w:val="22"/>
              </w:rPr>
              <w:pPrChange w:id="4770" w:author="Gabriel Correa" w:date="2015-08-25T14:48:00Z">
                <w:pPr/>
              </w:pPrChange>
            </w:pPr>
            <w:ins w:id="4771" w:author="Gabriel Correa" w:date="2015-08-25T14:35:00Z">
              <w:r>
                <w:rPr>
                  <w:rFonts w:ascii="Calibri" w:hAnsi="Calibri" w:cs="Calibri"/>
                  <w:color w:val="000000"/>
                  <w:sz w:val="22"/>
                </w:rPr>
                <w:t>0.64</w:t>
              </w:r>
            </w:ins>
          </w:p>
        </w:tc>
      </w:tr>
      <w:tr w:rsidR="00A223C0" w:rsidRPr="002B28AD" w:rsidTr="00A223C0">
        <w:trPr>
          <w:trHeight w:val="300"/>
          <w:ins w:id="4772" w:author="Gabriel Correa" w:date="2015-08-25T14:29:00Z"/>
          <w:trPrChange w:id="477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74"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75" w:author="Gabriel Correa" w:date="2015-08-25T14:29:00Z"/>
                <w:rFonts w:eastAsia="Times New Roman" w:cs="Calibri"/>
                <w:color w:val="000000"/>
                <w:sz w:val="22"/>
              </w:rPr>
            </w:pPr>
            <w:ins w:id="4776"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4777"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78" w:author="Gabriel Correa" w:date="2015-08-25T14:29:00Z"/>
                <w:rFonts w:eastAsia="Times New Roman" w:cs="Calibri"/>
                <w:color w:val="000000"/>
                <w:sz w:val="22"/>
              </w:rPr>
            </w:pPr>
            <w:ins w:id="4779" w:author="Gabriel Correa" w:date="2015-08-25T14:34:00Z">
              <w:r>
                <w:rPr>
                  <w:rFonts w:ascii="Calibri" w:hAnsi="Calibri" w:cs="Calibri"/>
                  <w:color w:val="000000"/>
                  <w:sz w:val="22"/>
                </w:rPr>
                <w:t>0.54</w:t>
              </w:r>
            </w:ins>
          </w:p>
        </w:tc>
        <w:tc>
          <w:tcPr>
            <w:tcW w:w="998" w:type="dxa"/>
            <w:gridSpan w:val="2"/>
            <w:noWrap/>
            <w:vAlign w:val="bottom"/>
            <w:tcPrChange w:id="4780" w:author="Gabriel Correa" w:date="2015-08-25T14:50:00Z">
              <w:tcPr>
                <w:tcW w:w="992" w:type="dxa"/>
                <w:gridSpan w:val="5"/>
                <w:noWrap/>
                <w:vAlign w:val="bottom"/>
              </w:tcPr>
            </w:tcPrChange>
          </w:tcPr>
          <w:p w:rsidR="00C70510" w:rsidRPr="002B28AD" w:rsidRDefault="00C70510">
            <w:pPr>
              <w:jc w:val="right"/>
              <w:rPr>
                <w:ins w:id="4781" w:author="Gabriel Correa" w:date="2015-08-25T14:29:00Z"/>
                <w:rFonts w:eastAsia="Times New Roman" w:cs="Calibri"/>
                <w:color w:val="000000"/>
                <w:sz w:val="22"/>
              </w:rPr>
            </w:pPr>
            <w:ins w:id="4782"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4783"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84" w:author="Gabriel Correa" w:date="2015-08-25T14:29:00Z"/>
                <w:rFonts w:eastAsia="Times New Roman" w:cs="Calibri"/>
                <w:color w:val="000000"/>
                <w:sz w:val="22"/>
              </w:rPr>
            </w:pPr>
            <w:ins w:id="4785" w:author="Gabriel Correa" w:date="2015-08-25T14:34:00Z">
              <w:r>
                <w:rPr>
                  <w:rFonts w:ascii="Calibri" w:hAnsi="Calibri" w:cs="Calibri"/>
                  <w:color w:val="000000"/>
                  <w:sz w:val="22"/>
                </w:rPr>
                <w:t>0.65</w:t>
              </w:r>
            </w:ins>
          </w:p>
        </w:tc>
        <w:tc>
          <w:tcPr>
            <w:tcW w:w="1394" w:type="dxa"/>
            <w:vAlign w:val="bottom"/>
            <w:tcPrChange w:id="4786" w:author="Gabriel Correa" w:date="2015-08-25T14:50:00Z">
              <w:tcPr>
                <w:tcW w:w="1395" w:type="dxa"/>
                <w:gridSpan w:val="4"/>
                <w:vAlign w:val="bottom"/>
              </w:tcPr>
            </w:tcPrChange>
          </w:tcPr>
          <w:p w:rsidR="00C70510" w:rsidRPr="002B28AD" w:rsidRDefault="00C70510">
            <w:pPr>
              <w:jc w:val="right"/>
              <w:rPr>
                <w:ins w:id="4787" w:author="Gabriel Correa" w:date="2015-08-25T14:29:00Z"/>
                <w:rFonts w:eastAsia="Times New Roman" w:cs="Times New Roman"/>
                <w:sz w:val="22"/>
              </w:rPr>
              <w:pPrChange w:id="4788" w:author="Gabriel Correa" w:date="2015-08-25T14:48:00Z">
                <w:pPr/>
              </w:pPrChange>
            </w:pPr>
            <w:ins w:id="4789" w:author="Gabriel Correa" w:date="2015-08-25T14:35:00Z">
              <w:r>
                <w:rPr>
                  <w:rFonts w:ascii="Calibri" w:hAnsi="Calibri" w:cs="Calibri"/>
                  <w:color w:val="000000"/>
                  <w:sz w:val="22"/>
                </w:rPr>
                <w:t>0.63</w:t>
              </w:r>
            </w:ins>
          </w:p>
        </w:tc>
        <w:tc>
          <w:tcPr>
            <w:tcW w:w="1158" w:type="dxa"/>
            <w:gridSpan w:val="2"/>
            <w:vAlign w:val="bottom"/>
            <w:tcPrChange w:id="4790" w:author="Gabriel Correa" w:date="2015-08-25T14:50:00Z">
              <w:tcPr>
                <w:tcW w:w="1158" w:type="dxa"/>
                <w:gridSpan w:val="5"/>
                <w:vAlign w:val="bottom"/>
              </w:tcPr>
            </w:tcPrChange>
          </w:tcPr>
          <w:p w:rsidR="00C70510" w:rsidRPr="002B28AD" w:rsidRDefault="00C70510">
            <w:pPr>
              <w:jc w:val="right"/>
              <w:rPr>
                <w:ins w:id="4791" w:author="Gabriel Correa" w:date="2015-08-25T14:29:00Z"/>
                <w:rFonts w:eastAsia="Times New Roman" w:cs="Times New Roman"/>
                <w:sz w:val="22"/>
              </w:rPr>
              <w:pPrChange w:id="4792" w:author="Gabriel Correa" w:date="2015-08-25T14:48:00Z">
                <w:pPr/>
              </w:pPrChange>
            </w:pPr>
            <w:ins w:id="4793" w:author="Gabriel Correa" w:date="2015-08-25T14:35:00Z">
              <w:r>
                <w:rPr>
                  <w:rFonts w:ascii="Calibri" w:hAnsi="Calibri" w:cs="Calibri"/>
                  <w:color w:val="000000"/>
                  <w:sz w:val="22"/>
                </w:rPr>
                <w:t>0.59</w:t>
              </w:r>
            </w:ins>
          </w:p>
        </w:tc>
        <w:tc>
          <w:tcPr>
            <w:tcW w:w="1705" w:type="dxa"/>
            <w:gridSpan w:val="4"/>
            <w:vAlign w:val="bottom"/>
            <w:tcPrChange w:id="4794" w:author="Gabriel Correa" w:date="2015-08-25T14:50:00Z">
              <w:tcPr>
                <w:tcW w:w="1705" w:type="dxa"/>
                <w:gridSpan w:val="10"/>
                <w:vAlign w:val="bottom"/>
              </w:tcPr>
            </w:tcPrChange>
          </w:tcPr>
          <w:p w:rsidR="00C70510" w:rsidRPr="002B28AD" w:rsidRDefault="00C70510">
            <w:pPr>
              <w:jc w:val="right"/>
              <w:rPr>
                <w:ins w:id="4795" w:author="Gabriel Correa" w:date="2015-08-25T14:29:00Z"/>
                <w:rFonts w:eastAsia="Times New Roman" w:cs="Times New Roman"/>
                <w:sz w:val="22"/>
              </w:rPr>
              <w:pPrChange w:id="4796" w:author="Gabriel Correa" w:date="2015-08-25T14:48:00Z">
                <w:pPr/>
              </w:pPrChange>
            </w:pPr>
            <w:ins w:id="4797" w:author="Gabriel Correa" w:date="2015-08-25T14:35:00Z">
              <w:r>
                <w:rPr>
                  <w:rFonts w:ascii="Calibri" w:hAnsi="Calibri" w:cs="Calibri"/>
                  <w:color w:val="000000"/>
                  <w:sz w:val="22"/>
                </w:rPr>
                <w:t>0.61</w:t>
              </w:r>
            </w:ins>
          </w:p>
        </w:tc>
      </w:tr>
      <w:tr w:rsidR="00A223C0" w:rsidRPr="002B28AD" w:rsidTr="00A223C0">
        <w:trPr>
          <w:trHeight w:val="300"/>
          <w:ins w:id="4798" w:author="Gabriel Correa" w:date="2015-08-25T14:29:00Z"/>
          <w:trPrChange w:id="479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0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01" w:author="Gabriel Correa" w:date="2015-08-25T14:29:00Z"/>
                <w:rFonts w:eastAsia="Times New Roman" w:cs="Calibri"/>
                <w:color w:val="000000"/>
                <w:sz w:val="22"/>
              </w:rPr>
            </w:pPr>
            <w:ins w:id="4802"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480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04" w:author="Gabriel Correa" w:date="2015-08-25T14:29:00Z"/>
                <w:rFonts w:eastAsia="Times New Roman" w:cs="Calibri"/>
                <w:color w:val="000000"/>
                <w:sz w:val="22"/>
              </w:rPr>
            </w:pPr>
            <w:ins w:id="4805" w:author="Gabriel Correa" w:date="2015-08-25T14:34:00Z">
              <w:r>
                <w:rPr>
                  <w:rFonts w:ascii="Calibri" w:hAnsi="Calibri" w:cs="Calibri"/>
                  <w:color w:val="000000"/>
                  <w:sz w:val="22"/>
                </w:rPr>
                <w:t>0.54</w:t>
              </w:r>
            </w:ins>
          </w:p>
        </w:tc>
        <w:tc>
          <w:tcPr>
            <w:tcW w:w="998" w:type="dxa"/>
            <w:gridSpan w:val="2"/>
            <w:noWrap/>
            <w:vAlign w:val="bottom"/>
            <w:tcPrChange w:id="4806" w:author="Gabriel Correa" w:date="2015-08-25T14:50:00Z">
              <w:tcPr>
                <w:tcW w:w="992" w:type="dxa"/>
                <w:gridSpan w:val="5"/>
                <w:noWrap/>
                <w:vAlign w:val="bottom"/>
              </w:tcPr>
            </w:tcPrChange>
          </w:tcPr>
          <w:p w:rsidR="00C70510" w:rsidRPr="002B28AD" w:rsidRDefault="00C70510">
            <w:pPr>
              <w:jc w:val="right"/>
              <w:rPr>
                <w:ins w:id="4807" w:author="Gabriel Correa" w:date="2015-08-25T14:29:00Z"/>
                <w:rFonts w:eastAsia="Times New Roman" w:cs="Calibri"/>
                <w:color w:val="000000"/>
                <w:sz w:val="22"/>
              </w:rPr>
            </w:pPr>
            <w:ins w:id="4808"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480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10" w:author="Gabriel Correa" w:date="2015-08-25T14:29:00Z"/>
                <w:rFonts w:eastAsia="Times New Roman" w:cs="Calibri"/>
                <w:color w:val="000000"/>
                <w:sz w:val="22"/>
              </w:rPr>
            </w:pPr>
            <w:ins w:id="4811" w:author="Gabriel Correa" w:date="2015-08-25T14:34:00Z">
              <w:r>
                <w:rPr>
                  <w:rFonts w:ascii="Calibri" w:hAnsi="Calibri" w:cs="Calibri"/>
                  <w:color w:val="000000"/>
                  <w:sz w:val="22"/>
                </w:rPr>
                <w:t>0.66</w:t>
              </w:r>
            </w:ins>
          </w:p>
        </w:tc>
        <w:tc>
          <w:tcPr>
            <w:tcW w:w="1394" w:type="dxa"/>
            <w:vAlign w:val="bottom"/>
            <w:tcPrChange w:id="4812" w:author="Gabriel Correa" w:date="2015-08-25T14:50:00Z">
              <w:tcPr>
                <w:tcW w:w="1395" w:type="dxa"/>
                <w:gridSpan w:val="4"/>
                <w:vAlign w:val="bottom"/>
              </w:tcPr>
            </w:tcPrChange>
          </w:tcPr>
          <w:p w:rsidR="00C70510" w:rsidRPr="002B28AD" w:rsidRDefault="00C70510">
            <w:pPr>
              <w:jc w:val="right"/>
              <w:rPr>
                <w:ins w:id="4813" w:author="Gabriel Correa" w:date="2015-08-25T14:29:00Z"/>
                <w:rFonts w:eastAsia="Times New Roman" w:cs="Times New Roman"/>
                <w:sz w:val="22"/>
              </w:rPr>
              <w:pPrChange w:id="4814" w:author="Gabriel Correa" w:date="2015-08-25T14:48:00Z">
                <w:pPr/>
              </w:pPrChange>
            </w:pPr>
            <w:ins w:id="4815" w:author="Gabriel Correa" w:date="2015-08-25T14:35:00Z">
              <w:r>
                <w:rPr>
                  <w:rFonts w:ascii="Calibri" w:hAnsi="Calibri" w:cs="Calibri"/>
                  <w:color w:val="000000"/>
                  <w:sz w:val="22"/>
                </w:rPr>
                <w:t>0.61</w:t>
              </w:r>
            </w:ins>
          </w:p>
        </w:tc>
        <w:tc>
          <w:tcPr>
            <w:tcW w:w="1158" w:type="dxa"/>
            <w:gridSpan w:val="2"/>
            <w:vAlign w:val="bottom"/>
            <w:tcPrChange w:id="4816" w:author="Gabriel Correa" w:date="2015-08-25T14:50:00Z">
              <w:tcPr>
                <w:tcW w:w="1158" w:type="dxa"/>
                <w:gridSpan w:val="5"/>
                <w:vAlign w:val="bottom"/>
              </w:tcPr>
            </w:tcPrChange>
          </w:tcPr>
          <w:p w:rsidR="00C70510" w:rsidRPr="002B28AD" w:rsidRDefault="00C70510">
            <w:pPr>
              <w:jc w:val="right"/>
              <w:rPr>
                <w:ins w:id="4817" w:author="Gabriel Correa" w:date="2015-08-25T14:29:00Z"/>
                <w:rFonts w:eastAsia="Times New Roman" w:cs="Times New Roman"/>
                <w:sz w:val="22"/>
              </w:rPr>
              <w:pPrChange w:id="4818" w:author="Gabriel Correa" w:date="2015-08-25T14:48:00Z">
                <w:pPr/>
              </w:pPrChange>
            </w:pPr>
            <w:ins w:id="4819" w:author="Gabriel Correa" w:date="2015-08-25T14:35:00Z">
              <w:r>
                <w:rPr>
                  <w:rFonts w:ascii="Calibri" w:hAnsi="Calibri" w:cs="Calibri"/>
                  <w:color w:val="000000"/>
                  <w:sz w:val="22"/>
                </w:rPr>
                <w:t>0.56</w:t>
              </w:r>
            </w:ins>
          </w:p>
        </w:tc>
        <w:tc>
          <w:tcPr>
            <w:tcW w:w="1705" w:type="dxa"/>
            <w:gridSpan w:val="4"/>
            <w:vAlign w:val="bottom"/>
            <w:tcPrChange w:id="4820" w:author="Gabriel Correa" w:date="2015-08-25T14:50:00Z">
              <w:tcPr>
                <w:tcW w:w="1705" w:type="dxa"/>
                <w:gridSpan w:val="10"/>
                <w:vAlign w:val="bottom"/>
              </w:tcPr>
            </w:tcPrChange>
          </w:tcPr>
          <w:p w:rsidR="00C70510" w:rsidRPr="002B28AD" w:rsidRDefault="00C70510">
            <w:pPr>
              <w:jc w:val="right"/>
              <w:rPr>
                <w:ins w:id="4821" w:author="Gabriel Correa" w:date="2015-08-25T14:29:00Z"/>
                <w:rFonts w:eastAsia="Times New Roman" w:cs="Times New Roman"/>
                <w:sz w:val="22"/>
              </w:rPr>
              <w:pPrChange w:id="4822" w:author="Gabriel Correa" w:date="2015-08-25T14:48:00Z">
                <w:pPr/>
              </w:pPrChange>
            </w:pPr>
            <w:ins w:id="4823" w:author="Gabriel Correa" w:date="2015-08-25T14:35:00Z">
              <w:r>
                <w:rPr>
                  <w:rFonts w:ascii="Calibri" w:hAnsi="Calibri" w:cs="Calibri"/>
                  <w:color w:val="000000"/>
                  <w:sz w:val="22"/>
                </w:rPr>
                <w:t>0.59</w:t>
              </w:r>
            </w:ins>
          </w:p>
        </w:tc>
      </w:tr>
      <w:tr w:rsidR="00A223C0" w:rsidRPr="002B28AD" w:rsidTr="00A223C0">
        <w:trPr>
          <w:trHeight w:val="300"/>
          <w:ins w:id="4824" w:author="Gabriel Correa" w:date="2015-08-25T14:29:00Z"/>
          <w:trPrChange w:id="482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26"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27" w:author="Gabriel Correa" w:date="2015-08-25T14:29:00Z"/>
                <w:rFonts w:eastAsia="Times New Roman" w:cs="Calibri"/>
                <w:color w:val="000000"/>
                <w:sz w:val="22"/>
              </w:rPr>
            </w:pPr>
            <w:ins w:id="4828"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4829"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30" w:author="Gabriel Correa" w:date="2015-08-25T14:29:00Z"/>
                <w:rFonts w:eastAsia="Times New Roman" w:cs="Calibri"/>
                <w:color w:val="000000"/>
                <w:sz w:val="22"/>
              </w:rPr>
            </w:pPr>
            <w:ins w:id="4831" w:author="Gabriel Correa" w:date="2015-08-25T14:34:00Z">
              <w:r>
                <w:rPr>
                  <w:rFonts w:ascii="Calibri" w:hAnsi="Calibri" w:cs="Calibri"/>
                  <w:color w:val="000000"/>
                  <w:sz w:val="22"/>
                </w:rPr>
                <w:t>0.53</w:t>
              </w:r>
            </w:ins>
          </w:p>
        </w:tc>
        <w:tc>
          <w:tcPr>
            <w:tcW w:w="998" w:type="dxa"/>
            <w:gridSpan w:val="2"/>
            <w:noWrap/>
            <w:vAlign w:val="bottom"/>
            <w:tcPrChange w:id="4832" w:author="Gabriel Correa" w:date="2015-08-25T14:50:00Z">
              <w:tcPr>
                <w:tcW w:w="992" w:type="dxa"/>
                <w:gridSpan w:val="5"/>
                <w:noWrap/>
                <w:vAlign w:val="bottom"/>
              </w:tcPr>
            </w:tcPrChange>
          </w:tcPr>
          <w:p w:rsidR="00C70510" w:rsidRPr="002B28AD" w:rsidRDefault="00C70510">
            <w:pPr>
              <w:jc w:val="right"/>
              <w:rPr>
                <w:ins w:id="4833" w:author="Gabriel Correa" w:date="2015-08-25T14:29:00Z"/>
                <w:rFonts w:eastAsia="Times New Roman" w:cs="Calibri"/>
                <w:color w:val="000000"/>
                <w:sz w:val="22"/>
              </w:rPr>
            </w:pPr>
            <w:ins w:id="4834"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4835"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36" w:author="Gabriel Correa" w:date="2015-08-25T14:29:00Z"/>
                <w:rFonts w:eastAsia="Times New Roman" w:cs="Calibri"/>
                <w:color w:val="000000"/>
                <w:sz w:val="22"/>
              </w:rPr>
            </w:pPr>
            <w:ins w:id="4837" w:author="Gabriel Correa" w:date="2015-08-25T14:34:00Z">
              <w:r>
                <w:rPr>
                  <w:rFonts w:ascii="Calibri" w:hAnsi="Calibri" w:cs="Calibri"/>
                  <w:color w:val="000000"/>
                  <w:sz w:val="22"/>
                </w:rPr>
                <w:t>0.65</w:t>
              </w:r>
            </w:ins>
          </w:p>
        </w:tc>
        <w:tc>
          <w:tcPr>
            <w:tcW w:w="1394" w:type="dxa"/>
            <w:vAlign w:val="bottom"/>
            <w:tcPrChange w:id="4838" w:author="Gabriel Correa" w:date="2015-08-25T14:50:00Z">
              <w:tcPr>
                <w:tcW w:w="1395" w:type="dxa"/>
                <w:gridSpan w:val="4"/>
                <w:vAlign w:val="bottom"/>
              </w:tcPr>
            </w:tcPrChange>
          </w:tcPr>
          <w:p w:rsidR="00C70510" w:rsidRPr="002B28AD" w:rsidRDefault="00C70510">
            <w:pPr>
              <w:jc w:val="right"/>
              <w:rPr>
                <w:ins w:id="4839" w:author="Gabriel Correa" w:date="2015-08-25T14:29:00Z"/>
                <w:rFonts w:eastAsia="Times New Roman" w:cs="Times New Roman"/>
                <w:sz w:val="22"/>
              </w:rPr>
              <w:pPrChange w:id="4840" w:author="Gabriel Correa" w:date="2015-08-25T14:48:00Z">
                <w:pPr/>
              </w:pPrChange>
            </w:pPr>
            <w:ins w:id="4841" w:author="Gabriel Correa" w:date="2015-08-25T14:35:00Z">
              <w:r>
                <w:rPr>
                  <w:rFonts w:ascii="Calibri" w:hAnsi="Calibri" w:cs="Calibri"/>
                  <w:color w:val="000000"/>
                  <w:sz w:val="22"/>
                </w:rPr>
                <w:t>0.59</w:t>
              </w:r>
            </w:ins>
          </w:p>
        </w:tc>
        <w:tc>
          <w:tcPr>
            <w:tcW w:w="1158" w:type="dxa"/>
            <w:gridSpan w:val="2"/>
            <w:vAlign w:val="bottom"/>
            <w:tcPrChange w:id="4842" w:author="Gabriel Correa" w:date="2015-08-25T14:50:00Z">
              <w:tcPr>
                <w:tcW w:w="1158" w:type="dxa"/>
                <w:gridSpan w:val="5"/>
                <w:vAlign w:val="bottom"/>
              </w:tcPr>
            </w:tcPrChange>
          </w:tcPr>
          <w:p w:rsidR="00C70510" w:rsidRPr="002B28AD" w:rsidRDefault="00C70510">
            <w:pPr>
              <w:jc w:val="right"/>
              <w:rPr>
                <w:ins w:id="4843" w:author="Gabriel Correa" w:date="2015-08-25T14:29:00Z"/>
                <w:rFonts w:eastAsia="Times New Roman" w:cs="Times New Roman"/>
                <w:sz w:val="22"/>
              </w:rPr>
              <w:pPrChange w:id="4844" w:author="Gabriel Correa" w:date="2015-08-25T14:48:00Z">
                <w:pPr/>
              </w:pPrChange>
            </w:pPr>
            <w:ins w:id="4845" w:author="Gabriel Correa" w:date="2015-08-25T14:35:00Z">
              <w:r>
                <w:rPr>
                  <w:rFonts w:ascii="Calibri" w:hAnsi="Calibri" w:cs="Calibri"/>
                  <w:color w:val="000000"/>
                  <w:sz w:val="22"/>
                </w:rPr>
                <w:t>0.54</w:t>
              </w:r>
            </w:ins>
          </w:p>
        </w:tc>
        <w:tc>
          <w:tcPr>
            <w:tcW w:w="1705" w:type="dxa"/>
            <w:gridSpan w:val="4"/>
            <w:vAlign w:val="bottom"/>
            <w:tcPrChange w:id="4846" w:author="Gabriel Correa" w:date="2015-08-25T14:50:00Z">
              <w:tcPr>
                <w:tcW w:w="1705" w:type="dxa"/>
                <w:gridSpan w:val="10"/>
                <w:vAlign w:val="bottom"/>
              </w:tcPr>
            </w:tcPrChange>
          </w:tcPr>
          <w:p w:rsidR="00C70510" w:rsidRPr="002B28AD" w:rsidRDefault="00C70510">
            <w:pPr>
              <w:jc w:val="right"/>
              <w:rPr>
                <w:ins w:id="4847" w:author="Gabriel Correa" w:date="2015-08-25T14:29:00Z"/>
                <w:rFonts w:eastAsia="Times New Roman" w:cs="Times New Roman"/>
                <w:sz w:val="22"/>
              </w:rPr>
              <w:pPrChange w:id="4848" w:author="Gabriel Correa" w:date="2015-08-25T14:48:00Z">
                <w:pPr/>
              </w:pPrChange>
            </w:pPr>
            <w:ins w:id="4849" w:author="Gabriel Correa" w:date="2015-08-25T14:35:00Z">
              <w:r>
                <w:rPr>
                  <w:rFonts w:ascii="Calibri" w:hAnsi="Calibri" w:cs="Calibri"/>
                  <w:color w:val="000000"/>
                  <w:sz w:val="22"/>
                </w:rPr>
                <w:t>0.56</w:t>
              </w:r>
            </w:ins>
          </w:p>
        </w:tc>
      </w:tr>
      <w:tr w:rsidR="00A223C0" w:rsidRPr="002B28AD" w:rsidTr="00A223C0">
        <w:trPr>
          <w:trHeight w:val="300"/>
          <w:ins w:id="4850" w:author="Gabriel Correa" w:date="2015-08-25T14:29:00Z"/>
          <w:trPrChange w:id="485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5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53" w:author="Gabriel Correa" w:date="2015-08-25T14:29:00Z"/>
                <w:rFonts w:eastAsia="Times New Roman" w:cs="Calibri"/>
                <w:color w:val="000000"/>
                <w:sz w:val="22"/>
              </w:rPr>
            </w:pPr>
            <w:ins w:id="4854"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485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56" w:author="Gabriel Correa" w:date="2015-08-25T14:29:00Z"/>
                <w:rFonts w:eastAsia="Times New Roman" w:cs="Calibri"/>
                <w:color w:val="000000"/>
                <w:sz w:val="22"/>
              </w:rPr>
            </w:pPr>
            <w:ins w:id="4857" w:author="Gabriel Correa" w:date="2015-08-25T14:34:00Z">
              <w:r>
                <w:rPr>
                  <w:rFonts w:ascii="Calibri" w:hAnsi="Calibri" w:cs="Calibri"/>
                  <w:color w:val="000000"/>
                  <w:sz w:val="22"/>
                </w:rPr>
                <w:t>0.52</w:t>
              </w:r>
            </w:ins>
          </w:p>
        </w:tc>
        <w:tc>
          <w:tcPr>
            <w:tcW w:w="998" w:type="dxa"/>
            <w:gridSpan w:val="2"/>
            <w:noWrap/>
            <w:vAlign w:val="bottom"/>
            <w:tcPrChange w:id="4858" w:author="Gabriel Correa" w:date="2015-08-25T14:50:00Z">
              <w:tcPr>
                <w:tcW w:w="992" w:type="dxa"/>
                <w:gridSpan w:val="5"/>
                <w:noWrap/>
                <w:vAlign w:val="bottom"/>
              </w:tcPr>
            </w:tcPrChange>
          </w:tcPr>
          <w:p w:rsidR="00C70510" w:rsidRPr="002B28AD" w:rsidRDefault="00C70510">
            <w:pPr>
              <w:jc w:val="right"/>
              <w:rPr>
                <w:ins w:id="4859" w:author="Gabriel Correa" w:date="2015-08-25T14:29:00Z"/>
                <w:rFonts w:eastAsia="Times New Roman" w:cs="Calibri"/>
                <w:color w:val="000000"/>
                <w:sz w:val="22"/>
              </w:rPr>
            </w:pPr>
            <w:ins w:id="4860"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486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62" w:author="Gabriel Correa" w:date="2015-08-25T14:29:00Z"/>
                <w:rFonts w:eastAsia="Times New Roman" w:cs="Calibri"/>
                <w:color w:val="000000"/>
                <w:sz w:val="22"/>
              </w:rPr>
            </w:pPr>
            <w:ins w:id="4863" w:author="Gabriel Correa" w:date="2015-08-25T14:34:00Z">
              <w:r>
                <w:rPr>
                  <w:rFonts w:ascii="Calibri" w:hAnsi="Calibri" w:cs="Calibri"/>
                  <w:color w:val="000000"/>
                  <w:sz w:val="22"/>
                </w:rPr>
                <w:t>0.65</w:t>
              </w:r>
            </w:ins>
          </w:p>
        </w:tc>
        <w:tc>
          <w:tcPr>
            <w:tcW w:w="1394" w:type="dxa"/>
            <w:vAlign w:val="bottom"/>
            <w:tcPrChange w:id="4864" w:author="Gabriel Correa" w:date="2015-08-25T14:50:00Z">
              <w:tcPr>
                <w:tcW w:w="1395" w:type="dxa"/>
                <w:gridSpan w:val="4"/>
                <w:vAlign w:val="bottom"/>
              </w:tcPr>
            </w:tcPrChange>
          </w:tcPr>
          <w:p w:rsidR="00C70510" w:rsidRPr="002B28AD" w:rsidRDefault="00C70510">
            <w:pPr>
              <w:jc w:val="right"/>
              <w:rPr>
                <w:ins w:id="4865" w:author="Gabriel Correa" w:date="2015-08-25T14:29:00Z"/>
                <w:rFonts w:eastAsia="Times New Roman" w:cs="Times New Roman"/>
                <w:sz w:val="22"/>
              </w:rPr>
              <w:pPrChange w:id="4866" w:author="Gabriel Correa" w:date="2015-08-25T14:48:00Z">
                <w:pPr/>
              </w:pPrChange>
            </w:pPr>
            <w:ins w:id="4867" w:author="Gabriel Correa" w:date="2015-08-25T14:35:00Z">
              <w:r>
                <w:rPr>
                  <w:rFonts w:ascii="Calibri" w:hAnsi="Calibri" w:cs="Calibri"/>
                  <w:color w:val="000000"/>
                  <w:sz w:val="22"/>
                </w:rPr>
                <w:t>0.57</w:t>
              </w:r>
            </w:ins>
          </w:p>
        </w:tc>
        <w:tc>
          <w:tcPr>
            <w:tcW w:w="1158" w:type="dxa"/>
            <w:gridSpan w:val="2"/>
            <w:vAlign w:val="bottom"/>
            <w:tcPrChange w:id="4868" w:author="Gabriel Correa" w:date="2015-08-25T14:50:00Z">
              <w:tcPr>
                <w:tcW w:w="1158" w:type="dxa"/>
                <w:gridSpan w:val="5"/>
                <w:vAlign w:val="bottom"/>
              </w:tcPr>
            </w:tcPrChange>
          </w:tcPr>
          <w:p w:rsidR="00C70510" w:rsidRPr="002B28AD" w:rsidRDefault="00C70510">
            <w:pPr>
              <w:jc w:val="right"/>
              <w:rPr>
                <w:ins w:id="4869" w:author="Gabriel Correa" w:date="2015-08-25T14:29:00Z"/>
                <w:rFonts w:eastAsia="Times New Roman" w:cs="Times New Roman"/>
                <w:sz w:val="22"/>
              </w:rPr>
              <w:pPrChange w:id="4870" w:author="Gabriel Correa" w:date="2015-08-25T14:48:00Z">
                <w:pPr/>
              </w:pPrChange>
            </w:pPr>
            <w:ins w:id="4871" w:author="Gabriel Correa" w:date="2015-08-25T14:35:00Z">
              <w:r>
                <w:rPr>
                  <w:rFonts w:ascii="Calibri" w:hAnsi="Calibri" w:cs="Calibri"/>
                  <w:color w:val="000000"/>
                  <w:sz w:val="22"/>
                </w:rPr>
                <w:t>0.52</w:t>
              </w:r>
            </w:ins>
          </w:p>
        </w:tc>
        <w:tc>
          <w:tcPr>
            <w:tcW w:w="1705" w:type="dxa"/>
            <w:gridSpan w:val="4"/>
            <w:vAlign w:val="bottom"/>
            <w:tcPrChange w:id="4872" w:author="Gabriel Correa" w:date="2015-08-25T14:50:00Z">
              <w:tcPr>
                <w:tcW w:w="1705" w:type="dxa"/>
                <w:gridSpan w:val="10"/>
                <w:vAlign w:val="bottom"/>
              </w:tcPr>
            </w:tcPrChange>
          </w:tcPr>
          <w:p w:rsidR="00C70510" w:rsidRPr="002B28AD" w:rsidRDefault="00C70510">
            <w:pPr>
              <w:jc w:val="right"/>
              <w:rPr>
                <w:ins w:id="4873" w:author="Gabriel Correa" w:date="2015-08-25T14:29:00Z"/>
                <w:rFonts w:eastAsia="Times New Roman" w:cs="Times New Roman"/>
                <w:sz w:val="22"/>
              </w:rPr>
              <w:pPrChange w:id="4874" w:author="Gabriel Correa" w:date="2015-08-25T14:48:00Z">
                <w:pPr/>
              </w:pPrChange>
            </w:pPr>
            <w:ins w:id="4875" w:author="Gabriel Correa" w:date="2015-08-25T14:35:00Z">
              <w:r>
                <w:rPr>
                  <w:rFonts w:ascii="Calibri" w:hAnsi="Calibri" w:cs="Calibri"/>
                  <w:color w:val="000000"/>
                  <w:sz w:val="22"/>
                </w:rPr>
                <w:t>0.54</w:t>
              </w:r>
            </w:ins>
          </w:p>
        </w:tc>
      </w:tr>
      <w:tr w:rsidR="00A223C0" w:rsidRPr="002B28AD" w:rsidTr="00A223C0">
        <w:trPr>
          <w:trHeight w:val="300"/>
          <w:ins w:id="4876" w:author="Gabriel Correa" w:date="2015-08-25T14:29:00Z"/>
          <w:trPrChange w:id="487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7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79" w:author="Gabriel Correa" w:date="2015-08-25T14:29:00Z"/>
                <w:rFonts w:eastAsia="Times New Roman" w:cs="Calibri"/>
                <w:color w:val="000000"/>
                <w:sz w:val="22"/>
              </w:rPr>
            </w:pPr>
            <w:ins w:id="4880"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488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82" w:author="Gabriel Correa" w:date="2015-08-25T14:29:00Z"/>
                <w:rFonts w:eastAsia="Times New Roman" w:cs="Calibri"/>
                <w:color w:val="000000"/>
                <w:sz w:val="22"/>
              </w:rPr>
            </w:pPr>
            <w:ins w:id="4883" w:author="Gabriel Correa" w:date="2015-08-25T14:34:00Z">
              <w:r>
                <w:rPr>
                  <w:rFonts w:ascii="Calibri" w:hAnsi="Calibri" w:cs="Calibri"/>
                  <w:color w:val="000000"/>
                  <w:sz w:val="22"/>
                </w:rPr>
                <w:t>0.51</w:t>
              </w:r>
            </w:ins>
          </w:p>
        </w:tc>
        <w:tc>
          <w:tcPr>
            <w:tcW w:w="998" w:type="dxa"/>
            <w:gridSpan w:val="2"/>
            <w:noWrap/>
            <w:vAlign w:val="bottom"/>
            <w:tcPrChange w:id="4884" w:author="Gabriel Correa" w:date="2015-08-25T14:50:00Z">
              <w:tcPr>
                <w:tcW w:w="992" w:type="dxa"/>
                <w:gridSpan w:val="5"/>
                <w:noWrap/>
                <w:vAlign w:val="bottom"/>
              </w:tcPr>
            </w:tcPrChange>
          </w:tcPr>
          <w:p w:rsidR="00C70510" w:rsidRPr="002B28AD" w:rsidRDefault="00C70510">
            <w:pPr>
              <w:jc w:val="right"/>
              <w:rPr>
                <w:ins w:id="4885" w:author="Gabriel Correa" w:date="2015-08-25T14:29:00Z"/>
                <w:rFonts w:eastAsia="Times New Roman" w:cs="Calibri"/>
                <w:color w:val="000000"/>
                <w:sz w:val="22"/>
              </w:rPr>
            </w:pPr>
            <w:ins w:id="4886"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88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88" w:author="Gabriel Correa" w:date="2015-08-25T14:29:00Z"/>
                <w:rFonts w:eastAsia="Times New Roman" w:cs="Calibri"/>
                <w:color w:val="000000"/>
                <w:sz w:val="22"/>
              </w:rPr>
            </w:pPr>
            <w:ins w:id="4889" w:author="Gabriel Correa" w:date="2015-08-25T14:34:00Z">
              <w:r>
                <w:rPr>
                  <w:rFonts w:ascii="Calibri" w:hAnsi="Calibri" w:cs="Calibri"/>
                  <w:color w:val="000000"/>
                  <w:sz w:val="22"/>
                </w:rPr>
                <w:t>0.64</w:t>
              </w:r>
            </w:ins>
          </w:p>
        </w:tc>
        <w:tc>
          <w:tcPr>
            <w:tcW w:w="1394" w:type="dxa"/>
            <w:vAlign w:val="bottom"/>
            <w:tcPrChange w:id="4890" w:author="Gabriel Correa" w:date="2015-08-25T14:50:00Z">
              <w:tcPr>
                <w:tcW w:w="1395" w:type="dxa"/>
                <w:gridSpan w:val="4"/>
                <w:vAlign w:val="bottom"/>
              </w:tcPr>
            </w:tcPrChange>
          </w:tcPr>
          <w:p w:rsidR="00C70510" w:rsidRPr="002B28AD" w:rsidRDefault="00C70510">
            <w:pPr>
              <w:jc w:val="right"/>
              <w:rPr>
                <w:ins w:id="4891" w:author="Gabriel Correa" w:date="2015-08-25T14:29:00Z"/>
                <w:rFonts w:eastAsia="Times New Roman" w:cs="Times New Roman"/>
                <w:sz w:val="22"/>
              </w:rPr>
              <w:pPrChange w:id="4892" w:author="Gabriel Correa" w:date="2015-08-25T14:48:00Z">
                <w:pPr/>
              </w:pPrChange>
            </w:pPr>
            <w:ins w:id="4893" w:author="Gabriel Correa" w:date="2015-08-25T14:35:00Z">
              <w:r>
                <w:rPr>
                  <w:rFonts w:ascii="Calibri" w:hAnsi="Calibri" w:cs="Calibri"/>
                  <w:color w:val="000000"/>
                  <w:sz w:val="22"/>
                </w:rPr>
                <w:t>0.55</w:t>
              </w:r>
            </w:ins>
          </w:p>
        </w:tc>
        <w:tc>
          <w:tcPr>
            <w:tcW w:w="1158" w:type="dxa"/>
            <w:gridSpan w:val="2"/>
            <w:vAlign w:val="bottom"/>
            <w:tcPrChange w:id="4894" w:author="Gabriel Correa" w:date="2015-08-25T14:50:00Z">
              <w:tcPr>
                <w:tcW w:w="1158" w:type="dxa"/>
                <w:gridSpan w:val="5"/>
                <w:vAlign w:val="bottom"/>
              </w:tcPr>
            </w:tcPrChange>
          </w:tcPr>
          <w:p w:rsidR="00C70510" w:rsidRPr="002B28AD" w:rsidRDefault="00C70510">
            <w:pPr>
              <w:jc w:val="right"/>
              <w:rPr>
                <w:ins w:id="4895" w:author="Gabriel Correa" w:date="2015-08-25T14:29:00Z"/>
                <w:rFonts w:eastAsia="Times New Roman" w:cs="Times New Roman"/>
                <w:sz w:val="22"/>
              </w:rPr>
              <w:pPrChange w:id="4896" w:author="Gabriel Correa" w:date="2015-08-25T14:48:00Z">
                <w:pPr/>
              </w:pPrChange>
            </w:pPr>
            <w:ins w:id="4897" w:author="Gabriel Correa" w:date="2015-08-25T14:35:00Z">
              <w:r>
                <w:rPr>
                  <w:rFonts w:ascii="Calibri" w:hAnsi="Calibri" w:cs="Calibri"/>
                  <w:color w:val="000000"/>
                  <w:sz w:val="22"/>
                </w:rPr>
                <w:t>0.51</w:t>
              </w:r>
            </w:ins>
          </w:p>
        </w:tc>
        <w:tc>
          <w:tcPr>
            <w:tcW w:w="1705" w:type="dxa"/>
            <w:gridSpan w:val="4"/>
            <w:vAlign w:val="bottom"/>
            <w:tcPrChange w:id="4898" w:author="Gabriel Correa" w:date="2015-08-25T14:50:00Z">
              <w:tcPr>
                <w:tcW w:w="1705" w:type="dxa"/>
                <w:gridSpan w:val="10"/>
                <w:vAlign w:val="bottom"/>
              </w:tcPr>
            </w:tcPrChange>
          </w:tcPr>
          <w:p w:rsidR="00C70510" w:rsidRPr="002B28AD" w:rsidRDefault="00C70510">
            <w:pPr>
              <w:jc w:val="right"/>
              <w:rPr>
                <w:ins w:id="4899" w:author="Gabriel Correa" w:date="2015-08-25T14:29:00Z"/>
                <w:rFonts w:eastAsia="Times New Roman" w:cs="Times New Roman"/>
                <w:sz w:val="22"/>
              </w:rPr>
              <w:pPrChange w:id="4900" w:author="Gabriel Correa" w:date="2015-08-25T14:48:00Z">
                <w:pPr/>
              </w:pPrChange>
            </w:pPr>
            <w:ins w:id="4901" w:author="Gabriel Correa" w:date="2015-08-25T14:35:00Z">
              <w:r>
                <w:rPr>
                  <w:rFonts w:ascii="Calibri" w:hAnsi="Calibri" w:cs="Calibri"/>
                  <w:color w:val="000000"/>
                  <w:sz w:val="22"/>
                </w:rPr>
                <w:t>0.53</w:t>
              </w:r>
            </w:ins>
          </w:p>
        </w:tc>
      </w:tr>
      <w:tr w:rsidR="00A223C0" w:rsidRPr="002B28AD" w:rsidTr="00A223C0">
        <w:trPr>
          <w:trHeight w:val="300"/>
          <w:ins w:id="4902" w:author="Gabriel Correa" w:date="2015-08-25T14:29:00Z"/>
          <w:trPrChange w:id="490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904"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905" w:author="Gabriel Correa" w:date="2015-08-25T14:29:00Z"/>
                <w:rFonts w:eastAsia="Times New Roman" w:cs="Calibri"/>
                <w:color w:val="000000"/>
                <w:sz w:val="22"/>
              </w:rPr>
            </w:pPr>
            <w:ins w:id="4906"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4907"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908" w:author="Gabriel Correa" w:date="2015-08-25T14:29:00Z"/>
                <w:rFonts w:eastAsia="Times New Roman" w:cs="Calibri"/>
                <w:color w:val="000000"/>
                <w:sz w:val="22"/>
              </w:rPr>
            </w:pPr>
            <w:ins w:id="4909" w:author="Gabriel Correa" w:date="2015-08-25T14:34:00Z">
              <w:r>
                <w:rPr>
                  <w:rFonts w:ascii="Calibri" w:hAnsi="Calibri" w:cs="Calibri"/>
                  <w:color w:val="000000"/>
                  <w:sz w:val="22"/>
                </w:rPr>
                <w:t>0.51</w:t>
              </w:r>
            </w:ins>
          </w:p>
        </w:tc>
        <w:tc>
          <w:tcPr>
            <w:tcW w:w="998" w:type="dxa"/>
            <w:gridSpan w:val="2"/>
            <w:noWrap/>
            <w:vAlign w:val="bottom"/>
            <w:tcPrChange w:id="4910" w:author="Gabriel Correa" w:date="2015-08-25T14:50:00Z">
              <w:tcPr>
                <w:tcW w:w="992" w:type="dxa"/>
                <w:gridSpan w:val="5"/>
                <w:noWrap/>
                <w:vAlign w:val="bottom"/>
              </w:tcPr>
            </w:tcPrChange>
          </w:tcPr>
          <w:p w:rsidR="00C70510" w:rsidRPr="002B28AD" w:rsidRDefault="00C70510">
            <w:pPr>
              <w:jc w:val="right"/>
              <w:rPr>
                <w:ins w:id="4911" w:author="Gabriel Correa" w:date="2015-08-25T14:29:00Z"/>
                <w:rFonts w:eastAsia="Times New Roman" w:cs="Calibri"/>
                <w:color w:val="000000"/>
                <w:sz w:val="22"/>
              </w:rPr>
            </w:pPr>
            <w:ins w:id="4912"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913"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914" w:author="Gabriel Correa" w:date="2015-08-25T14:29:00Z"/>
                <w:rFonts w:eastAsia="Times New Roman" w:cs="Calibri"/>
                <w:color w:val="000000"/>
                <w:sz w:val="22"/>
              </w:rPr>
            </w:pPr>
            <w:ins w:id="4915" w:author="Gabriel Correa" w:date="2015-08-25T14:34:00Z">
              <w:r>
                <w:rPr>
                  <w:rFonts w:ascii="Calibri" w:hAnsi="Calibri" w:cs="Calibri"/>
                  <w:color w:val="000000"/>
                  <w:sz w:val="22"/>
                </w:rPr>
                <w:t>0.64</w:t>
              </w:r>
            </w:ins>
          </w:p>
        </w:tc>
        <w:tc>
          <w:tcPr>
            <w:tcW w:w="1394" w:type="dxa"/>
            <w:vAlign w:val="bottom"/>
            <w:tcPrChange w:id="4916" w:author="Gabriel Correa" w:date="2015-08-25T14:50:00Z">
              <w:tcPr>
                <w:tcW w:w="1395" w:type="dxa"/>
                <w:gridSpan w:val="4"/>
                <w:vAlign w:val="bottom"/>
              </w:tcPr>
            </w:tcPrChange>
          </w:tcPr>
          <w:p w:rsidR="00C70510" w:rsidRPr="002B28AD" w:rsidRDefault="00C70510">
            <w:pPr>
              <w:jc w:val="right"/>
              <w:rPr>
                <w:ins w:id="4917" w:author="Gabriel Correa" w:date="2015-08-25T14:29:00Z"/>
                <w:rFonts w:eastAsia="Times New Roman" w:cs="Times New Roman"/>
                <w:sz w:val="22"/>
              </w:rPr>
              <w:pPrChange w:id="4918" w:author="Gabriel Correa" w:date="2015-08-25T14:48:00Z">
                <w:pPr/>
              </w:pPrChange>
            </w:pPr>
            <w:ins w:id="4919" w:author="Gabriel Correa" w:date="2015-08-25T14:35:00Z">
              <w:r>
                <w:rPr>
                  <w:rFonts w:ascii="Calibri" w:hAnsi="Calibri" w:cs="Calibri"/>
                  <w:color w:val="000000"/>
                  <w:sz w:val="22"/>
                </w:rPr>
                <w:t>0.53</w:t>
              </w:r>
            </w:ins>
          </w:p>
        </w:tc>
        <w:tc>
          <w:tcPr>
            <w:tcW w:w="1158" w:type="dxa"/>
            <w:gridSpan w:val="2"/>
            <w:vAlign w:val="bottom"/>
            <w:tcPrChange w:id="4920" w:author="Gabriel Correa" w:date="2015-08-25T14:50:00Z">
              <w:tcPr>
                <w:tcW w:w="1158" w:type="dxa"/>
                <w:gridSpan w:val="5"/>
                <w:vAlign w:val="bottom"/>
              </w:tcPr>
            </w:tcPrChange>
          </w:tcPr>
          <w:p w:rsidR="00C70510" w:rsidRPr="002B28AD" w:rsidRDefault="00C70510">
            <w:pPr>
              <w:jc w:val="right"/>
              <w:rPr>
                <w:ins w:id="4921" w:author="Gabriel Correa" w:date="2015-08-25T14:29:00Z"/>
                <w:rFonts w:eastAsia="Times New Roman" w:cs="Times New Roman"/>
                <w:sz w:val="22"/>
              </w:rPr>
              <w:pPrChange w:id="4922" w:author="Gabriel Correa" w:date="2015-08-25T14:48:00Z">
                <w:pPr/>
              </w:pPrChange>
            </w:pPr>
            <w:ins w:id="4923" w:author="Gabriel Correa" w:date="2015-08-25T14:35:00Z">
              <w:r>
                <w:rPr>
                  <w:rFonts w:ascii="Calibri" w:hAnsi="Calibri" w:cs="Calibri"/>
                  <w:color w:val="000000"/>
                  <w:sz w:val="22"/>
                </w:rPr>
                <w:t>0.51</w:t>
              </w:r>
            </w:ins>
          </w:p>
        </w:tc>
        <w:tc>
          <w:tcPr>
            <w:tcW w:w="1705" w:type="dxa"/>
            <w:gridSpan w:val="4"/>
            <w:vAlign w:val="bottom"/>
            <w:tcPrChange w:id="4924" w:author="Gabriel Correa" w:date="2015-08-25T14:50:00Z">
              <w:tcPr>
                <w:tcW w:w="1705" w:type="dxa"/>
                <w:gridSpan w:val="10"/>
                <w:vAlign w:val="bottom"/>
              </w:tcPr>
            </w:tcPrChange>
          </w:tcPr>
          <w:p w:rsidR="00C70510" w:rsidRPr="002B28AD" w:rsidRDefault="00C70510">
            <w:pPr>
              <w:jc w:val="right"/>
              <w:rPr>
                <w:ins w:id="4925" w:author="Gabriel Correa" w:date="2015-08-25T14:29:00Z"/>
                <w:rFonts w:eastAsia="Times New Roman" w:cs="Times New Roman"/>
                <w:sz w:val="22"/>
              </w:rPr>
              <w:pPrChange w:id="4926" w:author="Gabriel Correa" w:date="2015-08-25T14:48:00Z">
                <w:pPr/>
              </w:pPrChange>
            </w:pPr>
            <w:ins w:id="4927" w:author="Gabriel Correa" w:date="2015-08-25T14:35:00Z">
              <w:r>
                <w:rPr>
                  <w:rFonts w:ascii="Calibri" w:hAnsi="Calibri" w:cs="Calibri"/>
                  <w:color w:val="000000"/>
                  <w:sz w:val="22"/>
                </w:rPr>
                <w:t>0.52</w:t>
              </w:r>
            </w:ins>
          </w:p>
        </w:tc>
      </w:tr>
      <w:tr w:rsidR="00A223C0" w:rsidRPr="002B28AD" w:rsidTr="00A223C0">
        <w:trPr>
          <w:trHeight w:val="300"/>
          <w:ins w:id="4928" w:author="Gabriel Correa" w:date="2015-08-25T14:29:00Z"/>
          <w:trPrChange w:id="492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93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931" w:author="Gabriel Correa" w:date="2015-08-25T14:29:00Z"/>
                <w:rFonts w:eastAsia="Times New Roman" w:cs="Calibri"/>
                <w:color w:val="000000"/>
                <w:sz w:val="22"/>
              </w:rPr>
            </w:pPr>
            <w:ins w:id="4932"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493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934" w:author="Gabriel Correa" w:date="2015-08-25T14:29:00Z"/>
                <w:rFonts w:eastAsia="Times New Roman" w:cs="Calibri"/>
                <w:color w:val="000000"/>
                <w:sz w:val="22"/>
              </w:rPr>
            </w:pPr>
            <w:ins w:id="4935" w:author="Gabriel Correa" w:date="2015-08-25T14:34:00Z">
              <w:r>
                <w:rPr>
                  <w:rFonts w:ascii="Calibri" w:hAnsi="Calibri" w:cs="Calibri"/>
                  <w:color w:val="000000"/>
                  <w:sz w:val="22"/>
                </w:rPr>
                <w:t>0.51</w:t>
              </w:r>
            </w:ins>
          </w:p>
        </w:tc>
        <w:tc>
          <w:tcPr>
            <w:tcW w:w="998" w:type="dxa"/>
            <w:gridSpan w:val="2"/>
            <w:noWrap/>
            <w:vAlign w:val="bottom"/>
            <w:tcPrChange w:id="4936" w:author="Gabriel Correa" w:date="2015-08-25T14:50:00Z">
              <w:tcPr>
                <w:tcW w:w="992" w:type="dxa"/>
                <w:gridSpan w:val="5"/>
                <w:noWrap/>
                <w:vAlign w:val="bottom"/>
              </w:tcPr>
            </w:tcPrChange>
          </w:tcPr>
          <w:p w:rsidR="00C70510" w:rsidRPr="002B28AD" w:rsidRDefault="00C70510">
            <w:pPr>
              <w:jc w:val="right"/>
              <w:rPr>
                <w:ins w:id="4937" w:author="Gabriel Correa" w:date="2015-08-25T14:29:00Z"/>
                <w:rFonts w:eastAsia="Times New Roman" w:cs="Calibri"/>
                <w:color w:val="000000"/>
                <w:sz w:val="22"/>
              </w:rPr>
            </w:pPr>
            <w:ins w:id="4938"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493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940" w:author="Gabriel Correa" w:date="2015-08-25T14:29:00Z"/>
                <w:rFonts w:eastAsia="Times New Roman" w:cs="Calibri"/>
                <w:color w:val="000000"/>
                <w:sz w:val="22"/>
              </w:rPr>
            </w:pPr>
            <w:ins w:id="4941" w:author="Gabriel Correa" w:date="2015-08-25T14:34:00Z">
              <w:r>
                <w:rPr>
                  <w:rFonts w:ascii="Calibri" w:hAnsi="Calibri" w:cs="Calibri"/>
                  <w:color w:val="000000"/>
                  <w:sz w:val="22"/>
                </w:rPr>
                <w:t>0.64</w:t>
              </w:r>
            </w:ins>
          </w:p>
        </w:tc>
        <w:tc>
          <w:tcPr>
            <w:tcW w:w="1394" w:type="dxa"/>
            <w:vAlign w:val="bottom"/>
            <w:tcPrChange w:id="4942" w:author="Gabriel Correa" w:date="2015-08-25T14:50:00Z">
              <w:tcPr>
                <w:tcW w:w="1395" w:type="dxa"/>
                <w:gridSpan w:val="4"/>
                <w:vAlign w:val="bottom"/>
              </w:tcPr>
            </w:tcPrChange>
          </w:tcPr>
          <w:p w:rsidR="00C70510" w:rsidRPr="002B28AD" w:rsidRDefault="00C70510">
            <w:pPr>
              <w:jc w:val="right"/>
              <w:rPr>
                <w:ins w:id="4943" w:author="Gabriel Correa" w:date="2015-08-25T14:29:00Z"/>
                <w:rFonts w:eastAsia="Times New Roman" w:cs="Times New Roman"/>
                <w:sz w:val="22"/>
              </w:rPr>
              <w:pPrChange w:id="4944" w:author="Gabriel Correa" w:date="2015-08-25T14:48:00Z">
                <w:pPr/>
              </w:pPrChange>
            </w:pPr>
            <w:ins w:id="4945" w:author="Gabriel Correa" w:date="2015-08-25T14:35:00Z">
              <w:r>
                <w:rPr>
                  <w:rFonts w:ascii="Calibri" w:hAnsi="Calibri" w:cs="Calibri"/>
                  <w:color w:val="000000"/>
                  <w:sz w:val="22"/>
                </w:rPr>
                <w:t>0.52</w:t>
              </w:r>
            </w:ins>
          </w:p>
        </w:tc>
        <w:tc>
          <w:tcPr>
            <w:tcW w:w="1158" w:type="dxa"/>
            <w:gridSpan w:val="2"/>
            <w:vAlign w:val="bottom"/>
            <w:tcPrChange w:id="4946" w:author="Gabriel Correa" w:date="2015-08-25T14:50:00Z">
              <w:tcPr>
                <w:tcW w:w="1158" w:type="dxa"/>
                <w:gridSpan w:val="5"/>
                <w:vAlign w:val="bottom"/>
              </w:tcPr>
            </w:tcPrChange>
          </w:tcPr>
          <w:p w:rsidR="00C70510" w:rsidRPr="002B28AD" w:rsidRDefault="00C70510">
            <w:pPr>
              <w:jc w:val="right"/>
              <w:rPr>
                <w:ins w:id="4947" w:author="Gabriel Correa" w:date="2015-08-25T14:29:00Z"/>
                <w:rFonts w:eastAsia="Times New Roman" w:cs="Times New Roman"/>
                <w:sz w:val="22"/>
              </w:rPr>
              <w:pPrChange w:id="4948" w:author="Gabriel Correa" w:date="2015-08-25T14:48:00Z">
                <w:pPr/>
              </w:pPrChange>
            </w:pPr>
            <w:ins w:id="4949" w:author="Gabriel Correa" w:date="2015-08-25T14:35:00Z">
              <w:r>
                <w:rPr>
                  <w:rFonts w:ascii="Calibri" w:hAnsi="Calibri" w:cs="Calibri"/>
                  <w:color w:val="000000"/>
                  <w:sz w:val="22"/>
                </w:rPr>
                <w:t>0.51</w:t>
              </w:r>
            </w:ins>
          </w:p>
        </w:tc>
        <w:tc>
          <w:tcPr>
            <w:tcW w:w="1705" w:type="dxa"/>
            <w:gridSpan w:val="4"/>
            <w:vAlign w:val="bottom"/>
            <w:tcPrChange w:id="4950" w:author="Gabriel Correa" w:date="2015-08-25T14:50:00Z">
              <w:tcPr>
                <w:tcW w:w="1705" w:type="dxa"/>
                <w:gridSpan w:val="10"/>
                <w:vAlign w:val="bottom"/>
              </w:tcPr>
            </w:tcPrChange>
          </w:tcPr>
          <w:p w:rsidR="00C70510" w:rsidRPr="002B28AD" w:rsidRDefault="00C70510">
            <w:pPr>
              <w:jc w:val="right"/>
              <w:rPr>
                <w:ins w:id="4951" w:author="Gabriel Correa" w:date="2015-08-25T14:29:00Z"/>
                <w:rFonts w:eastAsia="Times New Roman" w:cs="Times New Roman"/>
                <w:sz w:val="22"/>
              </w:rPr>
              <w:pPrChange w:id="4952" w:author="Gabriel Correa" w:date="2015-08-25T14:48:00Z">
                <w:pPr/>
              </w:pPrChange>
            </w:pPr>
            <w:ins w:id="4953" w:author="Gabriel Correa" w:date="2015-08-25T14:35:00Z">
              <w:r>
                <w:rPr>
                  <w:rFonts w:ascii="Calibri" w:hAnsi="Calibri" w:cs="Calibri"/>
                  <w:color w:val="000000"/>
                  <w:sz w:val="22"/>
                </w:rPr>
                <w:t>0.52</w:t>
              </w:r>
            </w:ins>
          </w:p>
        </w:tc>
      </w:tr>
      <w:tr w:rsidR="00A223C0" w:rsidRPr="002B28AD" w:rsidTr="006C2C10">
        <w:tblPrEx>
          <w:tblPrExChange w:id="4954" w:author="Gabriel Correa" w:date="2015-08-25T14:51:00Z">
            <w:tblPrEx>
              <w:tblW w:w="9039" w:type="dxa"/>
            </w:tblPrEx>
          </w:tblPrExChange>
        </w:tblPrEx>
        <w:trPr>
          <w:trHeight w:val="300"/>
          <w:ins w:id="4955" w:author="Gabriel Correa" w:date="2015-08-25T14:29:00Z"/>
          <w:trPrChange w:id="4956"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957"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4958" w:author="Gabriel Correa" w:date="2015-08-25T14:29:00Z"/>
                <w:rFonts w:eastAsia="Times New Roman" w:cs="Calibri"/>
                <w:color w:val="000000"/>
                <w:sz w:val="22"/>
              </w:rPr>
            </w:pPr>
            <w:ins w:id="4959"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4960"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4961" w:author="Gabriel Correa" w:date="2015-08-25T14:29:00Z"/>
                <w:rFonts w:eastAsia="Times New Roman" w:cs="Calibri"/>
                <w:color w:val="000000"/>
                <w:sz w:val="22"/>
              </w:rPr>
            </w:pPr>
            <w:ins w:id="4962"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4963" w:author="Gabriel Correa" w:date="2015-08-25T14:51:00Z">
              <w:tcPr>
                <w:tcW w:w="992" w:type="dxa"/>
                <w:gridSpan w:val="4"/>
                <w:tcBorders>
                  <w:bottom w:val="nil"/>
                </w:tcBorders>
                <w:noWrap/>
                <w:vAlign w:val="bottom"/>
              </w:tcPr>
            </w:tcPrChange>
          </w:tcPr>
          <w:p w:rsidR="00C70510" w:rsidRPr="002B28AD" w:rsidRDefault="00C70510">
            <w:pPr>
              <w:jc w:val="right"/>
              <w:rPr>
                <w:ins w:id="4964" w:author="Gabriel Correa" w:date="2015-08-25T14:29:00Z"/>
                <w:rFonts w:eastAsia="Times New Roman" w:cs="Calibri"/>
                <w:color w:val="000000"/>
                <w:sz w:val="22"/>
              </w:rPr>
            </w:pPr>
            <w:ins w:id="4965"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4966"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4967" w:author="Gabriel Correa" w:date="2015-08-25T14:29:00Z"/>
                <w:rFonts w:eastAsia="Times New Roman" w:cs="Calibri"/>
                <w:color w:val="000000"/>
                <w:sz w:val="22"/>
              </w:rPr>
            </w:pPr>
            <w:ins w:id="4968" w:author="Gabriel Correa" w:date="2015-08-25T14:34:00Z">
              <w:r>
                <w:rPr>
                  <w:rFonts w:ascii="Calibri" w:hAnsi="Calibri" w:cs="Calibri"/>
                  <w:color w:val="000000"/>
                  <w:sz w:val="22"/>
                </w:rPr>
                <w:t>0.64</w:t>
              </w:r>
            </w:ins>
          </w:p>
        </w:tc>
        <w:tc>
          <w:tcPr>
            <w:tcW w:w="1394" w:type="dxa"/>
            <w:vAlign w:val="bottom"/>
            <w:tcPrChange w:id="4969" w:author="Gabriel Correa" w:date="2015-08-25T14:51:00Z">
              <w:tcPr>
                <w:tcW w:w="1395" w:type="dxa"/>
                <w:gridSpan w:val="4"/>
                <w:vAlign w:val="bottom"/>
              </w:tcPr>
            </w:tcPrChange>
          </w:tcPr>
          <w:p w:rsidR="00C70510" w:rsidRPr="002B28AD" w:rsidRDefault="00C70510">
            <w:pPr>
              <w:jc w:val="right"/>
              <w:rPr>
                <w:ins w:id="4970" w:author="Gabriel Correa" w:date="2015-08-25T14:29:00Z"/>
                <w:rFonts w:eastAsia="Times New Roman" w:cs="Times New Roman"/>
                <w:sz w:val="22"/>
              </w:rPr>
              <w:pPrChange w:id="4971" w:author="Gabriel Correa" w:date="2015-08-25T14:48:00Z">
                <w:pPr/>
              </w:pPrChange>
            </w:pPr>
            <w:ins w:id="4972" w:author="Gabriel Correa" w:date="2015-08-25T14:35:00Z">
              <w:r>
                <w:rPr>
                  <w:rFonts w:ascii="Calibri" w:hAnsi="Calibri" w:cs="Calibri"/>
                  <w:color w:val="000000"/>
                  <w:sz w:val="22"/>
                </w:rPr>
                <w:t>0.51</w:t>
              </w:r>
            </w:ins>
          </w:p>
        </w:tc>
        <w:tc>
          <w:tcPr>
            <w:tcW w:w="1158" w:type="dxa"/>
            <w:gridSpan w:val="2"/>
            <w:vAlign w:val="bottom"/>
            <w:tcPrChange w:id="4973" w:author="Gabriel Correa" w:date="2015-08-25T14:51:00Z">
              <w:tcPr>
                <w:tcW w:w="1157" w:type="dxa"/>
                <w:gridSpan w:val="5"/>
                <w:vAlign w:val="bottom"/>
              </w:tcPr>
            </w:tcPrChange>
          </w:tcPr>
          <w:p w:rsidR="00C70510" w:rsidRPr="002B28AD" w:rsidRDefault="00C70510">
            <w:pPr>
              <w:jc w:val="right"/>
              <w:rPr>
                <w:ins w:id="4974" w:author="Gabriel Correa" w:date="2015-08-25T14:29:00Z"/>
                <w:rFonts w:eastAsia="Times New Roman" w:cs="Times New Roman"/>
                <w:sz w:val="22"/>
              </w:rPr>
              <w:pPrChange w:id="4975" w:author="Gabriel Correa" w:date="2015-08-25T14:48:00Z">
                <w:pPr/>
              </w:pPrChange>
            </w:pPr>
            <w:ins w:id="4976" w:author="Gabriel Correa" w:date="2015-08-25T14:35:00Z">
              <w:r>
                <w:rPr>
                  <w:rFonts w:ascii="Calibri" w:hAnsi="Calibri" w:cs="Calibri"/>
                  <w:color w:val="000000"/>
                  <w:sz w:val="22"/>
                </w:rPr>
                <w:t>0.51</w:t>
              </w:r>
            </w:ins>
          </w:p>
        </w:tc>
        <w:tc>
          <w:tcPr>
            <w:tcW w:w="1705" w:type="dxa"/>
            <w:gridSpan w:val="4"/>
            <w:vAlign w:val="bottom"/>
            <w:tcPrChange w:id="4977" w:author="Gabriel Correa" w:date="2015-08-25T14:51:00Z">
              <w:tcPr>
                <w:tcW w:w="1702" w:type="dxa"/>
                <w:gridSpan w:val="8"/>
                <w:vAlign w:val="bottom"/>
              </w:tcPr>
            </w:tcPrChange>
          </w:tcPr>
          <w:p w:rsidR="00C70510" w:rsidRPr="002B28AD" w:rsidRDefault="00C70510">
            <w:pPr>
              <w:jc w:val="right"/>
              <w:rPr>
                <w:ins w:id="4978" w:author="Gabriel Correa" w:date="2015-08-25T14:29:00Z"/>
                <w:rFonts w:eastAsia="Times New Roman" w:cs="Times New Roman"/>
                <w:sz w:val="22"/>
              </w:rPr>
              <w:pPrChange w:id="4979" w:author="Gabriel Correa" w:date="2015-08-25T14:48:00Z">
                <w:pPr/>
              </w:pPrChange>
            </w:pPr>
            <w:ins w:id="4980" w:author="Gabriel Correa" w:date="2015-08-25T14:35:00Z">
              <w:r>
                <w:rPr>
                  <w:rFonts w:ascii="Calibri" w:hAnsi="Calibri" w:cs="Calibri"/>
                  <w:color w:val="000000"/>
                  <w:sz w:val="22"/>
                </w:rPr>
                <w:t>0.51</w:t>
              </w:r>
            </w:ins>
          </w:p>
        </w:tc>
      </w:tr>
      <w:tr w:rsidR="00C70510" w:rsidRPr="002B28AD" w:rsidTr="00A223C0">
        <w:tblPrEx>
          <w:tblPrExChange w:id="4981" w:author="Gabriel Correa" w:date="2015-08-25T14:50:00Z">
            <w:tblPrEx>
              <w:tblW w:w="8672" w:type="dxa"/>
            </w:tblPrEx>
          </w:tblPrExChange>
        </w:tblPrEx>
        <w:trPr>
          <w:gridAfter w:val="1"/>
          <w:wAfter w:w="381" w:type="dxa"/>
          <w:trHeight w:val="300"/>
          <w:ins w:id="4982" w:author="Gabriel Correa" w:date="2015-08-25T14:43:00Z"/>
          <w:trPrChange w:id="4983" w:author="Gabriel Correa" w:date="2015-08-25T14:50:00Z">
            <w:trPr>
              <w:gridAfter w:val="1"/>
              <w:trHeight w:val="300"/>
            </w:trPr>
          </w:trPrChange>
        </w:trPr>
        <w:tc>
          <w:tcPr>
            <w:tcW w:w="8662" w:type="dxa"/>
            <w:gridSpan w:val="14"/>
            <w:tcBorders>
              <w:top w:val="nil"/>
              <w:bottom w:val="nil"/>
            </w:tcBorders>
            <w:noWrap/>
            <w:tcPrChange w:id="4984" w:author="Gabriel Correa" w:date="2015-08-25T14:50:00Z">
              <w:tcPr>
                <w:tcW w:w="8672" w:type="dxa"/>
                <w:gridSpan w:val="36"/>
                <w:tcBorders>
                  <w:top w:val="nil"/>
                  <w:bottom w:val="nil"/>
                </w:tcBorders>
                <w:noWrap/>
              </w:tcPr>
            </w:tcPrChange>
          </w:tcPr>
          <w:p w:rsidR="00C70510" w:rsidRDefault="00C70510">
            <w:pPr>
              <w:jc w:val="right"/>
              <w:rPr>
                <w:ins w:id="4985" w:author="Gabriel Correa" w:date="2015-08-25T14:43:00Z"/>
                <w:rFonts w:ascii="Calibri" w:hAnsi="Calibri" w:cs="Calibri"/>
                <w:color w:val="000000"/>
                <w:sz w:val="22"/>
              </w:rPr>
              <w:pPrChange w:id="4986" w:author="Gabriel Correa" w:date="2015-08-25T14:44:00Z">
                <w:pPr/>
              </w:pPrChange>
            </w:pPr>
            <w:ins w:id="4987" w:author="Gabriel Correa" w:date="2015-08-25T14:44:00Z">
              <w:r w:rsidRPr="002B28AD">
                <w:rPr>
                  <w:rFonts w:cs="Calibri"/>
                  <w:i/>
                  <w:color w:val="595959" w:themeColor="text1" w:themeTint="A6"/>
                  <w:sz w:val="22"/>
                </w:rPr>
                <w:t xml:space="preserve">(Entrenamiento: Apache Commons, </w:t>
              </w:r>
              <w:r>
                <w:rPr>
                  <w:rFonts w:cs="Calibri"/>
                  <w:i/>
                  <w:color w:val="595959" w:themeColor="text1" w:themeTint="A6"/>
                  <w:sz w:val="22"/>
                </w:rPr>
                <w:t>JFa</w:t>
              </w:r>
            </w:ins>
            <w:r w:rsidR="00191A7D">
              <w:rPr>
                <w:rFonts w:cs="Calibri"/>
                <w:i/>
                <w:color w:val="595959" w:themeColor="text1" w:themeTint="A6"/>
                <w:sz w:val="22"/>
              </w:rPr>
              <w:t>c</w:t>
            </w:r>
            <w:ins w:id="4988" w:author="Gabriel Correa" w:date="2015-08-25T14:44:00Z">
              <w:r>
                <w:rPr>
                  <w:rFonts w:cs="Calibri"/>
                  <w:i/>
                  <w:color w:val="595959" w:themeColor="text1" w:themeTint="A6"/>
                  <w:sz w:val="22"/>
                </w:rPr>
                <w:t>e</w:t>
              </w:r>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4989" w:author="Gabriel Correa" w:date="2015-08-25T14:50:00Z">
            <w:tblPrEx>
              <w:tblW w:w="9180" w:type="dxa"/>
            </w:tblPrEx>
          </w:tblPrExChange>
        </w:tblPrEx>
        <w:trPr>
          <w:gridAfter w:val="2"/>
          <w:wAfter w:w="658" w:type="dxa"/>
          <w:trHeight w:val="300"/>
          <w:ins w:id="4990" w:author="Gabriel Correa" w:date="2015-08-25T14:29:00Z"/>
          <w:trPrChange w:id="4991"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992"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4993" w:author="Gabriel Correa" w:date="2015-08-25T14:29:00Z"/>
                <w:rFonts w:eastAsia="Times New Roman" w:cs="Calibri"/>
                <w:i/>
                <w:color w:val="000000"/>
                <w:sz w:val="22"/>
              </w:rPr>
            </w:pPr>
          </w:p>
        </w:tc>
        <w:tc>
          <w:tcPr>
            <w:tcW w:w="3276" w:type="dxa"/>
            <w:gridSpan w:val="4"/>
            <w:tcBorders>
              <w:top w:val="nil"/>
              <w:left w:val="nil"/>
              <w:right w:val="nil"/>
            </w:tcBorders>
            <w:tcPrChange w:id="4994" w:author="Gabriel Correa" w:date="2015-08-25T14:50:00Z">
              <w:tcPr>
                <w:tcW w:w="3277" w:type="dxa"/>
                <w:gridSpan w:val="12"/>
                <w:tcBorders>
                  <w:top w:val="nil"/>
                  <w:left w:val="nil"/>
                  <w:right w:val="nil"/>
                </w:tcBorders>
              </w:tcPr>
            </w:tcPrChange>
          </w:tcPr>
          <w:p w:rsidR="00C70510" w:rsidRDefault="00C70510" w:rsidP="00366968">
            <w:pPr>
              <w:jc w:val="center"/>
              <w:rPr>
                <w:ins w:id="4995" w:author="Gabriel Correa" w:date="2015-08-25T14:43:00Z"/>
                <w:rFonts w:eastAsia="Times New Roman" w:cs="Calibri"/>
                <w:i/>
                <w:color w:val="000000"/>
                <w:sz w:val="22"/>
              </w:rPr>
            </w:pPr>
          </w:p>
          <w:p w:rsidR="00C70510" w:rsidRPr="002B28AD" w:rsidRDefault="00C70510" w:rsidP="00366968">
            <w:pPr>
              <w:jc w:val="center"/>
              <w:rPr>
                <w:ins w:id="4996" w:author="Gabriel Correa" w:date="2015-08-25T14:29:00Z"/>
                <w:rFonts w:eastAsia="Times New Roman" w:cs="Calibri"/>
                <w:i/>
                <w:color w:val="000000"/>
                <w:sz w:val="22"/>
              </w:rPr>
            </w:pPr>
            <w:ins w:id="4997" w:author="Gabriel Correa" w:date="2015-08-25T14:38:00Z">
              <w:r w:rsidRPr="002B28AD">
                <w:rPr>
                  <w:rFonts w:eastAsia="Times New Roman" w:cs="Calibri"/>
                  <w:i/>
                  <w:color w:val="000000"/>
                  <w:sz w:val="22"/>
                </w:rPr>
                <w:t>NaiveBayes</w:t>
              </w:r>
            </w:ins>
          </w:p>
        </w:tc>
        <w:tc>
          <w:tcPr>
            <w:tcW w:w="4011" w:type="dxa"/>
            <w:gridSpan w:val="6"/>
            <w:tcBorders>
              <w:top w:val="nil"/>
              <w:left w:val="nil"/>
            </w:tcBorders>
            <w:tcPrChange w:id="4998" w:author="Gabriel Correa" w:date="2015-08-25T14:50:00Z">
              <w:tcPr>
                <w:tcW w:w="4012" w:type="dxa"/>
                <w:gridSpan w:val="16"/>
                <w:tcBorders>
                  <w:top w:val="nil"/>
                  <w:left w:val="nil"/>
                </w:tcBorders>
              </w:tcPr>
            </w:tcPrChange>
          </w:tcPr>
          <w:p w:rsidR="00C70510" w:rsidRDefault="00C70510" w:rsidP="00366968">
            <w:pPr>
              <w:jc w:val="center"/>
              <w:rPr>
                <w:ins w:id="4999" w:author="Gabriel Correa" w:date="2015-08-25T14:43:00Z"/>
                <w:rFonts w:cs="Calibri"/>
                <w:color w:val="000000"/>
                <w:sz w:val="22"/>
              </w:rPr>
            </w:pPr>
          </w:p>
          <w:p w:rsidR="00C70510" w:rsidRPr="002B28AD" w:rsidRDefault="00C70510" w:rsidP="00366968">
            <w:pPr>
              <w:jc w:val="center"/>
              <w:rPr>
                <w:ins w:id="5000" w:author="Gabriel Correa" w:date="2015-08-25T14:29:00Z"/>
                <w:rFonts w:cs="Calibri"/>
                <w:color w:val="000000"/>
                <w:sz w:val="22"/>
              </w:rPr>
            </w:pPr>
            <w:ins w:id="5001" w:author="Gabriel Correa" w:date="2015-08-25T14:38:00Z">
              <w:r w:rsidRPr="002B28AD">
                <w:rPr>
                  <w:rFonts w:cs="Calibri"/>
                  <w:color w:val="000000"/>
                  <w:sz w:val="22"/>
                </w:rPr>
                <w:t>NaiveBayesMultinomial</w:t>
              </w:r>
            </w:ins>
          </w:p>
        </w:tc>
      </w:tr>
      <w:tr w:rsidR="00A223C0" w:rsidRPr="002B28AD" w:rsidTr="00A223C0">
        <w:trPr>
          <w:trHeight w:val="300"/>
          <w:ins w:id="5002" w:author="Gabriel Correa" w:date="2015-08-25T14:29:00Z"/>
          <w:trPrChange w:id="5003"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5004"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5005" w:author="Gabriel Correa" w:date="2015-08-25T14:29:00Z"/>
                <w:rFonts w:eastAsia="Times New Roman" w:cs="Calibri"/>
                <w:color w:val="000000"/>
                <w:sz w:val="22"/>
              </w:rPr>
              <w:pPrChange w:id="5006" w:author="Gabriel Correa" w:date="2015-08-25T14:49:00Z">
                <w:pPr/>
              </w:pPrChange>
            </w:pPr>
            <w:ins w:id="5007"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5008"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5009" w:author="Gabriel Correa" w:date="2015-08-25T14:29:00Z"/>
                <w:rFonts w:eastAsia="Times New Roman" w:cs="Calibri"/>
                <w:i/>
                <w:color w:val="000000"/>
                <w:sz w:val="22"/>
              </w:rPr>
              <w:pPrChange w:id="5010" w:author="Gabriel Correa" w:date="2015-08-25T14:49:00Z">
                <w:pPr/>
              </w:pPrChange>
            </w:pPr>
            <w:ins w:id="5011" w:author="Gabriel Correa" w:date="2015-08-25T14:29:00Z">
              <w:r w:rsidRPr="002B28AD">
                <w:rPr>
                  <w:rFonts w:eastAsia="Times New Roman" w:cs="Calibri"/>
                  <w:i/>
                  <w:color w:val="000000"/>
                  <w:sz w:val="22"/>
                </w:rPr>
                <w:t>precision</w:t>
              </w:r>
            </w:ins>
          </w:p>
        </w:tc>
        <w:tc>
          <w:tcPr>
            <w:tcW w:w="992" w:type="dxa"/>
            <w:tcBorders>
              <w:top w:val="single" w:sz="12" w:space="0" w:color="auto"/>
              <w:bottom w:val="single" w:sz="12" w:space="0" w:color="000000" w:themeColor="text1"/>
            </w:tcBorders>
            <w:noWrap/>
            <w:hideMark/>
            <w:tcPrChange w:id="5012"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5013" w:author="Gabriel Correa" w:date="2015-08-25T14:29:00Z"/>
                <w:rFonts w:eastAsia="Times New Roman" w:cs="Calibri"/>
                <w:i/>
                <w:color w:val="000000"/>
                <w:sz w:val="22"/>
              </w:rPr>
              <w:pPrChange w:id="5014" w:author="Gabriel Correa" w:date="2015-08-25T14:49:00Z">
                <w:pPr/>
              </w:pPrChange>
            </w:pPr>
            <w:ins w:id="5015" w:author="Gabriel Correa" w:date="2015-08-25T14:29:00Z">
              <w:r w:rsidRPr="002B28AD">
                <w:rPr>
                  <w:rFonts w:eastAsia="Times New Roman" w:cs="Calibri"/>
                  <w:i/>
                  <w:color w:val="000000"/>
                  <w:sz w:val="22"/>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5016"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5017" w:author="Gabriel Correa" w:date="2015-08-25T14:29:00Z"/>
                <w:rFonts w:eastAsia="Times New Roman" w:cs="Calibri"/>
                <w:i/>
                <w:color w:val="000000"/>
                <w:sz w:val="22"/>
              </w:rPr>
              <w:pPrChange w:id="5018" w:author="Gabriel Correa" w:date="2015-08-25T14:49:00Z">
                <w:pPr/>
              </w:pPrChange>
            </w:pPr>
            <w:ins w:id="5019" w:author="Gabriel Correa" w:date="2015-08-25T14:29:00Z">
              <w:r w:rsidRPr="002B28AD">
                <w:rPr>
                  <w:rFonts w:eastAsia="Times New Roman" w:cs="Calibri"/>
                  <w:i/>
                  <w:color w:val="000000"/>
                  <w:sz w:val="22"/>
                </w:rPr>
                <w:t>F-Measure</w:t>
              </w:r>
            </w:ins>
          </w:p>
        </w:tc>
        <w:tc>
          <w:tcPr>
            <w:tcW w:w="1421" w:type="dxa"/>
            <w:gridSpan w:val="2"/>
            <w:tcBorders>
              <w:top w:val="single" w:sz="12" w:space="0" w:color="auto"/>
              <w:bottom w:val="single" w:sz="12" w:space="0" w:color="000000" w:themeColor="text1"/>
            </w:tcBorders>
            <w:tcPrChange w:id="5020"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5021" w:author="Gabriel Correa" w:date="2015-08-25T14:29:00Z"/>
                <w:rFonts w:eastAsia="Times New Roman" w:cs="Times New Roman"/>
                <w:sz w:val="22"/>
              </w:rPr>
              <w:pPrChange w:id="5022" w:author="Gabriel Correa" w:date="2015-08-25T14:49:00Z">
                <w:pPr/>
              </w:pPrChange>
            </w:pPr>
            <w:ins w:id="5023" w:author="Gabriel Correa" w:date="2015-08-25T14:29:00Z">
              <w:r w:rsidRPr="002B28AD">
                <w:rPr>
                  <w:rFonts w:cs="Calibri"/>
                  <w:color w:val="000000"/>
                  <w:sz w:val="22"/>
                </w:rPr>
                <w:t>precision</w:t>
              </w:r>
            </w:ins>
          </w:p>
        </w:tc>
        <w:tc>
          <w:tcPr>
            <w:tcW w:w="1134" w:type="dxa"/>
            <w:tcBorders>
              <w:top w:val="single" w:sz="12" w:space="0" w:color="auto"/>
              <w:bottom w:val="single" w:sz="12" w:space="0" w:color="000000" w:themeColor="text1"/>
            </w:tcBorders>
            <w:tcPrChange w:id="5024"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5025" w:author="Gabriel Correa" w:date="2015-08-25T14:29:00Z"/>
                <w:rFonts w:eastAsia="Times New Roman" w:cs="Times New Roman"/>
                <w:sz w:val="22"/>
              </w:rPr>
              <w:pPrChange w:id="5026" w:author="Gabriel Correa" w:date="2015-08-25T14:49:00Z">
                <w:pPr/>
              </w:pPrChange>
            </w:pPr>
            <w:ins w:id="5027" w:author="Gabriel Correa" w:date="2015-08-25T14:29:00Z">
              <w:r w:rsidRPr="002B28AD">
                <w:rPr>
                  <w:rFonts w:cs="Calibri"/>
                  <w:color w:val="000000"/>
                  <w:sz w:val="22"/>
                </w:rPr>
                <w:t>recall</w:t>
              </w:r>
            </w:ins>
          </w:p>
        </w:tc>
        <w:tc>
          <w:tcPr>
            <w:tcW w:w="1702" w:type="dxa"/>
            <w:gridSpan w:val="4"/>
            <w:tcBorders>
              <w:top w:val="single" w:sz="12" w:space="0" w:color="auto"/>
              <w:bottom w:val="single" w:sz="12" w:space="0" w:color="000000" w:themeColor="text1"/>
            </w:tcBorders>
            <w:tcPrChange w:id="5028"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5029" w:author="Gabriel Correa" w:date="2015-08-25T14:29:00Z"/>
                <w:rFonts w:eastAsia="Times New Roman" w:cs="Times New Roman"/>
                <w:sz w:val="22"/>
              </w:rPr>
              <w:pPrChange w:id="5030" w:author="Gabriel Correa" w:date="2015-08-25T14:49:00Z">
                <w:pPr/>
              </w:pPrChange>
            </w:pPr>
            <w:ins w:id="5031" w:author="Gabriel Correa" w:date="2015-08-25T14:29:00Z">
              <w:r w:rsidRPr="002B28AD">
                <w:rPr>
                  <w:rFonts w:cs="Calibri"/>
                  <w:color w:val="000000"/>
                  <w:sz w:val="22"/>
                </w:rPr>
                <w:t>F-Measure</w:t>
              </w:r>
            </w:ins>
          </w:p>
        </w:tc>
      </w:tr>
      <w:tr w:rsidR="00A223C0" w:rsidRPr="002B28AD" w:rsidTr="00A223C0">
        <w:trPr>
          <w:trHeight w:val="300"/>
          <w:ins w:id="5032"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5033" w:author="Gabriel Correa" w:date="2015-08-25T14:29:00Z"/>
                <w:rFonts w:eastAsia="Times New Roman" w:cs="Calibri"/>
                <w:color w:val="000000"/>
                <w:sz w:val="22"/>
              </w:rPr>
            </w:pPr>
            <w:ins w:id="5034"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5035" w:author="Gabriel Correa" w:date="2015-08-25T14:29:00Z"/>
                <w:rFonts w:eastAsia="Times New Roman" w:cs="Calibri"/>
                <w:color w:val="000000"/>
                <w:sz w:val="22"/>
              </w:rPr>
            </w:pPr>
            <w:ins w:id="5036"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5037" w:author="Gabriel Correa" w:date="2015-08-25T14:29:00Z"/>
                <w:rFonts w:eastAsia="Times New Roman" w:cs="Calibri"/>
                <w:color w:val="000000"/>
                <w:sz w:val="22"/>
              </w:rPr>
            </w:pPr>
            <w:ins w:id="5038"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5039" w:author="Gabriel Correa" w:date="2015-08-25T14:29:00Z"/>
                <w:rFonts w:eastAsia="Times New Roman" w:cs="Calibri"/>
                <w:color w:val="000000"/>
                <w:sz w:val="22"/>
              </w:rPr>
            </w:pPr>
            <w:ins w:id="5040"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5041" w:author="Gabriel Correa" w:date="2015-08-25T14:29:00Z"/>
                <w:rFonts w:eastAsia="Times New Roman" w:cs="Times New Roman"/>
                <w:sz w:val="22"/>
              </w:rPr>
              <w:pPrChange w:id="5042" w:author="Gabriel Correa" w:date="2015-08-25T14:49:00Z">
                <w:pPr/>
              </w:pPrChange>
            </w:pPr>
            <w:ins w:id="5043"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5044" w:author="Gabriel Correa" w:date="2015-08-25T14:29:00Z"/>
                <w:rFonts w:eastAsia="Times New Roman" w:cs="Times New Roman"/>
                <w:sz w:val="22"/>
              </w:rPr>
              <w:pPrChange w:id="5045" w:author="Gabriel Correa" w:date="2015-08-25T14:49:00Z">
                <w:pPr/>
              </w:pPrChange>
            </w:pPr>
            <w:ins w:id="5046"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5047" w:author="Gabriel Correa" w:date="2015-08-25T14:29:00Z"/>
                <w:rFonts w:eastAsia="Times New Roman" w:cs="Times New Roman"/>
                <w:sz w:val="22"/>
              </w:rPr>
              <w:pPrChange w:id="5048" w:author="Gabriel Correa" w:date="2015-08-25T14:49:00Z">
                <w:pPr/>
              </w:pPrChange>
            </w:pPr>
            <w:ins w:id="5049" w:author="Gabriel Correa" w:date="2015-08-25T14:35:00Z">
              <w:r>
                <w:rPr>
                  <w:rFonts w:ascii="Calibri" w:hAnsi="Calibri" w:cs="Calibri"/>
                  <w:color w:val="000000"/>
                  <w:sz w:val="22"/>
                </w:rPr>
                <w:t>0.74</w:t>
              </w:r>
            </w:ins>
          </w:p>
        </w:tc>
      </w:tr>
      <w:tr w:rsidR="00A223C0" w:rsidRPr="002B28AD" w:rsidTr="00A223C0">
        <w:trPr>
          <w:trHeight w:val="300"/>
          <w:ins w:id="5050"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51" w:author="Gabriel Correa" w:date="2015-08-25T14:29:00Z"/>
                <w:rFonts w:eastAsia="Times New Roman" w:cs="Calibri"/>
                <w:color w:val="000000"/>
                <w:sz w:val="22"/>
              </w:rPr>
            </w:pPr>
            <w:ins w:id="5052"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53" w:author="Gabriel Correa" w:date="2015-08-25T14:29:00Z"/>
                <w:rFonts w:eastAsia="Times New Roman" w:cs="Calibri"/>
                <w:color w:val="000000"/>
                <w:sz w:val="22"/>
              </w:rPr>
            </w:pPr>
            <w:ins w:id="5054"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5055" w:author="Gabriel Correa" w:date="2015-08-25T14:29:00Z"/>
                <w:rFonts w:eastAsia="Times New Roman" w:cs="Calibri"/>
                <w:color w:val="000000"/>
                <w:sz w:val="22"/>
              </w:rPr>
            </w:pPr>
            <w:ins w:id="5056"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57" w:author="Gabriel Correa" w:date="2015-08-25T14:29:00Z"/>
                <w:rFonts w:eastAsia="Times New Roman" w:cs="Calibri"/>
                <w:color w:val="000000"/>
                <w:sz w:val="22"/>
              </w:rPr>
            </w:pPr>
            <w:ins w:id="5058"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5059" w:author="Gabriel Correa" w:date="2015-08-25T14:29:00Z"/>
                <w:rFonts w:eastAsia="Times New Roman" w:cs="Times New Roman"/>
                <w:sz w:val="22"/>
              </w:rPr>
              <w:pPrChange w:id="5060" w:author="Gabriel Correa" w:date="2015-08-25T14:49:00Z">
                <w:pPr/>
              </w:pPrChange>
            </w:pPr>
            <w:ins w:id="5061"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5062" w:author="Gabriel Correa" w:date="2015-08-25T14:29:00Z"/>
                <w:rFonts w:eastAsia="Times New Roman" w:cs="Times New Roman"/>
                <w:sz w:val="22"/>
              </w:rPr>
              <w:pPrChange w:id="5063" w:author="Gabriel Correa" w:date="2015-08-25T14:49:00Z">
                <w:pPr/>
              </w:pPrChange>
            </w:pPr>
            <w:ins w:id="5064"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5065" w:author="Gabriel Correa" w:date="2015-08-25T14:29:00Z"/>
                <w:rFonts w:eastAsia="Times New Roman" w:cs="Times New Roman"/>
                <w:sz w:val="22"/>
              </w:rPr>
              <w:pPrChange w:id="5066" w:author="Gabriel Correa" w:date="2015-08-25T14:49:00Z">
                <w:pPr/>
              </w:pPrChange>
            </w:pPr>
            <w:ins w:id="5067" w:author="Gabriel Correa" w:date="2015-08-25T14:35:00Z">
              <w:r>
                <w:rPr>
                  <w:rFonts w:ascii="Calibri" w:hAnsi="Calibri" w:cs="Calibri"/>
                  <w:color w:val="000000"/>
                  <w:sz w:val="22"/>
                </w:rPr>
                <w:t>0.74</w:t>
              </w:r>
            </w:ins>
          </w:p>
        </w:tc>
      </w:tr>
      <w:tr w:rsidR="00A223C0" w:rsidRPr="002B28AD" w:rsidTr="00A223C0">
        <w:trPr>
          <w:trHeight w:val="300"/>
          <w:ins w:id="506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69" w:author="Gabriel Correa" w:date="2015-08-25T14:29:00Z"/>
                <w:rFonts w:eastAsia="Times New Roman" w:cs="Calibri"/>
                <w:color w:val="000000"/>
                <w:sz w:val="22"/>
              </w:rPr>
            </w:pPr>
            <w:ins w:id="5070"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71" w:author="Gabriel Correa" w:date="2015-08-25T14:29:00Z"/>
                <w:rFonts w:eastAsia="Times New Roman" w:cs="Calibri"/>
                <w:color w:val="000000"/>
                <w:sz w:val="22"/>
              </w:rPr>
            </w:pPr>
            <w:ins w:id="5072"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5073" w:author="Gabriel Correa" w:date="2015-08-25T14:29:00Z"/>
                <w:rFonts w:eastAsia="Times New Roman" w:cs="Calibri"/>
                <w:color w:val="000000"/>
                <w:sz w:val="22"/>
              </w:rPr>
            </w:pPr>
            <w:ins w:id="5074"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75" w:author="Gabriel Correa" w:date="2015-08-25T14:29:00Z"/>
                <w:rFonts w:eastAsia="Times New Roman" w:cs="Calibri"/>
                <w:color w:val="000000"/>
                <w:sz w:val="22"/>
              </w:rPr>
            </w:pPr>
            <w:ins w:id="5076"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5077" w:author="Gabriel Correa" w:date="2015-08-25T14:29:00Z"/>
                <w:rFonts w:eastAsia="Times New Roman" w:cs="Times New Roman"/>
                <w:sz w:val="22"/>
              </w:rPr>
              <w:pPrChange w:id="5078" w:author="Gabriel Correa" w:date="2015-08-25T14:49:00Z">
                <w:pPr/>
              </w:pPrChange>
            </w:pPr>
            <w:ins w:id="5079"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5080" w:author="Gabriel Correa" w:date="2015-08-25T14:29:00Z"/>
                <w:rFonts w:eastAsia="Times New Roman" w:cs="Times New Roman"/>
                <w:sz w:val="22"/>
              </w:rPr>
              <w:pPrChange w:id="5081" w:author="Gabriel Correa" w:date="2015-08-25T14:49:00Z">
                <w:pPr/>
              </w:pPrChange>
            </w:pPr>
            <w:ins w:id="5082"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5083" w:author="Gabriel Correa" w:date="2015-08-25T14:29:00Z"/>
                <w:rFonts w:eastAsia="Times New Roman" w:cs="Times New Roman"/>
                <w:sz w:val="22"/>
              </w:rPr>
              <w:pPrChange w:id="5084" w:author="Gabriel Correa" w:date="2015-08-25T14:49:00Z">
                <w:pPr/>
              </w:pPrChange>
            </w:pPr>
            <w:ins w:id="5085" w:author="Gabriel Correa" w:date="2015-08-25T14:35:00Z">
              <w:r>
                <w:rPr>
                  <w:rFonts w:ascii="Calibri" w:hAnsi="Calibri" w:cs="Calibri"/>
                  <w:color w:val="000000"/>
                  <w:sz w:val="22"/>
                </w:rPr>
                <w:t>0.67</w:t>
              </w:r>
            </w:ins>
          </w:p>
        </w:tc>
      </w:tr>
      <w:tr w:rsidR="00A223C0" w:rsidRPr="002B28AD" w:rsidTr="00A223C0">
        <w:trPr>
          <w:trHeight w:val="300"/>
          <w:ins w:id="5086"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87" w:author="Gabriel Correa" w:date="2015-08-25T14:29:00Z"/>
                <w:rFonts w:eastAsia="Times New Roman" w:cs="Calibri"/>
                <w:color w:val="000000"/>
                <w:sz w:val="22"/>
              </w:rPr>
            </w:pPr>
            <w:ins w:id="5088"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89" w:author="Gabriel Correa" w:date="2015-08-25T14:29:00Z"/>
                <w:rFonts w:eastAsia="Times New Roman" w:cs="Calibri"/>
                <w:color w:val="000000"/>
                <w:sz w:val="22"/>
              </w:rPr>
            </w:pPr>
            <w:ins w:id="5090"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5091" w:author="Gabriel Correa" w:date="2015-08-25T14:29:00Z"/>
                <w:rFonts w:eastAsia="Times New Roman" w:cs="Calibri"/>
                <w:color w:val="000000"/>
                <w:sz w:val="22"/>
              </w:rPr>
            </w:pPr>
            <w:ins w:id="5092"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93" w:author="Gabriel Correa" w:date="2015-08-25T14:29:00Z"/>
                <w:rFonts w:eastAsia="Times New Roman" w:cs="Calibri"/>
                <w:color w:val="000000"/>
                <w:sz w:val="22"/>
              </w:rPr>
            </w:pPr>
            <w:ins w:id="5094"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5095" w:author="Gabriel Correa" w:date="2015-08-25T14:29:00Z"/>
                <w:rFonts w:eastAsia="Times New Roman" w:cs="Times New Roman"/>
                <w:sz w:val="22"/>
              </w:rPr>
              <w:pPrChange w:id="5096" w:author="Gabriel Correa" w:date="2015-08-25T14:49:00Z">
                <w:pPr/>
              </w:pPrChange>
            </w:pPr>
            <w:ins w:id="5097"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5098" w:author="Gabriel Correa" w:date="2015-08-25T14:29:00Z"/>
                <w:rFonts w:eastAsia="Times New Roman" w:cs="Times New Roman"/>
                <w:sz w:val="22"/>
              </w:rPr>
              <w:pPrChange w:id="5099" w:author="Gabriel Correa" w:date="2015-08-25T14:49:00Z">
                <w:pPr/>
              </w:pPrChange>
            </w:pPr>
            <w:ins w:id="5100"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5101" w:author="Gabriel Correa" w:date="2015-08-25T14:29:00Z"/>
                <w:rFonts w:eastAsia="Times New Roman" w:cs="Times New Roman"/>
                <w:sz w:val="22"/>
              </w:rPr>
              <w:pPrChange w:id="5102" w:author="Gabriel Correa" w:date="2015-08-25T14:49:00Z">
                <w:pPr/>
              </w:pPrChange>
            </w:pPr>
            <w:ins w:id="5103" w:author="Gabriel Correa" w:date="2015-08-25T14:35:00Z">
              <w:r>
                <w:rPr>
                  <w:rFonts w:ascii="Calibri" w:hAnsi="Calibri" w:cs="Calibri"/>
                  <w:color w:val="000000"/>
                  <w:sz w:val="22"/>
                </w:rPr>
                <w:t>0.62</w:t>
              </w:r>
            </w:ins>
          </w:p>
        </w:tc>
      </w:tr>
      <w:tr w:rsidR="00A223C0" w:rsidRPr="002B28AD" w:rsidTr="00A223C0">
        <w:trPr>
          <w:trHeight w:val="300"/>
          <w:ins w:id="510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105" w:author="Gabriel Correa" w:date="2015-08-25T14:29:00Z"/>
                <w:rFonts w:eastAsia="Times New Roman" w:cs="Calibri"/>
                <w:color w:val="000000"/>
                <w:sz w:val="22"/>
              </w:rPr>
            </w:pPr>
            <w:ins w:id="5106"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107" w:author="Gabriel Correa" w:date="2015-08-25T14:29:00Z"/>
                <w:rFonts w:eastAsia="Times New Roman" w:cs="Calibri"/>
                <w:color w:val="000000"/>
                <w:sz w:val="22"/>
              </w:rPr>
            </w:pPr>
            <w:ins w:id="5108"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5109" w:author="Gabriel Correa" w:date="2015-08-25T14:29:00Z"/>
                <w:rFonts w:eastAsia="Times New Roman" w:cs="Calibri"/>
                <w:color w:val="000000"/>
                <w:sz w:val="22"/>
              </w:rPr>
            </w:pPr>
            <w:ins w:id="5110"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11" w:author="Gabriel Correa" w:date="2015-08-25T14:29:00Z"/>
                <w:rFonts w:eastAsia="Times New Roman" w:cs="Calibri"/>
                <w:color w:val="000000"/>
                <w:sz w:val="22"/>
              </w:rPr>
            </w:pPr>
            <w:ins w:id="5112"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5113" w:author="Gabriel Correa" w:date="2015-08-25T14:29:00Z"/>
                <w:rFonts w:eastAsia="Times New Roman" w:cs="Times New Roman"/>
                <w:sz w:val="22"/>
              </w:rPr>
              <w:pPrChange w:id="5114" w:author="Gabriel Correa" w:date="2015-08-25T14:49:00Z">
                <w:pPr/>
              </w:pPrChange>
            </w:pPr>
            <w:ins w:id="5115"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5116" w:author="Gabriel Correa" w:date="2015-08-25T14:29:00Z"/>
                <w:rFonts w:eastAsia="Times New Roman" w:cs="Times New Roman"/>
                <w:sz w:val="22"/>
              </w:rPr>
              <w:pPrChange w:id="5117" w:author="Gabriel Correa" w:date="2015-08-25T14:49:00Z">
                <w:pPr/>
              </w:pPrChange>
            </w:pPr>
            <w:ins w:id="5118"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5119" w:author="Gabriel Correa" w:date="2015-08-25T14:29:00Z"/>
                <w:rFonts w:eastAsia="Times New Roman" w:cs="Times New Roman"/>
                <w:sz w:val="22"/>
              </w:rPr>
              <w:pPrChange w:id="5120" w:author="Gabriel Correa" w:date="2015-08-25T14:49:00Z">
                <w:pPr/>
              </w:pPrChange>
            </w:pPr>
            <w:ins w:id="5121" w:author="Gabriel Correa" w:date="2015-08-25T14:35:00Z">
              <w:r>
                <w:rPr>
                  <w:rFonts w:ascii="Calibri" w:hAnsi="Calibri" w:cs="Calibri"/>
                  <w:color w:val="000000"/>
                  <w:sz w:val="22"/>
                </w:rPr>
                <w:t>0.59</w:t>
              </w:r>
            </w:ins>
          </w:p>
        </w:tc>
      </w:tr>
      <w:tr w:rsidR="00A223C0" w:rsidRPr="002B28AD" w:rsidTr="00A223C0">
        <w:trPr>
          <w:trHeight w:val="300"/>
          <w:ins w:id="5122"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123" w:author="Gabriel Correa" w:date="2015-08-25T14:29:00Z"/>
                <w:rFonts w:eastAsia="Times New Roman" w:cs="Calibri"/>
                <w:color w:val="000000"/>
                <w:sz w:val="22"/>
              </w:rPr>
            </w:pPr>
            <w:ins w:id="5124"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125" w:author="Gabriel Correa" w:date="2015-08-25T14:29:00Z"/>
                <w:rFonts w:eastAsia="Times New Roman" w:cs="Calibri"/>
                <w:color w:val="000000"/>
                <w:sz w:val="22"/>
              </w:rPr>
            </w:pPr>
            <w:ins w:id="5126"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5127" w:author="Gabriel Correa" w:date="2015-08-25T14:29:00Z"/>
                <w:rFonts w:eastAsia="Times New Roman" w:cs="Calibri"/>
                <w:color w:val="000000"/>
                <w:sz w:val="22"/>
              </w:rPr>
            </w:pPr>
            <w:ins w:id="5128"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29" w:author="Gabriel Correa" w:date="2015-08-25T14:29:00Z"/>
                <w:rFonts w:eastAsia="Times New Roman" w:cs="Calibri"/>
                <w:color w:val="000000"/>
                <w:sz w:val="22"/>
              </w:rPr>
            </w:pPr>
            <w:ins w:id="5130"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5131" w:author="Gabriel Correa" w:date="2015-08-25T14:29:00Z"/>
                <w:rFonts w:eastAsia="Times New Roman" w:cs="Times New Roman"/>
                <w:sz w:val="22"/>
              </w:rPr>
              <w:pPrChange w:id="5132" w:author="Gabriel Correa" w:date="2015-08-25T14:49:00Z">
                <w:pPr/>
              </w:pPrChange>
            </w:pPr>
            <w:ins w:id="5133"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5134" w:author="Gabriel Correa" w:date="2015-08-25T14:29:00Z"/>
                <w:rFonts w:eastAsia="Times New Roman" w:cs="Times New Roman"/>
                <w:sz w:val="22"/>
              </w:rPr>
              <w:pPrChange w:id="5135" w:author="Gabriel Correa" w:date="2015-08-25T14:49:00Z">
                <w:pPr/>
              </w:pPrChange>
            </w:pPr>
            <w:ins w:id="5136"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5137" w:author="Gabriel Correa" w:date="2015-08-25T14:29:00Z"/>
                <w:rFonts w:eastAsia="Times New Roman" w:cs="Times New Roman"/>
                <w:sz w:val="22"/>
              </w:rPr>
              <w:pPrChange w:id="5138" w:author="Gabriel Correa" w:date="2015-08-25T14:49:00Z">
                <w:pPr/>
              </w:pPrChange>
            </w:pPr>
            <w:ins w:id="5139" w:author="Gabriel Correa" w:date="2015-08-25T14:35:00Z">
              <w:r>
                <w:rPr>
                  <w:rFonts w:ascii="Calibri" w:hAnsi="Calibri" w:cs="Calibri"/>
                  <w:color w:val="000000"/>
                  <w:sz w:val="22"/>
                </w:rPr>
                <w:t>0.57</w:t>
              </w:r>
            </w:ins>
          </w:p>
        </w:tc>
      </w:tr>
      <w:tr w:rsidR="00A223C0" w:rsidRPr="002B28AD" w:rsidTr="006C2C10">
        <w:tblPrEx>
          <w:tblPrExChange w:id="5140" w:author="Gabriel Correa" w:date="2015-08-25T14:52:00Z">
            <w:tblPrEx>
              <w:tblW w:w="9043" w:type="dxa"/>
            </w:tblPrEx>
          </w:tblPrExChange>
        </w:tblPrEx>
        <w:trPr>
          <w:trHeight w:val="300"/>
          <w:ins w:id="5141" w:author="Gabriel Correa" w:date="2015-08-25T14:29:00Z"/>
          <w:trPrChange w:id="5142" w:author="Gabriel Correa" w:date="2015-08-25T14:52:00Z">
            <w:trPr>
              <w:trHeight w:val="300"/>
            </w:trPr>
          </w:trPrChange>
        </w:trPr>
        <w:tc>
          <w:tcPr>
            <w:tcW w:w="1098" w:type="dxa"/>
            <w:gridSpan w:val="3"/>
            <w:tcBorders>
              <w:right w:val="dotDash" w:sz="4" w:space="0" w:color="A6A6A6" w:themeColor="background1" w:themeShade="A6"/>
            </w:tcBorders>
            <w:noWrap/>
            <w:hideMark/>
            <w:tcPrChange w:id="5143"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5144" w:author="Gabriel Correa" w:date="2015-08-25T14:29:00Z"/>
                <w:rFonts w:eastAsia="Times New Roman" w:cs="Calibri"/>
                <w:color w:val="000000"/>
                <w:sz w:val="22"/>
              </w:rPr>
            </w:pPr>
            <w:ins w:id="5145"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5146"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5147" w:author="Gabriel Correa" w:date="2015-08-25T14:29:00Z"/>
                <w:rFonts w:eastAsia="Times New Roman" w:cs="Calibri"/>
                <w:color w:val="000000"/>
                <w:sz w:val="22"/>
              </w:rPr>
            </w:pPr>
            <w:ins w:id="5148"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5149" w:author="Gabriel Correa" w:date="2015-08-25T14:52:00Z">
              <w:tcPr>
                <w:tcW w:w="992" w:type="dxa"/>
                <w:gridSpan w:val="3"/>
                <w:noWrap/>
                <w:vAlign w:val="bottom"/>
                <w:hideMark/>
              </w:tcPr>
            </w:tcPrChange>
          </w:tcPr>
          <w:p w:rsidR="00C70510" w:rsidRPr="002B28AD" w:rsidRDefault="00C70510">
            <w:pPr>
              <w:jc w:val="right"/>
              <w:rPr>
                <w:ins w:id="5150" w:author="Gabriel Correa" w:date="2015-08-25T14:29:00Z"/>
                <w:rFonts w:eastAsia="Times New Roman" w:cs="Calibri"/>
                <w:color w:val="000000"/>
                <w:sz w:val="22"/>
              </w:rPr>
            </w:pPr>
            <w:ins w:id="5151"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5152"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5153" w:author="Gabriel Correa" w:date="2015-08-25T14:29:00Z"/>
                <w:rFonts w:eastAsia="Times New Roman" w:cs="Calibri"/>
                <w:color w:val="000000"/>
                <w:sz w:val="22"/>
              </w:rPr>
            </w:pPr>
            <w:ins w:id="5154" w:author="Gabriel Correa" w:date="2015-08-25T14:35:00Z">
              <w:r>
                <w:rPr>
                  <w:rFonts w:ascii="Calibri" w:hAnsi="Calibri" w:cs="Calibri"/>
                  <w:color w:val="000000"/>
                  <w:sz w:val="22"/>
                </w:rPr>
                <w:t>0.71</w:t>
              </w:r>
            </w:ins>
          </w:p>
        </w:tc>
        <w:tc>
          <w:tcPr>
            <w:tcW w:w="1421" w:type="dxa"/>
            <w:gridSpan w:val="2"/>
            <w:vAlign w:val="bottom"/>
            <w:tcPrChange w:id="5155" w:author="Gabriel Correa" w:date="2015-08-25T14:52:00Z">
              <w:tcPr>
                <w:tcW w:w="1421" w:type="dxa"/>
                <w:gridSpan w:val="6"/>
                <w:vAlign w:val="bottom"/>
              </w:tcPr>
            </w:tcPrChange>
          </w:tcPr>
          <w:p w:rsidR="00C70510" w:rsidRPr="002B28AD" w:rsidRDefault="00C70510">
            <w:pPr>
              <w:jc w:val="right"/>
              <w:rPr>
                <w:ins w:id="5156" w:author="Gabriel Correa" w:date="2015-08-25T14:29:00Z"/>
                <w:rFonts w:eastAsia="Times New Roman" w:cs="Times New Roman"/>
                <w:sz w:val="22"/>
              </w:rPr>
              <w:pPrChange w:id="5157" w:author="Gabriel Correa" w:date="2015-08-25T14:49:00Z">
                <w:pPr/>
              </w:pPrChange>
            </w:pPr>
            <w:ins w:id="5158" w:author="Gabriel Correa" w:date="2015-08-25T14:35:00Z">
              <w:r>
                <w:rPr>
                  <w:rFonts w:ascii="Calibri" w:hAnsi="Calibri" w:cs="Calibri"/>
                  <w:color w:val="000000"/>
                  <w:sz w:val="22"/>
                </w:rPr>
                <w:t>0.41</w:t>
              </w:r>
            </w:ins>
          </w:p>
        </w:tc>
        <w:tc>
          <w:tcPr>
            <w:tcW w:w="1134" w:type="dxa"/>
            <w:vAlign w:val="bottom"/>
            <w:tcPrChange w:id="5159" w:author="Gabriel Correa" w:date="2015-08-25T14:52:00Z">
              <w:tcPr>
                <w:tcW w:w="1134" w:type="dxa"/>
                <w:gridSpan w:val="5"/>
                <w:vAlign w:val="bottom"/>
              </w:tcPr>
            </w:tcPrChange>
          </w:tcPr>
          <w:p w:rsidR="00C70510" w:rsidRPr="002B28AD" w:rsidRDefault="00C70510">
            <w:pPr>
              <w:jc w:val="right"/>
              <w:rPr>
                <w:ins w:id="5160" w:author="Gabriel Correa" w:date="2015-08-25T14:29:00Z"/>
                <w:rFonts w:eastAsia="Times New Roman" w:cs="Times New Roman"/>
                <w:sz w:val="22"/>
              </w:rPr>
              <w:pPrChange w:id="5161" w:author="Gabriel Correa" w:date="2015-08-25T14:49:00Z">
                <w:pPr/>
              </w:pPrChange>
            </w:pPr>
            <w:ins w:id="5162" w:author="Gabriel Correa" w:date="2015-08-25T14:35:00Z">
              <w:r>
                <w:rPr>
                  <w:rFonts w:ascii="Calibri" w:hAnsi="Calibri" w:cs="Calibri"/>
                  <w:color w:val="000000"/>
                  <w:sz w:val="22"/>
                </w:rPr>
                <w:t>0.81</w:t>
              </w:r>
            </w:ins>
          </w:p>
        </w:tc>
        <w:tc>
          <w:tcPr>
            <w:tcW w:w="1702" w:type="dxa"/>
            <w:gridSpan w:val="4"/>
            <w:vAlign w:val="bottom"/>
            <w:tcPrChange w:id="5163" w:author="Gabriel Correa" w:date="2015-08-25T14:52:00Z">
              <w:tcPr>
                <w:tcW w:w="1702" w:type="dxa"/>
                <w:gridSpan w:val="9"/>
                <w:vAlign w:val="bottom"/>
              </w:tcPr>
            </w:tcPrChange>
          </w:tcPr>
          <w:p w:rsidR="00C70510" w:rsidRPr="002B28AD" w:rsidRDefault="00C70510">
            <w:pPr>
              <w:jc w:val="right"/>
              <w:rPr>
                <w:ins w:id="5164" w:author="Gabriel Correa" w:date="2015-08-25T14:29:00Z"/>
                <w:rFonts w:eastAsia="Times New Roman" w:cs="Times New Roman"/>
                <w:sz w:val="22"/>
              </w:rPr>
              <w:pPrChange w:id="5165" w:author="Gabriel Correa" w:date="2015-08-25T14:49:00Z">
                <w:pPr/>
              </w:pPrChange>
            </w:pPr>
            <w:ins w:id="5166" w:author="Gabriel Correa" w:date="2015-08-25T14:35:00Z">
              <w:r>
                <w:rPr>
                  <w:rFonts w:ascii="Calibri" w:hAnsi="Calibri" w:cs="Calibri"/>
                  <w:color w:val="000000"/>
                  <w:sz w:val="22"/>
                </w:rPr>
                <w:t>0.55</w:t>
              </w:r>
            </w:ins>
          </w:p>
        </w:tc>
      </w:tr>
      <w:tr w:rsidR="00A223C0" w:rsidRPr="002B28AD" w:rsidTr="00A223C0">
        <w:trPr>
          <w:trHeight w:val="300"/>
          <w:ins w:id="516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168" w:author="Gabriel Correa" w:date="2015-08-25T14:29:00Z"/>
                <w:rFonts w:eastAsia="Times New Roman" w:cs="Calibri"/>
                <w:color w:val="000000"/>
                <w:sz w:val="22"/>
              </w:rPr>
            </w:pPr>
            <w:ins w:id="5169"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170" w:author="Gabriel Correa" w:date="2015-08-25T14:29:00Z"/>
                <w:rFonts w:eastAsia="Times New Roman" w:cs="Calibri"/>
                <w:color w:val="000000"/>
                <w:sz w:val="22"/>
              </w:rPr>
            </w:pPr>
            <w:ins w:id="5171"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5172" w:author="Gabriel Correa" w:date="2015-08-25T14:29:00Z"/>
                <w:rFonts w:eastAsia="Times New Roman" w:cs="Calibri"/>
                <w:color w:val="000000"/>
                <w:sz w:val="22"/>
              </w:rPr>
            </w:pPr>
            <w:ins w:id="5173"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74" w:author="Gabriel Correa" w:date="2015-08-25T14:29:00Z"/>
                <w:rFonts w:eastAsia="Times New Roman" w:cs="Calibri"/>
                <w:color w:val="000000"/>
                <w:sz w:val="22"/>
              </w:rPr>
            </w:pPr>
            <w:ins w:id="5175"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5176" w:author="Gabriel Correa" w:date="2015-08-25T14:29:00Z"/>
                <w:rFonts w:eastAsia="Times New Roman" w:cs="Times New Roman"/>
                <w:sz w:val="22"/>
              </w:rPr>
              <w:pPrChange w:id="5177" w:author="Gabriel Correa" w:date="2015-08-25T14:49:00Z">
                <w:pPr/>
              </w:pPrChange>
            </w:pPr>
            <w:ins w:id="5178"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5179" w:author="Gabriel Correa" w:date="2015-08-25T14:29:00Z"/>
                <w:rFonts w:eastAsia="Times New Roman" w:cs="Times New Roman"/>
                <w:sz w:val="22"/>
              </w:rPr>
              <w:pPrChange w:id="5180" w:author="Gabriel Correa" w:date="2015-08-25T14:49:00Z">
                <w:pPr/>
              </w:pPrChange>
            </w:pPr>
            <w:ins w:id="5181"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5182" w:author="Gabriel Correa" w:date="2015-08-25T14:29:00Z"/>
                <w:rFonts w:eastAsia="Times New Roman" w:cs="Times New Roman"/>
                <w:sz w:val="22"/>
              </w:rPr>
              <w:pPrChange w:id="5183" w:author="Gabriel Correa" w:date="2015-08-25T14:49:00Z">
                <w:pPr/>
              </w:pPrChange>
            </w:pPr>
            <w:ins w:id="5184" w:author="Gabriel Correa" w:date="2015-08-25T14:35:00Z">
              <w:r>
                <w:rPr>
                  <w:rFonts w:ascii="Calibri" w:hAnsi="Calibri" w:cs="Calibri"/>
                  <w:color w:val="000000"/>
                  <w:sz w:val="22"/>
                </w:rPr>
                <w:t>0.53</w:t>
              </w:r>
            </w:ins>
          </w:p>
        </w:tc>
      </w:tr>
      <w:tr w:rsidR="00A223C0" w:rsidRPr="002B28AD" w:rsidTr="00A223C0">
        <w:trPr>
          <w:trHeight w:val="300"/>
          <w:ins w:id="518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186" w:author="Gabriel Correa" w:date="2015-08-25T14:29:00Z"/>
                <w:rFonts w:eastAsia="Times New Roman" w:cs="Calibri"/>
                <w:color w:val="000000"/>
                <w:sz w:val="22"/>
              </w:rPr>
            </w:pPr>
            <w:ins w:id="5187"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188" w:author="Gabriel Correa" w:date="2015-08-25T14:29:00Z"/>
                <w:rFonts w:eastAsia="Times New Roman" w:cs="Calibri"/>
                <w:color w:val="000000"/>
                <w:sz w:val="22"/>
              </w:rPr>
            </w:pPr>
            <w:ins w:id="5189"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5190" w:author="Gabriel Correa" w:date="2015-08-25T14:29:00Z"/>
                <w:rFonts w:eastAsia="Times New Roman" w:cs="Calibri"/>
                <w:color w:val="000000"/>
                <w:sz w:val="22"/>
              </w:rPr>
            </w:pPr>
            <w:ins w:id="5191"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92" w:author="Gabriel Correa" w:date="2015-08-25T14:29:00Z"/>
                <w:rFonts w:eastAsia="Times New Roman" w:cs="Calibri"/>
                <w:color w:val="000000"/>
                <w:sz w:val="22"/>
              </w:rPr>
            </w:pPr>
            <w:ins w:id="5193"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5194" w:author="Gabriel Correa" w:date="2015-08-25T14:29:00Z"/>
                <w:rFonts w:eastAsia="Times New Roman" w:cs="Times New Roman"/>
                <w:sz w:val="22"/>
              </w:rPr>
              <w:pPrChange w:id="5195" w:author="Gabriel Correa" w:date="2015-08-25T14:49:00Z">
                <w:pPr/>
              </w:pPrChange>
            </w:pPr>
            <w:ins w:id="5196"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5197" w:author="Gabriel Correa" w:date="2015-08-25T14:29:00Z"/>
                <w:rFonts w:eastAsia="Times New Roman" w:cs="Times New Roman"/>
                <w:sz w:val="22"/>
              </w:rPr>
              <w:pPrChange w:id="5198" w:author="Gabriel Correa" w:date="2015-08-25T14:49:00Z">
                <w:pPr/>
              </w:pPrChange>
            </w:pPr>
            <w:ins w:id="5199"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5200" w:author="Gabriel Correa" w:date="2015-08-25T14:29:00Z"/>
                <w:rFonts w:eastAsia="Times New Roman" w:cs="Times New Roman"/>
                <w:sz w:val="22"/>
              </w:rPr>
              <w:pPrChange w:id="5201" w:author="Gabriel Correa" w:date="2015-08-25T14:49:00Z">
                <w:pPr/>
              </w:pPrChange>
            </w:pPr>
            <w:ins w:id="5202" w:author="Gabriel Correa" w:date="2015-08-25T14:35:00Z">
              <w:r>
                <w:rPr>
                  <w:rFonts w:ascii="Calibri" w:hAnsi="Calibri" w:cs="Calibri"/>
                  <w:color w:val="000000"/>
                  <w:sz w:val="22"/>
                </w:rPr>
                <w:t>0.52</w:t>
              </w:r>
            </w:ins>
          </w:p>
        </w:tc>
      </w:tr>
      <w:tr w:rsidR="00A223C0" w:rsidRPr="002B28AD" w:rsidTr="00A223C0">
        <w:trPr>
          <w:trHeight w:val="300"/>
          <w:ins w:id="520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204" w:author="Gabriel Correa" w:date="2015-08-25T14:29:00Z"/>
                <w:rFonts w:eastAsia="Times New Roman" w:cs="Calibri"/>
                <w:color w:val="000000"/>
                <w:sz w:val="22"/>
              </w:rPr>
            </w:pPr>
            <w:ins w:id="5205"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206" w:author="Gabriel Correa" w:date="2015-08-25T14:29:00Z"/>
                <w:rFonts w:eastAsia="Times New Roman" w:cs="Calibri"/>
                <w:color w:val="000000"/>
                <w:sz w:val="22"/>
              </w:rPr>
            </w:pPr>
            <w:ins w:id="5207"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5208" w:author="Gabriel Correa" w:date="2015-08-25T14:29:00Z"/>
                <w:rFonts w:eastAsia="Times New Roman" w:cs="Calibri"/>
                <w:color w:val="000000"/>
                <w:sz w:val="22"/>
              </w:rPr>
            </w:pPr>
            <w:ins w:id="5209"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210" w:author="Gabriel Correa" w:date="2015-08-25T14:29:00Z"/>
                <w:rFonts w:eastAsia="Times New Roman" w:cs="Calibri"/>
                <w:color w:val="000000"/>
                <w:sz w:val="22"/>
              </w:rPr>
            </w:pPr>
            <w:ins w:id="5211"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5212" w:author="Gabriel Correa" w:date="2015-08-25T14:29:00Z"/>
                <w:rFonts w:eastAsia="Times New Roman" w:cs="Times New Roman"/>
                <w:sz w:val="22"/>
              </w:rPr>
              <w:pPrChange w:id="5213" w:author="Gabriel Correa" w:date="2015-08-25T14:49:00Z">
                <w:pPr/>
              </w:pPrChange>
            </w:pPr>
            <w:ins w:id="5214"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5215" w:author="Gabriel Correa" w:date="2015-08-25T14:29:00Z"/>
                <w:rFonts w:eastAsia="Times New Roman" w:cs="Times New Roman"/>
                <w:sz w:val="22"/>
              </w:rPr>
              <w:pPrChange w:id="5216" w:author="Gabriel Correa" w:date="2015-08-25T14:49:00Z">
                <w:pPr/>
              </w:pPrChange>
            </w:pPr>
            <w:ins w:id="5217"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5218" w:author="Gabriel Correa" w:date="2015-08-25T14:29:00Z"/>
                <w:rFonts w:eastAsia="Times New Roman" w:cs="Times New Roman"/>
                <w:sz w:val="22"/>
              </w:rPr>
              <w:pPrChange w:id="5219" w:author="Gabriel Correa" w:date="2015-08-25T14:49:00Z">
                <w:pPr/>
              </w:pPrChange>
            </w:pPr>
            <w:ins w:id="5220" w:author="Gabriel Correa" w:date="2015-08-25T14:35:00Z">
              <w:r>
                <w:rPr>
                  <w:rFonts w:ascii="Calibri" w:hAnsi="Calibri" w:cs="Calibri"/>
                  <w:color w:val="000000"/>
                  <w:sz w:val="22"/>
                </w:rPr>
                <w:t>0.51</w:t>
              </w:r>
            </w:ins>
          </w:p>
        </w:tc>
      </w:tr>
      <w:tr w:rsidR="00A223C0" w:rsidRPr="002B28AD" w:rsidTr="00A223C0">
        <w:trPr>
          <w:trHeight w:val="300"/>
          <w:ins w:id="5221" w:author="Gabriel Correa" w:date="2015-08-25T14:29:00Z"/>
          <w:trPrChange w:id="5222"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5223"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5224" w:author="Gabriel Correa" w:date="2015-08-25T14:29:00Z"/>
                <w:rFonts w:eastAsia="Times New Roman" w:cs="Calibri"/>
                <w:color w:val="000000"/>
                <w:sz w:val="22"/>
              </w:rPr>
            </w:pPr>
            <w:ins w:id="5225"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5226"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5227" w:author="Gabriel Correa" w:date="2015-08-25T14:29:00Z"/>
                <w:rFonts w:eastAsia="Times New Roman" w:cs="Calibri"/>
                <w:color w:val="000000"/>
                <w:sz w:val="22"/>
              </w:rPr>
            </w:pPr>
            <w:ins w:id="5228" w:author="Gabriel Correa" w:date="2015-08-25T14:35:00Z">
              <w:r>
                <w:rPr>
                  <w:rFonts w:ascii="Calibri" w:hAnsi="Calibri" w:cs="Calibri"/>
                  <w:color w:val="000000"/>
                  <w:sz w:val="22"/>
                </w:rPr>
                <w:t>0.52</w:t>
              </w:r>
            </w:ins>
          </w:p>
        </w:tc>
        <w:tc>
          <w:tcPr>
            <w:tcW w:w="992" w:type="dxa"/>
            <w:tcBorders>
              <w:bottom w:val="nil"/>
            </w:tcBorders>
            <w:noWrap/>
            <w:vAlign w:val="bottom"/>
            <w:hideMark/>
            <w:tcPrChange w:id="5229" w:author="Gabriel Correa" w:date="2015-08-25T14:50:00Z">
              <w:tcPr>
                <w:tcW w:w="1090" w:type="dxa"/>
                <w:gridSpan w:val="7"/>
                <w:tcBorders>
                  <w:bottom w:val="nil"/>
                </w:tcBorders>
                <w:noWrap/>
                <w:vAlign w:val="bottom"/>
                <w:hideMark/>
              </w:tcPr>
            </w:tcPrChange>
          </w:tcPr>
          <w:p w:rsidR="00C70510" w:rsidRPr="002B28AD" w:rsidRDefault="00C70510">
            <w:pPr>
              <w:jc w:val="right"/>
              <w:rPr>
                <w:ins w:id="5230" w:author="Gabriel Correa" w:date="2015-08-25T14:29:00Z"/>
                <w:rFonts w:eastAsia="Times New Roman" w:cs="Calibri"/>
                <w:color w:val="000000"/>
                <w:sz w:val="22"/>
              </w:rPr>
            </w:pPr>
            <w:ins w:id="5231"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5232"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5233" w:author="Gabriel Correa" w:date="2015-08-25T14:29:00Z"/>
                <w:rFonts w:eastAsia="Times New Roman" w:cs="Calibri"/>
                <w:color w:val="000000"/>
                <w:sz w:val="22"/>
              </w:rPr>
            </w:pPr>
            <w:ins w:id="5234" w:author="Gabriel Correa" w:date="2015-08-25T14:35:00Z">
              <w:r>
                <w:rPr>
                  <w:rFonts w:ascii="Calibri" w:hAnsi="Calibri" w:cs="Calibri"/>
                  <w:color w:val="000000"/>
                  <w:sz w:val="22"/>
                </w:rPr>
                <w:t>0.68</w:t>
              </w:r>
            </w:ins>
          </w:p>
        </w:tc>
        <w:tc>
          <w:tcPr>
            <w:tcW w:w="1421" w:type="dxa"/>
            <w:gridSpan w:val="2"/>
            <w:vAlign w:val="bottom"/>
            <w:tcPrChange w:id="5235" w:author="Gabriel Correa" w:date="2015-08-25T14:50:00Z">
              <w:tcPr>
                <w:tcW w:w="1422" w:type="dxa"/>
                <w:gridSpan w:val="4"/>
                <w:vAlign w:val="bottom"/>
              </w:tcPr>
            </w:tcPrChange>
          </w:tcPr>
          <w:p w:rsidR="00C70510" w:rsidRPr="002B28AD" w:rsidRDefault="00C70510">
            <w:pPr>
              <w:jc w:val="right"/>
              <w:rPr>
                <w:ins w:id="5236" w:author="Gabriel Correa" w:date="2015-08-25T14:29:00Z"/>
                <w:rFonts w:eastAsia="Times New Roman" w:cs="Times New Roman"/>
                <w:sz w:val="22"/>
              </w:rPr>
              <w:pPrChange w:id="5237" w:author="Gabriel Correa" w:date="2015-08-25T14:49:00Z">
                <w:pPr/>
              </w:pPrChange>
            </w:pPr>
            <w:ins w:id="5238" w:author="Gabriel Correa" w:date="2015-08-25T14:35:00Z">
              <w:r>
                <w:rPr>
                  <w:rFonts w:ascii="Calibri" w:hAnsi="Calibri" w:cs="Calibri"/>
                  <w:color w:val="000000"/>
                  <w:sz w:val="22"/>
                </w:rPr>
                <w:t>0.35</w:t>
              </w:r>
            </w:ins>
          </w:p>
        </w:tc>
        <w:tc>
          <w:tcPr>
            <w:tcW w:w="1134" w:type="dxa"/>
            <w:vAlign w:val="bottom"/>
            <w:tcPrChange w:id="5239" w:author="Gabriel Correa" w:date="2015-08-25T14:50:00Z">
              <w:tcPr>
                <w:tcW w:w="1134" w:type="dxa"/>
                <w:gridSpan w:val="5"/>
                <w:vAlign w:val="bottom"/>
              </w:tcPr>
            </w:tcPrChange>
          </w:tcPr>
          <w:p w:rsidR="00C70510" w:rsidRPr="002B28AD" w:rsidRDefault="00C70510">
            <w:pPr>
              <w:jc w:val="right"/>
              <w:rPr>
                <w:ins w:id="5240" w:author="Gabriel Correa" w:date="2015-08-25T14:29:00Z"/>
                <w:rFonts w:eastAsia="Times New Roman" w:cs="Times New Roman"/>
                <w:sz w:val="22"/>
              </w:rPr>
              <w:pPrChange w:id="5241" w:author="Gabriel Correa" w:date="2015-08-25T14:49:00Z">
                <w:pPr/>
              </w:pPrChange>
            </w:pPr>
            <w:ins w:id="5242" w:author="Gabriel Correa" w:date="2015-08-25T14:35:00Z">
              <w:r>
                <w:rPr>
                  <w:rFonts w:ascii="Calibri" w:hAnsi="Calibri" w:cs="Calibri"/>
                  <w:color w:val="000000"/>
                  <w:sz w:val="22"/>
                </w:rPr>
                <w:t>0.83</w:t>
              </w:r>
            </w:ins>
          </w:p>
        </w:tc>
        <w:tc>
          <w:tcPr>
            <w:tcW w:w="1702" w:type="dxa"/>
            <w:gridSpan w:val="4"/>
            <w:vAlign w:val="bottom"/>
            <w:tcPrChange w:id="5243" w:author="Gabriel Correa" w:date="2015-08-25T14:50:00Z">
              <w:tcPr>
                <w:tcW w:w="1702" w:type="dxa"/>
                <w:gridSpan w:val="9"/>
                <w:vAlign w:val="bottom"/>
              </w:tcPr>
            </w:tcPrChange>
          </w:tcPr>
          <w:p w:rsidR="00C70510" w:rsidRPr="002B28AD" w:rsidRDefault="00C70510">
            <w:pPr>
              <w:jc w:val="right"/>
              <w:rPr>
                <w:ins w:id="5244" w:author="Gabriel Correa" w:date="2015-08-25T14:29:00Z"/>
                <w:rFonts w:eastAsia="Times New Roman" w:cs="Times New Roman"/>
                <w:sz w:val="22"/>
              </w:rPr>
              <w:pPrChange w:id="5245" w:author="Gabriel Correa" w:date="2015-08-25T14:49:00Z">
                <w:pPr/>
              </w:pPrChange>
            </w:pPr>
            <w:ins w:id="5246" w:author="Gabriel Correa" w:date="2015-08-25T14:35:00Z">
              <w:r>
                <w:rPr>
                  <w:rFonts w:ascii="Calibri" w:hAnsi="Calibri" w:cs="Calibri"/>
                  <w:color w:val="000000"/>
                  <w:sz w:val="22"/>
                </w:rPr>
                <w:t>0.49</w:t>
              </w:r>
            </w:ins>
          </w:p>
        </w:tc>
      </w:tr>
      <w:tr w:rsidR="00C70510" w:rsidRPr="002B28AD" w:rsidTr="00A223C0">
        <w:tblPrEx>
          <w:tblPrExChange w:id="5247" w:author="Gabriel Correa" w:date="2015-08-25T14:50:00Z">
            <w:tblPrEx>
              <w:tblW w:w="8672" w:type="dxa"/>
            </w:tblPrEx>
          </w:tblPrExChange>
        </w:tblPrEx>
        <w:trPr>
          <w:gridAfter w:val="1"/>
          <w:wAfter w:w="381" w:type="dxa"/>
          <w:trHeight w:val="300"/>
          <w:ins w:id="5248" w:author="Gabriel Correa" w:date="2015-08-25T14:43:00Z"/>
          <w:trPrChange w:id="5249" w:author="Gabriel Correa" w:date="2015-08-25T14:50:00Z">
            <w:trPr>
              <w:gridAfter w:val="1"/>
              <w:trHeight w:val="300"/>
            </w:trPr>
          </w:trPrChange>
        </w:trPr>
        <w:tc>
          <w:tcPr>
            <w:tcW w:w="8662" w:type="dxa"/>
            <w:gridSpan w:val="14"/>
            <w:tcBorders>
              <w:top w:val="nil"/>
            </w:tcBorders>
            <w:noWrap/>
            <w:tcPrChange w:id="5250" w:author="Gabriel Correa" w:date="2015-08-25T14:50:00Z">
              <w:tcPr>
                <w:tcW w:w="8672" w:type="dxa"/>
                <w:gridSpan w:val="36"/>
                <w:tcBorders>
                  <w:top w:val="nil"/>
                </w:tcBorders>
                <w:noWrap/>
              </w:tcPr>
            </w:tcPrChange>
          </w:tcPr>
          <w:p w:rsidR="00C70510" w:rsidRDefault="00C70510">
            <w:pPr>
              <w:jc w:val="right"/>
              <w:rPr>
                <w:ins w:id="5251" w:author="Gabriel Correa" w:date="2015-08-25T14:43:00Z"/>
                <w:rFonts w:ascii="Calibri" w:hAnsi="Calibri" w:cs="Calibri"/>
                <w:color w:val="000000"/>
                <w:sz w:val="22"/>
              </w:rPr>
              <w:pPrChange w:id="5252" w:author="Gabriel Correa" w:date="2015-08-25T14:45:00Z">
                <w:pPr/>
              </w:pPrChange>
            </w:pPr>
            <w:ins w:id="5253" w:author="Gabriel Correa" w:date="2015-08-25T14:44:00Z">
              <w:r w:rsidRPr="002B28AD">
                <w:rPr>
                  <w:rFonts w:cs="Calibri"/>
                  <w:i/>
                  <w:color w:val="595959" w:themeColor="text1" w:themeTint="A6"/>
                  <w:sz w:val="22"/>
                </w:rPr>
                <w:t>(Entrenamiento: Java</w:t>
              </w:r>
            </w:ins>
            <w:ins w:id="5254" w:author="Gabriel Correa" w:date="2015-08-25T14:45:00Z">
              <w:r>
                <w:rPr>
                  <w:rFonts w:cs="Calibri"/>
                  <w:i/>
                  <w:color w:val="595959" w:themeColor="text1" w:themeTint="A6"/>
                  <w:sz w:val="22"/>
                </w:rPr>
                <w:t>, JFace</w:t>
              </w:r>
            </w:ins>
            <w:ins w:id="5255" w:author="Gabriel Correa" w:date="2015-08-25T14:44:00Z">
              <w:r w:rsidRPr="002B28AD">
                <w:rPr>
                  <w:rFonts w:cs="Calibri"/>
                  <w:i/>
                  <w:color w:val="595959" w:themeColor="text1" w:themeTint="A6"/>
                  <w:sz w:val="22"/>
                </w:rPr>
                <w:t xml:space="preserve">     -     Pruebas: </w:t>
              </w:r>
            </w:ins>
            <w:ins w:id="5256" w:author="Gabriel Correa" w:date="2015-08-25T14:45:00Z">
              <w:r>
                <w:rPr>
                  <w:rFonts w:cs="Calibri"/>
                  <w:i/>
                  <w:color w:val="595959" w:themeColor="text1" w:themeTint="A6"/>
                  <w:sz w:val="22"/>
                </w:rPr>
                <w:t>Apache Commons</w:t>
              </w:r>
            </w:ins>
            <w:ins w:id="5257" w:author="Gabriel Correa" w:date="2015-08-25T14:44:00Z">
              <w:r w:rsidRPr="002B28AD">
                <w:rPr>
                  <w:rFonts w:cs="Calibri"/>
                  <w:i/>
                  <w:color w:val="595959" w:themeColor="text1" w:themeTint="A6"/>
                  <w:sz w:val="22"/>
                </w:rPr>
                <w:t>)</w:t>
              </w:r>
            </w:ins>
          </w:p>
        </w:tc>
      </w:tr>
    </w:tbl>
    <w:p w:rsidR="007123F7" w:rsidRDefault="00366968" w:rsidP="008A70A2">
      <w:pPr>
        <w:rPr>
          <w:ins w:id="5258" w:author="Gabriel Correa" w:date="2015-08-25T15:17:00Z"/>
        </w:rPr>
      </w:pPr>
      <w:ins w:id="5259" w:author="Gabriel Correa" w:date="2015-08-25T15:14:00Z">
        <w:r>
          <w:t>Us</w:t>
        </w:r>
      </w:ins>
      <w:ins w:id="5260" w:author="Gabriel Correa" w:date="2015-08-25T15:15:00Z">
        <w:r>
          <w:t xml:space="preserve">ándo la matriz de costos sobre NaiveBayes se pudo alcanzar más de 95% de correctitud detectando directivas. </w:t>
        </w:r>
      </w:ins>
      <w:ins w:id="5261"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5262" w:author="Gabriel Correa" w:date="2015-08-25T15:17:00Z">
        <w:r>
          <w:t>al menos según los resultados de estos experimentos.</w:t>
        </w:r>
      </w:ins>
    </w:p>
    <w:p w:rsidR="00366968" w:rsidRPr="00F80B4D" w:rsidRDefault="00366968" w:rsidP="008A70A2">
      <w:pPr>
        <w:rPr>
          <w:ins w:id="5263" w:author="Gabriel Correa" w:date="2015-08-25T15:21:00Z"/>
        </w:rPr>
      </w:pPr>
      <w:ins w:id="5264" w:author="Gabriel Correa" w:date="2015-08-25T15:18:00Z">
        <w:r>
          <w:t xml:space="preserve">Por otra parte, con el clasificador </w:t>
        </w:r>
        <w:r>
          <w:rPr>
            <w:i/>
          </w:rPr>
          <w:t>Logistic</w:t>
        </w:r>
        <w:r>
          <w:t xml:space="preserve"> también se </w:t>
        </w:r>
      </w:ins>
      <w:ins w:id="5265" w:author="Gabriel Correa" w:date="2015-08-25T15:19:00Z">
        <w:r>
          <w:t xml:space="preserve">realizaron </w:t>
        </w:r>
      </w:ins>
      <w:ins w:id="5266" w:author="Gabriel Correa" w:date="2015-08-25T15:18:00Z">
        <w:r>
          <w:t>pruebas usando la matriz de costos</w:t>
        </w:r>
      </w:ins>
      <w:ins w:id="5267" w:author="Gabriel Correa" w:date="2015-08-25T15:19:00Z">
        <w:r>
          <w:t xml:space="preserve">, pero usando los datos de </w:t>
        </w:r>
      </w:ins>
      <w:ins w:id="5268" w:author="Gabriel Correa" w:date="2015-08-25T15:20:00Z">
        <w:r>
          <w:t xml:space="preserve">la sección </w:t>
        </w:r>
      </w:ins>
      <w:ins w:id="5269" w:author="Gabriel Correa" w:date="2015-08-25T15:19:00Z">
        <w:r>
          <w:fldChar w:fldCharType="begin"/>
        </w:r>
        <w:r>
          <w:instrText xml:space="preserve"> REF _Ref428279312 \r \h </w:instrText>
        </w:r>
      </w:ins>
      <w:r>
        <w:fldChar w:fldCharType="separate"/>
      </w:r>
      <w:ins w:id="5270" w:author="Gabriel Correa" w:date="2015-08-28T07:30:00Z">
        <w:r w:rsidR="00E54D64">
          <w:t>7.2.3</w:t>
        </w:r>
      </w:ins>
      <w:ins w:id="5271" w:author="Gabriel Correa" w:date="2015-08-25T15:19:00Z">
        <w:r>
          <w:fldChar w:fldCharType="end"/>
        </w:r>
      </w:ins>
      <w:ins w:id="5272" w:author="Gabriel Correa" w:date="2015-08-25T15:20:00Z">
        <w:r>
          <w:t xml:space="preserve"> </w:t>
        </w:r>
      </w:ins>
      <w:ins w:id="5273" w:author="Gabriel Correa" w:date="2015-08-25T15:22:00Z">
        <w:r>
          <w:t>–</w:t>
        </w:r>
      </w:ins>
      <w:ins w:id="5274" w:author="Gabriel Correa" w:date="2015-08-25T15:20:00Z">
        <w:r>
          <w:t xml:space="preserve"> </w:t>
        </w:r>
      </w:ins>
      <w:ins w:id="5275" w:author="Gabriel Correa" w:date="2015-08-25T15:22:00Z">
        <w:r>
          <w:t>‘</w:t>
        </w:r>
      </w:ins>
      <w:ins w:id="5276" w:author="Gabriel Correa" w:date="2015-08-25T15:20:00Z">
        <w:r>
          <w:fldChar w:fldCharType="begin"/>
        </w:r>
        <w:r>
          <w:instrText xml:space="preserve"> REF _Ref428279312 \h </w:instrText>
        </w:r>
      </w:ins>
      <w:r>
        <w:fldChar w:fldCharType="separate"/>
      </w:r>
      <w:ins w:id="5277" w:author="Gabriel Correa" w:date="2015-08-28T07:30:00Z">
        <w:r w:rsidR="00E54D64">
          <w:t>Usando una API</w:t>
        </w:r>
      </w:ins>
      <w:ins w:id="5278" w:author="Gabriel Correa" w:date="2015-08-25T15:20:00Z">
        <w:r>
          <w:fldChar w:fldCharType="end"/>
        </w:r>
      </w:ins>
      <w:ins w:id="5279" w:author="Gabriel Correa" w:date="2015-08-25T15:22:00Z">
        <w:r>
          <w:t>’</w:t>
        </w:r>
      </w:ins>
      <w:ins w:id="5280" w:author="Gabriel Correa" w:date="2015-08-25T15:20:00Z">
        <w:r>
          <w:t>.</w:t>
        </w:r>
      </w:ins>
      <w:ins w:id="5281" w:author="Gabriel Correa" w:date="2015-08-25T15:22:00Z">
        <w:r>
          <w:t xml:space="preserve"> </w:t>
        </w:r>
      </w:ins>
      <w:ins w:id="5282" w:author="Gabriel Correa" w:date="2015-08-25T15:23:00Z">
        <w:r>
          <w:t xml:space="preserve">Los resultados de </w:t>
        </w:r>
        <w:r>
          <w:rPr>
            <w:i/>
          </w:rPr>
          <w:t>Logistic</w:t>
        </w:r>
        <w:r>
          <w:t xml:space="preserve"> entrando sólo con un 2.5</w:t>
        </w:r>
      </w:ins>
      <w:ins w:id="5283" w:author="Gabriel Correa" w:date="2015-08-25T15:24:00Z">
        <w:r>
          <w:t xml:space="preserve">% de una API </w:t>
        </w:r>
        <w:r w:rsidR="00F80B4D">
          <w:t>son buenos, pero no consistentes. Pueden ser un accidente que haya funcionado bien o tambi</w:t>
        </w:r>
      </w:ins>
      <w:ins w:id="5284" w:author="Gabriel Correa" w:date="2015-08-25T15:25:00Z">
        <w:r w:rsidR="00F80B4D">
          <w:t xml:space="preserve">én puede ser que sea un buen clasificador con porcentajes muy bajos de entrenamiento. Sin embargo los costos de matriz solo empeoró el rendimiento de </w:t>
        </w:r>
        <w:r w:rsidR="00F80B4D">
          <w:rPr>
            <w:i/>
          </w:rPr>
          <w:t>Logistic</w:t>
        </w:r>
      </w:ins>
      <w:ins w:id="5285" w:author="Gabriel Correa" w:date="2015-08-25T15:26:00Z">
        <w:r w:rsidR="00F80B4D">
          <w:t xml:space="preserve"> como lo muestra la </w:t>
        </w:r>
      </w:ins>
      <w:ins w:id="5286" w:author="Gabriel Correa" w:date="2015-08-25T15:28:00Z">
        <w:r w:rsidR="00F80B4D">
          <w:fldChar w:fldCharType="begin"/>
        </w:r>
        <w:r w:rsidR="00F80B4D">
          <w:instrText xml:space="preserve"> REF _Ref428279832 \h </w:instrText>
        </w:r>
      </w:ins>
      <w:r w:rsidR="00F80B4D">
        <w:fldChar w:fldCharType="separate"/>
      </w:r>
      <w:ins w:id="5287" w:author="Gabriel Correa" w:date="2015-08-28T07:30:00Z">
        <w:r w:rsidR="00E54D64">
          <w:t xml:space="preserve">Imagen </w:t>
        </w:r>
        <w:r w:rsidR="00E54D64">
          <w:rPr>
            <w:noProof/>
          </w:rPr>
          <w:t>7</w:t>
        </w:r>
        <w:r w:rsidR="00E54D64">
          <w:t>.</w:t>
        </w:r>
        <w:r w:rsidR="00E54D64">
          <w:rPr>
            <w:noProof/>
          </w:rPr>
          <w:t>6</w:t>
        </w:r>
      </w:ins>
      <w:ins w:id="5288" w:author="Gabriel Correa" w:date="2015-08-25T15:28:00Z">
        <w:r w:rsidR="00F80B4D">
          <w:fldChar w:fldCharType="end"/>
        </w:r>
      </w:ins>
      <w:ins w:id="5289" w:author="Gabriel Correa" w:date="2015-08-25T15:26:00Z">
        <w:r w:rsidR="00F80B4D">
          <w:t>.</w:t>
        </w:r>
      </w:ins>
    </w:p>
    <w:p w:rsidR="00F80B4D" w:rsidRDefault="00366968">
      <w:pPr>
        <w:keepNext/>
        <w:jc w:val="center"/>
        <w:rPr>
          <w:ins w:id="5290" w:author="Gabriel Correa" w:date="2015-08-25T15:26:00Z"/>
        </w:rPr>
        <w:pPrChange w:id="5291" w:author="Gabriel Correa" w:date="2015-08-25T15:26:00Z">
          <w:pPr>
            <w:jc w:val="center"/>
          </w:pPr>
        </w:pPrChange>
      </w:pPr>
      <w:ins w:id="5292" w:author="Gabriel Correa" w:date="2015-08-25T15:23:00Z">
        <w:r>
          <w:rPr>
            <w:noProof/>
          </w:rPr>
          <w:lastRenderedPageBreak/>
          <w:drawing>
            <wp:inline distT="0" distB="0" distL="0" distR="0" wp14:anchorId="4DA73544" wp14:editId="22B34C38">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5293" w:author="Gabriel Correa" w:date="2015-08-25T13:40:00Z"/>
        </w:rPr>
      </w:pPr>
      <w:bookmarkStart w:id="5294" w:name="_Ref428279832"/>
      <w:bookmarkStart w:id="5295" w:name="_Ref428279830"/>
      <w:ins w:id="5296" w:author="Gabriel Correa" w:date="2015-08-25T15:26:00Z">
        <w:r>
          <w:t xml:space="preserve">Imagen </w:t>
        </w:r>
      </w:ins>
      <w:ins w:id="5297" w:author="Gabriel Correa" w:date="2015-08-28T07:37:00Z">
        <w:r w:rsidR="00E54D64">
          <w:fldChar w:fldCharType="begin"/>
        </w:r>
        <w:r w:rsidR="00E54D64">
          <w:instrText xml:space="preserve"> STYLEREF 1 \s </w:instrText>
        </w:r>
      </w:ins>
      <w:r w:rsidR="00E54D64">
        <w:fldChar w:fldCharType="separate"/>
      </w:r>
      <w:r w:rsidR="00E54D64">
        <w:rPr>
          <w:noProof/>
        </w:rPr>
        <w:t>7</w:t>
      </w:r>
      <w:ins w:id="5298"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5299" w:author="Gabriel Correa" w:date="2015-08-28T07:37:00Z">
        <w:r w:rsidR="00E54D64">
          <w:rPr>
            <w:noProof/>
          </w:rPr>
          <w:t>6</w:t>
        </w:r>
        <w:r w:rsidR="00E54D64">
          <w:fldChar w:fldCharType="end"/>
        </w:r>
      </w:ins>
      <w:del w:id="530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5294"/>
      <w:ins w:id="5301" w:author="Gabriel Correa" w:date="2015-08-25T15:26:00Z">
        <w:r>
          <w:t xml:space="preserve">:   Efecto de matriz de costos sobre </w:t>
        </w:r>
      </w:ins>
      <w:ins w:id="5302" w:author="Gabriel Correa" w:date="2015-08-25T15:27:00Z">
        <w:r>
          <w:rPr>
            <w:i/>
          </w:rPr>
          <w:t>Logistic</w:t>
        </w:r>
        <w:r>
          <w:t xml:space="preserve"> </w:t>
        </w:r>
        <w:r>
          <w:br/>
          <w:t xml:space="preserve">entrenando con un 2.5% de cada API y realizando </w:t>
        </w:r>
      </w:ins>
      <w:ins w:id="5303" w:author="Gabriel Correa" w:date="2015-08-25T15:28:00Z">
        <w:r>
          <w:br/>
        </w:r>
      </w:ins>
      <w:ins w:id="5304" w:author="Gabriel Correa" w:date="2015-08-25T15:27:00Z">
        <w:r>
          <w:t>pruebas con el porcentaje restante.</w:t>
        </w:r>
      </w:ins>
      <w:bookmarkEnd w:id="5295"/>
    </w:p>
    <w:p w:rsidR="0017164D" w:rsidRDefault="0017164D">
      <w:pPr>
        <w:pStyle w:val="Ttulo3"/>
        <w:rPr>
          <w:ins w:id="5305" w:author="Gabriel Correa" w:date="2015-08-25T21:33:00Z"/>
          <w:lang w:val="en-US"/>
        </w:rPr>
        <w:pPrChange w:id="5306" w:author="Gabriel Correa" w:date="2015-08-25T17:42:00Z">
          <w:pPr/>
        </w:pPrChange>
      </w:pPr>
      <w:bookmarkStart w:id="5307" w:name="_Toc428510412"/>
      <w:ins w:id="5308" w:author="Gabriel Correa" w:date="2015-08-25T17:44:00Z">
        <w:r w:rsidRPr="005405E1">
          <w:rPr>
            <w:i/>
            <w:iCs/>
            <w:lang w:val="en-US"/>
            <w:rPrChange w:id="5309" w:author="Gabriel Correa" w:date="2015-08-25T17:45:00Z">
              <w:rPr>
                <w:b/>
                <w:bCs/>
                <w:i/>
                <w:iCs/>
              </w:rPr>
            </w:rPrChange>
          </w:rPr>
          <w:t xml:space="preserve">Stop-words, stemming, </w:t>
        </w:r>
      </w:ins>
      <w:ins w:id="5310" w:author="Gabriel Correa" w:date="2015-08-25T22:11:00Z">
        <w:r w:rsidR="00643198">
          <w:rPr>
            <w:lang w:val="en-US"/>
          </w:rPr>
          <w:t>TF</w:t>
        </w:r>
      </w:ins>
      <w:ins w:id="5311" w:author="Gabriel Correa" w:date="2015-08-25T22:12:00Z">
        <w:r w:rsidR="00643198">
          <w:rPr>
            <w:lang w:val="en-US"/>
          </w:rPr>
          <w:t>-</w:t>
        </w:r>
      </w:ins>
      <w:ins w:id="5312" w:author="Gabriel Correa" w:date="2015-08-25T22:11:00Z">
        <w:r w:rsidR="00643198">
          <w:rPr>
            <w:lang w:val="en-US"/>
          </w:rPr>
          <w:t xml:space="preserve">IDF </w:t>
        </w:r>
      </w:ins>
      <w:ins w:id="5313" w:author="Gabriel Correa" w:date="2015-08-25T22:10:00Z">
        <w:r w:rsidR="00643198">
          <w:rPr>
            <w:lang w:val="en-US"/>
          </w:rPr>
          <w:t>T</w:t>
        </w:r>
      </w:ins>
      <w:ins w:id="5314" w:author="Gabriel Correa" w:date="2015-08-25T17:44:00Z">
        <w:r w:rsidR="00344341" w:rsidRPr="007C2995">
          <w:rPr>
            <w:lang w:val="en-US"/>
          </w:rPr>
          <w:t>ransform</w:t>
        </w:r>
      </w:ins>
      <w:ins w:id="5315" w:author="Gabriel Correa" w:date="2015-08-25T22:21:00Z">
        <w:r w:rsidR="00344341">
          <w:rPr>
            <w:lang w:val="en-US"/>
          </w:rPr>
          <w:t xml:space="preserve"> y</w:t>
        </w:r>
      </w:ins>
      <w:ins w:id="5316" w:author="Gabriel Correa" w:date="2015-08-25T17:44:00Z">
        <w:r w:rsidRPr="005405E1">
          <w:rPr>
            <w:i/>
            <w:iCs/>
            <w:lang w:val="en-US"/>
            <w:rPrChange w:id="5317" w:author="Gabriel Correa" w:date="2015-08-25T17:45:00Z">
              <w:rPr>
                <w:b/>
                <w:bCs/>
                <w:i/>
                <w:iCs/>
              </w:rPr>
            </w:rPrChange>
          </w:rPr>
          <w:t xml:space="preserve"> </w:t>
        </w:r>
      </w:ins>
      <w:ins w:id="5318" w:author="Gabriel Correa" w:date="2015-08-25T17:45:00Z">
        <w:r w:rsidRPr="005405E1">
          <w:rPr>
            <w:i/>
            <w:iCs/>
            <w:lang w:val="en-US"/>
            <w:rPrChange w:id="5319" w:author="Gabriel Correa" w:date="2015-08-25T17:45:00Z">
              <w:rPr>
                <w:b/>
                <w:bCs/>
                <w:i/>
                <w:iCs/>
              </w:rPr>
            </w:rPrChange>
          </w:rPr>
          <w:t>word</w:t>
        </w:r>
      </w:ins>
      <w:ins w:id="5320" w:author="Gabriel Correa" w:date="2015-08-25T17:44:00Z">
        <w:r w:rsidRPr="005405E1">
          <w:rPr>
            <w:i/>
            <w:iCs/>
            <w:lang w:val="en-US"/>
            <w:rPrChange w:id="5321" w:author="Gabriel Correa" w:date="2015-08-25T17:45:00Z">
              <w:rPr>
                <w:b/>
                <w:bCs/>
                <w:i/>
                <w:iCs/>
              </w:rPr>
            </w:rPrChange>
          </w:rPr>
          <w:t>counts</w:t>
        </w:r>
      </w:ins>
      <w:bookmarkEnd w:id="5307"/>
    </w:p>
    <w:p w:rsidR="00703A21" w:rsidRDefault="009C2529">
      <w:pPr>
        <w:rPr>
          <w:ins w:id="5322" w:author="Gabriel Correa" w:date="2015-08-25T21:51:00Z"/>
        </w:rPr>
      </w:pPr>
      <w:ins w:id="5323" w:author="Gabriel Correa" w:date="2015-08-25T21:43:00Z">
        <w:r>
          <w:t>Usar s</w:t>
        </w:r>
      </w:ins>
      <w:ins w:id="5324" w:author="Gabriel Correa" w:date="2015-08-25T21:41:00Z">
        <w:r w:rsidR="00861EB7" w:rsidRPr="00861EB7">
          <w:rPr>
            <w:rPrChange w:id="5325" w:author="Gabriel Correa" w:date="2015-08-25T21:41:00Z">
              <w:rPr>
                <w:lang w:val="en-US"/>
              </w:rPr>
            </w:rPrChange>
          </w:rPr>
          <w:t xml:space="preserve">topwords </w:t>
        </w:r>
      </w:ins>
      <w:ins w:id="5326" w:author="Gabriel Correa" w:date="2015-08-25T21:43:00Z">
        <w:r>
          <w:t>puede ser útil para obtener mejores resultados en Text Mining. Consiste en ignorar palabras que usualmente aportan poca informaci</w:t>
        </w:r>
      </w:ins>
      <w:ins w:id="5327" w:author="Gabriel Correa" w:date="2015-08-25T21:44:00Z">
        <w:r>
          <w:t>ón semántica tales como ‘and’ o ‘a’. Se realizó una prueba con los dos clasificadores m</w:t>
        </w:r>
      </w:ins>
      <w:ins w:id="5328" w:author="Gabriel Correa" w:date="2015-08-25T21:45:00Z">
        <w:r>
          <w:t>ás exitosos de los resultados anteriores comparando su rendimiento con dos listados de palabras stopwords. Un listado es uno publicado por la empresa Google</w:t>
        </w:r>
      </w:ins>
      <w:ins w:id="5329" w:author="Gabriel Correa" w:date="2015-08-25T21:47:00Z">
        <w:r>
          <w:rPr>
            <w:rStyle w:val="Refdenotaalpie"/>
          </w:rPr>
          <w:footnoteReference w:id="10"/>
        </w:r>
      </w:ins>
      <w:ins w:id="5332" w:author="Gabriel Correa" w:date="2015-08-25T21:45:00Z">
        <w:r>
          <w:t xml:space="preserve"> y el otro es una modificaci</w:t>
        </w:r>
      </w:ins>
      <w:ins w:id="5333" w:author="Gabriel Correa" w:date="2015-08-25T21:46:00Z">
        <w:r>
          <w:t>ón de ese mismo acorde al dominio de comentarios de API.</w:t>
        </w:r>
      </w:ins>
      <w:ins w:id="5334" w:author="Gabriel Correa" w:date="2015-08-25T21:48:00Z">
        <w:r>
          <w:t xml:space="preserve"> La modificación consiste en considerar palabras </w:t>
        </w:r>
      </w:ins>
      <w:ins w:id="5335" w:author="Gabriel Correa" w:date="2015-08-25T21:50:00Z">
        <w:r w:rsidR="003772A0">
          <w:t>q</w:t>
        </w:r>
      </w:ins>
      <w:ins w:id="5336" w:author="Gabriel Correa" w:date="2015-08-25T21:51:00Z">
        <w:r w:rsidR="003772A0">
          <w:t xml:space="preserve">ue pueden importar </w:t>
        </w:r>
      </w:ins>
      <w:ins w:id="5337" w:author="Gabriel Correa" w:date="2015-08-25T21:48:00Z">
        <w:r>
          <w:t xml:space="preserve">en comentarios de librerías como </w:t>
        </w:r>
      </w:ins>
      <w:ins w:id="5338" w:author="Gabriel Correa" w:date="2015-08-25T21:49:00Z">
        <w:r>
          <w:t>‘may’,</w:t>
        </w:r>
      </w:ins>
      <w:ins w:id="5339" w:author="Gabriel Correa" w:date="2015-08-25T21:50:00Z">
        <w:r w:rsidR="003772A0">
          <w:t xml:space="preserve"> ‘this’ o </w:t>
        </w:r>
      </w:ins>
      <w:ins w:id="5340" w:author="Gabriel Correa" w:date="2015-08-25T21:48:00Z">
        <w:r>
          <w:t>‘or’</w:t>
        </w:r>
      </w:ins>
      <w:ins w:id="5341" w:author="Gabriel Correa" w:date="2015-08-25T21:57:00Z">
        <w:r w:rsidR="00DF03A3">
          <w:t xml:space="preserve"> y se encuentra publicado en el repositorio de datos públicos de este trabajo.</w:t>
        </w:r>
      </w:ins>
    </w:p>
    <w:p w:rsidR="003772A0" w:rsidRPr="00485A27" w:rsidRDefault="003772A0">
      <w:pPr>
        <w:rPr>
          <w:ins w:id="5342" w:author="Gabriel Correa" w:date="2015-08-25T21:34:00Z"/>
          <w:rPrChange w:id="5343" w:author="Gabriel Correa" w:date="2015-08-25T21:58:00Z">
            <w:rPr>
              <w:ins w:id="5344" w:author="Gabriel Correa" w:date="2015-08-25T21:34:00Z"/>
              <w:lang w:val="en-US"/>
            </w:rPr>
          </w:rPrChange>
        </w:rPr>
      </w:pPr>
      <w:ins w:id="5345" w:author="Gabriel Correa" w:date="2015-08-25T21:51:00Z">
        <w:r>
          <w:t xml:space="preserve">La </w:t>
        </w:r>
      </w:ins>
      <w:ins w:id="5346" w:author="Gabriel Correa" w:date="2015-08-25T21:52:00Z">
        <w:r>
          <w:fldChar w:fldCharType="begin"/>
        </w:r>
        <w:r>
          <w:instrText xml:space="preserve"> REF _Ref428302893 \h </w:instrText>
        </w:r>
      </w:ins>
      <w:r>
        <w:fldChar w:fldCharType="separate"/>
      </w:r>
      <w:ins w:id="5347" w:author="Gabriel Correa" w:date="2015-08-28T07:30:00Z">
        <w:r w:rsidR="00E54D64" w:rsidRPr="007C2995">
          <w:t xml:space="preserve">Tabla </w:t>
        </w:r>
        <w:r w:rsidR="00E54D64">
          <w:rPr>
            <w:noProof/>
          </w:rPr>
          <w:t>7</w:t>
        </w:r>
        <w:r w:rsidR="00E54D64">
          <w:t>.</w:t>
        </w:r>
        <w:r w:rsidR="00E54D64">
          <w:rPr>
            <w:noProof/>
          </w:rPr>
          <w:t>8</w:t>
        </w:r>
      </w:ins>
      <w:ins w:id="5348" w:author="Gabriel Correa" w:date="2015-08-25T21:52:00Z">
        <w:r>
          <w:fldChar w:fldCharType="end"/>
        </w:r>
        <w:r>
          <w:t xml:space="preserve"> muestra que los resultados son muy similares</w:t>
        </w:r>
      </w:ins>
      <w:ins w:id="5349" w:author="Gabriel Correa" w:date="2015-08-25T21:53:00Z">
        <w:r>
          <w:t xml:space="preserve"> por lo que se decide usar la lista de Google sin modificaciones. Las combinaciones con wordcounts fueron hechas pensando </w:t>
        </w:r>
      </w:ins>
      <w:ins w:id="5350" w:author="Gabriel Correa" w:date="2015-08-25T21:54:00Z">
        <w:r>
          <w:t xml:space="preserve">que el no </w:t>
        </w:r>
        <w:r w:rsidRPr="00485A27">
          <w:t xml:space="preserve">usarlas podría significar un mal rendimiento para NaiveBayesMultinomial el cual está diseñado para recibir </w:t>
        </w:r>
      </w:ins>
      <w:ins w:id="5351" w:author="Gabriel Correa" w:date="2015-08-25T21:55:00Z">
        <w:r w:rsidRPr="00485A27">
          <w:t>la frecuencia de cada palabra en una frase.</w:t>
        </w:r>
      </w:ins>
    </w:p>
    <w:p w:rsidR="003772A0" w:rsidRPr="007C2995" w:rsidRDefault="003772A0" w:rsidP="005D2320">
      <w:pPr>
        <w:pStyle w:val="Epgrafe"/>
        <w:keepNext/>
        <w:rPr>
          <w:ins w:id="5352" w:author="Gabriel Correa" w:date="2015-08-25T21:51:00Z"/>
        </w:rPr>
      </w:pPr>
      <w:bookmarkStart w:id="5353" w:name="_Ref428302893"/>
      <w:bookmarkStart w:id="5354" w:name="_Ref428302890"/>
      <w:ins w:id="5355" w:author="Gabriel Correa" w:date="2015-08-25T21:51:00Z">
        <w:r w:rsidRPr="007C2995">
          <w:t xml:space="preserve">Tabla </w:t>
        </w:r>
      </w:ins>
      <w:ins w:id="5356" w:author="Gabriel Correa" w:date="2015-08-28T00:22:00Z">
        <w:r w:rsidR="00F002B6">
          <w:fldChar w:fldCharType="begin"/>
        </w:r>
        <w:r w:rsidR="00F002B6">
          <w:instrText xml:space="preserve"> STYLEREF 1 \s </w:instrText>
        </w:r>
      </w:ins>
      <w:r w:rsidR="00F002B6">
        <w:fldChar w:fldCharType="separate"/>
      </w:r>
      <w:r w:rsidR="00E54D64">
        <w:rPr>
          <w:noProof/>
        </w:rPr>
        <w:t>7</w:t>
      </w:r>
      <w:ins w:id="5357"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358" w:author="Gabriel Correa" w:date="2015-08-28T07:30:00Z">
        <w:r w:rsidR="00E54D64">
          <w:rPr>
            <w:noProof/>
          </w:rPr>
          <w:t>8</w:t>
        </w:r>
      </w:ins>
      <w:ins w:id="5359" w:author="Gabriel Correa" w:date="2015-08-28T00:22:00Z">
        <w:r w:rsidR="00F002B6">
          <w:fldChar w:fldCharType="end"/>
        </w:r>
      </w:ins>
      <w:del w:id="536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5353"/>
      <w:ins w:id="5361" w:author="Gabriel Correa" w:date="2015-08-25T21:51:00Z">
        <w:r w:rsidRPr="007C2995">
          <w:t>:   Comparación de rendimiento al usar dos listas de stopwords.</w:t>
        </w:r>
        <w:bookmarkEnd w:id="5354"/>
      </w:ins>
    </w:p>
    <w:tbl>
      <w:tblPr>
        <w:tblStyle w:val="Estilo2"/>
        <w:tblW w:w="0" w:type="auto"/>
        <w:tblLook w:val="04A0" w:firstRow="1" w:lastRow="0" w:firstColumn="1" w:lastColumn="0" w:noHBand="0" w:noVBand="1"/>
        <w:tblPrChange w:id="5362"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5363">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5364" w:author="Gabriel Correa" w:date="2015-08-25T21:36:00Z"/>
          <w:trPrChange w:id="5365"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5366"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5367" w:author="Gabriel Correa" w:date="2015-08-25T21:36:00Z"/>
                <w:sz w:val="22"/>
                <w:rPrChange w:id="5368" w:author="Gabriel Correa" w:date="2015-08-25T21:58:00Z">
                  <w:rPr>
                    <w:ins w:id="5369" w:author="Gabriel Correa" w:date="2015-08-25T21:36:00Z"/>
                  </w:rPr>
                </w:rPrChange>
              </w:rPr>
            </w:pPr>
          </w:p>
        </w:tc>
        <w:tc>
          <w:tcPr>
            <w:tcW w:w="1418" w:type="dxa"/>
            <w:tcBorders>
              <w:top w:val="nil"/>
              <w:bottom w:val="single" w:sz="12" w:space="0" w:color="000000" w:themeColor="text1"/>
            </w:tcBorders>
            <w:noWrap/>
            <w:hideMark/>
            <w:tcPrChange w:id="5370"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5371" w:author="Gabriel Correa" w:date="2015-08-25T21:36:00Z"/>
                <w:sz w:val="22"/>
                <w:rPrChange w:id="5372" w:author="Gabriel Correa" w:date="2015-08-25T21:58:00Z">
                  <w:rPr>
                    <w:ins w:id="5373" w:author="Gabriel Correa" w:date="2015-08-25T21:36:00Z"/>
                  </w:rPr>
                </w:rPrChange>
              </w:rPr>
            </w:pPr>
          </w:p>
        </w:tc>
        <w:tc>
          <w:tcPr>
            <w:tcW w:w="2576" w:type="dxa"/>
            <w:gridSpan w:val="2"/>
            <w:tcBorders>
              <w:top w:val="nil"/>
              <w:bottom w:val="single" w:sz="12" w:space="0" w:color="000000" w:themeColor="text1"/>
            </w:tcBorders>
            <w:noWrap/>
            <w:hideMark/>
            <w:tcPrChange w:id="5374"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375" w:author="Gabriel Correa" w:date="2015-08-25T21:36:00Z"/>
                <w:sz w:val="22"/>
                <w:rPrChange w:id="5376" w:author="Gabriel Correa" w:date="2015-08-25T21:58:00Z">
                  <w:rPr>
                    <w:ins w:id="5377" w:author="Gabriel Correa" w:date="2015-08-25T21:36:00Z"/>
                  </w:rPr>
                </w:rPrChange>
              </w:rPr>
              <w:pPrChange w:id="5378"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5379" w:author="Gabriel Correa" w:date="2015-08-25T21:36:00Z">
              <w:r w:rsidRPr="00485A27">
                <w:rPr>
                  <w:sz w:val="22"/>
                  <w:rPrChange w:id="5380" w:author="Gabriel Correa" w:date="2015-08-25T21:58:00Z">
                    <w:rPr/>
                  </w:rPrChange>
                </w:rPr>
                <w:t>NaiveBayes</w:t>
              </w:r>
            </w:ins>
          </w:p>
        </w:tc>
        <w:tc>
          <w:tcPr>
            <w:tcW w:w="2576" w:type="dxa"/>
            <w:gridSpan w:val="2"/>
            <w:tcBorders>
              <w:top w:val="nil"/>
              <w:bottom w:val="single" w:sz="12" w:space="0" w:color="000000" w:themeColor="text1"/>
            </w:tcBorders>
            <w:noWrap/>
            <w:hideMark/>
            <w:tcPrChange w:id="5381"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382" w:author="Gabriel Correa" w:date="2015-08-25T21:36:00Z"/>
                <w:sz w:val="22"/>
                <w:rPrChange w:id="5383" w:author="Gabriel Correa" w:date="2015-08-25T21:58:00Z">
                  <w:rPr>
                    <w:ins w:id="5384" w:author="Gabriel Correa" w:date="2015-08-25T21:36:00Z"/>
                  </w:rPr>
                </w:rPrChange>
              </w:rPr>
              <w:pPrChange w:id="5385"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5386" w:author="Gabriel Correa" w:date="2015-08-25T21:36:00Z">
              <w:r w:rsidRPr="00485A27">
                <w:rPr>
                  <w:sz w:val="22"/>
                  <w:rPrChange w:id="5387" w:author="Gabriel Correa" w:date="2015-08-25T21:58:00Z">
                    <w:rPr/>
                  </w:rPrChange>
                </w:rPr>
                <w:t>NaiveBayesMultinomial</w:t>
              </w:r>
            </w:ins>
          </w:p>
        </w:tc>
      </w:tr>
      <w:tr w:rsidR="00703A21" w:rsidRPr="00485A27" w:rsidTr="00703A21">
        <w:tblPrEx>
          <w:tblPrExChange w:id="538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389" w:author="Gabriel Correa" w:date="2015-08-25T21:36:00Z"/>
          <w:trPrChange w:id="5390"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5391" w:author="Gabriel Correa" w:date="2015-08-25T21:39:00Z">
              <w:tcPr>
                <w:tcW w:w="2152" w:type="dxa"/>
                <w:noWrap/>
                <w:hideMark/>
              </w:tcPr>
            </w:tcPrChange>
          </w:tcPr>
          <w:p w:rsidR="00703A21" w:rsidRPr="00485A27" w:rsidRDefault="00703A21">
            <w:pPr>
              <w:jc w:val="center"/>
              <w:rPr>
                <w:ins w:id="5392" w:author="Gabriel Correa" w:date="2015-08-25T21:36:00Z"/>
                <w:sz w:val="22"/>
                <w:rPrChange w:id="5393" w:author="Gabriel Correa" w:date="2015-08-25T21:58:00Z">
                  <w:rPr>
                    <w:ins w:id="5394" w:author="Gabriel Correa" w:date="2015-08-25T21:36:00Z"/>
                  </w:rPr>
                </w:rPrChange>
              </w:rPr>
              <w:pPrChange w:id="5395" w:author="Gabriel Correa" w:date="2015-08-25T22:02:00Z">
                <w:pPr/>
              </w:pPrChange>
            </w:pPr>
            <w:ins w:id="5396" w:author="Gabriel Correa" w:date="2015-08-25T21:39:00Z">
              <w:r w:rsidRPr="00485A27">
                <w:rPr>
                  <w:sz w:val="22"/>
                </w:rPr>
                <w:t>Stopwords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5397"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398" w:author="Gabriel Correa" w:date="2015-08-25T21:36:00Z"/>
                <w:sz w:val="22"/>
                <w:rPrChange w:id="5399" w:author="Gabriel Correa" w:date="2015-08-25T21:58:00Z">
                  <w:rPr>
                    <w:ins w:id="5400" w:author="Gabriel Correa" w:date="2015-08-25T21:36:00Z"/>
                  </w:rPr>
                </w:rPrChange>
              </w:rPr>
              <w:pPrChange w:id="5401" w:author="Gabriel Correa" w:date="2015-08-25T22:02:00Z">
                <w:pPr/>
              </w:pPrChange>
            </w:pPr>
            <w:ins w:id="5402" w:author="Gabriel Correa" w:date="2015-08-25T21:40:00Z">
              <w:r w:rsidRPr="00485A27">
                <w:rPr>
                  <w:sz w:val="22"/>
                </w:rPr>
                <w:t>Wordcount</w:t>
              </w:r>
            </w:ins>
            <w:ins w:id="5403" w:author="Gabriel Correa" w:date="2015-08-25T21:53:00Z">
              <w:r w:rsidR="003772A0" w:rsidRPr="00485A27">
                <w:rPr>
                  <w:sz w:val="22"/>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5404"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05" w:author="Gabriel Correa" w:date="2015-08-25T21:36:00Z"/>
                <w:sz w:val="22"/>
                <w:rPrChange w:id="5406" w:author="Gabriel Correa" w:date="2015-08-25T21:58:00Z">
                  <w:rPr>
                    <w:ins w:id="5407" w:author="Gabriel Correa" w:date="2015-08-25T21:36:00Z"/>
                  </w:rPr>
                </w:rPrChange>
              </w:rPr>
              <w:pPrChange w:id="5408" w:author="Gabriel Correa" w:date="2015-08-25T22:02:00Z">
                <w:pPr/>
              </w:pPrChange>
            </w:pPr>
            <w:ins w:id="5409" w:author="Gabriel Correa" w:date="2015-08-25T21:36:00Z">
              <w:r w:rsidRPr="00485A27">
                <w:rPr>
                  <w:sz w:val="22"/>
                  <w:rPrChange w:id="5410" w:author="Gabriel Correa" w:date="2015-08-25T21:58:00Z">
                    <w:rPr/>
                  </w:rPrChange>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5411"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412" w:author="Gabriel Correa" w:date="2015-08-25T21:36:00Z"/>
                <w:sz w:val="22"/>
                <w:rPrChange w:id="5413" w:author="Gabriel Correa" w:date="2015-08-25T21:58:00Z">
                  <w:rPr>
                    <w:ins w:id="5414" w:author="Gabriel Correa" w:date="2015-08-25T21:36:00Z"/>
                  </w:rPr>
                </w:rPrChange>
              </w:rPr>
              <w:pPrChange w:id="5415" w:author="Gabriel Correa" w:date="2015-08-25T22:02:00Z">
                <w:pPr/>
              </w:pPrChange>
            </w:pPr>
            <w:ins w:id="5416" w:author="Gabriel Correa" w:date="2015-08-25T21:36:00Z">
              <w:r w:rsidRPr="00485A27">
                <w:rPr>
                  <w:sz w:val="22"/>
                  <w:rPrChange w:id="5417" w:author="Gabriel Correa" w:date="2015-08-25T21:58:00Z">
                    <w:rPr/>
                  </w:rPrChange>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5418"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419" w:author="Gabriel Correa" w:date="2015-08-25T21:36:00Z"/>
                <w:sz w:val="22"/>
                <w:rPrChange w:id="5420" w:author="Gabriel Correa" w:date="2015-08-25T21:58:00Z">
                  <w:rPr>
                    <w:ins w:id="5421" w:author="Gabriel Correa" w:date="2015-08-25T21:36:00Z"/>
                  </w:rPr>
                </w:rPrChange>
              </w:rPr>
              <w:pPrChange w:id="5422" w:author="Gabriel Correa" w:date="2015-08-25T22:02:00Z">
                <w:pPr/>
              </w:pPrChange>
            </w:pPr>
            <w:ins w:id="5423" w:author="Gabriel Correa" w:date="2015-08-25T21:36:00Z">
              <w:r w:rsidRPr="00485A27">
                <w:rPr>
                  <w:sz w:val="22"/>
                  <w:rPrChange w:id="5424" w:author="Gabriel Correa" w:date="2015-08-25T21:58:00Z">
                    <w:rPr/>
                  </w:rPrChange>
                </w:rPr>
                <w:t>recall</w:t>
              </w:r>
            </w:ins>
          </w:p>
        </w:tc>
        <w:tc>
          <w:tcPr>
            <w:tcW w:w="1646" w:type="dxa"/>
            <w:tcBorders>
              <w:top w:val="single" w:sz="12" w:space="0" w:color="000000" w:themeColor="text1"/>
              <w:bottom w:val="single" w:sz="12" w:space="0" w:color="000000" w:themeColor="text1"/>
            </w:tcBorders>
            <w:noWrap/>
            <w:hideMark/>
            <w:tcPrChange w:id="5425" w:author="Gabriel Correa" w:date="2015-08-25T21:39:00Z">
              <w:tcPr>
                <w:tcW w:w="1646" w:type="dxa"/>
                <w:noWrap/>
                <w:hideMark/>
              </w:tcPr>
            </w:tcPrChange>
          </w:tcPr>
          <w:p w:rsidR="00703A21" w:rsidRPr="00485A27" w:rsidRDefault="00703A21">
            <w:pPr>
              <w:jc w:val="right"/>
              <w:rPr>
                <w:ins w:id="5426" w:author="Gabriel Correa" w:date="2015-08-25T21:36:00Z"/>
                <w:sz w:val="22"/>
                <w:rPrChange w:id="5427" w:author="Gabriel Correa" w:date="2015-08-25T21:58:00Z">
                  <w:rPr>
                    <w:ins w:id="5428" w:author="Gabriel Correa" w:date="2015-08-25T21:36:00Z"/>
                  </w:rPr>
                </w:rPrChange>
              </w:rPr>
              <w:pPrChange w:id="5429" w:author="Gabriel Correa" w:date="2015-08-25T22:02:00Z">
                <w:pPr/>
              </w:pPrChange>
            </w:pPr>
            <w:ins w:id="5430" w:author="Gabriel Correa" w:date="2015-08-25T21:36:00Z">
              <w:r w:rsidRPr="00485A27">
                <w:rPr>
                  <w:sz w:val="22"/>
                  <w:rPrChange w:id="5431" w:author="Gabriel Correa" w:date="2015-08-25T21:58:00Z">
                    <w:rPr/>
                  </w:rPrChange>
                </w:rPr>
                <w:t>f-measure</w:t>
              </w:r>
            </w:ins>
          </w:p>
        </w:tc>
      </w:tr>
      <w:tr w:rsidR="00703A21" w:rsidRPr="00485A27" w:rsidTr="00703A21">
        <w:tblPrEx>
          <w:tblPrExChange w:id="5432"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433" w:author="Gabriel Correa" w:date="2015-08-25T21:36:00Z"/>
          <w:trPrChange w:id="5434" w:author="Gabriel Correa" w:date="2015-08-25T21:39:00Z">
            <w:trPr>
              <w:trHeight w:val="300"/>
            </w:trPr>
          </w:trPrChange>
        </w:trPr>
        <w:tc>
          <w:tcPr>
            <w:tcW w:w="1951" w:type="dxa"/>
            <w:tcBorders>
              <w:top w:val="single" w:sz="12" w:space="0" w:color="000000" w:themeColor="text1"/>
            </w:tcBorders>
            <w:noWrap/>
            <w:hideMark/>
            <w:tcPrChange w:id="5435" w:author="Gabriel Correa" w:date="2015-08-25T21:39:00Z">
              <w:tcPr>
                <w:tcW w:w="2152" w:type="dxa"/>
                <w:noWrap/>
                <w:hideMark/>
              </w:tcPr>
            </w:tcPrChange>
          </w:tcPr>
          <w:p w:rsidR="00703A21" w:rsidRPr="00485A27" w:rsidRDefault="00703A21">
            <w:pPr>
              <w:jc w:val="center"/>
              <w:rPr>
                <w:ins w:id="5436" w:author="Gabriel Correa" w:date="2015-08-25T21:36:00Z"/>
                <w:b/>
                <w:bCs/>
                <w:sz w:val="22"/>
                <w:rPrChange w:id="5437" w:author="Gabriel Correa" w:date="2015-08-25T21:58:00Z">
                  <w:rPr>
                    <w:ins w:id="5438" w:author="Gabriel Correa" w:date="2015-08-25T21:36:00Z"/>
                    <w:b/>
                    <w:bCs/>
                  </w:rPr>
                </w:rPrChange>
              </w:rPr>
              <w:pPrChange w:id="5439" w:author="Gabriel Correa" w:date="2015-08-25T22:02:00Z">
                <w:pPr/>
              </w:pPrChange>
            </w:pPr>
            <w:ins w:id="5440" w:author="Gabriel Correa" w:date="2015-08-25T21:36:00Z">
              <w:r w:rsidRPr="00485A27">
                <w:rPr>
                  <w:b/>
                  <w:bCs/>
                  <w:sz w:val="22"/>
                  <w:rPrChange w:id="5441" w:author="Gabriel Correa" w:date="2015-08-25T21:58:00Z">
                    <w:rPr>
                      <w:b/>
                      <w:bCs/>
                    </w:rPr>
                  </w:rPrChange>
                </w:rPr>
                <w:t>google</w:t>
              </w:r>
            </w:ins>
          </w:p>
        </w:tc>
        <w:tc>
          <w:tcPr>
            <w:tcW w:w="1418" w:type="dxa"/>
            <w:tcBorders>
              <w:top w:val="single" w:sz="12" w:space="0" w:color="000000" w:themeColor="text1"/>
              <w:right w:val="dotDash" w:sz="4" w:space="0" w:color="A6A6A6" w:themeColor="background1" w:themeShade="A6"/>
            </w:tcBorders>
            <w:noWrap/>
            <w:hideMark/>
            <w:tcPrChange w:id="5442"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443" w:author="Gabriel Correa" w:date="2015-08-25T21:36:00Z"/>
                <w:sz w:val="22"/>
                <w:rPrChange w:id="5444" w:author="Gabriel Correa" w:date="2015-08-25T21:58:00Z">
                  <w:rPr>
                    <w:ins w:id="5445" w:author="Gabriel Correa" w:date="2015-08-25T21:36:00Z"/>
                  </w:rPr>
                </w:rPrChange>
              </w:rPr>
              <w:pPrChange w:id="5446" w:author="Gabriel Correa" w:date="2015-08-25T22:02:00Z">
                <w:pPr/>
              </w:pPrChange>
            </w:pPr>
            <w:ins w:id="5447"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5448"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49" w:author="Gabriel Correa" w:date="2015-08-25T21:36:00Z"/>
                <w:sz w:val="22"/>
                <w:rPrChange w:id="5450" w:author="Gabriel Correa" w:date="2015-08-25T21:58:00Z">
                  <w:rPr>
                    <w:ins w:id="5451" w:author="Gabriel Correa" w:date="2015-08-25T21:36:00Z"/>
                  </w:rPr>
                </w:rPrChange>
              </w:rPr>
              <w:pPrChange w:id="5452" w:author="Gabriel Correa" w:date="2015-08-25T22:02:00Z">
                <w:pPr/>
              </w:pPrChange>
            </w:pPr>
            <w:ins w:id="5453" w:author="Gabriel Correa" w:date="2015-08-25T21:36:00Z">
              <w:r w:rsidRPr="00485A27">
                <w:rPr>
                  <w:sz w:val="22"/>
                  <w:rPrChange w:id="5454"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5455"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456" w:author="Gabriel Correa" w:date="2015-08-25T21:36:00Z"/>
                <w:b/>
                <w:bCs/>
                <w:sz w:val="22"/>
                <w:rPrChange w:id="5457" w:author="Gabriel Correa" w:date="2015-08-25T21:58:00Z">
                  <w:rPr>
                    <w:ins w:id="5458" w:author="Gabriel Correa" w:date="2015-08-25T21:36:00Z"/>
                    <w:b/>
                    <w:bCs/>
                  </w:rPr>
                </w:rPrChange>
              </w:rPr>
              <w:pPrChange w:id="5459" w:author="Gabriel Correa" w:date="2015-08-25T22:02:00Z">
                <w:pPr/>
              </w:pPrChange>
            </w:pPr>
            <w:ins w:id="5460" w:author="Gabriel Correa" w:date="2015-08-25T21:36:00Z">
              <w:r w:rsidRPr="00485A27">
                <w:rPr>
                  <w:b/>
                  <w:bCs/>
                  <w:sz w:val="22"/>
                  <w:rPrChange w:id="5461"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5462"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463" w:author="Gabriel Correa" w:date="2015-08-25T21:36:00Z"/>
                <w:sz w:val="22"/>
                <w:rPrChange w:id="5464" w:author="Gabriel Correa" w:date="2015-08-25T21:58:00Z">
                  <w:rPr>
                    <w:ins w:id="5465" w:author="Gabriel Correa" w:date="2015-08-25T21:36:00Z"/>
                  </w:rPr>
                </w:rPrChange>
              </w:rPr>
              <w:pPrChange w:id="5466" w:author="Gabriel Correa" w:date="2015-08-25T22:02:00Z">
                <w:pPr/>
              </w:pPrChange>
            </w:pPr>
            <w:ins w:id="5467" w:author="Gabriel Correa" w:date="2015-08-25T21:36:00Z">
              <w:r w:rsidRPr="00485A27">
                <w:rPr>
                  <w:sz w:val="22"/>
                  <w:rPrChange w:id="5468" w:author="Gabriel Correa" w:date="2015-08-25T21:58:00Z">
                    <w:rPr/>
                  </w:rPrChange>
                </w:rPr>
                <w:t>0.833</w:t>
              </w:r>
            </w:ins>
          </w:p>
        </w:tc>
        <w:tc>
          <w:tcPr>
            <w:tcW w:w="1646" w:type="dxa"/>
            <w:tcBorders>
              <w:top w:val="single" w:sz="12" w:space="0" w:color="000000" w:themeColor="text1"/>
            </w:tcBorders>
            <w:noWrap/>
            <w:hideMark/>
            <w:tcPrChange w:id="5469" w:author="Gabriel Correa" w:date="2015-08-25T21:39:00Z">
              <w:tcPr>
                <w:tcW w:w="1646" w:type="dxa"/>
                <w:noWrap/>
                <w:hideMark/>
              </w:tcPr>
            </w:tcPrChange>
          </w:tcPr>
          <w:p w:rsidR="00703A21" w:rsidRPr="00485A27" w:rsidRDefault="00703A21">
            <w:pPr>
              <w:jc w:val="right"/>
              <w:rPr>
                <w:ins w:id="5470" w:author="Gabriel Correa" w:date="2015-08-25T21:36:00Z"/>
                <w:sz w:val="22"/>
                <w:rPrChange w:id="5471" w:author="Gabriel Correa" w:date="2015-08-25T21:58:00Z">
                  <w:rPr>
                    <w:ins w:id="5472" w:author="Gabriel Correa" w:date="2015-08-25T21:36:00Z"/>
                  </w:rPr>
                </w:rPrChange>
              </w:rPr>
              <w:pPrChange w:id="5473" w:author="Gabriel Correa" w:date="2015-08-25T22:02:00Z">
                <w:pPr/>
              </w:pPrChange>
            </w:pPr>
            <w:ins w:id="5474" w:author="Gabriel Correa" w:date="2015-08-25T21:36:00Z">
              <w:r w:rsidRPr="00485A27">
                <w:rPr>
                  <w:sz w:val="22"/>
                  <w:rPrChange w:id="5475" w:author="Gabriel Correa" w:date="2015-08-25T21:58:00Z">
                    <w:rPr/>
                  </w:rPrChange>
                </w:rPr>
                <w:t>0.478</w:t>
              </w:r>
            </w:ins>
          </w:p>
        </w:tc>
      </w:tr>
      <w:tr w:rsidR="00703A21" w:rsidRPr="00485A27" w:rsidTr="00703A21">
        <w:tblPrEx>
          <w:tblPrExChange w:id="547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477" w:author="Gabriel Correa" w:date="2015-08-25T21:36:00Z"/>
          <w:trPrChange w:id="5478" w:author="Gabriel Correa" w:date="2015-08-25T21:39:00Z">
            <w:trPr>
              <w:trHeight w:val="300"/>
            </w:trPr>
          </w:trPrChange>
        </w:trPr>
        <w:tc>
          <w:tcPr>
            <w:tcW w:w="1951" w:type="dxa"/>
            <w:noWrap/>
            <w:hideMark/>
            <w:tcPrChange w:id="5479" w:author="Gabriel Correa" w:date="2015-08-25T21:39:00Z">
              <w:tcPr>
                <w:tcW w:w="2152" w:type="dxa"/>
                <w:noWrap/>
                <w:hideMark/>
              </w:tcPr>
            </w:tcPrChange>
          </w:tcPr>
          <w:p w:rsidR="00703A21" w:rsidRPr="00485A27" w:rsidRDefault="00703A21">
            <w:pPr>
              <w:jc w:val="center"/>
              <w:rPr>
                <w:ins w:id="5480" w:author="Gabriel Correa" w:date="2015-08-25T21:36:00Z"/>
                <w:b/>
                <w:bCs/>
                <w:sz w:val="22"/>
                <w:rPrChange w:id="5481" w:author="Gabriel Correa" w:date="2015-08-25T21:58:00Z">
                  <w:rPr>
                    <w:ins w:id="5482" w:author="Gabriel Correa" w:date="2015-08-25T21:36:00Z"/>
                    <w:b/>
                    <w:bCs/>
                  </w:rPr>
                </w:rPrChange>
              </w:rPr>
              <w:pPrChange w:id="5483" w:author="Gabriel Correa" w:date="2015-08-25T22:02:00Z">
                <w:pPr/>
              </w:pPrChange>
            </w:pPr>
            <w:ins w:id="5484" w:author="Gabriel Correa" w:date="2015-08-25T21:36:00Z">
              <w:r w:rsidRPr="00485A27">
                <w:rPr>
                  <w:b/>
                  <w:bCs/>
                  <w:sz w:val="22"/>
                  <w:rPrChange w:id="5485" w:author="Gabriel Correa" w:date="2015-08-25T21:58:00Z">
                    <w:rPr>
                      <w:b/>
                      <w:bCs/>
                    </w:rPr>
                  </w:rPrChange>
                </w:rPr>
                <w:t>google</w:t>
              </w:r>
            </w:ins>
          </w:p>
        </w:tc>
        <w:tc>
          <w:tcPr>
            <w:tcW w:w="1418" w:type="dxa"/>
            <w:tcBorders>
              <w:right w:val="dotDash" w:sz="4" w:space="0" w:color="A6A6A6" w:themeColor="background1" w:themeShade="A6"/>
            </w:tcBorders>
            <w:noWrap/>
            <w:hideMark/>
            <w:tcPrChange w:id="5486"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487" w:author="Gabriel Correa" w:date="2015-08-25T21:36:00Z"/>
                <w:sz w:val="22"/>
                <w:rPrChange w:id="5488" w:author="Gabriel Correa" w:date="2015-08-25T21:58:00Z">
                  <w:rPr>
                    <w:ins w:id="5489" w:author="Gabriel Correa" w:date="2015-08-25T21:36:00Z"/>
                  </w:rPr>
                </w:rPrChange>
              </w:rPr>
              <w:pPrChange w:id="5490" w:author="Gabriel Correa" w:date="2015-08-25T22:02:00Z">
                <w:pPr/>
              </w:pPrChange>
            </w:pPr>
            <w:ins w:id="5491" w:author="Gabriel Correa" w:date="2015-08-25T21:40:00Z">
              <w:r w:rsidRPr="00485A27">
                <w:rPr>
                  <w:sz w:val="22"/>
                </w:rPr>
                <w:t>si</w:t>
              </w:r>
            </w:ins>
          </w:p>
        </w:tc>
        <w:tc>
          <w:tcPr>
            <w:tcW w:w="1376" w:type="dxa"/>
            <w:tcBorders>
              <w:left w:val="dotDash" w:sz="4" w:space="0" w:color="A6A6A6" w:themeColor="background1" w:themeShade="A6"/>
            </w:tcBorders>
            <w:noWrap/>
            <w:hideMark/>
            <w:tcPrChange w:id="5492"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93" w:author="Gabriel Correa" w:date="2015-08-25T21:36:00Z"/>
                <w:sz w:val="22"/>
                <w:rPrChange w:id="5494" w:author="Gabriel Correa" w:date="2015-08-25T21:58:00Z">
                  <w:rPr>
                    <w:ins w:id="5495" w:author="Gabriel Correa" w:date="2015-08-25T21:36:00Z"/>
                  </w:rPr>
                </w:rPrChange>
              </w:rPr>
              <w:pPrChange w:id="5496" w:author="Gabriel Correa" w:date="2015-08-25T22:02:00Z">
                <w:pPr/>
              </w:pPrChange>
            </w:pPr>
            <w:ins w:id="5497" w:author="Gabriel Correa" w:date="2015-08-25T21:36:00Z">
              <w:r w:rsidRPr="00485A27">
                <w:rPr>
                  <w:sz w:val="22"/>
                  <w:rPrChange w:id="5498" w:author="Gabriel Correa" w:date="2015-08-25T21:58:00Z">
                    <w:rPr/>
                  </w:rPrChange>
                </w:rPr>
                <w:t>0.761</w:t>
              </w:r>
            </w:ins>
          </w:p>
        </w:tc>
        <w:tc>
          <w:tcPr>
            <w:tcW w:w="1200" w:type="dxa"/>
            <w:tcBorders>
              <w:top w:val="nil"/>
              <w:right w:val="dotDash" w:sz="4" w:space="0" w:color="A6A6A6" w:themeColor="background1" w:themeShade="A6"/>
            </w:tcBorders>
            <w:noWrap/>
            <w:hideMark/>
            <w:tcPrChange w:id="5499"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500" w:author="Gabriel Correa" w:date="2015-08-25T21:36:00Z"/>
                <w:sz w:val="22"/>
                <w:rPrChange w:id="5501" w:author="Gabriel Correa" w:date="2015-08-25T21:58:00Z">
                  <w:rPr>
                    <w:ins w:id="5502" w:author="Gabriel Correa" w:date="2015-08-25T21:36:00Z"/>
                  </w:rPr>
                </w:rPrChange>
              </w:rPr>
              <w:pPrChange w:id="5503" w:author="Gabriel Correa" w:date="2015-08-25T22:02:00Z">
                <w:pPr/>
              </w:pPrChange>
            </w:pPr>
            <w:ins w:id="5504" w:author="Gabriel Correa" w:date="2015-08-25T21:36:00Z">
              <w:r w:rsidRPr="00485A27">
                <w:rPr>
                  <w:sz w:val="22"/>
                  <w:rPrChange w:id="5505" w:author="Gabriel Correa" w:date="2015-08-25T21:58:00Z">
                    <w:rPr/>
                  </w:rPrChange>
                </w:rPr>
                <w:t>0.413</w:t>
              </w:r>
            </w:ins>
          </w:p>
        </w:tc>
        <w:tc>
          <w:tcPr>
            <w:tcW w:w="930" w:type="dxa"/>
            <w:tcBorders>
              <w:left w:val="dotDash" w:sz="4" w:space="0" w:color="A6A6A6" w:themeColor="background1" w:themeShade="A6"/>
            </w:tcBorders>
            <w:noWrap/>
            <w:hideMark/>
            <w:tcPrChange w:id="5506"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507" w:author="Gabriel Correa" w:date="2015-08-25T21:36:00Z"/>
                <w:sz w:val="22"/>
                <w:rPrChange w:id="5508" w:author="Gabriel Correa" w:date="2015-08-25T21:58:00Z">
                  <w:rPr>
                    <w:ins w:id="5509" w:author="Gabriel Correa" w:date="2015-08-25T21:36:00Z"/>
                  </w:rPr>
                </w:rPrChange>
              </w:rPr>
              <w:pPrChange w:id="5510" w:author="Gabriel Correa" w:date="2015-08-25T22:02:00Z">
                <w:pPr/>
              </w:pPrChange>
            </w:pPr>
            <w:ins w:id="5511" w:author="Gabriel Correa" w:date="2015-08-25T21:36:00Z">
              <w:r w:rsidRPr="00485A27">
                <w:rPr>
                  <w:sz w:val="22"/>
                  <w:rPrChange w:id="5512" w:author="Gabriel Correa" w:date="2015-08-25T21:58:00Z">
                    <w:rPr/>
                  </w:rPrChange>
                </w:rPr>
                <w:t>0.826</w:t>
              </w:r>
            </w:ins>
          </w:p>
        </w:tc>
        <w:tc>
          <w:tcPr>
            <w:tcW w:w="1646" w:type="dxa"/>
            <w:noWrap/>
            <w:hideMark/>
            <w:tcPrChange w:id="5513" w:author="Gabriel Correa" w:date="2015-08-25T21:39:00Z">
              <w:tcPr>
                <w:tcW w:w="1646" w:type="dxa"/>
                <w:noWrap/>
                <w:hideMark/>
              </w:tcPr>
            </w:tcPrChange>
          </w:tcPr>
          <w:p w:rsidR="00703A21" w:rsidRPr="00485A27" w:rsidRDefault="00703A21">
            <w:pPr>
              <w:jc w:val="right"/>
              <w:rPr>
                <w:ins w:id="5514" w:author="Gabriel Correa" w:date="2015-08-25T21:36:00Z"/>
                <w:b/>
                <w:bCs/>
                <w:sz w:val="22"/>
                <w:rPrChange w:id="5515" w:author="Gabriel Correa" w:date="2015-08-25T21:58:00Z">
                  <w:rPr>
                    <w:ins w:id="5516" w:author="Gabriel Correa" w:date="2015-08-25T21:36:00Z"/>
                    <w:b/>
                    <w:bCs/>
                  </w:rPr>
                </w:rPrChange>
              </w:rPr>
              <w:pPrChange w:id="5517" w:author="Gabriel Correa" w:date="2015-08-25T22:02:00Z">
                <w:pPr/>
              </w:pPrChange>
            </w:pPr>
            <w:ins w:id="5518" w:author="Gabriel Correa" w:date="2015-08-25T21:36:00Z">
              <w:r w:rsidRPr="00485A27">
                <w:rPr>
                  <w:b/>
                  <w:bCs/>
                  <w:sz w:val="22"/>
                  <w:rPrChange w:id="5519" w:author="Gabriel Correa" w:date="2015-08-25T21:58:00Z">
                    <w:rPr>
                      <w:b/>
                      <w:bCs/>
                    </w:rPr>
                  </w:rPrChange>
                </w:rPr>
                <w:t>0.463</w:t>
              </w:r>
            </w:ins>
          </w:p>
        </w:tc>
      </w:tr>
      <w:tr w:rsidR="00703A21" w:rsidRPr="00485A27" w:rsidTr="00703A21">
        <w:tblPrEx>
          <w:tblPrExChange w:id="552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521" w:author="Gabriel Correa" w:date="2015-08-25T21:36:00Z"/>
          <w:trPrChange w:id="5522" w:author="Gabriel Correa" w:date="2015-08-25T21:39:00Z">
            <w:trPr>
              <w:trHeight w:val="300"/>
            </w:trPr>
          </w:trPrChange>
        </w:trPr>
        <w:tc>
          <w:tcPr>
            <w:tcW w:w="1951" w:type="dxa"/>
            <w:noWrap/>
            <w:hideMark/>
            <w:tcPrChange w:id="5523" w:author="Gabriel Correa" w:date="2015-08-25T21:39:00Z">
              <w:tcPr>
                <w:tcW w:w="2152" w:type="dxa"/>
                <w:noWrap/>
                <w:hideMark/>
              </w:tcPr>
            </w:tcPrChange>
          </w:tcPr>
          <w:p w:rsidR="00703A21" w:rsidRPr="00485A27" w:rsidRDefault="00703A21">
            <w:pPr>
              <w:jc w:val="center"/>
              <w:rPr>
                <w:ins w:id="5524" w:author="Gabriel Correa" w:date="2015-08-25T21:36:00Z"/>
                <w:sz w:val="22"/>
                <w:rPrChange w:id="5525" w:author="Gabriel Correa" w:date="2015-08-25T21:58:00Z">
                  <w:rPr>
                    <w:ins w:id="5526" w:author="Gabriel Correa" w:date="2015-08-25T21:36:00Z"/>
                  </w:rPr>
                </w:rPrChange>
              </w:rPr>
              <w:pPrChange w:id="5527" w:author="Gabriel Correa" w:date="2015-08-25T22:02:00Z">
                <w:pPr/>
              </w:pPrChange>
            </w:pPr>
            <w:ins w:id="5528" w:author="Gabriel Correa" w:date="2015-08-25T21:36:00Z">
              <w:r w:rsidRPr="00485A27">
                <w:rPr>
                  <w:sz w:val="22"/>
                  <w:rPrChange w:id="5529" w:author="Gabriel Correa" w:date="2015-08-25T21:58:00Z">
                    <w:rPr/>
                  </w:rPrChange>
                </w:rPr>
                <w:t>google-</w:t>
              </w:r>
            </w:ins>
            <w:ins w:id="5530"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531"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532" w:author="Gabriel Correa" w:date="2015-08-25T21:36:00Z"/>
                <w:sz w:val="22"/>
                <w:rPrChange w:id="5533" w:author="Gabriel Correa" w:date="2015-08-25T21:58:00Z">
                  <w:rPr>
                    <w:ins w:id="5534" w:author="Gabriel Correa" w:date="2015-08-25T21:36:00Z"/>
                  </w:rPr>
                </w:rPrChange>
              </w:rPr>
              <w:pPrChange w:id="5535" w:author="Gabriel Correa" w:date="2015-08-25T22:02:00Z">
                <w:pPr/>
              </w:pPrChange>
            </w:pPr>
            <w:ins w:id="5536" w:author="Gabriel Correa" w:date="2015-08-25T21:40:00Z">
              <w:r w:rsidRPr="00485A27">
                <w:rPr>
                  <w:sz w:val="22"/>
                </w:rPr>
                <w:t>-</w:t>
              </w:r>
            </w:ins>
          </w:p>
        </w:tc>
        <w:tc>
          <w:tcPr>
            <w:tcW w:w="1376" w:type="dxa"/>
            <w:tcBorders>
              <w:left w:val="dotDash" w:sz="4" w:space="0" w:color="A6A6A6" w:themeColor="background1" w:themeShade="A6"/>
            </w:tcBorders>
            <w:noWrap/>
            <w:hideMark/>
            <w:tcPrChange w:id="5537"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538" w:author="Gabriel Correa" w:date="2015-08-25T21:36:00Z"/>
                <w:sz w:val="22"/>
                <w:rPrChange w:id="5539" w:author="Gabriel Correa" w:date="2015-08-25T21:58:00Z">
                  <w:rPr>
                    <w:ins w:id="5540" w:author="Gabriel Correa" w:date="2015-08-25T21:36:00Z"/>
                  </w:rPr>
                </w:rPrChange>
              </w:rPr>
              <w:pPrChange w:id="5541" w:author="Gabriel Correa" w:date="2015-08-25T22:02:00Z">
                <w:pPr/>
              </w:pPrChange>
            </w:pPr>
            <w:ins w:id="5542" w:author="Gabriel Correa" w:date="2015-08-25T21:36:00Z">
              <w:r w:rsidRPr="00485A27">
                <w:rPr>
                  <w:sz w:val="22"/>
                  <w:rPrChange w:id="5543" w:author="Gabriel Correa" w:date="2015-08-25T21:58:00Z">
                    <w:rPr/>
                  </w:rPrChange>
                </w:rPr>
                <w:t>0.812</w:t>
              </w:r>
            </w:ins>
          </w:p>
        </w:tc>
        <w:tc>
          <w:tcPr>
            <w:tcW w:w="1200" w:type="dxa"/>
            <w:tcBorders>
              <w:top w:val="nil"/>
              <w:right w:val="dotDash" w:sz="4" w:space="0" w:color="A6A6A6" w:themeColor="background1" w:themeShade="A6"/>
            </w:tcBorders>
            <w:noWrap/>
            <w:hideMark/>
            <w:tcPrChange w:id="5544"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545" w:author="Gabriel Correa" w:date="2015-08-25T21:36:00Z"/>
                <w:b/>
                <w:bCs/>
                <w:sz w:val="22"/>
                <w:rPrChange w:id="5546" w:author="Gabriel Correa" w:date="2015-08-25T21:58:00Z">
                  <w:rPr>
                    <w:ins w:id="5547" w:author="Gabriel Correa" w:date="2015-08-25T21:36:00Z"/>
                    <w:b/>
                    <w:bCs/>
                  </w:rPr>
                </w:rPrChange>
              </w:rPr>
              <w:pPrChange w:id="5548" w:author="Gabriel Correa" w:date="2015-08-25T22:02:00Z">
                <w:pPr/>
              </w:pPrChange>
            </w:pPr>
            <w:ins w:id="5549" w:author="Gabriel Correa" w:date="2015-08-25T21:36:00Z">
              <w:r w:rsidRPr="00485A27">
                <w:rPr>
                  <w:b/>
                  <w:bCs/>
                  <w:sz w:val="22"/>
                  <w:rPrChange w:id="5550" w:author="Gabriel Correa" w:date="2015-08-25T21:58:00Z">
                    <w:rPr>
                      <w:b/>
                      <w:bCs/>
                    </w:rPr>
                  </w:rPrChange>
                </w:rPr>
                <w:t>0.413</w:t>
              </w:r>
            </w:ins>
          </w:p>
        </w:tc>
        <w:tc>
          <w:tcPr>
            <w:tcW w:w="930" w:type="dxa"/>
            <w:tcBorders>
              <w:left w:val="dotDash" w:sz="4" w:space="0" w:color="A6A6A6" w:themeColor="background1" w:themeShade="A6"/>
            </w:tcBorders>
            <w:noWrap/>
            <w:hideMark/>
            <w:tcPrChange w:id="5551"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552" w:author="Gabriel Correa" w:date="2015-08-25T21:36:00Z"/>
                <w:sz w:val="22"/>
                <w:rPrChange w:id="5553" w:author="Gabriel Correa" w:date="2015-08-25T21:58:00Z">
                  <w:rPr>
                    <w:ins w:id="5554" w:author="Gabriel Correa" w:date="2015-08-25T21:36:00Z"/>
                  </w:rPr>
                </w:rPrChange>
              </w:rPr>
              <w:pPrChange w:id="5555" w:author="Gabriel Correa" w:date="2015-08-25T22:02:00Z">
                <w:pPr/>
              </w:pPrChange>
            </w:pPr>
            <w:ins w:id="5556" w:author="Gabriel Correa" w:date="2015-08-25T21:36:00Z">
              <w:r w:rsidRPr="00485A27">
                <w:rPr>
                  <w:sz w:val="22"/>
                  <w:rPrChange w:id="5557" w:author="Gabriel Correa" w:date="2015-08-25T21:58:00Z">
                    <w:rPr/>
                  </w:rPrChange>
                </w:rPr>
                <w:t>0.833</w:t>
              </w:r>
            </w:ins>
          </w:p>
        </w:tc>
        <w:tc>
          <w:tcPr>
            <w:tcW w:w="1646" w:type="dxa"/>
            <w:noWrap/>
            <w:hideMark/>
            <w:tcPrChange w:id="5558" w:author="Gabriel Correa" w:date="2015-08-25T21:39:00Z">
              <w:tcPr>
                <w:tcW w:w="1646" w:type="dxa"/>
                <w:noWrap/>
                <w:hideMark/>
              </w:tcPr>
            </w:tcPrChange>
          </w:tcPr>
          <w:p w:rsidR="00703A21" w:rsidRPr="00485A27" w:rsidRDefault="00703A21">
            <w:pPr>
              <w:jc w:val="right"/>
              <w:rPr>
                <w:ins w:id="5559" w:author="Gabriel Correa" w:date="2015-08-25T21:36:00Z"/>
                <w:sz w:val="22"/>
                <w:rPrChange w:id="5560" w:author="Gabriel Correa" w:date="2015-08-25T21:58:00Z">
                  <w:rPr>
                    <w:ins w:id="5561" w:author="Gabriel Correa" w:date="2015-08-25T21:36:00Z"/>
                  </w:rPr>
                </w:rPrChange>
              </w:rPr>
              <w:pPrChange w:id="5562" w:author="Gabriel Correa" w:date="2015-08-25T22:02:00Z">
                <w:pPr/>
              </w:pPrChange>
            </w:pPr>
            <w:ins w:id="5563" w:author="Gabriel Correa" w:date="2015-08-25T21:36:00Z">
              <w:r w:rsidRPr="00485A27">
                <w:rPr>
                  <w:sz w:val="22"/>
                  <w:rPrChange w:id="5564" w:author="Gabriel Correa" w:date="2015-08-25T21:58:00Z">
                    <w:rPr/>
                  </w:rPrChange>
                </w:rPr>
                <w:t>0.470</w:t>
              </w:r>
            </w:ins>
          </w:p>
        </w:tc>
      </w:tr>
      <w:tr w:rsidR="00703A21" w:rsidRPr="00485A27" w:rsidTr="00703A21">
        <w:tblPrEx>
          <w:tblPrExChange w:id="556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566" w:author="Gabriel Correa" w:date="2015-08-25T21:36:00Z"/>
          <w:trPrChange w:id="5567" w:author="Gabriel Correa" w:date="2015-08-25T21:39:00Z">
            <w:trPr>
              <w:trHeight w:val="300"/>
            </w:trPr>
          </w:trPrChange>
        </w:trPr>
        <w:tc>
          <w:tcPr>
            <w:tcW w:w="1951" w:type="dxa"/>
            <w:noWrap/>
            <w:hideMark/>
            <w:tcPrChange w:id="5568" w:author="Gabriel Correa" w:date="2015-08-25T21:39:00Z">
              <w:tcPr>
                <w:tcW w:w="2152" w:type="dxa"/>
                <w:noWrap/>
                <w:hideMark/>
              </w:tcPr>
            </w:tcPrChange>
          </w:tcPr>
          <w:p w:rsidR="00703A21" w:rsidRPr="00485A27" w:rsidRDefault="00703A21">
            <w:pPr>
              <w:jc w:val="center"/>
              <w:rPr>
                <w:ins w:id="5569" w:author="Gabriel Correa" w:date="2015-08-25T21:36:00Z"/>
                <w:sz w:val="22"/>
                <w:rPrChange w:id="5570" w:author="Gabriel Correa" w:date="2015-08-25T21:58:00Z">
                  <w:rPr>
                    <w:ins w:id="5571" w:author="Gabriel Correa" w:date="2015-08-25T21:36:00Z"/>
                  </w:rPr>
                </w:rPrChange>
              </w:rPr>
              <w:pPrChange w:id="5572" w:author="Gabriel Correa" w:date="2015-08-25T22:02:00Z">
                <w:pPr/>
              </w:pPrChange>
            </w:pPr>
            <w:ins w:id="5573" w:author="Gabriel Correa" w:date="2015-08-25T21:36:00Z">
              <w:r w:rsidRPr="00485A27">
                <w:rPr>
                  <w:sz w:val="22"/>
                  <w:rPrChange w:id="5574" w:author="Gabriel Correa" w:date="2015-08-25T21:58:00Z">
                    <w:rPr/>
                  </w:rPrChange>
                </w:rPr>
                <w:t>google-</w:t>
              </w:r>
            </w:ins>
            <w:ins w:id="5575"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576"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577" w:author="Gabriel Correa" w:date="2015-08-25T21:36:00Z"/>
                <w:sz w:val="22"/>
                <w:rPrChange w:id="5578" w:author="Gabriel Correa" w:date="2015-08-25T21:58:00Z">
                  <w:rPr>
                    <w:ins w:id="5579" w:author="Gabriel Correa" w:date="2015-08-25T21:36:00Z"/>
                  </w:rPr>
                </w:rPrChange>
              </w:rPr>
              <w:pPrChange w:id="5580" w:author="Gabriel Correa" w:date="2015-08-25T22:02:00Z">
                <w:pPr/>
              </w:pPrChange>
            </w:pPr>
            <w:ins w:id="5581" w:author="Gabriel Correa" w:date="2015-08-25T21:40:00Z">
              <w:r w:rsidRPr="00485A27">
                <w:rPr>
                  <w:sz w:val="22"/>
                </w:rPr>
                <w:t>si</w:t>
              </w:r>
            </w:ins>
          </w:p>
        </w:tc>
        <w:tc>
          <w:tcPr>
            <w:tcW w:w="1376" w:type="dxa"/>
            <w:tcBorders>
              <w:left w:val="dotDash" w:sz="4" w:space="0" w:color="A6A6A6" w:themeColor="background1" w:themeShade="A6"/>
            </w:tcBorders>
            <w:noWrap/>
            <w:hideMark/>
            <w:tcPrChange w:id="5582"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583" w:author="Gabriel Correa" w:date="2015-08-25T21:36:00Z"/>
                <w:sz w:val="22"/>
                <w:rPrChange w:id="5584" w:author="Gabriel Correa" w:date="2015-08-25T21:58:00Z">
                  <w:rPr>
                    <w:ins w:id="5585" w:author="Gabriel Correa" w:date="2015-08-25T21:36:00Z"/>
                  </w:rPr>
                </w:rPrChange>
              </w:rPr>
              <w:pPrChange w:id="5586" w:author="Gabriel Correa" w:date="2015-08-25T22:02:00Z">
                <w:pPr/>
              </w:pPrChange>
            </w:pPr>
            <w:ins w:id="5587" w:author="Gabriel Correa" w:date="2015-08-25T21:36:00Z">
              <w:r w:rsidRPr="00485A27">
                <w:rPr>
                  <w:sz w:val="22"/>
                  <w:rPrChange w:id="5588" w:author="Gabriel Correa" w:date="2015-08-25T21:58:00Z">
                    <w:rPr/>
                  </w:rPrChange>
                </w:rPr>
                <w:t>0.717</w:t>
              </w:r>
            </w:ins>
          </w:p>
        </w:tc>
        <w:tc>
          <w:tcPr>
            <w:tcW w:w="1200" w:type="dxa"/>
            <w:tcBorders>
              <w:top w:val="nil"/>
              <w:right w:val="dotDash" w:sz="4" w:space="0" w:color="A6A6A6" w:themeColor="background1" w:themeShade="A6"/>
            </w:tcBorders>
            <w:noWrap/>
            <w:hideMark/>
            <w:tcPrChange w:id="5589"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590" w:author="Gabriel Correa" w:date="2015-08-25T21:36:00Z"/>
                <w:sz w:val="22"/>
                <w:rPrChange w:id="5591" w:author="Gabriel Correa" w:date="2015-08-25T21:58:00Z">
                  <w:rPr>
                    <w:ins w:id="5592" w:author="Gabriel Correa" w:date="2015-08-25T21:36:00Z"/>
                  </w:rPr>
                </w:rPrChange>
              </w:rPr>
              <w:pPrChange w:id="5593" w:author="Gabriel Correa" w:date="2015-08-25T22:02:00Z">
                <w:pPr/>
              </w:pPrChange>
            </w:pPr>
            <w:ins w:id="5594" w:author="Gabriel Correa" w:date="2015-08-25T21:36:00Z">
              <w:r w:rsidRPr="00485A27">
                <w:rPr>
                  <w:sz w:val="22"/>
                  <w:rPrChange w:id="5595" w:author="Gabriel Correa" w:date="2015-08-25T21:58:00Z">
                    <w:rPr/>
                  </w:rPrChange>
                </w:rPr>
                <w:t>0.419</w:t>
              </w:r>
            </w:ins>
          </w:p>
        </w:tc>
        <w:tc>
          <w:tcPr>
            <w:tcW w:w="930" w:type="dxa"/>
            <w:tcBorders>
              <w:left w:val="dotDash" w:sz="4" w:space="0" w:color="A6A6A6" w:themeColor="background1" w:themeShade="A6"/>
            </w:tcBorders>
            <w:noWrap/>
            <w:hideMark/>
            <w:tcPrChange w:id="5596"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597" w:author="Gabriel Correa" w:date="2015-08-25T21:36:00Z"/>
                <w:sz w:val="22"/>
                <w:rPrChange w:id="5598" w:author="Gabriel Correa" w:date="2015-08-25T21:58:00Z">
                  <w:rPr>
                    <w:ins w:id="5599" w:author="Gabriel Correa" w:date="2015-08-25T21:36:00Z"/>
                  </w:rPr>
                </w:rPrChange>
              </w:rPr>
              <w:pPrChange w:id="5600" w:author="Gabriel Correa" w:date="2015-08-25T22:02:00Z">
                <w:pPr/>
              </w:pPrChange>
            </w:pPr>
            <w:ins w:id="5601" w:author="Gabriel Correa" w:date="2015-08-25T21:36:00Z">
              <w:r w:rsidRPr="00485A27">
                <w:rPr>
                  <w:sz w:val="22"/>
                  <w:rPrChange w:id="5602" w:author="Gabriel Correa" w:date="2015-08-25T21:58:00Z">
                    <w:rPr/>
                  </w:rPrChange>
                </w:rPr>
                <w:t>0.819</w:t>
              </w:r>
            </w:ins>
          </w:p>
        </w:tc>
        <w:tc>
          <w:tcPr>
            <w:tcW w:w="1646" w:type="dxa"/>
            <w:noWrap/>
            <w:hideMark/>
            <w:tcPrChange w:id="5603" w:author="Gabriel Correa" w:date="2015-08-25T21:39:00Z">
              <w:tcPr>
                <w:tcW w:w="1646" w:type="dxa"/>
                <w:noWrap/>
                <w:hideMark/>
              </w:tcPr>
            </w:tcPrChange>
          </w:tcPr>
          <w:p w:rsidR="00703A21" w:rsidRPr="00485A27" w:rsidRDefault="00703A21">
            <w:pPr>
              <w:jc w:val="right"/>
              <w:rPr>
                <w:ins w:id="5604" w:author="Gabriel Correa" w:date="2015-08-25T21:36:00Z"/>
                <w:b/>
                <w:bCs/>
                <w:sz w:val="22"/>
                <w:rPrChange w:id="5605" w:author="Gabriel Correa" w:date="2015-08-25T21:58:00Z">
                  <w:rPr>
                    <w:ins w:id="5606" w:author="Gabriel Correa" w:date="2015-08-25T21:36:00Z"/>
                    <w:b/>
                    <w:bCs/>
                  </w:rPr>
                </w:rPrChange>
              </w:rPr>
              <w:pPrChange w:id="5607" w:author="Gabriel Correa" w:date="2015-08-25T22:02:00Z">
                <w:pPr/>
              </w:pPrChange>
            </w:pPr>
            <w:ins w:id="5608" w:author="Gabriel Correa" w:date="2015-08-25T21:36:00Z">
              <w:r w:rsidRPr="00485A27">
                <w:rPr>
                  <w:b/>
                  <w:bCs/>
                  <w:sz w:val="22"/>
                  <w:rPrChange w:id="5609" w:author="Gabriel Correa" w:date="2015-08-25T21:58:00Z">
                    <w:rPr>
                      <w:b/>
                      <w:bCs/>
                    </w:rPr>
                  </w:rPrChange>
                </w:rPr>
                <w:t>0.453</w:t>
              </w:r>
            </w:ins>
          </w:p>
        </w:tc>
      </w:tr>
    </w:tbl>
    <w:p w:rsidR="00703A21" w:rsidRPr="00485A27" w:rsidRDefault="00703A21">
      <w:pPr>
        <w:rPr>
          <w:ins w:id="5610" w:author="Gabriel Correa" w:date="2015-08-25T21:58:00Z"/>
          <w:rPrChange w:id="5611" w:author="Gabriel Correa" w:date="2015-08-25T21:58:00Z">
            <w:rPr>
              <w:ins w:id="5612" w:author="Gabriel Correa" w:date="2015-08-25T21:58:00Z"/>
              <w:lang w:val="en-US"/>
            </w:rPr>
          </w:rPrChange>
        </w:rPr>
      </w:pPr>
    </w:p>
    <w:p w:rsidR="00485A27" w:rsidRPr="00643198" w:rsidRDefault="00485A27">
      <w:pPr>
        <w:rPr>
          <w:ins w:id="5613" w:author="Gabriel Correa" w:date="2015-08-25T21:59:00Z"/>
        </w:rPr>
      </w:pPr>
      <w:ins w:id="5614" w:author="Gabriel Correa" w:date="2015-08-25T21:58:00Z">
        <w:r w:rsidRPr="00485A27">
          <w:rPr>
            <w:rPrChange w:id="5615" w:author="Gabriel Correa" w:date="2015-08-25T21:58:00Z">
              <w:rPr>
                <w:lang w:val="en-US"/>
              </w:rPr>
            </w:rPrChange>
          </w:rPr>
          <w:t xml:space="preserve">Por otra parte se </w:t>
        </w:r>
      </w:ins>
      <w:ins w:id="5616" w:author="Gabriel Correa" w:date="2015-08-25T21:59:00Z">
        <w:r>
          <w:t xml:space="preserve">comparó a tres algoritmos de stemming, o </w:t>
        </w:r>
        <w:r>
          <w:rPr>
            <w:i/>
          </w:rPr>
          <w:t>stemmers</w:t>
        </w:r>
        <w:r>
          <w:t xml:space="preserve">, con los mismos clasificadores para </w:t>
        </w:r>
      </w:ins>
      <w:ins w:id="5617" w:author="Gabriel Correa" w:date="2015-08-25T22:05:00Z">
        <w:r w:rsidR="00643198">
          <w:t xml:space="preserve">conocer cuál permite obtener </w:t>
        </w:r>
      </w:ins>
      <w:ins w:id="5618" w:author="Gabriel Correa" w:date="2015-08-25T21:59:00Z">
        <w:r>
          <w:t>mejores resultados.</w:t>
        </w:r>
      </w:ins>
      <w:ins w:id="5619" w:author="Gabriel Correa" w:date="2015-08-25T22:05:00Z">
        <w:r w:rsidR="00643198">
          <w:t xml:space="preserve"> En la </w:t>
        </w:r>
      </w:ins>
      <w:ins w:id="5620" w:author="Gabriel Correa" w:date="2015-08-25T22:06:00Z">
        <w:r w:rsidR="00643198">
          <w:fldChar w:fldCharType="begin"/>
        </w:r>
        <w:r w:rsidR="00643198">
          <w:instrText xml:space="preserve"> REF _Ref428303695 \h </w:instrText>
        </w:r>
      </w:ins>
      <w:r w:rsidR="00643198">
        <w:fldChar w:fldCharType="separate"/>
      </w:r>
      <w:ins w:id="5621" w:author="Gabriel Correa" w:date="2015-08-28T07:30:00Z">
        <w:r w:rsidR="00E54D64">
          <w:t xml:space="preserve">Tabla </w:t>
        </w:r>
        <w:r w:rsidR="00E54D64">
          <w:rPr>
            <w:noProof/>
          </w:rPr>
          <w:t>7</w:t>
        </w:r>
        <w:r w:rsidR="00E54D64">
          <w:t>.</w:t>
        </w:r>
        <w:r w:rsidR="00E54D64">
          <w:rPr>
            <w:noProof/>
          </w:rPr>
          <w:t>9</w:t>
        </w:r>
      </w:ins>
      <w:ins w:id="5622" w:author="Gabriel Correa" w:date="2015-08-25T22:06:00Z">
        <w:r w:rsidR="00643198">
          <w:fldChar w:fldCharType="end"/>
        </w:r>
        <w:r w:rsidR="00643198">
          <w:t xml:space="preserve"> se muestra que los resultados son muy similares pero favoreciendo por poco a </w:t>
        </w:r>
        <w:r w:rsidR="00643198" w:rsidRPr="00643198">
          <w:rPr>
            <w:i/>
            <w:rPrChange w:id="5623" w:author="Gabriel Correa" w:date="2015-08-25T22:06:00Z">
              <w:rPr/>
            </w:rPrChange>
          </w:rPr>
          <w:t>Snowball Stemmer</w:t>
        </w:r>
      </w:ins>
      <w:ins w:id="5624" w:author="Gabriel Correa" w:date="2015-08-25T22:07:00Z">
        <w:r w:rsidR="00643198">
          <w:t>, por lo que se decide usarlo para los experimentos posteriores.</w:t>
        </w:r>
      </w:ins>
    </w:p>
    <w:p w:rsidR="00643198" w:rsidRDefault="00643198" w:rsidP="005D2320">
      <w:pPr>
        <w:pStyle w:val="Epgrafe"/>
        <w:keepNext/>
        <w:rPr>
          <w:ins w:id="5625" w:author="Gabriel Correa" w:date="2015-08-25T22:03:00Z"/>
        </w:rPr>
      </w:pPr>
      <w:bookmarkStart w:id="5626" w:name="_Ref428303695"/>
      <w:ins w:id="5627" w:author="Gabriel Correa" w:date="2015-08-25T22:03:00Z">
        <w:r>
          <w:lastRenderedPageBreak/>
          <w:t xml:space="preserve">Tabla </w:t>
        </w:r>
      </w:ins>
      <w:ins w:id="5628" w:author="Gabriel Correa" w:date="2015-08-28T00:22:00Z">
        <w:r w:rsidR="00F002B6">
          <w:fldChar w:fldCharType="begin"/>
        </w:r>
        <w:r w:rsidR="00F002B6">
          <w:instrText xml:space="preserve"> STYLEREF 1 \s </w:instrText>
        </w:r>
      </w:ins>
      <w:r w:rsidR="00F002B6">
        <w:fldChar w:fldCharType="separate"/>
      </w:r>
      <w:r w:rsidR="00E54D64">
        <w:rPr>
          <w:noProof/>
        </w:rPr>
        <w:t>7</w:t>
      </w:r>
      <w:ins w:id="5629"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630" w:author="Gabriel Correa" w:date="2015-08-28T07:30:00Z">
        <w:r w:rsidR="00E54D64">
          <w:rPr>
            <w:noProof/>
          </w:rPr>
          <w:t>9</w:t>
        </w:r>
      </w:ins>
      <w:ins w:id="5631" w:author="Gabriel Correa" w:date="2015-08-28T00:22:00Z">
        <w:r w:rsidR="00F002B6">
          <w:fldChar w:fldCharType="end"/>
        </w:r>
      </w:ins>
      <w:del w:id="563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5626"/>
      <w:ins w:id="5633" w:author="Gabriel Correa" w:date="2015-08-25T22:03:00Z">
        <w:r>
          <w:t>:   Comparaci</w:t>
        </w:r>
      </w:ins>
      <w:ins w:id="5634" w:author="Gabriel Correa" w:date="2015-08-25T22:04:00Z">
        <w:r>
          <w:t>ón de rendimiento al usar distintos stemmers.</w:t>
        </w:r>
      </w:ins>
    </w:p>
    <w:tbl>
      <w:tblPr>
        <w:tblStyle w:val="Estilo2"/>
        <w:tblW w:w="0" w:type="auto"/>
        <w:tblLook w:val="04A0" w:firstRow="1" w:lastRow="0" w:firstColumn="1" w:lastColumn="0" w:noHBand="0" w:noVBand="1"/>
        <w:tblPrChange w:id="5635"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5636">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5637" w:author="Gabriel Correa" w:date="2015-08-25T21:59:00Z"/>
          <w:trPrChange w:id="5638"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5639"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5640" w:author="Gabriel Correa" w:date="2015-08-25T21:59:00Z"/>
                <w:sz w:val="22"/>
              </w:rPr>
            </w:pPr>
          </w:p>
        </w:tc>
        <w:tc>
          <w:tcPr>
            <w:tcW w:w="2410" w:type="dxa"/>
            <w:gridSpan w:val="2"/>
            <w:tcBorders>
              <w:top w:val="nil"/>
              <w:bottom w:val="single" w:sz="12" w:space="0" w:color="000000" w:themeColor="text1"/>
            </w:tcBorders>
            <w:noWrap/>
            <w:hideMark/>
            <w:tcPrChange w:id="5641"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642" w:author="Gabriel Correa" w:date="2015-08-25T21:59:00Z"/>
                <w:sz w:val="22"/>
              </w:rPr>
              <w:pPrChange w:id="5643"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5644" w:author="Gabriel Correa" w:date="2015-08-25T21:59:00Z">
              <w:r w:rsidRPr="002B28AD">
                <w:rPr>
                  <w:sz w:val="22"/>
                </w:rPr>
                <w:t>NaiveBayes</w:t>
              </w:r>
            </w:ins>
          </w:p>
        </w:tc>
        <w:tc>
          <w:tcPr>
            <w:tcW w:w="2780" w:type="dxa"/>
            <w:gridSpan w:val="2"/>
            <w:tcBorders>
              <w:top w:val="nil"/>
              <w:bottom w:val="single" w:sz="12" w:space="0" w:color="000000" w:themeColor="text1"/>
            </w:tcBorders>
            <w:noWrap/>
            <w:hideMark/>
            <w:tcPrChange w:id="5645"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646" w:author="Gabriel Correa" w:date="2015-08-25T21:59:00Z"/>
                <w:sz w:val="22"/>
              </w:rPr>
              <w:pPrChange w:id="5647"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5648" w:author="Gabriel Correa" w:date="2015-08-25T21:59:00Z">
              <w:r w:rsidRPr="002B28AD">
                <w:rPr>
                  <w:sz w:val="22"/>
                </w:rPr>
                <w:t>NaiveBayesMultinomial</w:t>
              </w:r>
            </w:ins>
          </w:p>
        </w:tc>
      </w:tr>
      <w:tr w:rsidR="00485A27" w:rsidRPr="002B28AD" w:rsidTr="00485A27">
        <w:trPr>
          <w:trHeight w:val="300"/>
          <w:ins w:id="5649" w:author="Gabriel Correa" w:date="2015-08-25T21:59:00Z"/>
          <w:trPrChange w:id="5650"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5651"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5652" w:author="Gabriel Correa" w:date="2015-08-25T21:59:00Z"/>
                <w:sz w:val="22"/>
              </w:rPr>
              <w:pPrChange w:id="5653" w:author="Gabriel Correa" w:date="2015-08-25T22:01:00Z">
                <w:pPr/>
              </w:pPrChange>
            </w:pPr>
            <w:ins w:id="5654" w:author="Gabriel Correa" w:date="2015-08-25T22:00:00Z">
              <w:r w:rsidRPr="00485A27">
                <w:rPr>
                  <w:i/>
                  <w:sz w:val="22"/>
                  <w:rPrChange w:id="5655"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656"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657" w:author="Gabriel Correa" w:date="2015-08-25T21:59:00Z"/>
                <w:sz w:val="22"/>
              </w:rPr>
              <w:pPrChange w:id="5658" w:author="Gabriel Correa" w:date="2015-08-25T22:01:00Z">
                <w:pPr/>
              </w:pPrChange>
            </w:pPr>
            <w:ins w:id="5659" w:author="Gabriel Correa" w:date="2015-08-25T21:59:00Z">
              <w:r w:rsidRPr="002B28AD">
                <w:rPr>
                  <w:sz w:val="22"/>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5660"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5661" w:author="Gabriel Correa" w:date="2015-08-25T21:59:00Z"/>
                <w:sz w:val="22"/>
              </w:rPr>
              <w:pPrChange w:id="5662" w:author="Gabriel Correa" w:date="2015-08-25T22:01:00Z">
                <w:pPr/>
              </w:pPrChange>
            </w:pPr>
            <w:ins w:id="5663" w:author="Gabriel Correa" w:date="2015-08-25T21:59:00Z">
              <w:r w:rsidRPr="002B28AD">
                <w:rPr>
                  <w:sz w:val="22"/>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664"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665" w:author="Gabriel Correa" w:date="2015-08-25T21:59:00Z"/>
                <w:sz w:val="22"/>
              </w:rPr>
              <w:pPrChange w:id="5666" w:author="Gabriel Correa" w:date="2015-08-25T22:01:00Z">
                <w:pPr/>
              </w:pPrChange>
            </w:pPr>
            <w:ins w:id="5667" w:author="Gabriel Correa" w:date="2015-08-25T21:59:00Z">
              <w:r w:rsidRPr="002B28AD">
                <w:rPr>
                  <w:sz w:val="22"/>
                </w:rPr>
                <w:t>recall</w:t>
              </w:r>
            </w:ins>
          </w:p>
        </w:tc>
        <w:tc>
          <w:tcPr>
            <w:tcW w:w="1646" w:type="dxa"/>
            <w:tcBorders>
              <w:top w:val="single" w:sz="12" w:space="0" w:color="000000" w:themeColor="text1"/>
              <w:bottom w:val="single" w:sz="12" w:space="0" w:color="000000" w:themeColor="text1"/>
            </w:tcBorders>
            <w:noWrap/>
            <w:hideMark/>
            <w:tcPrChange w:id="5668"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5669" w:author="Gabriel Correa" w:date="2015-08-25T21:59:00Z"/>
                <w:sz w:val="22"/>
              </w:rPr>
              <w:pPrChange w:id="5670" w:author="Gabriel Correa" w:date="2015-08-25T22:01:00Z">
                <w:pPr/>
              </w:pPrChange>
            </w:pPr>
            <w:ins w:id="5671" w:author="Gabriel Correa" w:date="2015-08-25T21:59:00Z">
              <w:r w:rsidRPr="002B28AD">
                <w:rPr>
                  <w:sz w:val="22"/>
                </w:rPr>
                <w:t>f-measure</w:t>
              </w:r>
            </w:ins>
          </w:p>
        </w:tc>
      </w:tr>
      <w:tr w:rsidR="00C811FF" w:rsidRPr="002B28AD" w:rsidTr="007C2995">
        <w:trPr>
          <w:trHeight w:val="300"/>
          <w:ins w:id="5672" w:author="Gabriel Correa" w:date="2015-08-25T21:59:00Z"/>
          <w:trPrChange w:id="5673"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5674"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5675" w:author="Gabriel Correa" w:date="2015-08-25T21:59:00Z"/>
                <w:sz w:val="22"/>
              </w:rPr>
            </w:pPr>
            <w:ins w:id="5676"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5677"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678" w:author="Gabriel Correa" w:date="2015-08-25T21:59:00Z"/>
                <w:sz w:val="22"/>
              </w:rPr>
              <w:pPrChange w:id="5679" w:author="Gabriel Correa" w:date="2015-08-25T22:01:00Z">
                <w:pPr/>
              </w:pPrChange>
            </w:pPr>
            <w:ins w:id="5680"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5681"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5682" w:author="Gabriel Correa" w:date="2015-08-25T21:59:00Z"/>
                <w:b/>
                <w:bCs/>
                <w:sz w:val="22"/>
              </w:rPr>
              <w:pPrChange w:id="5683" w:author="Gabriel Correa" w:date="2015-08-25T22:01:00Z">
                <w:pPr/>
              </w:pPrChange>
            </w:pPr>
            <w:ins w:id="5684"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5685"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686" w:author="Gabriel Correa" w:date="2015-08-25T21:59:00Z"/>
                <w:sz w:val="22"/>
              </w:rPr>
              <w:pPrChange w:id="5687" w:author="Gabriel Correa" w:date="2015-08-25T22:01:00Z">
                <w:pPr/>
              </w:pPrChange>
            </w:pPr>
            <w:ins w:id="5688"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5689"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5690" w:author="Gabriel Correa" w:date="2015-08-25T21:59:00Z"/>
                <w:sz w:val="22"/>
              </w:rPr>
              <w:pPrChange w:id="5691" w:author="Gabriel Correa" w:date="2015-08-25T22:01:00Z">
                <w:pPr/>
              </w:pPrChange>
            </w:pPr>
            <w:ins w:id="5692" w:author="Gabriel Correa" w:date="2015-08-25T22:03:00Z">
              <w:r>
                <w:rPr>
                  <w:rFonts w:ascii="Calibri" w:hAnsi="Calibri" w:cs="Calibri"/>
                  <w:color w:val="000000"/>
                  <w:sz w:val="22"/>
                </w:rPr>
                <w:t>0.655</w:t>
              </w:r>
            </w:ins>
          </w:p>
        </w:tc>
      </w:tr>
      <w:tr w:rsidR="00C811FF" w:rsidRPr="002B28AD" w:rsidTr="007C2995">
        <w:trPr>
          <w:trHeight w:val="300"/>
          <w:ins w:id="5693" w:author="Gabriel Correa" w:date="2015-08-25T21:59:00Z"/>
          <w:trPrChange w:id="5694" w:author="Gabriel Correa" w:date="2015-08-25T22:03:00Z">
            <w:trPr>
              <w:trHeight w:val="300"/>
            </w:trPr>
          </w:trPrChange>
        </w:trPr>
        <w:tc>
          <w:tcPr>
            <w:tcW w:w="1809" w:type="dxa"/>
            <w:tcBorders>
              <w:right w:val="dotDash" w:sz="4" w:space="0" w:color="A6A6A6" w:themeColor="background1" w:themeShade="A6"/>
            </w:tcBorders>
            <w:noWrap/>
            <w:hideMark/>
            <w:tcPrChange w:id="5695"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696" w:author="Gabriel Correa" w:date="2015-08-25T21:59:00Z"/>
                <w:sz w:val="22"/>
              </w:rPr>
            </w:pPr>
            <w:ins w:id="5697" w:author="Gabriel Correa" w:date="2015-08-25T22:01:00Z">
              <w:r>
                <w:rPr>
                  <w:sz w:val="22"/>
                </w:rPr>
                <w:t>Lovins</w:t>
              </w:r>
            </w:ins>
          </w:p>
        </w:tc>
        <w:tc>
          <w:tcPr>
            <w:tcW w:w="1134" w:type="dxa"/>
            <w:tcBorders>
              <w:left w:val="dotDash" w:sz="4" w:space="0" w:color="A6A6A6" w:themeColor="background1" w:themeShade="A6"/>
            </w:tcBorders>
            <w:noWrap/>
            <w:vAlign w:val="bottom"/>
            <w:hideMark/>
            <w:tcPrChange w:id="5698"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699" w:author="Gabriel Correa" w:date="2015-08-25T21:59:00Z"/>
                <w:sz w:val="22"/>
              </w:rPr>
              <w:pPrChange w:id="5700" w:author="Gabriel Correa" w:date="2015-08-25T22:01:00Z">
                <w:pPr/>
              </w:pPrChange>
            </w:pPr>
            <w:ins w:id="5701"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5702"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703" w:author="Gabriel Correa" w:date="2015-08-25T21:59:00Z"/>
                <w:sz w:val="22"/>
              </w:rPr>
              <w:pPrChange w:id="5704" w:author="Gabriel Correa" w:date="2015-08-25T22:01:00Z">
                <w:pPr/>
              </w:pPrChange>
            </w:pPr>
            <w:ins w:id="5705"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5706"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707" w:author="Gabriel Correa" w:date="2015-08-25T21:59:00Z"/>
                <w:sz w:val="22"/>
              </w:rPr>
              <w:pPrChange w:id="5708" w:author="Gabriel Correa" w:date="2015-08-25T22:01:00Z">
                <w:pPr/>
              </w:pPrChange>
            </w:pPr>
            <w:ins w:id="5709" w:author="Gabriel Correa" w:date="2015-08-25T22:03:00Z">
              <w:r>
                <w:rPr>
                  <w:rFonts w:ascii="Calibri" w:hAnsi="Calibri" w:cs="Calibri"/>
                  <w:color w:val="000000"/>
                  <w:sz w:val="22"/>
                </w:rPr>
                <w:t>0.569</w:t>
              </w:r>
            </w:ins>
          </w:p>
        </w:tc>
        <w:tc>
          <w:tcPr>
            <w:tcW w:w="1646" w:type="dxa"/>
            <w:noWrap/>
            <w:vAlign w:val="bottom"/>
            <w:hideMark/>
            <w:tcPrChange w:id="5710" w:author="Gabriel Correa" w:date="2015-08-25T22:03:00Z">
              <w:tcPr>
                <w:tcW w:w="1646" w:type="dxa"/>
                <w:noWrap/>
                <w:hideMark/>
              </w:tcPr>
            </w:tcPrChange>
          </w:tcPr>
          <w:p w:rsidR="00C811FF" w:rsidRPr="002B28AD" w:rsidRDefault="00C811FF">
            <w:pPr>
              <w:jc w:val="right"/>
              <w:rPr>
                <w:ins w:id="5711" w:author="Gabriel Correa" w:date="2015-08-25T21:59:00Z"/>
                <w:b/>
                <w:bCs/>
                <w:sz w:val="22"/>
              </w:rPr>
              <w:pPrChange w:id="5712" w:author="Gabriel Correa" w:date="2015-08-25T22:01:00Z">
                <w:pPr/>
              </w:pPrChange>
            </w:pPr>
            <w:ins w:id="5713" w:author="Gabriel Correa" w:date="2015-08-25T22:03:00Z">
              <w:r>
                <w:rPr>
                  <w:rFonts w:ascii="Calibri" w:hAnsi="Calibri" w:cs="Calibri"/>
                  <w:color w:val="000000"/>
                  <w:sz w:val="22"/>
                </w:rPr>
                <w:t>0.635</w:t>
              </w:r>
            </w:ins>
          </w:p>
        </w:tc>
      </w:tr>
      <w:tr w:rsidR="00C811FF" w:rsidRPr="002B28AD" w:rsidTr="007C2995">
        <w:trPr>
          <w:trHeight w:val="300"/>
          <w:ins w:id="5714" w:author="Gabriel Correa" w:date="2015-08-25T21:59:00Z"/>
          <w:trPrChange w:id="5715" w:author="Gabriel Correa" w:date="2015-08-25T22:03:00Z">
            <w:trPr>
              <w:trHeight w:val="300"/>
            </w:trPr>
          </w:trPrChange>
        </w:trPr>
        <w:tc>
          <w:tcPr>
            <w:tcW w:w="1809" w:type="dxa"/>
            <w:tcBorders>
              <w:right w:val="dotDash" w:sz="4" w:space="0" w:color="A6A6A6" w:themeColor="background1" w:themeShade="A6"/>
            </w:tcBorders>
            <w:noWrap/>
            <w:tcPrChange w:id="5716"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5717" w:author="Gabriel Correa" w:date="2015-08-25T21:59:00Z"/>
                <w:sz w:val="22"/>
              </w:rPr>
            </w:pPr>
            <w:ins w:id="5718" w:author="Gabriel Correa" w:date="2015-08-25T22:01:00Z">
              <w:r>
                <w:rPr>
                  <w:sz w:val="22"/>
                </w:rPr>
                <w:t>IteratedLovins</w:t>
              </w:r>
            </w:ins>
          </w:p>
        </w:tc>
        <w:tc>
          <w:tcPr>
            <w:tcW w:w="1134" w:type="dxa"/>
            <w:tcBorders>
              <w:left w:val="dotDash" w:sz="4" w:space="0" w:color="A6A6A6" w:themeColor="background1" w:themeShade="A6"/>
            </w:tcBorders>
            <w:noWrap/>
            <w:vAlign w:val="bottom"/>
            <w:hideMark/>
            <w:tcPrChange w:id="5719"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720" w:author="Gabriel Correa" w:date="2015-08-25T21:59:00Z"/>
                <w:sz w:val="22"/>
              </w:rPr>
              <w:pPrChange w:id="5721" w:author="Gabriel Correa" w:date="2015-08-25T22:01:00Z">
                <w:pPr/>
              </w:pPrChange>
            </w:pPr>
            <w:ins w:id="5722"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5723"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724" w:author="Gabriel Correa" w:date="2015-08-25T21:59:00Z"/>
                <w:b/>
                <w:bCs/>
                <w:sz w:val="22"/>
              </w:rPr>
              <w:pPrChange w:id="5725" w:author="Gabriel Correa" w:date="2015-08-25T22:01:00Z">
                <w:pPr/>
              </w:pPrChange>
            </w:pPr>
            <w:ins w:id="5726"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5727"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728" w:author="Gabriel Correa" w:date="2015-08-25T21:59:00Z"/>
                <w:sz w:val="22"/>
              </w:rPr>
              <w:pPrChange w:id="5729" w:author="Gabriel Correa" w:date="2015-08-25T22:01:00Z">
                <w:pPr/>
              </w:pPrChange>
            </w:pPr>
            <w:ins w:id="5730" w:author="Gabriel Correa" w:date="2015-08-25T22:03:00Z">
              <w:r>
                <w:rPr>
                  <w:rFonts w:ascii="Calibri" w:hAnsi="Calibri" w:cs="Calibri"/>
                  <w:color w:val="000000"/>
                  <w:sz w:val="22"/>
                </w:rPr>
                <w:t>0.553</w:t>
              </w:r>
            </w:ins>
          </w:p>
        </w:tc>
        <w:tc>
          <w:tcPr>
            <w:tcW w:w="1646" w:type="dxa"/>
            <w:noWrap/>
            <w:vAlign w:val="bottom"/>
            <w:hideMark/>
            <w:tcPrChange w:id="5731" w:author="Gabriel Correa" w:date="2015-08-25T22:03:00Z">
              <w:tcPr>
                <w:tcW w:w="1646" w:type="dxa"/>
                <w:noWrap/>
                <w:hideMark/>
              </w:tcPr>
            </w:tcPrChange>
          </w:tcPr>
          <w:p w:rsidR="00C811FF" w:rsidRPr="002B28AD" w:rsidRDefault="00C811FF">
            <w:pPr>
              <w:jc w:val="right"/>
              <w:rPr>
                <w:ins w:id="5732" w:author="Gabriel Correa" w:date="2015-08-25T21:59:00Z"/>
                <w:sz w:val="22"/>
              </w:rPr>
              <w:pPrChange w:id="5733" w:author="Gabriel Correa" w:date="2015-08-25T22:01:00Z">
                <w:pPr/>
              </w:pPrChange>
            </w:pPr>
            <w:ins w:id="5734" w:author="Gabriel Correa" w:date="2015-08-25T22:03:00Z">
              <w:r>
                <w:rPr>
                  <w:rFonts w:ascii="Calibri" w:hAnsi="Calibri" w:cs="Calibri"/>
                  <w:color w:val="000000"/>
                  <w:sz w:val="22"/>
                </w:rPr>
                <w:t>0.619</w:t>
              </w:r>
            </w:ins>
          </w:p>
        </w:tc>
      </w:tr>
      <w:tr w:rsidR="00C811FF" w:rsidRPr="002B28AD" w:rsidTr="007C2995">
        <w:trPr>
          <w:trHeight w:val="300"/>
          <w:ins w:id="5735" w:author="Gabriel Correa" w:date="2015-08-25T21:59:00Z"/>
          <w:trPrChange w:id="5736" w:author="Gabriel Correa" w:date="2015-08-25T22:03:00Z">
            <w:trPr>
              <w:trHeight w:val="300"/>
            </w:trPr>
          </w:trPrChange>
        </w:trPr>
        <w:tc>
          <w:tcPr>
            <w:tcW w:w="1809" w:type="dxa"/>
            <w:tcBorders>
              <w:right w:val="dotDash" w:sz="4" w:space="0" w:color="A6A6A6" w:themeColor="background1" w:themeShade="A6"/>
            </w:tcBorders>
            <w:noWrap/>
            <w:hideMark/>
            <w:tcPrChange w:id="5737"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738" w:author="Gabriel Correa" w:date="2015-08-25T21:59:00Z"/>
                <w:sz w:val="22"/>
              </w:rPr>
            </w:pPr>
            <w:ins w:id="5739" w:author="Gabriel Correa" w:date="2015-08-25T22:01:00Z">
              <w:r>
                <w:rPr>
                  <w:sz w:val="22"/>
                </w:rPr>
                <w:t>Snowball</w:t>
              </w:r>
            </w:ins>
          </w:p>
        </w:tc>
        <w:tc>
          <w:tcPr>
            <w:tcW w:w="1134" w:type="dxa"/>
            <w:tcBorders>
              <w:left w:val="dotDash" w:sz="4" w:space="0" w:color="A6A6A6" w:themeColor="background1" w:themeShade="A6"/>
            </w:tcBorders>
            <w:noWrap/>
            <w:vAlign w:val="bottom"/>
            <w:hideMark/>
            <w:tcPrChange w:id="5740"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741" w:author="Gabriel Correa" w:date="2015-08-25T21:59:00Z"/>
                <w:sz w:val="22"/>
              </w:rPr>
              <w:pPrChange w:id="5742" w:author="Gabriel Correa" w:date="2015-08-25T22:01:00Z">
                <w:pPr/>
              </w:pPrChange>
            </w:pPr>
            <w:ins w:id="5743"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5744"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745" w:author="Gabriel Correa" w:date="2015-08-25T21:59:00Z"/>
                <w:sz w:val="22"/>
              </w:rPr>
              <w:pPrChange w:id="5746" w:author="Gabriel Correa" w:date="2015-08-25T22:01:00Z">
                <w:pPr/>
              </w:pPrChange>
            </w:pPr>
            <w:ins w:id="5747"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5748"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749" w:author="Gabriel Correa" w:date="2015-08-25T21:59:00Z"/>
                <w:sz w:val="22"/>
              </w:rPr>
              <w:pPrChange w:id="5750" w:author="Gabriel Correa" w:date="2015-08-25T22:01:00Z">
                <w:pPr/>
              </w:pPrChange>
            </w:pPr>
            <w:ins w:id="5751" w:author="Gabriel Correa" w:date="2015-08-25T22:03:00Z">
              <w:r>
                <w:rPr>
                  <w:rFonts w:ascii="Calibri" w:hAnsi="Calibri" w:cs="Calibri"/>
                  <w:b/>
                  <w:bCs/>
                  <w:color w:val="000000"/>
                  <w:sz w:val="22"/>
                </w:rPr>
                <w:t>0.590</w:t>
              </w:r>
            </w:ins>
          </w:p>
        </w:tc>
        <w:tc>
          <w:tcPr>
            <w:tcW w:w="1646" w:type="dxa"/>
            <w:noWrap/>
            <w:vAlign w:val="bottom"/>
            <w:hideMark/>
            <w:tcPrChange w:id="5752" w:author="Gabriel Correa" w:date="2015-08-25T22:03:00Z">
              <w:tcPr>
                <w:tcW w:w="1646" w:type="dxa"/>
                <w:noWrap/>
                <w:hideMark/>
              </w:tcPr>
            </w:tcPrChange>
          </w:tcPr>
          <w:p w:rsidR="00C811FF" w:rsidRPr="002B28AD" w:rsidRDefault="00C811FF">
            <w:pPr>
              <w:jc w:val="right"/>
              <w:rPr>
                <w:ins w:id="5753" w:author="Gabriel Correa" w:date="2015-08-25T21:59:00Z"/>
                <w:b/>
                <w:bCs/>
                <w:sz w:val="22"/>
              </w:rPr>
              <w:pPrChange w:id="5754" w:author="Gabriel Correa" w:date="2015-08-25T22:01:00Z">
                <w:pPr/>
              </w:pPrChange>
            </w:pPr>
            <w:ins w:id="5755" w:author="Gabriel Correa" w:date="2015-08-25T22:03:00Z">
              <w:r>
                <w:rPr>
                  <w:rFonts w:ascii="Calibri" w:hAnsi="Calibri" w:cs="Calibri"/>
                  <w:b/>
                  <w:bCs/>
                  <w:color w:val="000000"/>
                  <w:sz w:val="22"/>
                </w:rPr>
                <w:t>0.655</w:t>
              </w:r>
            </w:ins>
          </w:p>
        </w:tc>
      </w:tr>
    </w:tbl>
    <w:p w:rsidR="00485A27" w:rsidRDefault="00485A27">
      <w:pPr>
        <w:rPr>
          <w:ins w:id="5756" w:author="Gabriel Correa" w:date="2015-08-25T22:08:00Z"/>
        </w:rPr>
      </w:pPr>
    </w:p>
    <w:p w:rsidR="00643198" w:rsidRDefault="00643198">
      <w:pPr>
        <w:rPr>
          <w:ins w:id="5757" w:author="Gabriel Correa" w:date="2015-08-25T22:17:00Z"/>
        </w:rPr>
      </w:pPr>
      <w:ins w:id="5758" w:author="Gabriel Correa" w:date="2015-08-25T22:08:00Z">
        <w:r>
          <w:t xml:space="preserve">El objetivo de este estos experimentos es determinar si existe alguna combinación que mejore el rendimiento de </w:t>
        </w:r>
        <w:r>
          <w:rPr>
            <w:i/>
          </w:rPr>
          <w:t xml:space="preserve">NaiveBayes </w:t>
        </w:r>
      </w:ins>
      <w:ins w:id="5759" w:author="Gabriel Correa" w:date="2015-08-25T22:09:00Z">
        <w:r>
          <w:t xml:space="preserve">o de </w:t>
        </w:r>
        <w:r>
          <w:rPr>
            <w:i/>
          </w:rPr>
          <w:t>NaiveBayesMultinomial</w:t>
        </w:r>
        <w:r>
          <w:t xml:space="preserve">. Las transformaciones </w:t>
        </w:r>
      </w:ins>
      <w:ins w:id="5760" w:author="Gabriel Correa" w:date="2015-08-25T22:12:00Z">
        <w:r>
          <w:t>TF-IDF ayudan a co</w:t>
        </w:r>
      </w:ins>
      <w:ins w:id="5761" w:author="Gabriel Correa" w:date="2015-08-25T22:16:00Z">
        <w:r w:rsidR="002304F1">
          <w:t>n</w:t>
        </w:r>
      </w:ins>
      <w:ins w:id="5762" w:author="Gabriel Correa" w:date="2015-08-25T22:12:00Z">
        <w:r>
          <w:t xml:space="preserve">siderar </w:t>
        </w:r>
      </w:ins>
      <w:ins w:id="5763" w:author="Gabriel Correa" w:date="2015-08-25T22:13:00Z">
        <w:r w:rsidR="002304F1">
          <w:t xml:space="preserve">el peso de las palabras comunes versus las palabras infrecuentes y </w:t>
        </w:r>
      </w:ins>
      <w:ins w:id="5764" w:author="Gabriel Correa" w:date="2015-08-25T22:14:00Z">
        <w:r w:rsidR="002304F1">
          <w:t>a</w:t>
        </w:r>
      </w:ins>
      <w:ins w:id="5765" w:author="Gabriel Correa" w:date="2015-08-25T22:16:00Z">
        <w:r w:rsidR="002304F1">
          <w:t xml:space="preserve"> </w:t>
        </w:r>
      </w:ins>
      <w:ins w:id="5766" w:author="Gabriel Correa" w:date="2015-08-25T22:14:00Z">
        <w:r w:rsidR="002304F1">
          <w:t>veces pueden ayudar en problemas de Text Mining.</w:t>
        </w:r>
      </w:ins>
    </w:p>
    <w:p w:rsidR="00E42481" w:rsidRPr="00E42481" w:rsidRDefault="00344341">
      <w:pPr>
        <w:rPr>
          <w:ins w:id="5767" w:author="Gabriel Correa" w:date="2015-08-25T17:42:00Z"/>
        </w:rPr>
      </w:pPr>
      <w:ins w:id="5768" w:author="Gabriel Correa" w:date="2015-08-25T22:17:00Z">
        <w:r>
          <w:t xml:space="preserve">Los resultados </w:t>
        </w:r>
      </w:ins>
      <w:ins w:id="5769" w:author="Gabriel Correa" w:date="2015-08-25T22:18:00Z">
        <w:r>
          <w:t xml:space="preserve">de las </w:t>
        </w:r>
      </w:ins>
      <w:ins w:id="5770" w:author="Gabriel Correa" w:date="2015-08-25T22:19:00Z">
        <w:r>
          <w:t xml:space="preserve">16 combinaciones de cada API se encuentran el </w:t>
        </w:r>
      </w:ins>
      <w:ins w:id="5771" w:author="Gabriel Correa" w:date="2015-08-25T22:20:00Z">
        <w:r>
          <w:t>Anexo</w:t>
        </w:r>
      </w:ins>
      <w:ins w:id="5772" w:author="Gabriel Correa" w:date="2015-08-25T22:19:00Z">
        <w:r>
          <w:t xml:space="preserve"> - </w:t>
        </w:r>
      </w:ins>
      <w:r w:rsidR="00E42481">
        <w:fldChar w:fldCharType="begin"/>
      </w:r>
      <w:r w:rsidR="00E42481">
        <w:instrText xml:space="preserve"> REF _Ref428311817 \r \h </w:instrText>
      </w:r>
      <w:r w:rsidR="00E42481">
        <w:fldChar w:fldCharType="separate"/>
      </w:r>
      <w:r w:rsidR="00E54D64">
        <w:t>12.1</w:t>
      </w:r>
      <w:r w:rsidR="00E42481">
        <w:fldChar w:fldCharType="end"/>
      </w:r>
      <w:r w:rsidR="00E42481">
        <w:t xml:space="preserve">. En resumen no se observaron mejoras considerables como para concluir que es mejor usar alguno de esas combinaciones nuevas. Al entrenar con Apache Commons y Java funcionó mejor </w:t>
      </w:r>
      <w:r w:rsidR="00E42481" w:rsidRPr="00E42481">
        <w:rPr>
          <w:i/>
        </w:rPr>
        <w:t>NaiveBayesMultinomial</w:t>
      </w:r>
      <w:r w:rsidR="00E42481">
        <w:t xml:space="preserve"> sin opciones extra, al entrenar con Apache Commons y JFace funcionó mejor </w:t>
      </w:r>
      <w:r w:rsidR="00E42481" w:rsidRPr="00E42481">
        <w:rPr>
          <w:i/>
        </w:rPr>
        <w:t>NaiveBayes</w:t>
      </w:r>
      <w:r w:rsidR="00E42481">
        <w:t xml:space="preserve"> sin opciones extra y al entrenar con Java y JFace el mejor fue </w:t>
      </w:r>
      <w:r w:rsidR="00E42481">
        <w:rPr>
          <w:i/>
        </w:rPr>
        <w:t>NaiveBayes</w:t>
      </w:r>
      <w:r w:rsidR="00E42481">
        <w:t xml:space="preserve"> con stopwords.</w:t>
      </w:r>
    </w:p>
    <w:p w:rsidR="005405E1" w:rsidDel="00D44793" w:rsidRDefault="00350FBE" w:rsidP="005405E1">
      <w:pPr>
        <w:pStyle w:val="Ttulo3"/>
        <w:rPr>
          <w:del w:id="5773" w:author="Gabriel Correa" w:date="2015-08-26T03:23:00Z"/>
        </w:rPr>
      </w:pPr>
      <w:del w:id="5774" w:author="Gabriel Correa" w:date="2015-08-26T03:23:00Z">
        <w:r w:rsidDel="00D44793">
          <w:delText xml:space="preserve">3 </w:delText>
        </w:r>
        <w:bookmarkStart w:id="5775" w:name="_Toc428323452"/>
        <w:bookmarkStart w:id="5776" w:name="_Toc428443054"/>
        <w:bookmarkStart w:id="5777" w:name="_Toc428443130"/>
        <w:bookmarkStart w:id="5778" w:name="_Toc428510413"/>
        <w:bookmarkEnd w:id="5775"/>
        <w:bookmarkEnd w:id="5776"/>
        <w:bookmarkEnd w:id="5777"/>
        <w:bookmarkEnd w:id="5778"/>
      </w:del>
    </w:p>
    <w:p w:rsidR="000B0215" w:rsidDel="00D44793" w:rsidRDefault="000B0215" w:rsidP="000B0215">
      <w:pPr>
        <w:rPr>
          <w:del w:id="5779" w:author="Gabriel Correa" w:date="2015-08-26T03:23:00Z"/>
        </w:rPr>
      </w:pPr>
      <w:bookmarkStart w:id="5780" w:name="_Toc428323453"/>
      <w:bookmarkStart w:id="5781" w:name="_Toc428443055"/>
      <w:bookmarkStart w:id="5782" w:name="_Toc428443131"/>
      <w:bookmarkStart w:id="5783" w:name="_Toc428510414"/>
      <w:bookmarkEnd w:id="5780"/>
      <w:bookmarkEnd w:id="5781"/>
      <w:bookmarkEnd w:id="5782"/>
      <w:bookmarkEnd w:id="5783"/>
    </w:p>
    <w:p w:rsidR="000B0215" w:rsidDel="00D44793" w:rsidRDefault="000B0215" w:rsidP="000B0215">
      <w:pPr>
        <w:rPr>
          <w:del w:id="5784" w:author="Gabriel Correa" w:date="2015-08-26T03:23:00Z"/>
        </w:rPr>
      </w:pPr>
      <w:del w:id="5785" w:author="Gabriel Correa" w:date="2015-08-26T03:23:00Z">
        <w:r w:rsidDel="00D44793">
          <w:delText>Se realizaron …</w:delText>
        </w:r>
        <w:r w:rsidR="006D2024" w:rsidDel="00D44793">
          <w:delText>………………….</w:delText>
        </w:r>
        <w:bookmarkStart w:id="5786" w:name="_Toc428323454"/>
        <w:bookmarkStart w:id="5787" w:name="_Toc428443056"/>
        <w:bookmarkStart w:id="5788" w:name="_Toc428443132"/>
        <w:bookmarkStart w:id="5789" w:name="_Toc428510415"/>
        <w:bookmarkEnd w:id="5786"/>
        <w:bookmarkEnd w:id="5787"/>
        <w:bookmarkEnd w:id="5788"/>
        <w:bookmarkEnd w:id="5789"/>
      </w:del>
    </w:p>
    <w:p w:rsidR="005405E1" w:rsidRDefault="000B0215">
      <w:pPr>
        <w:pStyle w:val="Ttulo3"/>
        <w:pPrChange w:id="5790" w:author="Gabriel Correa" w:date="2015-08-24T16:59:00Z">
          <w:pPr/>
        </w:pPrChange>
      </w:pPr>
      <w:del w:id="5791"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5792" w:author="Gabriel Correa" w:date="2015-08-26T03:09:00Z">
        <w:r w:rsidDel="005D2320">
          <w:delText>6.2.2</w:delText>
        </w:r>
      </w:del>
      <w:del w:id="5793"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5794" w:name="_Toc428510416"/>
      <w:ins w:id="5795" w:author="Gabriel Correa" w:date="2015-08-25T17:46:00Z">
        <w:r w:rsidR="005405E1">
          <w:t xml:space="preserve">Tiempos de entrenamiento y </w:t>
        </w:r>
      </w:ins>
      <w:ins w:id="5796" w:author="Gabriel Correa" w:date="2015-08-25T17:47:00Z">
        <w:r w:rsidR="005405E1">
          <w:t>de prueba</w:t>
        </w:r>
      </w:ins>
      <w:bookmarkEnd w:id="5794"/>
    </w:p>
    <w:p w:rsidR="008C5FC5" w:rsidRPr="008C5FC5" w:rsidRDefault="008C5FC5" w:rsidP="008C5FC5">
      <w:pPr>
        <w:rPr>
          <w:ins w:id="5797" w:author="Gabriel Correa" w:date="2015-08-25T21:29:00Z"/>
        </w:rPr>
      </w:pPr>
      <w:r>
        <w:t xml:space="preserve">La </w:t>
      </w:r>
      <w:r>
        <w:fldChar w:fldCharType="begin"/>
      </w:r>
      <w:r>
        <w:instrText xml:space="preserve"> REF _Ref428314283 \h </w:instrText>
      </w:r>
      <w:r>
        <w:fldChar w:fldCharType="separate"/>
      </w:r>
      <w:ins w:id="5798" w:author="Gabriel Correa" w:date="2015-08-28T07:30:00Z">
        <w:r w:rsidR="00E54D64">
          <w:t xml:space="preserve">Imagen </w:t>
        </w:r>
        <w:r w:rsidR="00E54D64">
          <w:rPr>
            <w:noProof/>
          </w:rPr>
          <w:t>7</w:t>
        </w:r>
        <w:r w:rsidR="00E54D64">
          <w:t>.</w:t>
        </w:r>
        <w:r w:rsidR="00E54D64">
          <w:rPr>
            <w:noProof/>
          </w:rPr>
          <w:t>7</w:t>
        </w:r>
      </w:ins>
      <w:del w:id="5799"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537FC401" wp14:editId="678F3506">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7BF21F23" wp14:editId="12A17A81">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5800" w:author="Gabriel Correa" w:date="2015-08-25T17:46:00Z"/>
        </w:rPr>
      </w:pPr>
      <w:bookmarkStart w:id="5801" w:name="_Ref428314283"/>
      <w:r>
        <w:t xml:space="preserve">Imagen </w:t>
      </w:r>
      <w:ins w:id="5802" w:author="Gabriel Correa" w:date="2015-08-28T07:37:00Z">
        <w:r w:rsidR="00E54D64">
          <w:fldChar w:fldCharType="begin"/>
        </w:r>
        <w:r w:rsidR="00E54D64">
          <w:instrText xml:space="preserve"> STYLEREF 1 \s </w:instrText>
        </w:r>
      </w:ins>
      <w:r w:rsidR="00E54D64">
        <w:fldChar w:fldCharType="separate"/>
      </w:r>
      <w:r w:rsidR="00E54D64">
        <w:rPr>
          <w:noProof/>
        </w:rPr>
        <w:t>7</w:t>
      </w:r>
      <w:ins w:id="5803"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5804" w:author="Gabriel Correa" w:date="2015-08-28T07:37:00Z">
        <w:r w:rsidR="00E54D64">
          <w:rPr>
            <w:noProof/>
          </w:rPr>
          <w:t>7</w:t>
        </w:r>
        <w:r w:rsidR="00E54D64">
          <w:fldChar w:fldCharType="end"/>
        </w:r>
      </w:ins>
      <w:del w:id="580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5801"/>
      <w:r>
        <w:t>:   Tiempos de entrenamiento y prueba de cada clasificador sobre</w:t>
      </w:r>
      <w:r>
        <w:br/>
        <w:t>2951 instancias al entrenar y 2952 instancias en las pruebas</w:t>
      </w:r>
    </w:p>
    <w:p w:rsidR="008A70A2" w:rsidRPr="008A70A2" w:rsidDel="005405E1" w:rsidRDefault="008A70A2">
      <w:pPr>
        <w:pStyle w:val="Ttulo3"/>
        <w:rPr>
          <w:del w:id="5806" w:author="Gabriel Correa" w:date="2015-08-25T17:46:00Z"/>
        </w:rPr>
        <w:pPrChange w:id="5807" w:author="Gabriel Correa" w:date="2015-08-24T16:59:00Z">
          <w:pPr/>
        </w:pPrChange>
      </w:pPr>
      <w:bookmarkStart w:id="5808" w:name="_Toc428316928"/>
      <w:bookmarkStart w:id="5809" w:name="_Toc428316988"/>
      <w:bookmarkStart w:id="5810" w:name="_Toc428321972"/>
      <w:bookmarkStart w:id="5811" w:name="_Toc428323456"/>
      <w:bookmarkStart w:id="5812" w:name="_Toc428443058"/>
      <w:bookmarkStart w:id="5813" w:name="_Toc428443134"/>
      <w:bookmarkStart w:id="5814" w:name="_Toc428510417"/>
      <w:bookmarkEnd w:id="5808"/>
      <w:bookmarkEnd w:id="5809"/>
      <w:bookmarkEnd w:id="5810"/>
      <w:bookmarkEnd w:id="5811"/>
      <w:bookmarkEnd w:id="5812"/>
      <w:bookmarkEnd w:id="5813"/>
      <w:bookmarkEnd w:id="5814"/>
    </w:p>
    <w:p w:rsidR="00EE2482" w:rsidRDefault="00EE2482" w:rsidP="00EE2482">
      <w:pPr>
        <w:pStyle w:val="Ttulo1"/>
      </w:pPr>
      <w:bookmarkStart w:id="5815" w:name="_Toc428510418"/>
      <w:r>
        <w:t>Discusión general</w:t>
      </w:r>
      <w:bookmarkEnd w:id="5815"/>
    </w:p>
    <w:p w:rsidR="00EE2482" w:rsidRPr="008827DD" w:rsidRDefault="00EE2482" w:rsidP="00EE2482">
      <w:pPr>
        <w:pStyle w:val="Prrafodelista"/>
        <w:numPr>
          <w:ilvl w:val="0"/>
          <w:numId w:val="26"/>
        </w:numPr>
      </w:pPr>
      <w:r>
        <w:t>Mencionar en alguna parte lo de sublime text (y quizás eMoose)</w:t>
      </w:r>
    </w:p>
    <w:p w:rsidR="00EE2482" w:rsidRDefault="00EE2482" w:rsidP="00EE2482">
      <w:pPr>
        <w:pStyle w:val="Ttulo1"/>
      </w:pPr>
      <w:bookmarkStart w:id="5816" w:name="_Toc428510419"/>
      <w:r>
        <w:t>Limitaciones y problemas de validez (?)</w:t>
      </w:r>
      <w:bookmarkEnd w:id="5816"/>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62247" w:rsidRDefault="00E62247">
      <w:pPr>
        <w:spacing w:after="200" w:line="276" w:lineRule="auto"/>
        <w:jc w:val="left"/>
        <w:rPr>
          <w:ins w:id="5817" w:author="Gabriel Correa" w:date="2015-08-27T22:56:00Z"/>
          <w:rFonts w:eastAsiaTheme="majorEastAsia" w:cstheme="majorBidi"/>
          <w:b/>
          <w:bCs/>
          <w:color w:val="365F91" w:themeColor="accent1" w:themeShade="BF"/>
          <w:sz w:val="28"/>
          <w:szCs w:val="28"/>
        </w:rPr>
      </w:pPr>
      <w:ins w:id="5818" w:author="Gabriel Correa" w:date="2015-08-27T22:56:00Z">
        <w:r>
          <w:br w:type="page"/>
        </w:r>
      </w:ins>
    </w:p>
    <w:p w:rsidR="00EE2482" w:rsidRDefault="00EE2482" w:rsidP="00EE2482">
      <w:pPr>
        <w:pStyle w:val="Ttulo1"/>
        <w:rPr>
          <w:ins w:id="5819" w:author="Gabriel Correa" w:date="2015-08-27T20:35:00Z"/>
        </w:rPr>
      </w:pPr>
      <w:bookmarkStart w:id="5820" w:name="_Toc428510420"/>
      <w:r>
        <w:lastRenderedPageBreak/>
        <w:t>Conclusiones y trabajo futuro</w:t>
      </w:r>
      <w:bookmarkEnd w:id="5820"/>
    </w:p>
    <w:p w:rsidR="008536FA" w:rsidRDefault="00995942">
      <w:pPr>
        <w:rPr>
          <w:ins w:id="5821" w:author="Gabriel Correa" w:date="2015-08-28T03:34:00Z"/>
        </w:rPr>
        <w:pPrChange w:id="5822" w:author="Gabriel Correa" w:date="2015-08-27T20:35:00Z">
          <w:pPr>
            <w:pStyle w:val="Ttulo1"/>
          </w:pPr>
        </w:pPrChange>
      </w:pPr>
      <w:ins w:id="5823" w:author="Gabriel Correa" w:date="2015-08-27T23:26:00Z">
        <w:r>
          <w:t>Una conclusión evidente de los resultados es que efectivamente s</w:t>
        </w:r>
      </w:ins>
      <w:ins w:id="5824" w:author="Gabriel Correa" w:date="2015-08-27T23:27:00Z">
        <w:r>
          <w:t xml:space="preserve">i se pueden detectar las directivas </w:t>
        </w:r>
      </w:ins>
      <w:ins w:id="5825" w:author="Gabriel Correa" w:date="2015-08-27T23:28:00Z">
        <w:r>
          <w:t xml:space="preserve">con un grado satisfactorio de precisión </w:t>
        </w:r>
      </w:ins>
      <w:ins w:id="5826" w:author="Gabriel Correa" w:date="2015-08-27T23:31:00Z">
        <w:r>
          <w:t xml:space="preserve">y exactitud </w:t>
        </w:r>
      </w:ins>
      <w:ins w:id="5827" w:author="Gabriel Correa" w:date="2015-08-27T23:27:00Z">
        <w:r>
          <w:t>usando algoritmos de aprendizaje de máquina</w:t>
        </w:r>
      </w:ins>
      <w:ins w:id="5828" w:author="Gabriel Correa" w:date="2015-08-27T23:31:00Z">
        <w:r w:rsidR="00677C9B">
          <w:t>.</w:t>
        </w:r>
      </w:ins>
      <w:ins w:id="5829" w:author="Gabriel Correa" w:date="2015-08-28T03:29:00Z">
        <w:r w:rsidR="00794D09">
          <w:t xml:space="preserve"> </w:t>
        </w:r>
      </w:ins>
      <w:ins w:id="5830" w:author="Gabriel Correa" w:date="2015-08-28T03:33:00Z">
        <w:r w:rsidR="00487EB6">
          <w:t>Los resultados apoyan</w:t>
        </w:r>
        <w:r w:rsidR="00794D09">
          <w:t xml:space="preserve"> que u</w:t>
        </w:r>
      </w:ins>
      <w:ins w:id="5831" w:author="Gabriel Correa" w:date="2015-08-28T03:30:00Z">
        <w:r w:rsidR="00794D09">
          <w:t xml:space="preserve">sando clasificadores de </w:t>
        </w:r>
        <w:r w:rsidR="00794D09">
          <w:rPr>
            <w:i/>
          </w:rPr>
          <w:t>Machine Learning</w:t>
        </w:r>
        <w:r w:rsidR="00794D09">
          <w:t xml:space="preserve"> se puede</w:t>
        </w:r>
      </w:ins>
      <w:ins w:id="5832" w:author="Gabriel Correa" w:date="2015-08-28T03:34:00Z">
        <w:r w:rsidR="00794D09">
          <w:t>n</w:t>
        </w:r>
      </w:ins>
      <w:ins w:id="5833" w:author="Gabriel Correa" w:date="2015-08-28T03:30:00Z">
        <w:r w:rsidR="00794D09">
          <w:t xml:space="preserve"> lograr mejor</w:t>
        </w:r>
      </w:ins>
      <w:ins w:id="5834" w:author="Gabriel Correa" w:date="2015-08-28T03:34:00Z">
        <w:r w:rsidR="00794D09">
          <w:t>es</w:t>
        </w:r>
      </w:ins>
      <w:ins w:id="5835" w:author="Gabriel Correa" w:date="2015-08-28T03:30:00Z">
        <w:r w:rsidR="00794D09">
          <w:t xml:space="preserve"> rendimiento</w:t>
        </w:r>
      </w:ins>
      <w:ins w:id="5836" w:author="Gabriel Correa" w:date="2015-08-28T03:34:00Z">
        <w:r w:rsidR="00794D09">
          <w:t>s</w:t>
        </w:r>
      </w:ins>
      <w:ins w:id="5837" w:author="Gabriel Correa" w:date="2015-08-28T03:30:00Z">
        <w:r w:rsidR="00794D09">
          <w:t xml:space="preserve"> </w:t>
        </w:r>
      </w:ins>
      <w:ins w:id="5838" w:author="Gabriel Correa" w:date="2015-08-28T03:31:00Z">
        <w:r w:rsidR="00794D09">
          <w:t xml:space="preserve">detectando directivas que usando la </w:t>
        </w:r>
      </w:ins>
      <w:ins w:id="5839" w:author="Gabriel Correa" w:date="2015-08-28T03:32:00Z">
        <w:r w:rsidR="00794D09">
          <w:t xml:space="preserve">regla </w:t>
        </w:r>
      </w:ins>
      <w:ins w:id="5840" w:author="Gabriel Correa" w:date="2015-08-28T03:31:00Z">
        <w:r w:rsidR="00794D09">
          <w:t xml:space="preserve">de </w:t>
        </w:r>
      </w:ins>
      <w:ins w:id="5841" w:author="Gabriel Correa" w:date="2015-08-28T03:32:00Z">
        <w:r w:rsidR="00794D09">
          <w:t xml:space="preserve">los </w:t>
        </w:r>
      </w:ins>
      <w:ins w:id="5842" w:author="Gabriel Correa" w:date="2015-08-28T03:31:00Z">
        <w:r w:rsidR="00794D09">
          <w:rPr>
            <w:i/>
          </w:rPr>
          <w:t>keywords</w:t>
        </w:r>
        <w:r w:rsidR="00794D09">
          <w:t xml:space="preserve"> </w:t>
        </w:r>
      </w:ins>
      <w:ins w:id="5843" w:author="Gabriel Correa" w:date="2015-08-28T03:32:00Z">
        <w:r w:rsidR="00794D09">
          <w:t>(una frase es una directiva si contiene alguno de los keywords</w:t>
        </w:r>
      </w:ins>
      <w:ins w:id="5844" w:author="Gabriel Correa" w:date="2015-08-28T03:46:00Z">
        <w:r w:rsidR="00EA752E">
          <w:t>).</w:t>
        </w:r>
      </w:ins>
    </w:p>
    <w:p w:rsidR="00EF2463" w:rsidRDefault="00794D09">
      <w:pPr>
        <w:rPr>
          <w:ins w:id="5845" w:author="Gabriel Correa" w:date="2015-08-28T03:38:00Z"/>
        </w:rPr>
        <w:pPrChange w:id="5846" w:author="Gabriel Correa" w:date="2015-08-27T20:35:00Z">
          <w:pPr>
            <w:pStyle w:val="Ttulo1"/>
          </w:pPr>
        </w:pPrChange>
      </w:pPr>
      <w:ins w:id="5847" w:author="Gabriel Correa" w:date="2015-08-28T03:35:00Z">
        <w:r>
          <w:t xml:space="preserve">Según los </w:t>
        </w:r>
      </w:ins>
      <w:ins w:id="5848" w:author="Gabriel Correa" w:date="2015-08-28T03:38:00Z">
        <w:r w:rsidR="00EF2463">
          <w:t>resultados</w:t>
        </w:r>
      </w:ins>
      <w:ins w:id="5849" w:author="Gabriel Correa" w:date="2015-08-28T04:10:00Z">
        <w:r w:rsidR="00245A74">
          <w:t xml:space="preserve"> sobre los datos finales</w:t>
        </w:r>
      </w:ins>
      <w:ins w:id="5850" w:author="Gabriel Correa" w:date="2015-08-28T03:38:00Z">
        <w:r w:rsidR="00EF2463">
          <w:t xml:space="preserve"> obtenidos se observa lo siguiente:</w:t>
        </w:r>
      </w:ins>
    </w:p>
    <w:p w:rsidR="00EF2463" w:rsidRDefault="00EF2463">
      <w:pPr>
        <w:pStyle w:val="Prrafodelista"/>
        <w:numPr>
          <w:ilvl w:val="0"/>
          <w:numId w:val="48"/>
        </w:numPr>
        <w:rPr>
          <w:ins w:id="5851" w:author="Gabriel Correa" w:date="2015-08-28T03:42:00Z"/>
        </w:rPr>
        <w:pPrChange w:id="5852" w:author="Gabriel Correa" w:date="2015-08-28T03:39:00Z">
          <w:pPr>
            <w:pStyle w:val="Ttulo1"/>
          </w:pPr>
        </w:pPrChange>
      </w:pPr>
      <w:ins w:id="5853" w:author="Gabriel Correa" w:date="2015-08-28T03:41:00Z">
        <w:r>
          <w:t>Entrenar clasificadores con un porcentaje menor a 30% de una API</w:t>
        </w:r>
      </w:ins>
      <w:ins w:id="5854"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5855" w:author="Gabriel Correa" w:date="2015-08-28T03:44:00Z"/>
        </w:rPr>
        <w:pPrChange w:id="5856" w:author="Gabriel Correa" w:date="2015-08-28T03:39:00Z">
          <w:pPr>
            <w:pStyle w:val="Ttulo1"/>
          </w:pPr>
        </w:pPrChange>
      </w:pPr>
      <w:ins w:id="5857" w:author="Gabriel Correa" w:date="2015-08-28T03:42:00Z">
        <w:r>
          <w:t xml:space="preserve">Entrenar clasificadores </w:t>
        </w:r>
      </w:ins>
      <w:ins w:id="5858" w:author="Gabriel Correa" w:date="2015-08-28T03:43:00Z">
        <w:r>
          <w:t>con 1 API para formar un modelo base puede obtener resultados decentes y buenos</w:t>
        </w:r>
      </w:ins>
      <w:ins w:id="5859" w:author="Gabriel Correa" w:date="2015-08-28T03:44:00Z">
        <w:r>
          <w:t xml:space="preserve"> detectando directivas de otras librerías.</w:t>
        </w:r>
      </w:ins>
    </w:p>
    <w:p w:rsidR="00EF2463" w:rsidRDefault="00EF2463">
      <w:pPr>
        <w:pStyle w:val="Prrafodelista"/>
        <w:numPr>
          <w:ilvl w:val="0"/>
          <w:numId w:val="48"/>
        </w:numPr>
        <w:rPr>
          <w:ins w:id="5860" w:author="Gabriel Correa" w:date="2015-08-28T04:05:00Z"/>
        </w:rPr>
        <w:pPrChange w:id="5861" w:author="Gabriel Correa" w:date="2015-08-28T03:39:00Z">
          <w:pPr>
            <w:pStyle w:val="Ttulo1"/>
          </w:pPr>
        </w:pPrChange>
      </w:pPr>
      <w:ins w:id="5862" w:author="Gabriel Correa" w:date="2015-08-28T03:44:00Z">
        <w:r>
          <w:t>Entrenar clasificadores con 2 API</w:t>
        </w:r>
      </w:ins>
      <w:ins w:id="5863" w:author="Gabriel Correa" w:date="2015-08-28T03:45:00Z">
        <w:r>
          <w:t>,</w:t>
        </w:r>
      </w:ins>
      <w:ins w:id="5864" w:author="Gabriel Correa" w:date="2015-08-28T03:44:00Z">
        <w:r>
          <w:t xml:space="preserve"> forma</w:t>
        </w:r>
      </w:ins>
      <w:ins w:id="5865" w:author="Gabriel Correa" w:date="2015-08-28T03:45:00Z">
        <w:r>
          <w:t>ndo un modelo base, puede mejores resultados que entrenar con 1 API</w:t>
        </w:r>
        <w:r w:rsidR="00EA752E">
          <w:t>, alcanzando un buen rendimiento al detectar directivas.</w:t>
        </w:r>
      </w:ins>
    </w:p>
    <w:p w:rsidR="00F306F7" w:rsidRDefault="00F306F7">
      <w:pPr>
        <w:rPr>
          <w:ins w:id="5866" w:author="Gabriel Correa" w:date="2015-08-28T03:39:00Z"/>
        </w:rPr>
        <w:pPrChange w:id="5867" w:author="Gabriel Correa" w:date="2015-08-28T04:05:00Z">
          <w:pPr>
            <w:pStyle w:val="Ttulo1"/>
          </w:pPr>
        </w:pPrChange>
      </w:pPr>
      <w:ins w:id="5868" w:author="Gabriel Correa" w:date="2015-08-28T04:05:00Z">
        <w:r>
          <w:t xml:space="preserve">Pero </w:t>
        </w:r>
      </w:ins>
      <w:ins w:id="5869" w:author="Gabriel Correa" w:date="2015-08-28T04:06:00Z">
        <w:r>
          <w:t xml:space="preserve">al entrenar con 1 API se realizaron pruebas sobre 2 API. Mientras que al entrenar con 2 API, las pruebas </w:t>
        </w:r>
      </w:ins>
      <w:ins w:id="5870" w:author="Gabriel Correa" w:date="2015-08-28T04:07:00Z">
        <w:r>
          <w:t>se efectuaro</w:t>
        </w:r>
        <w:r w:rsidR="00B56C1E">
          <w:t xml:space="preserve">n sobre 1 API. De este modo, es complicado concluir que </w:t>
        </w:r>
      </w:ins>
      <w:ins w:id="5871" w:author="Gabriel Correa" w:date="2015-08-28T04:08:00Z">
        <w:r w:rsidR="00B56C1E">
          <w:t xml:space="preserve">al entrenar con más librerías se obtienen mejores detecciones de directivas, pues las condiciones de comparación entre </w:t>
        </w:r>
      </w:ins>
      <w:ins w:id="5872" w:author="Gabriel Correa" w:date="2015-08-28T04:09:00Z">
        <w:r w:rsidR="00B56C1E">
          <w:t>ambos experimentos son distintas.</w:t>
        </w:r>
      </w:ins>
    </w:p>
    <w:p w:rsidR="00EA752E" w:rsidRDefault="00B56C1E">
      <w:pPr>
        <w:rPr>
          <w:ins w:id="5873" w:author="Gabriel Correa" w:date="2015-08-28T03:47:00Z"/>
        </w:rPr>
        <w:pPrChange w:id="5874" w:author="Gabriel Correa" w:date="2015-08-27T20:35:00Z">
          <w:pPr>
            <w:pStyle w:val="Ttulo1"/>
          </w:pPr>
        </w:pPrChange>
      </w:pPr>
      <w:ins w:id="5875" w:author="Gabriel Correa" w:date="2015-08-28T04:09:00Z">
        <w:r>
          <w:t>Los datos revelan que l</w:t>
        </w:r>
      </w:ins>
      <w:ins w:id="5876" w:author="Gabriel Correa" w:date="2015-08-28T03:47:00Z">
        <w:r w:rsidR="00EA752E">
          <w:t>os mejores clasificadores</w:t>
        </w:r>
      </w:ins>
      <w:ins w:id="5877" w:author="Gabriel Correa" w:date="2015-08-28T04:09:00Z">
        <w:r>
          <w:t xml:space="preserve">, sobre los datos finales </w:t>
        </w:r>
      </w:ins>
      <w:ins w:id="5878" w:author="Gabriel Correa" w:date="2015-08-28T04:10:00Z">
        <w:r>
          <w:t>considerados en</w:t>
        </w:r>
      </w:ins>
      <w:ins w:id="5879" w:author="Gabriel Correa" w:date="2015-08-28T04:09:00Z">
        <w:r>
          <w:t xml:space="preserve"> este trabajo,</w:t>
        </w:r>
      </w:ins>
      <w:ins w:id="5880" w:author="Gabriel Correa" w:date="2015-08-28T03:47:00Z">
        <w:r w:rsidR="00EA752E">
          <w:t xml:space="preserve"> son los siguientes:</w:t>
        </w:r>
      </w:ins>
    </w:p>
    <w:p w:rsidR="00EA752E" w:rsidRDefault="00EA752E">
      <w:pPr>
        <w:pStyle w:val="Prrafodelista"/>
        <w:numPr>
          <w:ilvl w:val="0"/>
          <w:numId w:val="49"/>
        </w:numPr>
        <w:rPr>
          <w:ins w:id="5881" w:author="Gabriel Correa" w:date="2015-08-28T03:52:00Z"/>
        </w:rPr>
        <w:pPrChange w:id="5882" w:author="Gabriel Correa" w:date="2015-08-28T03:47:00Z">
          <w:pPr>
            <w:pStyle w:val="Ttulo1"/>
          </w:pPr>
        </w:pPrChange>
      </w:pPr>
      <w:ins w:id="5883" w:author="Gabriel Correa" w:date="2015-08-28T03:47:00Z">
        <w:r>
          <w:t>NaiveBayes: Logr</w:t>
        </w:r>
      </w:ins>
      <w:ins w:id="5884" w:author="Gabriel Correa" w:date="2015-08-28T03:48:00Z">
        <w:r>
          <w:t>ó en general los mejores resultados</w:t>
        </w:r>
      </w:ins>
      <w:ins w:id="5885" w:author="Gabriel Correa" w:date="2015-08-28T03:49:00Z">
        <w:r>
          <w:t xml:space="preserve"> y fue suficientemente consistente a lo largo de los experimentos</w:t>
        </w:r>
      </w:ins>
      <w:ins w:id="5886" w:author="Gabriel Correa" w:date="2015-08-28T03:48:00Z">
        <w:r>
          <w:t>. Adem</w:t>
        </w:r>
      </w:ins>
      <w:ins w:id="5887" w:author="Gabriel Correa" w:date="2015-08-28T03:49:00Z">
        <w:r>
          <w:t>ás presen</w:t>
        </w:r>
      </w:ins>
      <w:ins w:id="5888" w:author="Gabriel Correa" w:date="2015-08-28T03:50:00Z">
        <w:r>
          <w:t xml:space="preserve">ta un buen comportamiento con el uso de la matriz de costos, lo cual le permite aumentar la cantidad de directivas detectas por el costo de aumentar la cantidad de falsos positivos. Esto </w:t>
        </w:r>
      </w:ins>
      <w:ins w:id="5889" w:author="Gabriel Correa" w:date="2015-08-28T03:51:00Z">
        <w:r>
          <w:t xml:space="preserve">último permite ajustar a NaiveBayes hasta que alcanze </w:t>
        </w:r>
      </w:ins>
      <w:ins w:id="5890" w:author="Gabriel Correa" w:date="2015-08-28T03:52:00Z">
        <w:r>
          <w:t>el porcentaje de directivas que uno necesita detectar.</w:t>
        </w:r>
        <w:r w:rsidR="00C7157C">
          <w:t xml:space="preserve"> </w:t>
        </w:r>
      </w:ins>
      <w:ins w:id="5891" w:author="Gabriel Correa" w:date="2015-08-28T03:53:00Z">
        <w:r w:rsidR="00C7157C">
          <w:t xml:space="preserve">Es además un algoritmo rápido en comparación a otros clasificadores. Sin embargo hay casos donde NaiveBayes no tuvo un buen rendimiento, </w:t>
        </w:r>
      </w:ins>
      <w:ins w:id="5892" w:author="Gabriel Correa" w:date="2015-08-28T03:54:00Z">
        <w:r w:rsidR="00C7157C">
          <w:t>pero por otra parte esto sucedió con todos los otros clasificadores.</w:t>
        </w:r>
      </w:ins>
    </w:p>
    <w:p w:rsidR="00C7157C" w:rsidRDefault="00C7157C">
      <w:pPr>
        <w:pStyle w:val="Prrafodelista"/>
        <w:numPr>
          <w:ilvl w:val="0"/>
          <w:numId w:val="49"/>
        </w:numPr>
        <w:rPr>
          <w:ins w:id="5893" w:author="Gabriel Correa" w:date="2015-08-28T03:57:00Z"/>
        </w:rPr>
        <w:pPrChange w:id="5894" w:author="Gabriel Correa" w:date="2015-08-28T03:47:00Z">
          <w:pPr>
            <w:pStyle w:val="Ttulo1"/>
          </w:pPr>
        </w:pPrChange>
      </w:pPr>
      <w:ins w:id="5895" w:author="Gabriel Correa" w:date="2015-08-28T03:52:00Z">
        <w:r>
          <w:t>NaiveBayesMultinomial</w:t>
        </w:r>
      </w:ins>
      <w:ins w:id="5896" w:author="Gabriel Correa" w:date="2015-08-28T03:54:00Z">
        <w:r>
          <w:t xml:space="preserve">: Logró resultados </w:t>
        </w:r>
      </w:ins>
      <w:ins w:id="5897" w:author="Gabriel Correa" w:date="2015-08-28T03:55:00Z">
        <w:r>
          <w:t xml:space="preserve">comparables o mejores </w:t>
        </w:r>
      </w:ins>
      <w:ins w:id="5898" w:author="Gabriel Correa" w:date="2015-08-28T03:54:00Z">
        <w:r>
          <w:t>que NaiveBayes</w:t>
        </w:r>
      </w:ins>
      <w:ins w:id="5899" w:author="Gabriel Correa" w:date="2015-08-28T03:55:00Z">
        <w:r>
          <w:t xml:space="preserve">, sin embargo fue algo más inconsistente pues en algunos experimentos su rendimiento fue muy pobre. Un problema de </w:t>
        </w:r>
      </w:ins>
      <w:ins w:id="5900" w:author="Gabriel Correa" w:date="2015-08-28T03:56:00Z">
        <w:r>
          <w:t xml:space="preserve">este clasificador es que no parece poder mejorar su rendimiento cuando se le aplica </w:t>
        </w:r>
      </w:ins>
      <w:ins w:id="5901" w:author="Gabriel Correa" w:date="2015-08-28T03:57:00Z">
        <w:r w:rsidR="000A6E23">
          <w:t>una matriz de costos, haciéndola menos versátil que NaiveBayes.</w:t>
        </w:r>
      </w:ins>
    </w:p>
    <w:p w:rsidR="000A6E23" w:rsidRDefault="000A6E23">
      <w:pPr>
        <w:pStyle w:val="Prrafodelista"/>
        <w:numPr>
          <w:ilvl w:val="0"/>
          <w:numId w:val="49"/>
        </w:numPr>
        <w:rPr>
          <w:ins w:id="5902" w:author="Gabriel Correa" w:date="2015-08-28T03:46:00Z"/>
        </w:rPr>
        <w:pPrChange w:id="5903" w:author="Gabriel Correa" w:date="2015-08-28T03:47:00Z">
          <w:pPr>
            <w:pStyle w:val="Ttulo1"/>
          </w:pPr>
        </w:pPrChange>
      </w:pPr>
      <w:ins w:id="5904" w:author="Gabriel Correa" w:date="2015-08-28T03:57:00Z">
        <w:r>
          <w:t>SMO: Este clasificador suele comenzar a presentar buenos resultados al alcanzar entrenamientos mayores a 30% o a veces 50% pareciendo superar el rendimiento de los algoritmos Bayesianos, pero no p</w:t>
        </w:r>
      </w:ins>
      <w:ins w:id="5905" w:author="Gabriel Correa" w:date="2015-08-28T03:59:00Z">
        <w:r>
          <w:t>resenta un buen comportamiento en porcentajes bajos de entrenamiento por lo general.</w:t>
        </w:r>
      </w:ins>
      <w:ins w:id="5906" w:author="Gabriel Correa" w:date="2015-08-28T04:00:00Z">
        <w:r>
          <w:t xml:space="preserve"> LibSVM </w:t>
        </w:r>
      </w:ins>
      <w:ins w:id="5907" w:author="Gabriel Correa" w:date="2015-08-28T04:01:00Z">
        <w:r>
          <w:t xml:space="preserve">presentó resultados idénticos a SMO en casi todos los experimentos, revelando que </w:t>
        </w:r>
      </w:ins>
      <w:ins w:id="5908" w:author="Gabriel Correa" w:date="2015-08-28T04:02:00Z">
        <w:r>
          <w:t xml:space="preserve">quizás </w:t>
        </w:r>
      </w:ins>
      <w:ins w:id="5909" w:author="Gabriel Correa" w:date="2015-08-28T04:01:00Z">
        <w:r>
          <w:t xml:space="preserve">pueden compartir una implementación </w:t>
        </w:r>
      </w:ins>
      <w:ins w:id="5910" w:author="Gabriel Correa" w:date="2015-08-28T04:02:00Z">
        <w:r>
          <w:t>muy similar.</w:t>
        </w:r>
      </w:ins>
    </w:p>
    <w:p w:rsidR="00245A74" w:rsidRDefault="00245A74">
      <w:pPr>
        <w:rPr>
          <w:ins w:id="5911" w:author="Gabriel Correa" w:date="2015-08-28T04:03:00Z"/>
        </w:rPr>
        <w:pPrChange w:id="5912" w:author="Gabriel Correa" w:date="2015-08-27T20:35:00Z">
          <w:pPr>
            <w:pStyle w:val="Ttulo1"/>
          </w:pPr>
        </w:pPrChange>
      </w:pPr>
      <w:ins w:id="5913" w:author="Gabriel Correa" w:date="2015-08-28T04:11:00Z">
        <w:r>
          <w:t>Por otra parte, l</w:t>
        </w:r>
      </w:ins>
      <w:ins w:id="5914" w:author="Gabriel Correa" w:date="2015-08-28T04:10:00Z">
        <w:r>
          <w:t xml:space="preserve">os experimentos </w:t>
        </w:r>
      </w:ins>
      <w:ins w:id="5915"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916" w:author="Gabriel Correa" w:date="2015-08-28T04:12:00Z">
        <w:r>
          <w:t xml:space="preserve">experimentos con los datos preliminares entrenan con un porcentaje mayor al 90% de un extracto de una API y luego realizan pruebas sobre 200 </w:t>
        </w:r>
      </w:ins>
      <w:ins w:id="5917" w:author="Gabriel Correa" w:date="2015-08-28T04:13:00Z">
        <w:r>
          <w:t xml:space="preserve">frases obtenidas de exactamente la misma muestra. </w:t>
        </w:r>
      </w:ins>
      <w:ins w:id="5918" w:author="Gabriel Correa" w:date="2015-08-28T04:14:00Z">
        <w:r>
          <w:t>Los resultados con estos datos favorecieron a SMO y a J48</w:t>
        </w:r>
      </w:ins>
      <w:ins w:id="5919" w:author="Gabriel Correa" w:date="2015-08-28T04:15:00Z">
        <w:r>
          <w:t xml:space="preserve">. Pero por las razones explicadas, los </w:t>
        </w:r>
        <w:r>
          <w:lastRenderedPageBreak/>
          <w:t xml:space="preserve">resultados con los datos preliminares </w:t>
        </w:r>
      </w:ins>
      <w:ins w:id="5920" w:author="Gabriel Correa" w:date="2015-08-28T04:16:00Z">
        <w:r>
          <w:t>no son considerados</w:t>
        </w:r>
      </w:ins>
      <w:ins w:id="5921" w:author="Gabriel Correa" w:date="2015-08-28T04:17:00Z">
        <w:r w:rsidR="0064646E">
          <w:t xml:space="preserve"> como r</w:t>
        </w:r>
      </w:ins>
      <w:ins w:id="5922" w:author="Gabriel Correa" w:date="2015-08-28T04:18:00Z">
        <w:r w:rsidR="0064646E">
          <w:t>e</w:t>
        </w:r>
      </w:ins>
      <w:ins w:id="5923" w:author="Gabriel Correa" w:date="2015-08-28T04:17:00Z">
        <w:r w:rsidR="0064646E">
          <w:t xml:space="preserve">presentativos de un escenario real </w:t>
        </w:r>
      </w:ins>
      <w:ins w:id="5924" w:author="Gabriel Correa" w:date="2015-08-28T04:18:00Z">
        <w:r w:rsidR="0064646E">
          <w:t>con</w:t>
        </w:r>
      </w:ins>
      <w:ins w:id="5925" w:author="Gabriel Correa" w:date="2015-08-28T04:17:00Z">
        <w:r w:rsidR="0064646E">
          <w:t xml:space="preserve"> directivas sobre </w:t>
        </w:r>
      </w:ins>
      <w:ins w:id="5926" w:author="Gabriel Correa" w:date="2015-08-28T04:18:00Z">
        <w:r w:rsidR="0064646E">
          <w:t>librerías desconocidas.</w:t>
        </w:r>
      </w:ins>
    </w:p>
    <w:p w:rsidR="00F306F7" w:rsidRDefault="00CA6E31">
      <w:pPr>
        <w:rPr>
          <w:ins w:id="5927" w:author="Gabriel Correa" w:date="2015-08-28T04:03:00Z"/>
        </w:rPr>
        <w:pPrChange w:id="5928" w:author="Gabriel Correa" w:date="2015-08-27T20:35:00Z">
          <w:pPr>
            <w:pStyle w:val="Ttulo1"/>
          </w:pPr>
        </w:pPrChange>
      </w:pPr>
      <w:ins w:id="5929" w:author="Gabriel Correa" w:date="2015-08-28T04:19:00Z">
        <w:r>
          <w:t xml:space="preserve">Además se descubrieron las siguientes características de </w:t>
        </w:r>
      </w:ins>
      <w:ins w:id="5930" w:author="Gabriel Correa" w:date="2015-08-28T04:20:00Z">
        <w:r>
          <w:t>algunos clasificadores:</w:t>
        </w:r>
      </w:ins>
    </w:p>
    <w:p w:rsidR="00CA6E31" w:rsidRDefault="00CA6E31">
      <w:pPr>
        <w:pStyle w:val="Prrafodelista"/>
        <w:numPr>
          <w:ilvl w:val="0"/>
          <w:numId w:val="50"/>
        </w:numPr>
        <w:rPr>
          <w:ins w:id="5931" w:author="Gabriel Correa" w:date="2015-08-28T04:20:00Z"/>
        </w:rPr>
        <w:pPrChange w:id="5932" w:author="Gabriel Correa" w:date="2015-08-27T20:35:00Z">
          <w:pPr>
            <w:pStyle w:val="Ttulo1"/>
          </w:pPr>
        </w:pPrChange>
      </w:pPr>
      <w:ins w:id="5933" w:author="Gabriel Correa" w:date="2015-08-28T04:22:00Z">
        <w:r>
          <w:t xml:space="preserve">El clasificador </w:t>
        </w:r>
      </w:ins>
      <w:ins w:id="5934" w:author="Gabriel Correa" w:date="2015-08-28T04:02:00Z">
        <w:r w:rsidR="00F306F7">
          <w:t>L</w:t>
        </w:r>
        <w:r>
          <w:t>ogistic</w:t>
        </w:r>
        <w:r w:rsidR="00F306F7">
          <w:t xml:space="preserve">Regresion no mejora al </w:t>
        </w:r>
      </w:ins>
      <w:ins w:id="5935" w:author="Gabriel Correa" w:date="2015-08-28T04:03:00Z">
        <w:r w:rsidR="00F306F7">
          <w:t>cambiar su matriz de costos.</w:t>
        </w:r>
      </w:ins>
    </w:p>
    <w:p w:rsidR="008536FA" w:rsidRDefault="00CA6E31">
      <w:pPr>
        <w:pStyle w:val="Prrafodelista"/>
        <w:numPr>
          <w:ilvl w:val="0"/>
          <w:numId w:val="50"/>
        </w:numPr>
        <w:rPr>
          <w:ins w:id="5936" w:author="Gabriel Correa" w:date="2015-08-27T20:42:00Z"/>
        </w:rPr>
        <w:pPrChange w:id="5937" w:author="Gabriel Correa" w:date="2015-08-27T20:35:00Z">
          <w:pPr>
            <w:pStyle w:val="Ttulo1"/>
          </w:pPr>
        </w:pPrChange>
      </w:pPr>
      <w:ins w:id="5938" w:author="Gabriel Correa" w:date="2015-08-28T04:20:00Z">
        <w:r>
          <w:t>N</w:t>
        </w:r>
      </w:ins>
      <w:ins w:id="5939" w:author="Gabriel Correa" w:date="2015-08-27T20:40:00Z">
        <w:r w:rsidR="008536FA">
          <w:t xml:space="preserve">o se </w:t>
        </w:r>
      </w:ins>
      <w:ins w:id="5940" w:author="Gabriel Correa" w:date="2015-08-27T20:41:00Z">
        <w:r w:rsidR="008536FA">
          <w:t>observaron mejoras en N</w:t>
        </w:r>
      </w:ins>
      <w:ins w:id="5941" w:author="Gabriel Correa" w:date="2015-08-28T04:20:00Z">
        <w:r>
          <w:t>aive</w:t>
        </w:r>
      </w:ins>
      <w:ins w:id="5942" w:author="Gabriel Correa" w:date="2015-08-27T20:41:00Z">
        <w:r w:rsidR="008536FA">
          <w:t>B</w:t>
        </w:r>
      </w:ins>
      <w:ins w:id="5943" w:author="Gabriel Correa" w:date="2015-08-28T04:20:00Z">
        <w:r>
          <w:t>ayes</w:t>
        </w:r>
      </w:ins>
      <w:ins w:id="5944" w:author="Gabriel Correa" w:date="2015-08-27T20:41:00Z">
        <w:r w:rsidR="008536FA">
          <w:t xml:space="preserve"> ni N</w:t>
        </w:r>
      </w:ins>
      <w:ins w:id="5945" w:author="Gabriel Correa" w:date="2015-08-28T04:20:00Z">
        <w:r>
          <w:t>aive</w:t>
        </w:r>
      </w:ins>
      <w:ins w:id="5946" w:author="Gabriel Correa" w:date="2015-08-27T20:41:00Z">
        <w:r w:rsidR="008536FA">
          <w:t>B</w:t>
        </w:r>
      </w:ins>
      <w:ins w:id="5947" w:author="Gabriel Correa" w:date="2015-08-28T04:20:00Z">
        <w:r>
          <w:t>ayes</w:t>
        </w:r>
      </w:ins>
      <w:ins w:id="5948" w:author="Gabriel Correa" w:date="2015-08-27T20:41:00Z">
        <w:r w:rsidR="008536FA">
          <w:t xml:space="preserve">Multinomial </w:t>
        </w:r>
      </w:ins>
      <w:ins w:id="5949" w:author="Gabriel Correa" w:date="2015-08-28T04:20:00Z">
        <w:r>
          <w:t>al probar el uso de</w:t>
        </w:r>
      </w:ins>
      <w:ins w:id="5950" w:author="Gabriel Correa" w:date="2015-08-27T20:41:00Z">
        <w:r w:rsidR="008536FA">
          <w:t xml:space="preserve"> stopwords, stemming, </w:t>
        </w:r>
      </w:ins>
      <w:ins w:id="5951" w:author="Gabriel Correa" w:date="2015-08-28T04:21:00Z">
        <w:r>
          <w:t>w</w:t>
        </w:r>
      </w:ins>
      <w:ins w:id="5952" w:author="Gabriel Correa" w:date="2015-08-27T20:42:00Z">
        <w:r>
          <w:t>ordcounts ni TF-IDF</w:t>
        </w:r>
      </w:ins>
      <w:ins w:id="5953" w:author="Gabriel Correa" w:date="2015-08-28T04:21:00Z">
        <w:r>
          <w:t xml:space="preserve"> T</w:t>
        </w:r>
      </w:ins>
      <w:ins w:id="5954" w:author="Gabriel Correa" w:date="2015-08-27T20:42:00Z">
        <w:r>
          <w:t>ransform</w:t>
        </w:r>
      </w:ins>
      <w:ins w:id="5955" w:author="Gabriel Correa" w:date="2015-08-28T04:21:00Z">
        <w:r>
          <w:t>.</w:t>
        </w:r>
      </w:ins>
    </w:p>
    <w:p w:rsidR="008536FA" w:rsidRDefault="008536FA">
      <w:pPr>
        <w:rPr>
          <w:ins w:id="5956" w:author="Gabriel Correa" w:date="2015-08-27T20:40:00Z"/>
        </w:rPr>
        <w:pPrChange w:id="5957" w:author="Gabriel Correa" w:date="2015-08-27T20:35:00Z">
          <w:pPr>
            <w:pStyle w:val="Ttulo1"/>
          </w:pPr>
        </w:pPrChange>
      </w:pPr>
    </w:p>
    <w:p w:rsidR="008536FA" w:rsidRDefault="008536FA">
      <w:pPr>
        <w:rPr>
          <w:ins w:id="5958" w:author="Gabriel Correa" w:date="2015-08-27T20:35:00Z"/>
        </w:rPr>
        <w:pPrChange w:id="5959" w:author="Gabriel Correa" w:date="2015-08-27T20:35:00Z">
          <w:pPr>
            <w:pStyle w:val="Ttulo1"/>
          </w:pPr>
        </w:pPrChange>
      </w:pPr>
    </w:p>
    <w:p w:rsidR="008536FA" w:rsidRPr="007E2915" w:rsidRDefault="008536FA">
      <w:pPr>
        <w:pPrChange w:id="5960" w:author="Gabriel Correa" w:date="2015-08-27T20:35:00Z">
          <w:pPr>
            <w:pStyle w:val="Ttulo1"/>
          </w:pPr>
        </w:pPrChange>
      </w:pPr>
    </w:p>
    <w:p w:rsidR="00F34D1A" w:rsidRDefault="00F34D1A" w:rsidP="008C5FC5">
      <w:pPr>
        <w:rPr>
          <w:ins w:id="5961" w:author="Gabriel Correa" w:date="2015-08-28T04:42:00Z"/>
        </w:rPr>
      </w:pPr>
      <w:ins w:id="5962" w:author="Gabriel Correa" w:date="2015-08-28T04:39:00Z">
        <w:r>
          <w:t xml:space="preserve">Como trabajo futuro puede ser interesante estudiar el rendimiento de clasificadores condirando una tercera clase </w:t>
        </w:r>
      </w:ins>
      <w:ins w:id="5963" w:author="Gabriel Correa" w:date="2015-08-28T04:40:00Z">
        <w:r>
          <w:rPr>
            <w:i/>
          </w:rPr>
          <w:t>null-directive</w:t>
        </w:r>
        <w:r>
          <w:t xml:space="preserve">, la cual agrupa directivas sobre el uso recomendado null </w:t>
        </w:r>
      </w:ins>
      <w:ins w:id="5964" w:author="Gabriel Correa" w:date="2015-08-28T04:41:00Z">
        <w:r>
          <w:t>en parámetros valores de retorno de los métodos.</w:t>
        </w:r>
      </w:ins>
    </w:p>
    <w:p w:rsidR="00426D78" w:rsidRDefault="00F34D1A" w:rsidP="008C5FC5">
      <w:pPr>
        <w:rPr>
          <w:ins w:id="5965" w:author="Gabriel Correa" w:date="2015-08-28T04:45:00Z"/>
        </w:rPr>
      </w:pPr>
      <w:ins w:id="5966" w:author="Gabriel Correa" w:date="2015-08-28T04:42:00Z">
        <w:r>
          <w:t>La aplica</w:t>
        </w:r>
      </w:ins>
      <w:moveFromRangeStart w:id="5967" w:author="Gabriel Correa" w:date="2015-08-28T04:23:00Z" w:name="move428499118"/>
      <w:moveFrom w:id="5968" w:author="Gabriel Correa" w:date="2015-08-28T04:23:00Z">
        <w:del w:id="5969" w:author="Gabriel Correa" w:date="2015-08-28T04:40:00Z">
          <w:r w:rsidR="008C5FC5" w:rsidDel="00F34D1A">
            <w:delText>1 – probar con directive, non-directive + la clase null-directive</w:delText>
          </w:r>
        </w:del>
      </w:moveFrom>
      <w:moveFromRangeEnd w:id="5967"/>
      <w:ins w:id="5970" w:author="Gabriel Correa" w:date="2015-08-28T04:42:00Z">
        <w:r>
          <w:t xml:space="preserve">ción CHi </w:t>
        </w:r>
      </w:ins>
      <w:ins w:id="5971" w:author="Gabriel Correa" w:date="2015-08-28T04:43:00Z">
        <w:r>
          <w:t xml:space="preserve">puede ser extendida con una mayor opción de clasificadores, quizás incorporando clasficadores incrementales, los cuales </w:t>
        </w:r>
      </w:ins>
      <w:ins w:id="5972" w:author="Gabriel Correa" w:date="2015-08-28T04:44:00Z">
        <w:r>
          <w:t xml:space="preserve">podrían </w:t>
        </w:r>
      </w:ins>
      <w:ins w:id="5973" w:author="Gabriel Correa" w:date="2015-08-28T04:43:00Z">
        <w:r>
          <w:t xml:space="preserve">seguir mejorando </w:t>
        </w:r>
      </w:ins>
      <w:ins w:id="5974" w:author="Gabriel Correa" w:date="2015-08-28T04:44:00Z">
        <w:r>
          <w:t>su rendimiento seguir entrenándose con nuevos datos, manteniendo un modelo dinámico de clasificaci</w:t>
        </w:r>
      </w:ins>
      <w:ins w:id="5975" w:author="Gabriel Correa" w:date="2015-08-28T04:45:00Z">
        <w:r>
          <w:t>ón.</w:t>
        </w:r>
      </w:ins>
    </w:p>
    <w:p w:rsidR="00F34D1A" w:rsidRDefault="00F34D1A" w:rsidP="008C5FC5">
      <w:pPr>
        <w:rPr>
          <w:ins w:id="5976" w:author="Gabriel Correa" w:date="2015-08-27T20:56:00Z"/>
        </w:rPr>
      </w:pPr>
      <w:ins w:id="5977" w:author="Gabriel Correa" w:date="2015-08-28T04:45:00Z">
        <w:r>
          <w:t xml:space="preserve">Otra arista de avances se podría realizar </w:t>
        </w:r>
      </w:ins>
      <w:ins w:id="5978" w:author="Gabriel Correa" w:date="2015-08-28T04:46:00Z">
        <w:r>
          <w:t>investigando la posibilidad de destacar directivas adentro de editores de texto y de documentaci</w:t>
        </w:r>
      </w:ins>
      <w:ins w:id="5979" w:author="Gabriel Correa" w:date="2015-08-28T04:47:00Z">
        <w:r>
          <w:t>ón web de las API, haciendo de esto un proceso automatizado.</w:t>
        </w:r>
      </w:ins>
    </w:p>
    <w:p w:rsidR="00426D78" w:rsidRDefault="00426D78" w:rsidP="008C5FC5">
      <w:pPr>
        <w:rPr>
          <w:ins w:id="5980" w:author="Gabriel Correa" w:date="2015-08-28T04:25:00Z"/>
        </w:rPr>
      </w:pPr>
      <w:ins w:id="5981" w:author="Gabriel Correa" w:date="2015-08-28T04:23:00Z">
        <w:r>
          <w:t>Hay vari</w:t>
        </w:r>
      </w:ins>
      <w:ins w:id="5982" w:author="Gabriel Correa" w:date="2015-08-28T04:24:00Z">
        <w:r>
          <w:t>a</w:t>
        </w:r>
      </w:ins>
      <w:ins w:id="5983" w:author="Gabriel Correa" w:date="2015-08-28T04:23:00Z">
        <w:r>
          <w:t>s</w:t>
        </w:r>
      </w:ins>
      <w:ins w:id="5984" w:author="Gabriel Correa" w:date="2015-08-28T04:39:00Z">
        <w:r w:rsidR="00F34D1A">
          <w:t xml:space="preserve"> otras</w:t>
        </w:r>
      </w:ins>
      <w:ins w:id="5985" w:author="Gabriel Correa" w:date="2015-08-28T04:23:00Z">
        <w:r>
          <w:t xml:space="preserve"> </w:t>
        </w:r>
      </w:ins>
      <w:ins w:id="5986" w:author="Gabriel Correa" w:date="2015-08-28T04:25:00Z">
        <w:r>
          <w:t xml:space="preserve">tareas </w:t>
        </w:r>
      </w:ins>
      <w:ins w:id="5987" w:author="Gabriel Correa" w:date="2015-08-28T04:24:00Z">
        <w:r>
          <w:t>que se pueden realizar</w:t>
        </w:r>
      </w:ins>
      <w:ins w:id="5988" w:author="Gabriel Correa" w:date="2015-08-28T04:25:00Z">
        <w:r>
          <w:t xml:space="preserve"> como</w:t>
        </w:r>
      </w:ins>
      <w:ins w:id="5989" w:author="Gabriel Correa" w:date="2015-08-28T04:24:00Z">
        <w:r>
          <w:t xml:space="preserve"> trabajos futuros relacionados </w:t>
        </w:r>
      </w:ins>
      <w:ins w:id="5990" w:author="Gabriel Correa" w:date="2015-08-28T04:25:00Z">
        <w:r>
          <w:t>a</w:t>
        </w:r>
      </w:ins>
      <w:ins w:id="5991" w:author="Gabriel Correa" w:date="2015-08-28T04:24:00Z">
        <w:r>
          <w:t xml:space="preserve"> este estudio</w:t>
        </w:r>
      </w:ins>
      <w:ins w:id="5992" w:author="Gabriel Correa" w:date="2015-08-28T04:25:00Z">
        <w:r>
          <w:t>:</w:t>
        </w:r>
      </w:ins>
    </w:p>
    <w:p w:rsidR="00426D78" w:rsidRDefault="00426D78">
      <w:pPr>
        <w:pStyle w:val="Prrafodelista"/>
        <w:numPr>
          <w:ilvl w:val="0"/>
          <w:numId w:val="51"/>
        </w:numPr>
        <w:rPr>
          <w:ins w:id="5993" w:author="Gabriel Correa" w:date="2015-08-28T04:48:00Z"/>
        </w:rPr>
        <w:pPrChange w:id="5994" w:author="Gabriel Correa" w:date="2015-08-28T04:25:00Z">
          <w:pPr/>
        </w:pPrChange>
      </w:pPr>
      <w:ins w:id="5995" w:author="Gabriel Correa" w:date="2015-08-28T04:25:00Z">
        <w:r>
          <w:t xml:space="preserve">Probar más combinaciones </w:t>
        </w:r>
      </w:ins>
      <w:ins w:id="5996" w:author="Gabriel Correa" w:date="2015-08-28T04:27:00Z">
        <w:r>
          <w:t xml:space="preserve">en el filtro StringToWordVector tales como wordsToKeep, que indica </w:t>
        </w:r>
        <w:r w:rsidR="00670FB2">
          <w:t>cuántas palabras podr</w:t>
        </w:r>
      </w:ins>
      <w:ins w:id="5997" w:author="Gabriel Correa" w:date="2015-08-28T04:28:00Z">
        <w:r w:rsidR="00670FB2">
          <w:t xml:space="preserve">á analizar un clasificador, como </w:t>
        </w:r>
        <w:r w:rsidR="00670FB2" w:rsidRPr="00670FB2">
          <w:rPr>
            <w:i/>
            <w:rPrChange w:id="5998" w:author="Gabriel Correa" w:date="2015-08-28T04:28:00Z">
              <w:rPr/>
            </w:rPrChange>
          </w:rPr>
          <w:t>tokenizer</w:t>
        </w:r>
        <w:r w:rsidR="00670FB2">
          <w:rPr>
            <w:i/>
          </w:rPr>
          <w:t>,</w:t>
        </w:r>
        <w:r w:rsidR="00670FB2">
          <w:t xml:space="preserve"> probar stemmers externos a Weka, mejorar la lista de </w:t>
        </w:r>
        <w:r w:rsidR="00670FB2" w:rsidRPr="00670FB2">
          <w:rPr>
            <w:i/>
            <w:rPrChange w:id="5999" w:author="Gabriel Correa" w:date="2015-08-28T04:29:00Z">
              <w:rPr/>
            </w:rPrChange>
          </w:rPr>
          <w:t>stopwords</w:t>
        </w:r>
      </w:ins>
      <w:ins w:id="6000" w:author="Gabriel Correa" w:date="2015-08-28T04:29:00Z">
        <w:r w:rsidR="00670FB2">
          <w:t>, eliminar manualmente palabras del conjunto de palabras consideradas, etc.</w:t>
        </w:r>
      </w:ins>
    </w:p>
    <w:p w:rsidR="002F2706" w:rsidRDefault="002F2706">
      <w:pPr>
        <w:pStyle w:val="Prrafodelista"/>
        <w:numPr>
          <w:ilvl w:val="0"/>
          <w:numId w:val="51"/>
        </w:numPr>
        <w:rPr>
          <w:ins w:id="6001" w:author="Gabriel Correa" w:date="2015-08-28T04:29:00Z"/>
        </w:rPr>
        <w:pPrChange w:id="6002" w:author="Gabriel Correa" w:date="2015-08-28T04:25:00Z">
          <w:pPr/>
        </w:pPrChange>
      </w:pPr>
      <w:ins w:id="6003" w:author="Gabriel Correa" w:date="2015-08-28T04:48:00Z">
        <w:r>
          <w:t>Mejorar conjunto de keywords, quizás esta simple regla de clasificación tiene amplio espectro de mejoras.</w:t>
        </w:r>
      </w:ins>
    </w:p>
    <w:p w:rsidR="00670FB2" w:rsidRDefault="00670FB2">
      <w:pPr>
        <w:pStyle w:val="Prrafodelista"/>
        <w:numPr>
          <w:ilvl w:val="0"/>
          <w:numId w:val="51"/>
        </w:numPr>
        <w:rPr>
          <w:ins w:id="6004" w:author="Gabriel Correa" w:date="2015-08-28T04:32:00Z"/>
        </w:rPr>
        <w:pPrChange w:id="6005" w:author="Gabriel Correa" w:date="2015-08-28T04:25:00Z">
          <w:pPr/>
        </w:pPrChange>
      </w:pPr>
      <w:ins w:id="6006" w:author="Gabriel Correa" w:date="2015-08-28T04:30:00Z">
        <w:r>
          <w:t xml:space="preserve">Aplicar herramientas de Text Mining para seleccionar atributos, lo cual podría servir para obtener una lista de palabras </w:t>
        </w:r>
      </w:ins>
      <w:ins w:id="6007" w:author="Gabriel Correa" w:date="2015-08-28T04:31:00Z">
        <w:r>
          <w:t>que son características del dominio del problema. Comparar estos resultados con la lista de keywords</w:t>
        </w:r>
      </w:ins>
      <w:ins w:id="6008" w:author="Gabriel Correa" w:date="2015-08-28T04:32:00Z">
        <w:r>
          <w:t>.</w:t>
        </w:r>
      </w:ins>
    </w:p>
    <w:p w:rsidR="00670FB2" w:rsidRDefault="00670FB2">
      <w:pPr>
        <w:pStyle w:val="Prrafodelista"/>
        <w:numPr>
          <w:ilvl w:val="0"/>
          <w:numId w:val="51"/>
        </w:numPr>
        <w:rPr>
          <w:ins w:id="6009" w:author="Gabriel Correa" w:date="2015-08-28T04:32:00Z"/>
        </w:rPr>
        <w:pPrChange w:id="6010" w:author="Gabriel Correa" w:date="2015-08-28T04:25:00Z">
          <w:pPr/>
        </w:pPrChange>
      </w:pPr>
      <w:ins w:id="6011"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6012" w:author="Gabriel Correa" w:date="2015-08-28T04:35:00Z"/>
        </w:rPr>
        <w:pPrChange w:id="6013" w:author="Gabriel Correa" w:date="2015-08-28T04:25:00Z">
          <w:pPr/>
        </w:pPrChange>
      </w:pPr>
      <w:ins w:id="6014" w:author="Gabriel Correa" w:date="2015-08-28T04:33:00Z">
        <w:r>
          <w:t xml:space="preserve">Aplicar herramientas de Text Mining para detectar </w:t>
        </w:r>
        <w:r w:rsidRPr="00670FB2">
          <w:rPr>
            <w:i/>
            <w:rPrChange w:id="6015" w:author="Gabriel Correa" w:date="2015-08-28T04:33:00Z">
              <w:rPr/>
            </w:rPrChange>
          </w:rPr>
          <w:t>cluster</w:t>
        </w:r>
        <w:r w:rsidRPr="00670FB2">
          <w:rPr>
            <w:i/>
          </w:rPr>
          <w:t xml:space="preserve">s; </w:t>
        </w:r>
      </w:ins>
      <w:ins w:id="6016" w:author="Gabriel Correa" w:date="2015-08-28T04:34:00Z">
        <w:r>
          <w:t xml:space="preserve">grupos que agrupan instancias similares entre sí. Esto podría permitir conocer más sobre la naturaleza </w:t>
        </w:r>
        <w:proofErr w:type="gramStart"/>
        <w:r>
          <w:t>de el</w:t>
        </w:r>
        <w:proofErr w:type="gramEnd"/>
        <w:r>
          <w:t xml:space="preserve"> problema de las directivas de API.</w:t>
        </w:r>
      </w:ins>
    </w:p>
    <w:p w:rsidR="00426D78" w:rsidDel="00F34D1A" w:rsidRDefault="00670FB2">
      <w:pPr>
        <w:pStyle w:val="Prrafodelista"/>
        <w:numPr>
          <w:ilvl w:val="0"/>
          <w:numId w:val="51"/>
        </w:numPr>
        <w:rPr>
          <w:del w:id="6017" w:author="Gabriel Correa" w:date="2015-08-28T04:41:00Z"/>
        </w:rPr>
        <w:pPrChange w:id="6018" w:author="Gabriel Correa" w:date="2015-08-28T04:41:00Z">
          <w:pPr/>
        </w:pPrChange>
      </w:pPr>
      <w:ins w:id="6019" w:author="Gabriel Correa" w:date="2015-08-28T04:35:00Z">
        <w:r>
          <w:t>Probar rendimiento de clasificadores disponibles en la librería opensource libLinear, la cual tiene buena reputaci</w:t>
        </w:r>
      </w:ins>
      <w:ins w:id="6020" w:author="Gabriel Correa" w:date="2015-08-28T04:36:00Z">
        <w:r>
          <w:t>ón en el área de clasificación de documentos.</w:t>
        </w:r>
      </w:ins>
      <w:customXmlInsRangeStart w:id="6021" w:author="Gabriel Correa" w:date="2015-08-28T04:38:00Z"/>
      <w:sdt>
        <w:sdtPr>
          <w:id w:val="307522801"/>
          <w:citation/>
        </w:sdtPr>
        <w:sdtContent>
          <w:customXmlInsRangeEnd w:id="6021"/>
          <w:ins w:id="6022" w:author="Gabriel Correa" w:date="2015-08-28T04:38:00Z">
            <w:r>
              <w:fldChar w:fldCharType="begin"/>
            </w:r>
          </w:ins>
          <w:ins w:id="6023" w:author="Gabriel Correa" w:date="2015-08-28T04:49:00Z">
            <w:r w:rsidR="00A01F88">
              <w:instrText xml:space="preserve">CITATION Cla \l 13322 </w:instrText>
            </w:r>
          </w:ins>
          <w:r>
            <w:fldChar w:fldCharType="separate"/>
          </w:r>
          <w:ins w:id="6024" w:author="Gabriel Correa" w:date="2015-08-28T07:30:00Z">
            <w:r w:rsidR="00E54D64">
              <w:rPr>
                <w:noProof/>
              </w:rPr>
              <w:t xml:space="preserve"> [</w:t>
            </w:r>
            <w:r w:rsidR="00E54D64">
              <w:rPr>
                <w:noProof/>
              </w:rPr>
              <w:fldChar w:fldCharType="begin"/>
            </w:r>
            <w:r w:rsidR="00E54D64">
              <w:rPr>
                <w:noProof/>
              </w:rPr>
              <w:instrText xml:space="preserve"> HYPERLINK "" \l "Cla" </w:instrText>
            </w:r>
            <w:r w:rsidR="00E54D64">
              <w:rPr>
                <w:noProof/>
              </w:rPr>
            </w:r>
            <w:r w:rsidR="00E54D64">
              <w:rPr>
                <w:noProof/>
              </w:rPr>
              <w:fldChar w:fldCharType="separate"/>
            </w:r>
            <w:r w:rsidR="00E54D64" w:rsidRPr="00E54D64">
              <w:rPr>
                <w:rStyle w:val="CodeUsercreatedCar"/>
                <w:noProof/>
                <w:shd w:val="clear" w:color="auto" w:fill="auto"/>
                <w:lang w:val="es-CL"/>
                <w:rPrChange w:id="6025" w:author="Gabriel Correa" w:date="2015-08-28T07:30:00Z">
                  <w:rPr>
                    <w:rStyle w:val="CodeUsercreatedCar"/>
                  </w:rPr>
                </w:rPrChange>
              </w:rPr>
              <w:t>5</w:t>
            </w:r>
            <w:r w:rsidR="00E54D64">
              <w:rPr>
                <w:noProof/>
              </w:rPr>
              <w:fldChar w:fldCharType="end"/>
            </w:r>
            <w:r w:rsidR="00E54D64">
              <w:rPr>
                <w:noProof/>
              </w:rPr>
              <w:t>]</w:t>
            </w:r>
          </w:ins>
          <w:ins w:id="6026" w:author="Gabriel Correa" w:date="2015-08-28T04:38:00Z">
            <w:r>
              <w:fldChar w:fldCharType="end"/>
            </w:r>
          </w:ins>
          <w:customXmlInsRangeStart w:id="6027" w:author="Gabriel Correa" w:date="2015-08-28T04:38:00Z"/>
        </w:sdtContent>
      </w:sdt>
      <w:customXmlInsRangeEnd w:id="6027"/>
      <w:moveToRangeStart w:id="6028" w:author="Gabriel Correa" w:date="2015-08-28T04:23:00Z" w:name="move428499118"/>
      <w:moveTo w:id="6029" w:author="Gabriel Correa" w:date="2015-08-28T04:23:00Z">
        <w:del w:id="6030" w:author="Gabriel Correa" w:date="2015-08-28T04:41:00Z">
          <w:r w:rsidR="00426D78" w:rsidDel="00F34D1A">
            <w:delText>1 – probar con directive, non-directive + la clase null-directive</w:delText>
          </w:r>
        </w:del>
      </w:moveTo>
    </w:p>
    <w:moveToRangeEnd w:id="6028"/>
    <w:p w:rsidR="00426D78" w:rsidRDefault="00426D78">
      <w:pPr>
        <w:pStyle w:val="Prrafodelista"/>
        <w:rPr>
          <w:ins w:id="6031" w:author="Gabriel Correa" w:date="2015-08-28T04:23:00Z"/>
        </w:rPr>
        <w:pPrChange w:id="6032" w:author="Gabriel Correa" w:date="2015-08-28T04:41:00Z">
          <w:pPr/>
        </w:pPrChange>
      </w:pPr>
    </w:p>
    <w:p w:rsidR="002B6CC0" w:rsidRDefault="002B6CC0" w:rsidP="008C5FC5">
      <w:pPr>
        <w:rPr>
          <w:ins w:id="6033" w:author="Gabriel Correa" w:date="2015-08-27T21:13:00Z"/>
        </w:rPr>
      </w:pPr>
    </w:p>
    <w:p w:rsidR="00E00962" w:rsidRPr="008C5FC5" w:rsidDel="00E00962" w:rsidRDefault="00E00962" w:rsidP="008C5FC5">
      <w:pPr>
        <w:rPr>
          <w:del w:id="6034" w:author="Gabriel Correa" w:date="2015-08-27T21:02:00Z"/>
        </w:rPr>
      </w:pPr>
      <w:bookmarkStart w:id="6035" w:name="_Toc428510421"/>
      <w:bookmarkEnd w:id="6035"/>
    </w:p>
    <w:p w:rsidR="00EE2482" w:rsidDel="007D5FD6" w:rsidRDefault="00EE2482" w:rsidP="00EE2482">
      <w:pPr>
        <w:pStyle w:val="Ttulo1"/>
        <w:rPr>
          <w:del w:id="6036" w:author="Gabriel Correa" w:date="2015-08-28T07:05:00Z"/>
        </w:rPr>
      </w:pPr>
      <w:del w:id="6037" w:author="Gabriel Correa" w:date="2015-08-28T07:05:00Z">
        <w:r w:rsidDel="007D5FD6">
          <w:delText>Glosario</w:delText>
        </w:r>
        <w:bookmarkStart w:id="6038" w:name="_Toc428510422"/>
        <w:bookmarkEnd w:id="6038"/>
      </w:del>
    </w:p>
    <w:p w:rsidR="00EE2482" w:rsidRPr="00EE7716" w:rsidRDefault="00EE2482" w:rsidP="00EE2482">
      <w:pPr>
        <w:pStyle w:val="Ttulo1"/>
      </w:pPr>
      <w:bookmarkStart w:id="6039" w:name="_Toc428510423"/>
      <w:r>
        <w:t>Bibliografía</w:t>
      </w:r>
      <w:bookmarkEnd w:id="6039"/>
    </w:p>
    <w:p w:rsidR="00E54D64" w:rsidRDefault="00CD7C36" w:rsidP="00E54D64">
      <w:pPr>
        <w:pStyle w:val="Bibliografa"/>
        <w:rPr>
          <w:ins w:id="6040" w:author="Gabriel Correa" w:date="2015-08-28T07:30:00Z"/>
          <w:noProof/>
          <w:vanish/>
        </w:rPr>
        <w:pPrChange w:id="6041" w:author="Gabriel Correa" w:date="2015-08-28T07:30:00Z">
          <w:pPr>
            <w:pStyle w:val="Bibliografa"/>
          </w:pPr>
        </w:pPrChange>
      </w:pPr>
      <w:ins w:id="6042" w:author="Gabriel Correa" w:date="2015-08-26T21:10:00Z">
        <w:r>
          <w:fldChar w:fldCharType="begin"/>
        </w:r>
        <w:r>
          <w:instrText xml:space="preserve"> BIBLIOGRAPHY  \l 13322 </w:instrText>
        </w:r>
      </w:ins>
      <w:r>
        <w:fldChar w:fldCharType="separate"/>
      </w:r>
      <w:ins w:id="6043" w:author="Gabriel Correa" w:date="2015-08-28T07:30:00Z">
        <w:r w:rsidR="00E54D64">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6044" w:author="Gabriel Correa" w:date="2015-08-28T07:3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6045">
          <w:tblGrid>
            <w:gridCol w:w="480"/>
            <w:gridCol w:w="480"/>
          </w:tblGrid>
        </w:tblGridChange>
      </w:tblGrid>
      <w:tr w:rsidR="00E54D64" w:rsidTr="00E54D64">
        <w:trPr>
          <w:tblCellSpacing w:w="15" w:type="dxa"/>
          <w:ins w:id="6046" w:author="Gabriel Correa" w:date="2015-08-28T07:30:00Z"/>
          <w:trPrChange w:id="6047" w:author="Gabriel Correa" w:date="2015-08-28T07:30:00Z">
            <w:trPr>
              <w:tblCellSpacing w:w="15" w:type="dxa"/>
            </w:trPr>
          </w:trPrChange>
        </w:trPr>
        <w:tc>
          <w:tcPr>
            <w:tcW w:w="0" w:type="auto"/>
            <w:hideMark/>
            <w:tcPrChange w:id="6048" w:author="Gabriel Correa" w:date="2015-08-28T07:30:00Z">
              <w:tcPr>
                <w:tcW w:w="0" w:type="auto"/>
                <w:hideMark/>
              </w:tcPr>
            </w:tcPrChange>
          </w:tcPr>
          <w:p w:rsidR="00E54D64" w:rsidRDefault="00E54D64">
            <w:pPr>
              <w:pStyle w:val="Bibliografa"/>
              <w:jc w:val="right"/>
              <w:rPr>
                <w:ins w:id="6049" w:author="Gabriel Correa" w:date="2015-08-28T07:30:00Z"/>
                <w:noProof/>
              </w:rPr>
            </w:pPr>
            <w:ins w:id="6050" w:author="Gabriel Correa" w:date="2015-08-28T07:30:00Z">
              <w:r>
                <w:rPr>
                  <w:noProof/>
                </w:rPr>
                <w:t>[1]</w:t>
              </w:r>
            </w:ins>
          </w:p>
        </w:tc>
        <w:tc>
          <w:tcPr>
            <w:tcW w:w="0" w:type="auto"/>
            <w:hideMark/>
            <w:tcPrChange w:id="6051" w:author="Gabriel Correa" w:date="2015-08-28T07:30:00Z">
              <w:tcPr>
                <w:tcW w:w="0" w:type="auto"/>
                <w:hideMark/>
              </w:tcPr>
            </w:tcPrChange>
          </w:tcPr>
          <w:p w:rsidR="00E54D64" w:rsidRDefault="00E54D64">
            <w:pPr>
              <w:pStyle w:val="Bibliografa"/>
              <w:rPr>
                <w:ins w:id="6052" w:author="Gabriel Correa" w:date="2015-08-28T07:30:00Z"/>
                <w:noProof/>
              </w:rPr>
            </w:pPr>
            <w:ins w:id="6053" w:author="Gabriel Correa" w:date="2015-08-28T07:30:00Z">
              <w:r>
                <w:rPr>
                  <w:noProof/>
                </w:rPr>
                <w:t>J.D. Herbsleb U. Dekel, "Reading the Documentation of Invoked API Functions in Program Comprehension," ICPC, 2009.</w:t>
              </w:r>
            </w:ins>
          </w:p>
        </w:tc>
      </w:tr>
      <w:tr w:rsidR="00E54D64" w:rsidTr="00E54D64">
        <w:trPr>
          <w:tblCellSpacing w:w="15" w:type="dxa"/>
          <w:ins w:id="6054" w:author="Gabriel Correa" w:date="2015-08-28T07:30:00Z"/>
          <w:trPrChange w:id="6055" w:author="Gabriel Correa" w:date="2015-08-28T07:30:00Z">
            <w:trPr>
              <w:tblCellSpacing w:w="15" w:type="dxa"/>
            </w:trPr>
          </w:trPrChange>
        </w:trPr>
        <w:tc>
          <w:tcPr>
            <w:tcW w:w="0" w:type="auto"/>
            <w:hideMark/>
            <w:tcPrChange w:id="6056" w:author="Gabriel Correa" w:date="2015-08-28T07:30:00Z">
              <w:tcPr>
                <w:tcW w:w="0" w:type="auto"/>
                <w:hideMark/>
              </w:tcPr>
            </w:tcPrChange>
          </w:tcPr>
          <w:p w:rsidR="00E54D64" w:rsidRDefault="00E54D64">
            <w:pPr>
              <w:pStyle w:val="Bibliografa"/>
              <w:jc w:val="right"/>
              <w:rPr>
                <w:ins w:id="6057" w:author="Gabriel Correa" w:date="2015-08-28T07:30:00Z"/>
                <w:noProof/>
              </w:rPr>
            </w:pPr>
            <w:bookmarkStart w:id="6058" w:name="ESo88"/>
            <w:ins w:id="6059" w:author="Gabriel Correa" w:date="2015-08-28T07:30:00Z">
              <w:r>
                <w:rPr>
                  <w:noProof/>
                </w:rPr>
                <w:t>[2]</w:t>
              </w:r>
              <w:bookmarkEnd w:id="6058"/>
            </w:ins>
          </w:p>
        </w:tc>
        <w:tc>
          <w:tcPr>
            <w:tcW w:w="0" w:type="auto"/>
            <w:hideMark/>
            <w:tcPrChange w:id="6060" w:author="Gabriel Correa" w:date="2015-08-28T07:30:00Z">
              <w:tcPr>
                <w:tcW w:w="0" w:type="auto"/>
                <w:hideMark/>
              </w:tcPr>
            </w:tcPrChange>
          </w:tcPr>
          <w:p w:rsidR="00E54D64" w:rsidRDefault="00E54D64">
            <w:pPr>
              <w:pStyle w:val="Bibliografa"/>
              <w:rPr>
                <w:ins w:id="6061" w:author="Gabriel Correa" w:date="2015-08-28T07:30:00Z"/>
                <w:noProof/>
              </w:rPr>
            </w:pPr>
            <w:ins w:id="6062" w:author="Gabriel Correa" w:date="2015-08-28T07:30:00Z">
              <w:r>
                <w:rPr>
                  <w:noProof/>
                </w:rPr>
                <w:t xml:space="preserve">R. Lampert, S. Letovsky, D. Littman, and J. Pinto E. Soloway, "Designing documentation to </w:t>
              </w:r>
              <w:r>
                <w:rPr>
                  <w:noProof/>
                </w:rPr>
                <w:lastRenderedPageBreak/>
                <w:t>compensate for delocalized plans," ACM, 31(11):1259–1267, 1988.</w:t>
              </w:r>
            </w:ins>
          </w:p>
        </w:tc>
      </w:tr>
      <w:tr w:rsidR="00E54D64" w:rsidTr="00E54D64">
        <w:trPr>
          <w:tblCellSpacing w:w="15" w:type="dxa"/>
          <w:ins w:id="6063" w:author="Gabriel Correa" w:date="2015-08-28T07:30:00Z"/>
          <w:trPrChange w:id="6064" w:author="Gabriel Correa" w:date="2015-08-28T07:30:00Z">
            <w:trPr>
              <w:tblCellSpacing w:w="15" w:type="dxa"/>
            </w:trPr>
          </w:trPrChange>
        </w:trPr>
        <w:tc>
          <w:tcPr>
            <w:tcW w:w="0" w:type="auto"/>
            <w:hideMark/>
            <w:tcPrChange w:id="6065" w:author="Gabriel Correa" w:date="2015-08-28T07:30:00Z">
              <w:tcPr>
                <w:tcW w:w="0" w:type="auto"/>
                <w:hideMark/>
              </w:tcPr>
            </w:tcPrChange>
          </w:tcPr>
          <w:p w:rsidR="00E54D64" w:rsidRDefault="00E54D64">
            <w:pPr>
              <w:pStyle w:val="Bibliografa"/>
              <w:jc w:val="right"/>
              <w:rPr>
                <w:ins w:id="6066" w:author="Gabriel Correa" w:date="2015-08-28T07:30:00Z"/>
                <w:noProof/>
              </w:rPr>
            </w:pPr>
            <w:bookmarkStart w:id="6067" w:name="UDe09"/>
            <w:ins w:id="6068" w:author="Gabriel Correa" w:date="2015-08-28T07:30:00Z">
              <w:r>
                <w:rPr>
                  <w:noProof/>
                </w:rPr>
                <w:lastRenderedPageBreak/>
                <w:t>[3]</w:t>
              </w:r>
              <w:bookmarkEnd w:id="6067"/>
            </w:ins>
          </w:p>
        </w:tc>
        <w:tc>
          <w:tcPr>
            <w:tcW w:w="0" w:type="auto"/>
            <w:hideMark/>
            <w:tcPrChange w:id="6069" w:author="Gabriel Correa" w:date="2015-08-28T07:30:00Z">
              <w:tcPr>
                <w:tcW w:w="0" w:type="auto"/>
                <w:hideMark/>
              </w:tcPr>
            </w:tcPrChange>
          </w:tcPr>
          <w:p w:rsidR="00E54D64" w:rsidRDefault="00E54D64">
            <w:pPr>
              <w:pStyle w:val="Bibliografa"/>
              <w:rPr>
                <w:ins w:id="6070" w:author="Gabriel Correa" w:date="2015-08-28T07:30:00Z"/>
                <w:noProof/>
              </w:rPr>
            </w:pPr>
            <w:ins w:id="6071" w:author="Gabriel Correa" w:date="2015-08-28T07:30:00Z">
              <w:r>
                <w:rPr>
                  <w:noProof/>
                </w:rPr>
                <w:t>J.D. Herbsleb U. Dekel, "Improving API Documentation Usability with Knowledge Pushing," 2009.</w:t>
              </w:r>
            </w:ins>
          </w:p>
        </w:tc>
      </w:tr>
      <w:tr w:rsidR="00E54D64" w:rsidTr="00E54D64">
        <w:trPr>
          <w:tblCellSpacing w:w="15" w:type="dxa"/>
          <w:ins w:id="6072" w:author="Gabriel Correa" w:date="2015-08-28T07:30:00Z"/>
          <w:trPrChange w:id="6073" w:author="Gabriel Correa" w:date="2015-08-28T07:30:00Z">
            <w:trPr>
              <w:tblCellSpacing w:w="15" w:type="dxa"/>
            </w:trPr>
          </w:trPrChange>
        </w:trPr>
        <w:tc>
          <w:tcPr>
            <w:tcW w:w="0" w:type="auto"/>
            <w:hideMark/>
            <w:tcPrChange w:id="6074" w:author="Gabriel Correa" w:date="2015-08-28T07:30:00Z">
              <w:tcPr>
                <w:tcW w:w="0" w:type="auto"/>
                <w:hideMark/>
              </w:tcPr>
            </w:tcPrChange>
          </w:tcPr>
          <w:p w:rsidR="00E54D64" w:rsidRDefault="00E54D64">
            <w:pPr>
              <w:pStyle w:val="Bibliografa"/>
              <w:jc w:val="right"/>
              <w:rPr>
                <w:ins w:id="6075" w:author="Gabriel Correa" w:date="2015-08-28T07:30:00Z"/>
                <w:noProof/>
              </w:rPr>
            </w:pPr>
            <w:bookmarkStart w:id="6076" w:name="MMo11"/>
            <w:ins w:id="6077" w:author="Gabriel Correa" w:date="2015-08-28T07:30:00Z">
              <w:r>
                <w:rPr>
                  <w:noProof/>
                </w:rPr>
                <w:t>[4]</w:t>
              </w:r>
              <w:bookmarkEnd w:id="6076"/>
            </w:ins>
          </w:p>
        </w:tc>
        <w:tc>
          <w:tcPr>
            <w:tcW w:w="0" w:type="auto"/>
            <w:hideMark/>
            <w:tcPrChange w:id="6078" w:author="Gabriel Correa" w:date="2015-08-28T07:30:00Z">
              <w:tcPr>
                <w:tcW w:w="0" w:type="auto"/>
                <w:hideMark/>
              </w:tcPr>
            </w:tcPrChange>
          </w:tcPr>
          <w:p w:rsidR="00E54D64" w:rsidRDefault="00E54D64">
            <w:pPr>
              <w:pStyle w:val="Bibliografa"/>
              <w:rPr>
                <w:ins w:id="6079" w:author="Gabriel Correa" w:date="2015-08-28T07:30:00Z"/>
                <w:noProof/>
              </w:rPr>
            </w:pPr>
            <w:ins w:id="6080" w:author="Gabriel Correa" w:date="2015-08-28T07:30:00Z">
              <w:r>
                <w:rPr>
                  <w:noProof/>
                </w:rPr>
                <w:t>M. Eichberg, E. Tekes, M. Mezini M. Monperrus, "What should developers be aware of? An empirical study on the directives of API documentation," 2011.</w:t>
              </w:r>
            </w:ins>
          </w:p>
        </w:tc>
      </w:tr>
      <w:tr w:rsidR="00E54D64" w:rsidTr="00E54D64">
        <w:trPr>
          <w:tblCellSpacing w:w="15" w:type="dxa"/>
          <w:ins w:id="6081" w:author="Gabriel Correa" w:date="2015-08-28T07:30:00Z"/>
          <w:trPrChange w:id="6082" w:author="Gabriel Correa" w:date="2015-08-28T07:30:00Z">
            <w:trPr>
              <w:tblCellSpacing w:w="15" w:type="dxa"/>
            </w:trPr>
          </w:trPrChange>
        </w:trPr>
        <w:tc>
          <w:tcPr>
            <w:tcW w:w="0" w:type="auto"/>
            <w:hideMark/>
            <w:tcPrChange w:id="6083" w:author="Gabriel Correa" w:date="2015-08-28T07:30:00Z">
              <w:tcPr>
                <w:tcW w:w="0" w:type="auto"/>
                <w:hideMark/>
              </w:tcPr>
            </w:tcPrChange>
          </w:tcPr>
          <w:p w:rsidR="00E54D64" w:rsidRDefault="00E54D64">
            <w:pPr>
              <w:pStyle w:val="Bibliografa"/>
              <w:jc w:val="right"/>
              <w:rPr>
                <w:ins w:id="6084" w:author="Gabriel Correa" w:date="2015-08-28T07:30:00Z"/>
                <w:noProof/>
              </w:rPr>
            </w:pPr>
            <w:bookmarkStart w:id="6085" w:name="Cla"/>
            <w:ins w:id="6086" w:author="Gabriel Correa" w:date="2015-08-28T07:30:00Z">
              <w:r>
                <w:rPr>
                  <w:noProof/>
                </w:rPr>
                <w:t>[5]</w:t>
              </w:r>
              <w:bookmarkEnd w:id="6085"/>
            </w:ins>
          </w:p>
        </w:tc>
        <w:tc>
          <w:tcPr>
            <w:tcW w:w="0" w:type="auto"/>
            <w:hideMark/>
            <w:tcPrChange w:id="6087" w:author="Gabriel Correa" w:date="2015-08-28T07:30:00Z">
              <w:tcPr>
                <w:tcW w:w="0" w:type="auto"/>
                <w:hideMark/>
              </w:tcPr>
            </w:tcPrChange>
          </w:tcPr>
          <w:p w:rsidR="00E54D64" w:rsidRDefault="00E54D64">
            <w:pPr>
              <w:pStyle w:val="Bibliografa"/>
              <w:rPr>
                <w:ins w:id="6088" w:author="Gabriel Correa" w:date="2015-08-28T07:30:00Z"/>
                <w:noProof/>
              </w:rPr>
            </w:pPr>
            <w:ins w:id="6089" w:author="Gabriel Correa" w:date="2015-08-28T07:30:00Z">
              <w:r>
                <w:rPr>
                  <w:noProof/>
                </w:rPr>
                <w:t>"Clasificación de Documentos usando libLinear: http://www.csie.ntu.edu.tw/~cjlin/papers/guide/guide.pdf apéndice C –,".</w:t>
              </w:r>
            </w:ins>
          </w:p>
        </w:tc>
      </w:tr>
      <w:tr w:rsidR="00E54D64" w:rsidTr="00E54D64">
        <w:trPr>
          <w:tblCellSpacing w:w="15" w:type="dxa"/>
          <w:ins w:id="6090" w:author="Gabriel Correa" w:date="2015-08-28T07:30:00Z"/>
          <w:trPrChange w:id="6091" w:author="Gabriel Correa" w:date="2015-08-28T07:30:00Z">
            <w:trPr>
              <w:tblCellSpacing w:w="15" w:type="dxa"/>
            </w:trPr>
          </w:trPrChange>
        </w:trPr>
        <w:tc>
          <w:tcPr>
            <w:tcW w:w="0" w:type="auto"/>
            <w:hideMark/>
            <w:tcPrChange w:id="6092" w:author="Gabriel Correa" w:date="2015-08-28T07:30:00Z">
              <w:tcPr>
                <w:tcW w:w="0" w:type="auto"/>
                <w:hideMark/>
              </w:tcPr>
            </w:tcPrChange>
          </w:tcPr>
          <w:p w:rsidR="00E54D64" w:rsidRDefault="00E54D64">
            <w:pPr>
              <w:pStyle w:val="Bibliografa"/>
              <w:jc w:val="right"/>
              <w:rPr>
                <w:ins w:id="6093" w:author="Gabriel Correa" w:date="2015-08-28T07:30:00Z"/>
                <w:noProof/>
              </w:rPr>
            </w:pPr>
            <w:bookmarkStart w:id="6094" w:name="DSt13"/>
            <w:ins w:id="6095" w:author="Gabriel Correa" w:date="2015-08-28T07:30:00Z">
              <w:r>
                <w:rPr>
                  <w:noProof/>
                </w:rPr>
                <w:t>[6]</w:t>
              </w:r>
              <w:bookmarkEnd w:id="6094"/>
            </w:ins>
          </w:p>
        </w:tc>
        <w:tc>
          <w:tcPr>
            <w:tcW w:w="0" w:type="auto"/>
            <w:hideMark/>
            <w:tcPrChange w:id="6096" w:author="Gabriel Correa" w:date="2015-08-28T07:30:00Z">
              <w:tcPr>
                <w:tcW w:w="0" w:type="auto"/>
                <w:hideMark/>
              </w:tcPr>
            </w:tcPrChange>
          </w:tcPr>
          <w:p w:rsidR="00E54D64" w:rsidRDefault="00E54D64">
            <w:pPr>
              <w:pStyle w:val="Bibliografa"/>
              <w:rPr>
                <w:ins w:id="6097" w:author="Gabriel Correa" w:date="2015-08-28T07:30:00Z"/>
                <w:noProof/>
              </w:rPr>
            </w:pPr>
            <w:ins w:id="6098" w:author="Gabriel Correa" w:date="2015-08-28T07:30:00Z">
              <w:r>
                <w:rPr>
                  <w:noProof/>
                </w:rPr>
                <w:t>B. Hummel, E. Juergens D. Steidl, "Quality Analysis of Source Code Comments," 2013.</w:t>
              </w:r>
            </w:ins>
          </w:p>
        </w:tc>
      </w:tr>
    </w:tbl>
    <w:p w:rsidR="00E54D64" w:rsidRDefault="00E54D64" w:rsidP="00E54D64">
      <w:pPr>
        <w:pStyle w:val="Bibliografa"/>
        <w:rPr>
          <w:ins w:id="6099" w:author="Gabriel Correa" w:date="2015-08-28T07:30:00Z"/>
          <w:noProof/>
          <w:vanish/>
        </w:rPr>
        <w:pPrChange w:id="6100" w:author="Gabriel Correa" w:date="2015-08-28T07:30:00Z">
          <w:pPr>
            <w:pStyle w:val="Bibliografa"/>
          </w:pPr>
        </w:pPrChange>
      </w:pPr>
      <w:ins w:id="6101" w:author="Gabriel Correa" w:date="2015-08-28T07:30:00Z">
        <w:r>
          <w:rPr>
            <w:noProof/>
            <w:vanish/>
          </w:rPr>
          <w:t>x</w:t>
        </w:r>
      </w:ins>
    </w:p>
    <w:p w:rsidR="00AD38D8" w:rsidRDefault="00CD7C36" w:rsidP="00E54D64">
      <w:pPr>
        <w:spacing w:after="200" w:line="276" w:lineRule="auto"/>
        <w:jc w:val="left"/>
        <w:rPr>
          <w:rFonts w:eastAsiaTheme="majorEastAsia" w:cstheme="majorBidi"/>
          <w:b/>
          <w:bCs/>
          <w:color w:val="365F91" w:themeColor="accent1" w:themeShade="BF"/>
          <w:sz w:val="28"/>
          <w:szCs w:val="28"/>
        </w:rPr>
        <w:pPrChange w:id="6102" w:author="Gabriel Correa" w:date="2015-08-28T07:30:00Z">
          <w:pPr>
            <w:spacing w:after="200" w:line="276" w:lineRule="auto"/>
            <w:jc w:val="left"/>
          </w:pPr>
        </w:pPrChange>
      </w:pPr>
      <w:ins w:id="6103" w:author="Gabriel Correa" w:date="2015-08-26T21:10:00Z">
        <w:r>
          <w:fldChar w:fldCharType="end"/>
        </w:r>
      </w:ins>
      <w:del w:id="6104" w:author="Gabriel Correa" w:date="2015-08-27T22:57:00Z">
        <w:r w:rsidR="00AD38D8" w:rsidDel="00E62247">
          <w:br w:type="page"/>
        </w:r>
      </w:del>
    </w:p>
    <w:p w:rsidR="00E62247" w:rsidRDefault="00E62247">
      <w:pPr>
        <w:spacing w:after="200" w:line="276" w:lineRule="auto"/>
        <w:jc w:val="left"/>
        <w:rPr>
          <w:ins w:id="6105" w:author="Gabriel Correa" w:date="2015-08-27T22:57:00Z"/>
          <w:rFonts w:eastAsiaTheme="majorEastAsia" w:cstheme="majorBidi"/>
          <w:b/>
          <w:bCs/>
          <w:color w:val="365F91" w:themeColor="accent1" w:themeShade="BF"/>
          <w:sz w:val="28"/>
          <w:szCs w:val="28"/>
        </w:rPr>
      </w:pPr>
      <w:ins w:id="6106" w:author="Gabriel Correa" w:date="2015-08-27T22:57:00Z">
        <w:r>
          <w:br w:type="page"/>
        </w:r>
      </w:ins>
    </w:p>
    <w:p w:rsidR="00EE2482" w:rsidRPr="00CC3E1E" w:rsidRDefault="00EE2482" w:rsidP="00EE2482">
      <w:pPr>
        <w:pStyle w:val="Ttulo1"/>
      </w:pPr>
      <w:bookmarkStart w:id="6107" w:name="_Toc428510424"/>
      <w:r>
        <w:lastRenderedPageBreak/>
        <w:t>Anexo</w:t>
      </w:r>
      <w:bookmarkEnd w:id="6107"/>
    </w:p>
    <w:p w:rsidR="00344341" w:rsidRDefault="00344341" w:rsidP="00AD38D8">
      <w:pPr>
        <w:pStyle w:val="Ttulo2"/>
        <w:rPr>
          <w:ins w:id="6108" w:author="Gabriel Correa" w:date="2015-08-25T22:22:00Z"/>
        </w:rPr>
      </w:pPr>
      <w:bookmarkStart w:id="6109" w:name="_Ref428311817"/>
      <w:bookmarkStart w:id="6110" w:name="_Toc428510425"/>
      <w:ins w:id="6111" w:author="Gabriel Correa" w:date="2015-08-25T22:20:00Z">
        <w:r w:rsidRPr="00344341">
          <w:t>Stop-wo</w:t>
        </w:r>
        <w:r>
          <w:t>rds, stemming, TF-IDF Transform</w:t>
        </w:r>
      </w:ins>
      <w:ins w:id="6112" w:author="Gabriel Correa" w:date="2015-08-25T22:21:00Z">
        <w:r>
          <w:t xml:space="preserve"> y</w:t>
        </w:r>
      </w:ins>
      <w:ins w:id="6113" w:author="Gabriel Correa" w:date="2015-08-25T22:20:00Z">
        <w:r w:rsidRPr="00344341">
          <w:t xml:space="preserve"> wordcounts</w:t>
        </w:r>
      </w:ins>
      <w:bookmarkEnd w:id="6109"/>
      <w:bookmarkEnd w:id="6110"/>
    </w:p>
    <w:p w:rsidR="007C2995" w:rsidRPr="004F575F" w:rsidRDefault="004F575F">
      <w:r>
        <w:t>Distintas c</w:t>
      </w:r>
      <w:ins w:id="6114" w:author="Gabriel Correa" w:date="2015-08-25T22:08:00Z">
        <w:r>
          <w:t>ombinaci</w:t>
        </w:r>
      </w:ins>
      <w:r>
        <w:t>o</w:t>
      </w:r>
      <w:ins w:id="6115" w:author="Gabriel Correa" w:date="2015-08-25T22:08:00Z">
        <w:r>
          <w:t>n</w:t>
        </w:r>
      </w:ins>
      <w:r>
        <w:t>es de parámetros con el fin de buscar una</w:t>
      </w:r>
      <w:ins w:id="6116" w:author="Gabriel Correa" w:date="2015-08-25T22:08:00Z">
        <w:r>
          <w:t xml:space="preserve"> mejor</w:t>
        </w:r>
      </w:ins>
      <w:r>
        <w:t>a</w:t>
      </w:r>
      <w:ins w:id="6117" w:author="Gabriel Correa" w:date="2015-08-25T22:08:00Z">
        <w:r>
          <w:t xml:space="preserve"> </w:t>
        </w:r>
      </w:ins>
      <w:r>
        <w:t xml:space="preserve">en </w:t>
      </w:r>
      <w:ins w:id="6118" w:author="Gabriel Correa" w:date="2015-08-25T22:08:00Z">
        <w:r>
          <w:t xml:space="preserve">el rendimiento de </w:t>
        </w:r>
        <w:r>
          <w:rPr>
            <w:i/>
          </w:rPr>
          <w:t xml:space="preserve">NaiveBayes </w:t>
        </w:r>
      </w:ins>
      <w:ins w:id="6119"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r w:rsidRPr="002B28AD">
              <w:rPr>
                <w:rFonts w:eastAsia="Times New Roman" w:cs="Calibri"/>
                <w:i/>
                <w:color w:val="000000"/>
                <w:sz w:val="22"/>
              </w:rPr>
              <w:t>NaiveBayes</w:t>
            </w:r>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r w:rsidRPr="002B28AD">
              <w:rPr>
                <w:rFonts w:cs="Calibri"/>
                <w:color w:val="000000"/>
                <w:sz w:val="22"/>
              </w:rPr>
              <w:t>NaiveBayesMultinomial</w:t>
            </w:r>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r>
              <w:rPr>
                <w:rFonts w:eastAsia="Times New Roman" w:cs="Calibri"/>
                <w:color w:val="000000"/>
                <w:sz w:val="22"/>
              </w:rPr>
              <w:t>Stemming</w:t>
            </w:r>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precision</w:t>
            </w:r>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F-Measure</w:t>
            </w:r>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precision</w:t>
            </w:r>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recall</w:t>
            </w:r>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F-Measure</w:t>
            </w:r>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(Entrenamiento: Apache Commons, Java     -     Pruebas: JFace)</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r w:rsidRPr="002B28AD">
              <w:rPr>
                <w:rFonts w:eastAsia="Times New Roman" w:cs="Calibri"/>
                <w:i/>
                <w:color w:val="000000"/>
                <w:sz w:val="22"/>
              </w:rPr>
              <w:t>NaiveBayes</w:t>
            </w:r>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r w:rsidRPr="002B28AD">
              <w:rPr>
                <w:rFonts w:cs="Calibri"/>
                <w:color w:val="000000"/>
                <w:sz w:val="22"/>
              </w:rPr>
              <w:t>NaiveBayesMultinomial</w:t>
            </w:r>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r>
              <w:rPr>
                <w:rFonts w:eastAsia="Times New Roman" w:cs="Calibri"/>
                <w:color w:val="000000"/>
                <w:sz w:val="22"/>
              </w:rPr>
              <w:t>Stemming</w:t>
            </w:r>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precision</w:t>
            </w:r>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F-Measure</w:t>
            </w:r>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precision</w:t>
            </w:r>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recall</w:t>
            </w:r>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F-Measure</w:t>
            </w:r>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Commons, </w:t>
            </w:r>
            <w:r>
              <w:rPr>
                <w:rFonts w:cs="Calibri"/>
                <w:i/>
                <w:color w:val="595959" w:themeColor="text1" w:themeTint="A6"/>
                <w:sz w:val="22"/>
              </w:rPr>
              <w:t>JFace</w:t>
            </w:r>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r w:rsidRPr="002B28AD">
              <w:rPr>
                <w:rFonts w:eastAsia="Times New Roman" w:cs="Calibri"/>
                <w:i/>
                <w:color w:val="000000"/>
                <w:sz w:val="22"/>
              </w:rPr>
              <w:t>NaiveBayes</w:t>
            </w:r>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r w:rsidRPr="002B28AD">
              <w:rPr>
                <w:rFonts w:cs="Calibri"/>
                <w:color w:val="000000"/>
                <w:sz w:val="22"/>
              </w:rPr>
              <w:t>NaiveBayesMultinomial</w:t>
            </w:r>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r>
              <w:rPr>
                <w:rFonts w:eastAsia="Times New Roman" w:cs="Calibri"/>
                <w:color w:val="000000"/>
                <w:sz w:val="22"/>
              </w:rPr>
              <w:t>Stemming</w:t>
            </w:r>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precision</w:t>
            </w:r>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F-Measure</w:t>
            </w:r>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precision</w:t>
            </w:r>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recall</w:t>
            </w:r>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F-Measure</w:t>
            </w:r>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JFace</w:t>
            </w:r>
            <w:r w:rsidRPr="002B28AD">
              <w:rPr>
                <w:rFonts w:cs="Calibri"/>
                <w:i/>
                <w:color w:val="595959" w:themeColor="text1" w:themeTint="A6"/>
                <w:sz w:val="22"/>
              </w:rPr>
              <w:t xml:space="preserve">     -     Pruebas: </w:t>
            </w:r>
            <w:r>
              <w:rPr>
                <w:rFonts w:cs="Calibri"/>
                <w:i/>
                <w:color w:val="595959" w:themeColor="text1" w:themeTint="A6"/>
                <w:sz w:val="22"/>
              </w:rPr>
              <w:t>Apache Commons</w:t>
            </w:r>
            <w:r w:rsidRPr="002B28AD">
              <w:rPr>
                <w:rFonts w:cs="Calibri"/>
                <w:i/>
                <w:color w:val="595959" w:themeColor="text1" w:themeTint="A6"/>
                <w:sz w:val="22"/>
              </w:rPr>
              <w:t>)</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02" w:author="Gabriel Correa" w:date="2015-08-24T16:54:00Z" w:initials="g">
    <w:p w:rsidR="00380DBD" w:rsidRPr="000B1F7C" w:rsidRDefault="00380DBD" w:rsidP="00EE2482">
      <w:pPr>
        <w:pStyle w:val="Textocomentario"/>
        <w:rPr>
          <w:sz w:val="16"/>
          <w:szCs w:val="16"/>
        </w:rPr>
      </w:pPr>
      <w:r>
        <w:rPr>
          <w:rStyle w:val="Refdecomentario"/>
        </w:rPr>
        <w:annotationRef/>
      </w:r>
      <w:r>
        <w:rPr>
          <w:rStyle w:val="Refdecomentario"/>
        </w:rPr>
        <w:t>Aun no hecho estos experimentos.</w:t>
      </w:r>
    </w:p>
  </w:comment>
  <w:comment w:id="984" w:author="Gabriel Correa" w:date="2015-08-24T16:54:00Z" w:initials="g">
    <w:p w:rsidR="00380DBD" w:rsidRDefault="00380DBD" w:rsidP="00EE2482">
      <w:pPr>
        <w:pStyle w:val="Textocomentario"/>
      </w:pPr>
      <w:r>
        <w:rPr>
          <w:rStyle w:val="Refdecomentario"/>
        </w:rPr>
        <w:annotationRef/>
      </w:r>
      <w:r>
        <w:t>Esta seccion podría ir después, en otra seccion… quizás llamada .. resumen del trabjo realizado.</w:t>
      </w:r>
    </w:p>
  </w:comment>
  <w:comment w:id="1599" w:author="Gabriel Correa" w:date="2015-08-27T15:43:00Z" w:initials="g">
    <w:p w:rsidR="00380DBD" w:rsidRDefault="00380DBD" w:rsidP="00112A7E">
      <w:pPr>
        <w:pStyle w:val="Textocomentario"/>
      </w:pPr>
      <w:r>
        <w:rPr>
          <w:rStyle w:val="Refdecomentario"/>
        </w:rPr>
        <w:annotationRef/>
      </w:r>
    </w:p>
    <w:p w:rsidR="00380DBD" w:rsidRDefault="00380DBD" w:rsidP="00112A7E">
      <w:pPr>
        <w:pStyle w:val="Textocomentario"/>
      </w:pPr>
      <w:r>
        <w:t>2015</w:t>
      </w:r>
    </w:p>
    <w:p w:rsidR="00380DBD" w:rsidRDefault="00380DBD" w:rsidP="00112A7E">
      <w:pPr>
        <w:pStyle w:val="Textocomentario"/>
      </w:pPr>
      <w:r>
        <w:t>Traducción podría mejorar</w:t>
      </w:r>
    </w:p>
  </w:comment>
  <w:comment w:id="1654" w:author="Gabriel Correa" w:date="2015-08-27T15:43:00Z" w:initials="g">
    <w:p w:rsidR="00380DBD" w:rsidRDefault="00380DBD" w:rsidP="00112A7E">
      <w:pPr>
        <w:pStyle w:val="Textocomentario"/>
      </w:pPr>
      <w:r>
        <w:rPr>
          <w:rStyle w:val="Refdecomentario"/>
        </w:rPr>
        <w:annotationRef/>
      </w:r>
      <w:r>
        <w:br/>
        <w:t>2015:</w:t>
      </w:r>
      <w:r>
        <w:br/>
        <w:t>Mejorar traducción.</w:t>
      </w:r>
    </w:p>
  </w:comment>
  <w:comment w:id="991" w:author="Gabriel Correa" w:date="2015-08-26T22:09:00Z" w:initials="g">
    <w:p w:rsidR="00380DBD" w:rsidRPr="000B1F7C" w:rsidRDefault="00380DBD" w:rsidP="00A639ED">
      <w:pPr>
        <w:pStyle w:val="Textocomentario"/>
        <w:rPr>
          <w:sz w:val="16"/>
          <w:szCs w:val="16"/>
        </w:rPr>
      </w:pPr>
      <w:r>
        <w:rPr>
          <w:rStyle w:val="Refdecomentario"/>
        </w:rPr>
        <w:annotationRef/>
      </w:r>
      <w:r>
        <w:rPr>
          <w:rStyle w:val="Refdecomentario"/>
        </w:rPr>
        <w:t>Aun no hecho estos experimentos.</w:t>
      </w:r>
    </w:p>
  </w:comment>
  <w:comment w:id="1729" w:author="Gabriel Correa" w:date="2015-08-24T16:54:00Z" w:initials="g">
    <w:p w:rsidR="00380DBD" w:rsidRDefault="00380DBD" w:rsidP="00EE2482">
      <w:pPr>
        <w:pStyle w:val="Textocomentario"/>
      </w:pPr>
      <w:r>
        <w:rPr>
          <w:rStyle w:val="Refdecomentario"/>
        </w:rPr>
        <w:annotationRef/>
      </w:r>
      <w:r>
        <w:t>Poner un ejemplo de imagen sobre el html de los javadoc... javadoc sin broser y con &lt;tags&gt;   vs la vista en &lt;NombrePrograma&gt;</w:t>
      </w:r>
    </w:p>
  </w:comment>
  <w:comment w:id="1746" w:author="Gabriel Correa" w:date="2015-08-28T01:27:00Z" w:initials="g">
    <w:p w:rsidR="00380DBD" w:rsidRDefault="00380DBD">
      <w:pPr>
        <w:pStyle w:val="Textocomentario"/>
      </w:pPr>
      <w:r>
        <w:rPr>
          <w:rStyle w:val="Refdecomentario"/>
        </w:rPr>
        <w:annotationRef/>
      </w:r>
      <w:r>
        <w:t>Bajar el parrafo siguiente y que empieze en una pagina nueva</w:t>
      </w:r>
    </w:p>
  </w:comment>
  <w:comment w:id="1759" w:author="Gabriel Correa" w:date="2015-08-24T16:54:00Z" w:initials="g">
    <w:p w:rsidR="00380DBD" w:rsidRDefault="00380DBD"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760" w:author="Gabriel Correa" w:date="2015-08-24T16:54:00Z" w:initials="g">
    <w:p w:rsidR="00380DBD" w:rsidRDefault="00380DBD" w:rsidP="007F6B63">
      <w:pPr>
        <w:pStyle w:val="Textocomentario"/>
      </w:pPr>
      <w:r>
        <w:rPr>
          <w:rStyle w:val="Refdecomentario"/>
        </w:rPr>
        <w:annotationRef/>
      </w:r>
      <w:r>
        <w:t>Revisar si esto lo tengo ya implementado!</w:t>
      </w:r>
    </w:p>
  </w:comment>
  <w:comment w:id="1762" w:author="Gabriel Correa" w:date="2015-08-24T16:54:00Z" w:initials="g">
    <w:p w:rsidR="00380DBD" w:rsidRDefault="00380DBD"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769" w:author="Gabriel Correa" w:date="2015-08-24T16:54:00Z" w:initials="g">
    <w:p w:rsidR="00380DBD" w:rsidRDefault="00380DBD">
      <w:pPr>
        <w:pStyle w:val="Textocomentario"/>
      </w:pPr>
      <w:r>
        <w:rPr>
          <w:rStyle w:val="Refdecomentario"/>
        </w:rPr>
        <w:annotationRef/>
      </w:r>
      <w:r>
        <w:t>Al final:   revisar si esto es verdad según los resultados.   Que suele equivocarse poco en esto.</w:t>
      </w:r>
    </w:p>
  </w:comment>
  <w:comment w:id="1772" w:author="Gabriel Correa" w:date="2015-08-24T16:54:00Z" w:initials="g">
    <w:p w:rsidR="00380DBD" w:rsidRDefault="00380DBD" w:rsidP="007F6B63">
      <w:pPr>
        <w:pStyle w:val="Textocomentario"/>
      </w:pPr>
      <w:r>
        <w:rPr>
          <w:rStyle w:val="Refdecomentario"/>
        </w:rPr>
        <w:annotationRef/>
      </w:r>
      <w:r>
        <w:t>Revisar si esto lo tengo ya implementado!</w:t>
      </w:r>
    </w:p>
  </w:comment>
  <w:comment w:id="1998" w:author="Gabriel Correa" w:date="2015-08-24T16:54:00Z" w:initials="g">
    <w:p w:rsidR="00380DBD" w:rsidRDefault="00380DBD" w:rsidP="00EE2482">
      <w:pPr>
        <w:pStyle w:val="Textocomentario"/>
      </w:pPr>
      <w:r>
        <w:rPr>
          <w:rStyle w:val="Refdecomentario"/>
        </w:rPr>
        <w:annotationRef/>
      </w:r>
      <w:r>
        <w:t>Falta referencia a sección de Resultados.</w:t>
      </w:r>
    </w:p>
  </w:comment>
  <w:comment w:id="2055" w:author="Gabriel Correa" w:date="2015-08-24T16:54:00Z" w:initials="g">
    <w:p w:rsidR="00380DBD" w:rsidRDefault="00380DBD" w:rsidP="00EE2482">
      <w:pPr>
        <w:pStyle w:val="Textocomentario"/>
      </w:pPr>
      <w:r>
        <w:rPr>
          <w:rStyle w:val="Refdecomentario"/>
        </w:rPr>
        <w:annotationRef/>
      </w:r>
      <w:r>
        <w:t>Quedaría mejor en una tabla</w:t>
      </w:r>
    </w:p>
  </w:comment>
  <w:comment w:id="2067" w:author="Gabriel Correa" w:date="2015-08-24T16:54:00Z" w:initials="g">
    <w:p w:rsidR="00380DBD" w:rsidRDefault="00380DBD" w:rsidP="00EE2482">
      <w:pPr>
        <w:pStyle w:val="Textocomentario"/>
      </w:pPr>
      <w:r>
        <w:rPr>
          <w:rStyle w:val="Refdecomentario"/>
        </w:rPr>
        <w:annotationRef/>
      </w:r>
      <w:r>
        <w:t>ToDo: referencia aun no agregada.</w:t>
      </w:r>
    </w:p>
  </w:comment>
  <w:comment w:id="2071" w:author="Gabriel Correa" w:date="2015-08-24T16:54:00Z" w:initials="g">
    <w:p w:rsidR="00380DBD" w:rsidRDefault="00380DBD" w:rsidP="00EE2482">
      <w:pPr>
        <w:pStyle w:val="Textocomentario"/>
      </w:pPr>
      <w:r>
        <w:rPr>
          <w:rStyle w:val="Refdecomentario"/>
        </w:rPr>
        <w:annotationRef/>
      </w:r>
      <w:r>
        <w:t>ToDo:   verificar al final si alcanzo a incluir los experimentos de Selección y Clustering.</w:t>
      </w:r>
    </w:p>
  </w:comment>
  <w:comment w:id="2075" w:author="Gabriel Correa" w:date="2015-08-24T16:54:00Z" w:initials="g">
    <w:p w:rsidR="00380DBD" w:rsidRDefault="00380DBD" w:rsidP="00EE2482">
      <w:pPr>
        <w:pStyle w:val="Textocomentario"/>
      </w:pPr>
      <w:r>
        <w:rPr>
          <w:rStyle w:val="Refdecomentario"/>
        </w:rPr>
        <w:annotationRef/>
      </w:r>
      <w:r>
        <w:t>ToDo: revisar al final si alcancé a usar la API.</w:t>
      </w:r>
    </w:p>
  </w:comment>
  <w:comment w:id="2139" w:author="Gabriel Correa" w:date="2015-08-24T16:54:00Z" w:initials="g">
    <w:p w:rsidR="00380DBD" w:rsidRDefault="00380DBD">
      <w:pPr>
        <w:pStyle w:val="Textocomentario"/>
      </w:pPr>
      <w:r>
        <w:rPr>
          <w:rStyle w:val="Refdecomentario"/>
        </w:rPr>
        <w:annotationRef/>
      </w:r>
      <w:r>
        <w:t>Crear un mejor diseño de tabla. no va a quedar muy bonita asi</w:t>
      </w:r>
    </w:p>
  </w:comment>
  <w:comment w:id="2146" w:author="Gabriel Correa" w:date="2015-08-24T16:54:00Z" w:initials="g">
    <w:p w:rsidR="00380DBD" w:rsidRDefault="00380DBD">
      <w:pPr>
        <w:pStyle w:val="Textocomentario"/>
      </w:pPr>
      <w:r>
        <w:rPr>
          <w:rStyle w:val="Refdecomentario"/>
        </w:rPr>
        <w:annotationRef/>
      </w:r>
      <w:r>
        <w:t>ToDo: verificar que mencioné esto en los resultados. Si no lo alcanzo a hacer debería borrar esta fila de la tabla.</w:t>
      </w:r>
    </w:p>
  </w:comment>
  <w:comment w:id="2156" w:author="Gabriel Correa" w:date="2015-08-24T16:54:00Z" w:initials="g">
    <w:p w:rsidR="00380DBD" w:rsidRDefault="00380DBD">
      <w:pPr>
        <w:pStyle w:val="Textocomentario"/>
      </w:pPr>
      <w:r>
        <w:rPr>
          <w:rStyle w:val="Refdecomentario"/>
        </w:rPr>
        <w:annotationRef/>
      </w:r>
      <w:r>
        <w:t>ToDo: verificar que mencioné esto en los resultados. Si no lo alcanzo a hacer debería borrar esta fila de la tabla.</w:t>
      </w:r>
    </w:p>
  </w:comment>
  <w:comment w:id="2162" w:author="Gabriel Correa" w:date="2015-08-24T16:54:00Z" w:initials="g">
    <w:p w:rsidR="00380DBD" w:rsidRDefault="00380DBD">
      <w:pPr>
        <w:pStyle w:val="Textocomentario"/>
      </w:pPr>
      <w:r>
        <w:rPr>
          <w:rStyle w:val="Refdecomentario"/>
        </w:rPr>
        <w:annotationRef/>
      </w:r>
      <w:r>
        <w:t>ToDo: verificar que mencioné esto en los resultados. Si no lo alcanzo a hacer debería borrar esta fila de la tabla.</w:t>
      </w:r>
    </w:p>
  </w:comment>
  <w:comment w:id="2178" w:author="Gabriel Correa" w:date="2015-08-24T16:54:00Z" w:initials="g">
    <w:p w:rsidR="00380DBD" w:rsidRDefault="00380DBD" w:rsidP="00EE2482">
      <w:pPr>
        <w:pStyle w:val="Textocomentario"/>
      </w:pPr>
      <w:r>
        <w:rPr>
          <w:rStyle w:val="Refdecomentario"/>
        </w:rPr>
        <w:annotationRef/>
      </w:r>
      <w:r>
        <w:t>ToDo: revisar al final</w:t>
      </w:r>
    </w:p>
  </w:comment>
  <w:comment w:id="3388" w:author="Gabriel Correa" w:date="2015-08-24T16:54:00Z" w:initials="g">
    <w:p w:rsidR="00380DBD" w:rsidRDefault="00380DBD">
      <w:pPr>
        <w:pStyle w:val="Textocomentario"/>
      </w:pPr>
      <w:r>
        <w:rPr>
          <w:rStyle w:val="Refdecomentario"/>
        </w:rPr>
        <w:annotationRef/>
      </w:r>
      <w:r>
        <w:t>ToDo: falta insertar referencia a Biblio o a seccion de mi informe</w:t>
      </w:r>
    </w:p>
    <w:p w:rsidR="00380DBD" w:rsidRDefault="00380DBD">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165" w:rsidRDefault="00771165" w:rsidP="00EE2482">
      <w:pPr>
        <w:spacing w:after="0"/>
      </w:pPr>
      <w:r>
        <w:separator/>
      </w:r>
    </w:p>
  </w:endnote>
  <w:endnote w:type="continuationSeparator" w:id="0">
    <w:p w:rsidR="00771165" w:rsidRDefault="00771165"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DBD" w:rsidRDefault="00380DBD">
    <w:pPr>
      <w:pStyle w:val="Piedepgina"/>
      <w:jc w:val="center"/>
    </w:pPr>
  </w:p>
  <w:p w:rsidR="00380DBD" w:rsidRDefault="00380DB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DBD" w:rsidRDefault="00380DBD">
    <w:pPr>
      <w:pStyle w:val="Piedepgina"/>
      <w:jc w:val="center"/>
    </w:pPr>
  </w:p>
  <w:p w:rsidR="00380DBD" w:rsidRDefault="00380DB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380DBD" w:rsidRDefault="00380DBD">
        <w:pPr>
          <w:pStyle w:val="Piedepgina"/>
          <w:jc w:val="center"/>
        </w:pPr>
        <w:r>
          <w:fldChar w:fldCharType="begin"/>
        </w:r>
        <w:r>
          <w:instrText>PAGE   \* MERGEFORMAT</w:instrText>
        </w:r>
        <w:r>
          <w:fldChar w:fldCharType="separate"/>
        </w:r>
        <w:r w:rsidR="00033F44" w:rsidRPr="00033F44">
          <w:rPr>
            <w:noProof/>
            <w:lang w:val="es-ES"/>
          </w:rPr>
          <w:t>13</w:t>
        </w:r>
        <w:r>
          <w:fldChar w:fldCharType="end"/>
        </w:r>
      </w:p>
    </w:sdtContent>
  </w:sdt>
  <w:p w:rsidR="00380DBD" w:rsidRDefault="00380D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165" w:rsidRDefault="00771165" w:rsidP="00EE2482">
      <w:pPr>
        <w:spacing w:after="0"/>
      </w:pPr>
      <w:r>
        <w:separator/>
      </w:r>
    </w:p>
  </w:footnote>
  <w:footnote w:type="continuationSeparator" w:id="0">
    <w:p w:rsidR="00771165" w:rsidRDefault="00771165" w:rsidP="00EE2482">
      <w:pPr>
        <w:spacing w:after="0"/>
      </w:pPr>
      <w:r>
        <w:continuationSeparator/>
      </w:r>
    </w:p>
  </w:footnote>
  <w:footnote w:id="1">
    <w:p w:rsidR="00380DBD" w:rsidRDefault="00380DBD">
      <w:pPr>
        <w:pStyle w:val="Textonotapie"/>
      </w:pPr>
      <w:ins w:id="1229" w:author="Gabriel Correa" w:date="2015-08-27T18:37:00Z">
        <w:r>
          <w:rPr>
            <w:rStyle w:val="Refdenotaalpie"/>
          </w:rPr>
          <w:footnoteRef/>
        </w:r>
        <w:r>
          <w:t xml:space="preserve"> </w:t>
        </w:r>
      </w:ins>
      <w:ins w:id="1230"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380DBD" w:rsidRDefault="00380DBD">
      <w:pPr>
        <w:pStyle w:val="Textonotapie"/>
      </w:pPr>
      <w:ins w:id="1475" w:author="Gabriel Correa" w:date="2015-08-27T17:05:00Z">
        <w:r>
          <w:rPr>
            <w:rStyle w:val="Refdenotaalpie"/>
          </w:rPr>
          <w:footnoteRef/>
        </w:r>
        <w:r>
          <w:t xml:space="preserve"> Obtenido de </w:t>
        </w:r>
        <w:r w:rsidRPr="00735C55">
          <w:t>java/util/Deque</w:t>
        </w:r>
      </w:ins>
    </w:p>
  </w:footnote>
  <w:footnote w:id="3">
    <w:p w:rsidR="00380DBD" w:rsidRDefault="00380DBD">
      <w:pPr>
        <w:pStyle w:val="Textonotapie"/>
      </w:pPr>
      <w:ins w:id="1481" w:author="Gabriel Correa" w:date="2015-08-27T17:05:00Z">
        <w:r>
          <w:rPr>
            <w:rStyle w:val="Refdenotaalpie"/>
          </w:rPr>
          <w:footnoteRef/>
        </w:r>
        <w:r>
          <w:t xml:space="preserve"> Obtenido de java/lang/ClassLoader</w:t>
        </w:r>
      </w:ins>
    </w:p>
  </w:footnote>
  <w:footnote w:id="4">
    <w:p w:rsidR="00380DBD" w:rsidRPr="00D52962" w:rsidRDefault="00380DBD" w:rsidP="00112A7E">
      <w:pPr>
        <w:pStyle w:val="Textonotapie"/>
        <w:rPr>
          <w:ins w:id="1635" w:author="Gabriel Correa" w:date="2015-08-27T15:51:00Z"/>
          <w:lang w:val="en-US"/>
        </w:rPr>
      </w:pPr>
      <w:ins w:id="1636" w:author="Gabriel Correa" w:date="2015-08-27T15:51:00Z">
        <w:r>
          <w:rPr>
            <w:rStyle w:val="Refdenotaalpie"/>
          </w:rPr>
          <w:footnoteRef/>
        </w:r>
        <w:r w:rsidRPr="00D52962">
          <w:rPr>
            <w:lang w:val="en-US"/>
          </w:rPr>
          <w:t xml:space="preserve"> (Method overriding)</w:t>
        </w:r>
      </w:ins>
    </w:p>
  </w:footnote>
  <w:footnote w:id="5">
    <w:p w:rsidR="00380DBD" w:rsidDel="0067283D" w:rsidRDefault="00380DBD" w:rsidP="007F6B63">
      <w:pPr>
        <w:pStyle w:val="Textonotapie"/>
        <w:rPr>
          <w:del w:id="1765" w:author="Gabriel Correa" w:date="2015-08-28T07:43:00Z"/>
        </w:rPr>
      </w:pPr>
      <w:del w:id="1766"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106EF1" w:rsidRDefault="00106EF1">
      <w:pPr>
        <w:pStyle w:val="Textonotapie"/>
      </w:pPr>
      <w:ins w:id="1780" w:author="Gabriel Correa" w:date="2015-08-28T08:08:00Z">
        <w:r>
          <w:rPr>
            <w:rStyle w:val="Refdenotaalpie"/>
          </w:rPr>
          <w:footnoteRef/>
        </w:r>
        <w:r>
          <w:t xml:space="preserve"> Esta versión </w:t>
        </w:r>
      </w:ins>
      <w:ins w:id="1781" w:author="Gabriel Correa" w:date="2015-08-28T08:09:00Z">
        <w:r>
          <w:t xml:space="preserve">aun </w:t>
        </w:r>
      </w:ins>
      <w:ins w:id="1782" w:author="Gabriel Correa" w:date="2015-08-28T08:08:00Z">
        <w:r>
          <w:t>no presenta</w:t>
        </w:r>
      </w:ins>
      <w:ins w:id="1783" w:author="Gabriel Correa" w:date="2015-08-28T08:09:00Z">
        <w:r>
          <w:t>ba</w:t>
        </w:r>
      </w:ins>
      <w:ins w:id="1784" w:author="Gabriel Correa" w:date="2015-08-28T08:08:00Z">
        <w:r>
          <w:t xml:space="preserve"> la funcionalidad de detectar </w:t>
        </w:r>
      </w:ins>
      <w:ins w:id="1785" w:author="Gabriel Correa" w:date="2015-08-28T08:09:00Z">
        <w:r>
          <w:t xml:space="preserve">directivas </w:t>
        </w:r>
      </w:ins>
      <w:ins w:id="1786" w:author="Gabriel Correa" w:date="2015-08-28T08:08:00Z">
        <w:r>
          <w:t>automáticamente</w:t>
        </w:r>
      </w:ins>
      <w:ins w:id="1787" w:author="Gabriel Correa" w:date="2015-08-28T08:09:00Z">
        <w:r>
          <w:t>.</w:t>
        </w:r>
      </w:ins>
    </w:p>
  </w:footnote>
  <w:footnote w:id="7">
    <w:p w:rsidR="00D72C8F" w:rsidRDefault="00D72C8F">
      <w:pPr>
        <w:pStyle w:val="Textonotapie"/>
      </w:pPr>
      <w:ins w:id="1859"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8">
    <w:p w:rsidR="00380DBD" w:rsidRDefault="00380DBD"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9">
    <w:p w:rsidR="00380DBD" w:rsidRDefault="00380DBD"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0">
    <w:p w:rsidR="00380DBD" w:rsidRDefault="00380DBD">
      <w:pPr>
        <w:pStyle w:val="Textonotapie"/>
      </w:pPr>
      <w:ins w:id="5330" w:author="Gabriel Correa" w:date="2015-08-25T21:47:00Z">
        <w:r>
          <w:rPr>
            <w:rStyle w:val="Refdenotaalpie"/>
          </w:rPr>
          <w:footnoteRef/>
        </w:r>
        <w:r>
          <w:t xml:space="preserve"> Google stopwords en </w:t>
        </w:r>
        <w:r w:rsidRPr="009C2529">
          <w:t>https://code.google.com/p/stop-words/</w:t>
        </w:r>
      </w:ins>
      <w:ins w:id="5331"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9">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1">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5">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1">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41"/>
  </w:num>
  <w:num w:numId="4">
    <w:abstractNumId w:val="23"/>
  </w:num>
  <w:num w:numId="5">
    <w:abstractNumId w:val="33"/>
  </w:num>
  <w:num w:numId="6">
    <w:abstractNumId w:val="35"/>
  </w:num>
  <w:num w:numId="7">
    <w:abstractNumId w:val="17"/>
  </w:num>
  <w:num w:numId="8">
    <w:abstractNumId w:val="20"/>
  </w:num>
  <w:num w:numId="9">
    <w:abstractNumId w:val="18"/>
  </w:num>
  <w:num w:numId="10">
    <w:abstractNumId w:val="21"/>
  </w:num>
  <w:num w:numId="11">
    <w:abstractNumId w:val="10"/>
  </w:num>
  <w:num w:numId="12">
    <w:abstractNumId w:val="40"/>
  </w:num>
  <w:num w:numId="13">
    <w:abstractNumId w:val="36"/>
  </w:num>
  <w:num w:numId="14">
    <w:abstractNumId w:val="11"/>
  </w:num>
  <w:num w:numId="15">
    <w:abstractNumId w:val="4"/>
  </w:num>
  <w:num w:numId="16">
    <w:abstractNumId w:val="13"/>
  </w:num>
  <w:num w:numId="17">
    <w:abstractNumId w:val="31"/>
  </w:num>
  <w:num w:numId="18">
    <w:abstractNumId w:val="38"/>
  </w:num>
  <w:num w:numId="19">
    <w:abstractNumId w:val="12"/>
  </w:num>
  <w:num w:numId="20">
    <w:abstractNumId w:val="6"/>
  </w:num>
  <w:num w:numId="21">
    <w:abstractNumId w:val="27"/>
  </w:num>
  <w:num w:numId="22">
    <w:abstractNumId w:val="30"/>
  </w:num>
  <w:num w:numId="23">
    <w:abstractNumId w:val="16"/>
  </w:num>
  <w:num w:numId="24">
    <w:abstractNumId w:val="29"/>
  </w:num>
  <w:num w:numId="25">
    <w:abstractNumId w:val="22"/>
  </w:num>
  <w:num w:numId="26">
    <w:abstractNumId w:val="37"/>
  </w:num>
  <w:num w:numId="27">
    <w:abstractNumId w:val="19"/>
  </w:num>
  <w:num w:numId="28">
    <w:abstractNumId w:val="28"/>
  </w:num>
  <w:num w:numId="29">
    <w:abstractNumId w:val="0"/>
  </w:num>
  <w:num w:numId="30">
    <w:abstractNumId w:val="14"/>
  </w:num>
  <w:num w:numId="31">
    <w:abstractNumId w:val="8"/>
  </w:num>
  <w:num w:numId="32">
    <w:abstractNumId w:val="24"/>
  </w:num>
  <w:num w:numId="33">
    <w:abstractNumId w:val="2"/>
  </w:num>
  <w:num w:numId="34">
    <w:abstractNumId w:val="3"/>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5"/>
  </w:num>
  <w:num w:numId="45">
    <w:abstractNumId w:val="32"/>
  </w:num>
  <w:num w:numId="46">
    <w:abstractNumId w:val="26"/>
  </w:num>
  <w:num w:numId="47">
    <w:abstractNumId w:val="9"/>
  </w:num>
  <w:num w:numId="48">
    <w:abstractNumId w:val="1"/>
  </w:num>
  <w:num w:numId="49">
    <w:abstractNumId w:val="7"/>
  </w:num>
  <w:num w:numId="50">
    <w:abstractNumId w:val="42"/>
  </w:num>
  <w:num w:numId="51">
    <w:abstractNumId w:val="39"/>
  </w:num>
  <w:num w:numId="52">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0590"/>
    <w:rsid w:val="00021069"/>
    <w:rsid w:val="00026220"/>
    <w:rsid w:val="00033F44"/>
    <w:rsid w:val="00046DB2"/>
    <w:rsid w:val="0005068B"/>
    <w:rsid w:val="00051D89"/>
    <w:rsid w:val="00052053"/>
    <w:rsid w:val="00054983"/>
    <w:rsid w:val="00055DA3"/>
    <w:rsid w:val="00062739"/>
    <w:rsid w:val="000677EA"/>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7233"/>
    <w:rsid w:val="000F0B3D"/>
    <w:rsid w:val="000F5676"/>
    <w:rsid w:val="000F6ECB"/>
    <w:rsid w:val="00101D69"/>
    <w:rsid w:val="00103C36"/>
    <w:rsid w:val="00104E69"/>
    <w:rsid w:val="00106B0C"/>
    <w:rsid w:val="00106EF1"/>
    <w:rsid w:val="0011182D"/>
    <w:rsid w:val="00112A7E"/>
    <w:rsid w:val="00112E72"/>
    <w:rsid w:val="00113B3E"/>
    <w:rsid w:val="00113D0C"/>
    <w:rsid w:val="00116478"/>
    <w:rsid w:val="00116EFF"/>
    <w:rsid w:val="00122728"/>
    <w:rsid w:val="001252AD"/>
    <w:rsid w:val="001263B6"/>
    <w:rsid w:val="00126808"/>
    <w:rsid w:val="00127CE8"/>
    <w:rsid w:val="00135330"/>
    <w:rsid w:val="001409F4"/>
    <w:rsid w:val="00141176"/>
    <w:rsid w:val="00145B29"/>
    <w:rsid w:val="00146E86"/>
    <w:rsid w:val="00152E62"/>
    <w:rsid w:val="0015384F"/>
    <w:rsid w:val="00154490"/>
    <w:rsid w:val="00163EA8"/>
    <w:rsid w:val="00166CB5"/>
    <w:rsid w:val="0017164D"/>
    <w:rsid w:val="001809B5"/>
    <w:rsid w:val="001862BB"/>
    <w:rsid w:val="001868B1"/>
    <w:rsid w:val="001876CD"/>
    <w:rsid w:val="00191A7D"/>
    <w:rsid w:val="00194EAB"/>
    <w:rsid w:val="00195994"/>
    <w:rsid w:val="001A06B9"/>
    <w:rsid w:val="001B2E60"/>
    <w:rsid w:val="001B409B"/>
    <w:rsid w:val="001C4AC0"/>
    <w:rsid w:val="001C670B"/>
    <w:rsid w:val="001C74EE"/>
    <w:rsid w:val="001D5C03"/>
    <w:rsid w:val="001F4958"/>
    <w:rsid w:val="001F62A5"/>
    <w:rsid w:val="001F6414"/>
    <w:rsid w:val="00204187"/>
    <w:rsid w:val="002133D9"/>
    <w:rsid w:val="00216324"/>
    <w:rsid w:val="0021747B"/>
    <w:rsid w:val="002204E3"/>
    <w:rsid w:val="0022439C"/>
    <w:rsid w:val="002304F1"/>
    <w:rsid w:val="002306F1"/>
    <w:rsid w:val="00233A49"/>
    <w:rsid w:val="00234004"/>
    <w:rsid w:val="002408D2"/>
    <w:rsid w:val="002420DC"/>
    <w:rsid w:val="00245A74"/>
    <w:rsid w:val="0024748E"/>
    <w:rsid w:val="0025099C"/>
    <w:rsid w:val="00253A40"/>
    <w:rsid w:val="002636CA"/>
    <w:rsid w:val="00264224"/>
    <w:rsid w:val="0026534A"/>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3E83"/>
    <w:rsid w:val="002D4886"/>
    <w:rsid w:val="002E01B7"/>
    <w:rsid w:val="002E1EA1"/>
    <w:rsid w:val="002E2DCA"/>
    <w:rsid w:val="002F2706"/>
    <w:rsid w:val="00325398"/>
    <w:rsid w:val="00327B27"/>
    <w:rsid w:val="00336F4B"/>
    <w:rsid w:val="00344341"/>
    <w:rsid w:val="00350FBE"/>
    <w:rsid w:val="00363146"/>
    <w:rsid w:val="00366968"/>
    <w:rsid w:val="00367314"/>
    <w:rsid w:val="0037179E"/>
    <w:rsid w:val="00371DB8"/>
    <w:rsid w:val="0037525B"/>
    <w:rsid w:val="00376CBB"/>
    <w:rsid w:val="003772A0"/>
    <w:rsid w:val="00380DBD"/>
    <w:rsid w:val="00387831"/>
    <w:rsid w:val="0039109E"/>
    <w:rsid w:val="00391BB5"/>
    <w:rsid w:val="0039720E"/>
    <w:rsid w:val="003B08A8"/>
    <w:rsid w:val="003B0C7F"/>
    <w:rsid w:val="003B7054"/>
    <w:rsid w:val="003B7063"/>
    <w:rsid w:val="003E24B8"/>
    <w:rsid w:val="003E4262"/>
    <w:rsid w:val="00401D06"/>
    <w:rsid w:val="004023E5"/>
    <w:rsid w:val="0040326A"/>
    <w:rsid w:val="00415C0C"/>
    <w:rsid w:val="00417F32"/>
    <w:rsid w:val="00426565"/>
    <w:rsid w:val="00426D78"/>
    <w:rsid w:val="0043095C"/>
    <w:rsid w:val="00433F78"/>
    <w:rsid w:val="004416EB"/>
    <w:rsid w:val="00442427"/>
    <w:rsid w:val="0045412B"/>
    <w:rsid w:val="00461AC2"/>
    <w:rsid w:val="00463B0D"/>
    <w:rsid w:val="00465D91"/>
    <w:rsid w:val="00485A27"/>
    <w:rsid w:val="00487EB6"/>
    <w:rsid w:val="004A1D4A"/>
    <w:rsid w:val="004A3717"/>
    <w:rsid w:val="004A4619"/>
    <w:rsid w:val="004B3417"/>
    <w:rsid w:val="004B7FBA"/>
    <w:rsid w:val="004C2708"/>
    <w:rsid w:val="004C4092"/>
    <w:rsid w:val="004C51BF"/>
    <w:rsid w:val="004C54E8"/>
    <w:rsid w:val="004D1858"/>
    <w:rsid w:val="004D47B1"/>
    <w:rsid w:val="004E41BB"/>
    <w:rsid w:val="004E5880"/>
    <w:rsid w:val="004F4107"/>
    <w:rsid w:val="004F575F"/>
    <w:rsid w:val="004F714A"/>
    <w:rsid w:val="0050382B"/>
    <w:rsid w:val="005250FF"/>
    <w:rsid w:val="005405E1"/>
    <w:rsid w:val="0054587C"/>
    <w:rsid w:val="00546E06"/>
    <w:rsid w:val="005517A6"/>
    <w:rsid w:val="00553CB8"/>
    <w:rsid w:val="005644DD"/>
    <w:rsid w:val="00565CAD"/>
    <w:rsid w:val="00580F31"/>
    <w:rsid w:val="00593FD6"/>
    <w:rsid w:val="005A7B2A"/>
    <w:rsid w:val="005C4CEB"/>
    <w:rsid w:val="005D2320"/>
    <w:rsid w:val="005D3B2E"/>
    <w:rsid w:val="005D6808"/>
    <w:rsid w:val="005D7C87"/>
    <w:rsid w:val="005E2689"/>
    <w:rsid w:val="005E6214"/>
    <w:rsid w:val="005F1364"/>
    <w:rsid w:val="005F39C5"/>
    <w:rsid w:val="005F6F2E"/>
    <w:rsid w:val="00604F2F"/>
    <w:rsid w:val="00611E8A"/>
    <w:rsid w:val="0061230D"/>
    <w:rsid w:val="00614837"/>
    <w:rsid w:val="00623511"/>
    <w:rsid w:val="00626028"/>
    <w:rsid w:val="00633A59"/>
    <w:rsid w:val="00636AAC"/>
    <w:rsid w:val="00636E06"/>
    <w:rsid w:val="00643198"/>
    <w:rsid w:val="0064646E"/>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B1126"/>
    <w:rsid w:val="006B458F"/>
    <w:rsid w:val="006B6EFE"/>
    <w:rsid w:val="006B7971"/>
    <w:rsid w:val="006C2C10"/>
    <w:rsid w:val="006D2024"/>
    <w:rsid w:val="006E029D"/>
    <w:rsid w:val="006E4F2A"/>
    <w:rsid w:val="00703A21"/>
    <w:rsid w:val="0070702E"/>
    <w:rsid w:val="007123F7"/>
    <w:rsid w:val="007200C9"/>
    <w:rsid w:val="00720EA1"/>
    <w:rsid w:val="00722735"/>
    <w:rsid w:val="00725B14"/>
    <w:rsid w:val="00733C70"/>
    <w:rsid w:val="00733D9D"/>
    <w:rsid w:val="00733F91"/>
    <w:rsid w:val="007359B1"/>
    <w:rsid w:val="00735C55"/>
    <w:rsid w:val="007445D3"/>
    <w:rsid w:val="007525DC"/>
    <w:rsid w:val="007630DE"/>
    <w:rsid w:val="00763E46"/>
    <w:rsid w:val="00771165"/>
    <w:rsid w:val="007802BA"/>
    <w:rsid w:val="00781AF5"/>
    <w:rsid w:val="0078615A"/>
    <w:rsid w:val="007918D4"/>
    <w:rsid w:val="00794D09"/>
    <w:rsid w:val="007A0A55"/>
    <w:rsid w:val="007A4E66"/>
    <w:rsid w:val="007B2C97"/>
    <w:rsid w:val="007C2297"/>
    <w:rsid w:val="007C2995"/>
    <w:rsid w:val="007C6FD2"/>
    <w:rsid w:val="007D2703"/>
    <w:rsid w:val="007D5FD6"/>
    <w:rsid w:val="007D7AC0"/>
    <w:rsid w:val="007E039C"/>
    <w:rsid w:val="007E2915"/>
    <w:rsid w:val="007E6B00"/>
    <w:rsid w:val="007F334C"/>
    <w:rsid w:val="007F6B63"/>
    <w:rsid w:val="008009F3"/>
    <w:rsid w:val="008229C1"/>
    <w:rsid w:val="0084013E"/>
    <w:rsid w:val="0084686C"/>
    <w:rsid w:val="00851D29"/>
    <w:rsid w:val="008536FA"/>
    <w:rsid w:val="00854A2B"/>
    <w:rsid w:val="00856382"/>
    <w:rsid w:val="00857A67"/>
    <w:rsid w:val="00857DF7"/>
    <w:rsid w:val="00861EB7"/>
    <w:rsid w:val="00864DDF"/>
    <w:rsid w:val="00873889"/>
    <w:rsid w:val="008910C7"/>
    <w:rsid w:val="00895F90"/>
    <w:rsid w:val="0089702F"/>
    <w:rsid w:val="008A6F4D"/>
    <w:rsid w:val="008A70A2"/>
    <w:rsid w:val="008B18AE"/>
    <w:rsid w:val="008B2647"/>
    <w:rsid w:val="008B3F44"/>
    <w:rsid w:val="008B4F10"/>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95942"/>
    <w:rsid w:val="009977FE"/>
    <w:rsid w:val="009A43E1"/>
    <w:rsid w:val="009A4A93"/>
    <w:rsid w:val="009C2529"/>
    <w:rsid w:val="009D010D"/>
    <w:rsid w:val="009E5A63"/>
    <w:rsid w:val="009E752B"/>
    <w:rsid w:val="009F019D"/>
    <w:rsid w:val="00A019BA"/>
    <w:rsid w:val="00A01F88"/>
    <w:rsid w:val="00A07ED9"/>
    <w:rsid w:val="00A223C0"/>
    <w:rsid w:val="00A2638F"/>
    <w:rsid w:val="00A30AEF"/>
    <w:rsid w:val="00A344FB"/>
    <w:rsid w:val="00A4341B"/>
    <w:rsid w:val="00A4416B"/>
    <w:rsid w:val="00A55BB9"/>
    <w:rsid w:val="00A5695E"/>
    <w:rsid w:val="00A61987"/>
    <w:rsid w:val="00A63786"/>
    <w:rsid w:val="00A639ED"/>
    <w:rsid w:val="00A672A2"/>
    <w:rsid w:val="00A72318"/>
    <w:rsid w:val="00AA07E0"/>
    <w:rsid w:val="00AB5A3F"/>
    <w:rsid w:val="00AC03C3"/>
    <w:rsid w:val="00AC3D22"/>
    <w:rsid w:val="00AC6922"/>
    <w:rsid w:val="00AD1037"/>
    <w:rsid w:val="00AD38D8"/>
    <w:rsid w:val="00AD4D5B"/>
    <w:rsid w:val="00AD62AB"/>
    <w:rsid w:val="00AE4D43"/>
    <w:rsid w:val="00AE702C"/>
    <w:rsid w:val="00AF41C2"/>
    <w:rsid w:val="00B10007"/>
    <w:rsid w:val="00B12DF9"/>
    <w:rsid w:val="00B13D8D"/>
    <w:rsid w:val="00B25246"/>
    <w:rsid w:val="00B26115"/>
    <w:rsid w:val="00B3497B"/>
    <w:rsid w:val="00B35DD7"/>
    <w:rsid w:val="00B45967"/>
    <w:rsid w:val="00B56C1E"/>
    <w:rsid w:val="00B61C94"/>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10F2A"/>
    <w:rsid w:val="00C202E1"/>
    <w:rsid w:val="00C50439"/>
    <w:rsid w:val="00C5304A"/>
    <w:rsid w:val="00C54DAD"/>
    <w:rsid w:val="00C556A1"/>
    <w:rsid w:val="00C626B1"/>
    <w:rsid w:val="00C70510"/>
    <w:rsid w:val="00C7157C"/>
    <w:rsid w:val="00C71BE5"/>
    <w:rsid w:val="00C76209"/>
    <w:rsid w:val="00C811FF"/>
    <w:rsid w:val="00C83D09"/>
    <w:rsid w:val="00CA4FFA"/>
    <w:rsid w:val="00CA6E31"/>
    <w:rsid w:val="00CB1AE8"/>
    <w:rsid w:val="00CC03FB"/>
    <w:rsid w:val="00CC77A6"/>
    <w:rsid w:val="00CD3F5B"/>
    <w:rsid w:val="00CD7C36"/>
    <w:rsid w:val="00CD7DC2"/>
    <w:rsid w:val="00CE4EFC"/>
    <w:rsid w:val="00CE6E7C"/>
    <w:rsid w:val="00CE752A"/>
    <w:rsid w:val="00CE7E98"/>
    <w:rsid w:val="00D001BA"/>
    <w:rsid w:val="00D058DC"/>
    <w:rsid w:val="00D200B5"/>
    <w:rsid w:val="00D34C4A"/>
    <w:rsid w:val="00D40253"/>
    <w:rsid w:val="00D44793"/>
    <w:rsid w:val="00D46D18"/>
    <w:rsid w:val="00D471E1"/>
    <w:rsid w:val="00D50793"/>
    <w:rsid w:val="00D52236"/>
    <w:rsid w:val="00D53013"/>
    <w:rsid w:val="00D531E5"/>
    <w:rsid w:val="00D5607E"/>
    <w:rsid w:val="00D5642E"/>
    <w:rsid w:val="00D72C19"/>
    <w:rsid w:val="00D72C8F"/>
    <w:rsid w:val="00D755F5"/>
    <w:rsid w:val="00D811A6"/>
    <w:rsid w:val="00D86BEF"/>
    <w:rsid w:val="00D95285"/>
    <w:rsid w:val="00DA5F63"/>
    <w:rsid w:val="00DB61BB"/>
    <w:rsid w:val="00DB647D"/>
    <w:rsid w:val="00DC4B25"/>
    <w:rsid w:val="00DC4C16"/>
    <w:rsid w:val="00DD025C"/>
    <w:rsid w:val="00DD6085"/>
    <w:rsid w:val="00DD62E3"/>
    <w:rsid w:val="00DE22E0"/>
    <w:rsid w:val="00DF03A3"/>
    <w:rsid w:val="00E00962"/>
    <w:rsid w:val="00E02554"/>
    <w:rsid w:val="00E02B06"/>
    <w:rsid w:val="00E044E2"/>
    <w:rsid w:val="00E04B5C"/>
    <w:rsid w:val="00E07AF8"/>
    <w:rsid w:val="00E1016A"/>
    <w:rsid w:val="00E10FA9"/>
    <w:rsid w:val="00E247FE"/>
    <w:rsid w:val="00E37611"/>
    <w:rsid w:val="00E41B6D"/>
    <w:rsid w:val="00E42481"/>
    <w:rsid w:val="00E50294"/>
    <w:rsid w:val="00E5423C"/>
    <w:rsid w:val="00E54D64"/>
    <w:rsid w:val="00E56D42"/>
    <w:rsid w:val="00E62247"/>
    <w:rsid w:val="00E6322E"/>
    <w:rsid w:val="00E65548"/>
    <w:rsid w:val="00E67A02"/>
    <w:rsid w:val="00E724B1"/>
    <w:rsid w:val="00E811FB"/>
    <w:rsid w:val="00E83290"/>
    <w:rsid w:val="00E852BE"/>
    <w:rsid w:val="00E92005"/>
    <w:rsid w:val="00EA752E"/>
    <w:rsid w:val="00EA773C"/>
    <w:rsid w:val="00EB02A7"/>
    <w:rsid w:val="00EC0283"/>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306F7"/>
    <w:rsid w:val="00F3089C"/>
    <w:rsid w:val="00F309E6"/>
    <w:rsid w:val="00F32EF1"/>
    <w:rsid w:val="00F33633"/>
    <w:rsid w:val="00F34D1A"/>
    <w:rsid w:val="00F37E72"/>
    <w:rsid w:val="00F43B49"/>
    <w:rsid w:val="00F54211"/>
    <w:rsid w:val="00F60AB5"/>
    <w:rsid w:val="00F72467"/>
    <w:rsid w:val="00F72E42"/>
    <w:rsid w:val="00F73B09"/>
    <w:rsid w:val="00F768DE"/>
    <w:rsid w:val="00F76D9A"/>
    <w:rsid w:val="00F77938"/>
    <w:rsid w:val="00F80B4D"/>
    <w:rsid w:val="00F81F3B"/>
    <w:rsid w:val="00F90EBF"/>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bm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6</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4</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3</b:RefOrder>
  </b:Source>
  <b:Source>
    <b:Tag>Cla</b:Tag>
    <b:SourceType>Report</b:SourceType>
    <b:Guid>{76441884-CB94-4A1D-B527-FB669C2655D9}</b:Guid>
    <b:Title>Clasificación de Documentos usando libLinear: http://www.csie.ntu.edu.tw/~cjlin/papers/guide/guide.pdf   apéndice C –</b:Title>
    <b:RefOrder>5</b:RefOrder>
  </b:Source>
</b:Sources>
</file>

<file path=customXml/itemProps1.xml><?xml version="1.0" encoding="utf-8"?>
<ds:datastoreItem xmlns:ds="http://schemas.openxmlformats.org/officeDocument/2006/customXml" ds:itemID="{4849516B-EBF2-4144-BCB9-2AE105C60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56</Pages>
  <Words>17221</Words>
  <Characters>94720</Characters>
  <Application>Microsoft Office Word</Application>
  <DocSecurity>0</DocSecurity>
  <Lines>789</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Correa</dc:creator>
  <cp:lastModifiedBy>Gabriel Correa</cp:lastModifiedBy>
  <cp:revision>326</cp:revision>
  <cp:lastPrinted>2015-08-27T15:50:00Z</cp:lastPrinted>
  <dcterms:created xsi:type="dcterms:W3CDTF">2015-08-19T15:37:00Z</dcterms:created>
  <dcterms:modified xsi:type="dcterms:W3CDTF">2015-08-28T11:36:00Z</dcterms:modified>
</cp:coreProperties>
</file>